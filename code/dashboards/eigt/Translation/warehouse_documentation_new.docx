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70545" w14:textId="77777777" w:rsidR="00620CF6" w:rsidRDefault="00000000">
      <w:pPr>
        <w:pStyle w:val="BodyText"/>
        <w:ind w:left="2090"/>
        <w:rPr>
          <w:rFonts w:ascii="Times New Roman"/>
        </w:rPr>
      </w:pPr>
      <w:r>
        <w:rPr>
          <w:rFonts w:ascii="Times New Roman"/>
          <w:noProof/>
        </w:rPr>
        <w:drawing>
          <wp:inline distT="0" distB="0" distL="0" distR="0" wp14:anchorId="053AF2B9" wp14:editId="417E637F">
            <wp:extent cx="3396996" cy="787907"/>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396996" cy="787907"/>
                    </a:xfrm>
                    <a:prstGeom prst="rect">
                      <a:avLst/>
                    </a:prstGeom>
                  </pic:spPr>
                </pic:pic>
              </a:graphicData>
            </a:graphic>
          </wp:inline>
        </w:drawing>
      </w:r>
    </w:p>
    <w:p w14:paraId="1501EBBB" w14:textId="77777777" w:rsidR="00620CF6" w:rsidRDefault="00620CF6">
      <w:pPr>
        <w:pStyle w:val="BodyText"/>
        <w:rPr>
          <w:rFonts w:ascii="Times New Roman"/>
        </w:rPr>
      </w:pPr>
    </w:p>
    <w:p w14:paraId="05BD193D" w14:textId="77777777" w:rsidR="00620CF6" w:rsidRDefault="00620CF6">
      <w:pPr>
        <w:pStyle w:val="BodyText"/>
        <w:rPr>
          <w:rFonts w:ascii="Times New Roman"/>
        </w:rPr>
      </w:pPr>
    </w:p>
    <w:p w14:paraId="427DE465" w14:textId="77777777" w:rsidR="00620CF6" w:rsidRDefault="00620CF6">
      <w:pPr>
        <w:pStyle w:val="BodyText"/>
        <w:rPr>
          <w:rFonts w:ascii="Times New Roman"/>
        </w:rPr>
      </w:pPr>
    </w:p>
    <w:p w14:paraId="72AFC91C" w14:textId="77777777" w:rsidR="00620CF6" w:rsidRDefault="00620CF6">
      <w:pPr>
        <w:pStyle w:val="BodyText"/>
        <w:rPr>
          <w:rFonts w:ascii="Times New Roman"/>
        </w:rPr>
      </w:pPr>
    </w:p>
    <w:p w14:paraId="5CC32FE1" w14:textId="77777777" w:rsidR="00620CF6" w:rsidRDefault="00620CF6">
      <w:pPr>
        <w:pStyle w:val="BodyText"/>
        <w:rPr>
          <w:rFonts w:ascii="Times New Roman"/>
        </w:rPr>
      </w:pPr>
    </w:p>
    <w:p w14:paraId="4710BC8E" w14:textId="77777777" w:rsidR="00620CF6" w:rsidRDefault="00620CF6">
      <w:pPr>
        <w:pStyle w:val="BodyText"/>
        <w:rPr>
          <w:rFonts w:ascii="Times New Roman"/>
        </w:rPr>
      </w:pPr>
    </w:p>
    <w:p w14:paraId="681E6A0D" w14:textId="77777777" w:rsidR="00620CF6" w:rsidRDefault="00620CF6">
      <w:pPr>
        <w:pStyle w:val="BodyText"/>
        <w:rPr>
          <w:rFonts w:ascii="Times New Roman"/>
        </w:rPr>
      </w:pPr>
    </w:p>
    <w:p w14:paraId="71D76616" w14:textId="77777777" w:rsidR="00620CF6" w:rsidRDefault="00620CF6">
      <w:pPr>
        <w:pStyle w:val="BodyText"/>
        <w:rPr>
          <w:rFonts w:ascii="Times New Roman"/>
        </w:rPr>
      </w:pPr>
    </w:p>
    <w:p w14:paraId="6F745360" w14:textId="77777777" w:rsidR="00620CF6" w:rsidRDefault="00620CF6">
      <w:pPr>
        <w:pStyle w:val="BodyText"/>
        <w:rPr>
          <w:rFonts w:ascii="Times New Roman"/>
        </w:rPr>
      </w:pPr>
    </w:p>
    <w:p w14:paraId="5CAF6D9A" w14:textId="77777777" w:rsidR="00620CF6" w:rsidRDefault="00620CF6">
      <w:pPr>
        <w:pStyle w:val="BodyText"/>
        <w:rPr>
          <w:rFonts w:ascii="Times New Roman"/>
        </w:rPr>
      </w:pPr>
    </w:p>
    <w:p w14:paraId="510CA428" w14:textId="77777777" w:rsidR="00620CF6" w:rsidRDefault="00620CF6">
      <w:pPr>
        <w:pStyle w:val="BodyText"/>
        <w:rPr>
          <w:rFonts w:ascii="Times New Roman"/>
        </w:rPr>
      </w:pPr>
    </w:p>
    <w:p w14:paraId="6D026BFE" w14:textId="77777777" w:rsidR="00620CF6" w:rsidRDefault="00620CF6">
      <w:pPr>
        <w:pStyle w:val="BodyText"/>
        <w:rPr>
          <w:rFonts w:ascii="Times New Roman"/>
        </w:rPr>
      </w:pPr>
    </w:p>
    <w:p w14:paraId="10F5EAD5" w14:textId="77777777" w:rsidR="00620CF6" w:rsidRDefault="00620CF6">
      <w:pPr>
        <w:pStyle w:val="BodyText"/>
        <w:rPr>
          <w:rFonts w:ascii="Times New Roman"/>
        </w:rPr>
      </w:pPr>
    </w:p>
    <w:p w14:paraId="453EB516" w14:textId="77777777" w:rsidR="00620CF6" w:rsidRDefault="00620CF6">
      <w:pPr>
        <w:pStyle w:val="BodyText"/>
        <w:rPr>
          <w:rFonts w:ascii="Times New Roman"/>
        </w:rPr>
      </w:pPr>
    </w:p>
    <w:p w14:paraId="11B5E051" w14:textId="77777777" w:rsidR="00620CF6" w:rsidRDefault="00620CF6">
      <w:pPr>
        <w:pStyle w:val="BodyText"/>
        <w:rPr>
          <w:rFonts w:ascii="Times New Roman"/>
        </w:rPr>
      </w:pPr>
    </w:p>
    <w:p w14:paraId="096B364E" w14:textId="77777777" w:rsidR="00620CF6" w:rsidRDefault="00000000">
      <w:pPr>
        <w:spacing w:before="319" w:line="333" w:lineRule="auto"/>
        <w:ind w:left="2427" w:right="2625"/>
        <w:jc w:val="center"/>
        <w:rPr>
          <w:sz w:val="28"/>
        </w:rPr>
      </w:pPr>
      <w:r>
        <w:rPr>
          <w:b/>
          <w:w w:val="110"/>
          <w:sz w:val="41"/>
        </w:rPr>
        <w:t xml:space="preserve">The GC Wealth Project </w:t>
      </w:r>
      <w:r>
        <w:rPr>
          <w:b/>
          <w:w w:val="110"/>
          <w:sz w:val="34"/>
        </w:rPr>
        <w:t xml:space="preserve">Warehouse Documentation </w:t>
      </w:r>
      <w:r>
        <w:rPr>
          <w:w w:val="110"/>
          <w:sz w:val="28"/>
        </w:rPr>
        <w:t>June 2023</w:t>
      </w:r>
    </w:p>
    <w:p w14:paraId="710F0E9F" w14:textId="77777777" w:rsidR="00620CF6" w:rsidRDefault="00620CF6">
      <w:pPr>
        <w:pStyle w:val="BodyText"/>
        <w:rPr>
          <w:sz w:val="40"/>
        </w:rPr>
      </w:pPr>
    </w:p>
    <w:p w14:paraId="69B0E41E" w14:textId="77777777" w:rsidR="00620CF6" w:rsidRDefault="00620CF6">
      <w:pPr>
        <w:pStyle w:val="BodyText"/>
        <w:rPr>
          <w:sz w:val="40"/>
        </w:rPr>
      </w:pPr>
    </w:p>
    <w:p w14:paraId="422C4491" w14:textId="77777777" w:rsidR="00620CF6" w:rsidRDefault="00620CF6">
      <w:pPr>
        <w:pStyle w:val="BodyText"/>
        <w:rPr>
          <w:sz w:val="40"/>
        </w:rPr>
      </w:pPr>
    </w:p>
    <w:p w14:paraId="374F3735" w14:textId="77777777" w:rsidR="00620CF6" w:rsidRDefault="00620CF6">
      <w:pPr>
        <w:pStyle w:val="BodyText"/>
        <w:rPr>
          <w:sz w:val="40"/>
        </w:rPr>
      </w:pPr>
    </w:p>
    <w:p w14:paraId="7505BF7F" w14:textId="77777777" w:rsidR="00620CF6" w:rsidRDefault="00620CF6">
      <w:pPr>
        <w:pStyle w:val="BodyText"/>
        <w:spacing w:before="3"/>
        <w:rPr>
          <w:sz w:val="52"/>
        </w:rPr>
      </w:pPr>
    </w:p>
    <w:p w14:paraId="789063C5" w14:textId="77777777" w:rsidR="00620CF6" w:rsidRDefault="00000000">
      <w:pPr>
        <w:pStyle w:val="BodyText"/>
        <w:spacing w:line="213" w:lineRule="auto"/>
        <w:ind w:left="117" w:right="315"/>
        <w:jc w:val="both"/>
      </w:pPr>
      <w:r>
        <w:rPr>
          <w:b/>
        </w:rPr>
        <w:t>Authorship Note.</w:t>
      </w:r>
      <w:r>
        <w:rPr>
          <w:b/>
          <w:spacing w:val="40"/>
        </w:rPr>
        <w:t xml:space="preserve"> </w:t>
      </w:r>
      <w:r>
        <w:t>This documentation file is the result of a collaborative effort supervised by Salvatore Morelli,</w:t>
      </w:r>
      <w:r>
        <w:rPr>
          <w:spacing w:val="-13"/>
        </w:rPr>
        <w:t xml:space="preserve"> </w:t>
      </w:r>
      <w:r>
        <w:t>the</w:t>
      </w:r>
      <w:r>
        <w:rPr>
          <w:spacing w:val="-12"/>
        </w:rPr>
        <w:t xml:space="preserve"> </w:t>
      </w:r>
      <w:r>
        <w:t>director</w:t>
      </w:r>
      <w:r>
        <w:rPr>
          <w:spacing w:val="-13"/>
        </w:rPr>
        <w:t xml:space="preserve"> </w:t>
      </w:r>
      <w:r>
        <w:t>of</w:t>
      </w:r>
      <w:r>
        <w:rPr>
          <w:spacing w:val="-12"/>
        </w:rPr>
        <w:t xml:space="preserve"> </w:t>
      </w:r>
      <w:r>
        <w:t>the</w:t>
      </w:r>
      <w:r>
        <w:rPr>
          <w:spacing w:val="-13"/>
        </w:rPr>
        <w:t xml:space="preserve"> </w:t>
      </w:r>
      <w:r>
        <w:t>GC</w:t>
      </w:r>
      <w:r>
        <w:rPr>
          <w:spacing w:val="-12"/>
        </w:rPr>
        <w:t xml:space="preserve"> </w:t>
      </w:r>
      <w:r>
        <w:t>Wealth</w:t>
      </w:r>
      <w:r>
        <w:rPr>
          <w:spacing w:val="-13"/>
        </w:rPr>
        <w:t xml:space="preserve"> </w:t>
      </w:r>
      <w:r>
        <w:t>Project,</w:t>
      </w:r>
      <w:r>
        <w:rPr>
          <w:spacing w:val="-12"/>
        </w:rPr>
        <w:t xml:space="preserve"> </w:t>
      </w:r>
      <w:r>
        <w:t>who</w:t>
      </w:r>
      <w:r>
        <w:rPr>
          <w:spacing w:val="-13"/>
        </w:rPr>
        <w:t xml:space="preserve"> </w:t>
      </w:r>
      <w:r>
        <w:t>conceived</w:t>
      </w:r>
      <w:r>
        <w:rPr>
          <w:spacing w:val="-12"/>
        </w:rPr>
        <w:t xml:space="preserve"> </w:t>
      </w:r>
      <w:r>
        <w:t>and</w:t>
      </w:r>
      <w:r>
        <w:rPr>
          <w:spacing w:val="-13"/>
        </w:rPr>
        <w:t xml:space="preserve"> </w:t>
      </w:r>
      <w:r>
        <w:t>designed</w:t>
      </w:r>
      <w:r>
        <w:rPr>
          <w:spacing w:val="-12"/>
        </w:rPr>
        <w:t xml:space="preserve"> </w:t>
      </w:r>
      <w:r>
        <w:t>the</w:t>
      </w:r>
      <w:r>
        <w:rPr>
          <w:spacing w:val="-13"/>
        </w:rPr>
        <w:t xml:space="preserve"> </w:t>
      </w:r>
      <w:r>
        <w:t>overall</w:t>
      </w:r>
      <w:r>
        <w:rPr>
          <w:spacing w:val="-12"/>
        </w:rPr>
        <w:t xml:space="preserve"> </w:t>
      </w:r>
      <w:r>
        <w:t>research</w:t>
      </w:r>
      <w:r>
        <w:rPr>
          <w:spacing w:val="-13"/>
        </w:rPr>
        <w:t xml:space="preserve"> </w:t>
      </w:r>
      <w:r>
        <w:t>project.</w:t>
      </w:r>
      <w:r>
        <w:rPr>
          <w:spacing w:val="-2"/>
        </w:rPr>
        <w:t xml:space="preserve"> </w:t>
      </w:r>
      <w:r>
        <w:t>The following</w:t>
      </w:r>
      <w:r>
        <w:rPr>
          <w:spacing w:val="-12"/>
        </w:rPr>
        <w:t xml:space="preserve"> </w:t>
      </w:r>
      <w:r>
        <w:t>individuals</w:t>
      </w:r>
      <w:r>
        <w:rPr>
          <w:spacing w:val="-12"/>
        </w:rPr>
        <w:t xml:space="preserve"> </w:t>
      </w:r>
      <w:r>
        <w:t>played</w:t>
      </w:r>
      <w:r>
        <w:rPr>
          <w:spacing w:val="-12"/>
        </w:rPr>
        <w:t xml:space="preserve"> </w:t>
      </w:r>
      <w:r>
        <w:t>crucial</w:t>
      </w:r>
      <w:r>
        <w:rPr>
          <w:spacing w:val="-12"/>
        </w:rPr>
        <w:t xml:space="preserve"> </w:t>
      </w:r>
      <w:r>
        <w:t>roles</w:t>
      </w:r>
      <w:r>
        <w:rPr>
          <w:spacing w:val="-12"/>
        </w:rPr>
        <w:t xml:space="preserve"> </w:t>
      </w:r>
      <w:r>
        <w:t>in</w:t>
      </w:r>
      <w:r>
        <w:rPr>
          <w:spacing w:val="-12"/>
        </w:rPr>
        <w:t xml:space="preserve"> </w:t>
      </w:r>
      <w:r>
        <w:t>editing,</w:t>
      </w:r>
      <w:r>
        <w:rPr>
          <w:spacing w:val="-10"/>
        </w:rPr>
        <w:t xml:space="preserve"> </w:t>
      </w:r>
      <w:r>
        <w:t>reviewing,</w:t>
      </w:r>
      <w:r>
        <w:rPr>
          <w:spacing w:val="-10"/>
        </w:rPr>
        <w:t xml:space="preserve"> </w:t>
      </w:r>
      <w:r>
        <w:t>and</w:t>
      </w:r>
      <w:r>
        <w:rPr>
          <w:spacing w:val="-12"/>
        </w:rPr>
        <w:t xml:space="preserve"> </w:t>
      </w:r>
      <w:r>
        <w:t>refining</w:t>
      </w:r>
      <w:r>
        <w:rPr>
          <w:spacing w:val="-12"/>
        </w:rPr>
        <w:t xml:space="preserve"> </w:t>
      </w:r>
      <w:r>
        <w:t>the</w:t>
      </w:r>
      <w:r>
        <w:rPr>
          <w:spacing w:val="-12"/>
        </w:rPr>
        <w:t xml:space="preserve"> </w:t>
      </w:r>
      <w:r>
        <w:t>current</w:t>
      </w:r>
      <w:r>
        <w:rPr>
          <w:spacing w:val="-12"/>
        </w:rPr>
        <w:t xml:space="preserve"> </w:t>
      </w:r>
      <w:r>
        <w:t>document:</w:t>
      </w:r>
      <w:r>
        <w:rPr>
          <w:spacing w:val="5"/>
        </w:rPr>
        <w:t xml:space="preserve"> </w:t>
      </w:r>
      <w:r>
        <w:t>Twisha Asher, Franziska Disslbacher, Ignacio Flores, Adam Rego Johnson, Salvatore Morelli, Giacomo Rella, and Manuel</w:t>
      </w:r>
      <w:r>
        <w:rPr>
          <w:spacing w:val="-7"/>
        </w:rPr>
        <w:t xml:space="preserve"> </w:t>
      </w:r>
      <w:r>
        <w:t>Schechtl.</w:t>
      </w:r>
      <w:r>
        <w:rPr>
          <w:spacing w:val="20"/>
        </w:rPr>
        <w:t xml:space="preserve"> </w:t>
      </w:r>
      <w:r>
        <w:t>Different</w:t>
      </w:r>
      <w:r>
        <w:rPr>
          <w:spacing w:val="-7"/>
        </w:rPr>
        <w:t xml:space="preserve"> </w:t>
      </w:r>
      <w:r>
        <w:t>subgroups</w:t>
      </w:r>
      <w:r>
        <w:rPr>
          <w:spacing w:val="-7"/>
        </w:rPr>
        <w:t xml:space="preserve"> </w:t>
      </w:r>
      <w:r>
        <w:t>were</w:t>
      </w:r>
      <w:r>
        <w:rPr>
          <w:spacing w:val="-7"/>
        </w:rPr>
        <w:t xml:space="preserve"> </w:t>
      </w:r>
      <w:r>
        <w:t>responsible</w:t>
      </w:r>
      <w:r>
        <w:rPr>
          <w:spacing w:val="-7"/>
        </w:rPr>
        <w:t xml:space="preserve"> </w:t>
      </w:r>
      <w:r>
        <w:t>for</w:t>
      </w:r>
      <w:r>
        <w:rPr>
          <w:spacing w:val="-7"/>
        </w:rPr>
        <w:t xml:space="preserve"> </w:t>
      </w:r>
      <w:r>
        <w:t>specific</w:t>
      </w:r>
      <w:r>
        <w:rPr>
          <w:spacing w:val="-7"/>
        </w:rPr>
        <w:t xml:space="preserve"> </w:t>
      </w:r>
      <w:r>
        <w:t>sections</w:t>
      </w:r>
      <w:r>
        <w:rPr>
          <w:spacing w:val="-7"/>
        </w:rPr>
        <w:t xml:space="preserve"> </w:t>
      </w:r>
      <w:r>
        <w:t>within</w:t>
      </w:r>
      <w:r>
        <w:rPr>
          <w:spacing w:val="-7"/>
        </w:rPr>
        <w:t xml:space="preserve"> </w:t>
      </w:r>
      <w:r>
        <w:t>the</w:t>
      </w:r>
      <w:r>
        <w:rPr>
          <w:spacing w:val="-7"/>
        </w:rPr>
        <w:t xml:space="preserve"> </w:t>
      </w:r>
      <w:r>
        <w:t>documentation</w:t>
      </w:r>
      <w:r>
        <w:rPr>
          <w:spacing w:val="-7"/>
        </w:rPr>
        <w:t xml:space="preserve"> </w:t>
      </w:r>
      <w:r>
        <w:t>and the</w:t>
      </w:r>
      <w:r>
        <w:rPr>
          <w:spacing w:val="-10"/>
        </w:rPr>
        <w:t xml:space="preserve"> </w:t>
      </w:r>
      <w:r>
        <w:t>appendices.</w:t>
      </w:r>
      <w:r>
        <w:rPr>
          <w:spacing w:val="8"/>
        </w:rPr>
        <w:t xml:space="preserve"> </w:t>
      </w:r>
      <w:r>
        <w:t>Ignacio</w:t>
      </w:r>
      <w:r>
        <w:rPr>
          <w:spacing w:val="-10"/>
        </w:rPr>
        <w:t xml:space="preserve"> </w:t>
      </w:r>
      <w:r>
        <w:t>Flores</w:t>
      </w:r>
      <w:r>
        <w:rPr>
          <w:spacing w:val="-10"/>
        </w:rPr>
        <w:t xml:space="preserve"> </w:t>
      </w:r>
      <w:r>
        <w:t>was</w:t>
      </w:r>
      <w:r>
        <w:rPr>
          <w:spacing w:val="-10"/>
        </w:rPr>
        <w:t xml:space="preserve"> </w:t>
      </w:r>
      <w:r>
        <w:t>responsible</w:t>
      </w:r>
      <w:r>
        <w:rPr>
          <w:spacing w:val="-10"/>
        </w:rPr>
        <w:t xml:space="preserve"> </w:t>
      </w:r>
      <w:r>
        <w:t>for</w:t>
      </w:r>
      <w:r>
        <w:rPr>
          <w:spacing w:val="-10"/>
        </w:rPr>
        <w:t xml:space="preserve"> </w:t>
      </w:r>
      <w:r>
        <w:t>the</w:t>
      </w:r>
      <w:r>
        <w:rPr>
          <w:spacing w:val="-10"/>
        </w:rPr>
        <w:t xml:space="preserve"> </w:t>
      </w:r>
      <w:r>
        <w:t>overall</w:t>
      </w:r>
      <w:r>
        <w:rPr>
          <w:spacing w:val="-10"/>
        </w:rPr>
        <w:t xml:space="preserve"> </w:t>
      </w:r>
      <w:r>
        <w:t>data</w:t>
      </w:r>
      <w:r>
        <w:rPr>
          <w:spacing w:val="-10"/>
        </w:rPr>
        <w:t xml:space="preserve"> </w:t>
      </w:r>
      <w:r>
        <w:t>warehouse</w:t>
      </w:r>
      <w:r>
        <w:rPr>
          <w:spacing w:val="-10"/>
        </w:rPr>
        <w:t xml:space="preserve"> </w:t>
      </w:r>
      <w:r>
        <w:t>architecture</w:t>
      </w:r>
      <w:r>
        <w:rPr>
          <w:spacing w:val="-10"/>
        </w:rPr>
        <w:t xml:space="preserve"> </w:t>
      </w:r>
      <w:r>
        <w:t>and</w:t>
      </w:r>
      <w:r>
        <w:rPr>
          <w:spacing w:val="-10"/>
        </w:rPr>
        <w:t xml:space="preserve"> </w:t>
      </w:r>
      <w:r>
        <w:t xml:space="preserve">description, </w:t>
      </w:r>
      <w:r>
        <w:rPr>
          <w:spacing w:val="-4"/>
        </w:rPr>
        <w:t>including the section and appendix pertaining to Supplementary</w:t>
      </w:r>
      <w:r>
        <w:rPr>
          <w:spacing w:val="-5"/>
        </w:rPr>
        <w:t xml:space="preserve"> </w:t>
      </w:r>
      <w:r>
        <w:rPr>
          <w:spacing w:val="-4"/>
        </w:rPr>
        <w:t>Variables.</w:t>
      </w:r>
      <w:r>
        <w:rPr>
          <w:spacing w:val="29"/>
        </w:rPr>
        <w:t xml:space="preserve"> </w:t>
      </w:r>
      <w:r>
        <w:rPr>
          <w:spacing w:val="-4"/>
        </w:rPr>
        <w:t>Franziska</w:t>
      </w:r>
      <w:r>
        <w:rPr>
          <w:spacing w:val="-5"/>
        </w:rPr>
        <w:t xml:space="preserve"> </w:t>
      </w:r>
      <w:r>
        <w:rPr>
          <w:spacing w:val="-4"/>
        </w:rPr>
        <w:t>Disslbacher</w:t>
      </w:r>
      <w:r>
        <w:rPr>
          <w:spacing w:val="-5"/>
        </w:rPr>
        <w:t xml:space="preserve"> </w:t>
      </w:r>
      <w:r>
        <w:rPr>
          <w:spacing w:val="-4"/>
        </w:rPr>
        <w:t xml:space="preserve">handled the </w:t>
      </w:r>
      <w:r>
        <w:rPr>
          <w:spacing w:val="-2"/>
        </w:rPr>
        <w:t>Wealth</w:t>
      </w:r>
      <w:r>
        <w:rPr>
          <w:spacing w:val="-11"/>
        </w:rPr>
        <w:t xml:space="preserve"> </w:t>
      </w:r>
      <w:r>
        <w:rPr>
          <w:spacing w:val="-2"/>
        </w:rPr>
        <w:t>Inequality</w:t>
      </w:r>
      <w:r>
        <w:rPr>
          <w:spacing w:val="-10"/>
        </w:rPr>
        <w:t xml:space="preserve"> </w:t>
      </w:r>
      <w:r>
        <w:rPr>
          <w:spacing w:val="-2"/>
        </w:rPr>
        <w:t>Trends</w:t>
      </w:r>
      <w:r>
        <w:rPr>
          <w:spacing w:val="-11"/>
        </w:rPr>
        <w:t xml:space="preserve"> </w:t>
      </w:r>
      <w:r>
        <w:rPr>
          <w:spacing w:val="-2"/>
        </w:rPr>
        <w:t>section,</w:t>
      </w:r>
      <w:r>
        <w:rPr>
          <w:spacing w:val="-10"/>
        </w:rPr>
        <w:t xml:space="preserve"> </w:t>
      </w:r>
      <w:r>
        <w:rPr>
          <w:spacing w:val="-2"/>
        </w:rPr>
        <w:t>including</w:t>
      </w:r>
      <w:r>
        <w:rPr>
          <w:spacing w:val="-11"/>
        </w:rPr>
        <w:t xml:space="preserve"> </w:t>
      </w:r>
      <w:r>
        <w:rPr>
          <w:spacing w:val="-2"/>
        </w:rPr>
        <w:t>the</w:t>
      </w:r>
      <w:r>
        <w:rPr>
          <w:spacing w:val="-10"/>
        </w:rPr>
        <w:t xml:space="preserve"> </w:t>
      </w:r>
      <w:r>
        <w:rPr>
          <w:spacing w:val="-2"/>
        </w:rPr>
        <w:t>appendix</w:t>
      </w:r>
      <w:r>
        <w:rPr>
          <w:spacing w:val="-11"/>
        </w:rPr>
        <w:t xml:space="preserve"> </w:t>
      </w:r>
      <w:r>
        <w:rPr>
          <w:spacing w:val="-2"/>
        </w:rPr>
        <w:t>tables</w:t>
      </w:r>
      <w:r>
        <w:rPr>
          <w:spacing w:val="-10"/>
        </w:rPr>
        <w:t xml:space="preserve"> </w:t>
      </w:r>
      <w:r>
        <w:rPr>
          <w:spacing w:val="-2"/>
        </w:rPr>
        <w:t>documenting</w:t>
      </w:r>
      <w:r>
        <w:rPr>
          <w:spacing w:val="-11"/>
        </w:rPr>
        <w:t xml:space="preserve"> </w:t>
      </w:r>
      <w:r>
        <w:rPr>
          <w:spacing w:val="-2"/>
        </w:rPr>
        <w:t>the</w:t>
      </w:r>
      <w:r>
        <w:rPr>
          <w:spacing w:val="-10"/>
        </w:rPr>
        <w:t xml:space="preserve"> </w:t>
      </w:r>
      <w:r>
        <w:rPr>
          <w:spacing w:val="-2"/>
        </w:rPr>
        <w:t>treatment</w:t>
      </w:r>
      <w:r>
        <w:rPr>
          <w:spacing w:val="-11"/>
        </w:rPr>
        <w:t xml:space="preserve"> </w:t>
      </w:r>
      <w:r>
        <w:rPr>
          <w:spacing w:val="-2"/>
        </w:rPr>
        <w:t>and</w:t>
      </w:r>
      <w:r>
        <w:rPr>
          <w:spacing w:val="-10"/>
        </w:rPr>
        <w:t xml:space="preserve"> </w:t>
      </w:r>
      <w:r>
        <w:rPr>
          <w:spacing w:val="-2"/>
        </w:rPr>
        <w:t xml:space="preserve">classification </w:t>
      </w:r>
      <w:r>
        <w:t>of each data source.</w:t>
      </w:r>
      <w:r>
        <w:rPr>
          <w:spacing w:val="40"/>
        </w:rPr>
        <w:t xml:space="preserve"> </w:t>
      </w:r>
      <w:r>
        <w:t xml:space="preserve">Giacomo Rella led the Wealth Topography section, including the appendix tables </w:t>
      </w:r>
      <w:r>
        <w:rPr>
          <w:spacing w:val="-4"/>
        </w:rPr>
        <w:t>outlining the composition rules and methodological choices for each source in the database.</w:t>
      </w:r>
      <w:r>
        <w:rPr>
          <w:spacing w:val="26"/>
        </w:rPr>
        <w:t xml:space="preserve"> </w:t>
      </w:r>
      <w:r>
        <w:rPr>
          <w:spacing w:val="-4"/>
        </w:rPr>
        <w:t xml:space="preserve">Twisha Asher and </w:t>
      </w:r>
      <w:r>
        <w:t>Manuel</w:t>
      </w:r>
      <w:r>
        <w:rPr>
          <w:spacing w:val="-4"/>
        </w:rPr>
        <w:t xml:space="preserve"> </w:t>
      </w:r>
      <w:r>
        <w:t>Schechtl</w:t>
      </w:r>
      <w:r>
        <w:rPr>
          <w:spacing w:val="-4"/>
        </w:rPr>
        <w:t xml:space="preserve"> </w:t>
      </w:r>
      <w:r>
        <w:t>jointly</w:t>
      </w:r>
      <w:r>
        <w:rPr>
          <w:spacing w:val="-4"/>
        </w:rPr>
        <w:t xml:space="preserve"> </w:t>
      </w:r>
      <w:r>
        <w:t>oversaw</w:t>
      </w:r>
      <w:r>
        <w:rPr>
          <w:spacing w:val="-4"/>
        </w:rPr>
        <w:t xml:space="preserve"> </w:t>
      </w:r>
      <w:r>
        <w:t>the</w:t>
      </w:r>
      <w:r>
        <w:rPr>
          <w:spacing w:val="-4"/>
        </w:rPr>
        <w:t xml:space="preserve"> </w:t>
      </w:r>
      <w:r>
        <w:t>Estate,</w:t>
      </w:r>
      <w:r>
        <w:rPr>
          <w:spacing w:val="-4"/>
        </w:rPr>
        <w:t xml:space="preserve"> </w:t>
      </w:r>
      <w:r>
        <w:t>Inheritance,</w:t>
      </w:r>
      <w:r>
        <w:rPr>
          <w:spacing w:val="-4"/>
        </w:rPr>
        <w:t xml:space="preserve"> </w:t>
      </w:r>
      <w:r>
        <w:t>and</w:t>
      </w:r>
      <w:r>
        <w:rPr>
          <w:spacing w:val="-4"/>
        </w:rPr>
        <w:t xml:space="preserve"> </w:t>
      </w:r>
      <w:r>
        <w:t>Gift</w:t>
      </w:r>
      <w:r>
        <w:rPr>
          <w:spacing w:val="-4"/>
        </w:rPr>
        <w:t xml:space="preserve"> </w:t>
      </w:r>
      <w:r>
        <w:t>Taxes</w:t>
      </w:r>
      <w:r>
        <w:rPr>
          <w:spacing w:val="-4"/>
        </w:rPr>
        <w:t xml:space="preserve"> </w:t>
      </w:r>
      <w:r>
        <w:t>section,</w:t>
      </w:r>
      <w:r>
        <w:rPr>
          <w:spacing w:val="-4"/>
        </w:rPr>
        <w:t xml:space="preserve"> </w:t>
      </w:r>
      <w:r>
        <w:t>including</w:t>
      </w:r>
      <w:r>
        <w:rPr>
          <w:spacing w:val="-4"/>
        </w:rPr>
        <w:t xml:space="preserve"> </w:t>
      </w:r>
      <w:r>
        <w:t>the</w:t>
      </w:r>
      <w:r>
        <w:rPr>
          <w:spacing w:val="-4"/>
        </w:rPr>
        <w:t xml:space="preserve"> </w:t>
      </w:r>
      <w:r>
        <w:t>classification of</w:t>
      </w:r>
      <w:r>
        <w:rPr>
          <w:spacing w:val="-8"/>
        </w:rPr>
        <w:t xml:space="preserve"> </w:t>
      </w:r>
      <w:r>
        <w:t>concepts</w:t>
      </w:r>
      <w:r>
        <w:rPr>
          <w:spacing w:val="-8"/>
        </w:rPr>
        <w:t xml:space="preserve"> </w:t>
      </w:r>
      <w:r>
        <w:t>used</w:t>
      </w:r>
      <w:r>
        <w:rPr>
          <w:spacing w:val="-8"/>
        </w:rPr>
        <w:t xml:space="preserve"> </w:t>
      </w:r>
      <w:r>
        <w:t>in</w:t>
      </w:r>
      <w:r>
        <w:rPr>
          <w:spacing w:val="-8"/>
        </w:rPr>
        <w:t xml:space="preserve"> </w:t>
      </w:r>
      <w:r>
        <w:t>the</w:t>
      </w:r>
      <w:r>
        <w:rPr>
          <w:spacing w:val="-8"/>
        </w:rPr>
        <w:t xml:space="preserve"> </w:t>
      </w:r>
      <w:r>
        <w:t>database</w:t>
      </w:r>
      <w:r>
        <w:rPr>
          <w:spacing w:val="-8"/>
        </w:rPr>
        <w:t xml:space="preserve"> </w:t>
      </w:r>
      <w:r>
        <w:t>and</w:t>
      </w:r>
      <w:r>
        <w:rPr>
          <w:spacing w:val="-8"/>
        </w:rPr>
        <w:t xml:space="preserve"> </w:t>
      </w:r>
      <w:r>
        <w:t>the</w:t>
      </w:r>
      <w:r>
        <w:rPr>
          <w:spacing w:val="-8"/>
        </w:rPr>
        <w:t xml:space="preserve"> </w:t>
      </w:r>
      <w:r>
        <w:t>corresponding</w:t>
      </w:r>
      <w:r>
        <w:rPr>
          <w:spacing w:val="-8"/>
        </w:rPr>
        <w:t xml:space="preserve"> </w:t>
      </w:r>
      <w:r>
        <w:t>appendix</w:t>
      </w:r>
      <w:r>
        <w:rPr>
          <w:spacing w:val="-8"/>
        </w:rPr>
        <w:t xml:space="preserve"> </w:t>
      </w:r>
      <w:r>
        <w:t>section. Adam</w:t>
      </w:r>
      <w:r>
        <w:rPr>
          <w:spacing w:val="-8"/>
        </w:rPr>
        <w:t xml:space="preserve"> </w:t>
      </w:r>
      <w:r>
        <w:t>Rego</w:t>
      </w:r>
      <w:r>
        <w:rPr>
          <w:spacing w:val="-8"/>
        </w:rPr>
        <w:t xml:space="preserve"> </w:t>
      </w:r>
      <w:r>
        <w:t>Johnson</w:t>
      </w:r>
      <w:r>
        <w:rPr>
          <w:spacing w:val="-8"/>
        </w:rPr>
        <w:t xml:space="preserve"> </w:t>
      </w:r>
      <w:r>
        <w:t>took</w:t>
      </w:r>
      <w:r>
        <w:rPr>
          <w:spacing w:val="-8"/>
        </w:rPr>
        <w:t xml:space="preserve"> </w:t>
      </w:r>
      <w:r>
        <w:t>charge of the data source classification and citation reference organization.</w:t>
      </w:r>
    </w:p>
    <w:p w14:paraId="5650677D" w14:textId="77777777" w:rsidR="00620CF6" w:rsidRDefault="00620CF6">
      <w:pPr>
        <w:spacing w:line="213" w:lineRule="auto"/>
        <w:jc w:val="both"/>
        <w:sectPr w:rsidR="00620CF6" w:rsidSect="00D60468">
          <w:type w:val="continuous"/>
          <w:pgSz w:w="12240" w:h="15840"/>
          <w:pgMar w:top="1620" w:right="1100" w:bottom="280" w:left="1300" w:header="720" w:footer="720" w:gutter="0"/>
          <w:cols w:space="720"/>
        </w:sectPr>
      </w:pPr>
    </w:p>
    <w:p w14:paraId="659F080A" w14:textId="77777777" w:rsidR="00620CF6" w:rsidRDefault="00000000">
      <w:pPr>
        <w:pStyle w:val="Heading4"/>
        <w:spacing w:before="86"/>
        <w:ind w:left="117" w:firstLine="0"/>
        <w:jc w:val="both"/>
      </w:pPr>
      <w:r>
        <w:rPr>
          <w:w w:val="110"/>
        </w:rPr>
        <w:lastRenderedPageBreak/>
        <w:t>Acknowledgements,</w:t>
      </w:r>
      <w:r>
        <w:rPr>
          <w:spacing w:val="3"/>
          <w:w w:val="110"/>
        </w:rPr>
        <w:t xml:space="preserve"> </w:t>
      </w:r>
      <w:r>
        <w:rPr>
          <w:w w:val="110"/>
        </w:rPr>
        <w:t>from</w:t>
      </w:r>
      <w:r>
        <w:rPr>
          <w:spacing w:val="4"/>
          <w:w w:val="110"/>
        </w:rPr>
        <w:t xml:space="preserve"> </w:t>
      </w:r>
      <w:r>
        <w:rPr>
          <w:w w:val="110"/>
        </w:rPr>
        <w:t>GC</w:t>
      </w:r>
      <w:r>
        <w:rPr>
          <w:spacing w:val="4"/>
          <w:w w:val="110"/>
        </w:rPr>
        <w:t xml:space="preserve"> </w:t>
      </w:r>
      <w:r>
        <w:rPr>
          <w:w w:val="110"/>
        </w:rPr>
        <w:t>Wealth</w:t>
      </w:r>
      <w:r>
        <w:rPr>
          <w:spacing w:val="4"/>
          <w:w w:val="110"/>
        </w:rPr>
        <w:t xml:space="preserve"> </w:t>
      </w:r>
      <w:r>
        <w:rPr>
          <w:w w:val="110"/>
        </w:rPr>
        <w:t>Project</w:t>
      </w:r>
      <w:r>
        <w:rPr>
          <w:spacing w:val="4"/>
          <w:w w:val="110"/>
        </w:rPr>
        <w:t xml:space="preserve"> </w:t>
      </w:r>
      <w:r>
        <w:rPr>
          <w:w w:val="110"/>
        </w:rPr>
        <w:t>Director</w:t>
      </w:r>
      <w:r>
        <w:rPr>
          <w:spacing w:val="4"/>
          <w:w w:val="110"/>
        </w:rPr>
        <w:t xml:space="preserve"> </w:t>
      </w:r>
      <w:r>
        <w:rPr>
          <w:w w:val="110"/>
        </w:rPr>
        <w:t>Salvatore</w:t>
      </w:r>
      <w:r>
        <w:rPr>
          <w:spacing w:val="4"/>
          <w:w w:val="110"/>
        </w:rPr>
        <w:t xml:space="preserve"> </w:t>
      </w:r>
      <w:r>
        <w:rPr>
          <w:spacing w:val="-2"/>
          <w:w w:val="110"/>
        </w:rPr>
        <w:t>Morelli</w:t>
      </w:r>
    </w:p>
    <w:p w14:paraId="21045B79" w14:textId="77777777" w:rsidR="00620CF6" w:rsidRDefault="00000000">
      <w:pPr>
        <w:pStyle w:val="BodyText"/>
        <w:spacing w:before="112" w:line="213" w:lineRule="auto"/>
        <w:ind w:left="117" w:right="315"/>
        <w:jc w:val="both"/>
      </w:pPr>
      <w:r>
        <w:t>The project underwent approximately five years of development before its launch, and many individuals contributed to varying degrees, during multiple stages, and to different sections of the project.</w:t>
      </w:r>
      <w:r>
        <w:rPr>
          <w:spacing w:val="40"/>
        </w:rPr>
        <w:t xml:space="preserve"> </w:t>
      </w:r>
      <w:r>
        <w:t xml:space="preserve">First, the project would not exist without the continuous, reliable, and professional support of the Stone Center, including its director Janet Gornick, and the staff, Veronica Ordaz, Jennifer </w:t>
      </w:r>
      <w:proofErr w:type="spellStart"/>
      <w:r>
        <w:t>Kitses</w:t>
      </w:r>
      <w:proofErr w:type="spellEnd"/>
      <w:r>
        <w:t>, Carolyn Fisher, and Saraya McPherson.</w:t>
      </w:r>
      <w:r>
        <w:rPr>
          <w:spacing w:val="40"/>
        </w:rPr>
        <w:t xml:space="preserve"> </w:t>
      </w:r>
      <w:r>
        <w:t xml:space="preserve">I also acknowledge the support from the Law Department of the University of Roma Tre, including the director Antonio </w:t>
      </w:r>
      <w:proofErr w:type="spellStart"/>
      <w:r>
        <w:t>Carratta</w:t>
      </w:r>
      <w:proofErr w:type="spellEnd"/>
      <w:r>
        <w:t xml:space="preserve">, as well as the admin staff Giuseppina Santilli and Federico </w:t>
      </w:r>
      <w:r>
        <w:rPr>
          <w:spacing w:val="-2"/>
        </w:rPr>
        <w:t>Melograno.</w:t>
      </w:r>
    </w:p>
    <w:p w14:paraId="3F3603C1" w14:textId="77777777" w:rsidR="00620CF6" w:rsidRDefault="00000000">
      <w:pPr>
        <w:pStyle w:val="BodyText"/>
        <w:spacing w:before="113" w:line="213" w:lineRule="auto"/>
        <w:ind w:left="117" w:right="315"/>
        <w:jc w:val="both"/>
      </w:pPr>
      <w:r>
        <w:t>Regarding the Wealth Topography database, I would like to acknowledge the invaluable contribution of Gonçalo Costa in conceptualizing the database and initiating the first systematic data gathering effort. Giacomo</w:t>
      </w:r>
      <w:r>
        <w:rPr>
          <w:spacing w:val="-9"/>
        </w:rPr>
        <w:t xml:space="preserve"> </w:t>
      </w:r>
      <w:r>
        <w:t>Rella</w:t>
      </w:r>
      <w:r>
        <w:rPr>
          <w:spacing w:val="-9"/>
        </w:rPr>
        <w:t xml:space="preserve"> </w:t>
      </w:r>
      <w:r>
        <w:t>oversaw</w:t>
      </w:r>
      <w:r>
        <w:rPr>
          <w:spacing w:val="-9"/>
        </w:rPr>
        <w:t xml:space="preserve"> </w:t>
      </w:r>
      <w:r>
        <w:t>the</w:t>
      </w:r>
      <w:r>
        <w:rPr>
          <w:spacing w:val="-9"/>
        </w:rPr>
        <w:t xml:space="preserve"> </w:t>
      </w:r>
      <w:r>
        <w:t>development</w:t>
      </w:r>
      <w:r>
        <w:rPr>
          <w:spacing w:val="-9"/>
        </w:rPr>
        <w:t xml:space="preserve"> </w:t>
      </w:r>
      <w:r>
        <w:t>of</w:t>
      </w:r>
      <w:r>
        <w:rPr>
          <w:spacing w:val="-9"/>
        </w:rPr>
        <w:t xml:space="preserve"> </w:t>
      </w:r>
      <w:r>
        <w:t>the</w:t>
      </w:r>
      <w:r>
        <w:rPr>
          <w:spacing w:val="-9"/>
        </w:rPr>
        <w:t xml:space="preserve"> </w:t>
      </w:r>
      <w:r>
        <w:t>Wealth</w:t>
      </w:r>
      <w:r>
        <w:rPr>
          <w:spacing w:val="-9"/>
        </w:rPr>
        <w:t xml:space="preserve"> </w:t>
      </w:r>
      <w:r>
        <w:t>Topography</w:t>
      </w:r>
      <w:r>
        <w:rPr>
          <w:spacing w:val="-9"/>
        </w:rPr>
        <w:t xml:space="preserve"> </w:t>
      </w:r>
      <w:r>
        <w:t>database</w:t>
      </w:r>
      <w:r>
        <w:rPr>
          <w:spacing w:val="-9"/>
        </w:rPr>
        <w:t xml:space="preserve"> </w:t>
      </w:r>
      <w:r>
        <w:t>and</w:t>
      </w:r>
      <w:r>
        <w:rPr>
          <w:spacing w:val="-9"/>
        </w:rPr>
        <w:t xml:space="preserve"> </w:t>
      </w:r>
      <w:r>
        <w:t>played</w:t>
      </w:r>
      <w:r>
        <w:rPr>
          <w:spacing w:val="-9"/>
        </w:rPr>
        <w:t xml:space="preserve"> </w:t>
      </w:r>
      <w:r>
        <w:t>a</w:t>
      </w:r>
      <w:r>
        <w:rPr>
          <w:spacing w:val="-9"/>
        </w:rPr>
        <w:t xml:space="preserve"> </w:t>
      </w:r>
      <w:r>
        <w:t>pivotal</w:t>
      </w:r>
      <w:r>
        <w:rPr>
          <w:spacing w:val="-9"/>
        </w:rPr>
        <w:t xml:space="preserve"> </w:t>
      </w:r>
      <w:r>
        <w:t>role.</w:t>
      </w:r>
      <w:r>
        <w:rPr>
          <w:spacing w:val="10"/>
        </w:rPr>
        <w:t xml:space="preserve"> </w:t>
      </w:r>
      <w:r>
        <w:t>He carried</w:t>
      </w:r>
      <w:r>
        <w:rPr>
          <w:spacing w:val="-9"/>
        </w:rPr>
        <w:t xml:space="preserve"> </w:t>
      </w:r>
      <w:r>
        <w:t>out</w:t>
      </w:r>
      <w:r>
        <w:rPr>
          <w:spacing w:val="-9"/>
        </w:rPr>
        <w:t xml:space="preserve"> </w:t>
      </w:r>
      <w:r>
        <w:t>various</w:t>
      </w:r>
      <w:r>
        <w:rPr>
          <w:spacing w:val="-9"/>
        </w:rPr>
        <w:t xml:space="preserve"> </w:t>
      </w:r>
      <w:r>
        <w:t>essential</w:t>
      </w:r>
      <w:r>
        <w:rPr>
          <w:spacing w:val="-9"/>
        </w:rPr>
        <w:t xml:space="preserve"> </w:t>
      </w:r>
      <w:r>
        <w:t>tasks,</w:t>
      </w:r>
      <w:r>
        <w:rPr>
          <w:spacing w:val="-9"/>
        </w:rPr>
        <w:t xml:space="preserve"> </w:t>
      </w:r>
      <w:r>
        <w:t>including</w:t>
      </w:r>
      <w:r>
        <w:rPr>
          <w:spacing w:val="-9"/>
        </w:rPr>
        <w:t xml:space="preserve"> </w:t>
      </w:r>
      <w:r>
        <w:t>conceptualization,</w:t>
      </w:r>
      <w:r>
        <w:rPr>
          <w:spacing w:val="-9"/>
        </w:rPr>
        <w:t xml:space="preserve"> </w:t>
      </w:r>
      <w:r>
        <w:t>designing</w:t>
      </w:r>
      <w:r>
        <w:rPr>
          <w:spacing w:val="-9"/>
        </w:rPr>
        <w:t xml:space="preserve"> </w:t>
      </w:r>
      <w:r>
        <w:t>the</w:t>
      </w:r>
      <w:r>
        <w:rPr>
          <w:spacing w:val="-9"/>
        </w:rPr>
        <w:t xml:space="preserve"> </w:t>
      </w:r>
      <w:r>
        <w:t>current</w:t>
      </w:r>
      <w:r>
        <w:rPr>
          <w:spacing w:val="-9"/>
        </w:rPr>
        <w:t xml:space="preserve"> </w:t>
      </w:r>
      <w:r>
        <w:t>data</w:t>
      </w:r>
      <w:r>
        <w:rPr>
          <w:spacing w:val="-9"/>
        </w:rPr>
        <w:t xml:space="preserve"> </w:t>
      </w:r>
      <w:r>
        <w:t>architecture,</w:t>
      </w:r>
      <w:r>
        <w:rPr>
          <w:spacing w:val="-9"/>
        </w:rPr>
        <w:t xml:space="preserve"> </w:t>
      </w:r>
      <w:r>
        <w:t>the national accounting mapping, and the automation of data gathering.</w:t>
      </w:r>
      <w:r>
        <w:rPr>
          <w:spacing w:val="36"/>
        </w:rPr>
        <w:t xml:space="preserve"> </w:t>
      </w:r>
      <w:r>
        <w:t>Furthermore, he structured detailed metadata</w:t>
      </w:r>
      <w:r>
        <w:rPr>
          <w:spacing w:val="-6"/>
        </w:rPr>
        <w:t xml:space="preserve"> </w:t>
      </w:r>
      <w:r>
        <w:t>complementing</w:t>
      </w:r>
      <w:r>
        <w:rPr>
          <w:spacing w:val="-7"/>
        </w:rPr>
        <w:t xml:space="preserve"> </w:t>
      </w:r>
      <w:r>
        <w:t>the</w:t>
      </w:r>
      <w:r>
        <w:rPr>
          <w:spacing w:val="-6"/>
        </w:rPr>
        <w:t xml:space="preserve"> </w:t>
      </w:r>
      <w:r>
        <w:t>database.</w:t>
      </w:r>
      <w:r>
        <w:rPr>
          <w:spacing w:val="12"/>
        </w:rPr>
        <w:t xml:space="preserve"> </w:t>
      </w:r>
      <w:r>
        <w:t>I</w:t>
      </w:r>
      <w:r>
        <w:rPr>
          <w:spacing w:val="-6"/>
        </w:rPr>
        <w:t xml:space="preserve"> </w:t>
      </w:r>
      <w:r>
        <w:t>would</w:t>
      </w:r>
      <w:r>
        <w:rPr>
          <w:spacing w:val="-7"/>
        </w:rPr>
        <w:t xml:space="preserve"> </w:t>
      </w:r>
      <w:r>
        <w:t>also</w:t>
      </w:r>
      <w:r>
        <w:rPr>
          <w:spacing w:val="-6"/>
        </w:rPr>
        <w:t xml:space="preserve"> </w:t>
      </w:r>
      <w:r>
        <w:t>like</w:t>
      </w:r>
      <w:r>
        <w:rPr>
          <w:spacing w:val="-7"/>
        </w:rPr>
        <w:t xml:space="preserve"> </w:t>
      </w:r>
      <w:r>
        <w:t>to</w:t>
      </w:r>
      <w:r>
        <w:rPr>
          <w:spacing w:val="-6"/>
        </w:rPr>
        <w:t xml:space="preserve"> </w:t>
      </w:r>
      <w:r>
        <w:t>thank</w:t>
      </w:r>
      <w:r>
        <w:rPr>
          <w:spacing w:val="-6"/>
        </w:rPr>
        <w:t xml:space="preserve"> </w:t>
      </w:r>
      <w:r>
        <w:t>Ana</w:t>
      </w:r>
      <w:r>
        <w:rPr>
          <w:spacing w:val="-6"/>
        </w:rPr>
        <w:t xml:space="preserve"> </w:t>
      </w:r>
      <w:r>
        <w:t>Rojas</w:t>
      </w:r>
      <w:r>
        <w:rPr>
          <w:spacing w:val="-6"/>
        </w:rPr>
        <w:t xml:space="preserve"> </w:t>
      </w:r>
      <w:r>
        <w:t>Silvero</w:t>
      </w:r>
      <w:r>
        <w:rPr>
          <w:spacing w:val="-6"/>
        </w:rPr>
        <w:t xml:space="preserve"> </w:t>
      </w:r>
      <w:r>
        <w:t>for</w:t>
      </w:r>
      <w:r>
        <w:rPr>
          <w:spacing w:val="-6"/>
        </w:rPr>
        <w:t xml:space="preserve"> </w:t>
      </w:r>
      <w:r>
        <w:t>providing</w:t>
      </w:r>
      <w:r>
        <w:rPr>
          <w:spacing w:val="-6"/>
        </w:rPr>
        <w:t xml:space="preserve"> </w:t>
      </w:r>
      <w:r>
        <w:t xml:space="preserve">valuable </w:t>
      </w:r>
      <w:r>
        <w:rPr>
          <w:spacing w:val="-2"/>
        </w:rPr>
        <w:t>assistance</w:t>
      </w:r>
      <w:r>
        <w:rPr>
          <w:spacing w:val="-6"/>
        </w:rPr>
        <w:t xml:space="preserve"> </w:t>
      </w:r>
      <w:r>
        <w:rPr>
          <w:spacing w:val="-2"/>
        </w:rPr>
        <w:t>in</w:t>
      </w:r>
      <w:r>
        <w:rPr>
          <w:spacing w:val="-6"/>
        </w:rPr>
        <w:t xml:space="preserve"> </w:t>
      </w:r>
      <w:r>
        <w:rPr>
          <w:spacing w:val="-2"/>
        </w:rPr>
        <w:t>gathering</w:t>
      </w:r>
      <w:r>
        <w:rPr>
          <w:spacing w:val="-6"/>
        </w:rPr>
        <w:t xml:space="preserve"> </w:t>
      </w:r>
      <w:r>
        <w:rPr>
          <w:spacing w:val="-2"/>
        </w:rPr>
        <w:t>and</w:t>
      </w:r>
      <w:r>
        <w:rPr>
          <w:spacing w:val="-6"/>
        </w:rPr>
        <w:t xml:space="preserve"> </w:t>
      </w:r>
      <w:r>
        <w:rPr>
          <w:spacing w:val="-2"/>
        </w:rPr>
        <w:t>classifying</w:t>
      </w:r>
      <w:r>
        <w:rPr>
          <w:spacing w:val="-6"/>
        </w:rPr>
        <w:t xml:space="preserve"> </w:t>
      </w:r>
      <w:r>
        <w:rPr>
          <w:spacing w:val="-2"/>
        </w:rPr>
        <w:t>raw</w:t>
      </w:r>
      <w:r>
        <w:rPr>
          <w:spacing w:val="-6"/>
        </w:rPr>
        <w:t xml:space="preserve"> </w:t>
      </w:r>
      <w:r>
        <w:rPr>
          <w:spacing w:val="-2"/>
        </w:rPr>
        <w:t>sources</w:t>
      </w:r>
      <w:r>
        <w:rPr>
          <w:spacing w:val="-6"/>
        </w:rPr>
        <w:t xml:space="preserve"> </w:t>
      </w:r>
      <w:r>
        <w:rPr>
          <w:spacing w:val="-2"/>
        </w:rPr>
        <w:t>on</w:t>
      </w:r>
      <w:r>
        <w:rPr>
          <w:spacing w:val="-6"/>
        </w:rPr>
        <w:t xml:space="preserve"> </w:t>
      </w:r>
      <w:r>
        <w:rPr>
          <w:spacing w:val="-2"/>
        </w:rPr>
        <w:t>household</w:t>
      </w:r>
      <w:r>
        <w:rPr>
          <w:spacing w:val="-6"/>
        </w:rPr>
        <w:t xml:space="preserve"> </w:t>
      </w:r>
      <w:r>
        <w:rPr>
          <w:spacing w:val="-2"/>
        </w:rPr>
        <w:t>balance</w:t>
      </w:r>
      <w:r>
        <w:rPr>
          <w:spacing w:val="-6"/>
        </w:rPr>
        <w:t xml:space="preserve"> </w:t>
      </w:r>
      <w:r>
        <w:rPr>
          <w:spacing w:val="-2"/>
        </w:rPr>
        <w:t>sheets.</w:t>
      </w:r>
      <w:r>
        <w:rPr>
          <w:spacing w:val="14"/>
        </w:rPr>
        <w:t xml:space="preserve"> </w:t>
      </w:r>
      <w:r>
        <w:rPr>
          <w:spacing w:val="-2"/>
        </w:rPr>
        <w:t>My</w:t>
      </w:r>
      <w:r>
        <w:rPr>
          <w:spacing w:val="-6"/>
        </w:rPr>
        <w:t xml:space="preserve"> </w:t>
      </w:r>
      <w:r>
        <w:rPr>
          <w:spacing w:val="-2"/>
        </w:rPr>
        <w:t>thanks</w:t>
      </w:r>
      <w:r>
        <w:rPr>
          <w:spacing w:val="-6"/>
        </w:rPr>
        <w:t xml:space="preserve"> </w:t>
      </w:r>
      <w:r>
        <w:rPr>
          <w:spacing w:val="-2"/>
        </w:rPr>
        <w:t>also</w:t>
      </w:r>
      <w:r>
        <w:rPr>
          <w:spacing w:val="-6"/>
        </w:rPr>
        <w:t xml:space="preserve"> </w:t>
      </w:r>
      <w:r>
        <w:rPr>
          <w:spacing w:val="-2"/>
        </w:rPr>
        <w:t>go</w:t>
      </w:r>
      <w:r>
        <w:rPr>
          <w:spacing w:val="-6"/>
        </w:rPr>
        <w:t xml:space="preserve"> </w:t>
      </w:r>
      <w:r>
        <w:rPr>
          <w:spacing w:val="-2"/>
        </w:rPr>
        <w:t>to</w:t>
      </w:r>
      <w:r>
        <w:rPr>
          <w:spacing w:val="-6"/>
        </w:rPr>
        <w:t xml:space="preserve"> </w:t>
      </w:r>
      <w:r>
        <w:rPr>
          <w:spacing w:val="-2"/>
        </w:rPr>
        <w:t xml:space="preserve">Marco </w:t>
      </w:r>
      <w:r>
        <w:t xml:space="preserve">Ranaldi, </w:t>
      </w:r>
      <w:proofErr w:type="spellStart"/>
      <w:r>
        <w:t>Yaoqi</w:t>
      </w:r>
      <w:proofErr w:type="spellEnd"/>
      <w:r>
        <w:t xml:space="preserve"> Lin, and </w:t>
      </w:r>
      <w:proofErr w:type="spellStart"/>
      <w:r>
        <w:t>Pranabes</w:t>
      </w:r>
      <w:proofErr w:type="spellEnd"/>
      <w:r>
        <w:t xml:space="preserve"> </w:t>
      </w:r>
      <w:proofErr w:type="spellStart"/>
      <w:r>
        <w:t>Probeshika</w:t>
      </w:r>
      <w:proofErr w:type="spellEnd"/>
      <w:r>
        <w:t xml:space="preserve"> Dutta for their support with initial data gathering.</w:t>
      </w:r>
    </w:p>
    <w:p w14:paraId="163AD1F1" w14:textId="77777777" w:rsidR="00620CF6" w:rsidRDefault="00000000">
      <w:pPr>
        <w:pStyle w:val="BodyText"/>
        <w:spacing w:before="111" w:line="213" w:lineRule="auto"/>
        <w:ind w:left="117" w:right="315"/>
        <w:jc w:val="both"/>
      </w:pPr>
      <w:r>
        <w:t>The</w:t>
      </w:r>
      <w:r>
        <w:rPr>
          <w:spacing w:val="20"/>
        </w:rPr>
        <w:t xml:space="preserve"> </w:t>
      </w:r>
      <w:r>
        <w:t>collaborative</w:t>
      </w:r>
      <w:r>
        <w:rPr>
          <w:spacing w:val="20"/>
        </w:rPr>
        <w:t xml:space="preserve"> </w:t>
      </w:r>
      <w:r>
        <w:t>work</w:t>
      </w:r>
      <w:r>
        <w:rPr>
          <w:spacing w:val="20"/>
        </w:rPr>
        <w:t xml:space="preserve"> </w:t>
      </w:r>
      <w:r>
        <w:t>of</w:t>
      </w:r>
      <w:r>
        <w:rPr>
          <w:spacing w:val="20"/>
        </w:rPr>
        <w:t xml:space="preserve"> </w:t>
      </w:r>
      <w:r>
        <w:t>Frincasco</w:t>
      </w:r>
      <w:r>
        <w:rPr>
          <w:spacing w:val="20"/>
        </w:rPr>
        <w:t xml:space="preserve"> </w:t>
      </w:r>
      <w:r>
        <w:t>Di</w:t>
      </w:r>
      <w:r>
        <w:rPr>
          <w:spacing w:val="20"/>
        </w:rPr>
        <w:t xml:space="preserve"> </w:t>
      </w:r>
      <w:r>
        <w:t>Biase</w:t>
      </w:r>
      <w:r>
        <w:rPr>
          <w:spacing w:val="20"/>
        </w:rPr>
        <w:t xml:space="preserve"> </w:t>
      </w:r>
      <w:r>
        <w:t>and</w:t>
      </w:r>
      <w:r>
        <w:rPr>
          <w:spacing w:val="20"/>
        </w:rPr>
        <w:t xml:space="preserve"> </w:t>
      </w:r>
      <w:proofErr w:type="spellStart"/>
      <w:r>
        <w:t>Ercio</w:t>
      </w:r>
      <w:proofErr w:type="spellEnd"/>
      <w:r>
        <w:rPr>
          <w:spacing w:val="20"/>
        </w:rPr>
        <w:t xml:space="preserve"> </w:t>
      </w:r>
      <w:r>
        <w:t>Muñoz,</w:t>
      </w:r>
      <w:r>
        <w:rPr>
          <w:spacing w:val="26"/>
        </w:rPr>
        <w:t xml:space="preserve"> </w:t>
      </w:r>
      <w:r>
        <w:t>working</w:t>
      </w:r>
      <w:r>
        <w:rPr>
          <w:spacing w:val="20"/>
        </w:rPr>
        <w:t xml:space="preserve"> </w:t>
      </w:r>
      <w:r>
        <w:t>with</w:t>
      </w:r>
      <w:r>
        <w:rPr>
          <w:spacing w:val="20"/>
        </w:rPr>
        <w:t xml:space="preserve"> </w:t>
      </w:r>
      <w:r>
        <w:t>me,</w:t>
      </w:r>
      <w:r>
        <w:rPr>
          <w:spacing w:val="26"/>
        </w:rPr>
        <w:t xml:space="preserve"> </w:t>
      </w:r>
      <w:r>
        <w:t>proved</w:t>
      </w:r>
      <w:r>
        <w:rPr>
          <w:spacing w:val="20"/>
        </w:rPr>
        <w:t xml:space="preserve"> </w:t>
      </w:r>
      <w:r>
        <w:t>instrumental in gathering the available data series for the Wealth Inequality Trends section.</w:t>
      </w:r>
      <w:r>
        <w:rPr>
          <w:spacing w:val="40"/>
        </w:rPr>
        <w:t xml:space="preserve"> </w:t>
      </w:r>
      <w:r>
        <w:t xml:space="preserve">Additionally, Franziska </w:t>
      </w:r>
      <w:r>
        <w:rPr>
          <w:spacing w:val="-4"/>
        </w:rPr>
        <w:t>Disslbacher</w:t>
      </w:r>
      <w:r>
        <w:rPr>
          <w:spacing w:val="-5"/>
        </w:rPr>
        <w:t xml:space="preserve"> </w:t>
      </w:r>
      <w:r>
        <w:rPr>
          <w:spacing w:val="-4"/>
        </w:rPr>
        <w:t>took</w:t>
      </w:r>
      <w:r>
        <w:rPr>
          <w:spacing w:val="-5"/>
        </w:rPr>
        <w:t xml:space="preserve"> </w:t>
      </w:r>
      <w:r>
        <w:rPr>
          <w:spacing w:val="-4"/>
        </w:rPr>
        <w:t>an</w:t>
      </w:r>
      <w:r>
        <w:rPr>
          <w:spacing w:val="-5"/>
        </w:rPr>
        <w:t xml:space="preserve"> </w:t>
      </w:r>
      <w:r>
        <w:rPr>
          <w:spacing w:val="-4"/>
        </w:rPr>
        <w:t>oversight</w:t>
      </w:r>
      <w:r>
        <w:rPr>
          <w:spacing w:val="-5"/>
        </w:rPr>
        <w:t xml:space="preserve"> </w:t>
      </w:r>
      <w:r>
        <w:rPr>
          <w:spacing w:val="-4"/>
        </w:rPr>
        <w:t>role</w:t>
      </w:r>
      <w:r>
        <w:rPr>
          <w:spacing w:val="-5"/>
        </w:rPr>
        <w:t xml:space="preserve"> </w:t>
      </w:r>
      <w:r>
        <w:rPr>
          <w:spacing w:val="-4"/>
        </w:rPr>
        <w:t>of</w:t>
      </w:r>
      <w:r>
        <w:rPr>
          <w:spacing w:val="-5"/>
        </w:rPr>
        <w:t xml:space="preserve"> </w:t>
      </w:r>
      <w:r>
        <w:rPr>
          <w:spacing w:val="-4"/>
        </w:rPr>
        <w:t>the</w:t>
      </w:r>
      <w:r>
        <w:rPr>
          <w:spacing w:val="-5"/>
        </w:rPr>
        <w:t xml:space="preserve"> </w:t>
      </w:r>
      <w:r>
        <w:rPr>
          <w:spacing w:val="-4"/>
        </w:rPr>
        <w:t>Wealth</w:t>
      </w:r>
      <w:r>
        <w:rPr>
          <w:spacing w:val="-5"/>
        </w:rPr>
        <w:t xml:space="preserve"> </w:t>
      </w:r>
      <w:r>
        <w:rPr>
          <w:spacing w:val="-4"/>
        </w:rPr>
        <w:t>Inequality</w:t>
      </w:r>
      <w:r>
        <w:rPr>
          <w:spacing w:val="-5"/>
        </w:rPr>
        <w:t xml:space="preserve"> </w:t>
      </w:r>
      <w:r>
        <w:rPr>
          <w:spacing w:val="-4"/>
        </w:rPr>
        <w:t>Trends</w:t>
      </w:r>
      <w:r>
        <w:rPr>
          <w:spacing w:val="-5"/>
        </w:rPr>
        <w:t xml:space="preserve"> </w:t>
      </w:r>
      <w:r>
        <w:rPr>
          <w:spacing w:val="-4"/>
        </w:rPr>
        <w:t>database</w:t>
      </w:r>
      <w:r>
        <w:rPr>
          <w:spacing w:val="-5"/>
        </w:rPr>
        <w:t xml:space="preserve"> </w:t>
      </w:r>
      <w:r>
        <w:rPr>
          <w:spacing w:val="-4"/>
        </w:rPr>
        <w:t>and</w:t>
      </w:r>
      <w:r>
        <w:rPr>
          <w:spacing w:val="-5"/>
        </w:rPr>
        <w:t xml:space="preserve"> </w:t>
      </w:r>
      <w:r>
        <w:rPr>
          <w:spacing w:val="-4"/>
        </w:rPr>
        <w:t>made</w:t>
      </w:r>
      <w:r>
        <w:rPr>
          <w:spacing w:val="-5"/>
        </w:rPr>
        <w:t xml:space="preserve"> </w:t>
      </w:r>
      <w:r>
        <w:rPr>
          <w:spacing w:val="-4"/>
        </w:rPr>
        <w:t>possible</w:t>
      </w:r>
      <w:r>
        <w:rPr>
          <w:spacing w:val="-5"/>
        </w:rPr>
        <w:t xml:space="preserve"> </w:t>
      </w:r>
      <w:r>
        <w:rPr>
          <w:spacing w:val="-4"/>
        </w:rPr>
        <w:t>the</w:t>
      </w:r>
      <w:r>
        <w:rPr>
          <w:spacing w:val="-5"/>
        </w:rPr>
        <w:t xml:space="preserve"> </w:t>
      </w:r>
      <w:r>
        <w:rPr>
          <w:spacing w:val="-4"/>
        </w:rPr>
        <w:t xml:space="preserve">automation </w:t>
      </w:r>
      <w:r>
        <w:t>of its creation process.</w:t>
      </w:r>
      <w:r>
        <w:rPr>
          <w:spacing w:val="40"/>
        </w:rPr>
        <w:t xml:space="preserve"> </w:t>
      </w:r>
      <w:r>
        <w:t xml:space="preserve">Furthermore, together with Ignacio Flores, she enabled the estimation of wealth </w:t>
      </w:r>
      <w:r>
        <w:rPr>
          <w:spacing w:val="-2"/>
        </w:rPr>
        <w:t>inequality trends series using cross-national survey databases.</w:t>
      </w:r>
      <w:r>
        <w:rPr>
          <w:spacing w:val="16"/>
        </w:rPr>
        <w:t xml:space="preserve"> </w:t>
      </w:r>
      <w:r>
        <w:rPr>
          <w:spacing w:val="-2"/>
        </w:rPr>
        <w:t xml:space="preserve">The development of methodological tables to </w:t>
      </w:r>
      <w:r>
        <w:t xml:space="preserve">supplement the inequality trends series was carried out by me, with meticulous assistance from Frincasco Di Biase throughout the process, which was instrumental in deriving the final tables in their current form. </w:t>
      </w:r>
      <w:r>
        <w:rPr>
          <w:spacing w:val="-4"/>
        </w:rPr>
        <w:t>Adam</w:t>
      </w:r>
      <w:r>
        <w:rPr>
          <w:spacing w:val="-5"/>
        </w:rPr>
        <w:t xml:space="preserve"> </w:t>
      </w:r>
      <w:r>
        <w:rPr>
          <w:spacing w:val="-4"/>
        </w:rPr>
        <w:t>Rego</w:t>
      </w:r>
      <w:r>
        <w:rPr>
          <w:spacing w:val="-5"/>
        </w:rPr>
        <w:t xml:space="preserve"> </w:t>
      </w:r>
      <w:r>
        <w:rPr>
          <w:spacing w:val="-4"/>
        </w:rPr>
        <w:t>Johnson</w:t>
      </w:r>
      <w:r>
        <w:rPr>
          <w:spacing w:val="-5"/>
        </w:rPr>
        <w:t xml:space="preserve"> </w:t>
      </w:r>
      <w:r>
        <w:rPr>
          <w:spacing w:val="-4"/>
        </w:rPr>
        <w:t>played</w:t>
      </w:r>
      <w:r>
        <w:rPr>
          <w:spacing w:val="-5"/>
        </w:rPr>
        <w:t xml:space="preserve"> </w:t>
      </w:r>
      <w:r>
        <w:rPr>
          <w:spacing w:val="-4"/>
        </w:rPr>
        <w:t>a</w:t>
      </w:r>
      <w:r>
        <w:rPr>
          <w:spacing w:val="-5"/>
        </w:rPr>
        <w:t xml:space="preserve"> </w:t>
      </w:r>
      <w:r>
        <w:rPr>
          <w:spacing w:val="-4"/>
        </w:rPr>
        <w:t>pivotal</w:t>
      </w:r>
      <w:r>
        <w:rPr>
          <w:spacing w:val="-5"/>
        </w:rPr>
        <w:t xml:space="preserve"> </w:t>
      </w:r>
      <w:r>
        <w:rPr>
          <w:spacing w:val="-4"/>
        </w:rPr>
        <w:t>role</w:t>
      </w:r>
      <w:r>
        <w:rPr>
          <w:spacing w:val="-5"/>
        </w:rPr>
        <w:t xml:space="preserve"> </w:t>
      </w:r>
      <w:r>
        <w:rPr>
          <w:spacing w:val="-4"/>
        </w:rPr>
        <w:t>in</w:t>
      </w:r>
      <w:r>
        <w:rPr>
          <w:spacing w:val="-5"/>
        </w:rPr>
        <w:t xml:space="preserve"> </w:t>
      </w:r>
      <w:r>
        <w:rPr>
          <w:spacing w:val="-4"/>
        </w:rPr>
        <w:t>creating</w:t>
      </w:r>
      <w:r>
        <w:rPr>
          <w:spacing w:val="-5"/>
        </w:rPr>
        <w:t xml:space="preserve"> </w:t>
      </w:r>
      <w:r>
        <w:rPr>
          <w:spacing w:val="-4"/>
        </w:rPr>
        <w:t>compilation</w:t>
      </w:r>
      <w:r>
        <w:rPr>
          <w:spacing w:val="-5"/>
        </w:rPr>
        <w:t xml:space="preserve"> </w:t>
      </w:r>
      <w:r>
        <w:rPr>
          <w:spacing w:val="-4"/>
        </w:rPr>
        <w:t>standards</w:t>
      </w:r>
      <w:r>
        <w:rPr>
          <w:spacing w:val="-5"/>
        </w:rPr>
        <w:t xml:space="preserve"> </w:t>
      </w:r>
      <w:r>
        <w:rPr>
          <w:spacing w:val="-4"/>
        </w:rPr>
        <w:t>and</w:t>
      </w:r>
      <w:r>
        <w:rPr>
          <w:spacing w:val="-5"/>
        </w:rPr>
        <w:t xml:space="preserve"> </w:t>
      </w:r>
      <w:r>
        <w:rPr>
          <w:spacing w:val="-4"/>
        </w:rPr>
        <w:t>manuals, as</w:t>
      </w:r>
      <w:r>
        <w:rPr>
          <w:spacing w:val="-5"/>
        </w:rPr>
        <w:t xml:space="preserve"> </w:t>
      </w:r>
      <w:r>
        <w:rPr>
          <w:spacing w:val="-4"/>
        </w:rPr>
        <w:t>well</w:t>
      </w:r>
      <w:r>
        <w:rPr>
          <w:spacing w:val="-5"/>
        </w:rPr>
        <w:t xml:space="preserve"> </w:t>
      </w:r>
      <w:r>
        <w:rPr>
          <w:spacing w:val="-4"/>
        </w:rPr>
        <w:t>as</w:t>
      </w:r>
      <w:r>
        <w:rPr>
          <w:spacing w:val="-5"/>
        </w:rPr>
        <w:t xml:space="preserve"> </w:t>
      </w:r>
      <w:r>
        <w:rPr>
          <w:spacing w:val="-4"/>
        </w:rPr>
        <w:t xml:space="preserve">providing </w:t>
      </w:r>
      <w:r>
        <w:t>invaluable work in editing, proofreading, and classifying the tables.</w:t>
      </w:r>
      <w:r>
        <w:rPr>
          <w:spacing w:val="34"/>
        </w:rPr>
        <w:t xml:space="preserve"> </w:t>
      </w:r>
      <w:r>
        <w:t xml:space="preserve">He also played a fundamental role in </w:t>
      </w:r>
      <w:r>
        <w:rPr>
          <w:spacing w:val="-4"/>
        </w:rPr>
        <w:t>systematizing</w:t>
      </w:r>
      <w:r>
        <w:rPr>
          <w:spacing w:val="-5"/>
        </w:rPr>
        <w:t xml:space="preserve"> </w:t>
      </w:r>
      <w:r>
        <w:rPr>
          <w:spacing w:val="-4"/>
        </w:rPr>
        <w:t>and</w:t>
      </w:r>
      <w:r>
        <w:rPr>
          <w:spacing w:val="-5"/>
        </w:rPr>
        <w:t xml:space="preserve"> </w:t>
      </w:r>
      <w:r>
        <w:rPr>
          <w:spacing w:val="-4"/>
        </w:rPr>
        <w:t>classifying</w:t>
      </w:r>
      <w:r>
        <w:rPr>
          <w:spacing w:val="-5"/>
        </w:rPr>
        <w:t xml:space="preserve"> </w:t>
      </w:r>
      <w:r>
        <w:rPr>
          <w:spacing w:val="-4"/>
        </w:rPr>
        <w:t>references, including</w:t>
      </w:r>
      <w:r>
        <w:rPr>
          <w:spacing w:val="-5"/>
        </w:rPr>
        <w:t xml:space="preserve"> </w:t>
      </w:r>
      <w:r>
        <w:rPr>
          <w:spacing w:val="-4"/>
        </w:rPr>
        <w:t>within</w:t>
      </w:r>
      <w:r>
        <w:rPr>
          <w:spacing w:val="-5"/>
        </w:rPr>
        <w:t xml:space="preserve"> </w:t>
      </w:r>
      <w:r>
        <w:rPr>
          <w:spacing w:val="-4"/>
        </w:rPr>
        <w:t>the</w:t>
      </w:r>
      <w:r>
        <w:rPr>
          <w:spacing w:val="-5"/>
        </w:rPr>
        <w:t xml:space="preserve"> </w:t>
      </w:r>
      <w:r>
        <w:rPr>
          <w:spacing w:val="-4"/>
        </w:rPr>
        <w:t>Digital</w:t>
      </w:r>
      <w:r>
        <w:rPr>
          <w:spacing w:val="-5"/>
        </w:rPr>
        <w:t xml:space="preserve"> </w:t>
      </w:r>
      <w:r>
        <w:rPr>
          <w:spacing w:val="-4"/>
        </w:rPr>
        <w:t>Library</w:t>
      </w:r>
      <w:r>
        <w:rPr>
          <w:spacing w:val="-5"/>
        </w:rPr>
        <w:t xml:space="preserve"> </w:t>
      </w:r>
      <w:r>
        <w:rPr>
          <w:spacing w:val="-4"/>
        </w:rPr>
        <w:t>of</w:t>
      </w:r>
      <w:r>
        <w:rPr>
          <w:spacing w:val="-5"/>
        </w:rPr>
        <w:t xml:space="preserve"> </w:t>
      </w:r>
      <w:r>
        <w:rPr>
          <w:spacing w:val="-4"/>
        </w:rPr>
        <w:t>Research</w:t>
      </w:r>
      <w:r>
        <w:rPr>
          <w:spacing w:val="-5"/>
        </w:rPr>
        <w:t xml:space="preserve"> </w:t>
      </w:r>
      <w:r>
        <w:rPr>
          <w:spacing w:val="-4"/>
        </w:rPr>
        <w:t>on</w:t>
      </w:r>
      <w:r>
        <w:rPr>
          <w:spacing w:val="-5"/>
        </w:rPr>
        <w:t xml:space="preserve"> </w:t>
      </w:r>
      <w:r>
        <w:rPr>
          <w:spacing w:val="-4"/>
        </w:rPr>
        <w:t>Wealth</w:t>
      </w:r>
      <w:r>
        <w:rPr>
          <w:spacing w:val="-5"/>
        </w:rPr>
        <w:t xml:space="preserve"> </w:t>
      </w:r>
      <w:r>
        <w:rPr>
          <w:spacing w:val="-4"/>
        </w:rPr>
        <w:t xml:space="preserve">Inequality </w:t>
      </w:r>
      <w:r>
        <w:t>and</w:t>
      </w:r>
      <w:r>
        <w:rPr>
          <w:spacing w:val="-8"/>
        </w:rPr>
        <w:t xml:space="preserve"> </w:t>
      </w:r>
      <w:r>
        <w:t>the</w:t>
      </w:r>
      <w:r>
        <w:rPr>
          <w:spacing w:val="-8"/>
        </w:rPr>
        <w:t xml:space="preserve"> </w:t>
      </w:r>
      <w:r>
        <w:t>Data</w:t>
      </w:r>
      <w:r>
        <w:rPr>
          <w:spacing w:val="-8"/>
        </w:rPr>
        <w:t xml:space="preserve"> </w:t>
      </w:r>
      <w:r>
        <w:t>Sources</w:t>
      </w:r>
      <w:r>
        <w:rPr>
          <w:spacing w:val="-8"/>
        </w:rPr>
        <w:t xml:space="preserve"> </w:t>
      </w:r>
      <w:r>
        <w:t>Library.</w:t>
      </w:r>
      <w:r>
        <w:rPr>
          <w:spacing w:val="9"/>
        </w:rPr>
        <w:t xml:space="preserve"> </w:t>
      </w:r>
      <w:r>
        <w:t>The</w:t>
      </w:r>
      <w:r>
        <w:rPr>
          <w:spacing w:val="-8"/>
        </w:rPr>
        <w:t xml:space="preserve"> </w:t>
      </w:r>
      <w:r>
        <w:t>initial</w:t>
      </w:r>
      <w:r>
        <w:rPr>
          <w:spacing w:val="-8"/>
        </w:rPr>
        <w:t xml:space="preserve"> </w:t>
      </w:r>
      <w:r>
        <w:t>work</w:t>
      </w:r>
      <w:r>
        <w:rPr>
          <w:spacing w:val="-8"/>
        </w:rPr>
        <w:t xml:space="preserve"> </w:t>
      </w:r>
      <w:r>
        <w:t>conducted</w:t>
      </w:r>
      <w:r>
        <w:rPr>
          <w:spacing w:val="-8"/>
        </w:rPr>
        <w:t xml:space="preserve"> </w:t>
      </w:r>
      <w:r>
        <w:t>by</w:t>
      </w:r>
      <w:r>
        <w:rPr>
          <w:spacing w:val="-8"/>
        </w:rPr>
        <w:t xml:space="preserve"> </w:t>
      </w:r>
      <w:r>
        <w:t>Carolyn</w:t>
      </w:r>
      <w:r>
        <w:rPr>
          <w:spacing w:val="-8"/>
        </w:rPr>
        <w:t xml:space="preserve"> </w:t>
      </w:r>
      <w:r>
        <w:t>Fisher,</w:t>
      </w:r>
      <w:r>
        <w:rPr>
          <w:spacing w:val="-8"/>
        </w:rPr>
        <w:t xml:space="preserve"> </w:t>
      </w:r>
      <w:r>
        <w:t>Ian</w:t>
      </w:r>
      <w:r>
        <w:rPr>
          <w:spacing w:val="-8"/>
        </w:rPr>
        <w:t xml:space="preserve"> </w:t>
      </w:r>
      <w:r>
        <w:t>Haberman,</w:t>
      </w:r>
      <w:r>
        <w:rPr>
          <w:spacing w:val="-8"/>
        </w:rPr>
        <w:t xml:space="preserve"> </w:t>
      </w:r>
      <w:r>
        <w:t>Twisha</w:t>
      </w:r>
      <w:r>
        <w:rPr>
          <w:spacing w:val="-8"/>
        </w:rPr>
        <w:t xml:space="preserve"> </w:t>
      </w:r>
      <w:r>
        <w:t>Asher, and subsequent contributions by Franziska Disslbacher, were instrumental in determining the conceptual structure of the methodological tables, as well as providing content for specific sources.</w:t>
      </w:r>
      <w:r>
        <w:rPr>
          <w:spacing w:val="40"/>
        </w:rPr>
        <w:t xml:space="preserve"> </w:t>
      </w:r>
      <w:r>
        <w:t>Thanks also to Philipp Erfurth for his valuable feedback during the early stages of the process.</w:t>
      </w:r>
    </w:p>
    <w:p w14:paraId="6994C152" w14:textId="77777777" w:rsidR="00620CF6" w:rsidRDefault="00000000">
      <w:pPr>
        <w:pStyle w:val="BodyText"/>
        <w:spacing w:before="105" w:line="213" w:lineRule="auto"/>
        <w:ind w:left="117" w:right="315"/>
        <w:jc w:val="both"/>
      </w:pPr>
      <w:r>
        <w:t>Regarding</w:t>
      </w:r>
      <w:r>
        <w:rPr>
          <w:spacing w:val="-2"/>
        </w:rPr>
        <w:t xml:space="preserve"> </w:t>
      </w:r>
      <w:r>
        <w:t>the</w:t>
      </w:r>
      <w:r>
        <w:rPr>
          <w:spacing w:val="-2"/>
        </w:rPr>
        <w:t xml:space="preserve"> </w:t>
      </w:r>
      <w:r>
        <w:t>Estate,</w:t>
      </w:r>
      <w:r>
        <w:rPr>
          <w:spacing w:val="-2"/>
        </w:rPr>
        <w:t xml:space="preserve"> </w:t>
      </w:r>
      <w:r>
        <w:t>Inheritance,</w:t>
      </w:r>
      <w:r>
        <w:rPr>
          <w:spacing w:val="-2"/>
        </w:rPr>
        <w:t xml:space="preserve"> </w:t>
      </w:r>
      <w:r>
        <w:t>and</w:t>
      </w:r>
      <w:r>
        <w:rPr>
          <w:spacing w:val="-2"/>
        </w:rPr>
        <w:t xml:space="preserve"> </w:t>
      </w:r>
      <w:r>
        <w:t>Gift</w:t>
      </w:r>
      <w:r>
        <w:rPr>
          <w:spacing w:val="-2"/>
        </w:rPr>
        <w:t xml:space="preserve"> </w:t>
      </w:r>
      <w:r>
        <w:t>(EIG)</w:t>
      </w:r>
      <w:r>
        <w:rPr>
          <w:spacing w:val="-2"/>
        </w:rPr>
        <w:t xml:space="preserve"> </w:t>
      </w:r>
      <w:r>
        <w:t>Taxes</w:t>
      </w:r>
      <w:r>
        <w:rPr>
          <w:spacing w:val="-2"/>
        </w:rPr>
        <w:t xml:space="preserve"> </w:t>
      </w:r>
      <w:r>
        <w:t>section,</w:t>
      </w:r>
      <w:r>
        <w:rPr>
          <w:spacing w:val="-2"/>
        </w:rPr>
        <w:t xml:space="preserve"> </w:t>
      </w:r>
      <w:r>
        <w:t>I</w:t>
      </w:r>
      <w:r>
        <w:rPr>
          <w:spacing w:val="-2"/>
        </w:rPr>
        <w:t xml:space="preserve"> </w:t>
      </w:r>
      <w:r>
        <w:t>would</w:t>
      </w:r>
      <w:r>
        <w:rPr>
          <w:spacing w:val="-2"/>
        </w:rPr>
        <w:t xml:space="preserve"> </w:t>
      </w:r>
      <w:r>
        <w:t>like</w:t>
      </w:r>
      <w:r>
        <w:rPr>
          <w:spacing w:val="-2"/>
        </w:rPr>
        <w:t xml:space="preserve"> </w:t>
      </w:r>
      <w:r>
        <w:t>to</w:t>
      </w:r>
      <w:r>
        <w:rPr>
          <w:spacing w:val="-2"/>
        </w:rPr>
        <w:t xml:space="preserve"> </w:t>
      </w:r>
      <w:r>
        <w:t>acknowledge</w:t>
      </w:r>
      <w:r>
        <w:rPr>
          <w:spacing w:val="-2"/>
        </w:rPr>
        <w:t xml:space="preserve"> </w:t>
      </w:r>
      <w:r>
        <w:t>the</w:t>
      </w:r>
      <w:r>
        <w:rPr>
          <w:spacing w:val="-2"/>
        </w:rPr>
        <w:t xml:space="preserve"> </w:t>
      </w:r>
      <w:r>
        <w:t>dedicated work</w:t>
      </w:r>
      <w:r>
        <w:rPr>
          <w:spacing w:val="-13"/>
        </w:rPr>
        <w:t xml:space="preserve"> </w:t>
      </w:r>
      <w:r>
        <w:t>of</w:t>
      </w:r>
      <w:r>
        <w:rPr>
          <w:spacing w:val="-12"/>
        </w:rPr>
        <w:t xml:space="preserve"> </w:t>
      </w:r>
      <w:r>
        <w:t>Twisha</w:t>
      </w:r>
      <w:r>
        <w:rPr>
          <w:spacing w:val="-13"/>
        </w:rPr>
        <w:t xml:space="preserve"> </w:t>
      </w:r>
      <w:r>
        <w:t>Asher,</w:t>
      </w:r>
      <w:r>
        <w:rPr>
          <w:spacing w:val="-12"/>
        </w:rPr>
        <w:t xml:space="preserve"> </w:t>
      </w:r>
      <w:r>
        <w:t>who</w:t>
      </w:r>
      <w:r>
        <w:rPr>
          <w:spacing w:val="-12"/>
        </w:rPr>
        <w:t xml:space="preserve"> </w:t>
      </w:r>
      <w:r>
        <w:t>collected</w:t>
      </w:r>
      <w:r>
        <w:rPr>
          <w:spacing w:val="-13"/>
        </w:rPr>
        <w:t xml:space="preserve"> </w:t>
      </w:r>
      <w:r>
        <w:t>and</w:t>
      </w:r>
      <w:r>
        <w:rPr>
          <w:spacing w:val="-12"/>
        </w:rPr>
        <w:t xml:space="preserve"> </w:t>
      </w:r>
      <w:r>
        <w:t>classified</w:t>
      </w:r>
      <w:r>
        <w:rPr>
          <w:spacing w:val="-13"/>
        </w:rPr>
        <w:t xml:space="preserve"> </w:t>
      </w:r>
      <w:r>
        <w:t>tax</w:t>
      </w:r>
      <w:r>
        <w:rPr>
          <w:spacing w:val="-12"/>
        </w:rPr>
        <w:t xml:space="preserve"> </w:t>
      </w:r>
      <w:r>
        <w:t>policy</w:t>
      </w:r>
      <w:r>
        <w:rPr>
          <w:spacing w:val="-13"/>
        </w:rPr>
        <w:t xml:space="preserve"> </w:t>
      </w:r>
      <w:r>
        <w:t>parameters</w:t>
      </w:r>
      <w:r>
        <w:rPr>
          <w:spacing w:val="-12"/>
        </w:rPr>
        <w:t xml:space="preserve"> </w:t>
      </w:r>
      <w:r>
        <w:t>and</w:t>
      </w:r>
      <w:r>
        <w:rPr>
          <w:spacing w:val="-13"/>
        </w:rPr>
        <w:t xml:space="preserve"> </w:t>
      </w:r>
      <w:r>
        <w:t>researched</w:t>
      </w:r>
      <w:r>
        <w:rPr>
          <w:spacing w:val="-12"/>
        </w:rPr>
        <w:t xml:space="preserve"> </w:t>
      </w:r>
      <w:r>
        <w:t>corporate</w:t>
      </w:r>
      <w:r>
        <w:rPr>
          <w:spacing w:val="-13"/>
        </w:rPr>
        <w:t xml:space="preserve"> </w:t>
      </w:r>
      <w:r>
        <w:t>reports, oﬀicial</w:t>
      </w:r>
      <w:r>
        <w:rPr>
          <w:spacing w:val="-13"/>
        </w:rPr>
        <w:t xml:space="preserve"> </w:t>
      </w:r>
      <w:r>
        <w:t>statistics,</w:t>
      </w:r>
      <w:r>
        <w:rPr>
          <w:spacing w:val="-12"/>
        </w:rPr>
        <w:t xml:space="preserve"> </w:t>
      </w:r>
      <w:r>
        <w:t>tax</w:t>
      </w:r>
      <w:r>
        <w:rPr>
          <w:spacing w:val="-13"/>
        </w:rPr>
        <w:t xml:space="preserve"> </w:t>
      </w:r>
      <w:r>
        <w:t>legislation</w:t>
      </w:r>
      <w:r>
        <w:rPr>
          <w:spacing w:val="-12"/>
        </w:rPr>
        <w:t xml:space="preserve"> </w:t>
      </w:r>
      <w:r>
        <w:t>documents,</w:t>
      </w:r>
      <w:r>
        <w:rPr>
          <w:spacing w:val="-13"/>
        </w:rPr>
        <w:t xml:space="preserve"> </w:t>
      </w:r>
      <w:r>
        <w:t>and</w:t>
      </w:r>
      <w:r>
        <w:rPr>
          <w:spacing w:val="-12"/>
        </w:rPr>
        <w:t xml:space="preserve"> </w:t>
      </w:r>
      <w:r>
        <w:t>research</w:t>
      </w:r>
      <w:r>
        <w:rPr>
          <w:spacing w:val="-13"/>
        </w:rPr>
        <w:t xml:space="preserve"> </w:t>
      </w:r>
      <w:r>
        <w:t>papers.</w:t>
      </w:r>
      <w:r>
        <w:rPr>
          <w:spacing w:val="-12"/>
        </w:rPr>
        <w:t xml:space="preserve"> </w:t>
      </w:r>
      <w:r>
        <w:t>She</w:t>
      </w:r>
      <w:r>
        <w:rPr>
          <w:spacing w:val="-13"/>
        </w:rPr>
        <w:t xml:space="preserve"> </w:t>
      </w:r>
      <w:r>
        <w:t>also</w:t>
      </w:r>
      <w:r>
        <w:rPr>
          <w:spacing w:val="-12"/>
        </w:rPr>
        <w:t xml:space="preserve"> </w:t>
      </w:r>
      <w:r>
        <w:t>played</w:t>
      </w:r>
      <w:r>
        <w:rPr>
          <w:spacing w:val="-13"/>
        </w:rPr>
        <w:t xml:space="preserve"> </w:t>
      </w:r>
      <w:r>
        <w:t>a</w:t>
      </w:r>
      <w:r>
        <w:rPr>
          <w:spacing w:val="-12"/>
        </w:rPr>
        <w:t xml:space="preserve"> </w:t>
      </w:r>
      <w:r>
        <w:t>crucial</w:t>
      </w:r>
      <w:r>
        <w:rPr>
          <w:spacing w:val="-13"/>
        </w:rPr>
        <w:t xml:space="preserve"> </w:t>
      </w:r>
      <w:r>
        <w:t>role</w:t>
      </w:r>
      <w:r>
        <w:rPr>
          <w:spacing w:val="-12"/>
        </w:rPr>
        <w:t xml:space="preserve"> </w:t>
      </w:r>
      <w:r>
        <w:t>in</w:t>
      </w:r>
      <w:r>
        <w:rPr>
          <w:spacing w:val="-13"/>
        </w:rPr>
        <w:t xml:space="preserve"> </w:t>
      </w:r>
      <w:r>
        <w:t>supporting the conceptualization and documentation of the current structure of the EIG database.</w:t>
      </w:r>
      <w:r>
        <w:rPr>
          <w:spacing w:val="20"/>
        </w:rPr>
        <w:t xml:space="preserve"> </w:t>
      </w:r>
      <w:r>
        <w:t xml:space="preserve">I would also like to </w:t>
      </w:r>
      <w:r>
        <w:rPr>
          <w:spacing w:val="-6"/>
        </w:rPr>
        <w:t>acknowledge important contributions by Manuel Schechtl,</w:t>
      </w:r>
      <w:r>
        <w:t xml:space="preserve"> </w:t>
      </w:r>
      <w:r>
        <w:rPr>
          <w:spacing w:val="-6"/>
        </w:rPr>
        <w:t xml:space="preserve">who assumed the oversight role on the development </w:t>
      </w:r>
      <w:r>
        <w:t>of</w:t>
      </w:r>
      <w:r>
        <w:rPr>
          <w:spacing w:val="-3"/>
        </w:rPr>
        <w:t xml:space="preserve"> </w:t>
      </w:r>
      <w:r>
        <w:t>the</w:t>
      </w:r>
      <w:r>
        <w:rPr>
          <w:spacing w:val="-3"/>
        </w:rPr>
        <w:t xml:space="preserve"> </w:t>
      </w:r>
      <w:r>
        <w:t>EIG</w:t>
      </w:r>
      <w:r>
        <w:rPr>
          <w:spacing w:val="-3"/>
        </w:rPr>
        <w:t xml:space="preserve"> </w:t>
      </w:r>
      <w:r>
        <w:t>database. Jointly</w:t>
      </w:r>
      <w:r>
        <w:rPr>
          <w:spacing w:val="-3"/>
        </w:rPr>
        <w:t xml:space="preserve"> </w:t>
      </w:r>
      <w:r>
        <w:t>with</w:t>
      </w:r>
      <w:r>
        <w:rPr>
          <w:spacing w:val="-2"/>
        </w:rPr>
        <w:t xml:space="preserve"> </w:t>
      </w:r>
      <w:r>
        <w:t>Twisha</w:t>
      </w:r>
      <w:r>
        <w:rPr>
          <w:spacing w:val="-3"/>
        </w:rPr>
        <w:t xml:space="preserve"> </w:t>
      </w:r>
      <w:r>
        <w:t>Asher</w:t>
      </w:r>
      <w:r>
        <w:rPr>
          <w:spacing w:val="-3"/>
        </w:rPr>
        <w:t xml:space="preserve"> </w:t>
      </w:r>
      <w:r>
        <w:t>and</w:t>
      </w:r>
      <w:r>
        <w:rPr>
          <w:spacing w:val="-3"/>
        </w:rPr>
        <w:t xml:space="preserve"> </w:t>
      </w:r>
      <w:r>
        <w:t>Ignacio</w:t>
      </w:r>
      <w:r>
        <w:rPr>
          <w:spacing w:val="-3"/>
        </w:rPr>
        <w:t xml:space="preserve"> </w:t>
      </w:r>
      <w:r>
        <w:t>Flores,</w:t>
      </w:r>
      <w:r>
        <w:rPr>
          <w:spacing w:val="-2"/>
        </w:rPr>
        <w:t xml:space="preserve"> </w:t>
      </w:r>
      <w:r>
        <w:t>Manuel</w:t>
      </w:r>
      <w:r>
        <w:rPr>
          <w:spacing w:val="-3"/>
        </w:rPr>
        <w:t xml:space="preserve"> </w:t>
      </w:r>
      <w:r>
        <w:t>Schechtl</w:t>
      </w:r>
      <w:r>
        <w:rPr>
          <w:spacing w:val="-3"/>
        </w:rPr>
        <w:t xml:space="preserve"> </w:t>
      </w:r>
      <w:r>
        <w:t>also</w:t>
      </w:r>
      <w:r>
        <w:rPr>
          <w:spacing w:val="-2"/>
        </w:rPr>
        <w:t xml:space="preserve"> </w:t>
      </w:r>
      <w:r>
        <w:t>helped</w:t>
      </w:r>
      <w:r>
        <w:rPr>
          <w:spacing w:val="-3"/>
        </w:rPr>
        <w:t xml:space="preserve"> </w:t>
      </w:r>
      <w:r>
        <w:t>clarify</w:t>
      </w:r>
      <w:r>
        <w:rPr>
          <w:spacing w:val="-3"/>
        </w:rPr>
        <w:t xml:space="preserve"> </w:t>
      </w:r>
      <w:r>
        <w:t>the code to assemble the database and streamline the data collection process.</w:t>
      </w:r>
      <w:r>
        <w:rPr>
          <w:spacing w:val="40"/>
        </w:rPr>
        <w:t xml:space="preserve"> </w:t>
      </w:r>
      <w:r>
        <w:t>Twisha Asher, alongside with Manuel</w:t>
      </w:r>
      <w:r>
        <w:rPr>
          <w:spacing w:val="-12"/>
        </w:rPr>
        <w:t xml:space="preserve"> </w:t>
      </w:r>
      <w:r>
        <w:t>Schechtl,</w:t>
      </w:r>
      <w:r>
        <w:rPr>
          <w:spacing w:val="-12"/>
        </w:rPr>
        <w:t xml:space="preserve"> </w:t>
      </w:r>
      <w:r>
        <w:t>also</w:t>
      </w:r>
      <w:r>
        <w:rPr>
          <w:spacing w:val="-12"/>
        </w:rPr>
        <w:t xml:space="preserve"> </w:t>
      </w:r>
      <w:r>
        <w:t>supervised</w:t>
      </w:r>
      <w:r>
        <w:rPr>
          <w:spacing w:val="-12"/>
        </w:rPr>
        <w:t xml:space="preserve"> </w:t>
      </w:r>
      <w:proofErr w:type="gramStart"/>
      <w:r>
        <w:t>a</w:t>
      </w:r>
      <w:r>
        <w:rPr>
          <w:spacing w:val="-12"/>
        </w:rPr>
        <w:t xml:space="preserve"> </w:t>
      </w:r>
      <w:r>
        <w:t>number</w:t>
      </w:r>
      <w:r>
        <w:rPr>
          <w:spacing w:val="-12"/>
        </w:rPr>
        <w:t xml:space="preserve"> </w:t>
      </w:r>
      <w:r>
        <w:t>of</w:t>
      </w:r>
      <w:proofErr w:type="gramEnd"/>
      <w:r>
        <w:rPr>
          <w:spacing w:val="-12"/>
        </w:rPr>
        <w:t xml:space="preserve"> </w:t>
      </w:r>
      <w:r>
        <w:t>excellent</w:t>
      </w:r>
      <w:r>
        <w:rPr>
          <w:spacing w:val="-12"/>
        </w:rPr>
        <w:t xml:space="preserve"> </w:t>
      </w:r>
      <w:r>
        <w:t>research</w:t>
      </w:r>
      <w:r>
        <w:rPr>
          <w:spacing w:val="-12"/>
        </w:rPr>
        <w:t xml:space="preserve"> </w:t>
      </w:r>
      <w:r>
        <w:t>assistants</w:t>
      </w:r>
      <w:r>
        <w:rPr>
          <w:spacing w:val="-12"/>
        </w:rPr>
        <w:t xml:space="preserve"> </w:t>
      </w:r>
      <w:r>
        <w:t>who</w:t>
      </w:r>
      <w:r>
        <w:rPr>
          <w:spacing w:val="-12"/>
        </w:rPr>
        <w:t xml:space="preserve"> </w:t>
      </w:r>
      <w:r>
        <w:t>worked</w:t>
      </w:r>
      <w:r>
        <w:rPr>
          <w:spacing w:val="-12"/>
        </w:rPr>
        <w:t xml:space="preserve"> </w:t>
      </w:r>
      <w:r>
        <w:t>on</w:t>
      </w:r>
      <w:r>
        <w:rPr>
          <w:spacing w:val="-12"/>
        </w:rPr>
        <w:t xml:space="preserve"> </w:t>
      </w:r>
      <w:r>
        <w:t>different</w:t>
      </w:r>
      <w:r>
        <w:rPr>
          <w:spacing w:val="-12"/>
        </w:rPr>
        <w:t xml:space="preserve"> </w:t>
      </w:r>
      <w:r>
        <w:t>aspects of the project:</w:t>
      </w:r>
      <w:r>
        <w:rPr>
          <w:spacing w:val="38"/>
        </w:rPr>
        <w:t xml:space="preserve"> </w:t>
      </w:r>
      <w:r>
        <w:t>Mei Li, Nolan Lyons, Yue Pan, Alex Parton, Sarah Russo, Jack Shea, and Tsu Zhu.</w:t>
      </w:r>
    </w:p>
    <w:p w14:paraId="0AC95E87" w14:textId="77777777" w:rsidR="00620CF6" w:rsidRDefault="00000000">
      <w:pPr>
        <w:pStyle w:val="BodyText"/>
        <w:spacing w:before="110" w:line="213" w:lineRule="auto"/>
        <w:ind w:left="117" w:right="315"/>
        <w:jc w:val="both"/>
      </w:pPr>
      <w:r>
        <w:t>Ignacio</w:t>
      </w:r>
      <w:r>
        <w:rPr>
          <w:spacing w:val="-1"/>
        </w:rPr>
        <w:t xml:space="preserve"> </w:t>
      </w:r>
      <w:r>
        <w:t>Flores</w:t>
      </w:r>
      <w:r>
        <w:rPr>
          <w:spacing w:val="-1"/>
        </w:rPr>
        <w:t xml:space="preserve"> </w:t>
      </w:r>
      <w:r>
        <w:t>played</w:t>
      </w:r>
      <w:r>
        <w:rPr>
          <w:spacing w:val="-1"/>
        </w:rPr>
        <w:t xml:space="preserve"> </w:t>
      </w:r>
      <w:r>
        <w:t>a</w:t>
      </w:r>
      <w:r>
        <w:rPr>
          <w:spacing w:val="-1"/>
        </w:rPr>
        <w:t xml:space="preserve"> </w:t>
      </w:r>
      <w:r>
        <w:t>crucial</w:t>
      </w:r>
      <w:r>
        <w:rPr>
          <w:spacing w:val="-1"/>
        </w:rPr>
        <w:t xml:space="preserve"> </w:t>
      </w:r>
      <w:r>
        <w:t>role</w:t>
      </w:r>
      <w:r>
        <w:rPr>
          <w:spacing w:val="-1"/>
        </w:rPr>
        <w:t xml:space="preserve"> </w:t>
      </w:r>
      <w:r>
        <w:t>in</w:t>
      </w:r>
      <w:r>
        <w:rPr>
          <w:spacing w:val="-1"/>
        </w:rPr>
        <w:t xml:space="preserve"> </w:t>
      </w:r>
      <w:r>
        <w:t>overseeing</w:t>
      </w:r>
      <w:r>
        <w:rPr>
          <w:spacing w:val="-1"/>
        </w:rPr>
        <w:t xml:space="preserve"> </w:t>
      </w:r>
      <w:r>
        <w:t>the</w:t>
      </w:r>
      <w:r>
        <w:rPr>
          <w:spacing w:val="-1"/>
        </w:rPr>
        <w:t xml:space="preserve"> </w:t>
      </w:r>
      <w:r>
        <w:t>overall</w:t>
      </w:r>
      <w:r>
        <w:rPr>
          <w:spacing w:val="-1"/>
        </w:rPr>
        <w:t xml:space="preserve"> </w:t>
      </w:r>
      <w:r>
        <w:t>architecture</w:t>
      </w:r>
      <w:r>
        <w:rPr>
          <w:spacing w:val="-1"/>
        </w:rPr>
        <w:t xml:space="preserve"> </w:t>
      </w:r>
      <w:r>
        <w:t>of</w:t>
      </w:r>
      <w:r>
        <w:rPr>
          <w:spacing w:val="-1"/>
        </w:rPr>
        <w:t xml:space="preserve"> </w:t>
      </w:r>
      <w:r>
        <w:t>the</w:t>
      </w:r>
      <w:r>
        <w:rPr>
          <w:spacing w:val="-1"/>
        </w:rPr>
        <w:t xml:space="preserve"> </w:t>
      </w:r>
      <w:r>
        <w:t>data</w:t>
      </w:r>
      <w:r>
        <w:rPr>
          <w:spacing w:val="-1"/>
        </w:rPr>
        <w:t xml:space="preserve"> </w:t>
      </w:r>
      <w:r>
        <w:t>warehouse.</w:t>
      </w:r>
      <w:r>
        <w:rPr>
          <w:spacing w:val="28"/>
        </w:rPr>
        <w:t xml:space="preserve"> </w:t>
      </w:r>
      <w:r>
        <w:t>His</w:t>
      </w:r>
      <w:r>
        <w:rPr>
          <w:spacing w:val="-1"/>
        </w:rPr>
        <w:t xml:space="preserve"> </w:t>
      </w:r>
      <w:r>
        <w:t xml:space="preserve">work </w:t>
      </w:r>
      <w:r>
        <w:rPr>
          <w:spacing w:val="-4"/>
        </w:rPr>
        <w:t>allowed for</w:t>
      </w:r>
      <w:r>
        <w:rPr>
          <w:spacing w:val="-3"/>
        </w:rPr>
        <w:t xml:space="preserve"> </w:t>
      </w:r>
      <w:r>
        <w:rPr>
          <w:spacing w:val="-4"/>
        </w:rPr>
        <w:t>the integration</w:t>
      </w:r>
      <w:r>
        <w:rPr>
          <w:spacing w:val="-3"/>
        </w:rPr>
        <w:t xml:space="preserve"> </w:t>
      </w:r>
      <w:r>
        <w:rPr>
          <w:spacing w:val="-4"/>
        </w:rPr>
        <w:t>of various</w:t>
      </w:r>
      <w:r>
        <w:rPr>
          <w:spacing w:val="-3"/>
        </w:rPr>
        <w:t xml:space="preserve"> </w:t>
      </w:r>
      <w:r>
        <w:rPr>
          <w:spacing w:val="-4"/>
        </w:rPr>
        <w:t>components,</w:t>
      </w:r>
      <w:r>
        <w:rPr>
          <w:spacing w:val="-2"/>
        </w:rPr>
        <w:t xml:space="preserve"> </w:t>
      </w:r>
      <w:r>
        <w:rPr>
          <w:spacing w:val="-4"/>
        </w:rPr>
        <w:t>resulting in</w:t>
      </w:r>
      <w:r>
        <w:rPr>
          <w:spacing w:val="-3"/>
        </w:rPr>
        <w:t xml:space="preserve"> </w:t>
      </w:r>
      <w:r>
        <w:rPr>
          <w:spacing w:val="-4"/>
        </w:rPr>
        <w:t>a cohesive</w:t>
      </w:r>
      <w:r>
        <w:rPr>
          <w:spacing w:val="-3"/>
        </w:rPr>
        <w:t xml:space="preserve"> </w:t>
      </w:r>
      <w:r>
        <w:rPr>
          <w:spacing w:val="-4"/>
        </w:rPr>
        <w:t>and well-structured</w:t>
      </w:r>
      <w:r>
        <w:rPr>
          <w:spacing w:val="-3"/>
        </w:rPr>
        <w:t xml:space="preserve"> </w:t>
      </w:r>
      <w:r>
        <w:rPr>
          <w:spacing w:val="-4"/>
        </w:rPr>
        <w:t xml:space="preserve">data </w:t>
      </w:r>
      <w:r>
        <w:rPr>
          <w:spacing w:val="-5"/>
        </w:rPr>
        <w:t>warehouse.</w:t>
      </w:r>
    </w:p>
    <w:p w14:paraId="6A3C1E8F" w14:textId="77777777" w:rsidR="00620CF6" w:rsidRDefault="00000000">
      <w:pPr>
        <w:pStyle w:val="BodyText"/>
        <w:spacing w:before="117" w:line="213" w:lineRule="auto"/>
        <w:ind w:left="117" w:right="315"/>
        <w:jc w:val="both"/>
      </w:pPr>
      <w:r>
        <w:t>Special thanks to Mark Sheppard who helped to create the GC Wealth Project logo, the thumbnails, and visual banners for the website in the months leading up to the launch of the website.</w:t>
      </w:r>
      <w:r>
        <w:rPr>
          <w:spacing w:val="40"/>
        </w:rPr>
        <w:t xml:space="preserve"> </w:t>
      </w:r>
      <w:r>
        <w:t>The project also relied on the expertise of external consultants.</w:t>
      </w:r>
      <w:r>
        <w:rPr>
          <w:spacing w:val="40"/>
        </w:rPr>
        <w:t xml:space="preserve"> </w:t>
      </w:r>
      <w:r>
        <w:t>Toni Johnson provided invaluable support as director of communication</w:t>
      </w:r>
      <w:r>
        <w:rPr>
          <w:spacing w:val="-5"/>
        </w:rPr>
        <w:t xml:space="preserve"> </w:t>
      </w:r>
      <w:r>
        <w:t>in</w:t>
      </w:r>
      <w:r>
        <w:rPr>
          <w:spacing w:val="-4"/>
        </w:rPr>
        <w:t xml:space="preserve"> </w:t>
      </w:r>
      <w:r>
        <w:t>the</w:t>
      </w:r>
      <w:r>
        <w:rPr>
          <w:spacing w:val="-4"/>
        </w:rPr>
        <w:t xml:space="preserve"> </w:t>
      </w:r>
      <w:r>
        <w:t>early</w:t>
      </w:r>
      <w:r>
        <w:rPr>
          <w:spacing w:val="-4"/>
        </w:rPr>
        <w:t xml:space="preserve"> </w:t>
      </w:r>
      <w:r>
        <w:t>phase</w:t>
      </w:r>
      <w:r>
        <w:rPr>
          <w:spacing w:val="-4"/>
        </w:rPr>
        <w:t xml:space="preserve"> </w:t>
      </w:r>
      <w:r>
        <w:t>of</w:t>
      </w:r>
      <w:r>
        <w:rPr>
          <w:spacing w:val="-4"/>
        </w:rPr>
        <w:t xml:space="preserve"> </w:t>
      </w:r>
      <w:r>
        <w:t>the</w:t>
      </w:r>
      <w:r>
        <w:rPr>
          <w:spacing w:val="-4"/>
        </w:rPr>
        <w:t xml:space="preserve"> </w:t>
      </w:r>
      <w:r>
        <w:t>project.</w:t>
      </w:r>
      <w:r>
        <w:rPr>
          <w:spacing w:val="13"/>
        </w:rPr>
        <w:t xml:space="preserve"> </w:t>
      </w:r>
      <w:r>
        <w:t>We</w:t>
      </w:r>
      <w:r>
        <w:rPr>
          <w:spacing w:val="-5"/>
        </w:rPr>
        <w:t xml:space="preserve"> </w:t>
      </w:r>
      <w:r>
        <w:t>extend</w:t>
      </w:r>
      <w:r>
        <w:rPr>
          <w:spacing w:val="-4"/>
        </w:rPr>
        <w:t xml:space="preserve"> </w:t>
      </w:r>
      <w:r>
        <w:t>thanks</w:t>
      </w:r>
      <w:r>
        <w:rPr>
          <w:spacing w:val="-4"/>
        </w:rPr>
        <w:t xml:space="preserve"> </w:t>
      </w:r>
      <w:r>
        <w:t>to</w:t>
      </w:r>
      <w:r>
        <w:rPr>
          <w:spacing w:val="-4"/>
        </w:rPr>
        <w:t xml:space="preserve"> </w:t>
      </w:r>
      <w:r>
        <w:t>Marcelo</w:t>
      </w:r>
      <w:r>
        <w:rPr>
          <w:spacing w:val="-4"/>
        </w:rPr>
        <w:t xml:space="preserve"> </w:t>
      </w:r>
      <w:r>
        <w:t>Agudo</w:t>
      </w:r>
      <w:r>
        <w:rPr>
          <w:spacing w:val="-4"/>
        </w:rPr>
        <w:t xml:space="preserve"> </w:t>
      </w:r>
      <w:r>
        <w:t>for</w:t>
      </w:r>
      <w:r>
        <w:rPr>
          <w:spacing w:val="-4"/>
        </w:rPr>
        <w:t xml:space="preserve"> </w:t>
      </w:r>
      <w:r>
        <w:t>his</w:t>
      </w:r>
      <w:r>
        <w:rPr>
          <w:spacing w:val="-4"/>
        </w:rPr>
        <w:t xml:space="preserve"> </w:t>
      </w:r>
      <w:r>
        <w:t>editing</w:t>
      </w:r>
      <w:r>
        <w:rPr>
          <w:spacing w:val="-4"/>
        </w:rPr>
        <w:t xml:space="preserve"> </w:t>
      </w:r>
      <w:r>
        <w:t>work, and to Robert Breen for his assistance with Tableau.</w:t>
      </w:r>
      <w:r>
        <w:rPr>
          <w:spacing w:val="40"/>
        </w:rPr>
        <w:t xml:space="preserve"> </w:t>
      </w:r>
      <w:r>
        <w:t xml:space="preserve">We would like to acknowledge Rodica </w:t>
      </w:r>
      <w:proofErr w:type="spellStart"/>
      <w:r>
        <w:t>Ceslov</w:t>
      </w:r>
      <w:proofErr w:type="spellEnd"/>
      <w:r>
        <w:t xml:space="preserve"> and Connie Colvin for their support as project managers during earlier, separate phases of the project.</w:t>
      </w:r>
      <w:r>
        <w:rPr>
          <w:spacing w:val="22"/>
        </w:rPr>
        <w:t xml:space="preserve"> </w:t>
      </w:r>
      <w:r>
        <w:t>Finally, we</w:t>
      </w:r>
      <w:r>
        <w:rPr>
          <w:spacing w:val="-7"/>
        </w:rPr>
        <w:t xml:space="preserve"> </w:t>
      </w:r>
      <w:r>
        <w:t>are</w:t>
      </w:r>
      <w:r>
        <w:rPr>
          <w:spacing w:val="-7"/>
        </w:rPr>
        <w:t xml:space="preserve"> </w:t>
      </w:r>
      <w:r>
        <w:t>grateful</w:t>
      </w:r>
      <w:r>
        <w:rPr>
          <w:spacing w:val="-7"/>
        </w:rPr>
        <w:t xml:space="preserve"> </w:t>
      </w:r>
      <w:r>
        <w:t>to</w:t>
      </w:r>
      <w:r>
        <w:rPr>
          <w:spacing w:val="-7"/>
        </w:rPr>
        <w:t xml:space="preserve"> </w:t>
      </w:r>
      <w:r>
        <w:t>the</w:t>
      </w:r>
      <w:r>
        <w:rPr>
          <w:spacing w:val="-7"/>
        </w:rPr>
        <w:t xml:space="preserve"> </w:t>
      </w:r>
      <w:proofErr w:type="spellStart"/>
      <w:r>
        <w:t>Lovelytics</w:t>
      </w:r>
      <w:proofErr w:type="spellEnd"/>
      <w:r>
        <w:rPr>
          <w:spacing w:val="-7"/>
        </w:rPr>
        <w:t xml:space="preserve"> </w:t>
      </w:r>
      <w:r>
        <w:t>team</w:t>
      </w:r>
      <w:r>
        <w:rPr>
          <w:spacing w:val="-7"/>
        </w:rPr>
        <w:t xml:space="preserve"> </w:t>
      </w:r>
      <w:r>
        <w:t>for</w:t>
      </w:r>
      <w:r>
        <w:rPr>
          <w:spacing w:val="-7"/>
        </w:rPr>
        <w:t xml:space="preserve"> </w:t>
      </w:r>
      <w:r>
        <w:t>their</w:t>
      </w:r>
      <w:r>
        <w:rPr>
          <w:spacing w:val="-7"/>
        </w:rPr>
        <w:t xml:space="preserve"> </w:t>
      </w:r>
      <w:r>
        <w:t>assistance</w:t>
      </w:r>
      <w:r>
        <w:rPr>
          <w:spacing w:val="-7"/>
        </w:rPr>
        <w:t xml:space="preserve"> </w:t>
      </w:r>
      <w:r>
        <w:t>in</w:t>
      </w:r>
      <w:r>
        <w:rPr>
          <w:spacing w:val="-7"/>
        </w:rPr>
        <w:t xml:space="preserve"> </w:t>
      </w:r>
      <w:r>
        <w:t>the</w:t>
      </w:r>
      <w:r>
        <w:rPr>
          <w:spacing w:val="-7"/>
        </w:rPr>
        <w:t xml:space="preserve"> </w:t>
      </w:r>
      <w:r>
        <w:t>initial</w:t>
      </w:r>
      <w:r>
        <w:rPr>
          <w:spacing w:val="-7"/>
        </w:rPr>
        <w:t xml:space="preserve"> </w:t>
      </w:r>
      <w:r>
        <w:t>design</w:t>
      </w:r>
      <w:r>
        <w:rPr>
          <w:spacing w:val="-7"/>
        </w:rPr>
        <w:t xml:space="preserve"> </w:t>
      </w:r>
      <w:r>
        <w:t>of</w:t>
      </w:r>
      <w:r>
        <w:rPr>
          <w:spacing w:val="-7"/>
        </w:rPr>
        <w:t xml:space="preserve"> </w:t>
      </w:r>
      <w:r>
        <w:t>the</w:t>
      </w:r>
      <w:r>
        <w:rPr>
          <w:spacing w:val="-7"/>
        </w:rPr>
        <w:t xml:space="preserve"> </w:t>
      </w:r>
      <w:r>
        <w:t>Tableau</w:t>
      </w:r>
      <w:r>
        <w:rPr>
          <w:spacing w:val="-7"/>
        </w:rPr>
        <w:t xml:space="preserve"> </w:t>
      </w:r>
      <w:r>
        <w:t>dashboard</w:t>
      </w:r>
      <w:r>
        <w:rPr>
          <w:spacing w:val="-7"/>
        </w:rPr>
        <w:t xml:space="preserve"> </w:t>
      </w:r>
      <w:r>
        <w:t>and for their contribution to the website development.</w:t>
      </w:r>
    </w:p>
    <w:p w14:paraId="1F6D32A9" w14:textId="77777777" w:rsidR="00620CF6" w:rsidRDefault="00620CF6">
      <w:pPr>
        <w:spacing w:line="213" w:lineRule="auto"/>
        <w:jc w:val="both"/>
        <w:sectPr w:rsidR="00620CF6" w:rsidSect="00D60468">
          <w:pgSz w:w="12240" w:h="15840"/>
          <w:pgMar w:top="1320" w:right="1100" w:bottom="280" w:left="1300" w:header="720" w:footer="720" w:gutter="0"/>
          <w:cols w:space="720"/>
        </w:sectPr>
      </w:pPr>
    </w:p>
    <w:p w14:paraId="3B3D47A6" w14:textId="77777777" w:rsidR="00620CF6" w:rsidRDefault="00620CF6">
      <w:pPr>
        <w:pStyle w:val="BodyText"/>
      </w:pPr>
    </w:p>
    <w:p w14:paraId="38F2855F" w14:textId="77777777" w:rsidR="00620CF6" w:rsidRDefault="00620CF6">
      <w:pPr>
        <w:pStyle w:val="BodyText"/>
      </w:pPr>
    </w:p>
    <w:p w14:paraId="4AF34DBA" w14:textId="77777777" w:rsidR="00620CF6" w:rsidRDefault="00620CF6">
      <w:pPr>
        <w:pStyle w:val="BodyText"/>
        <w:spacing w:before="10"/>
        <w:rPr>
          <w:sz w:val="22"/>
        </w:rPr>
      </w:pPr>
    </w:p>
    <w:p w14:paraId="72F9A598" w14:textId="77777777" w:rsidR="00620CF6" w:rsidRDefault="00000000">
      <w:pPr>
        <w:pStyle w:val="Heading1"/>
        <w:spacing w:before="149"/>
      </w:pPr>
      <w:r>
        <w:rPr>
          <w:spacing w:val="-2"/>
          <w:w w:val="110"/>
        </w:rPr>
        <w:t>Contents</w:t>
      </w:r>
    </w:p>
    <w:p w14:paraId="6E52ADEE" w14:textId="77777777" w:rsidR="00620CF6" w:rsidRDefault="00620CF6">
      <w:pPr>
        <w:pStyle w:val="BodyText"/>
        <w:rPr>
          <w:b/>
          <w:sz w:val="74"/>
        </w:rPr>
      </w:pPr>
    </w:p>
    <w:p w14:paraId="74E76B15" w14:textId="77777777" w:rsidR="00620CF6" w:rsidRDefault="00000000">
      <w:pPr>
        <w:pStyle w:val="Heading4"/>
        <w:numPr>
          <w:ilvl w:val="0"/>
          <w:numId w:val="20"/>
        </w:numPr>
        <w:tabs>
          <w:tab w:val="left" w:pos="415"/>
        </w:tabs>
        <w:ind w:left="415" w:hanging="298"/>
      </w:pPr>
      <w:hyperlink w:anchor="_bookmark0" w:history="1">
        <w:r>
          <w:rPr>
            <w:color w:val="7F0000"/>
            <w:w w:val="110"/>
          </w:rPr>
          <w:t>The</w:t>
        </w:r>
        <w:r>
          <w:rPr>
            <w:color w:val="7F0000"/>
            <w:spacing w:val="18"/>
            <w:w w:val="110"/>
          </w:rPr>
          <w:t xml:space="preserve"> </w:t>
        </w:r>
        <w:r>
          <w:rPr>
            <w:color w:val="7F0000"/>
            <w:w w:val="110"/>
          </w:rPr>
          <w:t>GC</w:t>
        </w:r>
        <w:r>
          <w:rPr>
            <w:color w:val="7F0000"/>
            <w:spacing w:val="18"/>
            <w:w w:val="110"/>
          </w:rPr>
          <w:t xml:space="preserve"> </w:t>
        </w:r>
        <w:r>
          <w:rPr>
            <w:color w:val="7F0000"/>
            <w:w w:val="110"/>
          </w:rPr>
          <w:t>Wealth</w:t>
        </w:r>
        <w:r>
          <w:rPr>
            <w:color w:val="7F0000"/>
            <w:spacing w:val="18"/>
            <w:w w:val="110"/>
          </w:rPr>
          <w:t xml:space="preserve"> </w:t>
        </w:r>
        <w:r>
          <w:rPr>
            <w:color w:val="7F0000"/>
            <w:spacing w:val="-2"/>
            <w:w w:val="110"/>
          </w:rPr>
          <w:t>Project</w:t>
        </w:r>
      </w:hyperlink>
    </w:p>
    <w:p w14:paraId="6D040CEC" w14:textId="77777777" w:rsidR="00620CF6" w:rsidRDefault="00000000">
      <w:pPr>
        <w:pStyle w:val="ListParagraph"/>
        <w:numPr>
          <w:ilvl w:val="1"/>
          <w:numId w:val="20"/>
        </w:numPr>
        <w:tabs>
          <w:tab w:val="left" w:pos="874"/>
        </w:tabs>
        <w:spacing w:before="89"/>
        <w:ind w:right="0" w:hanging="458"/>
        <w:rPr>
          <w:sz w:val="20"/>
        </w:rPr>
      </w:pPr>
      <w:hyperlink w:anchor="_bookmark1" w:history="1">
        <w:r>
          <w:rPr>
            <w:color w:val="7F0000"/>
            <w:w w:val="110"/>
            <w:sz w:val="20"/>
          </w:rPr>
          <w:t>The</w:t>
        </w:r>
        <w:r>
          <w:rPr>
            <w:color w:val="7F0000"/>
            <w:spacing w:val="7"/>
            <w:w w:val="110"/>
            <w:sz w:val="20"/>
          </w:rPr>
          <w:t xml:space="preserve"> </w:t>
        </w:r>
        <w:r>
          <w:rPr>
            <w:color w:val="7F0000"/>
            <w:w w:val="110"/>
            <w:sz w:val="20"/>
          </w:rPr>
          <w:t>Data</w:t>
        </w:r>
        <w:r>
          <w:rPr>
            <w:color w:val="7F0000"/>
            <w:spacing w:val="7"/>
            <w:w w:val="110"/>
            <w:sz w:val="20"/>
          </w:rPr>
          <w:t xml:space="preserve"> </w:t>
        </w:r>
        <w:r>
          <w:rPr>
            <w:color w:val="7F0000"/>
            <w:w w:val="110"/>
            <w:sz w:val="20"/>
          </w:rPr>
          <w:t>Warehouse</w:t>
        </w:r>
      </w:hyperlink>
      <w:r>
        <w:rPr>
          <w:color w:val="7F0000"/>
          <w:spacing w:val="21"/>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proofErr w:type="gramStart"/>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proofErr w:type="gramEnd"/>
      <w:r>
        <w:rPr>
          <w:spacing w:val="39"/>
          <w:w w:val="110"/>
          <w:sz w:val="20"/>
        </w:rPr>
        <w:t xml:space="preserve"> </w:t>
      </w:r>
      <w:r>
        <w:rPr>
          <w:spacing w:val="-10"/>
          <w:w w:val="110"/>
          <w:sz w:val="20"/>
        </w:rPr>
        <w:t>.</w:t>
      </w:r>
    </w:p>
    <w:p w14:paraId="4F70A328" w14:textId="77777777" w:rsidR="00620CF6" w:rsidRDefault="00000000">
      <w:pPr>
        <w:pStyle w:val="ListParagraph"/>
        <w:numPr>
          <w:ilvl w:val="1"/>
          <w:numId w:val="20"/>
        </w:numPr>
        <w:tabs>
          <w:tab w:val="left" w:pos="874"/>
        </w:tabs>
        <w:spacing w:before="89"/>
        <w:ind w:right="0" w:hanging="458"/>
        <w:rPr>
          <w:sz w:val="20"/>
        </w:rPr>
      </w:pPr>
      <w:hyperlink w:anchor="_bookmark2" w:history="1">
        <w:r>
          <w:rPr>
            <w:color w:val="7F0000"/>
            <w:w w:val="105"/>
            <w:sz w:val="20"/>
          </w:rPr>
          <w:t>The</w:t>
        </w:r>
        <w:r>
          <w:rPr>
            <w:color w:val="7F0000"/>
            <w:spacing w:val="8"/>
            <w:w w:val="105"/>
            <w:sz w:val="20"/>
          </w:rPr>
          <w:t xml:space="preserve"> </w:t>
        </w:r>
        <w:r>
          <w:rPr>
            <w:color w:val="7F0000"/>
            <w:w w:val="105"/>
            <w:sz w:val="20"/>
          </w:rPr>
          <w:t>Four</w:t>
        </w:r>
        <w:r>
          <w:rPr>
            <w:color w:val="7F0000"/>
            <w:spacing w:val="9"/>
            <w:w w:val="105"/>
            <w:sz w:val="20"/>
          </w:rPr>
          <w:t xml:space="preserve"> </w:t>
        </w:r>
        <w:r>
          <w:rPr>
            <w:color w:val="7F0000"/>
            <w:w w:val="105"/>
            <w:sz w:val="20"/>
          </w:rPr>
          <w:t>Main</w:t>
        </w:r>
        <w:r>
          <w:rPr>
            <w:color w:val="7F0000"/>
            <w:spacing w:val="9"/>
            <w:w w:val="105"/>
            <w:sz w:val="20"/>
          </w:rPr>
          <w:t xml:space="preserve"> </w:t>
        </w:r>
        <w:r>
          <w:rPr>
            <w:color w:val="7F0000"/>
            <w:w w:val="105"/>
            <w:sz w:val="20"/>
          </w:rPr>
          <w:t>Sections</w:t>
        </w:r>
        <w:r>
          <w:rPr>
            <w:color w:val="7F0000"/>
            <w:spacing w:val="9"/>
            <w:w w:val="105"/>
            <w:sz w:val="20"/>
          </w:rPr>
          <w:t xml:space="preserve"> </w:t>
        </w:r>
        <w:r>
          <w:rPr>
            <w:color w:val="7F0000"/>
            <w:w w:val="105"/>
            <w:sz w:val="20"/>
          </w:rPr>
          <w:t>of</w:t>
        </w:r>
        <w:r>
          <w:rPr>
            <w:color w:val="7F0000"/>
            <w:spacing w:val="9"/>
            <w:w w:val="105"/>
            <w:sz w:val="20"/>
          </w:rPr>
          <w:t xml:space="preserve"> </w:t>
        </w:r>
        <w:r>
          <w:rPr>
            <w:color w:val="7F0000"/>
            <w:w w:val="105"/>
            <w:sz w:val="20"/>
          </w:rPr>
          <w:t>the</w:t>
        </w:r>
        <w:r>
          <w:rPr>
            <w:color w:val="7F0000"/>
            <w:spacing w:val="9"/>
            <w:w w:val="105"/>
            <w:sz w:val="20"/>
          </w:rPr>
          <w:t xml:space="preserve"> </w:t>
        </w:r>
        <w:r>
          <w:rPr>
            <w:color w:val="7F0000"/>
            <w:w w:val="105"/>
            <w:sz w:val="20"/>
          </w:rPr>
          <w:t>Warehouse</w:t>
        </w:r>
      </w:hyperlink>
      <w:r>
        <w:rPr>
          <w:color w:val="7F0000"/>
          <w:spacing w:val="46"/>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proofErr w:type="gramStart"/>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proofErr w:type="gramEnd"/>
      <w:r>
        <w:rPr>
          <w:spacing w:val="39"/>
          <w:w w:val="105"/>
          <w:sz w:val="20"/>
        </w:rPr>
        <w:t xml:space="preserve"> </w:t>
      </w:r>
      <w:r>
        <w:rPr>
          <w:spacing w:val="-10"/>
          <w:w w:val="105"/>
          <w:sz w:val="20"/>
        </w:rPr>
        <w:t>.</w:t>
      </w:r>
    </w:p>
    <w:p w14:paraId="2F302540" w14:textId="77777777" w:rsidR="00620CF6" w:rsidRDefault="00000000">
      <w:pPr>
        <w:pStyle w:val="ListParagraph"/>
        <w:numPr>
          <w:ilvl w:val="1"/>
          <w:numId w:val="20"/>
        </w:numPr>
        <w:tabs>
          <w:tab w:val="left" w:pos="874"/>
        </w:tabs>
        <w:spacing w:before="88"/>
        <w:ind w:right="0" w:hanging="458"/>
        <w:rPr>
          <w:sz w:val="20"/>
        </w:rPr>
      </w:pPr>
      <w:hyperlink w:anchor="_bookmark3" w:history="1">
        <w:r>
          <w:rPr>
            <w:color w:val="7F0000"/>
            <w:w w:val="105"/>
            <w:sz w:val="20"/>
          </w:rPr>
          <w:t>The</w:t>
        </w:r>
        <w:r>
          <w:rPr>
            <w:color w:val="7F0000"/>
            <w:spacing w:val="6"/>
            <w:w w:val="105"/>
            <w:sz w:val="20"/>
          </w:rPr>
          <w:t xml:space="preserve"> </w:t>
        </w:r>
        <w:r>
          <w:rPr>
            <w:color w:val="7F0000"/>
            <w:w w:val="105"/>
            <w:sz w:val="20"/>
          </w:rPr>
          <w:t>Digital</w:t>
        </w:r>
        <w:r>
          <w:rPr>
            <w:color w:val="7F0000"/>
            <w:spacing w:val="6"/>
            <w:w w:val="105"/>
            <w:sz w:val="20"/>
          </w:rPr>
          <w:t xml:space="preserve"> </w:t>
        </w:r>
        <w:r>
          <w:rPr>
            <w:color w:val="7F0000"/>
            <w:w w:val="105"/>
            <w:sz w:val="20"/>
          </w:rPr>
          <w:t>Library</w:t>
        </w:r>
        <w:r>
          <w:rPr>
            <w:color w:val="7F0000"/>
            <w:spacing w:val="7"/>
            <w:w w:val="105"/>
            <w:sz w:val="20"/>
          </w:rPr>
          <w:t xml:space="preserve"> </w:t>
        </w:r>
        <w:r>
          <w:rPr>
            <w:color w:val="7F0000"/>
            <w:w w:val="105"/>
            <w:sz w:val="20"/>
          </w:rPr>
          <w:t>of</w:t>
        </w:r>
        <w:r>
          <w:rPr>
            <w:color w:val="7F0000"/>
            <w:spacing w:val="6"/>
            <w:w w:val="105"/>
            <w:sz w:val="20"/>
          </w:rPr>
          <w:t xml:space="preserve"> </w:t>
        </w:r>
        <w:r>
          <w:rPr>
            <w:color w:val="7F0000"/>
            <w:w w:val="105"/>
            <w:sz w:val="20"/>
          </w:rPr>
          <w:t>Research</w:t>
        </w:r>
        <w:r>
          <w:rPr>
            <w:color w:val="7F0000"/>
            <w:spacing w:val="6"/>
            <w:w w:val="105"/>
            <w:sz w:val="20"/>
          </w:rPr>
          <w:t xml:space="preserve"> </w:t>
        </w:r>
        <w:r>
          <w:rPr>
            <w:color w:val="7F0000"/>
            <w:w w:val="105"/>
            <w:sz w:val="20"/>
          </w:rPr>
          <w:t>on</w:t>
        </w:r>
        <w:r>
          <w:rPr>
            <w:color w:val="7F0000"/>
            <w:spacing w:val="7"/>
            <w:w w:val="105"/>
            <w:sz w:val="20"/>
          </w:rPr>
          <w:t xml:space="preserve"> </w:t>
        </w:r>
        <w:r>
          <w:rPr>
            <w:color w:val="7F0000"/>
            <w:w w:val="105"/>
            <w:sz w:val="20"/>
          </w:rPr>
          <w:t>Wealth</w:t>
        </w:r>
        <w:r>
          <w:rPr>
            <w:color w:val="7F0000"/>
            <w:spacing w:val="6"/>
            <w:w w:val="105"/>
            <w:sz w:val="20"/>
          </w:rPr>
          <w:t xml:space="preserve"> </w:t>
        </w:r>
        <w:r>
          <w:rPr>
            <w:color w:val="7F0000"/>
            <w:w w:val="105"/>
            <w:sz w:val="20"/>
          </w:rPr>
          <w:t>Inequality</w:t>
        </w:r>
      </w:hyperlink>
      <w:r>
        <w:rPr>
          <w:color w:val="7F0000"/>
          <w:spacing w:val="27"/>
          <w:w w:val="105"/>
          <w:sz w:val="20"/>
        </w:rPr>
        <w:t xml:space="preserve">  </w:t>
      </w:r>
      <w:r>
        <w:rPr>
          <w:w w:val="105"/>
          <w:sz w:val="20"/>
        </w:rPr>
        <w:t>.</w:t>
      </w:r>
      <w:r>
        <w:rPr>
          <w:spacing w:val="37"/>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proofErr w:type="gramStart"/>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spacing w:val="-10"/>
          <w:w w:val="105"/>
          <w:sz w:val="20"/>
        </w:rPr>
        <w:t>.</w:t>
      </w:r>
      <w:proofErr w:type="gramEnd"/>
    </w:p>
    <w:p w14:paraId="6511DB6B" w14:textId="77777777" w:rsidR="00620CF6" w:rsidRDefault="00000000">
      <w:pPr>
        <w:pStyle w:val="ListParagraph"/>
        <w:numPr>
          <w:ilvl w:val="1"/>
          <w:numId w:val="20"/>
        </w:numPr>
        <w:tabs>
          <w:tab w:val="left" w:pos="874"/>
        </w:tabs>
        <w:spacing w:before="89"/>
        <w:ind w:right="0" w:hanging="458"/>
        <w:rPr>
          <w:sz w:val="20"/>
        </w:rPr>
      </w:pPr>
      <w:hyperlink w:anchor="_bookmark4" w:history="1">
        <w:r>
          <w:rPr>
            <w:color w:val="7F0000"/>
            <w:w w:val="105"/>
            <w:sz w:val="20"/>
          </w:rPr>
          <w:t>The</w:t>
        </w:r>
        <w:r>
          <w:rPr>
            <w:color w:val="7F0000"/>
            <w:spacing w:val="7"/>
            <w:w w:val="105"/>
            <w:sz w:val="20"/>
          </w:rPr>
          <w:t xml:space="preserve"> </w:t>
        </w:r>
        <w:r>
          <w:rPr>
            <w:color w:val="7F0000"/>
            <w:w w:val="105"/>
            <w:sz w:val="20"/>
          </w:rPr>
          <w:t>Stone</w:t>
        </w:r>
        <w:r>
          <w:rPr>
            <w:color w:val="7F0000"/>
            <w:spacing w:val="8"/>
            <w:w w:val="105"/>
            <w:sz w:val="20"/>
          </w:rPr>
          <w:t xml:space="preserve"> </w:t>
        </w:r>
        <w:r>
          <w:rPr>
            <w:color w:val="7F0000"/>
            <w:w w:val="105"/>
            <w:sz w:val="20"/>
          </w:rPr>
          <w:t>Center</w:t>
        </w:r>
        <w:r>
          <w:rPr>
            <w:color w:val="7F0000"/>
            <w:spacing w:val="8"/>
            <w:w w:val="105"/>
            <w:sz w:val="20"/>
          </w:rPr>
          <w:t xml:space="preserve"> </w:t>
        </w:r>
        <w:r>
          <w:rPr>
            <w:color w:val="7F0000"/>
            <w:w w:val="105"/>
            <w:sz w:val="20"/>
          </w:rPr>
          <w:t>on</w:t>
        </w:r>
        <w:r>
          <w:rPr>
            <w:color w:val="7F0000"/>
            <w:spacing w:val="7"/>
            <w:w w:val="105"/>
            <w:sz w:val="20"/>
          </w:rPr>
          <w:t xml:space="preserve"> </w:t>
        </w:r>
        <w:r>
          <w:rPr>
            <w:color w:val="7F0000"/>
            <w:w w:val="105"/>
            <w:sz w:val="20"/>
          </w:rPr>
          <w:t>Socio-Economic</w:t>
        </w:r>
        <w:r>
          <w:rPr>
            <w:color w:val="7F0000"/>
            <w:spacing w:val="8"/>
            <w:w w:val="105"/>
            <w:sz w:val="20"/>
          </w:rPr>
          <w:t xml:space="preserve"> </w:t>
        </w:r>
        <w:r>
          <w:rPr>
            <w:color w:val="7F0000"/>
            <w:w w:val="105"/>
            <w:sz w:val="20"/>
          </w:rPr>
          <w:t>Inequality</w:t>
        </w:r>
      </w:hyperlink>
      <w:r>
        <w:rPr>
          <w:color w:val="7F0000"/>
          <w:spacing w:val="-3"/>
          <w:w w:val="105"/>
          <w:sz w:val="20"/>
        </w:rPr>
        <w:t xml:space="preserve"> </w:t>
      </w:r>
      <w:r>
        <w:rPr>
          <w:w w:val="105"/>
          <w:sz w:val="20"/>
        </w:rPr>
        <w:t>.</w:t>
      </w:r>
      <w:r>
        <w:rPr>
          <w:spacing w:val="38"/>
          <w:w w:val="105"/>
          <w:sz w:val="20"/>
        </w:rPr>
        <w:t xml:space="preserve"> </w:t>
      </w:r>
      <w:r>
        <w:rPr>
          <w:w w:val="105"/>
          <w:sz w:val="20"/>
        </w:rPr>
        <w:t>.</w:t>
      </w:r>
      <w:r>
        <w:rPr>
          <w:spacing w:val="37"/>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7"/>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7"/>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7"/>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proofErr w:type="gramStart"/>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proofErr w:type="gramEnd"/>
      <w:r>
        <w:rPr>
          <w:spacing w:val="37"/>
          <w:w w:val="105"/>
          <w:sz w:val="20"/>
        </w:rPr>
        <w:t xml:space="preserve"> </w:t>
      </w:r>
      <w:r>
        <w:rPr>
          <w:spacing w:val="-10"/>
          <w:w w:val="105"/>
          <w:sz w:val="20"/>
        </w:rPr>
        <w:t>.</w:t>
      </w:r>
    </w:p>
    <w:p w14:paraId="791B8989" w14:textId="77777777" w:rsidR="00620CF6" w:rsidRDefault="00000000">
      <w:pPr>
        <w:pStyle w:val="ListParagraph"/>
        <w:numPr>
          <w:ilvl w:val="1"/>
          <w:numId w:val="20"/>
        </w:numPr>
        <w:tabs>
          <w:tab w:val="left" w:pos="874"/>
        </w:tabs>
        <w:spacing w:before="89"/>
        <w:ind w:right="0" w:hanging="458"/>
        <w:rPr>
          <w:sz w:val="20"/>
        </w:rPr>
      </w:pPr>
      <w:hyperlink w:anchor="_bookmark5" w:history="1">
        <w:r>
          <w:rPr>
            <w:color w:val="7F0000"/>
            <w:w w:val="105"/>
            <w:sz w:val="20"/>
          </w:rPr>
          <w:t>How</w:t>
        </w:r>
        <w:r>
          <w:rPr>
            <w:color w:val="7F0000"/>
            <w:spacing w:val="11"/>
            <w:w w:val="105"/>
            <w:sz w:val="20"/>
          </w:rPr>
          <w:t xml:space="preserve"> </w:t>
        </w:r>
        <w:r>
          <w:rPr>
            <w:color w:val="7F0000"/>
            <w:w w:val="105"/>
            <w:sz w:val="20"/>
          </w:rPr>
          <w:t>to</w:t>
        </w:r>
        <w:r>
          <w:rPr>
            <w:color w:val="7F0000"/>
            <w:spacing w:val="11"/>
            <w:w w:val="105"/>
            <w:sz w:val="20"/>
          </w:rPr>
          <w:t xml:space="preserve"> </w:t>
        </w:r>
        <w:r>
          <w:rPr>
            <w:color w:val="7F0000"/>
            <w:w w:val="105"/>
            <w:sz w:val="20"/>
          </w:rPr>
          <w:t>cite</w:t>
        </w:r>
        <w:r>
          <w:rPr>
            <w:color w:val="7F0000"/>
            <w:spacing w:val="12"/>
            <w:w w:val="105"/>
            <w:sz w:val="20"/>
          </w:rPr>
          <w:t xml:space="preserve"> </w:t>
        </w:r>
        <w:r>
          <w:rPr>
            <w:color w:val="7F0000"/>
            <w:w w:val="105"/>
            <w:sz w:val="20"/>
          </w:rPr>
          <w:t>our</w:t>
        </w:r>
        <w:r>
          <w:rPr>
            <w:color w:val="7F0000"/>
            <w:spacing w:val="11"/>
            <w:w w:val="105"/>
            <w:sz w:val="20"/>
          </w:rPr>
          <w:t xml:space="preserve"> </w:t>
        </w:r>
        <w:r>
          <w:rPr>
            <w:color w:val="7F0000"/>
            <w:w w:val="105"/>
            <w:sz w:val="20"/>
          </w:rPr>
          <w:t>data</w:t>
        </w:r>
        <w:r>
          <w:rPr>
            <w:color w:val="7F0000"/>
            <w:spacing w:val="11"/>
            <w:w w:val="105"/>
            <w:sz w:val="20"/>
          </w:rPr>
          <w:t xml:space="preserve"> </w:t>
        </w:r>
        <w:r>
          <w:rPr>
            <w:color w:val="7F0000"/>
            <w:w w:val="105"/>
            <w:sz w:val="20"/>
          </w:rPr>
          <w:t>source</w:t>
        </w:r>
      </w:hyperlink>
      <w:r>
        <w:rPr>
          <w:color w:val="7F0000"/>
          <w:spacing w:val="66"/>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4"/>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4"/>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4"/>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4"/>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4"/>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4"/>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4"/>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4"/>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proofErr w:type="gramStart"/>
      <w:r>
        <w:rPr>
          <w:w w:val="105"/>
          <w:sz w:val="20"/>
        </w:rPr>
        <w:t>.</w:t>
      </w:r>
      <w:r>
        <w:rPr>
          <w:spacing w:val="44"/>
          <w:w w:val="105"/>
          <w:sz w:val="20"/>
        </w:rPr>
        <w:t xml:space="preserve"> </w:t>
      </w:r>
      <w:r>
        <w:rPr>
          <w:w w:val="105"/>
          <w:sz w:val="20"/>
        </w:rPr>
        <w:t>.</w:t>
      </w:r>
      <w:r>
        <w:rPr>
          <w:spacing w:val="43"/>
          <w:w w:val="105"/>
          <w:sz w:val="20"/>
        </w:rPr>
        <w:t xml:space="preserve"> </w:t>
      </w:r>
      <w:r>
        <w:rPr>
          <w:w w:val="105"/>
          <w:sz w:val="20"/>
        </w:rPr>
        <w:t>.</w:t>
      </w:r>
      <w:r>
        <w:rPr>
          <w:spacing w:val="43"/>
          <w:w w:val="105"/>
          <w:sz w:val="20"/>
        </w:rPr>
        <w:t xml:space="preserve"> </w:t>
      </w:r>
      <w:r>
        <w:rPr>
          <w:spacing w:val="-10"/>
          <w:w w:val="105"/>
          <w:sz w:val="20"/>
        </w:rPr>
        <w:t>.</w:t>
      </w:r>
      <w:proofErr w:type="gramEnd"/>
    </w:p>
    <w:p w14:paraId="30783BAA" w14:textId="77777777" w:rsidR="00620CF6" w:rsidRDefault="00620CF6">
      <w:pPr>
        <w:pStyle w:val="BodyText"/>
        <w:spacing w:before="5"/>
        <w:rPr>
          <w:sz w:val="21"/>
        </w:rPr>
      </w:pPr>
    </w:p>
    <w:p w14:paraId="0F95BC02" w14:textId="77777777" w:rsidR="00620CF6" w:rsidRDefault="00000000">
      <w:pPr>
        <w:pStyle w:val="Heading4"/>
        <w:numPr>
          <w:ilvl w:val="0"/>
          <w:numId w:val="20"/>
        </w:numPr>
        <w:tabs>
          <w:tab w:val="left" w:pos="415"/>
        </w:tabs>
        <w:ind w:left="415" w:hanging="298"/>
      </w:pPr>
      <w:hyperlink w:anchor="_bookmark6" w:history="1">
        <w:r>
          <w:rPr>
            <w:color w:val="7F0000"/>
          </w:rPr>
          <w:t>General</w:t>
        </w:r>
        <w:r>
          <w:rPr>
            <w:color w:val="7F0000"/>
            <w:spacing w:val="72"/>
          </w:rPr>
          <w:t xml:space="preserve"> </w:t>
        </w:r>
        <w:r>
          <w:rPr>
            <w:color w:val="7F0000"/>
          </w:rPr>
          <w:t>warehouse</w:t>
        </w:r>
        <w:r>
          <w:rPr>
            <w:color w:val="7F0000"/>
            <w:spacing w:val="71"/>
          </w:rPr>
          <w:t xml:space="preserve"> </w:t>
        </w:r>
        <w:r>
          <w:rPr>
            <w:color w:val="7F0000"/>
            <w:spacing w:val="-2"/>
          </w:rPr>
          <w:t>structure</w:t>
        </w:r>
      </w:hyperlink>
    </w:p>
    <w:p w14:paraId="7E5A44A2" w14:textId="77777777" w:rsidR="00620CF6" w:rsidRDefault="00000000">
      <w:pPr>
        <w:pStyle w:val="ListParagraph"/>
        <w:numPr>
          <w:ilvl w:val="1"/>
          <w:numId w:val="20"/>
        </w:numPr>
        <w:tabs>
          <w:tab w:val="left" w:pos="874"/>
        </w:tabs>
        <w:spacing w:before="89"/>
        <w:ind w:right="0" w:hanging="458"/>
        <w:rPr>
          <w:sz w:val="20"/>
        </w:rPr>
      </w:pPr>
      <w:hyperlink w:anchor="_bookmark7" w:history="1">
        <w:r>
          <w:rPr>
            <w:color w:val="7F0000"/>
            <w:w w:val="110"/>
            <w:sz w:val="20"/>
          </w:rPr>
          <w:t>The</w:t>
        </w:r>
        <w:r>
          <w:rPr>
            <w:color w:val="7F0000"/>
            <w:spacing w:val="8"/>
            <w:w w:val="110"/>
            <w:sz w:val="20"/>
          </w:rPr>
          <w:t xml:space="preserve"> </w:t>
        </w:r>
        <w:proofErr w:type="spellStart"/>
        <w:r>
          <w:rPr>
            <w:color w:val="7F0000"/>
            <w:w w:val="110"/>
            <w:sz w:val="20"/>
          </w:rPr>
          <w:t>varcode</w:t>
        </w:r>
        <w:proofErr w:type="spellEnd"/>
      </w:hyperlink>
      <w:r>
        <w:rPr>
          <w:color w:val="7F0000"/>
          <w:spacing w:val="2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proofErr w:type="gramStart"/>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spacing w:val="-10"/>
          <w:w w:val="110"/>
          <w:sz w:val="20"/>
        </w:rPr>
        <w:t>.</w:t>
      </w:r>
      <w:proofErr w:type="gramEnd"/>
    </w:p>
    <w:p w14:paraId="6807E59F" w14:textId="77777777" w:rsidR="00620CF6" w:rsidRDefault="00000000">
      <w:pPr>
        <w:pStyle w:val="ListParagraph"/>
        <w:numPr>
          <w:ilvl w:val="1"/>
          <w:numId w:val="20"/>
        </w:numPr>
        <w:tabs>
          <w:tab w:val="left" w:pos="874"/>
        </w:tabs>
        <w:spacing w:before="89"/>
        <w:ind w:right="0" w:hanging="458"/>
        <w:rPr>
          <w:sz w:val="20"/>
        </w:rPr>
      </w:pPr>
      <w:hyperlink w:anchor="_bookmark8" w:history="1">
        <w:r>
          <w:rPr>
            <w:color w:val="7F0000"/>
            <w:w w:val="110"/>
            <w:sz w:val="20"/>
          </w:rPr>
          <w:t>Supplementary</w:t>
        </w:r>
        <w:r>
          <w:rPr>
            <w:color w:val="7F0000"/>
            <w:spacing w:val="5"/>
            <w:w w:val="110"/>
            <w:sz w:val="20"/>
          </w:rPr>
          <w:t xml:space="preserve"> </w:t>
        </w:r>
        <w:r>
          <w:rPr>
            <w:color w:val="7F0000"/>
            <w:w w:val="110"/>
            <w:sz w:val="20"/>
          </w:rPr>
          <w:t>variables</w:t>
        </w:r>
      </w:hyperlink>
      <w:r>
        <w:rPr>
          <w:color w:val="7F0000"/>
          <w:spacing w:val="40"/>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spacing w:val="-10"/>
          <w:w w:val="110"/>
          <w:sz w:val="20"/>
        </w:rPr>
        <w:t>.</w:t>
      </w:r>
    </w:p>
    <w:p w14:paraId="1200FED3" w14:textId="77777777" w:rsidR="00620CF6" w:rsidRDefault="00620CF6">
      <w:pPr>
        <w:pStyle w:val="BodyText"/>
        <w:spacing w:before="4"/>
        <w:rPr>
          <w:sz w:val="21"/>
        </w:rPr>
      </w:pPr>
    </w:p>
    <w:p w14:paraId="4B3C9402" w14:textId="77777777" w:rsidR="00620CF6" w:rsidRDefault="00000000">
      <w:pPr>
        <w:pStyle w:val="Heading4"/>
        <w:numPr>
          <w:ilvl w:val="0"/>
          <w:numId w:val="20"/>
        </w:numPr>
        <w:tabs>
          <w:tab w:val="left" w:pos="415"/>
        </w:tabs>
        <w:ind w:left="415" w:hanging="298"/>
      </w:pPr>
      <w:hyperlink w:anchor="_bookmark9" w:history="1">
        <w:r>
          <w:rPr>
            <w:color w:val="7F0000"/>
            <w:spacing w:val="-2"/>
            <w:w w:val="110"/>
          </w:rPr>
          <w:t>Wealth</w:t>
        </w:r>
        <w:r>
          <w:rPr>
            <w:color w:val="7F0000"/>
            <w:spacing w:val="4"/>
            <w:w w:val="110"/>
          </w:rPr>
          <w:t xml:space="preserve"> </w:t>
        </w:r>
        <w:r>
          <w:rPr>
            <w:color w:val="7F0000"/>
            <w:spacing w:val="-2"/>
            <w:w w:val="110"/>
          </w:rPr>
          <w:t>Topography</w:t>
        </w:r>
        <w:r>
          <w:rPr>
            <w:color w:val="7F0000"/>
            <w:spacing w:val="5"/>
            <w:w w:val="110"/>
          </w:rPr>
          <w:t xml:space="preserve"> </w:t>
        </w:r>
        <w:r>
          <w:rPr>
            <w:color w:val="7F0000"/>
            <w:spacing w:val="-2"/>
            <w:w w:val="110"/>
          </w:rPr>
          <w:t>Section</w:t>
        </w:r>
      </w:hyperlink>
    </w:p>
    <w:p w14:paraId="6E06E2C5" w14:textId="77777777" w:rsidR="00620CF6" w:rsidRDefault="00000000">
      <w:pPr>
        <w:pStyle w:val="ListParagraph"/>
        <w:numPr>
          <w:ilvl w:val="1"/>
          <w:numId w:val="20"/>
        </w:numPr>
        <w:tabs>
          <w:tab w:val="left" w:pos="458"/>
        </w:tabs>
        <w:spacing w:before="89"/>
        <w:ind w:left="458" w:right="778" w:hanging="458"/>
        <w:jc w:val="right"/>
        <w:rPr>
          <w:sz w:val="20"/>
        </w:rPr>
      </w:pPr>
      <w:hyperlink w:anchor="_bookmark10" w:history="1">
        <w:r>
          <w:rPr>
            <w:color w:val="7F0000"/>
            <w:w w:val="110"/>
            <w:sz w:val="20"/>
          </w:rPr>
          <w:t>Introduction</w:t>
        </w:r>
        <w:r>
          <w:rPr>
            <w:color w:val="7F0000"/>
            <w:spacing w:val="-1"/>
            <w:w w:val="110"/>
            <w:sz w:val="20"/>
          </w:rPr>
          <w:t xml:space="preserve"> </w:t>
        </w:r>
        <w:r>
          <w:rPr>
            <w:color w:val="7F0000"/>
            <w:w w:val="110"/>
            <w:sz w:val="20"/>
          </w:rPr>
          <w:t>to</w:t>
        </w:r>
        <w:r>
          <w:rPr>
            <w:color w:val="7F0000"/>
            <w:spacing w:val="-1"/>
            <w:w w:val="110"/>
            <w:sz w:val="20"/>
          </w:rPr>
          <w:t xml:space="preserve"> </w:t>
        </w:r>
        <w:r>
          <w:rPr>
            <w:color w:val="7F0000"/>
            <w:w w:val="110"/>
            <w:sz w:val="20"/>
          </w:rPr>
          <w:t>the</w:t>
        </w:r>
        <w:r>
          <w:rPr>
            <w:color w:val="7F0000"/>
            <w:spacing w:val="-1"/>
            <w:w w:val="110"/>
            <w:sz w:val="20"/>
          </w:rPr>
          <w:t xml:space="preserve"> </w:t>
        </w:r>
        <w:r>
          <w:rPr>
            <w:color w:val="7F0000"/>
            <w:w w:val="110"/>
            <w:sz w:val="20"/>
          </w:rPr>
          <w:t>Wealth</w:t>
        </w:r>
        <w:r>
          <w:rPr>
            <w:color w:val="7F0000"/>
            <w:spacing w:val="-1"/>
            <w:w w:val="110"/>
            <w:sz w:val="20"/>
          </w:rPr>
          <w:t xml:space="preserve"> </w:t>
        </w:r>
        <w:r>
          <w:rPr>
            <w:color w:val="7F0000"/>
            <w:w w:val="110"/>
            <w:sz w:val="20"/>
          </w:rPr>
          <w:t>Topography</w:t>
        </w:r>
        <w:r>
          <w:rPr>
            <w:color w:val="7F0000"/>
            <w:spacing w:val="-1"/>
            <w:w w:val="110"/>
            <w:sz w:val="20"/>
          </w:rPr>
          <w:t xml:space="preserve"> </w:t>
        </w:r>
        <w:r>
          <w:rPr>
            <w:color w:val="7F0000"/>
            <w:w w:val="110"/>
            <w:sz w:val="20"/>
          </w:rPr>
          <w:t>Section</w:t>
        </w:r>
      </w:hyperlink>
      <w:r>
        <w:rPr>
          <w:color w:val="7F0000"/>
          <w:spacing w:val="13"/>
          <w:w w:val="110"/>
          <w:sz w:val="20"/>
        </w:rPr>
        <w:t xml:space="preserve"> </w:t>
      </w:r>
      <w:r>
        <w:rPr>
          <w:w w:val="110"/>
          <w:sz w:val="20"/>
        </w:rPr>
        <w:t>.</w:t>
      </w:r>
      <w:r>
        <w:rPr>
          <w:spacing w:val="27"/>
          <w:w w:val="110"/>
          <w:sz w:val="20"/>
        </w:rPr>
        <w:t xml:space="preserve"> </w:t>
      </w:r>
      <w:r>
        <w:rPr>
          <w:w w:val="110"/>
          <w:sz w:val="20"/>
        </w:rPr>
        <w:t>.</w:t>
      </w:r>
      <w:r>
        <w:rPr>
          <w:spacing w:val="26"/>
          <w:w w:val="110"/>
          <w:sz w:val="20"/>
        </w:rPr>
        <w:t xml:space="preserve"> </w:t>
      </w:r>
      <w:r>
        <w:rPr>
          <w:w w:val="110"/>
          <w:sz w:val="20"/>
        </w:rPr>
        <w:t>.</w:t>
      </w:r>
      <w:r>
        <w:rPr>
          <w:spacing w:val="26"/>
          <w:w w:val="110"/>
          <w:sz w:val="20"/>
        </w:rPr>
        <w:t xml:space="preserve"> </w:t>
      </w:r>
      <w:r>
        <w:rPr>
          <w:w w:val="110"/>
          <w:sz w:val="20"/>
        </w:rPr>
        <w:t>.</w:t>
      </w:r>
      <w:r>
        <w:rPr>
          <w:spacing w:val="26"/>
          <w:w w:val="110"/>
          <w:sz w:val="20"/>
        </w:rPr>
        <w:t xml:space="preserve"> </w:t>
      </w:r>
      <w:r>
        <w:rPr>
          <w:w w:val="110"/>
          <w:sz w:val="20"/>
        </w:rPr>
        <w:t>.</w:t>
      </w:r>
      <w:r>
        <w:rPr>
          <w:spacing w:val="27"/>
          <w:w w:val="110"/>
          <w:sz w:val="20"/>
        </w:rPr>
        <w:t xml:space="preserve"> </w:t>
      </w:r>
      <w:r>
        <w:rPr>
          <w:w w:val="110"/>
          <w:sz w:val="20"/>
        </w:rPr>
        <w:t>.</w:t>
      </w:r>
      <w:r>
        <w:rPr>
          <w:spacing w:val="26"/>
          <w:w w:val="110"/>
          <w:sz w:val="20"/>
        </w:rPr>
        <w:t xml:space="preserve"> </w:t>
      </w:r>
      <w:r>
        <w:rPr>
          <w:w w:val="110"/>
          <w:sz w:val="20"/>
        </w:rPr>
        <w:t>.</w:t>
      </w:r>
      <w:r>
        <w:rPr>
          <w:spacing w:val="26"/>
          <w:w w:val="110"/>
          <w:sz w:val="20"/>
        </w:rPr>
        <w:t xml:space="preserve"> </w:t>
      </w:r>
      <w:r>
        <w:rPr>
          <w:w w:val="110"/>
          <w:sz w:val="20"/>
        </w:rPr>
        <w:t>.</w:t>
      </w:r>
      <w:r>
        <w:rPr>
          <w:spacing w:val="26"/>
          <w:w w:val="110"/>
          <w:sz w:val="20"/>
        </w:rPr>
        <w:t xml:space="preserve"> </w:t>
      </w:r>
      <w:r>
        <w:rPr>
          <w:w w:val="110"/>
          <w:sz w:val="20"/>
        </w:rPr>
        <w:t>.</w:t>
      </w:r>
      <w:r>
        <w:rPr>
          <w:spacing w:val="27"/>
          <w:w w:val="110"/>
          <w:sz w:val="20"/>
        </w:rPr>
        <w:t xml:space="preserve"> </w:t>
      </w:r>
      <w:r>
        <w:rPr>
          <w:w w:val="110"/>
          <w:sz w:val="20"/>
        </w:rPr>
        <w:t>.</w:t>
      </w:r>
      <w:r>
        <w:rPr>
          <w:spacing w:val="26"/>
          <w:w w:val="110"/>
          <w:sz w:val="20"/>
        </w:rPr>
        <w:t xml:space="preserve"> </w:t>
      </w:r>
      <w:r>
        <w:rPr>
          <w:w w:val="110"/>
          <w:sz w:val="20"/>
        </w:rPr>
        <w:t>.</w:t>
      </w:r>
      <w:r>
        <w:rPr>
          <w:spacing w:val="26"/>
          <w:w w:val="110"/>
          <w:sz w:val="20"/>
        </w:rPr>
        <w:t xml:space="preserve"> </w:t>
      </w:r>
      <w:r>
        <w:rPr>
          <w:w w:val="110"/>
          <w:sz w:val="20"/>
        </w:rPr>
        <w:t>.</w:t>
      </w:r>
      <w:r>
        <w:rPr>
          <w:spacing w:val="26"/>
          <w:w w:val="110"/>
          <w:sz w:val="20"/>
        </w:rPr>
        <w:t xml:space="preserve"> </w:t>
      </w:r>
      <w:r>
        <w:rPr>
          <w:w w:val="110"/>
          <w:sz w:val="20"/>
        </w:rPr>
        <w:t>.</w:t>
      </w:r>
      <w:r>
        <w:rPr>
          <w:spacing w:val="26"/>
          <w:w w:val="110"/>
          <w:sz w:val="20"/>
        </w:rPr>
        <w:t xml:space="preserve"> </w:t>
      </w:r>
      <w:r>
        <w:rPr>
          <w:w w:val="110"/>
          <w:sz w:val="20"/>
        </w:rPr>
        <w:t>.</w:t>
      </w:r>
      <w:r>
        <w:rPr>
          <w:spacing w:val="27"/>
          <w:w w:val="110"/>
          <w:sz w:val="20"/>
        </w:rPr>
        <w:t xml:space="preserve"> </w:t>
      </w:r>
      <w:r>
        <w:rPr>
          <w:w w:val="110"/>
          <w:sz w:val="20"/>
        </w:rPr>
        <w:t>.</w:t>
      </w:r>
      <w:r>
        <w:rPr>
          <w:spacing w:val="26"/>
          <w:w w:val="110"/>
          <w:sz w:val="20"/>
        </w:rPr>
        <w:t xml:space="preserve"> </w:t>
      </w:r>
      <w:r>
        <w:rPr>
          <w:w w:val="110"/>
          <w:sz w:val="20"/>
        </w:rPr>
        <w:t>.</w:t>
      </w:r>
      <w:r>
        <w:rPr>
          <w:spacing w:val="26"/>
          <w:w w:val="110"/>
          <w:sz w:val="20"/>
        </w:rPr>
        <w:t xml:space="preserve"> </w:t>
      </w:r>
      <w:r>
        <w:rPr>
          <w:w w:val="110"/>
          <w:sz w:val="20"/>
        </w:rPr>
        <w:t>.</w:t>
      </w:r>
      <w:r>
        <w:rPr>
          <w:spacing w:val="26"/>
          <w:w w:val="110"/>
          <w:sz w:val="20"/>
        </w:rPr>
        <w:t xml:space="preserve"> </w:t>
      </w:r>
      <w:r>
        <w:rPr>
          <w:w w:val="110"/>
          <w:sz w:val="20"/>
        </w:rPr>
        <w:t>.</w:t>
      </w:r>
      <w:r>
        <w:rPr>
          <w:spacing w:val="27"/>
          <w:w w:val="110"/>
          <w:sz w:val="20"/>
        </w:rPr>
        <w:t xml:space="preserve"> </w:t>
      </w:r>
      <w:r>
        <w:rPr>
          <w:w w:val="110"/>
          <w:sz w:val="20"/>
        </w:rPr>
        <w:t>.</w:t>
      </w:r>
      <w:r>
        <w:rPr>
          <w:spacing w:val="26"/>
          <w:w w:val="110"/>
          <w:sz w:val="20"/>
        </w:rPr>
        <w:t xml:space="preserve"> </w:t>
      </w:r>
      <w:r>
        <w:rPr>
          <w:w w:val="110"/>
          <w:sz w:val="20"/>
        </w:rPr>
        <w:t>.</w:t>
      </w:r>
      <w:r>
        <w:rPr>
          <w:spacing w:val="26"/>
          <w:w w:val="110"/>
          <w:sz w:val="20"/>
        </w:rPr>
        <w:t xml:space="preserve"> </w:t>
      </w:r>
      <w:r>
        <w:rPr>
          <w:w w:val="110"/>
          <w:sz w:val="20"/>
        </w:rPr>
        <w:t>.</w:t>
      </w:r>
      <w:r>
        <w:rPr>
          <w:spacing w:val="26"/>
          <w:w w:val="110"/>
          <w:sz w:val="20"/>
        </w:rPr>
        <w:t xml:space="preserve"> </w:t>
      </w:r>
      <w:proofErr w:type="gramStart"/>
      <w:r>
        <w:rPr>
          <w:w w:val="110"/>
          <w:sz w:val="20"/>
        </w:rPr>
        <w:t>.</w:t>
      </w:r>
      <w:r>
        <w:rPr>
          <w:spacing w:val="27"/>
          <w:w w:val="110"/>
          <w:sz w:val="20"/>
        </w:rPr>
        <w:t xml:space="preserve"> </w:t>
      </w:r>
      <w:r>
        <w:rPr>
          <w:w w:val="110"/>
          <w:sz w:val="20"/>
        </w:rPr>
        <w:t>.</w:t>
      </w:r>
      <w:r>
        <w:rPr>
          <w:spacing w:val="26"/>
          <w:w w:val="110"/>
          <w:sz w:val="20"/>
        </w:rPr>
        <w:t xml:space="preserve"> </w:t>
      </w:r>
      <w:r>
        <w:rPr>
          <w:w w:val="110"/>
          <w:sz w:val="20"/>
        </w:rPr>
        <w:t>.</w:t>
      </w:r>
      <w:r>
        <w:rPr>
          <w:spacing w:val="26"/>
          <w:w w:val="110"/>
          <w:sz w:val="20"/>
        </w:rPr>
        <w:t xml:space="preserve"> </w:t>
      </w:r>
      <w:r>
        <w:rPr>
          <w:w w:val="110"/>
          <w:sz w:val="20"/>
        </w:rPr>
        <w:t>.</w:t>
      </w:r>
      <w:proofErr w:type="gramEnd"/>
      <w:r>
        <w:rPr>
          <w:spacing w:val="26"/>
          <w:w w:val="110"/>
          <w:sz w:val="20"/>
        </w:rPr>
        <w:t xml:space="preserve"> </w:t>
      </w:r>
      <w:r>
        <w:rPr>
          <w:spacing w:val="-10"/>
          <w:w w:val="110"/>
          <w:sz w:val="20"/>
        </w:rPr>
        <w:t>.</w:t>
      </w:r>
    </w:p>
    <w:p w14:paraId="19369BCD" w14:textId="77777777" w:rsidR="00620CF6" w:rsidRDefault="00000000">
      <w:pPr>
        <w:pStyle w:val="ListParagraph"/>
        <w:numPr>
          <w:ilvl w:val="1"/>
          <w:numId w:val="20"/>
        </w:numPr>
        <w:tabs>
          <w:tab w:val="left" w:pos="458"/>
        </w:tabs>
        <w:spacing w:before="89"/>
        <w:ind w:left="458" w:right="778" w:hanging="458"/>
        <w:jc w:val="right"/>
        <w:rPr>
          <w:sz w:val="20"/>
        </w:rPr>
      </w:pPr>
      <w:hyperlink w:anchor="_bookmark11" w:history="1">
        <w:r>
          <w:rPr>
            <w:color w:val="7F0000"/>
            <w:w w:val="105"/>
            <w:sz w:val="20"/>
          </w:rPr>
          <w:t>The</w:t>
        </w:r>
        <w:r>
          <w:rPr>
            <w:color w:val="7F0000"/>
            <w:spacing w:val="8"/>
            <w:w w:val="105"/>
            <w:sz w:val="20"/>
          </w:rPr>
          <w:t xml:space="preserve"> </w:t>
        </w:r>
        <w:proofErr w:type="spellStart"/>
        <w:r>
          <w:rPr>
            <w:color w:val="7F0000"/>
            <w:w w:val="105"/>
            <w:sz w:val="20"/>
          </w:rPr>
          <w:t>varcode</w:t>
        </w:r>
        <w:proofErr w:type="spellEnd"/>
        <w:r>
          <w:rPr>
            <w:color w:val="7F0000"/>
            <w:spacing w:val="9"/>
            <w:w w:val="105"/>
            <w:sz w:val="20"/>
          </w:rPr>
          <w:t xml:space="preserve"> </w:t>
        </w:r>
        <w:r>
          <w:rPr>
            <w:color w:val="7F0000"/>
            <w:w w:val="105"/>
            <w:sz w:val="20"/>
          </w:rPr>
          <w:t>in</w:t>
        </w:r>
        <w:r>
          <w:rPr>
            <w:color w:val="7F0000"/>
            <w:spacing w:val="8"/>
            <w:w w:val="105"/>
            <w:sz w:val="20"/>
          </w:rPr>
          <w:t xml:space="preserve"> </w:t>
        </w:r>
        <w:r>
          <w:rPr>
            <w:color w:val="7F0000"/>
            <w:w w:val="105"/>
            <w:sz w:val="20"/>
          </w:rPr>
          <w:t>the</w:t>
        </w:r>
        <w:r>
          <w:rPr>
            <w:color w:val="7F0000"/>
            <w:spacing w:val="9"/>
            <w:w w:val="105"/>
            <w:sz w:val="20"/>
          </w:rPr>
          <w:t xml:space="preserve"> </w:t>
        </w:r>
        <w:r>
          <w:rPr>
            <w:color w:val="7F0000"/>
            <w:w w:val="105"/>
            <w:sz w:val="20"/>
          </w:rPr>
          <w:t>Wealth</w:t>
        </w:r>
        <w:r>
          <w:rPr>
            <w:color w:val="7F0000"/>
            <w:spacing w:val="9"/>
            <w:w w:val="105"/>
            <w:sz w:val="20"/>
          </w:rPr>
          <w:t xml:space="preserve"> </w:t>
        </w:r>
        <w:r>
          <w:rPr>
            <w:color w:val="7F0000"/>
            <w:w w:val="105"/>
            <w:sz w:val="20"/>
          </w:rPr>
          <w:t>Topography</w:t>
        </w:r>
        <w:r>
          <w:rPr>
            <w:color w:val="7F0000"/>
            <w:spacing w:val="8"/>
            <w:w w:val="105"/>
            <w:sz w:val="20"/>
          </w:rPr>
          <w:t xml:space="preserve"> </w:t>
        </w:r>
        <w:r>
          <w:rPr>
            <w:color w:val="7F0000"/>
            <w:w w:val="105"/>
            <w:sz w:val="20"/>
          </w:rPr>
          <w:t>section</w:t>
        </w:r>
      </w:hyperlink>
      <w:r>
        <w:rPr>
          <w:color w:val="7F0000"/>
          <w:spacing w:val="18"/>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proofErr w:type="gramStart"/>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r>
        <w:rPr>
          <w:spacing w:val="39"/>
          <w:w w:val="105"/>
          <w:sz w:val="20"/>
        </w:rPr>
        <w:t xml:space="preserve"> </w:t>
      </w:r>
      <w:r>
        <w:rPr>
          <w:w w:val="105"/>
          <w:sz w:val="20"/>
        </w:rPr>
        <w:t>.</w:t>
      </w:r>
      <w:proofErr w:type="gramEnd"/>
      <w:r>
        <w:rPr>
          <w:spacing w:val="39"/>
          <w:w w:val="105"/>
          <w:sz w:val="20"/>
        </w:rPr>
        <w:t xml:space="preserve"> </w:t>
      </w:r>
      <w:r>
        <w:rPr>
          <w:spacing w:val="-10"/>
          <w:w w:val="105"/>
          <w:sz w:val="20"/>
        </w:rPr>
        <w:t>.</w:t>
      </w:r>
    </w:p>
    <w:p w14:paraId="5F03C13E" w14:textId="77777777" w:rsidR="00620CF6" w:rsidRDefault="00000000">
      <w:pPr>
        <w:pStyle w:val="ListParagraph"/>
        <w:numPr>
          <w:ilvl w:val="2"/>
          <w:numId w:val="20"/>
        </w:numPr>
        <w:tabs>
          <w:tab w:val="left" w:pos="637"/>
        </w:tabs>
        <w:spacing w:before="89"/>
        <w:ind w:left="637" w:right="779" w:hanging="637"/>
        <w:jc w:val="right"/>
        <w:rPr>
          <w:sz w:val="20"/>
        </w:rPr>
      </w:pPr>
      <w:hyperlink w:anchor="_bookmark12" w:history="1">
        <w:r>
          <w:rPr>
            <w:color w:val="7F0000"/>
            <w:w w:val="110"/>
            <w:sz w:val="20"/>
          </w:rPr>
          <w:t>Sector</w:t>
        </w:r>
      </w:hyperlink>
      <w:r>
        <w:rPr>
          <w:color w:val="7F0000"/>
          <w:spacing w:val="44"/>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r>
        <w:rPr>
          <w:spacing w:val="45"/>
          <w:w w:val="110"/>
          <w:sz w:val="20"/>
        </w:rPr>
        <w:t xml:space="preserve"> </w:t>
      </w:r>
      <w:r>
        <w:rPr>
          <w:w w:val="110"/>
          <w:sz w:val="20"/>
        </w:rPr>
        <w:t>.</w:t>
      </w:r>
      <w:r>
        <w:rPr>
          <w:spacing w:val="44"/>
          <w:w w:val="110"/>
          <w:sz w:val="20"/>
        </w:rPr>
        <w:t xml:space="preserve"> </w:t>
      </w:r>
      <w:proofErr w:type="gramStart"/>
      <w:r>
        <w:rPr>
          <w:w w:val="110"/>
          <w:sz w:val="20"/>
        </w:rPr>
        <w:t>.</w:t>
      </w:r>
      <w:r>
        <w:rPr>
          <w:spacing w:val="45"/>
          <w:w w:val="110"/>
          <w:sz w:val="20"/>
        </w:rPr>
        <w:t xml:space="preserve"> </w:t>
      </w:r>
      <w:r>
        <w:rPr>
          <w:w w:val="110"/>
          <w:sz w:val="20"/>
        </w:rPr>
        <w:t>.</w:t>
      </w:r>
      <w:r>
        <w:rPr>
          <w:spacing w:val="44"/>
          <w:w w:val="110"/>
          <w:sz w:val="20"/>
        </w:rPr>
        <w:t xml:space="preserve"> </w:t>
      </w:r>
      <w:r>
        <w:rPr>
          <w:w w:val="110"/>
          <w:sz w:val="20"/>
        </w:rPr>
        <w:t>.</w:t>
      </w:r>
      <w:r>
        <w:rPr>
          <w:spacing w:val="45"/>
          <w:w w:val="110"/>
          <w:sz w:val="20"/>
        </w:rPr>
        <w:t xml:space="preserve"> </w:t>
      </w:r>
      <w:r>
        <w:rPr>
          <w:w w:val="110"/>
          <w:sz w:val="20"/>
        </w:rPr>
        <w:t>.</w:t>
      </w:r>
      <w:proofErr w:type="gramEnd"/>
      <w:r>
        <w:rPr>
          <w:spacing w:val="45"/>
          <w:w w:val="110"/>
          <w:sz w:val="20"/>
        </w:rPr>
        <w:t xml:space="preserve"> </w:t>
      </w:r>
      <w:r>
        <w:rPr>
          <w:spacing w:val="-10"/>
          <w:w w:val="110"/>
          <w:sz w:val="20"/>
        </w:rPr>
        <w:t>.</w:t>
      </w:r>
    </w:p>
    <w:p w14:paraId="2E194316" w14:textId="77777777" w:rsidR="00620CF6" w:rsidRDefault="00000000">
      <w:pPr>
        <w:pStyle w:val="ListParagraph"/>
        <w:numPr>
          <w:ilvl w:val="2"/>
          <w:numId w:val="20"/>
        </w:numPr>
        <w:tabs>
          <w:tab w:val="left" w:pos="637"/>
        </w:tabs>
        <w:spacing w:before="89"/>
        <w:ind w:left="637" w:right="778" w:hanging="637"/>
        <w:jc w:val="right"/>
        <w:rPr>
          <w:sz w:val="20"/>
        </w:rPr>
      </w:pPr>
      <w:hyperlink w:anchor="_bookmark15" w:history="1">
        <w:r>
          <w:rPr>
            <w:color w:val="7F0000"/>
            <w:w w:val="110"/>
            <w:sz w:val="20"/>
          </w:rPr>
          <w:t>Variable</w:t>
        </w:r>
        <w:r>
          <w:rPr>
            <w:color w:val="7F0000"/>
            <w:spacing w:val="41"/>
            <w:w w:val="110"/>
            <w:sz w:val="20"/>
          </w:rPr>
          <w:t xml:space="preserve"> </w:t>
        </w:r>
        <w:r>
          <w:rPr>
            <w:color w:val="7F0000"/>
            <w:w w:val="110"/>
            <w:sz w:val="20"/>
          </w:rPr>
          <w:t>Type:</w:t>
        </w:r>
        <w:r>
          <w:rPr>
            <w:color w:val="7F0000"/>
            <w:spacing w:val="27"/>
            <w:w w:val="110"/>
            <w:sz w:val="20"/>
          </w:rPr>
          <w:t xml:space="preserve"> </w:t>
        </w:r>
        <w:r>
          <w:rPr>
            <w:color w:val="7F0000"/>
            <w:w w:val="110"/>
            <w:sz w:val="20"/>
          </w:rPr>
          <w:t>consolidation</w:t>
        </w:r>
      </w:hyperlink>
      <w:r>
        <w:rPr>
          <w:color w:val="7F0000"/>
          <w:spacing w:val="35"/>
          <w:w w:val="110"/>
          <w:sz w:val="20"/>
        </w:rPr>
        <w:t xml:space="preserve">  </w:t>
      </w:r>
      <w:r>
        <w:rPr>
          <w:w w:val="110"/>
          <w:sz w:val="20"/>
        </w:rPr>
        <w:t>.</w:t>
      </w:r>
      <w:r>
        <w:rPr>
          <w:spacing w:val="38"/>
          <w:w w:val="110"/>
          <w:sz w:val="20"/>
        </w:rPr>
        <w:t xml:space="preserve"> </w:t>
      </w:r>
      <w:r>
        <w:rPr>
          <w:w w:val="110"/>
          <w:sz w:val="20"/>
        </w:rPr>
        <w:t>.</w:t>
      </w:r>
      <w:r>
        <w:rPr>
          <w:spacing w:val="37"/>
          <w:w w:val="110"/>
          <w:sz w:val="20"/>
        </w:rPr>
        <w:t xml:space="preserve"> </w:t>
      </w:r>
      <w:r>
        <w:rPr>
          <w:w w:val="110"/>
          <w:sz w:val="20"/>
        </w:rPr>
        <w:t>.</w:t>
      </w:r>
      <w:r>
        <w:rPr>
          <w:spacing w:val="36"/>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6"/>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6"/>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proofErr w:type="gramStart"/>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spacing w:val="-10"/>
          <w:w w:val="110"/>
          <w:sz w:val="20"/>
        </w:rPr>
        <w:t>.</w:t>
      </w:r>
      <w:proofErr w:type="gramEnd"/>
    </w:p>
    <w:p w14:paraId="1A2F7B7C" w14:textId="77777777" w:rsidR="00620CF6" w:rsidRDefault="00000000">
      <w:pPr>
        <w:pStyle w:val="ListParagraph"/>
        <w:numPr>
          <w:ilvl w:val="2"/>
          <w:numId w:val="20"/>
        </w:numPr>
        <w:tabs>
          <w:tab w:val="left" w:pos="637"/>
        </w:tabs>
        <w:spacing w:before="88"/>
        <w:ind w:left="637" w:right="779" w:hanging="637"/>
        <w:jc w:val="right"/>
        <w:rPr>
          <w:sz w:val="20"/>
        </w:rPr>
      </w:pPr>
      <w:hyperlink w:anchor="_bookmark17" w:history="1">
        <w:r>
          <w:rPr>
            <w:color w:val="7F0000"/>
            <w:w w:val="110"/>
            <w:sz w:val="20"/>
          </w:rPr>
          <w:t>Concept</w:t>
        </w:r>
      </w:hyperlink>
      <w:r>
        <w:rPr>
          <w:color w:val="7F0000"/>
          <w:spacing w:val="36"/>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proofErr w:type="gramStart"/>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proofErr w:type="gramEnd"/>
      <w:r>
        <w:rPr>
          <w:spacing w:val="42"/>
          <w:w w:val="110"/>
          <w:sz w:val="20"/>
        </w:rPr>
        <w:t xml:space="preserve"> </w:t>
      </w:r>
      <w:r>
        <w:rPr>
          <w:spacing w:val="-10"/>
          <w:w w:val="110"/>
          <w:sz w:val="20"/>
        </w:rPr>
        <w:t>.</w:t>
      </w:r>
    </w:p>
    <w:p w14:paraId="2AA10B61" w14:textId="77777777" w:rsidR="00620CF6" w:rsidRDefault="00000000">
      <w:pPr>
        <w:pStyle w:val="ListParagraph"/>
        <w:numPr>
          <w:ilvl w:val="2"/>
          <w:numId w:val="20"/>
        </w:numPr>
        <w:tabs>
          <w:tab w:val="left" w:pos="637"/>
        </w:tabs>
        <w:spacing w:before="89"/>
        <w:ind w:left="637" w:right="779" w:hanging="637"/>
        <w:jc w:val="right"/>
        <w:rPr>
          <w:sz w:val="20"/>
        </w:rPr>
      </w:pPr>
      <w:hyperlink w:anchor="_bookmark18" w:history="1">
        <w:r>
          <w:rPr>
            <w:color w:val="7F0000"/>
            <w:w w:val="110"/>
            <w:sz w:val="20"/>
          </w:rPr>
          <w:t>Section</w:t>
        </w:r>
        <w:r>
          <w:rPr>
            <w:color w:val="7F0000"/>
            <w:spacing w:val="36"/>
            <w:w w:val="110"/>
            <w:sz w:val="20"/>
          </w:rPr>
          <w:t xml:space="preserve"> </w:t>
        </w:r>
        <w:r>
          <w:rPr>
            <w:color w:val="7F0000"/>
            <w:w w:val="110"/>
            <w:sz w:val="20"/>
          </w:rPr>
          <w:t>Specific:</w:t>
        </w:r>
        <w:r>
          <w:rPr>
            <w:color w:val="7F0000"/>
            <w:spacing w:val="23"/>
            <w:w w:val="110"/>
            <w:sz w:val="20"/>
          </w:rPr>
          <w:t xml:space="preserve"> </w:t>
        </w:r>
        <w:r>
          <w:rPr>
            <w:color w:val="7F0000"/>
            <w:w w:val="110"/>
            <w:sz w:val="20"/>
          </w:rPr>
          <w:t>recording</w:t>
        </w:r>
        <w:r>
          <w:rPr>
            <w:color w:val="7F0000"/>
            <w:spacing w:val="3"/>
            <w:w w:val="110"/>
            <w:sz w:val="20"/>
          </w:rPr>
          <w:t xml:space="preserve"> </w:t>
        </w:r>
        <w:r>
          <w:rPr>
            <w:color w:val="7F0000"/>
            <w:w w:val="110"/>
            <w:sz w:val="20"/>
          </w:rPr>
          <w:t>of</w:t>
        </w:r>
        <w:r>
          <w:rPr>
            <w:color w:val="7F0000"/>
            <w:spacing w:val="3"/>
            <w:w w:val="110"/>
            <w:sz w:val="20"/>
          </w:rPr>
          <w:t xml:space="preserve"> </w:t>
        </w:r>
        <w:r>
          <w:rPr>
            <w:color w:val="7F0000"/>
            <w:w w:val="110"/>
            <w:sz w:val="20"/>
          </w:rPr>
          <w:t>financial</w:t>
        </w:r>
        <w:r>
          <w:rPr>
            <w:color w:val="7F0000"/>
            <w:spacing w:val="3"/>
            <w:w w:val="110"/>
            <w:sz w:val="20"/>
          </w:rPr>
          <w:t xml:space="preserve"> </w:t>
        </w:r>
        <w:r>
          <w:rPr>
            <w:color w:val="7F0000"/>
            <w:w w:val="110"/>
            <w:sz w:val="20"/>
          </w:rPr>
          <w:t>position</w:t>
        </w:r>
      </w:hyperlink>
      <w:r>
        <w:rPr>
          <w:color w:val="7F0000"/>
          <w:spacing w:val="64"/>
          <w:w w:val="110"/>
          <w:sz w:val="20"/>
        </w:rPr>
        <w:t xml:space="preserve"> </w:t>
      </w:r>
      <w:r>
        <w:rPr>
          <w:w w:val="110"/>
          <w:sz w:val="20"/>
        </w:rPr>
        <w:t>.</w:t>
      </w:r>
      <w:r>
        <w:rPr>
          <w:spacing w:val="33"/>
          <w:w w:val="110"/>
          <w:sz w:val="20"/>
        </w:rPr>
        <w:t xml:space="preserve"> </w:t>
      </w:r>
      <w:r>
        <w:rPr>
          <w:w w:val="110"/>
          <w:sz w:val="20"/>
        </w:rPr>
        <w:t>.</w:t>
      </w:r>
      <w:r>
        <w:rPr>
          <w:spacing w:val="32"/>
          <w:w w:val="110"/>
          <w:sz w:val="20"/>
        </w:rPr>
        <w:t xml:space="preserve"> </w:t>
      </w:r>
      <w:r>
        <w:rPr>
          <w:w w:val="110"/>
          <w:sz w:val="20"/>
        </w:rPr>
        <w:t>.</w:t>
      </w:r>
      <w:r>
        <w:rPr>
          <w:spacing w:val="32"/>
          <w:w w:val="110"/>
          <w:sz w:val="20"/>
        </w:rPr>
        <w:t xml:space="preserve"> </w:t>
      </w:r>
      <w:r>
        <w:rPr>
          <w:w w:val="110"/>
          <w:sz w:val="20"/>
        </w:rPr>
        <w:t>.</w:t>
      </w:r>
      <w:r>
        <w:rPr>
          <w:spacing w:val="32"/>
          <w:w w:val="110"/>
          <w:sz w:val="20"/>
        </w:rPr>
        <w:t xml:space="preserve"> </w:t>
      </w:r>
      <w:r>
        <w:rPr>
          <w:w w:val="110"/>
          <w:sz w:val="20"/>
        </w:rPr>
        <w:t>.</w:t>
      </w:r>
      <w:r>
        <w:rPr>
          <w:spacing w:val="33"/>
          <w:w w:val="110"/>
          <w:sz w:val="20"/>
        </w:rPr>
        <w:t xml:space="preserve"> </w:t>
      </w:r>
      <w:r>
        <w:rPr>
          <w:w w:val="110"/>
          <w:sz w:val="20"/>
        </w:rPr>
        <w:t>.</w:t>
      </w:r>
      <w:r>
        <w:rPr>
          <w:spacing w:val="32"/>
          <w:w w:val="110"/>
          <w:sz w:val="20"/>
        </w:rPr>
        <w:t xml:space="preserve"> </w:t>
      </w:r>
      <w:r>
        <w:rPr>
          <w:w w:val="110"/>
          <w:sz w:val="20"/>
        </w:rPr>
        <w:t>.</w:t>
      </w:r>
      <w:r>
        <w:rPr>
          <w:spacing w:val="32"/>
          <w:w w:val="110"/>
          <w:sz w:val="20"/>
        </w:rPr>
        <w:t xml:space="preserve"> </w:t>
      </w:r>
      <w:r>
        <w:rPr>
          <w:w w:val="110"/>
          <w:sz w:val="20"/>
        </w:rPr>
        <w:t>.</w:t>
      </w:r>
      <w:r>
        <w:rPr>
          <w:spacing w:val="33"/>
          <w:w w:val="110"/>
          <w:sz w:val="20"/>
        </w:rPr>
        <w:t xml:space="preserve"> </w:t>
      </w:r>
      <w:r>
        <w:rPr>
          <w:w w:val="110"/>
          <w:sz w:val="20"/>
        </w:rPr>
        <w:t>.</w:t>
      </w:r>
      <w:r>
        <w:rPr>
          <w:spacing w:val="32"/>
          <w:w w:val="110"/>
          <w:sz w:val="20"/>
        </w:rPr>
        <w:t xml:space="preserve"> </w:t>
      </w:r>
      <w:r>
        <w:rPr>
          <w:w w:val="110"/>
          <w:sz w:val="20"/>
        </w:rPr>
        <w:t>.</w:t>
      </w:r>
      <w:r>
        <w:rPr>
          <w:spacing w:val="32"/>
          <w:w w:val="110"/>
          <w:sz w:val="20"/>
        </w:rPr>
        <w:t xml:space="preserve"> </w:t>
      </w:r>
      <w:r>
        <w:rPr>
          <w:w w:val="110"/>
          <w:sz w:val="20"/>
        </w:rPr>
        <w:t>.</w:t>
      </w:r>
      <w:r>
        <w:rPr>
          <w:spacing w:val="32"/>
          <w:w w:val="110"/>
          <w:sz w:val="20"/>
        </w:rPr>
        <w:t xml:space="preserve"> </w:t>
      </w:r>
      <w:r>
        <w:rPr>
          <w:w w:val="110"/>
          <w:sz w:val="20"/>
        </w:rPr>
        <w:t>.</w:t>
      </w:r>
      <w:r>
        <w:rPr>
          <w:spacing w:val="33"/>
          <w:w w:val="110"/>
          <w:sz w:val="20"/>
        </w:rPr>
        <w:t xml:space="preserve"> </w:t>
      </w:r>
      <w:r>
        <w:rPr>
          <w:w w:val="110"/>
          <w:sz w:val="20"/>
        </w:rPr>
        <w:t>.</w:t>
      </w:r>
      <w:r>
        <w:rPr>
          <w:spacing w:val="32"/>
          <w:w w:val="110"/>
          <w:sz w:val="20"/>
        </w:rPr>
        <w:t xml:space="preserve"> </w:t>
      </w:r>
      <w:r>
        <w:rPr>
          <w:w w:val="110"/>
          <w:sz w:val="20"/>
        </w:rPr>
        <w:t>.</w:t>
      </w:r>
      <w:r>
        <w:rPr>
          <w:spacing w:val="32"/>
          <w:w w:val="110"/>
          <w:sz w:val="20"/>
        </w:rPr>
        <w:t xml:space="preserve"> </w:t>
      </w:r>
      <w:r>
        <w:rPr>
          <w:w w:val="110"/>
          <w:sz w:val="20"/>
        </w:rPr>
        <w:t>.</w:t>
      </w:r>
      <w:r>
        <w:rPr>
          <w:spacing w:val="33"/>
          <w:w w:val="110"/>
          <w:sz w:val="20"/>
        </w:rPr>
        <w:t xml:space="preserve"> </w:t>
      </w:r>
      <w:proofErr w:type="gramStart"/>
      <w:r>
        <w:rPr>
          <w:w w:val="110"/>
          <w:sz w:val="20"/>
        </w:rPr>
        <w:t>.</w:t>
      </w:r>
      <w:r>
        <w:rPr>
          <w:spacing w:val="32"/>
          <w:w w:val="110"/>
          <w:sz w:val="20"/>
        </w:rPr>
        <w:t xml:space="preserve"> </w:t>
      </w:r>
      <w:r>
        <w:rPr>
          <w:w w:val="110"/>
          <w:sz w:val="20"/>
        </w:rPr>
        <w:t>.</w:t>
      </w:r>
      <w:r>
        <w:rPr>
          <w:spacing w:val="32"/>
          <w:w w:val="110"/>
          <w:sz w:val="20"/>
        </w:rPr>
        <w:t xml:space="preserve"> </w:t>
      </w:r>
      <w:r>
        <w:rPr>
          <w:w w:val="110"/>
          <w:sz w:val="20"/>
        </w:rPr>
        <w:t>.</w:t>
      </w:r>
      <w:r>
        <w:rPr>
          <w:spacing w:val="32"/>
          <w:w w:val="110"/>
          <w:sz w:val="20"/>
        </w:rPr>
        <w:t xml:space="preserve"> </w:t>
      </w:r>
      <w:r>
        <w:rPr>
          <w:w w:val="110"/>
          <w:sz w:val="20"/>
        </w:rPr>
        <w:t>.</w:t>
      </w:r>
      <w:proofErr w:type="gramEnd"/>
      <w:r>
        <w:rPr>
          <w:spacing w:val="33"/>
          <w:w w:val="110"/>
          <w:sz w:val="20"/>
        </w:rPr>
        <w:t xml:space="preserve"> </w:t>
      </w:r>
      <w:r>
        <w:rPr>
          <w:spacing w:val="-10"/>
          <w:w w:val="110"/>
          <w:sz w:val="20"/>
        </w:rPr>
        <w:t>.</w:t>
      </w:r>
    </w:p>
    <w:p w14:paraId="7F3E5F14" w14:textId="77777777" w:rsidR="00620CF6" w:rsidRDefault="00000000">
      <w:pPr>
        <w:pStyle w:val="ListParagraph"/>
        <w:numPr>
          <w:ilvl w:val="1"/>
          <w:numId w:val="20"/>
        </w:numPr>
        <w:tabs>
          <w:tab w:val="left" w:pos="458"/>
        </w:tabs>
        <w:spacing w:before="89"/>
        <w:ind w:left="458" w:right="778" w:hanging="458"/>
        <w:jc w:val="right"/>
        <w:rPr>
          <w:sz w:val="20"/>
        </w:rPr>
      </w:pPr>
      <w:hyperlink w:anchor="_bookmark20" w:history="1">
        <w:r>
          <w:rPr>
            <w:color w:val="7F0000"/>
            <w:w w:val="110"/>
            <w:sz w:val="20"/>
          </w:rPr>
          <w:t>Construction</w:t>
        </w:r>
        <w:r>
          <w:rPr>
            <w:color w:val="7F0000"/>
            <w:spacing w:val="1"/>
            <w:w w:val="110"/>
            <w:sz w:val="20"/>
          </w:rPr>
          <w:t xml:space="preserve"> </w:t>
        </w:r>
        <w:r>
          <w:rPr>
            <w:color w:val="7F0000"/>
            <w:w w:val="110"/>
            <w:sz w:val="20"/>
          </w:rPr>
          <w:t>of</w:t>
        </w:r>
        <w:r>
          <w:rPr>
            <w:color w:val="7F0000"/>
            <w:spacing w:val="2"/>
            <w:w w:val="110"/>
            <w:sz w:val="20"/>
          </w:rPr>
          <w:t xml:space="preserve"> </w:t>
        </w:r>
        <w:r>
          <w:rPr>
            <w:color w:val="7F0000"/>
            <w:w w:val="110"/>
            <w:sz w:val="20"/>
          </w:rPr>
          <w:t>the</w:t>
        </w:r>
        <w:r>
          <w:rPr>
            <w:color w:val="7F0000"/>
            <w:spacing w:val="1"/>
            <w:w w:val="110"/>
            <w:sz w:val="20"/>
          </w:rPr>
          <w:t xml:space="preserve"> </w:t>
        </w:r>
        <w:r>
          <w:rPr>
            <w:color w:val="7F0000"/>
            <w:w w:val="110"/>
            <w:sz w:val="20"/>
          </w:rPr>
          <w:t>Wealth</w:t>
        </w:r>
        <w:r>
          <w:rPr>
            <w:color w:val="7F0000"/>
            <w:spacing w:val="2"/>
            <w:w w:val="110"/>
            <w:sz w:val="20"/>
          </w:rPr>
          <w:t xml:space="preserve"> </w:t>
        </w:r>
        <w:r>
          <w:rPr>
            <w:color w:val="7F0000"/>
            <w:w w:val="110"/>
            <w:sz w:val="20"/>
          </w:rPr>
          <w:t>Topography</w:t>
        </w:r>
      </w:hyperlink>
      <w:r>
        <w:rPr>
          <w:color w:val="7F0000"/>
          <w:spacing w:val="62"/>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29"/>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29"/>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29"/>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29"/>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w w:val="110"/>
          <w:sz w:val="20"/>
        </w:rPr>
        <w:t>.</w:t>
      </w:r>
      <w:r>
        <w:rPr>
          <w:spacing w:val="30"/>
          <w:w w:val="110"/>
          <w:sz w:val="20"/>
        </w:rPr>
        <w:t xml:space="preserve"> </w:t>
      </w:r>
      <w:r>
        <w:rPr>
          <w:spacing w:val="-10"/>
          <w:w w:val="110"/>
          <w:sz w:val="20"/>
        </w:rPr>
        <w:t>.</w:t>
      </w:r>
    </w:p>
    <w:p w14:paraId="16D2701D" w14:textId="77777777" w:rsidR="00620CF6" w:rsidRDefault="00000000">
      <w:pPr>
        <w:pStyle w:val="ListParagraph"/>
        <w:numPr>
          <w:ilvl w:val="2"/>
          <w:numId w:val="20"/>
        </w:numPr>
        <w:tabs>
          <w:tab w:val="left" w:pos="637"/>
        </w:tabs>
        <w:spacing w:before="89"/>
        <w:ind w:left="637" w:right="779" w:hanging="637"/>
        <w:jc w:val="right"/>
        <w:rPr>
          <w:sz w:val="20"/>
        </w:rPr>
      </w:pPr>
      <w:hyperlink w:anchor="_bookmark21" w:history="1">
        <w:r>
          <w:rPr>
            <w:color w:val="7F0000"/>
            <w:w w:val="105"/>
            <w:sz w:val="20"/>
          </w:rPr>
          <w:t>Identify</w:t>
        </w:r>
        <w:r>
          <w:rPr>
            <w:color w:val="7F0000"/>
            <w:spacing w:val="3"/>
            <w:w w:val="105"/>
            <w:sz w:val="20"/>
          </w:rPr>
          <w:t xml:space="preserve"> </w:t>
        </w:r>
        <w:r>
          <w:rPr>
            <w:color w:val="7F0000"/>
            <w:w w:val="105"/>
            <w:sz w:val="20"/>
          </w:rPr>
          <w:t>and</w:t>
        </w:r>
        <w:r>
          <w:rPr>
            <w:color w:val="7F0000"/>
            <w:spacing w:val="4"/>
            <w:w w:val="105"/>
            <w:sz w:val="20"/>
          </w:rPr>
          <w:t xml:space="preserve"> </w:t>
        </w:r>
        <w:r>
          <w:rPr>
            <w:color w:val="7F0000"/>
            <w:w w:val="105"/>
            <w:sz w:val="20"/>
          </w:rPr>
          <w:t>download</w:t>
        </w:r>
        <w:r>
          <w:rPr>
            <w:color w:val="7F0000"/>
            <w:spacing w:val="4"/>
            <w:w w:val="105"/>
            <w:sz w:val="20"/>
          </w:rPr>
          <w:t xml:space="preserve"> </w:t>
        </w:r>
        <w:r>
          <w:rPr>
            <w:color w:val="7F0000"/>
            <w:w w:val="105"/>
            <w:sz w:val="20"/>
          </w:rPr>
          <w:t>raw</w:t>
        </w:r>
        <w:r>
          <w:rPr>
            <w:color w:val="7F0000"/>
            <w:spacing w:val="4"/>
            <w:w w:val="105"/>
            <w:sz w:val="20"/>
          </w:rPr>
          <w:t xml:space="preserve"> </w:t>
        </w:r>
        <w:r>
          <w:rPr>
            <w:color w:val="7F0000"/>
            <w:w w:val="105"/>
            <w:sz w:val="20"/>
          </w:rPr>
          <w:t>data</w:t>
        </w:r>
        <w:r>
          <w:rPr>
            <w:color w:val="7F0000"/>
            <w:spacing w:val="4"/>
            <w:w w:val="105"/>
            <w:sz w:val="20"/>
          </w:rPr>
          <w:t xml:space="preserve"> </w:t>
        </w:r>
        <w:r>
          <w:rPr>
            <w:color w:val="7F0000"/>
            <w:w w:val="105"/>
            <w:sz w:val="20"/>
          </w:rPr>
          <w:t>for</w:t>
        </w:r>
        <w:r>
          <w:rPr>
            <w:color w:val="7F0000"/>
            <w:spacing w:val="4"/>
            <w:w w:val="105"/>
            <w:sz w:val="20"/>
          </w:rPr>
          <w:t xml:space="preserve"> </w:t>
        </w:r>
        <w:r>
          <w:rPr>
            <w:color w:val="7F0000"/>
            <w:w w:val="105"/>
            <w:sz w:val="20"/>
          </w:rPr>
          <w:t>each</w:t>
        </w:r>
        <w:r>
          <w:rPr>
            <w:color w:val="7F0000"/>
            <w:spacing w:val="4"/>
            <w:w w:val="105"/>
            <w:sz w:val="20"/>
          </w:rPr>
          <w:t xml:space="preserve"> </w:t>
        </w:r>
        <w:r>
          <w:rPr>
            <w:color w:val="7F0000"/>
            <w:w w:val="105"/>
            <w:sz w:val="20"/>
          </w:rPr>
          <w:t>source</w:t>
        </w:r>
      </w:hyperlink>
      <w:r>
        <w:rPr>
          <w:color w:val="7F0000"/>
          <w:spacing w:val="18"/>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3"/>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3"/>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3"/>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proofErr w:type="gramStart"/>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spacing w:val="-10"/>
          <w:w w:val="105"/>
          <w:sz w:val="20"/>
        </w:rPr>
        <w:t>.</w:t>
      </w:r>
      <w:proofErr w:type="gramEnd"/>
    </w:p>
    <w:p w14:paraId="2223C71A" w14:textId="77777777" w:rsidR="00620CF6" w:rsidRDefault="00000000">
      <w:pPr>
        <w:pStyle w:val="ListParagraph"/>
        <w:numPr>
          <w:ilvl w:val="2"/>
          <w:numId w:val="20"/>
        </w:numPr>
        <w:tabs>
          <w:tab w:val="left" w:pos="637"/>
        </w:tabs>
        <w:spacing w:before="89"/>
        <w:ind w:left="637" w:right="779" w:hanging="637"/>
        <w:jc w:val="right"/>
        <w:rPr>
          <w:sz w:val="20"/>
        </w:rPr>
      </w:pPr>
      <w:hyperlink w:anchor="_bookmark22" w:history="1">
        <w:r>
          <w:rPr>
            <w:color w:val="7F0000"/>
            <w:w w:val="105"/>
            <w:sz w:val="20"/>
          </w:rPr>
          <w:t>Map</w:t>
        </w:r>
        <w:r>
          <w:rPr>
            <w:color w:val="7F0000"/>
            <w:spacing w:val="5"/>
            <w:w w:val="105"/>
            <w:sz w:val="20"/>
          </w:rPr>
          <w:t xml:space="preserve"> </w:t>
        </w:r>
        <w:r>
          <w:rPr>
            <w:color w:val="7F0000"/>
            <w:w w:val="105"/>
            <w:sz w:val="20"/>
          </w:rPr>
          <w:t>raw</w:t>
        </w:r>
        <w:r>
          <w:rPr>
            <w:color w:val="7F0000"/>
            <w:spacing w:val="6"/>
            <w:w w:val="105"/>
            <w:sz w:val="20"/>
          </w:rPr>
          <w:t xml:space="preserve"> </w:t>
        </w:r>
        <w:r>
          <w:rPr>
            <w:color w:val="7F0000"/>
            <w:w w:val="105"/>
            <w:sz w:val="20"/>
          </w:rPr>
          <w:t>data</w:t>
        </w:r>
        <w:r>
          <w:rPr>
            <w:color w:val="7F0000"/>
            <w:spacing w:val="5"/>
            <w:w w:val="105"/>
            <w:sz w:val="20"/>
          </w:rPr>
          <w:t xml:space="preserve"> </w:t>
        </w:r>
        <w:r>
          <w:rPr>
            <w:color w:val="7F0000"/>
            <w:w w:val="105"/>
            <w:sz w:val="20"/>
          </w:rPr>
          <w:t>into</w:t>
        </w:r>
        <w:r>
          <w:rPr>
            <w:color w:val="7F0000"/>
            <w:spacing w:val="6"/>
            <w:w w:val="105"/>
            <w:sz w:val="20"/>
          </w:rPr>
          <w:t xml:space="preserve"> </w:t>
        </w:r>
        <w:r>
          <w:rPr>
            <w:color w:val="7F0000"/>
            <w:w w:val="105"/>
            <w:sz w:val="20"/>
          </w:rPr>
          <w:t>national</w:t>
        </w:r>
        <w:r>
          <w:rPr>
            <w:color w:val="7F0000"/>
            <w:spacing w:val="5"/>
            <w:w w:val="105"/>
            <w:sz w:val="20"/>
          </w:rPr>
          <w:t xml:space="preserve"> </w:t>
        </w:r>
        <w:r>
          <w:rPr>
            <w:color w:val="7F0000"/>
            <w:w w:val="105"/>
            <w:sz w:val="20"/>
          </w:rPr>
          <w:t>accounting</w:t>
        </w:r>
        <w:r>
          <w:rPr>
            <w:color w:val="7F0000"/>
            <w:spacing w:val="6"/>
            <w:w w:val="105"/>
            <w:sz w:val="20"/>
          </w:rPr>
          <w:t xml:space="preserve"> </w:t>
        </w:r>
        <w:r>
          <w:rPr>
            <w:color w:val="7F0000"/>
            <w:w w:val="105"/>
            <w:sz w:val="20"/>
          </w:rPr>
          <w:t>concepts</w:t>
        </w:r>
      </w:hyperlink>
      <w:r>
        <w:rPr>
          <w:color w:val="7F0000"/>
          <w:spacing w:val="75"/>
          <w:w w:val="150"/>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spacing w:val="-10"/>
          <w:w w:val="105"/>
          <w:sz w:val="20"/>
        </w:rPr>
        <w:t>.</w:t>
      </w:r>
    </w:p>
    <w:p w14:paraId="5199FD9F" w14:textId="77777777" w:rsidR="00620CF6" w:rsidRDefault="00000000">
      <w:pPr>
        <w:pStyle w:val="ListParagraph"/>
        <w:numPr>
          <w:ilvl w:val="2"/>
          <w:numId w:val="20"/>
        </w:numPr>
        <w:tabs>
          <w:tab w:val="left" w:pos="637"/>
        </w:tabs>
        <w:spacing w:before="89"/>
        <w:ind w:left="637" w:right="779" w:hanging="637"/>
        <w:jc w:val="right"/>
        <w:rPr>
          <w:sz w:val="20"/>
        </w:rPr>
      </w:pPr>
      <w:hyperlink w:anchor="_bookmark25" w:history="1">
        <w:r>
          <w:rPr>
            <w:color w:val="7F0000"/>
            <w:sz w:val="20"/>
          </w:rPr>
          <w:t>Create</w:t>
        </w:r>
        <w:r>
          <w:rPr>
            <w:color w:val="7F0000"/>
            <w:spacing w:val="7"/>
            <w:sz w:val="20"/>
          </w:rPr>
          <w:t xml:space="preserve"> </w:t>
        </w:r>
        <w:r>
          <w:rPr>
            <w:color w:val="7F0000"/>
            <w:sz w:val="20"/>
          </w:rPr>
          <w:t>Wealth</w:t>
        </w:r>
        <w:r>
          <w:rPr>
            <w:color w:val="7F0000"/>
            <w:spacing w:val="8"/>
            <w:sz w:val="20"/>
          </w:rPr>
          <w:t xml:space="preserve"> </w:t>
        </w:r>
        <w:r>
          <w:rPr>
            <w:color w:val="7F0000"/>
            <w:sz w:val="20"/>
          </w:rPr>
          <w:t>Topography</w:t>
        </w:r>
        <w:r>
          <w:rPr>
            <w:color w:val="7F0000"/>
            <w:spacing w:val="7"/>
            <w:sz w:val="20"/>
          </w:rPr>
          <w:t xml:space="preserve"> </w:t>
        </w:r>
        <w:r>
          <w:rPr>
            <w:color w:val="7F0000"/>
            <w:sz w:val="20"/>
          </w:rPr>
          <w:t>concepts</w:t>
        </w:r>
        <w:r>
          <w:rPr>
            <w:color w:val="7F0000"/>
            <w:spacing w:val="8"/>
            <w:sz w:val="20"/>
          </w:rPr>
          <w:t xml:space="preserve"> </w:t>
        </w:r>
        <w:r>
          <w:rPr>
            <w:color w:val="7F0000"/>
            <w:sz w:val="20"/>
          </w:rPr>
          <w:t>using</w:t>
        </w:r>
        <w:r>
          <w:rPr>
            <w:color w:val="7F0000"/>
            <w:spacing w:val="7"/>
            <w:sz w:val="20"/>
          </w:rPr>
          <w:t xml:space="preserve"> </w:t>
        </w:r>
        <w:r>
          <w:rPr>
            <w:color w:val="7F0000"/>
            <w:sz w:val="20"/>
          </w:rPr>
          <w:t>our</w:t>
        </w:r>
        <w:r>
          <w:rPr>
            <w:color w:val="7F0000"/>
            <w:spacing w:val="8"/>
            <w:sz w:val="20"/>
          </w:rPr>
          <w:t xml:space="preserve"> </w:t>
        </w:r>
        <w:r>
          <w:rPr>
            <w:color w:val="7F0000"/>
            <w:sz w:val="20"/>
          </w:rPr>
          <w:t>Composition</w:t>
        </w:r>
        <w:r>
          <w:rPr>
            <w:color w:val="7F0000"/>
            <w:spacing w:val="7"/>
            <w:sz w:val="20"/>
          </w:rPr>
          <w:t xml:space="preserve"> </w:t>
        </w:r>
        <w:r>
          <w:rPr>
            <w:color w:val="7F0000"/>
            <w:sz w:val="20"/>
          </w:rPr>
          <w:t>Rules</w:t>
        </w:r>
      </w:hyperlink>
      <w:r>
        <w:rPr>
          <w:color w:val="7F0000"/>
          <w:spacing w:val="78"/>
          <w:w w:val="150"/>
          <w:sz w:val="20"/>
        </w:rPr>
        <w:t xml:space="preserve"> </w:t>
      </w:r>
      <w:r>
        <w:rPr>
          <w:sz w:val="20"/>
        </w:rPr>
        <w:t>.</w:t>
      </w:r>
      <w:r>
        <w:rPr>
          <w:spacing w:val="36"/>
          <w:sz w:val="20"/>
        </w:rPr>
        <w:t xml:space="preserve"> </w:t>
      </w:r>
      <w:r>
        <w:rPr>
          <w:sz w:val="20"/>
        </w:rPr>
        <w:t>.</w:t>
      </w:r>
      <w:r>
        <w:rPr>
          <w:spacing w:val="37"/>
          <w:sz w:val="20"/>
        </w:rPr>
        <w:t xml:space="preserve"> </w:t>
      </w:r>
      <w:r>
        <w:rPr>
          <w:sz w:val="20"/>
        </w:rPr>
        <w:t>.</w:t>
      </w:r>
      <w:r>
        <w:rPr>
          <w:spacing w:val="36"/>
          <w:sz w:val="20"/>
        </w:rPr>
        <w:t xml:space="preserve"> </w:t>
      </w:r>
      <w:r>
        <w:rPr>
          <w:sz w:val="20"/>
        </w:rPr>
        <w:t>.</w:t>
      </w:r>
      <w:r>
        <w:rPr>
          <w:spacing w:val="36"/>
          <w:sz w:val="20"/>
        </w:rPr>
        <w:t xml:space="preserve"> </w:t>
      </w:r>
      <w:r>
        <w:rPr>
          <w:sz w:val="20"/>
        </w:rPr>
        <w:t>.</w:t>
      </w:r>
      <w:r>
        <w:rPr>
          <w:spacing w:val="37"/>
          <w:sz w:val="20"/>
        </w:rPr>
        <w:t xml:space="preserve"> </w:t>
      </w:r>
      <w:r>
        <w:rPr>
          <w:sz w:val="20"/>
        </w:rPr>
        <w:t>.</w:t>
      </w:r>
      <w:r>
        <w:rPr>
          <w:spacing w:val="36"/>
          <w:sz w:val="20"/>
        </w:rPr>
        <w:t xml:space="preserve"> </w:t>
      </w:r>
      <w:proofErr w:type="gramStart"/>
      <w:r>
        <w:rPr>
          <w:sz w:val="20"/>
        </w:rPr>
        <w:t>.</w:t>
      </w:r>
      <w:r>
        <w:rPr>
          <w:spacing w:val="36"/>
          <w:sz w:val="20"/>
        </w:rPr>
        <w:t xml:space="preserve"> </w:t>
      </w:r>
      <w:r>
        <w:rPr>
          <w:sz w:val="20"/>
        </w:rPr>
        <w:t>.</w:t>
      </w:r>
      <w:r>
        <w:rPr>
          <w:spacing w:val="37"/>
          <w:sz w:val="20"/>
        </w:rPr>
        <w:t xml:space="preserve"> </w:t>
      </w:r>
      <w:r>
        <w:rPr>
          <w:sz w:val="20"/>
        </w:rPr>
        <w:t>.</w:t>
      </w:r>
      <w:r>
        <w:rPr>
          <w:spacing w:val="36"/>
          <w:sz w:val="20"/>
        </w:rPr>
        <w:t xml:space="preserve"> </w:t>
      </w:r>
      <w:r>
        <w:rPr>
          <w:sz w:val="20"/>
        </w:rPr>
        <w:t>.</w:t>
      </w:r>
      <w:proofErr w:type="gramEnd"/>
      <w:r>
        <w:rPr>
          <w:spacing w:val="36"/>
          <w:sz w:val="20"/>
        </w:rPr>
        <w:t xml:space="preserve"> </w:t>
      </w:r>
      <w:r>
        <w:rPr>
          <w:spacing w:val="-10"/>
          <w:sz w:val="20"/>
        </w:rPr>
        <w:t>.</w:t>
      </w:r>
    </w:p>
    <w:p w14:paraId="1BA39A0D" w14:textId="77777777" w:rsidR="00620CF6" w:rsidRDefault="00000000">
      <w:pPr>
        <w:pStyle w:val="ListParagraph"/>
        <w:numPr>
          <w:ilvl w:val="1"/>
          <w:numId w:val="20"/>
        </w:numPr>
        <w:tabs>
          <w:tab w:val="left" w:pos="458"/>
        </w:tabs>
        <w:spacing w:before="88"/>
        <w:ind w:left="458" w:right="778" w:hanging="458"/>
        <w:jc w:val="right"/>
        <w:rPr>
          <w:sz w:val="20"/>
        </w:rPr>
      </w:pPr>
      <w:hyperlink w:anchor="_bookmark26" w:history="1">
        <w:r>
          <w:rPr>
            <w:color w:val="7F0000"/>
            <w:w w:val="105"/>
            <w:sz w:val="20"/>
          </w:rPr>
          <w:t>Additional</w:t>
        </w:r>
        <w:r>
          <w:rPr>
            <w:color w:val="7F0000"/>
            <w:spacing w:val="5"/>
            <w:w w:val="105"/>
            <w:sz w:val="20"/>
          </w:rPr>
          <w:t xml:space="preserve"> </w:t>
        </w:r>
        <w:r>
          <w:rPr>
            <w:color w:val="7F0000"/>
            <w:w w:val="105"/>
            <w:sz w:val="20"/>
          </w:rPr>
          <w:t>information</w:t>
        </w:r>
        <w:r>
          <w:rPr>
            <w:color w:val="7F0000"/>
            <w:spacing w:val="6"/>
            <w:w w:val="105"/>
            <w:sz w:val="20"/>
          </w:rPr>
          <w:t xml:space="preserve"> </w:t>
        </w:r>
        <w:r>
          <w:rPr>
            <w:color w:val="7F0000"/>
            <w:w w:val="105"/>
            <w:sz w:val="20"/>
          </w:rPr>
          <w:t>in</w:t>
        </w:r>
        <w:r>
          <w:rPr>
            <w:color w:val="7F0000"/>
            <w:spacing w:val="5"/>
            <w:w w:val="105"/>
            <w:sz w:val="20"/>
          </w:rPr>
          <w:t xml:space="preserve"> </w:t>
        </w:r>
        <w:r>
          <w:rPr>
            <w:color w:val="7F0000"/>
            <w:w w:val="105"/>
            <w:sz w:val="20"/>
          </w:rPr>
          <w:t>the</w:t>
        </w:r>
        <w:r>
          <w:rPr>
            <w:color w:val="7F0000"/>
            <w:spacing w:val="6"/>
            <w:w w:val="105"/>
            <w:sz w:val="20"/>
          </w:rPr>
          <w:t xml:space="preserve"> </w:t>
        </w:r>
        <w:r>
          <w:rPr>
            <w:color w:val="7F0000"/>
            <w:w w:val="105"/>
            <w:sz w:val="20"/>
          </w:rPr>
          <w:t>Wealth</w:t>
        </w:r>
        <w:r>
          <w:rPr>
            <w:color w:val="7F0000"/>
            <w:spacing w:val="5"/>
            <w:w w:val="105"/>
            <w:sz w:val="20"/>
          </w:rPr>
          <w:t xml:space="preserve"> </w:t>
        </w:r>
        <w:r>
          <w:rPr>
            <w:color w:val="7F0000"/>
            <w:w w:val="105"/>
            <w:sz w:val="20"/>
          </w:rPr>
          <w:t>Topography</w:t>
        </w:r>
      </w:hyperlink>
      <w:r>
        <w:rPr>
          <w:color w:val="7F0000"/>
          <w:spacing w:val="33"/>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spacing w:val="-10"/>
          <w:w w:val="105"/>
          <w:sz w:val="20"/>
        </w:rPr>
        <w:t>.</w:t>
      </w:r>
    </w:p>
    <w:p w14:paraId="6E599DAA" w14:textId="77777777" w:rsidR="00620CF6" w:rsidRDefault="00620CF6">
      <w:pPr>
        <w:pStyle w:val="BodyText"/>
        <w:spacing w:before="5"/>
        <w:rPr>
          <w:sz w:val="21"/>
        </w:rPr>
      </w:pPr>
    </w:p>
    <w:p w14:paraId="7F0284C1" w14:textId="77777777" w:rsidR="00620CF6" w:rsidRDefault="00000000">
      <w:pPr>
        <w:pStyle w:val="Heading4"/>
        <w:numPr>
          <w:ilvl w:val="0"/>
          <w:numId w:val="20"/>
        </w:numPr>
        <w:tabs>
          <w:tab w:val="left" w:pos="415"/>
        </w:tabs>
        <w:ind w:left="415" w:hanging="298"/>
      </w:pPr>
      <w:hyperlink w:anchor="_bookmark28" w:history="1">
        <w:r>
          <w:rPr>
            <w:color w:val="7F0000"/>
            <w:spacing w:val="-2"/>
            <w:w w:val="110"/>
          </w:rPr>
          <w:t>Wealth</w:t>
        </w:r>
        <w:r>
          <w:rPr>
            <w:color w:val="7F0000"/>
            <w:spacing w:val="9"/>
            <w:w w:val="110"/>
          </w:rPr>
          <w:t xml:space="preserve"> </w:t>
        </w:r>
        <w:r>
          <w:rPr>
            <w:color w:val="7F0000"/>
            <w:spacing w:val="-2"/>
            <w:w w:val="110"/>
          </w:rPr>
          <w:t>Inequality</w:t>
        </w:r>
        <w:r>
          <w:rPr>
            <w:color w:val="7F0000"/>
            <w:spacing w:val="9"/>
            <w:w w:val="110"/>
          </w:rPr>
          <w:t xml:space="preserve"> </w:t>
        </w:r>
        <w:r>
          <w:rPr>
            <w:color w:val="7F0000"/>
            <w:spacing w:val="-2"/>
            <w:w w:val="110"/>
          </w:rPr>
          <w:t>Trends</w:t>
        </w:r>
      </w:hyperlink>
    </w:p>
    <w:p w14:paraId="1EABE603" w14:textId="77777777" w:rsidR="00620CF6" w:rsidRDefault="00000000">
      <w:pPr>
        <w:pStyle w:val="ListParagraph"/>
        <w:numPr>
          <w:ilvl w:val="1"/>
          <w:numId w:val="20"/>
        </w:numPr>
        <w:tabs>
          <w:tab w:val="left" w:pos="458"/>
        </w:tabs>
        <w:spacing w:before="89"/>
        <w:ind w:left="458" w:right="779" w:hanging="458"/>
        <w:jc w:val="right"/>
        <w:rPr>
          <w:sz w:val="20"/>
        </w:rPr>
      </w:pPr>
      <w:hyperlink w:anchor="_bookmark29" w:history="1">
        <w:r>
          <w:rPr>
            <w:color w:val="7F0000"/>
            <w:w w:val="105"/>
            <w:sz w:val="20"/>
          </w:rPr>
          <w:t>Introduction</w:t>
        </w:r>
        <w:r>
          <w:rPr>
            <w:color w:val="7F0000"/>
            <w:spacing w:val="6"/>
            <w:w w:val="105"/>
            <w:sz w:val="20"/>
          </w:rPr>
          <w:t xml:space="preserve"> </w:t>
        </w:r>
        <w:r>
          <w:rPr>
            <w:color w:val="7F0000"/>
            <w:w w:val="105"/>
            <w:sz w:val="20"/>
          </w:rPr>
          <w:t>to</w:t>
        </w:r>
        <w:r>
          <w:rPr>
            <w:color w:val="7F0000"/>
            <w:spacing w:val="6"/>
            <w:w w:val="105"/>
            <w:sz w:val="20"/>
          </w:rPr>
          <w:t xml:space="preserve"> </w:t>
        </w:r>
        <w:r>
          <w:rPr>
            <w:color w:val="7F0000"/>
            <w:w w:val="105"/>
            <w:sz w:val="20"/>
          </w:rPr>
          <w:t>the</w:t>
        </w:r>
        <w:r>
          <w:rPr>
            <w:color w:val="7F0000"/>
            <w:spacing w:val="6"/>
            <w:w w:val="105"/>
            <w:sz w:val="20"/>
          </w:rPr>
          <w:t xml:space="preserve"> </w:t>
        </w:r>
        <w:r>
          <w:rPr>
            <w:color w:val="7F0000"/>
            <w:w w:val="105"/>
            <w:sz w:val="20"/>
          </w:rPr>
          <w:t>Wealth</w:t>
        </w:r>
        <w:r>
          <w:rPr>
            <w:color w:val="7F0000"/>
            <w:spacing w:val="6"/>
            <w:w w:val="105"/>
            <w:sz w:val="20"/>
          </w:rPr>
          <w:t xml:space="preserve"> </w:t>
        </w:r>
        <w:r>
          <w:rPr>
            <w:color w:val="7F0000"/>
            <w:w w:val="105"/>
            <w:sz w:val="20"/>
          </w:rPr>
          <w:t>Inequality</w:t>
        </w:r>
        <w:r>
          <w:rPr>
            <w:color w:val="7F0000"/>
            <w:spacing w:val="6"/>
            <w:w w:val="105"/>
            <w:sz w:val="20"/>
          </w:rPr>
          <w:t xml:space="preserve"> </w:t>
        </w:r>
        <w:r>
          <w:rPr>
            <w:color w:val="7F0000"/>
            <w:w w:val="105"/>
            <w:sz w:val="20"/>
          </w:rPr>
          <w:t>Trends</w:t>
        </w:r>
        <w:r>
          <w:rPr>
            <w:color w:val="7F0000"/>
            <w:spacing w:val="6"/>
            <w:w w:val="105"/>
            <w:sz w:val="20"/>
          </w:rPr>
          <w:t xml:space="preserve"> </w:t>
        </w:r>
        <w:r>
          <w:rPr>
            <w:color w:val="7F0000"/>
            <w:w w:val="105"/>
            <w:sz w:val="20"/>
          </w:rPr>
          <w:t>Section</w:t>
        </w:r>
      </w:hyperlink>
      <w:r>
        <w:rPr>
          <w:color w:val="7F0000"/>
          <w:spacing w:val="-3"/>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proofErr w:type="gramStart"/>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proofErr w:type="gramEnd"/>
      <w:r>
        <w:rPr>
          <w:spacing w:val="36"/>
          <w:w w:val="105"/>
          <w:sz w:val="20"/>
        </w:rPr>
        <w:t xml:space="preserve"> </w:t>
      </w:r>
      <w:r>
        <w:rPr>
          <w:spacing w:val="-10"/>
          <w:w w:val="105"/>
          <w:sz w:val="20"/>
        </w:rPr>
        <w:t>.</w:t>
      </w:r>
    </w:p>
    <w:p w14:paraId="43A3CB58" w14:textId="77777777" w:rsidR="00620CF6" w:rsidRDefault="00000000">
      <w:pPr>
        <w:pStyle w:val="ListParagraph"/>
        <w:numPr>
          <w:ilvl w:val="1"/>
          <w:numId w:val="20"/>
        </w:numPr>
        <w:tabs>
          <w:tab w:val="left" w:pos="458"/>
        </w:tabs>
        <w:spacing w:before="89"/>
        <w:ind w:left="458" w:right="779" w:hanging="458"/>
        <w:jc w:val="right"/>
        <w:rPr>
          <w:sz w:val="20"/>
        </w:rPr>
      </w:pPr>
      <w:hyperlink w:anchor="_bookmark30" w:history="1">
        <w:r>
          <w:rPr>
            <w:color w:val="7F0000"/>
            <w:w w:val="105"/>
            <w:sz w:val="20"/>
          </w:rPr>
          <w:t>The</w:t>
        </w:r>
        <w:r>
          <w:rPr>
            <w:color w:val="7F0000"/>
            <w:spacing w:val="6"/>
            <w:w w:val="105"/>
            <w:sz w:val="20"/>
          </w:rPr>
          <w:t xml:space="preserve"> </w:t>
        </w:r>
        <w:r>
          <w:rPr>
            <w:color w:val="7F0000"/>
            <w:w w:val="105"/>
            <w:sz w:val="20"/>
          </w:rPr>
          <w:t>structure</w:t>
        </w:r>
        <w:r>
          <w:rPr>
            <w:color w:val="7F0000"/>
            <w:spacing w:val="6"/>
            <w:w w:val="105"/>
            <w:sz w:val="20"/>
          </w:rPr>
          <w:t xml:space="preserve"> </w:t>
        </w:r>
        <w:r>
          <w:rPr>
            <w:color w:val="7F0000"/>
            <w:w w:val="105"/>
            <w:sz w:val="20"/>
          </w:rPr>
          <w:t>of</w:t>
        </w:r>
        <w:r>
          <w:rPr>
            <w:color w:val="7F0000"/>
            <w:spacing w:val="6"/>
            <w:w w:val="105"/>
            <w:sz w:val="20"/>
          </w:rPr>
          <w:t xml:space="preserve"> </w:t>
        </w:r>
        <w:r>
          <w:rPr>
            <w:color w:val="7F0000"/>
            <w:w w:val="105"/>
            <w:sz w:val="20"/>
          </w:rPr>
          <w:t>the</w:t>
        </w:r>
        <w:r>
          <w:rPr>
            <w:color w:val="7F0000"/>
            <w:spacing w:val="7"/>
            <w:w w:val="105"/>
            <w:sz w:val="20"/>
          </w:rPr>
          <w:t xml:space="preserve"> </w:t>
        </w:r>
        <w:r>
          <w:rPr>
            <w:color w:val="7F0000"/>
            <w:w w:val="105"/>
            <w:sz w:val="20"/>
          </w:rPr>
          <w:t>Wealth</w:t>
        </w:r>
        <w:r>
          <w:rPr>
            <w:color w:val="7F0000"/>
            <w:spacing w:val="6"/>
            <w:w w:val="105"/>
            <w:sz w:val="20"/>
          </w:rPr>
          <w:t xml:space="preserve"> </w:t>
        </w:r>
        <w:r>
          <w:rPr>
            <w:color w:val="7F0000"/>
            <w:w w:val="105"/>
            <w:sz w:val="20"/>
          </w:rPr>
          <w:t>Inequality</w:t>
        </w:r>
        <w:r>
          <w:rPr>
            <w:color w:val="7F0000"/>
            <w:spacing w:val="6"/>
            <w:w w:val="105"/>
            <w:sz w:val="20"/>
          </w:rPr>
          <w:t xml:space="preserve"> </w:t>
        </w:r>
        <w:r>
          <w:rPr>
            <w:color w:val="7F0000"/>
            <w:w w:val="105"/>
            <w:sz w:val="20"/>
          </w:rPr>
          <w:t>Trends</w:t>
        </w:r>
        <w:r>
          <w:rPr>
            <w:color w:val="7F0000"/>
            <w:spacing w:val="6"/>
            <w:w w:val="105"/>
            <w:sz w:val="20"/>
          </w:rPr>
          <w:t xml:space="preserve"> </w:t>
        </w:r>
        <w:r>
          <w:rPr>
            <w:color w:val="7F0000"/>
            <w:w w:val="105"/>
            <w:sz w:val="20"/>
          </w:rPr>
          <w:t>Section</w:t>
        </w:r>
      </w:hyperlink>
      <w:r>
        <w:rPr>
          <w:color w:val="7F0000"/>
          <w:spacing w:val="55"/>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5"/>
          <w:w w:val="105"/>
          <w:sz w:val="20"/>
        </w:rPr>
        <w:t xml:space="preserve"> </w:t>
      </w:r>
      <w:r>
        <w:rPr>
          <w:w w:val="105"/>
          <w:sz w:val="20"/>
        </w:rPr>
        <w:t>.</w:t>
      </w:r>
      <w:r>
        <w:rPr>
          <w:spacing w:val="36"/>
          <w:w w:val="105"/>
          <w:sz w:val="20"/>
        </w:rPr>
        <w:t xml:space="preserve"> </w:t>
      </w:r>
      <w:r>
        <w:rPr>
          <w:w w:val="105"/>
          <w:sz w:val="20"/>
        </w:rPr>
        <w:t>.</w:t>
      </w:r>
      <w:r>
        <w:rPr>
          <w:spacing w:val="36"/>
          <w:w w:val="105"/>
          <w:sz w:val="20"/>
        </w:rPr>
        <w:t xml:space="preserve"> </w:t>
      </w:r>
      <w:r>
        <w:rPr>
          <w:spacing w:val="-10"/>
          <w:w w:val="105"/>
          <w:sz w:val="20"/>
        </w:rPr>
        <w:t>.</w:t>
      </w:r>
    </w:p>
    <w:p w14:paraId="7DBCC907" w14:textId="77777777" w:rsidR="00620CF6" w:rsidRDefault="00000000">
      <w:pPr>
        <w:pStyle w:val="ListParagraph"/>
        <w:numPr>
          <w:ilvl w:val="1"/>
          <w:numId w:val="20"/>
        </w:numPr>
        <w:tabs>
          <w:tab w:val="left" w:pos="458"/>
        </w:tabs>
        <w:spacing w:before="89"/>
        <w:ind w:left="458" w:right="779" w:hanging="458"/>
        <w:jc w:val="right"/>
        <w:rPr>
          <w:sz w:val="20"/>
        </w:rPr>
      </w:pPr>
      <w:hyperlink w:anchor="_bookmark32" w:history="1">
        <w:r>
          <w:rPr>
            <w:color w:val="7F0000"/>
            <w:w w:val="105"/>
            <w:sz w:val="20"/>
          </w:rPr>
          <w:t>The</w:t>
        </w:r>
        <w:r>
          <w:rPr>
            <w:color w:val="7F0000"/>
            <w:spacing w:val="7"/>
            <w:w w:val="105"/>
            <w:sz w:val="20"/>
          </w:rPr>
          <w:t xml:space="preserve"> </w:t>
        </w:r>
        <w:proofErr w:type="spellStart"/>
        <w:r>
          <w:rPr>
            <w:color w:val="7F0000"/>
            <w:w w:val="105"/>
            <w:sz w:val="20"/>
          </w:rPr>
          <w:t>varcode</w:t>
        </w:r>
        <w:proofErr w:type="spellEnd"/>
        <w:r>
          <w:rPr>
            <w:color w:val="7F0000"/>
            <w:spacing w:val="8"/>
            <w:w w:val="105"/>
            <w:sz w:val="20"/>
          </w:rPr>
          <w:t xml:space="preserve"> </w:t>
        </w:r>
        <w:r>
          <w:rPr>
            <w:color w:val="7F0000"/>
            <w:w w:val="105"/>
            <w:sz w:val="20"/>
          </w:rPr>
          <w:t>in</w:t>
        </w:r>
        <w:r>
          <w:rPr>
            <w:color w:val="7F0000"/>
            <w:spacing w:val="8"/>
            <w:w w:val="105"/>
            <w:sz w:val="20"/>
          </w:rPr>
          <w:t xml:space="preserve"> </w:t>
        </w:r>
        <w:r>
          <w:rPr>
            <w:color w:val="7F0000"/>
            <w:w w:val="105"/>
            <w:sz w:val="20"/>
          </w:rPr>
          <w:t>the</w:t>
        </w:r>
        <w:r>
          <w:rPr>
            <w:color w:val="7F0000"/>
            <w:spacing w:val="7"/>
            <w:w w:val="105"/>
            <w:sz w:val="20"/>
          </w:rPr>
          <w:t xml:space="preserve"> </w:t>
        </w:r>
        <w:proofErr w:type="spellStart"/>
        <w:r>
          <w:rPr>
            <w:color w:val="7F0000"/>
            <w:w w:val="105"/>
            <w:sz w:val="20"/>
          </w:rPr>
          <w:t>Weath</w:t>
        </w:r>
        <w:proofErr w:type="spellEnd"/>
        <w:r>
          <w:rPr>
            <w:color w:val="7F0000"/>
            <w:spacing w:val="8"/>
            <w:w w:val="105"/>
            <w:sz w:val="20"/>
          </w:rPr>
          <w:t xml:space="preserve"> </w:t>
        </w:r>
        <w:r>
          <w:rPr>
            <w:color w:val="7F0000"/>
            <w:w w:val="105"/>
            <w:sz w:val="20"/>
          </w:rPr>
          <w:t>Inequality</w:t>
        </w:r>
        <w:r>
          <w:rPr>
            <w:color w:val="7F0000"/>
            <w:spacing w:val="8"/>
            <w:w w:val="105"/>
            <w:sz w:val="20"/>
          </w:rPr>
          <w:t xml:space="preserve"> </w:t>
        </w:r>
        <w:r>
          <w:rPr>
            <w:color w:val="7F0000"/>
            <w:w w:val="105"/>
            <w:sz w:val="20"/>
          </w:rPr>
          <w:t>Trends</w:t>
        </w:r>
        <w:r>
          <w:rPr>
            <w:color w:val="7F0000"/>
            <w:spacing w:val="8"/>
            <w:w w:val="105"/>
            <w:sz w:val="20"/>
          </w:rPr>
          <w:t xml:space="preserve"> </w:t>
        </w:r>
        <w:r>
          <w:rPr>
            <w:color w:val="7F0000"/>
            <w:w w:val="105"/>
            <w:sz w:val="20"/>
          </w:rPr>
          <w:t>Section</w:t>
        </w:r>
      </w:hyperlink>
      <w:r>
        <w:rPr>
          <w:color w:val="7F0000"/>
          <w:spacing w:val="12"/>
          <w:w w:val="105"/>
          <w:sz w:val="20"/>
        </w:rPr>
        <w:t xml:space="preserve"> </w:t>
      </w:r>
      <w:r>
        <w:rPr>
          <w:w w:val="105"/>
          <w:sz w:val="20"/>
        </w:rPr>
        <w:t>.</w:t>
      </w:r>
      <w:r>
        <w:rPr>
          <w:spacing w:val="38"/>
          <w:w w:val="105"/>
          <w:sz w:val="20"/>
        </w:rPr>
        <w:t xml:space="preserve"> </w:t>
      </w:r>
      <w:r>
        <w:rPr>
          <w:w w:val="105"/>
          <w:sz w:val="20"/>
        </w:rPr>
        <w:t>.</w:t>
      </w:r>
      <w:r>
        <w:rPr>
          <w:spacing w:val="37"/>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7"/>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7"/>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7"/>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spacing w:val="-10"/>
          <w:w w:val="105"/>
          <w:sz w:val="20"/>
        </w:rPr>
        <w:t>.</w:t>
      </w:r>
    </w:p>
    <w:p w14:paraId="4E791E7C" w14:textId="77777777" w:rsidR="00620CF6" w:rsidRDefault="00000000">
      <w:pPr>
        <w:pStyle w:val="ListParagraph"/>
        <w:numPr>
          <w:ilvl w:val="2"/>
          <w:numId w:val="20"/>
        </w:numPr>
        <w:tabs>
          <w:tab w:val="left" w:pos="637"/>
        </w:tabs>
        <w:spacing w:before="89"/>
        <w:ind w:left="637" w:right="778" w:hanging="637"/>
        <w:jc w:val="right"/>
        <w:rPr>
          <w:sz w:val="20"/>
        </w:rPr>
      </w:pPr>
      <w:hyperlink w:anchor="_bookmark33" w:history="1">
        <w:r>
          <w:rPr>
            <w:color w:val="7F0000"/>
            <w:w w:val="110"/>
            <w:sz w:val="20"/>
          </w:rPr>
          <w:t>Section:</w:t>
        </w:r>
        <w:r>
          <w:rPr>
            <w:color w:val="7F0000"/>
            <w:spacing w:val="25"/>
            <w:w w:val="110"/>
            <w:sz w:val="20"/>
          </w:rPr>
          <w:t xml:space="preserve"> </w:t>
        </w:r>
        <w:r>
          <w:rPr>
            <w:color w:val="7F0000"/>
            <w:w w:val="110"/>
            <w:sz w:val="20"/>
          </w:rPr>
          <w:t>Wealth</w:t>
        </w:r>
        <w:r>
          <w:rPr>
            <w:color w:val="7F0000"/>
            <w:spacing w:val="5"/>
            <w:w w:val="110"/>
            <w:sz w:val="20"/>
          </w:rPr>
          <w:t xml:space="preserve"> </w:t>
        </w:r>
        <w:r>
          <w:rPr>
            <w:color w:val="7F0000"/>
            <w:w w:val="110"/>
            <w:sz w:val="20"/>
          </w:rPr>
          <w:t>Inequality</w:t>
        </w:r>
        <w:r>
          <w:rPr>
            <w:color w:val="7F0000"/>
            <w:spacing w:val="5"/>
            <w:w w:val="110"/>
            <w:sz w:val="20"/>
          </w:rPr>
          <w:t xml:space="preserve"> </w:t>
        </w:r>
        <w:r>
          <w:rPr>
            <w:color w:val="7F0000"/>
            <w:w w:val="110"/>
            <w:sz w:val="20"/>
          </w:rPr>
          <w:t>Trends</w:t>
        </w:r>
      </w:hyperlink>
      <w:r>
        <w:rPr>
          <w:color w:val="7F0000"/>
          <w:spacing w:val="-7"/>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spacing w:val="-10"/>
          <w:w w:val="110"/>
          <w:sz w:val="20"/>
        </w:rPr>
        <w:t>.</w:t>
      </w:r>
    </w:p>
    <w:p w14:paraId="17934827" w14:textId="77777777" w:rsidR="00620CF6" w:rsidRDefault="00620CF6">
      <w:pPr>
        <w:jc w:val="right"/>
        <w:rPr>
          <w:sz w:val="20"/>
        </w:rPr>
        <w:sectPr w:rsidR="00620CF6" w:rsidSect="00D60468">
          <w:pgSz w:w="12240" w:h="15840"/>
          <w:pgMar w:top="1820" w:right="1100" w:bottom="280" w:left="1300" w:header="720" w:footer="720" w:gutter="0"/>
          <w:cols w:space="720"/>
        </w:sectPr>
      </w:pPr>
    </w:p>
    <w:p w14:paraId="0843B020" w14:textId="77777777" w:rsidR="00620CF6" w:rsidRDefault="00000000">
      <w:pPr>
        <w:pStyle w:val="ListParagraph"/>
        <w:numPr>
          <w:ilvl w:val="2"/>
          <w:numId w:val="20"/>
        </w:numPr>
        <w:tabs>
          <w:tab w:val="left" w:pos="637"/>
        </w:tabs>
        <w:spacing w:before="86"/>
        <w:ind w:left="637" w:right="779" w:hanging="637"/>
        <w:jc w:val="right"/>
        <w:rPr>
          <w:sz w:val="20"/>
        </w:rPr>
      </w:pPr>
      <w:hyperlink w:anchor="_bookmark35" w:history="1">
        <w:r>
          <w:rPr>
            <w:color w:val="7F0000"/>
            <w:w w:val="110"/>
            <w:sz w:val="20"/>
          </w:rPr>
          <w:t>Sector:</w:t>
        </w:r>
        <w:r>
          <w:rPr>
            <w:color w:val="7F0000"/>
            <w:spacing w:val="27"/>
            <w:w w:val="110"/>
            <w:sz w:val="20"/>
          </w:rPr>
          <w:t xml:space="preserve"> </w:t>
        </w:r>
        <w:proofErr w:type="spellStart"/>
        <w:r>
          <w:rPr>
            <w:color w:val="7F0000"/>
            <w:w w:val="110"/>
            <w:sz w:val="20"/>
          </w:rPr>
          <w:t>Houshold</w:t>
        </w:r>
        <w:proofErr w:type="spellEnd"/>
        <w:r>
          <w:rPr>
            <w:color w:val="7F0000"/>
            <w:spacing w:val="8"/>
            <w:w w:val="110"/>
            <w:sz w:val="20"/>
          </w:rPr>
          <w:t xml:space="preserve"> </w:t>
        </w:r>
        <w:r>
          <w:rPr>
            <w:color w:val="7F0000"/>
            <w:w w:val="110"/>
            <w:sz w:val="20"/>
          </w:rPr>
          <w:t>sector</w:t>
        </w:r>
      </w:hyperlink>
      <w:r>
        <w:rPr>
          <w:color w:val="7F0000"/>
          <w:spacing w:val="-2"/>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spacing w:val="-10"/>
          <w:w w:val="110"/>
          <w:sz w:val="20"/>
        </w:rPr>
        <w:t>.</w:t>
      </w:r>
    </w:p>
    <w:p w14:paraId="27C878B2" w14:textId="77777777" w:rsidR="00620CF6" w:rsidRDefault="00000000">
      <w:pPr>
        <w:pStyle w:val="ListParagraph"/>
        <w:numPr>
          <w:ilvl w:val="2"/>
          <w:numId w:val="20"/>
        </w:numPr>
        <w:tabs>
          <w:tab w:val="left" w:pos="637"/>
        </w:tabs>
        <w:spacing w:before="89"/>
        <w:ind w:left="637" w:right="779" w:hanging="637"/>
        <w:jc w:val="right"/>
        <w:rPr>
          <w:sz w:val="20"/>
        </w:rPr>
      </w:pPr>
      <w:hyperlink w:anchor="_bookmark36" w:history="1">
        <w:r>
          <w:rPr>
            <w:color w:val="7F0000"/>
            <w:w w:val="110"/>
            <w:sz w:val="20"/>
          </w:rPr>
          <w:t>Variable</w:t>
        </w:r>
        <w:r>
          <w:rPr>
            <w:color w:val="7F0000"/>
            <w:spacing w:val="22"/>
            <w:w w:val="110"/>
            <w:sz w:val="20"/>
          </w:rPr>
          <w:t xml:space="preserve"> </w:t>
        </w:r>
        <w:r>
          <w:rPr>
            <w:color w:val="7F0000"/>
            <w:w w:val="110"/>
            <w:sz w:val="20"/>
          </w:rPr>
          <w:t>Type:</w:t>
        </w:r>
        <w:r>
          <w:rPr>
            <w:color w:val="7F0000"/>
            <w:spacing w:val="11"/>
            <w:w w:val="110"/>
            <w:sz w:val="20"/>
          </w:rPr>
          <w:t xml:space="preserve"> </w:t>
        </w:r>
        <w:r>
          <w:rPr>
            <w:color w:val="7F0000"/>
            <w:w w:val="110"/>
            <w:sz w:val="20"/>
          </w:rPr>
          <w:t>Category</w:t>
        </w:r>
        <w:r>
          <w:rPr>
            <w:color w:val="7F0000"/>
            <w:spacing w:val="-5"/>
            <w:w w:val="110"/>
            <w:sz w:val="20"/>
          </w:rPr>
          <w:t xml:space="preserve"> </w:t>
        </w:r>
        <w:r>
          <w:rPr>
            <w:color w:val="7F0000"/>
            <w:w w:val="110"/>
            <w:sz w:val="20"/>
          </w:rPr>
          <w:t>of</w:t>
        </w:r>
        <w:r>
          <w:rPr>
            <w:color w:val="7F0000"/>
            <w:spacing w:val="-6"/>
            <w:w w:val="110"/>
            <w:sz w:val="20"/>
          </w:rPr>
          <w:t xml:space="preserve"> </w:t>
        </w:r>
        <w:r>
          <w:rPr>
            <w:color w:val="7F0000"/>
            <w:w w:val="110"/>
            <w:sz w:val="20"/>
          </w:rPr>
          <w:t>wealth</w:t>
        </w:r>
        <w:r>
          <w:rPr>
            <w:color w:val="7F0000"/>
            <w:spacing w:val="-5"/>
            <w:w w:val="110"/>
            <w:sz w:val="20"/>
          </w:rPr>
          <w:t xml:space="preserve"> </w:t>
        </w:r>
        <w:r>
          <w:rPr>
            <w:color w:val="7F0000"/>
            <w:w w:val="110"/>
            <w:sz w:val="20"/>
          </w:rPr>
          <w:t>inequality</w:t>
        </w:r>
        <w:r>
          <w:rPr>
            <w:color w:val="7F0000"/>
            <w:spacing w:val="-6"/>
            <w:w w:val="110"/>
            <w:sz w:val="20"/>
          </w:rPr>
          <w:t xml:space="preserve"> </w:t>
        </w:r>
        <w:r>
          <w:rPr>
            <w:color w:val="7F0000"/>
            <w:w w:val="110"/>
            <w:sz w:val="20"/>
          </w:rPr>
          <w:t>measure</w:t>
        </w:r>
      </w:hyperlink>
      <w:r>
        <w:rPr>
          <w:color w:val="7F0000"/>
          <w:spacing w:val="58"/>
          <w:w w:val="110"/>
          <w:sz w:val="20"/>
        </w:rPr>
        <w:t xml:space="preserve"> </w:t>
      </w:r>
      <w:r>
        <w:rPr>
          <w:w w:val="110"/>
          <w:sz w:val="20"/>
        </w:rPr>
        <w:t>.</w:t>
      </w:r>
      <w:r>
        <w:rPr>
          <w:spacing w:val="20"/>
          <w:w w:val="110"/>
          <w:sz w:val="20"/>
        </w:rPr>
        <w:t xml:space="preserve"> </w:t>
      </w:r>
      <w:r>
        <w:rPr>
          <w:w w:val="110"/>
          <w:sz w:val="20"/>
        </w:rPr>
        <w:t>.</w:t>
      </w:r>
      <w:r>
        <w:rPr>
          <w:spacing w:val="19"/>
          <w:w w:val="110"/>
          <w:sz w:val="20"/>
        </w:rPr>
        <w:t xml:space="preserve"> </w:t>
      </w:r>
      <w:r>
        <w:rPr>
          <w:w w:val="110"/>
          <w:sz w:val="20"/>
        </w:rPr>
        <w:t>.</w:t>
      </w:r>
      <w:r>
        <w:rPr>
          <w:spacing w:val="19"/>
          <w:w w:val="110"/>
          <w:sz w:val="20"/>
        </w:rPr>
        <w:t xml:space="preserve"> </w:t>
      </w:r>
      <w:r>
        <w:rPr>
          <w:w w:val="110"/>
          <w:sz w:val="20"/>
        </w:rPr>
        <w:t>.</w:t>
      </w:r>
      <w:r>
        <w:rPr>
          <w:spacing w:val="19"/>
          <w:w w:val="110"/>
          <w:sz w:val="20"/>
        </w:rPr>
        <w:t xml:space="preserve"> </w:t>
      </w:r>
      <w:r>
        <w:rPr>
          <w:w w:val="110"/>
          <w:sz w:val="20"/>
        </w:rPr>
        <w:t>.</w:t>
      </w:r>
      <w:r>
        <w:rPr>
          <w:spacing w:val="20"/>
          <w:w w:val="110"/>
          <w:sz w:val="20"/>
        </w:rPr>
        <w:t xml:space="preserve"> </w:t>
      </w:r>
      <w:r>
        <w:rPr>
          <w:w w:val="110"/>
          <w:sz w:val="20"/>
        </w:rPr>
        <w:t>.</w:t>
      </w:r>
      <w:r>
        <w:rPr>
          <w:spacing w:val="19"/>
          <w:w w:val="110"/>
          <w:sz w:val="20"/>
        </w:rPr>
        <w:t xml:space="preserve"> </w:t>
      </w:r>
      <w:r>
        <w:rPr>
          <w:w w:val="110"/>
          <w:sz w:val="20"/>
        </w:rPr>
        <w:t>.</w:t>
      </w:r>
      <w:r>
        <w:rPr>
          <w:spacing w:val="19"/>
          <w:w w:val="110"/>
          <w:sz w:val="20"/>
        </w:rPr>
        <w:t xml:space="preserve"> </w:t>
      </w:r>
      <w:r>
        <w:rPr>
          <w:w w:val="110"/>
          <w:sz w:val="20"/>
        </w:rPr>
        <w:t>.</w:t>
      </w:r>
      <w:r>
        <w:rPr>
          <w:spacing w:val="19"/>
          <w:w w:val="110"/>
          <w:sz w:val="20"/>
        </w:rPr>
        <w:t xml:space="preserve"> </w:t>
      </w:r>
      <w:r>
        <w:rPr>
          <w:w w:val="110"/>
          <w:sz w:val="20"/>
        </w:rPr>
        <w:t>.</w:t>
      </w:r>
      <w:r>
        <w:rPr>
          <w:spacing w:val="19"/>
          <w:w w:val="110"/>
          <w:sz w:val="20"/>
        </w:rPr>
        <w:t xml:space="preserve"> </w:t>
      </w:r>
      <w:r>
        <w:rPr>
          <w:w w:val="110"/>
          <w:sz w:val="20"/>
        </w:rPr>
        <w:t>.</w:t>
      </w:r>
      <w:r>
        <w:rPr>
          <w:spacing w:val="20"/>
          <w:w w:val="110"/>
          <w:sz w:val="20"/>
        </w:rPr>
        <w:t xml:space="preserve"> </w:t>
      </w:r>
      <w:r>
        <w:rPr>
          <w:w w:val="110"/>
          <w:sz w:val="20"/>
        </w:rPr>
        <w:t>.</w:t>
      </w:r>
      <w:r>
        <w:rPr>
          <w:spacing w:val="19"/>
          <w:w w:val="110"/>
          <w:sz w:val="20"/>
        </w:rPr>
        <w:t xml:space="preserve"> </w:t>
      </w:r>
      <w:r>
        <w:rPr>
          <w:w w:val="110"/>
          <w:sz w:val="20"/>
        </w:rPr>
        <w:t>.</w:t>
      </w:r>
      <w:r>
        <w:rPr>
          <w:spacing w:val="19"/>
          <w:w w:val="110"/>
          <w:sz w:val="20"/>
        </w:rPr>
        <w:t xml:space="preserve"> </w:t>
      </w:r>
      <w:r>
        <w:rPr>
          <w:w w:val="110"/>
          <w:sz w:val="20"/>
        </w:rPr>
        <w:t>.</w:t>
      </w:r>
      <w:r>
        <w:rPr>
          <w:spacing w:val="19"/>
          <w:w w:val="110"/>
          <w:sz w:val="20"/>
        </w:rPr>
        <w:t xml:space="preserve"> </w:t>
      </w:r>
      <w:r>
        <w:rPr>
          <w:w w:val="110"/>
          <w:sz w:val="20"/>
        </w:rPr>
        <w:t>.</w:t>
      </w:r>
      <w:r>
        <w:rPr>
          <w:spacing w:val="19"/>
          <w:w w:val="110"/>
          <w:sz w:val="20"/>
        </w:rPr>
        <w:t xml:space="preserve"> </w:t>
      </w:r>
      <w:r>
        <w:rPr>
          <w:w w:val="110"/>
          <w:sz w:val="20"/>
        </w:rPr>
        <w:t>.</w:t>
      </w:r>
      <w:r>
        <w:rPr>
          <w:spacing w:val="20"/>
          <w:w w:val="110"/>
          <w:sz w:val="20"/>
        </w:rPr>
        <w:t xml:space="preserve"> </w:t>
      </w:r>
      <w:r>
        <w:rPr>
          <w:w w:val="110"/>
          <w:sz w:val="20"/>
        </w:rPr>
        <w:t>.</w:t>
      </w:r>
      <w:r>
        <w:rPr>
          <w:spacing w:val="19"/>
          <w:w w:val="110"/>
          <w:sz w:val="20"/>
        </w:rPr>
        <w:t xml:space="preserve"> </w:t>
      </w:r>
      <w:r>
        <w:rPr>
          <w:spacing w:val="-10"/>
          <w:w w:val="110"/>
          <w:sz w:val="20"/>
        </w:rPr>
        <w:t>.</w:t>
      </w:r>
    </w:p>
    <w:p w14:paraId="50CAF990" w14:textId="77777777" w:rsidR="00620CF6" w:rsidRDefault="00000000">
      <w:pPr>
        <w:pStyle w:val="ListParagraph"/>
        <w:numPr>
          <w:ilvl w:val="2"/>
          <w:numId w:val="20"/>
        </w:numPr>
        <w:tabs>
          <w:tab w:val="left" w:pos="637"/>
        </w:tabs>
        <w:spacing w:before="89"/>
        <w:ind w:left="637" w:right="779" w:hanging="637"/>
        <w:jc w:val="right"/>
        <w:rPr>
          <w:sz w:val="20"/>
        </w:rPr>
      </w:pPr>
      <w:hyperlink w:anchor="_bookmark38" w:history="1">
        <w:r>
          <w:rPr>
            <w:color w:val="7F0000"/>
            <w:w w:val="110"/>
            <w:sz w:val="20"/>
          </w:rPr>
          <w:t>Concept:</w:t>
        </w:r>
        <w:r>
          <w:rPr>
            <w:color w:val="7F0000"/>
            <w:spacing w:val="27"/>
            <w:w w:val="110"/>
            <w:sz w:val="20"/>
          </w:rPr>
          <w:t xml:space="preserve"> </w:t>
        </w:r>
        <w:r>
          <w:rPr>
            <w:color w:val="7F0000"/>
            <w:w w:val="110"/>
            <w:sz w:val="20"/>
          </w:rPr>
          <w:t>Net</w:t>
        </w:r>
        <w:r>
          <w:rPr>
            <w:color w:val="7F0000"/>
            <w:spacing w:val="8"/>
            <w:w w:val="110"/>
            <w:sz w:val="20"/>
          </w:rPr>
          <w:t xml:space="preserve"> </w:t>
        </w:r>
        <w:r>
          <w:rPr>
            <w:color w:val="7F0000"/>
            <w:w w:val="110"/>
            <w:sz w:val="20"/>
          </w:rPr>
          <w:t>wealth</w:t>
        </w:r>
      </w:hyperlink>
      <w:r>
        <w:rPr>
          <w:color w:val="7F0000"/>
          <w:spacing w:val="22"/>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spacing w:val="-10"/>
          <w:w w:val="110"/>
          <w:sz w:val="20"/>
        </w:rPr>
        <w:t>.</w:t>
      </w:r>
    </w:p>
    <w:p w14:paraId="15D4EC4C" w14:textId="77777777" w:rsidR="00620CF6" w:rsidRDefault="00000000">
      <w:pPr>
        <w:pStyle w:val="ListParagraph"/>
        <w:numPr>
          <w:ilvl w:val="2"/>
          <w:numId w:val="20"/>
        </w:numPr>
        <w:tabs>
          <w:tab w:val="left" w:pos="637"/>
        </w:tabs>
        <w:spacing w:before="89"/>
        <w:ind w:left="637" w:right="778" w:hanging="637"/>
        <w:jc w:val="right"/>
        <w:rPr>
          <w:sz w:val="20"/>
        </w:rPr>
      </w:pPr>
      <w:hyperlink w:anchor="_bookmark39" w:history="1">
        <w:r>
          <w:rPr>
            <w:color w:val="7F0000"/>
            <w:w w:val="110"/>
            <w:sz w:val="20"/>
          </w:rPr>
          <w:t>Section-Specific:</w:t>
        </w:r>
        <w:r>
          <w:rPr>
            <w:color w:val="7F0000"/>
            <w:spacing w:val="31"/>
            <w:w w:val="110"/>
            <w:sz w:val="20"/>
          </w:rPr>
          <w:t xml:space="preserve"> </w:t>
        </w:r>
        <w:r>
          <w:rPr>
            <w:color w:val="7F0000"/>
            <w:w w:val="110"/>
            <w:sz w:val="20"/>
          </w:rPr>
          <w:t>Unit</w:t>
        </w:r>
        <w:r>
          <w:rPr>
            <w:color w:val="7F0000"/>
            <w:spacing w:val="10"/>
            <w:w w:val="110"/>
            <w:sz w:val="20"/>
          </w:rPr>
          <w:t xml:space="preserve"> </w:t>
        </w:r>
        <w:r>
          <w:rPr>
            <w:color w:val="7F0000"/>
            <w:w w:val="110"/>
            <w:sz w:val="20"/>
          </w:rPr>
          <w:t>of</w:t>
        </w:r>
        <w:r>
          <w:rPr>
            <w:color w:val="7F0000"/>
            <w:spacing w:val="10"/>
            <w:w w:val="110"/>
            <w:sz w:val="20"/>
          </w:rPr>
          <w:t xml:space="preserve"> </w:t>
        </w:r>
        <w:r>
          <w:rPr>
            <w:color w:val="7F0000"/>
            <w:w w:val="110"/>
            <w:sz w:val="20"/>
          </w:rPr>
          <w:t>analysis</w:t>
        </w:r>
      </w:hyperlink>
      <w:r>
        <w:rPr>
          <w:color w:val="7F0000"/>
          <w:spacing w:val="6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spacing w:val="-10"/>
          <w:w w:val="110"/>
          <w:sz w:val="20"/>
        </w:rPr>
        <w:t>.</w:t>
      </w:r>
    </w:p>
    <w:p w14:paraId="2479D110" w14:textId="77777777" w:rsidR="00620CF6" w:rsidRDefault="00000000">
      <w:pPr>
        <w:pStyle w:val="ListParagraph"/>
        <w:numPr>
          <w:ilvl w:val="1"/>
          <w:numId w:val="20"/>
        </w:numPr>
        <w:tabs>
          <w:tab w:val="left" w:pos="458"/>
        </w:tabs>
        <w:spacing w:before="89"/>
        <w:ind w:left="458" w:right="778" w:hanging="458"/>
        <w:jc w:val="right"/>
        <w:rPr>
          <w:sz w:val="20"/>
        </w:rPr>
      </w:pPr>
      <w:hyperlink w:anchor="_bookmark40" w:history="1">
        <w:r>
          <w:rPr>
            <w:color w:val="7F0000"/>
            <w:sz w:val="20"/>
          </w:rPr>
          <w:t>Wealth inequality among</w:t>
        </w:r>
        <w:r>
          <w:rPr>
            <w:color w:val="7F0000"/>
            <w:spacing w:val="1"/>
            <w:sz w:val="20"/>
          </w:rPr>
          <w:t xml:space="preserve"> </w:t>
        </w:r>
        <w:r>
          <w:rPr>
            <w:color w:val="7F0000"/>
            <w:sz w:val="20"/>
          </w:rPr>
          <w:t>whom?</w:t>
        </w:r>
        <w:r>
          <w:rPr>
            <w:color w:val="7F0000"/>
            <w:spacing w:val="17"/>
            <w:sz w:val="20"/>
          </w:rPr>
          <w:t xml:space="preserve"> </w:t>
        </w:r>
        <w:r>
          <w:rPr>
            <w:color w:val="7F0000"/>
            <w:sz w:val="20"/>
          </w:rPr>
          <w:t>Percentiles in</w:t>
        </w:r>
        <w:r>
          <w:rPr>
            <w:color w:val="7F0000"/>
            <w:spacing w:val="1"/>
            <w:sz w:val="20"/>
          </w:rPr>
          <w:t xml:space="preserve"> </w:t>
        </w:r>
        <w:r>
          <w:rPr>
            <w:color w:val="7F0000"/>
            <w:sz w:val="20"/>
          </w:rPr>
          <w:t>the Wealth</w:t>
        </w:r>
        <w:r>
          <w:rPr>
            <w:color w:val="7F0000"/>
            <w:spacing w:val="1"/>
            <w:sz w:val="20"/>
          </w:rPr>
          <w:t xml:space="preserve"> </w:t>
        </w:r>
        <w:r>
          <w:rPr>
            <w:color w:val="7F0000"/>
            <w:sz w:val="20"/>
          </w:rPr>
          <w:t>Inequality Trends</w:t>
        </w:r>
        <w:r>
          <w:rPr>
            <w:color w:val="7F0000"/>
            <w:spacing w:val="1"/>
            <w:sz w:val="20"/>
          </w:rPr>
          <w:t xml:space="preserve"> </w:t>
        </w:r>
        <w:r>
          <w:rPr>
            <w:color w:val="7F0000"/>
            <w:sz w:val="20"/>
          </w:rPr>
          <w:t>Section</w:t>
        </w:r>
      </w:hyperlink>
      <w:r>
        <w:rPr>
          <w:color w:val="7F0000"/>
          <w:spacing w:val="-6"/>
          <w:sz w:val="20"/>
        </w:rPr>
        <w:t xml:space="preserve"> </w:t>
      </w:r>
      <w:r>
        <w:rPr>
          <w:sz w:val="20"/>
        </w:rPr>
        <w:t>.</w:t>
      </w:r>
      <w:r>
        <w:rPr>
          <w:spacing w:val="26"/>
          <w:sz w:val="20"/>
        </w:rPr>
        <w:t xml:space="preserve"> </w:t>
      </w:r>
      <w:r>
        <w:rPr>
          <w:sz w:val="20"/>
        </w:rPr>
        <w:t>.</w:t>
      </w:r>
      <w:r>
        <w:rPr>
          <w:spacing w:val="25"/>
          <w:sz w:val="20"/>
        </w:rPr>
        <w:t xml:space="preserve"> </w:t>
      </w:r>
      <w:r>
        <w:rPr>
          <w:sz w:val="20"/>
        </w:rPr>
        <w:t>.</w:t>
      </w:r>
      <w:r>
        <w:rPr>
          <w:spacing w:val="26"/>
          <w:sz w:val="20"/>
        </w:rPr>
        <w:t xml:space="preserve"> </w:t>
      </w:r>
      <w:r>
        <w:rPr>
          <w:sz w:val="20"/>
        </w:rPr>
        <w:t>.</w:t>
      </w:r>
      <w:r>
        <w:rPr>
          <w:spacing w:val="25"/>
          <w:sz w:val="20"/>
        </w:rPr>
        <w:t xml:space="preserve"> </w:t>
      </w:r>
      <w:r>
        <w:rPr>
          <w:spacing w:val="-10"/>
          <w:sz w:val="20"/>
        </w:rPr>
        <w:t>.</w:t>
      </w:r>
    </w:p>
    <w:p w14:paraId="70562827" w14:textId="77777777" w:rsidR="00620CF6" w:rsidRDefault="00000000">
      <w:pPr>
        <w:pStyle w:val="ListParagraph"/>
        <w:numPr>
          <w:ilvl w:val="1"/>
          <w:numId w:val="20"/>
        </w:numPr>
        <w:tabs>
          <w:tab w:val="left" w:pos="458"/>
        </w:tabs>
        <w:spacing w:before="88"/>
        <w:ind w:left="458" w:right="779" w:hanging="458"/>
        <w:jc w:val="right"/>
        <w:rPr>
          <w:sz w:val="20"/>
        </w:rPr>
      </w:pPr>
      <w:hyperlink w:anchor="_bookmark42" w:history="1">
        <w:r>
          <w:rPr>
            <w:color w:val="7F0000"/>
            <w:w w:val="105"/>
            <w:sz w:val="20"/>
          </w:rPr>
          <w:t>Construction</w:t>
        </w:r>
        <w:r>
          <w:rPr>
            <w:color w:val="7F0000"/>
            <w:spacing w:val="5"/>
            <w:w w:val="105"/>
            <w:sz w:val="20"/>
          </w:rPr>
          <w:t xml:space="preserve"> </w:t>
        </w:r>
        <w:r>
          <w:rPr>
            <w:color w:val="7F0000"/>
            <w:w w:val="105"/>
            <w:sz w:val="20"/>
          </w:rPr>
          <w:t>of</w:t>
        </w:r>
        <w:r>
          <w:rPr>
            <w:color w:val="7F0000"/>
            <w:spacing w:val="6"/>
            <w:w w:val="105"/>
            <w:sz w:val="20"/>
          </w:rPr>
          <w:t xml:space="preserve"> </w:t>
        </w:r>
        <w:r>
          <w:rPr>
            <w:color w:val="7F0000"/>
            <w:w w:val="105"/>
            <w:sz w:val="20"/>
          </w:rPr>
          <w:t>the</w:t>
        </w:r>
        <w:r>
          <w:rPr>
            <w:color w:val="7F0000"/>
            <w:spacing w:val="5"/>
            <w:w w:val="105"/>
            <w:sz w:val="20"/>
          </w:rPr>
          <w:t xml:space="preserve"> </w:t>
        </w:r>
        <w:r>
          <w:rPr>
            <w:color w:val="7F0000"/>
            <w:w w:val="105"/>
            <w:sz w:val="20"/>
          </w:rPr>
          <w:t>Wealth</w:t>
        </w:r>
        <w:r>
          <w:rPr>
            <w:color w:val="7F0000"/>
            <w:spacing w:val="6"/>
            <w:w w:val="105"/>
            <w:sz w:val="20"/>
          </w:rPr>
          <w:t xml:space="preserve"> </w:t>
        </w:r>
        <w:r>
          <w:rPr>
            <w:color w:val="7F0000"/>
            <w:w w:val="105"/>
            <w:sz w:val="20"/>
          </w:rPr>
          <w:t>Inequality</w:t>
        </w:r>
        <w:r>
          <w:rPr>
            <w:color w:val="7F0000"/>
            <w:spacing w:val="5"/>
            <w:w w:val="105"/>
            <w:sz w:val="20"/>
          </w:rPr>
          <w:t xml:space="preserve"> </w:t>
        </w:r>
        <w:r>
          <w:rPr>
            <w:color w:val="7F0000"/>
            <w:w w:val="105"/>
            <w:sz w:val="20"/>
          </w:rPr>
          <w:t>Trends</w:t>
        </w:r>
        <w:r>
          <w:rPr>
            <w:color w:val="7F0000"/>
            <w:spacing w:val="6"/>
            <w:w w:val="105"/>
            <w:sz w:val="20"/>
          </w:rPr>
          <w:t xml:space="preserve"> </w:t>
        </w:r>
        <w:r>
          <w:rPr>
            <w:color w:val="7F0000"/>
            <w:w w:val="105"/>
            <w:sz w:val="20"/>
          </w:rPr>
          <w:t>Section</w:t>
        </w:r>
      </w:hyperlink>
      <w:r>
        <w:rPr>
          <w:color w:val="7F0000"/>
          <w:spacing w:val="30"/>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spacing w:val="-10"/>
          <w:w w:val="105"/>
          <w:sz w:val="20"/>
        </w:rPr>
        <w:t>.</w:t>
      </w:r>
    </w:p>
    <w:p w14:paraId="344F5C1A" w14:textId="77777777" w:rsidR="00620CF6" w:rsidRDefault="00000000">
      <w:pPr>
        <w:pStyle w:val="ListParagraph"/>
        <w:numPr>
          <w:ilvl w:val="2"/>
          <w:numId w:val="20"/>
        </w:numPr>
        <w:tabs>
          <w:tab w:val="left" w:pos="637"/>
        </w:tabs>
        <w:spacing w:before="89"/>
        <w:ind w:left="637" w:right="778" w:hanging="637"/>
        <w:jc w:val="right"/>
        <w:rPr>
          <w:sz w:val="20"/>
        </w:rPr>
      </w:pPr>
      <w:hyperlink w:anchor="_bookmark43" w:history="1">
        <w:r>
          <w:rPr>
            <w:color w:val="7F0000"/>
            <w:w w:val="105"/>
            <w:sz w:val="20"/>
          </w:rPr>
          <w:t>Step</w:t>
        </w:r>
        <w:r>
          <w:rPr>
            <w:color w:val="7F0000"/>
            <w:spacing w:val="9"/>
            <w:w w:val="105"/>
            <w:sz w:val="20"/>
          </w:rPr>
          <w:t xml:space="preserve"> </w:t>
        </w:r>
        <w:r>
          <w:rPr>
            <w:color w:val="7F0000"/>
            <w:w w:val="105"/>
            <w:sz w:val="20"/>
          </w:rPr>
          <w:t>1:</w:t>
        </w:r>
        <w:r>
          <w:rPr>
            <w:color w:val="7F0000"/>
            <w:spacing w:val="29"/>
            <w:w w:val="105"/>
            <w:sz w:val="20"/>
          </w:rPr>
          <w:t xml:space="preserve"> </w:t>
        </w:r>
        <w:r>
          <w:rPr>
            <w:color w:val="7F0000"/>
            <w:w w:val="105"/>
            <w:sz w:val="20"/>
          </w:rPr>
          <w:t>Obtain</w:t>
        </w:r>
        <w:r>
          <w:rPr>
            <w:color w:val="7F0000"/>
            <w:spacing w:val="9"/>
            <w:w w:val="105"/>
            <w:sz w:val="20"/>
          </w:rPr>
          <w:t xml:space="preserve"> </w:t>
        </w:r>
        <w:r>
          <w:rPr>
            <w:color w:val="7F0000"/>
            <w:w w:val="105"/>
            <w:sz w:val="20"/>
          </w:rPr>
          <w:t>and</w:t>
        </w:r>
        <w:r>
          <w:rPr>
            <w:color w:val="7F0000"/>
            <w:spacing w:val="10"/>
            <w:w w:val="105"/>
            <w:sz w:val="20"/>
          </w:rPr>
          <w:t xml:space="preserve"> </w:t>
        </w:r>
        <w:proofErr w:type="spellStart"/>
        <w:r>
          <w:rPr>
            <w:color w:val="7F0000"/>
            <w:w w:val="105"/>
            <w:sz w:val="20"/>
          </w:rPr>
          <w:t>and</w:t>
        </w:r>
        <w:proofErr w:type="spellEnd"/>
        <w:r>
          <w:rPr>
            <w:color w:val="7F0000"/>
            <w:spacing w:val="9"/>
            <w:w w:val="105"/>
            <w:sz w:val="20"/>
          </w:rPr>
          <w:t xml:space="preserve"> </w:t>
        </w:r>
        <w:r>
          <w:rPr>
            <w:color w:val="7F0000"/>
            <w:w w:val="105"/>
            <w:sz w:val="20"/>
          </w:rPr>
          <w:t>classify</w:t>
        </w:r>
        <w:r>
          <w:rPr>
            <w:color w:val="7F0000"/>
            <w:spacing w:val="9"/>
            <w:w w:val="105"/>
            <w:sz w:val="20"/>
          </w:rPr>
          <w:t xml:space="preserve"> </w:t>
        </w:r>
        <w:r>
          <w:rPr>
            <w:color w:val="7F0000"/>
            <w:w w:val="105"/>
            <w:sz w:val="20"/>
          </w:rPr>
          <w:t>raw</w:t>
        </w:r>
        <w:r>
          <w:rPr>
            <w:color w:val="7F0000"/>
            <w:spacing w:val="9"/>
            <w:w w:val="105"/>
            <w:sz w:val="20"/>
          </w:rPr>
          <w:t xml:space="preserve"> </w:t>
        </w:r>
        <w:r>
          <w:rPr>
            <w:color w:val="7F0000"/>
            <w:w w:val="105"/>
            <w:sz w:val="20"/>
          </w:rPr>
          <w:t>data</w:t>
        </w:r>
      </w:hyperlink>
      <w:r>
        <w:rPr>
          <w:color w:val="7F0000"/>
          <w:spacing w:val="78"/>
          <w:w w:val="150"/>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spacing w:val="-10"/>
          <w:w w:val="105"/>
          <w:sz w:val="20"/>
        </w:rPr>
        <w:t>.</w:t>
      </w:r>
    </w:p>
    <w:p w14:paraId="638D15B4" w14:textId="77777777" w:rsidR="00620CF6" w:rsidRDefault="00000000">
      <w:pPr>
        <w:pStyle w:val="ListParagraph"/>
        <w:numPr>
          <w:ilvl w:val="2"/>
          <w:numId w:val="20"/>
        </w:numPr>
        <w:tabs>
          <w:tab w:val="left" w:pos="637"/>
          <w:tab w:val="left" w:pos="5648"/>
        </w:tabs>
        <w:spacing w:before="89"/>
        <w:ind w:left="637" w:right="779" w:hanging="637"/>
        <w:jc w:val="right"/>
        <w:rPr>
          <w:sz w:val="20"/>
        </w:rPr>
      </w:pPr>
      <w:hyperlink w:anchor="_bookmark45" w:history="1">
        <w:r>
          <w:rPr>
            <w:color w:val="7F0000"/>
            <w:spacing w:val="-2"/>
            <w:sz w:val="20"/>
          </w:rPr>
          <w:t>Step</w:t>
        </w:r>
        <w:r>
          <w:rPr>
            <w:color w:val="7F0000"/>
            <w:spacing w:val="3"/>
            <w:sz w:val="20"/>
          </w:rPr>
          <w:t xml:space="preserve"> </w:t>
        </w:r>
        <w:r>
          <w:rPr>
            <w:color w:val="7F0000"/>
            <w:spacing w:val="-2"/>
            <w:sz w:val="20"/>
          </w:rPr>
          <w:t>2:</w:t>
        </w:r>
        <w:r>
          <w:rPr>
            <w:color w:val="7F0000"/>
            <w:spacing w:val="21"/>
            <w:sz w:val="20"/>
          </w:rPr>
          <w:t xml:space="preserve"> </w:t>
        </w:r>
        <w:r>
          <w:rPr>
            <w:color w:val="7F0000"/>
            <w:spacing w:val="-2"/>
            <w:sz w:val="20"/>
          </w:rPr>
          <w:t>Transformation</w:t>
        </w:r>
        <w:r>
          <w:rPr>
            <w:color w:val="7F0000"/>
            <w:spacing w:val="3"/>
            <w:sz w:val="20"/>
          </w:rPr>
          <w:t xml:space="preserve"> </w:t>
        </w:r>
        <w:r>
          <w:rPr>
            <w:color w:val="7F0000"/>
            <w:spacing w:val="-2"/>
            <w:sz w:val="20"/>
          </w:rPr>
          <w:t>and</w:t>
        </w:r>
        <w:r>
          <w:rPr>
            <w:color w:val="7F0000"/>
            <w:spacing w:val="4"/>
            <w:sz w:val="20"/>
          </w:rPr>
          <w:t xml:space="preserve"> </w:t>
        </w:r>
        <w:r>
          <w:rPr>
            <w:color w:val="7F0000"/>
            <w:spacing w:val="-2"/>
            <w:sz w:val="20"/>
          </w:rPr>
          <w:t>harmonization</w:t>
        </w:r>
        <w:r>
          <w:rPr>
            <w:color w:val="7F0000"/>
            <w:spacing w:val="3"/>
            <w:sz w:val="20"/>
          </w:rPr>
          <w:t xml:space="preserve"> </w:t>
        </w:r>
        <w:r>
          <w:rPr>
            <w:color w:val="7F0000"/>
            <w:spacing w:val="-2"/>
            <w:sz w:val="20"/>
          </w:rPr>
          <w:t>of</w:t>
        </w:r>
        <w:r>
          <w:rPr>
            <w:color w:val="7F0000"/>
            <w:spacing w:val="4"/>
            <w:sz w:val="20"/>
          </w:rPr>
          <w:t xml:space="preserve"> </w:t>
        </w:r>
        <w:r>
          <w:rPr>
            <w:color w:val="7F0000"/>
            <w:spacing w:val="-2"/>
            <w:sz w:val="20"/>
          </w:rPr>
          <w:t>raw</w:t>
        </w:r>
        <w:r>
          <w:rPr>
            <w:color w:val="7F0000"/>
            <w:spacing w:val="3"/>
            <w:sz w:val="20"/>
          </w:rPr>
          <w:t xml:space="preserve"> </w:t>
        </w:r>
        <w:r>
          <w:rPr>
            <w:color w:val="7F0000"/>
            <w:spacing w:val="-4"/>
            <w:sz w:val="20"/>
          </w:rPr>
          <w:t>data</w:t>
        </w:r>
      </w:hyperlink>
      <w:r>
        <w:rPr>
          <w:color w:val="7F0000"/>
          <w:sz w:val="20"/>
        </w:rPr>
        <w:tab/>
      </w:r>
      <w:r>
        <w:rPr>
          <w:sz w:val="20"/>
        </w:rPr>
        <w:t>.</w:t>
      </w:r>
      <w:r>
        <w:rPr>
          <w:spacing w:val="52"/>
          <w:sz w:val="20"/>
        </w:rPr>
        <w:t xml:space="preserve"> </w:t>
      </w:r>
      <w:r>
        <w:rPr>
          <w:sz w:val="20"/>
        </w:rPr>
        <w:t>.</w:t>
      </w:r>
      <w:r>
        <w:rPr>
          <w:spacing w:val="54"/>
          <w:sz w:val="20"/>
        </w:rPr>
        <w:t xml:space="preserve"> </w:t>
      </w:r>
      <w:r>
        <w:rPr>
          <w:sz w:val="20"/>
        </w:rPr>
        <w:t>.</w:t>
      </w:r>
      <w:r>
        <w:rPr>
          <w:spacing w:val="54"/>
          <w:sz w:val="20"/>
        </w:rPr>
        <w:t xml:space="preserve"> </w:t>
      </w:r>
      <w:r>
        <w:rPr>
          <w:sz w:val="20"/>
        </w:rPr>
        <w:t>.</w:t>
      </w:r>
      <w:r>
        <w:rPr>
          <w:spacing w:val="54"/>
          <w:sz w:val="20"/>
        </w:rPr>
        <w:t xml:space="preserve"> </w:t>
      </w:r>
      <w:r>
        <w:rPr>
          <w:sz w:val="20"/>
        </w:rPr>
        <w:t>.</w:t>
      </w:r>
      <w:r>
        <w:rPr>
          <w:spacing w:val="54"/>
          <w:sz w:val="20"/>
        </w:rPr>
        <w:t xml:space="preserve"> </w:t>
      </w:r>
      <w:r>
        <w:rPr>
          <w:sz w:val="20"/>
        </w:rPr>
        <w:t>.</w:t>
      </w:r>
      <w:r>
        <w:rPr>
          <w:spacing w:val="54"/>
          <w:sz w:val="20"/>
        </w:rPr>
        <w:t xml:space="preserve"> </w:t>
      </w:r>
      <w:r>
        <w:rPr>
          <w:sz w:val="20"/>
        </w:rPr>
        <w:t>.</w:t>
      </w:r>
      <w:r>
        <w:rPr>
          <w:spacing w:val="54"/>
          <w:sz w:val="20"/>
        </w:rPr>
        <w:t xml:space="preserve"> </w:t>
      </w:r>
      <w:r>
        <w:rPr>
          <w:sz w:val="20"/>
        </w:rPr>
        <w:t>.</w:t>
      </w:r>
      <w:r>
        <w:rPr>
          <w:spacing w:val="54"/>
          <w:sz w:val="20"/>
        </w:rPr>
        <w:t xml:space="preserve"> </w:t>
      </w:r>
      <w:r>
        <w:rPr>
          <w:sz w:val="20"/>
        </w:rPr>
        <w:t>.</w:t>
      </w:r>
      <w:r>
        <w:rPr>
          <w:spacing w:val="54"/>
          <w:sz w:val="20"/>
        </w:rPr>
        <w:t xml:space="preserve"> </w:t>
      </w:r>
      <w:r>
        <w:rPr>
          <w:sz w:val="20"/>
        </w:rPr>
        <w:t>.</w:t>
      </w:r>
      <w:r>
        <w:rPr>
          <w:spacing w:val="54"/>
          <w:sz w:val="20"/>
        </w:rPr>
        <w:t xml:space="preserve"> </w:t>
      </w:r>
      <w:r>
        <w:rPr>
          <w:sz w:val="20"/>
        </w:rPr>
        <w:t>.</w:t>
      </w:r>
      <w:r>
        <w:rPr>
          <w:spacing w:val="54"/>
          <w:sz w:val="20"/>
        </w:rPr>
        <w:t xml:space="preserve"> </w:t>
      </w:r>
      <w:r>
        <w:rPr>
          <w:sz w:val="20"/>
        </w:rPr>
        <w:t>.</w:t>
      </w:r>
      <w:r>
        <w:rPr>
          <w:spacing w:val="54"/>
          <w:sz w:val="20"/>
        </w:rPr>
        <w:t xml:space="preserve"> </w:t>
      </w:r>
      <w:r>
        <w:rPr>
          <w:sz w:val="20"/>
        </w:rPr>
        <w:t>.</w:t>
      </w:r>
      <w:r>
        <w:rPr>
          <w:spacing w:val="54"/>
          <w:sz w:val="20"/>
        </w:rPr>
        <w:t xml:space="preserve"> </w:t>
      </w:r>
      <w:r>
        <w:rPr>
          <w:sz w:val="20"/>
        </w:rPr>
        <w:t>.</w:t>
      </w:r>
      <w:r>
        <w:rPr>
          <w:spacing w:val="54"/>
          <w:sz w:val="20"/>
        </w:rPr>
        <w:t xml:space="preserve"> </w:t>
      </w:r>
      <w:r>
        <w:rPr>
          <w:sz w:val="20"/>
        </w:rPr>
        <w:t>.</w:t>
      </w:r>
      <w:r>
        <w:rPr>
          <w:spacing w:val="54"/>
          <w:sz w:val="20"/>
        </w:rPr>
        <w:t xml:space="preserve"> </w:t>
      </w:r>
      <w:r>
        <w:rPr>
          <w:sz w:val="20"/>
        </w:rPr>
        <w:t>.</w:t>
      </w:r>
      <w:r>
        <w:rPr>
          <w:spacing w:val="54"/>
          <w:sz w:val="20"/>
        </w:rPr>
        <w:t xml:space="preserve"> </w:t>
      </w:r>
      <w:r>
        <w:rPr>
          <w:spacing w:val="-10"/>
          <w:sz w:val="20"/>
        </w:rPr>
        <w:t>.</w:t>
      </w:r>
    </w:p>
    <w:p w14:paraId="36868670" w14:textId="77777777" w:rsidR="00620CF6" w:rsidRDefault="00000000">
      <w:pPr>
        <w:pStyle w:val="ListParagraph"/>
        <w:numPr>
          <w:ilvl w:val="2"/>
          <w:numId w:val="20"/>
        </w:numPr>
        <w:tabs>
          <w:tab w:val="left" w:pos="637"/>
        </w:tabs>
        <w:spacing w:before="89"/>
        <w:ind w:left="637" w:right="778" w:hanging="637"/>
        <w:jc w:val="right"/>
        <w:rPr>
          <w:sz w:val="20"/>
        </w:rPr>
      </w:pPr>
      <w:hyperlink w:anchor="_bookmark46" w:history="1">
        <w:r>
          <w:rPr>
            <w:color w:val="7F0000"/>
            <w:w w:val="110"/>
            <w:sz w:val="20"/>
          </w:rPr>
          <w:t>Step</w:t>
        </w:r>
        <w:r>
          <w:rPr>
            <w:color w:val="7F0000"/>
            <w:spacing w:val="4"/>
            <w:w w:val="110"/>
            <w:sz w:val="20"/>
          </w:rPr>
          <w:t xml:space="preserve"> </w:t>
        </w:r>
        <w:r>
          <w:rPr>
            <w:color w:val="7F0000"/>
            <w:w w:val="110"/>
            <w:sz w:val="20"/>
          </w:rPr>
          <w:t>3:</w:t>
        </w:r>
        <w:r>
          <w:rPr>
            <w:color w:val="7F0000"/>
            <w:spacing w:val="24"/>
            <w:w w:val="110"/>
            <w:sz w:val="20"/>
          </w:rPr>
          <w:t xml:space="preserve"> </w:t>
        </w:r>
        <w:r>
          <w:rPr>
            <w:color w:val="7F0000"/>
            <w:w w:val="110"/>
            <w:sz w:val="20"/>
          </w:rPr>
          <w:t>Testing</w:t>
        </w:r>
        <w:r>
          <w:rPr>
            <w:color w:val="7F0000"/>
            <w:spacing w:val="4"/>
            <w:w w:val="110"/>
            <w:sz w:val="20"/>
          </w:rPr>
          <w:t xml:space="preserve"> </w:t>
        </w:r>
        <w:r>
          <w:rPr>
            <w:color w:val="7F0000"/>
            <w:w w:val="110"/>
            <w:sz w:val="20"/>
          </w:rPr>
          <w:t>and</w:t>
        </w:r>
        <w:r>
          <w:rPr>
            <w:color w:val="7F0000"/>
            <w:spacing w:val="4"/>
            <w:w w:val="110"/>
            <w:sz w:val="20"/>
          </w:rPr>
          <w:t xml:space="preserve"> </w:t>
        </w:r>
        <w:r>
          <w:rPr>
            <w:color w:val="7F0000"/>
            <w:w w:val="110"/>
            <w:sz w:val="20"/>
          </w:rPr>
          <w:t>appending</w:t>
        </w:r>
      </w:hyperlink>
      <w:r>
        <w:rPr>
          <w:color w:val="7F0000"/>
          <w:spacing w:val="78"/>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spacing w:val="-10"/>
          <w:w w:val="110"/>
          <w:sz w:val="20"/>
        </w:rPr>
        <w:t>.</w:t>
      </w:r>
    </w:p>
    <w:p w14:paraId="61E04DAD" w14:textId="77777777" w:rsidR="00620CF6" w:rsidRDefault="00000000">
      <w:pPr>
        <w:pStyle w:val="ListParagraph"/>
        <w:numPr>
          <w:ilvl w:val="1"/>
          <w:numId w:val="20"/>
        </w:numPr>
        <w:tabs>
          <w:tab w:val="left" w:pos="458"/>
        </w:tabs>
        <w:spacing w:before="89"/>
        <w:ind w:left="458" w:right="779" w:hanging="458"/>
        <w:jc w:val="right"/>
        <w:rPr>
          <w:sz w:val="20"/>
        </w:rPr>
      </w:pPr>
      <w:hyperlink w:anchor="_bookmark47" w:history="1">
        <w:r>
          <w:rPr>
            <w:color w:val="7F0000"/>
            <w:w w:val="110"/>
            <w:sz w:val="20"/>
          </w:rPr>
          <w:t>Methodological</w:t>
        </w:r>
        <w:r>
          <w:rPr>
            <w:color w:val="7F0000"/>
            <w:spacing w:val="6"/>
            <w:w w:val="110"/>
            <w:sz w:val="20"/>
          </w:rPr>
          <w:t xml:space="preserve"> </w:t>
        </w:r>
        <w:r>
          <w:rPr>
            <w:color w:val="7F0000"/>
            <w:w w:val="110"/>
            <w:sz w:val="20"/>
          </w:rPr>
          <w:t>Tables</w:t>
        </w:r>
      </w:hyperlink>
      <w:r>
        <w:rPr>
          <w:color w:val="7F0000"/>
          <w:spacing w:val="63"/>
          <w:w w:val="110"/>
          <w:sz w:val="20"/>
        </w:rPr>
        <w:t xml:space="preserve"> </w:t>
      </w:r>
      <w:r>
        <w:rPr>
          <w:w w:val="110"/>
          <w:sz w:val="20"/>
        </w:rPr>
        <w:t>.</w:t>
      </w:r>
      <w:r>
        <w:rPr>
          <w:spacing w:val="37"/>
          <w:w w:val="110"/>
          <w:sz w:val="20"/>
        </w:rPr>
        <w:t xml:space="preserve"> </w:t>
      </w:r>
      <w:r>
        <w:rPr>
          <w:w w:val="110"/>
          <w:sz w:val="20"/>
        </w:rPr>
        <w:t>.</w:t>
      </w:r>
      <w:r>
        <w:rPr>
          <w:spacing w:val="38"/>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8"/>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8"/>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8"/>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8"/>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8"/>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7"/>
          <w:w w:val="110"/>
          <w:sz w:val="20"/>
        </w:rPr>
        <w:t xml:space="preserve"> </w:t>
      </w:r>
      <w:r>
        <w:rPr>
          <w:w w:val="110"/>
          <w:sz w:val="20"/>
        </w:rPr>
        <w:t>.</w:t>
      </w:r>
      <w:r>
        <w:rPr>
          <w:spacing w:val="38"/>
          <w:w w:val="110"/>
          <w:sz w:val="20"/>
        </w:rPr>
        <w:t xml:space="preserve"> </w:t>
      </w:r>
      <w:r>
        <w:rPr>
          <w:w w:val="110"/>
          <w:sz w:val="20"/>
        </w:rPr>
        <w:t>.</w:t>
      </w:r>
      <w:r>
        <w:rPr>
          <w:spacing w:val="37"/>
          <w:w w:val="110"/>
          <w:sz w:val="20"/>
        </w:rPr>
        <w:t xml:space="preserve"> </w:t>
      </w:r>
      <w:r>
        <w:rPr>
          <w:spacing w:val="-10"/>
          <w:w w:val="110"/>
          <w:sz w:val="20"/>
        </w:rPr>
        <w:t>.</w:t>
      </w:r>
    </w:p>
    <w:p w14:paraId="7510E1A0" w14:textId="77777777" w:rsidR="00620CF6" w:rsidRDefault="00000000">
      <w:pPr>
        <w:pStyle w:val="ListParagraph"/>
        <w:numPr>
          <w:ilvl w:val="2"/>
          <w:numId w:val="20"/>
        </w:numPr>
        <w:tabs>
          <w:tab w:val="left" w:pos="637"/>
        </w:tabs>
        <w:spacing w:before="89"/>
        <w:ind w:left="637" w:right="778" w:hanging="637"/>
        <w:jc w:val="right"/>
        <w:rPr>
          <w:sz w:val="20"/>
        </w:rPr>
      </w:pPr>
      <w:hyperlink w:anchor="_bookmark48" w:history="1">
        <w:r>
          <w:rPr>
            <w:color w:val="7F0000"/>
            <w:w w:val="110"/>
            <w:sz w:val="20"/>
          </w:rPr>
          <w:t>Content</w:t>
        </w:r>
        <w:r>
          <w:rPr>
            <w:color w:val="7F0000"/>
            <w:spacing w:val="2"/>
            <w:w w:val="110"/>
            <w:sz w:val="20"/>
          </w:rPr>
          <w:t xml:space="preserve"> </w:t>
        </w:r>
        <w:r>
          <w:rPr>
            <w:color w:val="7F0000"/>
            <w:w w:val="110"/>
            <w:sz w:val="20"/>
          </w:rPr>
          <w:t>of</w:t>
        </w:r>
        <w:r>
          <w:rPr>
            <w:color w:val="7F0000"/>
            <w:spacing w:val="2"/>
            <w:w w:val="110"/>
            <w:sz w:val="20"/>
          </w:rPr>
          <w:t xml:space="preserve"> </w:t>
        </w:r>
        <w:r>
          <w:rPr>
            <w:color w:val="7F0000"/>
            <w:w w:val="110"/>
            <w:sz w:val="20"/>
          </w:rPr>
          <w:t>Methodological</w:t>
        </w:r>
        <w:r>
          <w:rPr>
            <w:color w:val="7F0000"/>
            <w:spacing w:val="3"/>
            <w:w w:val="110"/>
            <w:sz w:val="20"/>
          </w:rPr>
          <w:t xml:space="preserve"> </w:t>
        </w:r>
        <w:r>
          <w:rPr>
            <w:color w:val="7F0000"/>
            <w:w w:val="110"/>
            <w:sz w:val="20"/>
          </w:rPr>
          <w:t>Tables</w:t>
        </w:r>
      </w:hyperlink>
      <w:r>
        <w:rPr>
          <w:color w:val="7F0000"/>
          <w:spacing w:val="-12"/>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2"/>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2"/>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2"/>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2"/>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2"/>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2"/>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1"/>
          <w:w w:val="110"/>
          <w:sz w:val="20"/>
        </w:rPr>
        <w:t xml:space="preserve"> </w:t>
      </w:r>
      <w:r>
        <w:rPr>
          <w:w w:val="110"/>
          <w:sz w:val="20"/>
        </w:rPr>
        <w:t>.</w:t>
      </w:r>
      <w:r>
        <w:rPr>
          <w:spacing w:val="32"/>
          <w:w w:val="110"/>
          <w:sz w:val="20"/>
        </w:rPr>
        <w:t xml:space="preserve"> </w:t>
      </w:r>
      <w:r>
        <w:rPr>
          <w:spacing w:val="-10"/>
          <w:w w:val="110"/>
          <w:sz w:val="20"/>
        </w:rPr>
        <w:t>.</w:t>
      </w:r>
    </w:p>
    <w:p w14:paraId="23ACBA07" w14:textId="77777777" w:rsidR="00620CF6" w:rsidRDefault="00000000">
      <w:pPr>
        <w:pStyle w:val="ListParagraph"/>
        <w:numPr>
          <w:ilvl w:val="1"/>
          <w:numId w:val="20"/>
        </w:numPr>
        <w:tabs>
          <w:tab w:val="left" w:pos="458"/>
        </w:tabs>
        <w:spacing w:before="88"/>
        <w:ind w:left="458" w:right="779" w:hanging="458"/>
        <w:jc w:val="right"/>
        <w:rPr>
          <w:sz w:val="20"/>
        </w:rPr>
      </w:pPr>
      <w:hyperlink w:anchor="_bookmark50" w:history="1">
        <w:r>
          <w:rPr>
            <w:color w:val="7F0000"/>
            <w:w w:val="105"/>
            <w:sz w:val="20"/>
          </w:rPr>
          <w:t>Additional</w:t>
        </w:r>
        <w:r>
          <w:rPr>
            <w:color w:val="7F0000"/>
            <w:spacing w:val="-1"/>
            <w:w w:val="105"/>
            <w:sz w:val="20"/>
          </w:rPr>
          <w:t xml:space="preserve"> </w:t>
        </w:r>
        <w:r>
          <w:rPr>
            <w:color w:val="7F0000"/>
            <w:w w:val="105"/>
            <w:sz w:val="20"/>
          </w:rPr>
          <w:t>information on the Wealth Inequality Trends Section</w:t>
        </w:r>
      </w:hyperlink>
      <w:r>
        <w:rPr>
          <w:color w:val="7F0000"/>
          <w:spacing w:val="27"/>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7"/>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7"/>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7"/>
          <w:w w:val="105"/>
          <w:sz w:val="20"/>
        </w:rPr>
        <w:t xml:space="preserve"> </w:t>
      </w:r>
      <w:r>
        <w:rPr>
          <w:w w:val="105"/>
          <w:sz w:val="20"/>
        </w:rPr>
        <w:t>.</w:t>
      </w:r>
      <w:r>
        <w:rPr>
          <w:spacing w:val="26"/>
          <w:w w:val="105"/>
          <w:sz w:val="20"/>
        </w:rPr>
        <w:t xml:space="preserve"> </w:t>
      </w:r>
      <w:r>
        <w:rPr>
          <w:spacing w:val="-10"/>
          <w:w w:val="105"/>
          <w:sz w:val="20"/>
        </w:rPr>
        <w:t>.</w:t>
      </w:r>
    </w:p>
    <w:p w14:paraId="34695E9C" w14:textId="77777777" w:rsidR="00620CF6" w:rsidRDefault="00620CF6">
      <w:pPr>
        <w:pStyle w:val="BodyText"/>
        <w:spacing w:before="5"/>
        <w:rPr>
          <w:sz w:val="21"/>
        </w:rPr>
      </w:pPr>
    </w:p>
    <w:p w14:paraId="495F45C3" w14:textId="77777777" w:rsidR="00620CF6" w:rsidRDefault="00000000">
      <w:pPr>
        <w:pStyle w:val="Heading4"/>
        <w:numPr>
          <w:ilvl w:val="0"/>
          <w:numId w:val="20"/>
        </w:numPr>
        <w:tabs>
          <w:tab w:val="left" w:pos="415"/>
        </w:tabs>
        <w:ind w:left="415" w:hanging="298"/>
      </w:pPr>
      <w:hyperlink w:anchor="_bookmark51" w:history="1">
        <w:r>
          <w:rPr>
            <w:color w:val="7F0000"/>
            <w:w w:val="110"/>
          </w:rPr>
          <w:t>Estate,</w:t>
        </w:r>
        <w:r>
          <w:rPr>
            <w:color w:val="7F0000"/>
            <w:spacing w:val="19"/>
            <w:w w:val="110"/>
          </w:rPr>
          <w:t xml:space="preserve"> </w:t>
        </w:r>
        <w:r>
          <w:rPr>
            <w:color w:val="7F0000"/>
            <w:w w:val="110"/>
          </w:rPr>
          <w:t>Inheritances,</w:t>
        </w:r>
        <w:r>
          <w:rPr>
            <w:color w:val="7F0000"/>
            <w:spacing w:val="20"/>
            <w:w w:val="110"/>
          </w:rPr>
          <w:t xml:space="preserve"> </w:t>
        </w:r>
        <w:r>
          <w:rPr>
            <w:color w:val="7F0000"/>
            <w:w w:val="110"/>
          </w:rPr>
          <w:t>and</w:t>
        </w:r>
        <w:r>
          <w:rPr>
            <w:color w:val="7F0000"/>
            <w:spacing w:val="20"/>
            <w:w w:val="110"/>
          </w:rPr>
          <w:t xml:space="preserve"> </w:t>
        </w:r>
        <w:r>
          <w:rPr>
            <w:color w:val="7F0000"/>
            <w:w w:val="110"/>
          </w:rPr>
          <w:t>Gift</w:t>
        </w:r>
        <w:r>
          <w:rPr>
            <w:color w:val="7F0000"/>
            <w:spacing w:val="20"/>
            <w:w w:val="110"/>
          </w:rPr>
          <w:t xml:space="preserve"> </w:t>
        </w:r>
        <w:r>
          <w:rPr>
            <w:color w:val="7F0000"/>
            <w:w w:val="110"/>
          </w:rPr>
          <w:t>Taxes</w:t>
        </w:r>
        <w:r>
          <w:rPr>
            <w:color w:val="7F0000"/>
            <w:spacing w:val="19"/>
            <w:w w:val="110"/>
          </w:rPr>
          <w:t xml:space="preserve"> </w:t>
        </w:r>
        <w:r>
          <w:rPr>
            <w:color w:val="7F0000"/>
            <w:spacing w:val="-2"/>
            <w:w w:val="110"/>
          </w:rPr>
          <w:t>(EIG)</w:t>
        </w:r>
      </w:hyperlink>
    </w:p>
    <w:p w14:paraId="6704216E" w14:textId="77777777" w:rsidR="00620CF6" w:rsidRDefault="00000000">
      <w:pPr>
        <w:pStyle w:val="ListParagraph"/>
        <w:numPr>
          <w:ilvl w:val="1"/>
          <w:numId w:val="20"/>
        </w:numPr>
        <w:tabs>
          <w:tab w:val="left" w:pos="458"/>
        </w:tabs>
        <w:spacing w:before="89"/>
        <w:ind w:left="458" w:right="779" w:hanging="458"/>
        <w:jc w:val="right"/>
        <w:rPr>
          <w:sz w:val="20"/>
        </w:rPr>
      </w:pPr>
      <w:hyperlink w:anchor="_bookmark52" w:history="1">
        <w:r>
          <w:rPr>
            <w:color w:val="7F0000"/>
            <w:w w:val="105"/>
            <w:sz w:val="20"/>
          </w:rPr>
          <w:t>Introduction</w:t>
        </w:r>
        <w:r>
          <w:rPr>
            <w:color w:val="7F0000"/>
            <w:spacing w:val="5"/>
            <w:w w:val="105"/>
            <w:sz w:val="20"/>
          </w:rPr>
          <w:t xml:space="preserve"> </w:t>
        </w:r>
        <w:r>
          <w:rPr>
            <w:color w:val="7F0000"/>
            <w:w w:val="105"/>
            <w:sz w:val="20"/>
          </w:rPr>
          <w:t>to</w:t>
        </w:r>
        <w:r>
          <w:rPr>
            <w:color w:val="7F0000"/>
            <w:spacing w:val="5"/>
            <w:w w:val="105"/>
            <w:sz w:val="20"/>
          </w:rPr>
          <w:t xml:space="preserve"> </w:t>
        </w:r>
        <w:r>
          <w:rPr>
            <w:color w:val="7F0000"/>
            <w:w w:val="105"/>
            <w:sz w:val="20"/>
          </w:rPr>
          <w:t>the</w:t>
        </w:r>
        <w:r>
          <w:rPr>
            <w:color w:val="7F0000"/>
            <w:spacing w:val="5"/>
            <w:w w:val="105"/>
            <w:sz w:val="20"/>
          </w:rPr>
          <w:t xml:space="preserve"> </w:t>
        </w:r>
        <w:r>
          <w:rPr>
            <w:color w:val="7F0000"/>
            <w:w w:val="105"/>
            <w:sz w:val="20"/>
          </w:rPr>
          <w:t>Estate,</w:t>
        </w:r>
        <w:r>
          <w:rPr>
            <w:color w:val="7F0000"/>
            <w:spacing w:val="5"/>
            <w:w w:val="105"/>
            <w:sz w:val="20"/>
          </w:rPr>
          <w:t xml:space="preserve"> </w:t>
        </w:r>
        <w:r>
          <w:rPr>
            <w:color w:val="7F0000"/>
            <w:w w:val="105"/>
            <w:sz w:val="20"/>
          </w:rPr>
          <w:t>Inheritances,</w:t>
        </w:r>
        <w:r>
          <w:rPr>
            <w:color w:val="7F0000"/>
            <w:spacing w:val="5"/>
            <w:w w:val="105"/>
            <w:sz w:val="20"/>
          </w:rPr>
          <w:t xml:space="preserve"> </w:t>
        </w:r>
        <w:r>
          <w:rPr>
            <w:color w:val="7F0000"/>
            <w:w w:val="105"/>
            <w:sz w:val="20"/>
          </w:rPr>
          <w:t>and</w:t>
        </w:r>
        <w:r>
          <w:rPr>
            <w:color w:val="7F0000"/>
            <w:spacing w:val="5"/>
            <w:w w:val="105"/>
            <w:sz w:val="20"/>
          </w:rPr>
          <w:t xml:space="preserve"> </w:t>
        </w:r>
        <w:r>
          <w:rPr>
            <w:color w:val="7F0000"/>
            <w:w w:val="105"/>
            <w:sz w:val="20"/>
          </w:rPr>
          <w:t>Gift</w:t>
        </w:r>
        <w:r>
          <w:rPr>
            <w:color w:val="7F0000"/>
            <w:spacing w:val="5"/>
            <w:w w:val="105"/>
            <w:sz w:val="20"/>
          </w:rPr>
          <w:t xml:space="preserve"> </w:t>
        </w:r>
        <w:r>
          <w:rPr>
            <w:color w:val="7F0000"/>
            <w:w w:val="105"/>
            <w:sz w:val="20"/>
          </w:rPr>
          <w:t>Taxes</w:t>
        </w:r>
        <w:r>
          <w:rPr>
            <w:color w:val="7F0000"/>
            <w:spacing w:val="6"/>
            <w:w w:val="105"/>
            <w:sz w:val="20"/>
          </w:rPr>
          <w:t xml:space="preserve"> </w:t>
        </w:r>
        <w:r>
          <w:rPr>
            <w:color w:val="7F0000"/>
            <w:w w:val="105"/>
            <w:sz w:val="20"/>
          </w:rPr>
          <w:t>Section</w:t>
        </w:r>
      </w:hyperlink>
      <w:r>
        <w:rPr>
          <w:color w:val="7F0000"/>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3"/>
          <w:w w:val="105"/>
          <w:sz w:val="20"/>
        </w:rPr>
        <w:t xml:space="preserve"> </w:t>
      </w:r>
      <w:r>
        <w:rPr>
          <w:spacing w:val="-10"/>
          <w:w w:val="105"/>
          <w:sz w:val="20"/>
        </w:rPr>
        <w:t>.</w:t>
      </w:r>
    </w:p>
    <w:p w14:paraId="24835FC4" w14:textId="77777777" w:rsidR="00620CF6" w:rsidRDefault="00000000">
      <w:pPr>
        <w:pStyle w:val="ListParagraph"/>
        <w:numPr>
          <w:ilvl w:val="1"/>
          <w:numId w:val="20"/>
        </w:numPr>
        <w:tabs>
          <w:tab w:val="left" w:pos="458"/>
        </w:tabs>
        <w:spacing w:before="89"/>
        <w:ind w:left="458" w:right="779" w:hanging="458"/>
        <w:jc w:val="right"/>
        <w:rPr>
          <w:sz w:val="20"/>
        </w:rPr>
      </w:pPr>
      <w:hyperlink w:anchor="_bookmark53" w:history="1">
        <w:r>
          <w:rPr>
            <w:color w:val="7F0000"/>
            <w:w w:val="105"/>
            <w:sz w:val="20"/>
          </w:rPr>
          <w:t>The</w:t>
        </w:r>
        <w:r>
          <w:rPr>
            <w:color w:val="7F0000"/>
            <w:spacing w:val="7"/>
            <w:w w:val="105"/>
            <w:sz w:val="20"/>
          </w:rPr>
          <w:t xml:space="preserve"> </w:t>
        </w:r>
        <w:proofErr w:type="spellStart"/>
        <w:r>
          <w:rPr>
            <w:color w:val="7F0000"/>
            <w:w w:val="105"/>
            <w:sz w:val="20"/>
          </w:rPr>
          <w:t>varcode</w:t>
        </w:r>
        <w:proofErr w:type="spellEnd"/>
        <w:r>
          <w:rPr>
            <w:color w:val="7F0000"/>
            <w:spacing w:val="7"/>
            <w:w w:val="105"/>
            <w:sz w:val="20"/>
          </w:rPr>
          <w:t xml:space="preserve"> </w:t>
        </w:r>
        <w:r>
          <w:rPr>
            <w:color w:val="7F0000"/>
            <w:w w:val="105"/>
            <w:sz w:val="20"/>
          </w:rPr>
          <w:t>in</w:t>
        </w:r>
        <w:r>
          <w:rPr>
            <w:color w:val="7F0000"/>
            <w:spacing w:val="7"/>
            <w:w w:val="105"/>
            <w:sz w:val="20"/>
          </w:rPr>
          <w:t xml:space="preserve"> </w:t>
        </w:r>
        <w:r>
          <w:rPr>
            <w:color w:val="7F0000"/>
            <w:w w:val="105"/>
            <w:sz w:val="20"/>
          </w:rPr>
          <w:t>the</w:t>
        </w:r>
        <w:r>
          <w:rPr>
            <w:color w:val="7F0000"/>
            <w:spacing w:val="7"/>
            <w:w w:val="105"/>
            <w:sz w:val="20"/>
          </w:rPr>
          <w:t xml:space="preserve"> </w:t>
        </w:r>
        <w:r>
          <w:rPr>
            <w:color w:val="7F0000"/>
            <w:w w:val="105"/>
            <w:sz w:val="20"/>
          </w:rPr>
          <w:t>Estate,</w:t>
        </w:r>
        <w:r>
          <w:rPr>
            <w:color w:val="7F0000"/>
            <w:spacing w:val="7"/>
            <w:w w:val="105"/>
            <w:sz w:val="20"/>
          </w:rPr>
          <w:t xml:space="preserve"> </w:t>
        </w:r>
        <w:r>
          <w:rPr>
            <w:color w:val="7F0000"/>
            <w:w w:val="105"/>
            <w:sz w:val="20"/>
          </w:rPr>
          <w:t>Inheritance,</w:t>
        </w:r>
        <w:r>
          <w:rPr>
            <w:color w:val="7F0000"/>
            <w:spacing w:val="7"/>
            <w:w w:val="105"/>
            <w:sz w:val="20"/>
          </w:rPr>
          <w:t xml:space="preserve"> </w:t>
        </w:r>
        <w:r>
          <w:rPr>
            <w:color w:val="7F0000"/>
            <w:w w:val="105"/>
            <w:sz w:val="20"/>
          </w:rPr>
          <w:t>and</w:t>
        </w:r>
        <w:r>
          <w:rPr>
            <w:color w:val="7F0000"/>
            <w:spacing w:val="7"/>
            <w:w w:val="105"/>
            <w:sz w:val="20"/>
          </w:rPr>
          <w:t xml:space="preserve"> </w:t>
        </w:r>
        <w:r>
          <w:rPr>
            <w:color w:val="7F0000"/>
            <w:w w:val="105"/>
            <w:sz w:val="20"/>
          </w:rPr>
          <w:t>Gift</w:t>
        </w:r>
        <w:r>
          <w:rPr>
            <w:color w:val="7F0000"/>
            <w:spacing w:val="7"/>
            <w:w w:val="105"/>
            <w:sz w:val="20"/>
          </w:rPr>
          <w:t xml:space="preserve"> </w:t>
        </w:r>
        <w:r>
          <w:rPr>
            <w:color w:val="7F0000"/>
            <w:w w:val="105"/>
            <w:sz w:val="20"/>
          </w:rPr>
          <w:t>Taxes</w:t>
        </w:r>
        <w:r>
          <w:rPr>
            <w:color w:val="7F0000"/>
            <w:spacing w:val="7"/>
            <w:w w:val="105"/>
            <w:sz w:val="20"/>
          </w:rPr>
          <w:t xml:space="preserve"> </w:t>
        </w:r>
        <w:r>
          <w:rPr>
            <w:color w:val="7F0000"/>
            <w:w w:val="105"/>
            <w:sz w:val="20"/>
          </w:rPr>
          <w:t>Section</w:t>
        </w:r>
      </w:hyperlink>
      <w:r>
        <w:rPr>
          <w:color w:val="7F0000"/>
          <w:spacing w:val="22"/>
          <w:w w:val="105"/>
          <w:sz w:val="20"/>
        </w:rPr>
        <w:t xml:space="preserve"> </w:t>
      </w:r>
      <w:r>
        <w:rPr>
          <w:w w:val="105"/>
          <w:sz w:val="20"/>
        </w:rPr>
        <w:t>.</w:t>
      </w:r>
      <w:r>
        <w:rPr>
          <w:spacing w:val="37"/>
          <w:w w:val="105"/>
          <w:sz w:val="20"/>
        </w:rPr>
        <w:t xml:space="preserve"> </w:t>
      </w:r>
      <w:r>
        <w:rPr>
          <w:w w:val="105"/>
          <w:sz w:val="20"/>
        </w:rPr>
        <w:t>.</w:t>
      </w:r>
      <w:r>
        <w:rPr>
          <w:spacing w:val="37"/>
          <w:w w:val="105"/>
          <w:sz w:val="20"/>
        </w:rPr>
        <w:t xml:space="preserve"> </w:t>
      </w:r>
      <w:r>
        <w:rPr>
          <w:w w:val="105"/>
          <w:sz w:val="20"/>
        </w:rPr>
        <w:t>.</w:t>
      </w:r>
      <w:r>
        <w:rPr>
          <w:spacing w:val="37"/>
          <w:w w:val="105"/>
          <w:sz w:val="20"/>
        </w:rPr>
        <w:t xml:space="preserve"> </w:t>
      </w:r>
      <w:r>
        <w:rPr>
          <w:w w:val="105"/>
          <w:sz w:val="20"/>
        </w:rPr>
        <w:t>.</w:t>
      </w:r>
      <w:r>
        <w:rPr>
          <w:spacing w:val="37"/>
          <w:w w:val="105"/>
          <w:sz w:val="20"/>
        </w:rPr>
        <w:t xml:space="preserve"> </w:t>
      </w:r>
      <w:r>
        <w:rPr>
          <w:w w:val="105"/>
          <w:sz w:val="20"/>
        </w:rPr>
        <w:t>.</w:t>
      </w:r>
      <w:r>
        <w:rPr>
          <w:spacing w:val="37"/>
          <w:w w:val="105"/>
          <w:sz w:val="20"/>
        </w:rPr>
        <w:t xml:space="preserve"> </w:t>
      </w:r>
      <w:r>
        <w:rPr>
          <w:w w:val="105"/>
          <w:sz w:val="20"/>
        </w:rPr>
        <w:t>.</w:t>
      </w:r>
      <w:r>
        <w:rPr>
          <w:spacing w:val="36"/>
          <w:w w:val="105"/>
          <w:sz w:val="20"/>
        </w:rPr>
        <w:t xml:space="preserve"> </w:t>
      </w:r>
      <w:r>
        <w:rPr>
          <w:w w:val="105"/>
          <w:sz w:val="20"/>
        </w:rPr>
        <w:t>.</w:t>
      </w:r>
      <w:r>
        <w:rPr>
          <w:spacing w:val="37"/>
          <w:w w:val="105"/>
          <w:sz w:val="20"/>
        </w:rPr>
        <w:t xml:space="preserve"> </w:t>
      </w:r>
      <w:r>
        <w:rPr>
          <w:w w:val="105"/>
          <w:sz w:val="20"/>
        </w:rPr>
        <w:t>.</w:t>
      </w:r>
      <w:r>
        <w:rPr>
          <w:spacing w:val="37"/>
          <w:w w:val="105"/>
          <w:sz w:val="20"/>
        </w:rPr>
        <w:t xml:space="preserve"> </w:t>
      </w:r>
      <w:r>
        <w:rPr>
          <w:w w:val="105"/>
          <w:sz w:val="20"/>
        </w:rPr>
        <w:t>.</w:t>
      </w:r>
      <w:r>
        <w:rPr>
          <w:spacing w:val="37"/>
          <w:w w:val="105"/>
          <w:sz w:val="20"/>
        </w:rPr>
        <w:t xml:space="preserve"> </w:t>
      </w:r>
      <w:r>
        <w:rPr>
          <w:w w:val="105"/>
          <w:sz w:val="20"/>
        </w:rPr>
        <w:t>.</w:t>
      </w:r>
      <w:r>
        <w:rPr>
          <w:spacing w:val="37"/>
          <w:w w:val="105"/>
          <w:sz w:val="20"/>
        </w:rPr>
        <w:t xml:space="preserve"> </w:t>
      </w:r>
      <w:r>
        <w:rPr>
          <w:w w:val="105"/>
          <w:sz w:val="20"/>
        </w:rPr>
        <w:t>.</w:t>
      </w:r>
      <w:r>
        <w:rPr>
          <w:spacing w:val="37"/>
          <w:w w:val="105"/>
          <w:sz w:val="20"/>
        </w:rPr>
        <w:t xml:space="preserve"> </w:t>
      </w:r>
      <w:r>
        <w:rPr>
          <w:w w:val="105"/>
          <w:sz w:val="20"/>
        </w:rPr>
        <w:t>.</w:t>
      </w:r>
      <w:r>
        <w:rPr>
          <w:spacing w:val="36"/>
          <w:w w:val="105"/>
          <w:sz w:val="20"/>
        </w:rPr>
        <w:t xml:space="preserve"> </w:t>
      </w:r>
      <w:r>
        <w:rPr>
          <w:w w:val="105"/>
          <w:sz w:val="20"/>
        </w:rPr>
        <w:t>.</w:t>
      </w:r>
      <w:r>
        <w:rPr>
          <w:spacing w:val="37"/>
          <w:w w:val="105"/>
          <w:sz w:val="20"/>
        </w:rPr>
        <w:t xml:space="preserve"> </w:t>
      </w:r>
      <w:r>
        <w:rPr>
          <w:w w:val="105"/>
          <w:sz w:val="20"/>
        </w:rPr>
        <w:t>.</w:t>
      </w:r>
      <w:r>
        <w:rPr>
          <w:spacing w:val="37"/>
          <w:w w:val="105"/>
          <w:sz w:val="20"/>
        </w:rPr>
        <w:t xml:space="preserve"> </w:t>
      </w:r>
      <w:r>
        <w:rPr>
          <w:w w:val="105"/>
          <w:sz w:val="20"/>
        </w:rPr>
        <w:t>.</w:t>
      </w:r>
      <w:r>
        <w:rPr>
          <w:spacing w:val="37"/>
          <w:w w:val="105"/>
          <w:sz w:val="20"/>
        </w:rPr>
        <w:t xml:space="preserve"> </w:t>
      </w:r>
      <w:r>
        <w:rPr>
          <w:w w:val="105"/>
          <w:sz w:val="20"/>
        </w:rPr>
        <w:t>.</w:t>
      </w:r>
      <w:r>
        <w:rPr>
          <w:spacing w:val="37"/>
          <w:w w:val="105"/>
          <w:sz w:val="20"/>
        </w:rPr>
        <w:t xml:space="preserve"> </w:t>
      </w:r>
      <w:r>
        <w:rPr>
          <w:spacing w:val="-10"/>
          <w:w w:val="105"/>
          <w:sz w:val="20"/>
        </w:rPr>
        <w:t>.</w:t>
      </w:r>
    </w:p>
    <w:p w14:paraId="5EFD9DC5" w14:textId="77777777" w:rsidR="00620CF6" w:rsidRDefault="00000000">
      <w:pPr>
        <w:pStyle w:val="ListParagraph"/>
        <w:numPr>
          <w:ilvl w:val="2"/>
          <w:numId w:val="20"/>
        </w:numPr>
        <w:tabs>
          <w:tab w:val="left" w:pos="637"/>
        </w:tabs>
        <w:spacing w:before="89"/>
        <w:ind w:left="637" w:right="779" w:hanging="637"/>
        <w:jc w:val="right"/>
        <w:rPr>
          <w:sz w:val="20"/>
        </w:rPr>
      </w:pPr>
      <w:hyperlink w:anchor="_bookmark54" w:history="1">
        <w:r>
          <w:rPr>
            <w:color w:val="7F0000"/>
            <w:w w:val="110"/>
            <w:sz w:val="20"/>
          </w:rPr>
          <w:t>Sector:</w:t>
        </w:r>
        <w:r>
          <w:rPr>
            <w:color w:val="7F0000"/>
            <w:spacing w:val="29"/>
            <w:w w:val="110"/>
            <w:sz w:val="20"/>
          </w:rPr>
          <w:t xml:space="preserve"> </w:t>
        </w:r>
        <w:r>
          <w:rPr>
            <w:color w:val="7F0000"/>
            <w:w w:val="110"/>
            <w:sz w:val="20"/>
          </w:rPr>
          <w:t>households</w:t>
        </w:r>
      </w:hyperlink>
      <w:r>
        <w:rPr>
          <w:color w:val="7F0000"/>
          <w:spacing w:val="38"/>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spacing w:val="-10"/>
          <w:w w:val="110"/>
          <w:sz w:val="20"/>
        </w:rPr>
        <w:t>.</w:t>
      </w:r>
    </w:p>
    <w:p w14:paraId="429A77EA" w14:textId="77777777" w:rsidR="00620CF6" w:rsidRDefault="00000000">
      <w:pPr>
        <w:pStyle w:val="ListParagraph"/>
        <w:numPr>
          <w:ilvl w:val="2"/>
          <w:numId w:val="20"/>
        </w:numPr>
        <w:tabs>
          <w:tab w:val="left" w:pos="637"/>
        </w:tabs>
        <w:spacing w:before="89"/>
        <w:ind w:left="637" w:right="779" w:hanging="637"/>
        <w:jc w:val="right"/>
        <w:rPr>
          <w:sz w:val="20"/>
        </w:rPr>
      </w:pPr>
      <w:hyperlink w:anchor="_bookmark55" w:history="1">
        <w:r>
          <w:rPr>
            <w:color w:val="7F0000"/>
            <w:w w:val="110"/>
            <w:sz w:val="20"/>
          </w:rPr>
          <w:t>Variable</w:t>
        </w:r>
        <w:r>
          <w:rPr>
            <w:color w:val="7F0000"/>
            <w:spacing w:val="47"/>
            <w:w w:val="110"/>
            <w:sz w:val="20"/>
          </w:rPr>
          <w:t xml:space="preserve"> </w:t>
        </w:r>
        <w:r>
          <w:rPr>
            <w:color w:val="7F0000"/>
            <w:w w:val="110"/>
            <w:sz w:val="20"/>
          </w:rPr>
          <w:t>Type</w:t>
        </w:r>
      </w:hyperlink>
      <w:r>
        <w:rPr>
          <w:color w:val="7F0000"/>
          <w:spacing w:val="29"/>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w w:val="110"/>
          <w:sz w:val="20"/>
        </w:rPr>
        <w:t>.</w:t>
      </w:r>
      <w:r>
        <w:rPr>
          <w:spacing w:val="42"/>
          <w:w w:val="110"/>
          <w:sz w:val="20"/>
        </w:rPr>
        <w:t xml:space="preserve"> </w:t>
      </w:r>
      <w:r>
        <w:rPr>
          <w:w w:val="110"/>
          <w:sz w:val="20"/>
        </w:rPr>
        <w:t>.</w:t>
      </w:r>
      <w:r>
        <w:rPr>
          <w:spacing w:val="43"/>
          <w:w w:val="110"/>
          <w:sz w:val="20"/>
        </w:rPr>
        <w:t xml:space="preserve"> </w:t>
      </w:r>
      <w:r>
        <w:rPr>
          <w:spacing w:val="-10"/>
          <w:w w:val="110"/>
          <w:sz w:val="20"/>
        </w:rPr>
        <w:t>.</w:t>
      </w:r>
    </w:p>
    <w:p w14:paraId="3AF734AF" w14:textId="77777777" w:rsidR="00620CF6" w:rsidRDefault="00000000">
      <w:pPr>
        <w:pStyle w:val="ListParagraph"/>
        <w:numPr>
          <w:ilvl w:val="2"/>
          <w:numId w:val="20"/>
        </w:numPr>
        <w:tabs>
          <w:tab w:val="left" w:pos="637"/>
        </w:tabs>
        <w:spacing w:before="88"/>
        <w:ind w:left="637" w:right="779" w:hanging="637"/>
        <w:jc w:val="right"/>
        <w:rPr>
          <w:sz w:val="20"/>
        </w:rPr>
      </w:pPr>
      <w:hyperlink w:anchor="_bookmark57" w:history="1">
        <w:r>
          <w:rPr>
            <w:color w:val="7F0000"/>
            <w:w w:val="110"/>
            <w:sz w:val="20"/>
          </w:rPr>
          <w:t>Concept:</w:t>
        </w:r>
        <w:r>
          <w:rPr>
            <w:color w:val="7F0000"/>
            <w:spacing w:val="28"/>
            <w:w w:val="110"/>
            <w:sz w:val="20"/>
          </w:rPr>
          <w:t xml:space="preserve"> </w:t>
        </w:r>
        <w:r>
          <w:rPr>
            <w:color w:val="7F0000"/>
            <w:w w:val="110"/>
            <w:sz w:val="20"/>
          </w:rPr>
          <w:t>variables</w:t>
        </w:r>
      </w:hyperlink>
      <w:r>
        <w:rPr>
          <w:color w:val="7F0000"/>
          <w:spacing w:val="57"/>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spacing w:val="-10"/>
          <w:w w:val="110"/>
          <w:sz w:val="20"/>
        </w:rPr>
        <w:t>.</w:t>
      </w:r>
    </w:p>
    <w:p w14:paraId="38ACEDE6" w14:textId="77777777" w:rsidR="00620CF6" w:rsidRDefault="00000000">
      <w:pPr>
        <w:pStyle w:val="ListParagraph"/>
        <w:numPr>
          <w:ilvl w:val="2"/>
          <w:numId w:val="20"/>
        </w:numPr>
        <w:tabs>
          <w:tab w:val="left" w:pos="637"/>
          <w:tab w:val="left" w:pos="4098"/>
        </w:tabs>
        <w:spacing w:before="89"/>
        <w:ind w:left="637" w:right="778" w:hanging="637"/>
        <w:jc w:val="right"/>
        <w:rPr>
          <w:sz w:val="20"/>
        </w:rPr>
      </w:pPr>
      <w:hyperlink w:anchor="_bookmark59" w:history="1">
        <w:r>
          <w:rPr>
            <w:color w:val="7F0000"/>
            <w:w w:val="110"/>
            <w:sz w:val="20"/>
          </w:rPr>
          <w:t>Section</w:t>
        </w:r>
        <w:r>
          <w:rPr>
            <w:color w:val="7F0000"/>
            <w:spacing w:val="58"/>
            <w:w w:val="110"/>
            <w:sz w:val="20"/>
          </w:rPr>
          <w:t xml:space="preserve"> </w:t>
        </w:r>
        <w:r>
          <w:rPr>
            <w:color w:val="7F0000"/>
            <w:w w:val="110"/>
            <w:sz w:val="20"/>
          </w:rPr>
          <w:t>Specific:</w:t>
        </w:r>
        <w:r>
          <w:rPr>
            <w:color w:val="7F0000"/>
            <w:spacing w:val="42"/>
            <w:w w:val="110"/>
            <w:sz w:val="20"/>
          </w:rPr>
          <w:t xml:space="preserve"> </w:t>
        </w:r>
        <w:r>
          <w:rPr>
            <w:color w:val="7F0000"/>
            <w:w w:val="110"/>
            <w:sz w:val="20"/>
          </w:rPr>
          <w:t>bracket</w:t>
        </w:r>
        <w:r>
          <w:rPr>
            <w:color w:val="7F0000"/>
            <w:spacing w:val="17"/>
            <w:w w:val="110"/>
            <w:sz w:val="20"/>
          </w:rPr>
          <w:t xml:space="preserve"> </w:t>
        </w:r>
        <w:r>
          <w:rPr>
            <w:color w:val="7F0000"/>
            <w:spacing w:val="-2"/>
            <w:w w:val="110"/>
            <w:sz w:val="20"/>
          </w:rPr>
          <w:t>numbers</w:t>
        </w:r>
      </w:hyperlink>
      <w:r>
        <w:rPr>
          <w:color w:val="7F0000"/>
          <w:sz w:val="20"/>
        </w:rPr>
        <w:tab/>
      </w:r>
      <w:r>
        <w:rPr>
          <w:w w:val="110"/>
          <w:sz w:val="20"/>
        </w:rPr>
        <w:t>.</w:t>
      </w:r>
      <w:r>
        <w:rPr>
          <w:spacing w:val="42"/>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w w:val="110"/>
          <w:sz w:val="20"/>
        </w:rPr>
        <w:t>.</w:t>
      </w:r>
      <w:r>
        <w:rPr>
          <w:spacing w:val="44"/>
          <w:w w:val="110"/>
          <w:sz w:val="20"/>
        </w:rPr>
        <w:t xml:space="preserve"> </w:t>
      </w:r>
      <w:r>
        <w:rPr>
          <w:spacing w:val="-10"/>
          <w:w w:val="110"/>
          <w:sz w:val="20"/>
        </w:rPr>
        <w:t>.</w:t>
      </w:r>
    </w:p>
    <w:p w14:paraId="5D2F5F9A" w14:textId="77777777" w:rsidR="00620CF6" w:rsidRDefault="00000000">
      <w:pPr>
        <w:pStyle w:val="ListParagraph"/>
        <w:numPr>
          <w:ilvl w:val="1"/>
          <w:numId w:val="20"/>
        </w:numPr>
        <w:tabs>
          <w:tab w:val="left" w:pos="458"/>
        </w:tabs>
        <w:spacing w:before="89"/>
        <w:ind w:left="458" w:right="779" w:hanging="458"/>
        <w:jc w:val="right"/>
        <w:rPr>
          <w:sz w:val="20"/>
        </w:rPr>
      </w:pPr>
      <w:hyperlink w:anchor="_bookmark60" w:history="1">
        <w:r>
          <w:rPr>
            <w:color w:val="7F0000"/>
            <w:w w:val="110"/>
            <w:sz w:val="20"/>
          </w:rPr>
          <w:t>Data</w:t>
        </w:r>
        <w:r>
          <w:rPr>
            <w:color w:val="7F0000"/>
            <w:spacing w:val="5"/>
            <w:w w:val="110"/>
            <w:sz w:val="20"/>
          </w:rPr>
          <w:t xml:space="preserve"> </w:t>
        </w:r>
        <w:r>
          <w:rPr>
            <w:color w:val="7F0000"/>
            <w:w w:val="110"/>
            <w:sz w:val="20"/>
          </w:rPr>
          <w:t>Structure</w:t>
        </w:r>
        <w:r>
          <w:rPr>
            <w:color w:val="7F0000"/>
            <w:spacing w:val="5"/>
            <w:w w:val="110"/>
            <w:sz w:val="20"/>
          </w:rPr>
          <w:t xml:space="preserve"> </w:t>
        </w:r>
        <w:r>
          <w:rPr>
            <w:color w:val="7F0000"/>
            <w:w w:val="110"/>
            <w:sz w:val="20"/>
          </w:rPr>
          <w:t>and</w:t>
        </w:r>
        <w:r>
          <w:rPr>
            <w:color w:val="7F0000"/>
            <w:spacing w:val="5"/>
            <w:w w:val="110"/>
            <w:sz w:val="20"/>
          </w:rPr>
          <w:t xml:space="preserve"> </w:t>
        </w:r>
        <w:r>
          <w:rPr>
            <w:color w:val="7F0000"/>
            <w:w w:val="110"/>
            <w:sz w:val="20"/>
          </w:rPr>
          <w:t>Interpretation</w:t>
        </w:r>
      </w:hyperlink>
      <w:r>
        <w:rPr>
          <w:color w:val="7F0000"/>
          <w:spacing w:val="26"/>
          <w:w w:val="110"/>
          <w:sz w:val="20"/>
        </w:rPr>
        <w:t xml:space="preserve">  </w:t>
      </w:r>
      <w:r>
        <w:rPr>
          <w:w w:val="110"/>
          <w:sz w:val="20"/>
        </w:rPr>
        <w:t>.</w:t>
      </w:r>
      <w:r>
        <w:rPr>
          <w:spacing w:val="37"/>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5"/>
          <w:w w:val="110"/>
          <w:sz w:val="20"/>
        </w:rPr>
        <w:t xml:space="preserve"> </w:t>
      </w:r>
      <w:r>
        <w:rPr>
          <w:spacing w:val="-10"/>
          <w:w w:val="110"/>
          <w:sz w:val="20"/>
        </w:rPr>
        <w:t>.</w:t>
      </w:r>
    </w:p>
    <w:p w14:paraId="7D7388FC" w14:textId="77777777" w:rsidR="00620CF6" w:rsidRDefault="00000000">
      <w:pPr>
        <w:pStyle w:val="ListParagraph"/>
        <w:numPr>
          <w:ilvl w:val="2"/>
          <w:numId w:val="20"/>
        </w:numPr>
        <w:tabs>
          <w:tab w:val="left" w:pos="637"/>
        </w:tabs>
        <w:spacing w:before="89"/>
        <w:ind w:left="637" w:right="779" w:hanging="637"/>
        <w:jc w:val="right"/>
        <w:rPr>
          <w:sz w:val="20"/>
        </w:rPr>
      </w:pPr>
      <w:hyperlink w:anchor="_bookmark63" w:history="1">
        <w:r>
          <w:rPr>
            <w:color w:val="7F0000"/>
            <w:w w:val="110"/>
            <w:sz w:val="20"/>
          </w:rPr>
          <w:t>Non-Schedule</w:t>
        </w:r>
        <w:r>
          <w:rPr>
            <w:color w:val="7F0000"/>
            <w:spacing w:val="3"/>
            <w:w w:val="110"/>
            <w:sz w:val="20"/>
          </w:rPr>
          <w:t xml:space="preserve"> </w:t>
        </w:r>
        <w:r>
          <w:rPr>
            <w:color w:val="7F0000"/>
            <w:w w:val="110"/>
            <w:sz w:val="20"/>
          </w:rPr>
          <w:t>Tax</w:t>
        </w:r>
        <w:r>
          <w:rPr>
            <w:color w:val="7F0000"/>
            <w:spacing w:val="4"/>
            <w:w w:val="110"/>
            <w:sz w:val="20"/>
          </w:rPr>
          <w:t xml:space="preserve"> </w:t>
        </w:r>
        <w:r>
          <w:rPr>
            <w:color w:val="7F0000"/>
            <w:w w:val="110"/>
            <w:sz w:val="20"/>
          </w:rPr>
          <w:t>Parameters</w:t>
        </w:r>
      </w:hyperlink>
      <w:r>
        <w:rPr>
          <w:color w:val="7F0000"/>
          <w:spacing w:val="-10"/>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spacing w:val="-10"/>
          <w:w w:val="110"/>
          <w:sz w:val="20"/>
        </w:rPr>
        <w:t>.</w:t>
      </w:r>
    </w:p>
    <w:p w14:paraId="545B16EB" w14:textId="77777777" w:rsidR="00620CF6" w:rsidRDefault="00000000">
      <w:pPr>
        <w:pStyle w:val="ListParagraph"/>
        <w:numPr>
          <w:ilvl w:val="2"/>
          <w:numId w:val="20"/>
        </w:numPr>
        <w:tabs>
          <w:tab w:val="left" w:pos="637"/>
        </w:tabs>
        <w:spacing w:before="89"/>
        <w:ind w:left="637" w:right="779" w:hanging="637"/>
        <w:jc w:val="right"/>
        <w:rPr>
          <w:sz w:val="20"/>
        </w:rPr>
      </w:pPr>
      <w:hyperlink w:anchor="_bookmark64" w:history="1">
        <w:r>
          <w:rPr>
            <w:color w:val="7F0000"/>
            <w:w w:val="110"/>
            <w:sz w:val="20"/>
          </w:rPr>
          <w:t>Tax</w:t>
        </w:r>
        <w:r>
          <w:rPr>
            <w:color w:val="7F0000"/>
            <w:spacing w:val="8"/>
            <w:w w:val="110"/>
            <w:sz w:val="20"/>
          </w:rPr>
          <w:t xml:space="preserve"> </w:t>
        </w:r>
        <w:r>
          <w:rPr>
            <w:color w:val="7F0000"/>
            <w:w w:val="110"/>
            <w:sz w:val="20"/>
          </w:rPr>
          <w:t>Schedules</w:t>
        </w:r>
      </w:hyperlink>
      <w:r>
        <w:rPr>
          <w:color w:val="7F0000"/>
          <w:spacing w:val="-4"/>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39"/>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39"/>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39"/>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39"/>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39"/>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39"/>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39"/>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39"/>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39"/>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40"/>
          <w:w w:val="110"/>
          <w:sz w:val="20"/>
        </w:rPr>
        <w:t xml:space="preserve"> </w:t>
      </w:r>
      <w:r>
        <w:rPr>
          <w:w w:val="110"/>
          <w:sz w:val="20"/>
        </w:rPr>
        <w:t>.</w:t>
      </w:r>
      <w:r>
        <w:rPr>
          <w:spacing w:val="39"/>
          <w:w w:val="110"/>
          <w:sz w:val="20"/>
        </w:rPr>
        <w:t xml:space="preserve"> </w:t>
      </w:r>
      <w:r>
        <w:rPr>
          <w:spacing w:val="-10"/>
          <w:w w:val="110"/>
          <w:sz w:val="20"/>
        </w:rPr>
        <w:t>.</w:t>
      </w:r>
    </w:p>
    <w:p w14:paraId="458B1A73" w14:textId="77777777" w:rsidR="00620CF6" w:rsidRDefault="00620CF6">
      <w:pPr>
        <w:pStyle w:val="BodyText"/>
        <w:spacing w:before="4"/>
        <w:rPr>
          <w:sz w:val="21"/>
        </w:rPr>
      </w:pPr>
    </w:p>
    <w:p w14:paraId="048288E5" w14:textId="77777777" w:rsidR="00620CF6" w:rsidRDefault="00000000">
      <w:pPr>
        <w:pStyle w:val="Heading4"/>
        <w:ind w:left="117" w:firstLine="0"/>
      </w:pPr>
      <w:hyperlink w:anchor="_bookmark65" w:history="1">
        <w:r>
          <w:rPr>
            <w:color w:val="7F0000"/>
            <w:w w:val="110"/>
          </w:rPr>
          <w:t>A</w:t>
        </w:r>
        <w:r>
          <w:rPr>
            <w:color w:val="7F0000"/>
            <w:spacing w:val="40"/>
            <w:w w:val="110"/>
          </w:rPr>
          <w:t xml:space="preserve"> </w:t>
        </w:r>
        <w:r>
          <w:rPr>
            <w:color w:val="7F0000"/>
            <w:w w:val="110"/>
          </w:rPr>
          <w:t>Supplementary</w:t>
        </w:r>
        <w:r>
          <w:rPr>
            <w:color w:val="7F0000"/>
            <w:spacing w:val="3"/>
            <w:w w:val="110"/>
          </w:rPr>
          <w:t xml:space="preserve"> </w:t>
        </w:r>
        <w:r>
          <w:rPr>
            <w:color w:val="7F0000"/>
            <w:spacing w:val="-2"/>
            <w:w w:val="110"/>
          </w:rPr>
          <w:t>Variables</w:t>
        </w:r>
      </w:hyperlink>
    </w:p>
    <w:p w14:paraId="1ECA67E0" w14:textId="77777777" w:rsidR="00620CF6" w:rsidRDefault="00620CF6">
      <w:pPr>
        <w:pStyle w:val="BodyText"/>
        <w:spacing w:before="5"/>
        <w:rPr>
          <w:b/>
          <w:sz w:val="21"/>
        </w:rPr>
      </w:pPr>
    </w:p>
    <w:p w14:paraId="55FFB612" w14:textId="77777777" w:rsidR="00620CF6" w:rsidRDefault="00000000">
      <w:pPr>
        <w:pStyle w:val="ListParagraph"/>
        <w:numPr>
          <w:ilvl w:val="0"/>
          <w:numId w:val="19"/>
        </w:numPr>
        <w:tabs>
          <w:tab w:val="left" w:pos="414"/>
        </w:tabs>
        <w:ind w:left="414" w:right="0" w:hanging="297"/>
        <w:rPr>
          <w:b/>
          <w:sz w:val="20"/>
        </w:rPr>
      </w:pPr>
      <w:hyperlink w:anchor="_bookmark67" w:history="1">
        <w:r>
          <w:rPr>
            <w:b/>
            <w:color w:val="7F0000"/>
            <w:w w:val="110"/>
            <w:sz w:val="20"/>
          </w:rPr>
          <w:t>Appendix</w:t>
        </w:r>
        <w:r>
          <w:rPr>
            <w:b/>
            <w:color w:val="7F0000"/>
            <w:spacing w:val="4"/>
            <w:w w:val="110"/>
            <w:sz w:val="20"/>
          </w:rPr>
          <w:t xml:space="preserve"> </w:t>
        </w:r>
        <w:r>
          <w:rPr>
            <w:b/>
            <w:color w:val="7F0000"/>
            <w:w w:val="110"/>
            <w:sz w:val="20"/>
          </w:rPr>
          <w:t>to</w:t>
        </w:r>
        <w:r>
          <w:rPr>
            <w:b/>
            <w:color w:val="7F0000"/>
            <w:spacing w:val="4"/>
            <w:w w:val="110"/>
            <w:sz w:val="20"/>
          </w:rPr>
          <w:t xml:space="preserve"> </w:t>
        </w:r>
        <w:r>
          <w:rPr>
            <w:b/>
            <w:color w:val="7F0000"/>
            <w:w w:val="110"/>
            <w:sz w:val="20"/>
          </w:rPr>
          <w:t>the</w:t>
        </w:r>
        <w:r>
          <w:rPr>
            <w:b/>
            <w:color w:val="7F0000"/>
            <w:spacing w:val="4"/>
            <w:w w:val="110"/>
            <w:sz w:val="20"/>
          </w:rPr>
          <w:t xml:space="preserve"> </w:t>
        </w:r>
        <w:r>
          <w:rPr>
            <w:b/>
            <w:color w:val="7F0000"/>
            <w:w w:val="110"/>
            <w:sz w:val="20"/>
          </w:rPr>
          <w:t>Wealth</w:t>
        </w:r>
        <w:r>
          <w:rPr>
            <w:b/>
            <w:color w:val="7F0000"/>
            <w:spacing w:val="4"/>
            <w:w w:val="110"/>
            <w:sz w:val="20"/>
          </w:rPr>
          <w:t xml:space="preserve"> </w:t>
        </w:r>
        <w:r>
          <w:rPr>
            <w:b/>
            <w:color w:val="7F0000"/>
            <w:w w:val="110"/>
            <w:sz w:val="20"/>
          </w:rPr>
          <w:t>Topography</w:t>
        </w:r>
        <w:r>
          <w:rPr>
            <w:b/>
            <w:color w:val="7F0000"/>
            <w:spacing w:val="4"/>
            <w:w w:val="110"/>
            <w:sz w:val="20"/>
          </w:rPr>
          <w:t xml:space="preserve"> </w:t>
        </w:r>
        <w:r>
          <w:rPr>
            <w:b/>
            <w:color w:val="7F0000"/>
            <w:spacing w:val="-2"/>
            <w:w w:val="110"/>
            <w:sz w:val="20"/>
          </w:rPr>
          <w:t>Section</w:t>
        </w:r>
      </w:hyperlink>
    </w:p>
    <w:p w14:paraId="4DF8A522" w14:textId="77777777" w:rsidR="00620CF6" w:rsidRDefault="00000000">
      <w:pPr>
        <w:pStyle w:val="ListParagraph"/>
        <w:numPr>
          <w:ilvl w:val="1"/>
          <w:numId w:val="19"/>
        </w:numPr>
        <w:tabs>
          <w:tab w:val="left" w:pos="458"/>
        </w:tabs>
        <w:spacing w:before="89"/>
        <w:ind w:left="458" w:right="779" w:hanging="458"/>
        <w:jc w:val="right"/>
        <w:rPr>
          <w:sz w:val="20"/>
        </w:rPr>
      </w:pPr>
      <w:hyperlink w:anchor="_bookmark68" w:history="1">
        <w:r>
          <w:rPr>
            <w:color w:val="7F0000"/>
            <w:w w:val="110"/>
            <w:sz w:val="20"/>
          </w:rPr>
          <w:t>Introduction</w:t>
        </w:r>
      </w:hyperlink>
      <w:r>
        <w:rPr>
          <w:color w:val="7F0000"/>
          <w:spacing w:val="4"/>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spacing w:val="-10"/>
          <w:w w:val="110"/>
          <w:sz w:val="20"/>
        </w:rPr>
        <w:t>.</w:t>
      </w:r>
    </w:p>
    <w:p w14:paraId="56E3E5F6" w14:textId="77777777" w:rsidR="00620CF6" w:rsidRDefault="00000000">
      <w:pPr>
        <w:pStyle w:val="ListParagraph"/>
        <w:numPr>
          <w:ilvl w:val="1"/>
          <w:numId w:val="19"/>
        </w:numPr>
        <w:tabs>
          <w:tab w:val="left" w:pos="458"/>
        </w:tabs>
        <w:spacing w:before="89"/>
        <w:ind w:left="458" w:right="779" w:hanging="458"/>
        <w:jc w:val="right"/>
        <w:rPr>
          <w:sz w:val="20"/>
        </w:rPr>
      </w:pPr>
      <w:hyperlink w:anchor="_bookmark69" w:history="1">
        <w:r>
          <w:rPr>
            <w:color w:val="7F0000"/>
            <w:w w:val="105"/>
            <w:sz w:val="20"/>
          </w:rPr>
          <w:t>Sources</w:t>
        </w:r>
        <w:r>
          <w:rPr>
            <w:color w:val="7F0000"/>
            <w:spacing w:val="5"/>
            <w:w w:val="105"/>
            <w:sz w:val="20"/>
          </w:rPr>
          <w:t xml:space="preserve"> </w:t>
        </w:r>
        <w:r>
          <w:rPr>
            <w:color w:val="7F0000"/>
            <w:w w:val="105"/>
            <w:sz w:val="20"/>
          </w:rPr>
          <w:t>Included</w:t>
        </w:r>
        <w:r>
          <w:rPr>
            <w:color w:val="7F0000"/>
            <w:spacing w:val="5"/>
            <w:w w:val="105"/>
            <w:sz w:val="20"/>
          </w:rPr>
          <w:t xml:space="preserve"> </w:t>
        </w:r>
        <w:r>
          <w:rPr>
            <w:color w:val="7F0000"/>
            <w:w w:val="105"/>
            <w:sz w:val="20"/>
          </w:rPr>
          <w:t>in</w:t>
        </w:r>
        <w:r>
          <w:rPr>
            <w:color w:val="7F0000"/>
            <w:spacing w:val="5"/>
            <w:w w:val="105"/>
            <w:sz w:val="20"/>
          </w:rPr>
          <w:t xml:space="preserve"> </w:t>
        </w:r>
        <w:r>
          <w:rPr>
            <w:color w:val="7F0000"/>
            <w:w w:val="105"/>
            <w:sz w:val="20"/>
          </w:rPr>
          <w:t>the</w:t>
        </w:r>
        <w:r>
          <w:rPr>
            <w:color w:val="7F0000"/>
            <w:spacing w:val="5"/>
            <w:w w:val="105"/>
            <w:sz w:val="20"/>
          </w:rPr>
          <w:t xml:space="preserve"> </w:t>
        </w:r>
        <w:r>
          <w:rPr>
            <w:color w:val="7F0000"/>
            <w:w w:val="105"/>
            <w:sz w:val="20"/>
          </w:rPr>
          <w:t>Wealth</w:t>
        </w:r>
        <w:r>
          <w:rPr>
            <w:color w:val="7F0000"/>
            <w:spacing w:val="6"/>
            <w:w w:val="105"/>
            <w:sz w:val="20"/>
          </w:rPr>
          <w:t xml:space="preserve"> </w:t>
        </w:r>
        <w:r>
          <w:rPr>
            <w:color w:val="7F0000"/>
            <w:w w:val="105"/>
            <w:sz w:val="20"/>
          </w:rPr>
          <w:t>Topography</w:t>
        </w:r>
        <w:r>
          <w:rPr>
            <w:color w:val="7F0000"/>
            <w:spacing w:val="5"/>
            <w:w w:val="105"/>
            <w:sz w:val="20"/>
          </w:rPr>
          <w:t xml:space="preserve"> </w:t>
        </w:r>
        <w:r>
          <w:rPr>
            <w:color w:val="7F0000"/>
            <w:w w:val="105"/>
            <w:sz w:val="20"/>
          </w:rPr>
          <w:t>Section</w:t>
        </w:r>
      </w:hyperlink>
      <w:r>
        <w:rPr>
          <w:color w:val="7F0000"/>
          <w:spacing w:val="27"/>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spacing w:val="-10"/>
          <w:w w:val="105"/>
          <w:sz w:val="20"/>
        </w:rPr>
        <w:t>.</w:t>
      </w:r>
    </w:p>
    <w:p w14:paraId="7FF9FBAF" w14:textId="77777777" w:rsidR="00620CF6" w:rsidRDefault="00000000">
      <w:pPr>
        <w:pStyle w:val="ListParagraph"/>
        <w:numPr>
          <w:ilvl w:val="1"/>
          <w:numId w:val="19"/>
        </w:numPr>
        <w:tabs>
          <w:tab w:val="left" w:pos="458"/>
        </w:tabs>
        <w:spacing w:before="89"/>
        <w:ind w:left="458" w:right="779" w:hanging="458"/>
        <w:jc w:val="right"/>
        <w:rPr>
          <w:sz w:val="20"/>
        </w:rPr>
      </w:pPr>
      <w:hyperlink w:anchor="_bookmark70" w:history="1">
        <w:r>
          <w:rPr>
            <w:color w:val="7F0000"/>
            <w:w w:val="110"/>
            <w:sz w:val="20"/>
          </w:rPr>
          <w:t>Full</w:t>
        </w:r>
        <w:r>
          <w:rPr>
            <w:color w:val="7F0000"/>
            <w:spacing w:val="7"/>
            <w:w w:val="110"/>
            <w:sz w:val="20"/>
          </w:rPr>
          <w:t xml:space="preserve"> </w:t>
        </w:r>
        <w:r>
          <w:rPr>
            <w:color w:val="7F0000"/>
            <w:w w:val="110"/>
            <w:sz w:val="20"/>
          </w:rPr>
          <w:t>Conceptual</w:t>
        </w:r>
        <w:r>
          <w:rPr>
            <w:color w:val="7F0000"/>
            <w:spacing w:val="7"/>
            <w:w w:val="110"/>
            <w:sz w:val="20"/>
          </w:rPr>
          <w:t xml:space="preserve"> </w:t>
        </w:r>
        <w:r>
          <w:rPr>
            <w:color w:val="7F0000"/>
            <w:w w:val="110"/>
            <w:sz w:val="20"/>
          </w:rPr>
          <w:t>Grid</w:t>
        </w:r>
      </w:hyperlink>
      <w:r>
        <w:rPr>
          <w:color w:val="7F0000"/>
          <w:spacing w:val="14"/>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spacing w:val="-10"/>
          <w:w w:val="110"/>
          <w:sz w:val="20"/>
        </w:rPr>
        <w:t>.</w:t>
      </w:r>
    </w:p>
    <w:p w14:paraId="3439694D" w14:textId="77777777" w:rsidR="00620CF6" w:rsidRDefault="00000000">
      <w:pPr>
        <w:pStyle w:val="ListParagraph"/>
        <w:numPr>
          <w:ilvl w:val="1"/>
          <w:numId w:val="19"/>
        </w:numPr>
        <w:tabs>
          <w:tab w:val="left" w:pos="458"/>
        </w:tabs>
        <w:spacing w:before="89"/>
        <w:ind w:left="458" w:right="779" w:hanging="458"/>
        <w:jc w:val="right"/>
        <w:rPr>
          <w:sz w:val="20"/>
        </w:rPr>
      </w:pPr>
      <w:hyperlink w:anchor="_bookmark72" w:history="1">
        <w:r>
          <w:rPr>
            <w:color w:val="7F0000"/>
            <w:w w:val="110"/>
            <w:sz w:val="20"/>
          </w:rPr>
          <w:t>Source-Specific</w:t>
        </w:r>
        <w:r>
          <w:rPr>
            <w:color w:val="7F0000"/>
            <w:spacing w:val="4"/>
            <w:w w:val="110"/>
            <w:sz w:val="20"/>
          </w:rPr>
          <w:t xml:space="preserve"> </w:t>
        </w:r>
        <w:r>
          <w:rPr>
            <w:color w:val="7F0000"/>
            <w:w w:val="110"/>
            <w:sz w:val="20"/>
          </w:rPr>
          <w:t>Documentation</w:t>
        </w:r>
      </w:hyperlink>
      <w:r>
        <w:rPr>
          <w:color w:val="7F0000"/>
          <w:spacing w:val="62"/>
          <w:w w:val="15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4"/>
          <w:w w:val="110"/>
          <w:sz w:val="20"/>
        </w:rPr>
        <w:t xml:space="preserve"> </w:t>
      </w:r>
      <w:r>
        <w:rPr>
          <w:spacing w:val="-10"/>
          <w:w w:val="110"/>
          <w:sz w:val="20"/>
        </w:rPr>
        <w:t>.</w:t>
      </w:r>
    </w:p>
    <w:p w14:paraId="19898B36" w14:textId="77777777" w:rsidR="00620CF6" w:rsidRDefault="00000000">
      <w:pPr>
        <w:pStyle w:val="ListParagraph"/>
        <w:numPr>
          <w:ilvl w:val="2"/>
          <w:numId w:val="19"/>
        </w:numPr>
        <w:tabs>
          <w:tab w:val="left" w:pos="637"/>
        </w:tabs>
        <w:spacing w:before="88"/>
        <w:ind w:left="637" w:right="778" w:hanging="637"/>
        <w:jc w:val="right"/>
        <w:rPr>
          <w:sz w:val="20"/>
        </w:rPr>
      </w:pPr>
      <w:hyperlink w:anchor="_bookmark73" w:history="1">
        <w:r>
          <w:rPr>
            <w:color w:val="7F0000"/>
            <w:w w:val="105"/>
            <w:sz w:val="20"/>
          </w:rPr>
          <w:t>Bank</w:t>
        </w:r>
        <w:r>
          <w:rPr>
            <w:color w:val="7F0000"/>
            <w:spacing w:val="8"/>
            <w:w w:val="105"/>
            <w:sz w:val="20"/>
          </w:rPr>
          <w:t xml:space="preserve"> </w:t>
        </w:r>
        <w:r>
          <w:rPr>
            <w:color w:val="7F0000"/>
            <w:w w:val="105"/>
            <w:sz w:val="20"/>
          </w:rPr>
          <w:t>of</w:t>
        </w:r>
        <w:r>
          <w:rPr>
            <w:color w:val="7F0000"/>
            <w:spacing w:val="9"/>
            <w:w w:val="105"/>
            <w:sz w:val="20"/>
          </w:rPr>
          <w:t xml:space="preserve"> </w:t>
        </w:r>
        <w:r>
          <w:rPr>
            <w:color w:val="7F0000"/>
            <w:w w:val="105"/>
            <w:sz w:val="20"/>
          </w:rPr>
          <w:t>Italy</w:t>
        </w:r>
        <w:r>
          <w:rPr>
            <w:color w:val="7F0000"/>
            <w:spacing w:val="9"/>
            <w:w w:val="105"/>
            <w:sz w:val="20"/>
          </w:rPr>
          <w:t xml:space="preserve"> </w:t>
        </w:r>
        <w:r>
          <w:rPr>
            <w:color w:val="7F0000"/>
            <w:w w:val="105"/>
            <w:sz w:val="20"/>
          </w:rPr>
          <w:t>-</w:t>
        </w:r>
        <w:r>
          <w:rPr>
            <w:color w:val="7F0000"/>
            <w:spacing w:val="9"/>
            <w:w w:val="105"/>
            <w:sz w:val="20"/>
          </w:rPr>
          <w:t xml:space="preserve"> </w:t>
        </w:r>
        <w:r>
          <w:rPr>
            <w:color w:val="7F0000"/>
            <w:w w:val="105"/>
            <w:sz w:val="20"/>
          </w:rPr>
          <w:t>Financial</w:t>
        </w:r>
        <w:r>
          <w:rPr>
            <w:color w:val="7F0000"/>
            <w:spacing w:val="9"/>
            <w:w w:val="105"/>
            <w:sz w:val="20"/>
          </w:rPr>
          <w:t xml:space="preserve"> </w:t>
        </w:r>
        <w:r>
          <w:rPr>
            <w:color w:val="7F0000"/>
            <w:w w:val="105"/>
            <w:sz w:val="20"/>
          </w:rPr>
          <w:t>Accounts</w:t>
        </w:r>
        <w:r>
          <w:rPr>
            <w:color w:val="7F0000"/>
            <w:spacing w:val="9"/>
            <w:w w:val="105"/>
            <w:sz w:val="20"/>
          </w:rPr>
          <w:t xml:space="preserve"> </w:t>
        </w:r>
        <w:r>
          <w:rPr>
            <w:color w:val="7F0000"/>
            <w:w w:val="105"/>
            <w:sz w:val="20"/>
          </w:rPr>
          <w:t>(</w:t>
        </w:r>
        <w:proofErr w:type="spellStart"/>
        <w:r>
          <w:rPr>
            <w:color w:val="7F0000"/>
            <w:w w:val="105"/>
            <w:sz w:val="20"/>
          </w:rPr>
          <w:t>BoI_FA</w:t>
        </w:r>
        <w:proofErr w:type="spellEnd"/>
        <w:r>
          <w:rPr>
            <w:color w:val="7F0000"/>
            <w:w w:val="105"/>
            <w:sz w:val="20"/>
          </w:rPr>
          <w:t>)</w:t>
        </w:r>
      </w:hyperlink>
      <w:r>
        <w:rPr>
          <w:color w:val="7F0000"/>
          <w:spacing w:val="-4"/>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w w:val="105"/>
          <w:sz w:val="20"/>
        </w:rPr>
        <w:t>.</w:t>
      </w:r>
      <w:r>
        <w:rPr>
          <w:spacing w:val="40"/>
          <w:w w:val="105"/>
          <w:sz w:val="20"/>
        </w:rPr>
        <w:t xml:space="preserve"> </w:t>
      </w:r>
      <w:r>
        <w:rPr>
          <w:w w:val="105"/>
          <w:sz w:val="20"/>
        </w:rPr>
        <w:t>.</w:t>
      </w:r>
      <w:r>
        <w:rPr>
          <w:spacing w:val="39"/>
          <w:w w:val="105"/>
          <w:sz w:val="20"/>
        </w:rPr>
        <w:t xml:space="preserve"> </w:t>
      </w:r>
      <w:r>
        <w:rPr>
          <w:spacing w:val="-10"/>
          <w:w w:val="105"/>
          <w:sz w:val="20"/>
        </w:rPr>
        <w:t>.</w:t>
      </w:r>
    </w:p>
    <w:p w14:paraId="4CAE6118" w14:textId="77777777" w:rsidR="00620CF6" w:rsidRDefault="00000000">
      <w:pPr>
        <w:pStyle w:val="ListParagraph"/>
        <w:numPr>
          <w:ilvl w:val="2"/>
          <w:numId w:val="19"/>
        </w:numPr>
        <w:tabs>
          <w:tab w:val="left" w:pos="637"/>
        </w:tabs>
        <w:spacing w:before="89"/>
        <w:ind w:left="637" w:right="779" w:hanging="637"/>
        <w:jc w:val="right"/>
        <w:rPr>
          <w:sz w:val="20"/>
        </w:rPr>
      </w:pPr>
      <w:hyperlink w:anchor="_bookmark74" w:history="1">
        <w:r>
          <w:rPr>
            <w:color w:val="7F0000"/>
            <w:w w:val="105"/>
            <w:sz w:val="20"/>
          </w:rPr>
          <w:t>Bank</w:t>
        </w:r>
        <w:r>
          <w:rPr>
            <w:color w:val="7F0000"/>
            <w:spacing w:val="7"/>
            <w:w w:val="105"/>
            <w:sz w:val="20"/>
          </w:rPr>
          <w:t xml:space="preserve"> </w:t>
        </w:r>
        <w:r>
          <w:rPr>
            <w:color w:val="7F0000"/>
            <w:w w:val="105"/>
            <w:sz w:val="20"/>
          </w:rPr>
          <w:t>of</w:t>
        </w:r>
        <w:r>
          <w:rPr>
            <w:color w:val="7F0000"/>
            <w:spacing w:val="8"/>
            <w:w w:val="105"/>
            <w:sz w:val="20"/>
          </w:rPr>
          <w:t xml:space="preserve"> </w:t>
        </w:r>
        <w:r>
          <w:rPr>
            <w:color w:val="7F0000"/>
            <w:w w:val="105"/>
            <w:sz w:val="20"/>
          </w:rPr>
          <w:t>Italy</w:t>
        </w:r>
        <w:r>
          <w:rPr>
            <w:color w:val="7F0000"/>
            <w:spacing w:val="8"/>
            <w:w w:val="105"/>
            <w:sz w:val="20"/>
          </w:rPr>
          <w:t xml:space="preserve"> </w:t>
        </w:r>
        <w:r>
          <w:rPr>
            <w:color w:val="7F0000"/>
            <w:w w:val="105"/>
            <w:sz w:val="20"/>
          </w:rPr>
          <w:t>&amp;</w:t>
        </w:r>
        <w:r>
          <w:rPr>
            <w:color w:val="7F0000"/>
            <w:spacing w:val="8"/>
            <w:w w:val="105"/>
            <w:sz w:val="20"/>
          </w:rPr>
          <w:t xml:space="preserve"> </w:t>
        </w:r>
        <w:r>
          <w:rPr>
            <w:color w:val="7F0000"/>
            <w:w w:val="105"/>
            <w:sz w:val="20"/>
          </w:rPr>
          <w:t>ISTAT</w:t>
        </w:r>
        <w:r>
          <w:rPr>
            <w:color w:val="7F0000"/>
            <w:spacing w:val="8"/>
            <w:w w:val="105"/>
            <w:sz w:val="20"/>
          </w:rPr>
          <w:t xml:space="preserve"> </w:t>
        </w:r>
        <w:r>
          <w:rPr>
            <w:color w:val="7F0000"/>
            <w:w w:val="105"/>
            <w:sz w:val="20"/>
          </w:rPr>
          <w:t>-</w:t>
        </w:r>
        <w:r>
          <w:rPr>
            <w:color w:val="7F0000"/>
            <w:spacing w:val="8"/>
            <w:w w:val="105"/>
            <w:sz w:val="20"/>
          </w:rPr>
          <w:t xml:space="preserve"> </w:t>
        </w:r>
        <w:r>
          <w:rPr>
            <w:color w:val="7F0000"/>
            <w:w w:val="105"/>
            <w:sz w:val="20"/>
          </w:rPr>
          <w:t>Balance</w:t>
        </w:r>
        <w:r>
          <w:rPr>
            <w:color w:val="7F0000"/>
            <w:spacing w:val="8"/>
            <w:w w:val="105"/>
            <w:sz w:val="20"/>
          </w:rPr>
          <w:t xml:space="preserve"> </w:t>
        </w:r>
        <w:r>
          <w:rPr>
            <w:color w:val="7F0000"/>
            <w:w w:val="105"/>
            <w:sz w:val="20"/>
          </w:rPr>
          <w:t>Sheet</w:t>
        </w:r>
        <w:r>
          <w:rPr>
            <w:color w:val="7F0000"/>
            <w:spacing w:val="8"/>
            <w:w w:val="105"/>
            <w:sz w:val="20"/>
          </w:rPr>
          <w:t xml:space="preserve"> </w:t>
        </w:r>
        <w:r>
          <w:rPr>
            <w:color w:val="7F0000"/>
            <w:w w:val="105"/>
            <w:sz w:val="20"/>
          </w:rPr>
          <w:t>(</w:t>
        </w:r>
        <w:proofErr w:type="spellStart"/>
        <w:r>
          <w:rPr>
            <w:color w:val="7F0000"/>
            <w:w w:val="105"/>
            <w:sz w:val="20"/>
          </w:rPr>
          <w:t>BoI_NA</w:t>
        </w:r>
        <w:proofErr w:type="spellEnd"/>
        <w:r>
          <w:rPr>
            <w:color w:val="7F0000"/>
            <w:w w:val="105"/>
            <w:sz w:val="20"/>
          </w:rPr>
          <w:t>)</w:t>
        </w:r>
      </w:hyperlink>
      <w:r>
        <w:rPr>
          <w:color w:val="7F0000"/>
          <w:spacing w:val="24"/>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9"/>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9"/>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8"/>
          <w:w w:val="105"/>
          <w:sz w:val="20"/>
        </w:rPr>
        <w:t xml:space="preserve"> </w:t>
      </w:r>
      <w:r>
        <w:rPr>
          <w:w w:val="105"/>
          <w:sz w:val="20"/>
        </w:rPr>
        <w:t>.</w:t>
      </w:r>
      <w:r>
        <w:rPr>
          <w:spacing w:val="39"/>
          <w:w w:val="105"/>
          <w:sz w:val="20"/>
        </w:rPr>
        <w:t xml:space="preserve"> </w:t>
      </w:r>
      <w:r>
        <w:rPr>
          <w:spacing w:val="-10"/>
          <w:w w:val="105"/>
          <w:sz w:val="20"/>
        </w:rPr>
        <w:t>.</w:t>
      </w:r>
    </w:p>
    <w:p w14:paraId="58CFC4B0" w14:textId="77777777" w:rsidR="00620CF6" w:rsidRDefault="00000000">
      <w:pPr>
        <w:pStyle w:val="ListParagraph"/>
        <w:numPr>
          <w:ilvl w:val="2"/>
          <w:numId w:val="19"/>
        </w:numPr>
        <w:tabs>
          <w:tab w:val="left" w:pos="637"/>
        </w:tabs>
        <w:spacing w:before="89"/>
        <w:ind w:left="637" w:right="779" w:hanging="637"/>
        <w:jc w:val="right"/>
        <w:rPr>
          <w:sz w:val="20"/>
        </w:rPr>
      </w:pPr>
      <w:hyperlink w:anchor="_bookmark75" w:history="1">
        <w:r>
          <w:rPr>
            <w:color w:val="7F0000"/>
            <w:w w:val="105"/>
            <w:sz w:val="20"/>
          </w:rPr>
          <w:t>European</w:t>
        </w:r>
        <w:r>
          <w:rPr>
            <w:color w:val="7F0000"/>
            <w:spacing w:val="-10"/>
            <w:w w:val="105"/>
            <w:sz w:val="20"/>
          </w:rPr>
          <w:t xml:space="preserve"> </w:t>
        </w:r>
        <w:r>
          <w:rPr>
            <w:color w:val="7F0000"/>
            <w:w w:val="105"/>
            <w:sz w:val="20"/>
          </w:rPr>
          <w:t>Central</w:t>
        </w:r>
        <w:r>
          <w:rPr>
            <w:color w:val="7F0000"/>
            <w:spacing w:val="-10"/>
            <w:w w:val="105"/>
            <w:sz w:val="20"/>
          </w:rPr>
          <w:t xml:space="preserve"> </w:t>
        </w:r>
        <w:r>
          <w:rPr>
            <w:color w:val="7F0000"/>
            <w:w w:val="105"/>
            <w:sz w:val="20"/>
          </w:rPr>
          <w:t>Bank</w:t>
        </w:r>
        <w:r>
          <w:rPr>
            <w:color w:val="7F0000"/>
            <w:spacing w:val="-9"/>
            <w:w w:val="105"/>
            <w:sz w:val="20"/>
          </w:rPr>
          <w:t xml:space="preserve"> </w:t>
        </w:r>
        <w:r>
          <w:rPr>
            <w:color w:val="7F0000"/>
            <w:w w:val="105"/>
            <w:sz w:val="20"/>
          </w:rPr>
          <w:t>Non-EU</w:t>
        </w:r>
        <w:r>
          <w:rPr>
            <w:color w:val="7F0000"/>
            <w:spacing w:val="-10"/>
            <w:w w:val="105"/>
            <w:sz w:val="20"/>
          </w:rPr>
          <w:t xml:space="preserve"> </w:t>
        </w:r>
        <w:r>
          <w:rPr>
            <w:color w:val="7F0000"/>
            <w:w w:val="105"/>
            <w:sz w:val="20"/>
          </w:rPr>
          <w:t>-</w:t>
        </w:r>
        <w:r>
          <w:rPr>
            <w:color w:val="7F0000"/>
            <w:spacing w:val="-9"/>
            <w:w w:val="105"/>
            <w:sz w:val="20"/>
          </w:rPr>
          <w:t xml:space="preserve"> </w:t>
        </w:r>
        <w:r>
          <w:rPr>
            <w:color w:val="7F0000"/>
            <w:w w:val="105"/>
            <w:sz w:val="20"/>
          </w:rPr>
          <w:t>Financial</w:t>
        </w:r>
        <w:r>
          <w:rPr>
            <w:color w:val="7F0000"/>
            <w:spacing w:val="-10"/>
            <w:w w:val="105"/>
            <w:sz w:val="20"/>
          </w:rPr>
          <w:t xml:space="preserve"> </w:t>
        </w:r>
        <w:r>
          <w:rPr>
            <w:color w:val="7F0000"/>
            <w:w w:val="105"/>
            <w:sz w:val="20"/>
          </w:rPr>
          <w:t>Accounts</w:t>
        </w:r>
        <w:r>
          <w:rPr>
            <w:color w:val="7F0000"/>
            <w:spacing w:val="-9"/>
            <w:w w:val="105"/>
            <w:sz w:val="20"/>
          </w:rPr>
          <w:t xml:space="preserve"> </w:t>
        </w:r>
        <w:r>
          <w:rPr>
            <w:color w:val="7F0000"/>
            <w:w w:val="105"/>
            <w:sz w:val="20"/>
          </w:rPr>
          <w:t>(ECB_IDCSA)</w:t>
        </w:r>
      </w:hyperlink>
      <w:r>
        <w:rPr>
          <w:color w:val="7F0000"/>
          <w:spacing w:val="-14"/>
          <w:w w:val="105"/>
          <w:sz w:val="20"/>
        </w:rPr>
        <w:t xml:space="preserve"> </w:t>
      </w:r>
      <w:r>
        <w:rPr>
          <w:w w:val="105"/>
          <w:sz w:val="20"/>
        </w:rPr>
        <w:t>.</w:t>
      </w:r>
      <w:r>
        <w:rPr>
          <w:spacing w:val="12"/>
          <w:w w:val="105"/>
          <w:sz w:val="20"/>
        </w:rPr>
        <w:t xml:space="preserve"> </w:t>
      </w:r>
      <w:r>
        <w:rPr>
          <w:w w:val="105"/>
          <w:sz w:val="20"/>
        </w:rPr>
        <w:t>.</w:t>
      </w:r>
      <w:r>
        <w:rPr>
          <w:spacing w:val="12"/>
          <w:w w:val="105"/>
          <w:sz w:val="20"/>
        </w:rPr>
        <w:t xml:space="preserve"> </w:t>
      </w:r>
      <w:r>
        <w:rPr>
          <w:w w:val="105"/>
          <w:sz w:val="20"/>
        </w:rPr>
        <w:t>.</w:t>
      </w:r>
      <w:r>
        <w:rPr>
          <w:spacing w:val="12"/>
          <w:w w:val="105"/>
          <w:sz w:val="20"/>
        </w:rPr>
        <w:t xml:space="preserve"> </w:t>
      </w:r>
      <w:r>
        <w:rPr>
          <w:w w:val="105"/>
          <w:sz w:val="20"/>
        </w:rPr>
        <w:t>.</w:t>
      </w:r>
      <w:r>
        <w:rPr>
          <w:spacing w:val="12"/>
          <w:w w:val="105"/>
          <w:sz w:val="20"/>
        </w:rPr>
        <w:t xml:space="preserve"> </w:t>
      </w:r>
      <w:r>
        <w:rPr>
          <w:w w:val="105"/>
          <w:sz w:val="20"/>
        </w:rPr>
        <w:t>.</w:t>
      </w:r>
      <w:r>
        <w:rPr>
          <w:spacing w:val="12"/>
          <w:w w:val="105"/>
          <w:sz w:val="20"/>
        </w:rPr>
        <w:t xml:space="preserve"> </w:t>
      </w:r>
      <w:r>
        <w:rPr>
          <w:w w:val="105"/>
          <w:sz w:val="20"/>
        </w:rPr>
        <w:t>.</w:t>
      </w:r>
      <w:r>
        <w:rPr>
          <w:spacing w:val="12"/>
          <w:w w:val="105"/>
          <w:sz w:val="20"/>
        </w:rPr>
        <w:t xml:space="preserve"> </w:t>
      </w:r>
      <w:r>
        <w:rPr>
          <w:w w:val="105"/>
          <w:sz w:val="20"/>
        </w:rPr>
        <w:t>.</w:t>
      </w:r>
      <w:r>
        <w:rPr>
          <w:spacing w:val="12"/>
          <w:w w:val="105"/>
          <w:sz w:val="20"/>
        </w:rPr>
        <w:t xml:space="preserve"> </w:t>
      </w:r>
      <w:r>
        <w:rPr>
          <w:w w:val="105"/>
          <w:sz w:val="20"/>
        </w:rPr>
        <w:t>.</w:t>
      </w:r>
      <w:r>
        <w:rPr>
          <w:spacing w:val="12"/>
          <w:w w:val="105"/>
          <w:sz w:val="20"/>
        </w:rPr>
        <w:t xml:space="preserve"> </w:t>
      </w:r>
      <w:r>
        <w:rPr>
          <w:w w:val="105"/>
          <w:sz w:val="20"/>
        </w:rPr>
        <w:t>.</w:t>
      </w:r>
      <w:r>
        <w:rPr>
          <w:spacing w:val="12"/>
          <w:w w:val="105"/>
          <w:sz w:val="20"/>
        </w:rPr>
        <w:t xml:space="preserve"> </w:t>
      </w:r>
      <w:r>
        <w:rPr>
          <w:w w:val="105"/>
          <w:sz w:val="20"/>
        </w:rPr>
        <w:t>.</w:t>
      </w:r>
      <w:r>
        <w:rPr>
          <w:spacing w:val="12"/>
          <w:w w:val="105"/>
          <w:sz w:val="20"/>
        </w:rPr>
        <w:t xml:space="preserve"> </w:t>
      </w:r>
      <w:r>
        <w:rPr>
          <w:spacing w:val="-10"/>
          <w:w w:val="105"/>
          <w:sz w:val="20"/>
        </w:rPr>
        <w:t>.</w:t>
      </w:r>
    </w:p>
    <w:p w14:paraId="35B96E27" w14:textId="77777777" w:rsidR="00620CF6" w:rsidRDefault="00000000">
      <w:pPr>
        <w:pStyle w:val="ListParagraph"/>
        <w:numPr>
          <w:ilvl w:val="2"/>
          <w:numId w:val="19"/>
        </w:numPr>
        <w:tabs>
          <w:tab w:val="left" w:pos="637"/>
        </w:tabs>
        <w:spacing w:before="89"/>
        <w:ind w:left="637" w:right="779" w:hanging="637"/>
        <w:jc w:val="right"/>
        <w:rPr>
          <w:sz w:val="20"/>
        </w:rPr>
      </w:pPr>
      <w:hyperlink w:anchor="_bookmark76" w:history="1">
        <w:r>
          <w:rPr>
            <w:color w:val="7F0000"/>
            <w:w w:val="105"/>
            <w:sz w:val="20"/>
          </w:rPr>
          <w:t>European</w:t>
        </w:r>
        <w:r>
          <w:rPr>
            <w:color w:val="7F0000"/>
            <w:spacing w:val="-2"/>
            <w:w w:val="105"/>
            <w:sz w:val="20"/>
          </w:rPr>
          <w:t xml:space="preserve"> </w:t>
        </w:r>
        <w:r>
          <w:rPr>
            <w:color w:val="7F0000"/>
            <w:w w:val="105"/>
            <w:sz w:val="20"/>
          </w:rPr>
          <w:t>Central</w:t>
        </w:r>
        <w:r>
          <w:rPr>
            <w:color w:val="7F0000"/>
            <w:spacing w:val="-2"/>
            <w:w w:val="105"/>
            <w:sz w:val="20"/>
          </w:rPr>
          <w:t xml:space="preserve"> </w:t>
        </w:r>
        <w:r>
          <w:rPr>
            <w:color w:val="7F0000"/>
            <w:w w:val="105"/>
            <w:sz w:val="20"/>
          </w:rPr>
          <w:t>Bank</w:t>
        </w:r>
        <w:r>
          <w:rPr>
            <w:color w:val="7F0000"/>
            <w:spacing w:val="-2"/>
            <w:w w:val="105"/>
            <w:sz w:val="20"/>
          </w:rPr>
          <w:t xml:space="preserve"> </w:t>
        </w:r>
        <w:r>
          <w:rPr>
            <w:color w:val="7F0000"/>
            <w:w w:val="105"/>
            <w:sz w:val="20"/>
          </w:rPr>
          <w:t>EU</w:t>
        </w:r>
        <w:r>
          <w:rPr>
            <w:color w:val="7F0000"/>
            <w:spacing w:val="-1"/>
            <w:w w:val="105"/>
            <w:sz w:val="20"/>
          </w:rPr>
          <w:t xml:space="preserve"> </w:t>
        </w:r>
        <w:r>
          <w:rPr>
            <w:color w:val="7F0000"/>
            <w:w w:val="105"/>
            <w:sz w:val="20"/>
          </w:rPr>
          <w:t>-</w:t>
        </w:r>
        <w:r>
          <w:rPr>
            <w:color w:val="7F0000"/>
            <w:spacing w:val="-2"/>
            <w:w w:val="105"/>
            <w:sz w:val="20"/>
          </w:rPr>
          <w:t xml:space="preserve"> </w:t>
        </w:r>
        <w:r>
          <w:rPr>
            <w:color w:val="7F0000"/>
            <w:w w:val="105"/>
            <w:sz w:val="20"/>
          </w:rPr>
          <w:t>Financial</w:t>
        </w:r>
        <w:r>
          <w:rPr>
            <w:color w:val="7F0000"/>
            <w:spacing w:val="-2"/>
            <w:w w:val="105"/>
            <w:sz w:val="20"/>
          </w:rPr>
          <w:t xml:space="preserve"> </w:t>
        </w:r>
        <w:r>
          <w:rPr>
            <w:color w:val="7F0000"/>
            <w:w w:val="105"/>
            <w:sz w:val="20"/>
          </w:rPr>
          <w:t>Accounts</w:t>
        </w:r>
        <w:r>
          <w:rPr>
            <w:color w:val="7F0000"/>
            <w:spacing w:val="-1"/>
            <w:w w:val="105"/>
            <w:sz w:val="20"/>
          </w:rPr>
          <w:t xml:space="preserve"> </w:t>
        </w:r>
        <w:r>
          <w:rPr>
            <w:color w:val="7F0000"/>
            <w:w w:val="105"/>
            <w:sz w:val="20"/>
          </w:rPr>
          <w:t>(ECB_QSA)</w:t>
        </w:r>
      </w:hyperlink>
      <w:r>
        <w:rPr>
          <w:color w:val="7F0000"/>
          <w:spacing w:val="5"/>
          <w:w w:val="105"/>
          <w:sz w:val="20"/>
        </w:rPr>
        <w:t xml:space="preserve"> </w:t>
      </w:r>
      <w:r>
        <w:rPr>
          <w:w w:val="105"/>
          <w:sz w:val="20"/>
        </w:rPr>
        <w:t>.</w:t>
      </w:r>
      <w:r>
        <w:rPr>
          <w:spacing w:val="23"/>
          <w:w w:val="105"/>
          <w:sz w:val="20"/>
        </w:rPr>
        <w:t xml:space="preserve"> </w:t>
      </w:r>
      <w:r>
        <w:rPr>
          <w:w w:val="105"/>
          <w:sz w:val="20"/>
        </w:rPr>
        <w:t>.</w:t>
      </w:r>
      <w:r>
        <w:rPr>
          <w:spacing w:val="24"/>
          <w:w w:val="105"/>
          <w:sz w:val="20"/>
        </w:rPr>
        <w:t xml:space="preserve"> </w:t>
      </w:r>
      <w:r>
        <w:rPr>
          <w:w w:val="105"/>
          <w:sz w:val="20"/>
        </w:rPr>
        <w:t>.</w:t>
      </w:r>
      <w:r>
        <w:rPr>
          <w:spacing w:val="24"/>
          <w:w w:val="105"/>
          <w:sz w:val="20"/>
        </w:rPr>
        <w:t xml:space="preserve"> </w:t>
      </w:r>
      <w:r>
        <w:rPr>
          <w:w w:val="105"/>
          <w:sz w:val="20"/>
        </w:rPr>
        <w:t>.</w:t>
      </w:r>
      <w:r>
        <w:rPr>
          <w:spacing w:val="23"/>
          <w:w w:val="105"/>
          <w:sz w:val="20"/>
        </w:rPr>
        <w:t xml:space="preserve"> </w:t>
      </w:r>
      <w:r>
        <w:rPr>
          <w:w w:val="105"/>
          <w:sz w:val="20"/>
        </w:rPr>
        <w:t>.</w:t>
      </w:r>
      <w:r>
        <w:rPr>
          <w:spacing w:val="24"/>
          <w:w w:val="105"/>
          <w:sz w:val="20"/>
        </w:rPr>
        <w:t xml:space="preserve"> </w:t>
      </w:r>
      <w:r>
        <w:rPr>
          <w:w w:val="105"/>
          <w:sz w:val="20"/>
        </w:rPr>
        <w:t>.</w:t>
      </w:r>
      <w:r>
        <w:rPr>
          <w:spacing w:val="24"/>
          <w:w w:val="105"/>
          <w:sz w:val="20"/>
        </w:rPr>
        <w:t xml:space="preserve"> </w:t>
      </w:r>
      <w:r>
        <w:rPr>
          <w:w w:val="105"/>
          <w:sz w:val="20"/>
        </w:rPr>
        <w:t>.</w:t>
      </w:r>
      <w:r>
        <w:rPr>
          <w:spacing w:val="24"/>
          <w:w w:val="105"/>
          <w:sz w:val="20"/>
        </w:rPr>
        <w:t xml:space="preserve"> </w:t>
      </w:r>
      <w:r>
        <w:rPr>
          <w:w w:val="105"/>
          <w:sz w:val="20"/>
        </w:rPr>
        <w:t>.</w:t>
      </w:r>
      <w:r>
        <w:rPr>
          <w:spacing w:val="23"/>
          <w:w w:val="105"/>
          <w:sz w:val="20"/>
        </w:rPr>
        <w:t xml:space="preserve"> </w:t>
      </w:r>
      <w:r>
        <w:rPr>
          <w:w w:val="105"/>
          <w:sz w:val="20"/>
        </w:rPr>
        <w:t>.</w:t>
      </w:r>
      <w:r>
        <w:rPr>
          <w:spacing w:val="24"/>
          <w:w w:val="105"/>
          <w:sz w:val="20"/>
        </w:rPr>
        <w:t xml:space="preserve"> </w:t>
      </w:r>
      <w:r>
        <w:rPr>
          <w:w w:val="105"/>
          <w:sz w:val="20"/>
        </w:rPr>
        <w:t>.</w:t>
      </w:r>
      <w:r>
        <w:rPr>
          <w:spacing w:val="24"/>
          <w:w w:val="105"/>
          <w:sz w:val="20"/>
        </w:rPr>
        <w:t xml:space="preserve"> </w:t>
      </w:r>
      <w:r>
        <w:rPr>
          <w:w w:val="105"/>
          <w:sz w:val="20"/>
        </w:rPr>
        <w:t>.</w:t>
      </w:r>
      <w:r>
        <w:rPr>
          <w:spacing w:val="23"/>
          <w:w w:val="105"/>
          <w:sz w:val="20"/>
        </w:rPr>
        <w:t xml:space="preserve"> </w:t>
      </w:r>
      <w:r>
        <w:rPr>
          <w:w w:val="105"/>
          <w:sz w:val="20"/>
        </w:rPr>
        <w:t>.</w:t>
      </w:r>
      <w:r>
        <w:rPr>
          <w:spacing w:val="24"/>
          <w:w w:val="105"/>
          <w:sz w:val="20"/>
        </w:rPr>
        <w:t xml:space="preserve"> </w:t>
      </w:r>
      <w:r>
        <w:rPr>
          <w:w w:val="105"/>
          <w:sz w:val="20"/>
        </w:rPr>
        <w:t>.</w:t>
      </w:r>
      <w:r>
        <w:rPr>
          <w:spacing w:val="24"/>
          <w:w w:val="105"/>
          <w:sz w:val="20"/>
        </w:rPr>
        <w:t xml:space="preserve"> </w:t>
      </w:r>
      <w:r>
        <w:rPr>
          <w:w w:val="105"/>
          <w:sz w:val="20"/>
        </w:rPr>
        <w:t>.</w:t>
      </w:r>
      <w:r>
        <w:rPr>
          <w:spacing w:val="23"/>
          <w:w w:val="105"/>
          <w:sz w:val="20"/>
        </w:rPr>
        <w:t xml:space="preserve"> </w:t>
      </w:r>
      <w:r>
        <w:rPr>
          <w:spacing w:val="-10"/>
          <w:w w:val="105"/>
          <w:sz w:val="20"/>
        </w:rPr>
        <w:t>.</w:t>
      </w:r>
    </w:p>
    <w:p w14:paraId="25C39C52" w14:textId="77777777" w:rsidR="00620CF6" w:rsidRDefault="00000000">
      <w:pPr>
        <w:pStyle w:val="ListParagraph"/>
        <w:numPr>
          <w:ilvl w:val="2"/>
          <w:numId w:val="19"/>
        </w:numPr>
        <w:tabs>
          <w:tab w:val="left" w:pos="637"/>
        </w:tabs>
        <w:spacing w:before="89"/>
        <w:ind w:left="637" w:right="778" w:hanging="637"/>
        <w:jc w:val="right"/>
        <w:rPr>
          <w:sz w:val="20"/>
        </w:rPr>
      </w:pPr>
      <w:hyperlink w:anchor="_bookmark77" w:history="1">
        <w:r>
          <w:rPr>
            <w:color w:val="7F0000"/>
            <w:w w:val="110"/>
            <w:sz w:val="20"/>
          </w:rPr>
          <w:t>Eurostat</w:t>
        </w:r>
        <w:r>
          <w:rPr>
            <w:color w:val="7F0000"/>
            <w:spacing w:val="5"/>
            <w:w w:val="110"/>
            <w:sz w:val="20"/>
          </w:rPr>
          <w:t xml:space="preserve"> </w:t>
        </w:r>
        <w:r>
          <w:rPr>
            <w:color w:val="7F0000"/>
            <w:w w:val="110"/>
            <w:sz w:val="20"/>
          </w:rPr>
          <w:t>-</w:t>
        </w:r>
        <w:r>
          <w:rPr>
            <w:color w:val="7F0000"/>
            <w:spacing w:val="5"/>
            <w:w w:val="110"/>
            <w:sz w:val="20"/>
          </w:rPr>
          <w:t xml:space="preserve"> </w:t>
        </w:r>
        <w:r>
          <w:rPr>
            <w:color w:val="7F0000"/>
            <w:w w:val="110"/>
            <w:sz w:val="20"/>
          </w:rPr>
          <w:t>Financial</w:t>
        </w:r>
        <w:r>
          <w:rPr>
            <w:color w:val="7F0000"/>
            <w:spacing w:val="6"/>
            <w:w w:val="110"/>
            <w:sz w:val="20"/>
          </w:rPr>
          <w:t xml:space="preserve"> </w:t>
        </w:r>
        <w:r>
          <w:rPr>
            <w:color w:val="7F0000"/>
            <w:w w:val="110"/>
            <w:sz w:val="20"/>
          </w:rPr>
          <w:t>Accounts</w:t>
        </w:r>
        <w:r>
          <w:rPr>
            <w:color w:val="7F0000"/>
            <w:spacing w:val="5"/>
            <w:w w:val="110"/>
            <w:sz w:val="20"/>
          </w:rPr>
          <w:t xml:space="preserve"> </w:t>
        </w:r>
        <w:r>
          <w:rPr>
            <w:color w:val="7F0000"/>
            <w:w w:val="110"/>
            <w:sz w:val="20"/>
          </w:rPr>
          <w:t>(Est)</w:t>
        </w:r>
      </w:hyperlink>
      <w:r>
        <w:rPr>
          <w:color w:val="7F0000"/>
          <w:spacing w:val="61"/>
          <w:w w:val="15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w w:val="110"/>
          <w:sz w:val="20"/>
        </w:rPr>
        <w:t>.</w:t>
      </w:r>
      <w:r>
        <w:rPr>
          <w:spacing w:val="36"/>
          <w:w w:val="110"/>
          <w:sz w:val="20"/>
        </w:rPr>
        <w:t xml:space="preserve"> </w:t>
      </w:r>
      <w:r>
        <w:rPr>
          <w:w w:val="110"/>
          <w:sz w:val="20"/>
        </w:rPr>
        <w:t>.</w:t>
      </w:r>
      <w:r>
        <w:rPr>
          <w:spacing w:val="35"/>
          <w:w w:val="110"/>
          <w:sz w:val="20"/>
        </w:rPr>
        <w:t xml:space="preserve"> </w:t>
      </w:r>
      <w:r>
        <w:rPr>
          <w:spacing w:val="-10"/>
          <w:w w:val="110"/>
          <w:sz w:val="20"/>
        </w:rPr>
        <w:t>.</w:t>
      </w:r>
    </w:p>
    <w:p w14:paraId="5C50BA92" w14:textId="77777777" w:rsidR="00620CF6" w:rsidRDefault="00000000">
      <w:pPr>
        <w:pStyle w:val="ListParagraph"/>
        <w:numPr>
          <w:ilvl w:val="2"/>
          <w:numId w:val="19"/>
        </w:numPr>
        <w:tabs>
          <w:tab w:val="left" w:pos="637"/>
        </w:tabs>
        <w:spacing w:before="89"/>
        <w:ind w:left="637" w:right="779" w:hanging="637"/>
        <w:jc w:val="right"/>
        <w:rPr>
          <w:sz w:val="20"/>
        </w:rPr>
      </w:pPr>
      <w:hyperlink w:anchor="_bookmark78" w:history="1">
        <w:r>
          <w:rPr>
            <w:color w:val="7F0000"/>
            <w:w w:val="105"/>
            <w:sz w:val="20"/>
          </w:rPr>
          <w:t>Federal</w:t>
        </w:r>
        <w:r>
          <w:rPr>
            <w:color w:val="7F0000"/>
            <w:spacing w:val="3"/>
            <w:w w:val="105"/>
            <w:sz w:val="20"/>
          </w:rPr>
          <w:t xml:space="preserve"> </w:t>
        </w:r>
        <w:r>
          <w:rPr>
            <w:color w:val="7F0000"/>
            <w:w w:val="105"/>
            <w:sz w:val="20"/>
          </w:rPr>
          <w:t>Reserve</w:t>
        </w:r>
        <w:r>
          <w:rPr>
            <w:color w:val="7F0000"/>
            <w:spacing w:val="4"/>
            <w:w w:val="105"/>
            <w:sz w:val="20"/>
          </w:rPr>
          <w:t xml:space="preserve"> </w:t>
        </w:r>
        <w:r>
          <w:rPr>
            <w:color w:val="7F0000"/>
            <w:w w:val="105"/>
            <w:sz w:val="20"/>
          </w:rPr>
          <w:t>Board</w:t>
        </w:r>
        <w:r>
          <w:rPr>
            <w:color w:val="7F0000"/>
            <w:spacing w:val="4"/>
            <w:w w:val="105"/>
            <w:sz w:val="20"/>
          </w:rPr>
          <w:t xml:space="preserve"> </w:t>
        </w:r>
        <w:r>
          <w:rPr>
            <w:color w:val="7F0000"/>
            <w:w w:val="105"/>
            <w:sz w:val="20"/>
          </w:rPr>
          <w:t>B.101</w:t>
        </w:r>
        <w:r>
          <w:rPr>
            <w:color w:val="7F0000"/>
            <w:spacing w:val="4"/>
            <w:w w:val="105"/>
            <w:sz w:val="20"/>
          </w:rPr>
          <w:t xml:space="preserve"> </w:t>
        </w:r>
        <w:r>
          <w:rPr>
            <w:color w:val="7F0000"/>
            <w:w w:val="105"/>
            <w:sz w:val="20"/>
          </w:rPr>
          <w:t>-</w:t>
        </w:r>
        <w:r>
          <w:rPr>
            <w:color w:val="7F0000"/>
            <w:spacing w:val="3"/>
            <w:w w:val="105"/>
            <w:sz w:val="20"/>
          </w:rPr>
          <w:t xml:space="preserve"> </w:t>
        </w:r>
        <w:r>
          <w:rPr>
            <w:color w:val="7F0000"/>
            <w:w w:val="105"/>
            <w:sz w:val="20"/>
          </w:rPr>
          <w:t>Balance</w:t>
        </w:r>
        <w:r>
          <w:rPr>
            <w:color w:val="7F0000"/>
            <w:spacing w:val="4"/>
            <w:w w:val="105"/>
            <w:sz w:val="20"/>
          </w:rPr>
          <w:t xml:space="preserve"> </w:t>
        </w:r>
        <w:r>
          <w:rPr>
            <w:color w:val="7F0000"/>
            <w:w w:val="105"/>
            <w:sz w:val="20"/>
          </w:rPr>
          <w:t>Sheet</w:t>
        </w:r>
        <w:r>
          <w:rPr>
            <w:color w:val="7F0000"/>
            <w:spacing w:val="4"/>
            <w:w w:val="105"/>
            <w:sz w:val="20"/>
          </w:rPr>
          <w:t xml:space="preserve"> </w:t>
        </w:r>
        <w:r>
          <w:rPr>
            <w:color w:val="7F0000"/>
            <w:w w:val="105"/>
            <w:sz w:val="20"/>
          </w:rPr>
          <w:t>(FED_B101)</w:t>
        </w:r>
      </w:hyperlink>
      <w:r>
        <w:rPr>
          <w:color w:val="7F0000"/>
          <w:spacing w:val="58"/>
          <w:w w:val="150"/>
          <w:sz w:val="20"/>
        </w:rPr>
        <w:t xml:space="preserve"> </w:t>
      </w:r>
      <w:r>
        <w:rPr>
          <w:w w:val="105"/>
          <w:sz w:val="20"/>
        </w:rPr>
        <w:t>.</w:t>
      </w:r>
      <w:r>
        <w:rPr>
          <w:spacing w:val="32"/>
          <w:w w:val="105"/>
          <w:sz w:val="20"/>
        </w:rPr>
        <w:t xml:space="preserve"> </w:t>
      </w:r>
      <w:r>
        <w:rPr>
          <w:w w:val="105"/>
          <w:sz w:val="20"/>
        </w:rPr>
        <w:t>.</w:t>
      </w:r>
      <w:r>
        <w:rPr>
          <w:spacing w:val="31"/>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1"/>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w w:val="105"/>
          <w:sz w:val="20"/>
        </w:rPr>
        <w:t>.</w:t>
      </w:r>
      <w:r>
        <w:rPr>
          <w:spacing w:val="32"/>
          <w:w w:val="105"/>
          <w:sz w:val="20"/>
        </w:rPr>
        <w:t xml:space="preserve"> </w:t>
      </w:r>
      <w:r>
        <w:rPr>
          <w:spacing w:val="-10"/>
          <w:w w:val="105"/>
          <w:sz w:val="20"/>
        </w:rPr>
        <w:t>.</w:t>
      </w:r>
    </w:p>
    <w:p w14:paraId="20126981" w14:textId="77777777" w:rsidR="00620CF6" w:rsidRDefault="00000000">
      <w:pPr>
        <w:pStyle w:val="ListParagraph"/>
        <w:numPr>
          <w:ilvl w:val="2"/>
          <w:numId w:val="19"/>
        </w:numPr>
        <w:tabs>
          <w:tab w:val="left" w:pos="637"/>
        </w:tabs>
        <w:spacing w:before="88"/>
        <w:ind w:left="637" w:right="779" w:hanging="637"/>
        <w:jc w:val="right"/>
        <w:rPr>
          <w:sz w:val="20"/>
        </w:rPr>
      </w:pPr>
      <w:hyperlink w:anchor="_bookmark79" w:history="1">
        <w:r>
          <w:rPr>
            <w:color w:val="7F0000"/>
            <w:w w:val="105"/>
            <w:sz w:val="20"/>
          </w:rPr>
          <w:t>Federal</w:t>
        </w:r>
        <w:r>
          <w:rPr>
            <w:color w:val="7F0000"/>
            <w:spacing w:val="1"/>
            <w:w w:val="105"/>
            <w:sz w:val="20"/>
          </w:rPr>
          <w:t xml:space="preserve"> </w:t>
        </w:r>
        <w:r>
          <w:rPr>
            <w:color w:val="7F0000"/>
            <w:w w:val="105"/>
            <w:sz w:val="20"/>
          </w:rPr>
          <w:t>Reserve</w:t>
        </w:r>
        <w:r>
          <w:rPr>
            <w:color w:val="7F0000"/>
            <w:spacing w:val="1"/>
            <w:w w:val="105"/>
            <w:sz w:val="20"/>
          </w:rPr>
          <w:t xml:space="preserve"> </w:t>
        </w:r>
        <w:r>
          <w:rPr>
            <w:color w:val="7F0000"/>
            <w:w w:val="105"/>
            <w:sz w:val="20"/>
          </w:rPr>
          <w:t>Board</w:t>
        </w:r>
        <w:r>
          <w:rPr>
            <w:color w:val="7F0000"/>
            <w:spacing w:val="1"/>
            <w:w w:val="105"/>
            <w:sz w:val="20"/>
          </w:rPr>
          <w:t xml:space="preserve"> </w:t>
        </w:r>
        <w:r>
          <w:rPr>
            <w:color w:val="7F0000"/>
            <w:w w:val="105"/>
            <w:sz w:val="20"/>
          </w:rPr>
          <w:t>B.101.H</w:t>
        </w:r>
        <w:r>
          <w:rPr>
            <w:color w:val="7F0000"/>
            <w:spacing w:val="1"/>
            <w:w w:val="105"/>
            <w:sz w:val="20"/>
          </w:rPr>
          <w:t xml:space="preserve"> </w:t>
        </w:r>
        <w:r>
          <w:rPr>
            <w:color w:val="7F0000"/>
            <w:w w:val="105"/>
            <w:sz w:val="20"/>
          </w:rPr>
          <w:t>-</w:t>
        </w:r>
        <w:r>
          <w:rPr>
            <w:color w:val="7F0000"/>
            <w:spacing w:val="2"/>
            <w:w w:val="105"/>
            <w:sz w:val="20"/>
          </w:rPr>
          <w:t xml:space="preserve"> </w:t>
        </w:r>
        <w:r>
          <w:rPr>
            <w:color w:val="7F0000"/>
            <w:w w:val="105"/>
            <w:sz w:val="20"/>
          </w:rPr>
          <w:t>Balance</w:t>
        </w:r>
        <w:r>
          <w:rPr>
            <w:color w:val="7F0000"/>
            <w:spacing w:val="1"/>
            <w:w w:val="105"/>
            <w:sz w:val="20"/>
          </w:rPr>
          <w:t xml:space="preserve"> </w:t>
        </w:r>
        <w:r>
          <w:rPr>
            <w:color w:val="7F0000"/>
            <w:w w:val="105"/>
            <w:sz w:val="20"/>
          </w:rPr>
          <w:t>Sheet</w:t>
        </w:r>
        <w:r>
          <w:rPr>
            <w:color w:val="7F0000"/>
            <w:spacing w:val="1"/>
            <w:w w:val="105"/>
            <w:sz w:val="20"/>
          </w:rPr>
          <w:t xml:space="preserve"> </w:t>
        </w:r>
        <w:r>
          <w:rPr>
            <w:color w:val="7F0000"/>
            <w:w w:val="105"/>
            <w:sz w:val="20"/>
          </w:rPr>
          <w:t>(FED_B101h)</w:t>
        </w:r>
      </w:hyperlink>
      <w:r>
        <w:rPr>
          <w:color w:val="7F0000"/>
          <w:spacing w:val="75"/>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9"/>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spacing w:val="-10"/>
          <w:w w:val="105"/>
          <w:sz w:val="20"/>
        </w:rPr>
        <w:t>.</w:t>
      </w:r>
    </w:p>
    <w:p w14:paraId="7D663401" w14:textId="77777777" w:rsidR="00620CF6" w:rsidRDefault="00620CF6">
      <w:pPr>
        <w:jc w:val="right"/>
        <w:rPr>
          <w:sz w:val="20"/>
        </w:rPr>
        <w:sectPr w:rsidR="00620CF6" w:rsidSect="00D60468">
          <w:pgSz w:w="12240" w:h="15840"/>
          <w:pgMar w:top="1320" w:right="1100" w:bottom="280" w:left="1300" w:header="720" w:footer="720" w:gutter="0"/>
          <w:cols w:space="720"/>
        </w:sectPr>
      </w:pPr>
    </w:p>
    <w:p w14:paraId="54E608C4" w14:textId="77777777" w:rsidR="00620CF6" w:rsidRDefault="00000000">
      <w:pPr>
        <w:pStyle w:val="ListParagraph"/>
        <w:numPr>
          <w:ilvl w:val="2"/>
          <w:numId w:val="19"/>
        </w:numPr>
        <w:tabs>
          <w:tab w:val="left" w:pos="1511"/>
        </w:tabs>
        <w:spacing w:before="86"/>
        <w:ind w:left="1511" w:right="0" w:hanging="637"/>
        <w:rPr>
          <w:sz w:val="20"/>
        </w:rPr>
      </w:pPr>
      <w:hyperlink w:anchor="_bookmark80" w:history="1">
        <w:r>
          <w:rPr>
            <w:color w:val="7F0000"/>
            <w:w w:val="105"/>
            <w:sz w:val="20"/>
          </w:rPr>
          <w:t>Federal</w:t>
        </w:r>
        <w:r>
          <w:rPr>
            <w:color w:val="7F0000"/>
            <w:spacing w:val="1"/>
            <w:w w:val="105"/>
            <w:sz w:val="20"/>
          </w:rPr>
          <w:t xml:space="preserve"> </w:t>
        </w:r>
        <w:r>
          <w:rPr>
            <w:color w:val="7F0000"/>
            <w:w w:val="105"/>
            <w:sz w:val="20"/>
          </w:rPr>
          <w:t>Reserve</w:t>
        </w:r>
        <w:r>
          <w:rPr>
            <w:color w:val="7F0000"/>
            <w:spacing w:val="1"/>
            <w:w w:val="105"/>
            <w:sz w:val="20"/>
          </w:rPr>
          <w:t xml:space="preserve"> </w:t>
        </w:r>
        <w:r>
          <w:rPr>
            <w:color w:val="7F0000"/>
            <w:w w:val="105"/>
            <w:sz w:val="20"/>
          </w:rPr>
          <w:t>Board</w:t>
        </w:r>
        <w:r>
          <w:rPr>
            <w:color w:val="7F0000"/>
            <w:spacing w:val="1"/>
            <w:w w:val="105"/>
            <w:sz w:val="20"/>
          </w:rPr>
          <w:t xml:space="preserve"> </w:t>
        </w:r>
        <w:r>
          <w:rPr>
            <w:color w:val="7F0000"/>
            <w:w w:val="105"/>
            <w:sz w:val="20"/>
          </w:rPr>
          <w:t>B.101.N</w:t>
        </w:r>
        <w:r>
          <w:rPr>
            <w:color w:val="7F0000"/>
            <w:spacing w:val="1"/>
            <w:w w:val="105"/>
            <w:sz w:val="20"/>
          </w:rPr>
          <w:t xml:space="preserve"> </w:t>
        </w:r>
        <w:r>
          <w:rPr>
            <w:color w:val="7F0000"/>
            <w:w w:val="105"/>
            <w:sz w:val="20"/>
          </w:rPr>
          <w:t>-</w:t>
        </w:r>
        <w:r>
          <w:rPr>
            <w:color w:val="7F0000"/>
            <w:spacing w:val="2"/>
            <w:w w:val="105"/>
            <w:sz w:val="20"/>
          </w:rPr>
          <w:t xml:space="preserve"> </w:t>
        </w:r>
        <w:r>
          <w:rPr>
            <w:color w:val="7F0000"/>
            <w:w w:val="105"/>
            <w:sz w:val="20"/>
          </w:rPr>
          <w:t>Balance</w:t>
        </w:r>
        <w:r>
          <w:rPr>
            <w:color w:val="7F0000"/>
            <w:spacing w:val="1"/>
            <w:w w:val="105"/>
            <w:sz w:val="20"/>
          </w:rPr>
          <w:t xml:space="preserve"> </w:t>
        </w:r>
        <w:r>
          <w:rPr>
            <w:color w:val="7F0000"/>
            <w:w w:val="105"/>
            <w:sz w:val="20"/>
          </w:rPr>
          <w:t>Sheet</w:t>
        </w:r>
        <w:r>
          <w:rPr>
            <w:color w:val="7F0000"/>
            <w:spacing w:val="1"/>
            <w:w w:val="105"/>
            <w:sz w:val="20"/>
          </w:rPr>
          <w:t xml:space="preserve"> </w:t>
        </w:r>
        <w:r>
          <w:rPr>
            <w:color w:val="7F0000"/>
            <w:w w:val="105"/>
            <w:sz w:val="20"/>
          </w:rPr>
          <w:t>(FED_B101n)</w:t>
        </w:r>
      </w:hyperlink>
      <w:r>
        <w:rPr>
          <w:color w:val="7F0000"/>
          <w:spacing w:val="75"/>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9"/>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w w:val="105"/>
          <w:sz w:val="20"/>
        </w:rPr>
        <w:t>.</w:t>
      </w:r>
      <w:r>
        <w:rPr>
          <w:spacing w:val="28"/>
          <w:w w:val="105"/>
          <w:sz w:val="20"/>
        </w:rPr>
        <w:t xml:space="preserve"> </w:t>
      </w:r>
      <w:r>
        <w:rPr>
          <w:spacing w:val="-10"/>
          <w:w w:val="105"/>
          <w:sz w:val="20"/>
        </w:rPr>
        <w:t>.</w:t>
      </w:r>
    </w:p>
    <w:p w14:paraId="17EB3187" w14:textId="77777777" w:rsidR="00620CF6" w:rsidRDefault="00000000">
      <w:pPr>
        <w:pStyle w:val="ListParagraph"/>
        <w:numPr>
          <w:ilvl w:val="2"/>
          <w:numId w:val="19"/>
        </w:numPr>
        <w:tabs>
          <w:tab w:val="left" w:pos="1511"/>
        </w:tabs>
        <w:spacing w:before="89"/>
        <w:ind w:left="1511" w:right="0" w:hanging="637"/>
        <w:rPr>
          <w:sz w:val="20"/>
        </w:rPr>
      </w:pPr>
      <w:hyperlink w:anchor="_bookmark81" w:history="1">
        <w:r>
          <w:rPr>
            <w:color w:val="7F0000"/>
            <w:sz w:val="20"/>
          </w:rPr>
          <w:t>Federal</w:t>
        </w:r>
        <w:r>
          <w:rPr>
            <w:color w:val="7F0000"/>
            <w:spacing w:val="10"/>
            <w:sz w:val="20"/>
          </w:rPr>
          <w:t xml:space="preserve"> </w:t>
        </w:r>
        <w:r>
          <w:rPr>
            <w:color w:val="7F0000"/>
            <w:sz w:val="20"/>
          </w:rPr>
          <w:t>Reserve</w:t>
        </w:r>
        <w:r>
          <w:rPr>
            <w:color w:val="7F0000"/>
            <w:spacing w:val="10"/>
            <w:sz w:val="20"/>
          </w:rPr>
          <w:t xml:space="preserve"> </w:t>
        </w:r>
        <w:r>
          <w:rPr>
            <w:color w:val="7F0000"/>
            <w:sz w:val="20"/>
          </w:rPr>
          <w:t>Board</w:t>
        </w:r>
        <w:r>
          <w:rPr>
            <w:color w:val="7F0000"/>
            <w:spacing w:val="10"/>
            <w:sz w:val="20"/>
          </w:rPr>
          <w:t xml:space="preserve"> </w:t>
        </w:r>
        <w:r>
          <w:rPr>
            <w:color w:val="7F0000"/>
            <w:sz w:val="20"/>
          </w:rPr>
          <w:t>S.3.a</w:t>
        </w:r>
        <w:r>
          <w:rPr>
            <w:color w:val="7F0000"/>
            <w:spacing w:val="11"/>
            <w:sz w:val="20"/>
          </w:rPr>
          <w:t xml:space="preserve"> </w:t>
        </w:r>
        <w:r>
          <w:rPr>
            <w:color w:val="7F0000"/>
            <w:sz w:val="20"/>
          </w:rPr>
          <w:t>(IMA)</w:t>
        </w:r>
        <w:r>
          <w:rPr>
            <w:color w:val="7F0000"/>
            <w:spacing w:val="10"/>
            <w:sz w:val="20"/>
          </w:rPr>
          <w:t xml:space="preserve"> </w:t>
        </w:r>
        <w:r>
          <w:rPr>
            <w:color w:val="7F0000"/>
            <w:sz w:val="20"/>
          </w:rPr>
          <w:t>-</w:t>
        </w:r>
        <w:r>
          <w:rPr>
            <w:color w:val="7F0000"/>
            <w:spacing w:val="10"/>
            <w:sz w:val="20"/>
          </w:rPr>
          <w:t xml:space="preserve"> </w:t>
        </w:r>
        <w:r>
          <w:rPr>
            <w:color w:val="7F0000"/>
            <w:sz w:val="20"/>
          </w:rPr>
          <w:t>Balance</w:t>
        </w:r>
        <w:r>
          <w:rPr>
            <w:color w:val="7F0000"/>
            <w:spacing w:val="11"/>
            <w:sz w:val="20"/>
          </w:rPr>
          <w:t xml:space="preserve"> </w:t>
        </w:r>
        <w:r>
          <w:rPr>
            <w:color w:val="7F0000"/>
            <w:sz w:val="20"/>
          </w:rPr>
          <w:t>Sheet</w:t>
        </w:r>
        <w:r>
          <w:rPr>
            <w:color w:val="7F0000"/>
            <w:spacing w:val="10"/>
            <w:sz w:val="20"/>
          </w:rPr>
          <w:t xml:space="preserve"> </w:t>
        </w:r>
        <w:r>
          <w:rPr>
            <w:color w:val="7F0000"/>
            <w:sz w:val="20"/>
          </w:rPr>
          <w:t>(FED_S3a_IMA)</w:t>
        </w:r>
      </w:hyperlink>
      <w:r>
        <w:rPr>
          <w:color w:val="7F0000"/>
          <w:spacing w:val="11"/>
          <w:sz w:val="20"/>
        </w:rPr>
        <w:t xml:space="preserve"> </w:t>
      </w:r>
      <w:r>
        <w:rPr>
          <w:sz w:val="20"/>
        </w:rPr>
        <w:t>.</w:t>
      </w:r>
      <w:r>
        <w:rPr>
          <w:spacing w:val="41"/>
          <w:sz w:val="20"/>
        </w:rPr>
        <w:t xml:space="preserve"> </w:t>
      </w:r>
      <w:r>
        <w:rPr>
          <w:sz w:val="20"/>
        </w:rPr>
        <w:t>.</w:t>
      </w:r>
      <w:r>
        <w:rPr>
          <w:spacing w:val="40"/>
          <w:sz w:val="20"/>
        </w:rPr>
        <w:t xml:space="preserve"> </w:t>
      </w:r>
      <w:r>
        <w:rPr>
          <w:sz w:val="20"/>
        </w:rPr>
        <w:t>.</w:t>
      </w:r>
      <w:r>
        <w:rPr>
          <w:spacing w:val="40"/>
          <w:sz w:val="20"/>
        </w:rPr>
        <w:t xml:space="preserve"> </w:t>
      </w:r>
      <w:r>
        <w:rPr>
          <w:sz w:val="20"/>
        </w:rPr>
        <w:t>.</w:t>
      </w:r>
      <w:r>
        <w:rPr>
          <w:spacing w:val="41"/>
          <w:sz w:val="20"/>
        </w:rPr>
        <w:t xml:space="preserve"> </w:t>
      </w:r>
      <w:r>
        <w:rPr>
          <w:sz w:val="20"/>
        </w:rPr>
        <w:t>.</w:t>
      </w:r>
      <w:r>
        <w:rPr>
          <w:spacing w:val="40"/>
          <w:sz w:val="20"/>
        </w:rPr>
        <w:t xml:space="preserve"> </w:t>
      </w:r>
      <w:r>
        <w:rPr>
          <w:sz w:val="20"/>
        </w:rPr>
        <w:t>.</w:t>
      </w:r>
      <w:r>
        <w:rPr>
          <w:spacing w:val="41"/>
          <w:sz w:val="20"/>
        </w:rPr>
        <w:t xml:space="preserve"> </w:t>
      </w:r>
      <w:r>
        <w:rPr>
          <w:sz w:val="20"/>
        </w:rPr>
        <w:t>.</w:t>
      </w:r>
      <w:r>
        <w:rPr>
          <w:spacing w:val="40"/>
          <w:sz w:val="20"/>
        </w:rPr>
        <w:t xml:space="preserve"> </w:t>
      </w:r>
      <w:r>
        <w:rPr>
          <w:sz w:val="20"/>
        </w:rPr>
        <w:t>.</w:t>
      </w:r>
      <w:r>
        <w:rPr>
          <w:spacing w:val="41"/>
          <w:sz w:val="20"/>
        </w:rPr>
        <w:t xml:space="preserve"> </w:t>
      </w:r>
      <w:r>
        <w:rPr>
          <w:sz w:val="20"/>
        </w:rPr>
        <w:t>.</w:t>
      </w:r>
      <w:r>
        <w:rPr>
          <w:spacing w:val="40"/>
          <w:sz w:val="20"/>
        </w:rPr>
        <w:t xml:space="preserve"> </w:t>
      </w:r>
      <w:r>
        <w:rPr>
          <w:sz w:val="20"/>
        </w:rPr>
        <w:t>.</w:t>
      </w:r>
      <w:r>
        <w:rPr>
          <w:spacing w:val="40"/>
          <w:sz w:val="20"/>
        </w:rPr>
        <w:t xml:space="preserve"> </w:t>
      </w:r>
      <w:r>
        <w:rPr>
          <w:spacing w:val="-10"/>
          <w:sz w:val="20"/>
        </w:rPr>
        <w:t>.</w:t>
      </w:r>
    </w:p>
    <w:p w14:paraId="34D7D838" w14:textId="77777777" w:rsidR="00620CF6" w:rsidRDefault="00000000">
      <w:pPr>
        <w:pStyle w:val="ListParagraph"/>
        <w:numPr>
          <w:ilvl w:val="2"/>
          <w:numId w:val="19"/>
        </w:numPr>
        <w:tabs>
          <w:tab w:val="left" w:pos="1510"/>
        </w:tabs>
        <w:spacing w:before="89"/>
        <w:ind w:left="1510" w:right="0" w:hanging="636"/>
        <w:rPr>
          <w:sz w:val="20"/>
        </w:rPr>
      </w:pPr>
      <w:hyperlink w:anchor="_bookmark82" w:history="1">
        <w:r>
          <w:rPr>
            <w:color w:val="7F0000"/>
            <w:w w:val="105"/>
            <w:sz w:val="20"/>
          </w:rPr>
          <w:t>OECD</w:t>
        </w:r>
        <w:r>
          <w:rPr>
            <w:color w:val="7F0000"/>
            <w:spacing w:val="5"/>
            <w:w w:val="105"/>
            <w:sz w:val="20"/>
          </w:rPr>
          <w:t xml:space="preserve"> </w:t>
        </w:r>
        <w:r>
          <w:rPr>
            <w:color w:val="7F0000"/>
            <w:w w:val="105"/>
            <w:sz w:val="20"/>
          </w:rPr>
          <w:t>-</w:t>
        </w:r>
        <w:r>
          <w:rPr>
            <w:color w:val="7F0000"/>
            <w:spacing w:val="6"/>
            <w:w w:val="105"/>
            <w:sz w:val="20"/>
          </w:rPr>
          <w:t xml:space="preserve"> </w:t>
        </w:r>
        <w:r>
          <w:rPr>
            <w:color w:val="7F0000"/>
            <w:w w:val="105"/>
            <w:sz w:val="20"/>
          </w:rPr>
          <w:t>Financial</w:t>
        </w:r>
        <w:r>
          <w:rPr>
            <w:color w:val="7F0000"/>
            <w:spacing w:val="6"/>
            <w:w w:val="105"/>
            <w:sz w:val="20"/>
          </w:rPr>
          <w:t xml:space="preserve"> </w:t>
        </w:r>
        <w:r>
          <w:rPr>
            <w:color w:val="7F0000"/>
            <w:w w:val="105"/>
            <w:sz w:val="20"/>
          </w:rPr>
          <w:t>Accounts</w:t>
        </w:r>
        <w:r>
          <w:rPr>
            <w:color w:val="7F0000"/>
            <w:spacing w:val="6"/>
            <w:w w:val="105"/>
            <w:sz w:val="20"/>
          </w:rPr>
          <w:t xml:space="preserve"> </w:t>
        </w:r>
        <w:r>
          <w:rPr>
            <w:color w:val="7F0000"/>
            <w:w w:val="105"/>
            <w:sz w:val="20"/>
          </w:rPr>
          <w:t>(OECD_FA)</w:t>
        </w:r>
      </w:hyperlink>
      <w:r>
        <w:rPr>
          <w:color w:val="7F0000"/>
          <w:spacing w:val="-3"/>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5"/>
          <w:w w:val="105"/>
          <w:sz w:val="20"/>
        </w:rPr>
        <w:t xml:space="preserve"> </w:t>
      </w:r>
      <w:r>
        <w:rPr>
          <w:w w:val="105"/>
          <w:sz w:val="20"/>
        </w:rPr>
        <w:t>.</w:t>
      </w:r>
      <w:r>
        <w:rPr>
          <w:spacing w:val="34"/>
          <w:w w:val="105"/>
          <w:sz w:val="20"/>
        </w:rPr>
        <w:t xml:space="preserve"> </w:t>
      </w:r>
      <w:r>
        <w:rPr>
          <w:w w:val="105"/>
          <w:sz w:val="20"/>
        </w:rPr>
        <w:t>.</w:t>
      </w:r>
      <w:r>
        <w:rPr>
          <w:spacing w:val="35"/>
          <w:w w:val="105"/>
          <w:sz w:val="20"/>
        </w:rPr>
        <w:t xml:space="preserve"> </w:t>
      </w:r>
      <w:r>
        <w:rPr>
          <w:spacing w:val="-10"/>
          <w:w w:val="105"/>
          <w:sz w:val="20"/>
        </w:rPr>
        <w:t>.</w:t>
      </w:r>
    </w:p>
    <w:p w14:paraId="578E9D75" w14:textId="77777777" w:rsidR="00620CF6" w:rsidRDefault="00000000">
      <w:pPr>
        <w:pStyle w:val="ListParagraph"/>
        <w:numPr>
          <w:ilvl w:val="2"/>
          <w:numId w:val="19"/>
        </w:numPr>
        <w:tabs>
          <w:tab w:val="left" w:pos="1510"/>
        </w:tabs>
        <w:spacing w:before="89"/>
        <w:ind w:left="1510" w:right="0" w:hanging="636"/>
        <w:rPr>
          <w:sz w:val="20"/>
        </w:rPr>
      </w:pPr>
      <w:hyperlink w:anchor="_bookmark83" w:history="1">
        <w:r>
          <w:rPr>
            <w:color w:val="7F0000"/>
            <w:w w:val="105"/>
            <w:sz w:val="20"/>
          </w:rPr>
          <w:t>Luxembourg</w:t>
        </w:r>
        <w:r>
          <w:rPr>
            <w:color w:val="7F0000"/>
            <w:spacing w:val="-4"/>
            <w:w w:val="105"/>
            <w:sz w:val="20"/>
          </w:rPr>
          <w:t xml:space="preserve"> </w:t>
        </w:r>
        <w:r>
          <w:rPr>
            <w:color w:val="7F0000"/>
            <w:w w:val="105"/>
            <w:sz w:val="20"/>
          </w:rPr>
          <w:t>Wealth</w:t>
        </w:r>
        <w:r>
          <w:rPr>
            <w:color w:val="7F0000"/>
            <w:spacing w:val="-4"/>
            <w:w w:val="105"/>
            <w:sz w:val="20"/>
          </w:rPr>
          <w:t xml:space="preserve"> </w:t>
        </w:r>
        <w:r>
          <w:rPr>
            <w:color w:val="7F0000"/>
            <w:w w:val="105"/>
            <w:sz w:val="20"/>
          </w:rPr>
          <w:t>Study</w:t>
        </w:r>
        <w:r>
          <w:rPr>
            <w:color w:val="7F0000"/>
            <w:spacing w:val="-4"/>
            <w:w w:val="105"/>
            <w:sz w:val="20"/>
          </w:rPr>
          <w:t xml:space="preserve"> </w:t>
        </w:r>
        <w:r>
          <w:rPr>
            <w:color w:val="7F0000"/>
            <w:w w:val="105"/>
            <w:sz w:val="20"/>
          </w:rPr>
          <w:t>Database</w:t>
        </w:r>
        <w:r>
          <w:rPr>
            <w:color w:val="7F0000"/>
            <w:spacing w:val="-4"/>
            <w:w w:val="105"/>
            <w:sz w:val="20"/>
          </w:rPr>
          <w:t xml:space="preserve"> </w:t>
        </w:r>
        <w:r>
          <w:rPr>
            <w:color w:val="7F0000"/>
            <w:w w:val="105"/>
            <w:sz w:val="20"/>
          </w:rPr>
          <w:t>-</w:t>
        </w:r>
        <w:r>
          <w:rPr>
            <w:color w:val="7F0000"/>
            <w:spacing w:val="-4"/>
            <w:w w:val="105"/>
            <w:sz w:val="20"/>
          </w:rPr>
          <w:t xml:space="preserve"> </w:t>
        </w:r>
        <w:r>
          <w:rPr>
            <w:color w:val="7F0000"/>
            <w:w w:val="105"/>
            <w:sz w:val="20"/>
          </w:rPr>
          <w:t>Balance</w:t>
        </w:r>
        <w:r>
          <w:rPr>
            <w:color w:val="7F0000"/>
            <w:spacing w:val="-3"/>
            <w:w w:val="105"/>
            <w:sz w:val="20"/>
          </w:rPr>
          <w:t xml:space="preserve"> </w:t>
        </w:r>
        <w:r>
          <w:rPr>
            <w:color w:val="7F0000"/>
            <w:w w:val="105"/>
            <w:sz w:val="20"/>
          </w:rPr>
          <w:t>Sheet</w:t>
        </w:r>
        <w:r>
          <w:rPr>
            <w:color w:val="7F0000"/>
            <w:spacing w:val="-4"/>
            <w:w w:val="105"/>
            <w:sz w:val="20"/>
          </w:rPr>
          <w:t xml:space="preserve"> </w:t>
        </w:r>
        <w:r>
          <w:rPr>
            <w:color w:val="7F0000"/>
            <w:w w:val="105"/>
            <w:sz w:val="20"/>
          </w:rPr>
          <w:t>(</w:t>
        </w:r>
        <w:proofErr w:type="spellStart"/>
        <w:r>
          <w:rPr>
            <w:color w:val="7F0000"/>
            <w:w w:val="105"/>
            <w:sz w:val="20"/>
          </w:rPr>
          <w:t>LWS_topo</w:t>
        </w:r>
        <w:proofErr w:type="spellEnd"/>
        <w:r>
          <w:rPr>
            <w:color w:val="7F0000"/>
            <w:w w:val="105"/>
            <w:sz w:val="20"/>
          </w:rPr>
          <w:t>)</w:t>
        </w:r>
      </w:hyperlink>
      <w:r>
        <w:rPr>
          <w:color w:val="7F0000"/>
          <w:spacing w:val="-3"/>
          <w:w w:val="105"/>
          <w:sz w:val="20"/>
        </w:rPr>
        <w:t xml:space="preserve"> </w:t>
      </w:r>
      <w:r>
        <w:rPr>
          <w:w w:val="105"/>
          <w:sz w:val="20"/>
        </w:rPr>
        <w:t>.</w:t>
      </w:r>
      <w:r>
        <w:rPr>
          <w:spacing w:val="21"/>
          <w:w w:val="105"/>
          <w:sz w:val="20"/>
        </w:rPr>
        <w:t xml:space="preserve"> </w:t>
      </w:r>
      <w:r>
        <w:rPr>
          <w:w w:val="105"/>
          <w:sz w:val="20"/>
        </w:rPr>
        <w:t>.</w:t>
      </w:r>
      <w:r>
        <w:rPr>
          <w:spacing w:val="20"/>
          <w:w w:val="105"/>
          <w:sz w:val="20"/>
        </w:rPr>
        <w:t xml:space="preserve"> </w:t>
      </w:r>
      <w:r>
        <w:rPr>
          <w:w w:val="105"/>
          <w:sz w:val="20"/>
        </w:rPr>
        <w:t>.</w:t>
      </w:r>
      <w:r>
        <w:rPr>
          <w:spacing w:val="21"/>
          <w:w w:val="105"/>
          <w:sz w:val="20"/>
        </w:rPr>
        <w:t xml:space="preserve"> </w:t>
      </w:r>
      <w:r>
        <w:rPr>
          <w:w w:val="105"/>
          <w:sz w:val="20"/>
        </w:rPr>
        <w:t>.</w:t>
      </w:r>
      <w:r>
        <w:rPr>
          <w:spacing w:val="21"/>
          <w:w w:val="105"/>
          <w:sz w:val="20"/>
        </w:rPr>
        <w:t xml:space="preserve"> </w:t>
      </w:r>
      <w:r>
        <w:rPr>
          <w:w w:val="105"/>
          <w:sz w:val="20"/>
        </w:rPr>
        <w:t>.</w:t>
      </w:r>
      <w:r>
        <w:rPr>
          <w:spacing w:val="20"/>
          <w:w w:val="105"/>
          <w:sz w:val="20"/>
        </w:rPr>
        <w:t xml:space="preserve"> </w:t>
      </w:r>
      <w:r>
        <w:rPr>
          <w:w w:val="105"/>
          <w:sz w:val="20"/>
        </w:rPr>
        <w:t>.</w:t>
      </w:r>
      <w:r>
        <w:rPr>
          <w:spacing w:val="21"/>
          <w:w w:val="105"/>
          <w:sz w:val="20"/>
        </w:rPr>
        <w:t xml:space="preserve"> </w:t>
      </w:r>
      <w:r>
        <w:rPr>
          <w:w w:val="105"/>
          <w:sz w:val="20"/>
        </w:rPr>
        <w:t>.</w:t>
      </w:r>
      <w:r>
        <w:rPr>
          <w:spacing w:val="20"/>
          <w:w w:val="105"/>
          <w:sz w:val="20"/>
        </w:rPr>
        <w:t xml:space="preserve"> </w:t>
      </w:r>
      <w:r>
        <w:rPr>
          <w:w w:val="105"/>
          <w:sz w:val="20"/>
        </w:rPr>
        <w:t>.</w:t>
      </w:r>
      <w:r>
        <w:rPr>
          <w:spacing w:val="21"/>
          <w:w w:val="105"/>
          <w:sz w:val="20"/>
        </w:rPr>
        <w:t xml:space="preserve"> </w:t>
      </w:r>
      <w:r>
        <w:rPr>
          <w:w w:val="105"/>
          <w:sz w:val="20"/>
        </w:rPr>
        <w:t>.</w:t>
      </w:r>
      <w:r>
        <w:rPr>
          <w:spacing w:val="20"/>
          <w:w w:val="105"/>
          <w:sz w:val="20"/>
        </w:rPr>
        <w:t xml:space="preserve"> </w:t>
      </w:r>
      <w:r>
        <w:rPr>
          <w:w w:val="105"/>
          <w:sz w:val="20"/>
        </w:rPr>
        <w:t>.</w:t>
      </w:r>
      <w:r>
        <w:rPr>
          <w:spacing w:val="21"/>
          <w:w w:val="105"/>
          <w:sz w:val="20"/>
        </w:rPr>
        <w:t xml:space="preserve"> </w:t>
      </w:r>
      <w:r>
        <w:rPr>
          <w:w w:val="105"/>
          <w:sz w:val="20"/>
        </w:rPr>
        <w:t>.</w:t>
      </w:r>
      <w:r>
        <w:rPr>
          <w:spacing w:val="20"/>
          <w:w w:val="105"/>
          <w:sz w:val="20"/>
        </w:rPr>
        <w:t xml:space="preserve"> </w:t>
      </w:r>
      <w:r>
        <w:rPr>
          <w:spacing w:val="-10"/>
          <w:w w:val="105"/>
          <w:sz w:val="20"/>
        </w:rPr>
        <w:t>.</w:t>
      </w:r>
    </w:p>
    <w:p w14:paraId="153B656D" w14:textId="77777777" w:rsidR="00620CF6" w:rsidRDefault="00000000">
      <w:pPr>
        <w:pStyle w:val="ListParagraph"/>
        <w:numPr>
          <w:ilvl w:val="2"/>
          <w:numId w:val="19"/>
        </w:numPr>
        <w:tabs>
          <w:tab w:val="left" w:pos="1510"/>
        </w:tabs>
        <w:spacing w:before="89"/>
        <w:ind w:left="1510" w:right="0" w:hanging="636"/>
        <w:rPr>
          <w:sz w:val="20"/>
        </w:rPr>
      </w:pPr>
      <w:hyperlink w:anchor="_bookmark84" w:history="1">
        <w:r>
          <w:rPr>
            <w:color w:val="7F0000"/>
            <w:sz w:val="20"/>
          </w:rPr>
          <w:t>Household</w:t>
        </w:r>
        <w:r>
          <w:rPr>
            <w:color w:val="7F0000"/>
            <w:spacing w:val="1"/>
            <w:sz w:val="20"/>
          </w:rPr>
          <w:t xml:space="preserve"> </w:t>
        </w:r>
        <w:r>
          <w:rPr>
            <w:color w:val="7F0000"/>
            <w:sz w:val="20"/>
          </w:rPr>
          <w:t>Finance</w:t>
        </w:r>
        <w:r>
          <w:rPr>
            <w:color w:val="7F0000"/>
            <w:spacing w:val="2"/>
            <w:sz w:val="20"/>
          </w:rPr>
          <w:t xml:space="preserve"> </w:t>
        </w:r>
        <w:r>
          <w:rPr>
            <w:color w:val="7F0000"/>
            <w:sz w:val="20"/>
          </w:rPr>
          <w:t>and</w:t>
        </w:r>
        <w:r>
          <w:rPr>
            <w:color w:val="7F0000"/>
            <w:spacing w:val="1"/>
            <w:sz w:val="20"/>
          </w:rPr>
          <w:t xml:space="preserve"> </w:t>
        </w:r>
        <w:r>
          <w:rPr>
            <w:color w:val="7F0000"/>
            <w:sz w:val="20"/>
          </w:rPr>
          <w:t>Consumption</w:t>
        </w:r>
        <w:r>
          <w:rPr>
            <w:color w:val="7F0000"/>
            <w:spacing w:val="2"/>
            <w:sz w:val="20"/>
          </w:rPr>
          <w:t xml:space="preserve"> </w:t>
        </w:r>
        <w:r>
          <w:rPr>
            <w:color w:val="7F0000"/>
            <w:sz w:val="20"/>
          </w:rPr>
          <w:t>Survey</w:t>
        </w:r>
        <w:r>
          <w:rPr>
            <w:color w:val="7F0000"/>
            <w:spacing w:val="2"/>
            <w:sz w:val="20"/>
          </w:rPr>
          <w:t xml:space="preserve"> </w:t>
        </w:r>
        <w:r>
          <w:rPr>
            <w:color w:val="7F0000"/>
            <w:sz w:val="20"/>
          </w:rPr>
          <w:t>-</w:t>
        </w:r>
        <w:r>
          <w:rPr>
            <w:color w:val="7F0000"/>
            <w:spacing w:val="1"/>
            <w:sz w:val="20"/>
          </w:rPr>
          <w:t xml:space="preserve"> </w:t>
        </w:r>
        <w:r>
          <w:rPr>
            <w:color w:val="7F0000"/>
            <w:sz w:val="20"/>
          </w:rPr>
          <w:t>Balance</w:t>
        </w:r>
        <w:r>
          <w:rPr>
            <w:color w:val="7F0000"/>
            <w:spacing w:val="2"/>
            <w:sz w:val="20"/>
          </w:rPr>
          <w:t xml:space="preserve"> </w:t>
        </w:r>
        <w:r>
          <w:rPr>
            <w:color w:val="7F0000"/>
            <w:sz w:val="20"/>
          </w:rPr>
          <w:t>Sheet</w:t>
        </w:r>
        <w:r>
          <w:rPr>
            <w:color w:val="7F0000"/>
            <w:spacing w:val="2"/>
            <w:sz w:val="20"/>
          </w:rPr>
          <w:t xml:space="preserve"> </w:t>
        </w:r>
        <w:r>
          <w:rPr>
            <w:color w:val="7F0000"/>
            <w:sz w:val="20"/>
          </w:rPr>
          <w:t>(</w:t>
        </w:r>
        <w:proofErr w:type="spellStart"/>
        <w:r>
          <w:rPr>
            <w:color w:val="7F0000"/>
            <w:sz w:val="20"/>
          </w:rPr>
          <w:t>HFCS_topo</w:t>
        </w:r>
        <w:proofErr w:type="spellEnd"/>
        <w:r>
          <w:rPr>
            <w:color w:val="7F0000"/>
            <w:sz w:val="20"/>
          </w:rPr>
          <w:t>)</w:t>
        </w:r>
      </w:hyperlink>
      <w:r>
        <w:rPr>
          <w:color w:val="7F0000"/>
          <w:spacing w:val="27"/>
          <w:sz w:val="20"/>
        </w:rPr>
        <w:t xml:space="preserve">  </w:t>
      </w:r>
      <w:r>
        <w:rPr>
          <w:sz w:val="20"/>
        </w:rPr>
        <w:t>.</w:t>
      </w:r>
      <w:r>
        <w:rPr>
          <w:spacing w:val="28"/>
          <w:sz w:val="20"/>
        </w:rPr>
        <w:t xml:space="preserve"> </w:t>
      </w:r>
      <w:r>
        <w:rPr>
          <w:sz w:val="20"/>
        </w:rPr>
        <w:t>.</w:t>
      </w:r>
      <w:r>
        <w:rPr>
          <w:spacing w:val="28"/>
          <w:sz w:val="20"/>
        </w:rPr>
        <w:t xml:space="preserve"> </w:t>
      </w:r>
      <w:r>
        <w:rPr>
          <w:sz w:val="20"/>
        </w:rPr>
        <w:t>.</w:t>
      </w:r>
      <w:r>
        <w:rPr>
          <w:spacing w:val="27"/>
          <w:sz w:val="20"/>
        </w:rPr>
        <w:t xml:space="preserve"> </w:t>
      </w:r>
      <w:r>
        <w:rPr>
          <w:sz w:val="20"/>
        </w:rPr>
        <w:t>.</w:t>
      </w:r>
      <w:r>
        <w:rPr>
          <w:spacing w:val="28"/>
          <w:sz w:val="20"/>
        </w:rPr>
        <w:t xml:space="preserve"> </w:t>
      </w:r>
      <w:r>
        <w:rPr>
          <w:sz w:val="20"/>
        </w:rPr>
        <w:t>.</w:t>
      </w:r>
      <w:r>
        <w:rPr>
          <w:spacing w:val="27"/>
          <w:sz w:val="20"/>
        </w:rPr>
        <w:t xml:space="preserve"> </w:t>
      </w:r>
      <w:r>
        <w:rPr>
          <w:spacing w:val="-10"/>
          <w:sz w:val="20"/>
        </w:rPr>
        <w:t>.</w:t>
      </w:r>
    </w:p>
    <w:p w14:paraId="22AECADC" w14:textId="77777777" w:rsidR="00620CF6" w:rsidRDefault="00000000">
      <w:pPr>
        <w:pStyle w:val="ListParagraph"/>
        <w:numPr>
          <w:ilvl w:val="2"/>
          <w:numId w:val="19"/>
        </w:numPr>
        <w:tabs>
          <w:tab w:val="left" w:pos="1510"/>
        </w:tabs>
        <w:spacing w:before="88"/>
        <w:ind w:left="1510" w:right="0" w:hanging="636"/>
        <w:rPr>
          <w:sz w:val="20"/>
        </w:rPr>
      </w:pPr>
      <w:hyperlink w:anchor="_bookmark85" w:history="1">
        <w:r>
          <w:rPr>
            <w:color w:val="7F0000"/>
            <w:w w:val="105"/>
            <w:sz w:val="20"/>
          </w:rPr>
          <w:t>World</w:t>
        </w:r>
        <w:r>
          <w:rPr>
            <w:color w:val="7F0000"/>
            <w:spacing w:val="2"/>
            <w:w w:val="105"/>
            <w:sz w:val="20"/>
          </w:rPr>
          <w:t xml:space="preserve"> </w:t>
        </w:r>
        <w:r>
          <w:rPr>
            <w:color w:val="7F0000"/>
            <w:w w:val="105"/>
            <w:sz w:val="20"/>
          </w:rPr>
          <w:t>Inequality</w:t>
        </w:r>
        <w:r>
          <w:rPr>
            <w:color w:val="7F0000"/>
            <w:spacing w:val="3"/>
            <w:w w:val="105"/>
            <w:sz w:val="20"/>
          </w:rPr>
          <w:t xml:space="preserve"> </w:t>
        </w:r>
        <w:r>
          <w:rPr>
            <w:color w:val="7F0000"/>
            <w:w w:val="105"/>
            <w:sz w:val="20"/>
          </w:rPr>
          <w:t>Database</w:t>
        </w:r>
        <w:r>
          <w:rPr>
            <w:color w:val="7F0000"/>
            <w:spacing w:val="3"/>
            <w:w w:val="105"/>
            <w:sz w:val="20"/>
          </w:rPr>
          <w:t xml:space="preserve"> </w:t>
        </w:r>
        <w:r>
          <w:rPr>
            <w:color w:val="7F0000"/>
            <w:w w:val="105"/>
            <w:sz w:val="20"/>
          </w:rPr>
          <w:t>-</w:t>
        </w:r>
        <w:r>
          <w:rPr>
            <w:color w:val="7F0000"/>
            <w:spacing w:val="3"/>
            <w:w w:val="105"/>
            <w:sz w:val="20"/>
          </w:rPr>
          <w:t xml:space="preserve"> </w:t>
        </w:r>
        <w:r>
          <w:rPr>
            <w:color w:val="7F0000"/>
            <w:w w:val="105"/>
            <w:sz w:val="20"/>
          </w:rPr>
          <w:t>Balance</w:t>
        </w:r>
        <w:r>
          <w:rPr>
            <w:color w:val="7F0000"/>
            <w:spacing w:val="3"/>
            <w:w w:val="105"/>
            <w:sz w:val="20"/>
          </w:rPr>
          <w:t xml:space="preserve"> </w:t>
        </w:r>
        <w:r>
          <w:rPr>
            <w:color w:val="7F0000"/>
            <w:w w:val="105"/>
            <w:sz w:val="20"/>
          </w:rPr>
          <w:t>Sheet</w:t>
        </w:r>
        <w:r>
          <w:rPr>
            <w:color w:val="7F0000"/>
            <w:spacing w:val="3"/>
            <w:w w:val="105"/>
            <w:sz w:val="20"/>
          </w:rPr>
          <w:t xml:space="preserve"> </w:t>
        </w:r>
        <w:r>
          <w:rPr>
            <w:color w:val="7F0000"/>
            <w:w w:val="105"/>
            <w:sz w:val="20"/>
          </w:rPr>
          <w:t>(</w:t>
        </w:r>
        <w:proofErr w:type="spellStart"/>
        <w:r>
          <w:rPr>
            <w:color w:val="7F0000"/>
            <w:w w:val="105"/>
            <w:sz w:val="20"/>
          </w:rPr>
          <w:t>WID_topo</w:t>
        </w:r>
        <w:proofErr w:type="spellEnd"/>
        <w:r>
          <w:rPr>
            <w:color w:val="7F0000"/>
            <w:w w:val="105"/>
            <w:sz w:val="20"/>
          </w:rPr>
          <w:t>)</w:t>
        </w:r>
      </w:hyperlink>
      <w:r>
        <w:rPr>
          <w:color w:val="7F0000"/>
          <w:spacing w:val="77"/>
          <w:w w:val="150"/>
          <w:sz w:val="20"/>
        </w:rPr>
        <w:t xml:space="preserve"> </w:t>
      </w:r>
      <w:r>
        <w:rPr>
          <w:w w:val="105"/>
          <w:sz w:val="20"/>
        </w:rPr>
        <w:t>.</w:t>
      </w:r>
      <w:r>
        <w:rPr>
          <w:spacing w:val="31"/>
          <w:w w:val="105"/>
          <w:sz w:val="20"/>
        </w:rPr>
        <w:t xml:space="preserve"> </w:t>
      </w:r>
      <w:r>
        <w:rPr>
          <w:w w:val="105"/>
          <w:sz w:val="20"/>
        </w:rPr>
        <w:t>.</w:t>
      </w:r>
      <w:r>
        <w:rPr>
          <w:spacing w:val="30"/>
          <w:w w:val="105"/>
          <w:sz w:val="20"/>
        </w:rPr>
        <w:t xml:space="preserve"> </w:t>
      </w:r>
      <w:r>
        <w:rPr>
          <w:w w:val="105"/>
          <w:sz w:val="20"/>
        </w:rPr>
        <w:t>.</w:t>
      </w:r>
      <w:r>
        <w:rPr>
          <w:spacing w:val="31"/>
          <w:w w:val="105"/>
          <w:sz w:val="20"/>
        </w:rPr>
        <w:t xml:space="preserve"> </w:t>
      </w:r>
      <w:r>
        <w:rPr>
          <w:w w:val="105"/>
          <w:sz w:val="20"/>
        </w:rPr>
        <w:t>.</w:t>
      </w:r>
      <w:r>
        <w:rPr>
          <w:spacing w:val="30"/>
          <w:w w:val="105"/>
          <w:sz w:val="20"/>
        </w:rPr>
        <w:t xml:space="preserve"> </w:t>
      </w:r>
      <w:r>
        <w:rPr>
          <w:w w:val="105"/>
          <w:sz w:val="20"/>
        </w:rPr>
        <w:t>.</w:t>
      </w:r>
      <w:r>
        <w:rPr>
          <w:spacing w:val="31"/>
          <w:w w:val="105"/>
          <w:sz w:val="20"/>
        </w:rPr>
        <w:t xml:space="preserve"> </w:t>
      </w:r>
      <w:r>
        <w:rPr>
          <w:w w:val="105"/>
          <w:sz w:val="20"/>
        </w:rPr>
        <w:t>.</w:t>
      </w:r>
      <w:r>
        <w:rPr>
          <w:spacing w:val="31"/>
          <w:w w:val="105"/>
          <w:sz w:val="20"/>
        </w:rPr>
        <w:t xml:space="preserve"> </w:t>
      </w:r>
      <w:r>
        <w:rPr>
          <w:w w:val="105"/>
          <w:sz w:val="20"/>
        </w:rPr>
        <w:t>.</w:t>
      </w:r>
      <w:r>
        <w:rPr>
          <w:spacing w:val="30"/>
          <w:w w:val="105"/>
          <w:sz w:val="20"/>
        </w:rPr>
        <w:t xml:space="preserve"> </w:t>
      </w:r>
      <w:r>
        <w:rPr>
          <w:w w:val="105"/>
          <w:sz w:val="20"/>
        </w:rPr>
        <w:t>.</w:t>
      </w:r>
      <w:r>
        <w:rPr>
          <w:spacing w:val="31"/>
          <w:w w:val="105"/>
          <w:sz w:val="20"/>
        </w:rPr>
        <w:t xml:space="preserve"> </w:t>
      </w:r>
      <w:r>
        <w:rPr>
          <w:w w:val="105"/>
          <w:sz w:val="20"/>
        </w:rPr>
        <w:t>.</w:t>
      </w:r>
      <w:r>
        <w:rPr>
          <w:spacing w:val="30"/>
          <w:w w:val="105"/>
          <w:sz w:val="20"/>
        </w:rPr>
        <w:t xml:space="preserve"> </w:t>
      </w:r>
      <w:r>
        <w:rPr>
          <w:w w:val="105"/>
          <w:sz w:val="20"/>
        </w:rPr>
        <w:t>.</w:t>
      </w:r>
      <w:r>
        <w:rPr>
          <w:spacing w:val="31"/>
          <w:w w:val="105"/>
          <w:sz w:val="20"/>
        </w:rPr>
        <w:t xml:space="preserve"> </w:t>
      </w:r>
      <w:r>
        <w:rPr>
          <w:w w:val="105"/>
          <w:sz w:val="20"/>
        </w:rPr>
        <w:t>.</w:t>
      </w:r>
      <w:r>
        <w:rPr>
          <w:spacing w:val="30"/>
          <w:w w:val="105"/>
          <w:sz w:val="20"/>
        </w:rPr>
        <w:t xml:space="preserve"> </w:t>
      </w:r>
      <w:r>
        <w:rPr>
          <w:w w:val="105"/>
          <w:sz w:val="20"/>
        </w:rPr>
        <w:t>.</w:t>
      </w:r>
      <w:r>
        <w:rPr>
          <w:spacing w:val="31"/>
          <w:w w:val="105"/>
          <w:sz w:val="20"/>
        </w:rPr>
        <w:t xml:space="preserve"> </w:t>
      </w:r>
      <w:r>
        <w:rPr>
          <w:w w:val="105"/>
          <w:sz w:val="20"/>
        </w:rPr>
        <w:t>.</w:t>
      </w:r>
      <w:r>
        <w:rPr>
          <w:spacing w:val="30"/>
          <w:w w:val="105"/>
          <w:sz w:val="20"/>
        </w:rPr>
        <w:t xml:space="preserve"> </w:t>
      </w:r>
      <w:r>
        <w:rPr>
          <w:w w:val="105"/>
          <w:sz w:val="20"/>
        </w:rPr>
        <w:t>.</w:t>
      </w:r>
      <w:r>
        <w:rPr>
          <w:spacing w:val="31"/>
          <w:w w:val="105"/>
          <w:sz w:val="20"/>
        </w:rPr>
        <w:t xml:space="preserve"> </w:t>
      </w:r>
      <w:r>
        <w:rPr>
          <w:w w:val="105"/>
          <w:sz w:val="20"/>
        </w:rPr>
        <w:t>.</w:t>
      </w:r>
      <w:r>
        <w:rPr>
          <w:spacing w:val="30"/>
          <w:w w:val="105"/>
          <w:sz w:val="20"/>
        </w:rPr>
        <w:t xml:space="preserve"> </w:t>
      </w:r>
      <w:r>
        <w:rPr>
          <w:w w:val="105"/>
          <w:sz w:val="20"/>
        </w:rPr>
        <w:t>.</w:t>
      </w:r>
      <w:r>
        <w:rPr>
          <w:spacing w:val="31"/>
          <w:w w:val="105"/>
          <w:sz w:val="20"/>
        </w:rPr>
        <w:t xml:space="preserve"> </w:t>
      </w:r>
      <w:r>
        <w:rPr>
          <w:spacing w:val="-10"/>
          <w:w w:val="105"/>
          <w:sz w:val="20"/>
        </w:rPr>
        <w:t>.</w:t>
      </w:r>
    </w:p>
    <w:p w14:paraId="26A91F9B" w14:textId="77777777" w:rsidR="00620CF6" w:rsidRDefault="00620CF6">
      <w:pPr>
        <w:pStyle w:val="BodyText"/>
        <w:spacing w:before="5"/>
        <w:rPr>
          <w:sz w:val="21"/>
        </w:rPr>
      </w:pPr>
    </w:p>
    <w:p w14:paraId="412E544D" w14:textId="77777777" w:rsidR="00620CF6" w:rsidRDefault="00000000">
      <w:pPr>
        <w:pStyle w:val="Heading4"/>
        <w:numPr>
          <w:ilvl w:val="0"/>
          <w:numId w:val="19"/>
        </w:numPr>
        <w:tabs>
          <w:tab w:val="left" w:pos="415"/>
        </w:tabs>
        <w:ind w:left="415" w:hanging="298"/>
      </w:pPr>
      <w:hyperlink w:anchor="_bookmark104" w:history="1">
        <w:r>
          <w:rPr>
            <w:color w:val="7F0000"/>
            <w:w w:val="110"/>
          </w:rPr>
          <w:t>Appendix</w:t>
        </w:r>
        <w:r>
          <w:rPr>
            <w:color w:val="7F0000"/>
            <w:spacing w:val="3"/>
            <w:w w:val="110"/>
          </w:rPr>
          <w:t xml:space="preserve"> </w:t>
        </w:r>
        <w:r>
          <w:rPr>
            <w:color w:val="7F0000"/>
            <w:w w:val="110"/>
          </w:rPr>
          <w:t>to</w:t>
        </w:r>
        <w:r>
          <w:rPr>
            <w:color w:val="7F0000"/>
            <w:spacing w:val="4"/>
            <w:w w:val="110"/>
          </w:rPr>
          <w:t xml:space="preserve"> </w:t>
        </w:r>
        <w:r>
          <w:rPr>
            <w:color w:val="7F0000"/>
            <w:w w:val="110"/>
          </w:rPr>
          <w:t>the</w:t>
        </w:r>
        <w:r>
          <w:rPr>
            <w:color w:val="7F0000"/>
            <w:spacing w:val="4"/>
            <w:w w:val="110"/>
          </w:rPr>
          <w:t xml:space="preserve"> </w:t>
        </w:r>
        <w:r>
          <w:rPr>
            <w:color w:val="7F0000"/>
            <w:w w:val="110"/>
          </w:rPr>
          <w:t>Wealth</w:t>
        </w:r>
        <w:r>
          <w:rPr>
            <w:color w:val="7F0000"/>
            <w:spacing w:val="4"/>
            <w:w w:val="110"/>
          </w:rPr>
          <w:t xml:space="preserve"> </w:t>
        </w:r>
        <w:r>
          <w:rPr>
            <w:color w:val="7F0000"/>
            <w:w w:val="110"/>
          </w:rPr>
          <w:t>Inequality</w:t>
        </w:r>
        <w:r>
          <w:rPr>
            <w:color w:val="7F0000"/>
            <w:spacing w:val="4"/>
            <w:w w:val="110"/>
          </w:rPr>
          <w:t xml:space="preserve"> </w:t>
        </w:r>
        <w:r>
          <w:rPr>
            <w:color w:val="7F0000"/>
            <w:w w:val="110"/>
          </w:rPr>
          <w:t>Trends</w:t>
        </w:r>
        <w:r>
          <w:rPr>
            <w:color w:val="7F0000"/>
            <w:spacing w:val="4"/>
            <w:w w:val="110"/>
          </w:rPr>
          <w:t xml:space="preserve"> </w:t>
        </w:r>
        <w:r>
          <w:rPr>
            <w:color w:val="7F0000"/>
            <w:spacing w:val="-2"/>
            <w:w w:val="110"/>
          </w:rPr>
          <w:t>Section</w:t>
        </w:r>
      </w:hyperlink>
    </w:p>
    <w:p w14:paraId="2964E365" w14:textId="77777777" w:rsidR="00620CF6" w:rsidRDefault="00000000">
      <w:pPr>
        <w:pStyle w:val="ListParagraph"/>
        <w:numPr>
          <w:ilvl w:val="1"/>
          <w:numId w:val="19"/>
        </w:numPr>
        <w:tabs>
          <w:tab w:val="left" w:pos="457"/>
        </w:tabs>
        <w:spacing w:before="89"/>
        <w:ind w:left="457" w:right="779" w:hanging="457"/>
        <w:jc w:val="right"/>
        <w:rPr>
          <w:sz w:val="20"/>
        </w:rPr>
      </w:pPr>
      <w:hyperlink w:anchor="_bookmark105" w:history="1">
        <w:r>
          <w:rPr>
            <w:color w:val="7F0000"/>
            <w:w w:val="110"/>
            <w:sz w:val="20"/>
          </w:rPr>
          <w:t>Introduction</w:t>
        </w:r>
      </w:hyperlink>
      <w:r>
        <w:rPr>
          <w:color w:val="7F0000"/>
          <w:spacing w:val="4"/>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spacing w:val="-10"/>
          <w:w w:val="110"/>
          <w:sz w:val="20"/>
        </w:rPr>
        <w:t>.</w:t>
      </w:r>
    </w:p>
    <w:p w14:paraId="1E744FDE" w14:textId="77777777" w:rsidR="00620CF6" w:rsidRDefault="00000000">
      <w:pPr>
        <w:pStyle w:val="ListParagraph"/>
        <w:numPr>
          <w:ilvl w:val="1"/>
          <w:numId w:val="19"/>
        </w:numPr>
        <w:tabs>
          <w:tab w:val="left" w:pos="457"/>
        </w:tabs>
        <w:spacing w:before="89"/>
        <w:ind w:left="457" w:right="779" w:hanging="457"/>
        <w:jc w:val="right"/>
        <w:rPr>
          <w:sz w:val="20"/>
        </w:rPr>
      </w:pPr>
      <w:hyperlink w:anchor="_bookmark106" w:history="1">
        <w:r>
          <w:rPr>
            <w:color w:val="7F0000"/>
            <w:w w:val="105"/>
            <w:sz w:val="20"/>
          </w:rPr>
          <w:t>Sources</w:t>
        </w:r>
        <w:r>
          <w:rPr>
            <w:color w:val="7F0000"/>
            <w:spacing w:val="3"/>
            <w:w w:val="105"/>
            <w:sz w:val="20"/>
          </w:rPr>
          <w:t xml:space="preserve"> </w:t>
        </w:r>
        <w:r>
          <w:rPr>
            <w:color w:val="7F0000"/>
            <w:w w:val="105"/>
            <w:sz w:val="20"/>
          </w:rPr>
          <w:t>Included</w:t>
        </w:r>
        <w:r>
          <w:rPr>
            <w:color w:val="7F0000"/>
            <w:spacing w:val="3"/>
            <w:w w:val="105"/>
            <w:sz w:val="20"/>
          </w:rPr>
          <w:t xml:space="preserve"> </w:t>
        </w:r>
        <w:r>
          <w:rPr>
            <w:color w:val="7F0000"/>
            <w:w w:val="105"/>
            <w:sz w:val="20"/>
          </w:rPr>
          <w:t>in</w:t>
        </w:r>
        <w:r>
          <w:rPr>
            <w:color w:val="7F0000"/>
            <w:spacing w:val="4"/>
            <w:w w:val="105"/>
            <w:sz w:val="20"/>
          </w:rPr>
          <w:t xml:space="preserve"> </w:t>
        </w:r>
        <w:r>
          <w:rPr>
            <w:color w:val="7F0000"/>
            <w:w w:val="105"/>
            <w:sz w:val="20"/>
          </w:rPr>
          <w:t>the</w:t>
        </w:r>
        <w:r>
          <w:rPr>
            <w:color w:val="7F0000"/>
            <w:spacing w:val="3"/>
            <w:w w:val="105"/>
            <w:sz w:val="20"/>
          </w:rPr>
          <w:t xml:space="preserve"> </w:t>
        </w:r>
        <w:r>
          <w:rPr>
            <w:color w:val="7F0000"/>
            <w:w w:val="105"/>
            <w:sz w:val="20"/>
          </w:rPr>
          <w:t>Wealth</w:t>
        </w:r>
        <w:r>
          <w:rPr>
            <w:color w:val="7F0000"/>
            <w:spacing w:val="4"/>
            <w:w w:val="105"/>
            <w:sz w:val="20"/>
          </w:rPr>
          <w:t xml:space="preserve"> </w:t>
        </w:r>
        <w:r>
          <w:rPr>
            <w:color w:val="7F0000"/>
            <w:w w:val="105"/>
            <w:sz w:val="20"/>
          </w:rPr>
          <w:t>Inequality</w:t>
        </w:r>
        <w:r>
          <w:rPr>
            <w:color w:val="7F0000"/>
            <w:spacing w:val="3"/>
            <w:w w:val="105"/>
            <w:sz w:val="20"/>
          </w:rPr>
          <w:t xml:space="preserve"> </w:t>
        </w:r>
        <w:r>
          <w:rPr>
            <w:color w:val="7F0000"/>
            <w:w w:val="105"/>
            <w:sz w:val="20"/>
          </w:rPr>
          <w:t>Trends</w:t>
        </w:r>
        <w:r>
          <w:rPr>
            <w:color w:val="7F0000"/>
            <w:spacing w:val="4"/>
            <w:w w:val="105"/>
            <w:sz w:val="20"/>
          </w:rPr>
          <w:t xml:space="preserve"> </w:t>
        </w:r>
        <w:r>
          <w:rPr>
            <w:color w:val="7F0000"/>
            <w:w w:val="105"/>
            <w:sz w:val="20"/>
          </w:rPr>
          <w:t>Section</w:t>
        </w:r>
      </w:hyperlink>
      <w:r>
        <w:rPr>
          <w:color w:val="7F0000"/>
          <w:spacing w:val="78"/>
          <w:w w:val="105"/>
          <w:sz w:val="20"/>
        </w:rPr>
        <w:t xml:space="preserve"> </w:t>
      </w:r>
      <w:r>
        <w:rPr>
          <w:w w:val="105"/>
          <w:sz w:val="20"/>
        </w:rPr>
        <w:t>.</w:t>
      </w:r>
      <w:r>
        <w:rPr>
          <w:spacing w:val="31"/>
          <w:w w:val="105"/>
          <w:sz w:val="20"/>
        </w:rPr>
        <w:t xml:space="preserve"> </w:t>
      </w:r>
      <w:r>
        <w:rPr>
          <w:w w:val="105"/>
          <w:sz w:val="20"/>
        </w:rPr>
        <w:t>.</w:t>
      </w:r>
      <w:r>
        <w:rPr>
          <w:spacing w:val="32"/>
          <w:w w:val="105"/>
          <w:sz w:val="20"/>
        </w:rPr>
        <w:t xml:space="preserve"> </w:t>
      </w:r>
      <w:r>
        <w:rPr>
          <w:w w:val="105"/>
          <w:sz w:val="20"/>
        </w:rPr>
        <w:t>.</w:t>
      </w:r>
      <w:r>
        <w:rPr>
          <w:spacing w:val="31"/>
          <w:w w:val="105"/>
          <w:sz w:val="20"/>
        </w:rPr>
        <w:t xml:space="preserve"> </w:t>
      </w:r>
      <w:r>
        <w:rPr>
          <w:w w:val="105"/>
          <w:sz w:val="20"/>
        </w:rPr>
        <w:t>.</w:t>
      </w:r>
      <w:r>
        <w:rPr>
          <w:spacing w:val="32"/>
          <w:w w:val="105"/>
          <w:sz w:val="20"/>
        </w:rPr>
        <w:t xml:space="preserve"> </w:t>
      </w:r>
      <w:r>
        <w:rPr>
          <w:w w:val="105"/>
          <w:sz w:val="20"/>
        </w:rPr>
        <w:t>.</w:t>
      </w:r>
      <w:r>
        <w:rPr>
          <w:spacing w:val="31"/>
          <w:w w:val="105"/>
          <w:sz w:val="20"/>
        </w:rPr>
        <w:t xml:space="preserve"> </w:t>
      </w:r>
      <w:r>
        <w:rPr>
          <w:w w:val="105"/>
          <w:sz w:val="20"/>
        </w:rPr>
        <w:t>.</w:t>
      </w:r>
      <w:r>
        <w:rPr>
          <w:spacing w:val="32"/>
          <w:w w:val="105"/>
          <w:sz w:val="20"/>
        </w:rPr>
        <w:t xml:space="preserve"> </w:t>
      </w:r>
      <w:r>
        <w:rPr>
          <w:w w:val="105"/>
          <w:sz w:val="20"/>
        </w:rPr>
        <w:t>.</w:t>
      </w:r>
      <w:r>
        <w:rPr>
          <w:spacing w:val="31"/>
          <w:w w:val="105"/>
          <w:sz w:val="20"/>
        </w:rPr>
        <w:t xml:space="preserve"> </w:t>
      </w:r>
      <w:r>
        <w:rPr>
          <w:w w:val="105"/>
          <w:sz w:val="20"/>
        </w:rPr>
        <w:t>.</w:t>
      </w:r>
      <w:r>
        <w:rPr>
          <w:spacing w:val="31"/>
          <w:w w:val="105"/>
          <w:sz w:val="20"/>
        </w:rPr>
        <w:t xml:space="preserve"> </w:t>
      </w:r>
      <w:r>
        <w:rPr>
          <w:w w:val="105"/>
          <w:sz w:val="20"/>
        </w:rPr>
        <w:t>.</w:t>
      </w:r>
      <w:r>
        <w:rPr>
          <w:spacing w:val="32"/>
          <w:w w:val="105"/>
          <w:sz w:val="20"/>
        </w:rPr>
        <w:t xml:space="preserve"> </w:t>
      </w:r>
      <w:r>
        <w:rPr>
          <w:w w:val="105"/>
          <w:sz w:val="20"/>
        </w:rPr>
        <w:t>.</w:t>
      </w:r>
      <w:r>
        <w:rPr>
          <w:spacing w:val="31"/>
          <w:w w:val="105"/>
          <w:sz w:val="20"/>
        </w:rPr>
        <w:t xml:space="preserve"> </w:t>
      </w:r>
      <w:r>
        <w:rPr>
          <w:w w:val="105"/>
          <w:sz w:val="20"/>
        </w:rPr>
        <w:t>.</w:t>
      </w:r>
      <w:r>
        <w:rPr>
          <w:spacing w:val="32"/>
          <w:w w:val="105"/>
          <w:sz w:val="20"/>
        </w:rPr>
        <w:t xml:space="preserve"> </w:t>
      </w:r>
      <w:r>
        <w:rPr>
          <w:w w:val="105"/>
          <w:sz w:val="20"/>
        </w:rPr>
        <w:t>.</w:t>
      </w:r>
      <w:r>
        <w:rPr>
          <w:spacing w:val="31"/>
          <w:w w:val="105"/>
          <w:sz w:val="20"/>
        </w:rPr>
        <w:t xml:space="preserve"> </w:t>
      </w:r>
      <w:r>
        <w:rPr>
          <w:w w:val="105"/>
          <w:sz w:val="20"/>
        </w:rPr>
        <w:t>.</w:t>
      </w:r>
      <w:r>
        <w:rPr>
          <w:spacing w:val="32"/>
          <w:w w:val="105"/>
          <w:sz w:val="20"/>
        </w:rPr>
        <w:t xml:space="preserve"> </w:t>
      </w:r>
      <w:r>
        <w:rPr>
          <w:w w:val="105"/>
          <w:sz w:val="20"/>
        </w:rPr>
        <w:t>.</w:t>
      </w:r>
      <w:r>
        <w:rPr>
          <w:spacing w:val="31"/>
          <w:w w:val="105"/>
          <w:sz w:val="20"/>
        </w:rPr>
        <w:t xml:space="preserve"> </w:t>
      </w:r>
      <w:r>
        <w:rPr>
          <w:w w:val="105"/>
          <w:sz w:val="20"/>
        </w:rPr>
        <w:t>.</w:t>
      </w:r>
      <w:r>
        <w:rPr>
          <w:spacing w:val="32"/>
          <w:w w:val="105"/>
          <w:sz w:val="20"/>
        </w:rPr>
        <w:t xml:space="preserve"> </w:t>
      </w:r>
      <w:r>
        <w:rPr>
          <w:w w:val="105"/>
          <w:sz w:val="20"/>
        </w:rPr>
        <w:t>.</w:t>
      </w:r>
      <w:r>
        <w:rPr>
          <w:spacing w:val="31"/>
          <w:w w:val="105"/>
          <w:sz w:val="20"/>
        </w:rPr>
        <w:t xml:space="preserve"> </w:t>
      </w:r>
      <w:r>
        <w:rPr>
          <w:w w:val="105"/>
          <w:sz w:val="20"/>
        </w:rPr>
        <w:t>.</w:t>
      </w:r>
      <w:r>
        <w:rPr>
          <w:spacing w:val="31"/>
          <w:w w:val="105"/>
          <w:sz w:val="20"/>
        </w:rPr>
        <w:t xml:space="preserve"> </w:t>
      </w:r>
      <w:r>
        <w:rPr>
          <w:w w:val="105"/>
          <w:sz w:val="20"/>
        </w:rPr>
        <w:t>.</w:t>
      </w:r>
      <w:r>
        <w:rPr>
          <w:spacing w:val="32"/>
          <w:w w:val="105"/>
          <w:sz w:val="20"/>
        </w:rPr>
        <w:t xml:space="preserve"> </w:t>
      </w:r>
      <w:r>
        <w:rPr>
          <w:w w:val="105"/>
          <w:sz w:val="20"/>
        </w:rPr>
        <w:t>.</w:t>
      </w:r>
      <w:r>
        <w:rPr>
          <w:spacing w:val="31"/>
          <w:w w:val="105"/>
          <w:sz w:val="20"/>
        </w:rPr>
        <w:t xml:space="preserve"> </w:t>
      </w:r>
      <w:r>
        <w:rPr>
          <w:spacing w:val="-10"/>
          <w:w w:val="105"/>
          <w:sz w:val="20"/>
        </w:rPr>
        <w:t>.</w:t>
      </w:r>
    </w:p>
    <w:p w14:paraId="6F28B7A2" w14:textId="77777777" w:rsidR="00620CF6" w:rsidRDefault="00000000">
      <w:pPr>
        <w:pStyle w:val="ListParagraph"/>
        <w:numPr>
          <w:ilvl w:val="1"/>
          <w:numId w:val="19"/>
        </w:numPr>
        <w:tabs>
          <w:tab w:val="left" w:pos="457"/>
        </w:tabs>
        <w:spacing w:before="89"/>
        <w:ind w:left="457" w:right="779" w:hanging="457"/>
        <w:jc w:val="right"/>
        <w:rPr>
          <w:sz w:val="20"/>
        </w:rPr>
      </w:pPr>
      <w:hyperlink w:anchor="_bookmark108" w:history="1">
        <w:r>
          <w:rPr>
            <w:color w:val="7F0000"/>
            <w:w w:val="110"/>
            <w:sz w:val="20"/>
          </w:rPr>
          <w:t>Source-specific</w:t>
        </w:r>
        <w:r>
          <w:rPr>
            <w:color w:val="7F0000"/>
            <w:spacing w:val="3"/>
            <w:w w:val="110"/>
            <w:sz w:val="20"/>
          </w:rPr>
          <w:t xml:space="preserve"> </w:t>
        </w:r>
        <w:r>
          <w:rPr>
            <w:color w:val="7F0000"/>
            <w:w w:val="110"/>
            <w:sz w:val="20"/>
          </w:rPr>
          <w:t>documentation</w:t>
        </w:r>
      </w:hyperlink>
      <w:r>
        <w:rPr>
          <w:color w:val="7F0000"/>
          <w:spacing w:val="10"/>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w w:val="110"/>
          <w:sz w:val="20"/>
        </w:rPr>
        <w:t>.</w:t>
      </w:r>
      <w:r>
        <w:rPr>
          <w:spacing w:val="33"/>
          <w:w w:val="110"/>
          <w:sz w:val="20"/>
        </w:rPr>
        <w:t xml:space="preserve"> </w:t>
      </w:r>
      <w:r>
        <w:rPr>
          <w:w w:val="110"/>
          <w:sz w:val="20"/>
        </w:rPr>
        <w:t>.</w:t>
      </w:r>
      <w:r>
        <w:rPr>
          <w:spacing w:val="33"/>
          <w:w w:val="110"/>
          <w:sz w:val="20"/>
        </w:rPr>
        <w:t xml:space="preserve"> </w:t>
      </w:r>
      <w:r>
        <w:rPr>
          <w:w w:val="110"/>
          <w:sz w:val="20"/>
        </w:rPr>
        <w:t>.</w:t>
      </w:r>
      <w:r>
        <w:rPr>
          <w:spacing w:val="34"/>
          <w:w w:val="110"/>
          <w:sz w:val="20"/>
        </w:rPr>
        <w:t xml:space="preserve"> </w:t>
      </w:r>
      <w:r>
        <w:rPr>
          <w:spacing w:val="-10"/>
          <w:w w:val="110"/>
          <w:sz w:val="20"/>
        </w:rPr>
        <w:t>.</w:t>
      </w:r>
    </w:p>
    <w:p w14:paraId="0819C6B4" w14:textId="77777777" w:rsidR="00620CF6" w:rsidRDefault="00000000">
      <w:pPr>
        <w:pStyle w:val="ListParagraph"/>
        <w:numPr>
          <w:ilvl w:val="2"/>
          <w:numId w:val="19"/>
        </w:numPr>
        <w:tabs>
          <w:tab w:val="left" w:pos="636"/>
        </w:tabs>
        <w:spacing w:before="89"/>
        <w:ind w:left="636" w:right="779" w:hanging="636"/>
        <w:jc w:val="right"/>
        <w:rPr>
          <w:sz w:val="20"/>
        </w:rPr>
      </w:pPr>
      <w:hyperlink w:anchor="_bookmark109" w:history="1">
        <w:r>
          <w:rPr>
            <w:color w:val="7F0000"/>
            <w:w w:val="105"/>
            <w:sz w:val="20"/>
          </w:rPr>
          <w:t>Household</w:t>
        </w:r>
        <w:r>
          <w:rPr>
            <w:color w:val="7F0000"/>
            <w:spacing w:val="-1"/>
            <w:w w:val="105"/>
            <w:sz w:val="20"/>
          </w:rPr>
          <w:t xml:space="preserve"> </w:t>
        </w:r>
        <w:r>
          <w:rPr>
            <w:color w:val="7F0000"/>
            <w:w w:val="105"/>
            <w:sz w:val="20"/>
          </w:rPr>
          <w:t>Finance and Consumption Survey</w:t>
        </w:r>
        <w:r>
          <w:rPr>
            <w:color w:val="7F0000"/>
            <w:spacing w:val="-1"/>
            <w:w w:val="105"/>
            <w:sz w:val="20"/>
          </w:rPr>
          <w:t xml:space="preserve"> </w:t>
        </w:r>
        <w:r>
          <w:rPr>
            <w:color w:val="7F0000"/>
            <w:w w:val="105"/>
            <w:sz w:val="20"/>
          </w:rPr>
          <w:t>(</w:t>
        </w:r>
        <w:proofErr w:type="spellStart"/>
        <w:r>
          <w:rPr>
            <w:color w:val="7F0000"/>
            <w:w w:val="105"/>
            <w:sz w:val="20"/>
          </w:rPr>
          <w:t>HFCS_ineq</w:t>
        </w:r>
        <w:proofErr w:type="spellEnd"/>
        <w:r>
          <w:rPr>
            <w:color w:val="7F0000"/>
            <w:w w:val="105"/>
            <w:sz w:val="20"/>
          </w:rPr>
          <w:t>)</w:t>
        </w:r>
      </w:hyperlink>
      <w:r>
        <w:rPr>
          <w:color w:val="7F0000"/>
          <w:spacing w:val="52"/>
          <w:w w:val="105"/>
          <w:sz w:val="20"/>
        </w:rPr>
        <w:t xml:space="preserve"> </w:t>
      </w:r>
      <w:r>
        <w:rPr>
          <w:w w:val="105"/>
          <w:sz w:val="20"/>
        </w:rPr>
        <w:t>.</w:t>
      </w:r>
      <w:r>
        <w:rPr>
          <w:spacing w:val="26"/>
          <w:w w:val="105"/>
          <w:sz w:val="20"/>
        </w:rPr>
        <w:t xml:space="preserve"> </w:t>
      </w:r>
      <w:r>
        <w:rPr>
          <w:w w:val="105"/>
          <w:sz w:val="20"/>
        </w:rPr>
        <w:t>.</w:t>
      </w:r>
      <w:r>
        <w:rPr>
          <w:spacing w:val="25"/>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w:t>
      </w:r>
      <w:r>
        <w:rPr>
          <w:spacing w:val="25"/>
          <w:w w:val="105"/>
          <w:sz w:val="20"/>
        </w:rPr>
        <w:t xml:space="preserve"> </w:t>
      </w:r>
      <w:r>
        <w:rPr>
          <w:w w:val="105"/>
          <w:sz w:val="20"/>
        </w:rPr>
        <w:t>.</w:t>
      </w:r>
      <w:r>
        <w:rPr>
          <w:spacing w:val="26"/>
          <w:w w:val="105"/>
          <w:sz w:val="20"/>
        </w:rPr>
        <w:t xml:space="preserve"> </w:t>
      </w:r>
      <w:r>
        <w:rPr>
          <w:w w:val="105"/>
          <w:sz w:val="20"/>
        </w:rPr>
        <w:t>.</w:t>
      </w:r>
      <w:r>
        <w:rPr>
          <w:spacing w:val="26"/>
          <w:w w:val="105"/>
          <w:sz w:val="20"/>
        </w:rPr>
        <w:t xml:space="preserve"> </w:t>
      </w:r>
      <w:r>
        <w:rPr>
          <w:spacing w:val="-10"/>
          <w:w w:val="105"/>
          <w:sz w:val="20"/>
        </w:rPr>
        <w:t>.</w:t>
      </w:r>
    </w:p>
    <w:p w14:paraId="5FE89CD0" w14:textId="77777777" w:rsidR="00620CF6" w:rsidRDefault="00000000">
      <w:pPr>
        <w:pStyle w:val="ListParagraph"/>
        <w:numPr>
          <w:ilvl w:val="2"/>
          <w:numId w:val="19"/>
        </w:numPr>
        <w:tabs>
          <w:tab w:val="left" w:pos="636"/>
        </w:tabs>
        <w:spacing w:before="88"/>
        <w:ind w:left="636" w:right="778" w:hanging="636"/>
        <w:jc w:val="right"/>
        <w:rPr>
          <w:sz w:val="20"/>
        </w:rPr>
      </w:pPr>
      <w:hyperlink w:anchor="_bookmark110" w:history="1">
        <w:r>
          <w:rPr>
            <w:color w:val="7F0000"/>
            <w:w w:val="105"/>
            <w:sz w:val="20"/>
          </w:rPr>
          <w:t>Luxembourg</w:t>
        </w:r>
        <w:r>
          <w:rPr>
            <w:color w:val="7F0000"/>
            <w:spacing w:val="9"/>
            <w:w w:val="105"/>
            <w:sz w:val="20"/>
          </w:rPr>
          <w:t xml:space="preserve"> </w:t>
        </w:r>
        <w:r>
          <w:rPr>
            <w:color w:val="7F0000"/>
            <w:w w:val="105"/>
            <w:sz w:val="20"/>
          </w:rPr>
          <w:t>Wealth</w:t>
        </w:r>
        <w:r>
          <w:rPr>
            <w:color w:val="7F0000"/>
            <w:spacing w:val="10"/>
            <w:w w:val="105"/>
            <w:sz w:val="20"/>
          </w:rPr>
          <w:t xml:space="preserve"> </w:t>
        </w:r>
        <w:r>
          <w:rPr>
            <w:color w:val="7F0000"/>
            <w:w w:val="105"/>
            <w:sz w:val="20"/>
          </w:rPr>
          <w:t>Study</w:t>
        </w:r>
        <w:r>
          <w:rPr>
            <w:color w:val="7F0000"/>
            <w:spacing w:val="10"/>
            <w:w w:val="105"/>
            <w:sz w:val="20"/>
          </w:rPr>
          <w:t xml:space="preserve"> </w:t>
        </w:r>
        <w:r>
          <w:rPr>
            <w:color w:val="7F0000"/>
            <w:w w:val="105"/>
            <w:sz w:val="20"/>
          </w:rPr>
          <w:t>(</w:t>
        </w:r>
        <w:proofErr w:type="spellStart"/>
        <w:r>
          <w:rPr>
            <w:color w:val="7F0000"/>
            <w:w w:val="105"/>
            <w:sz w:val="20"/>
          </w:rPr>
          <w:t>LWS_ineq</w:t>
        </w:r>
        <w:proofErr w:type="spellEnd"/>
        <w:r>
          <w:rPr>
            <w:color w:val="7F0000"/>
            <w:w w:val="105"/>
            <w:sz w:val="20"/>
          </w:rPr>
          <w:t>)</w:t>
        </w:r>
      </w:hyperlink>
      <w:r>
        <w:rPr>
          <w:color w:val="7F0000"/>
          <w:spacing w:val="46"/>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0"/>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0"/>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0"/>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0"/>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1"/>
          <w:w w:val="105"/>
          <w:sz w:val="20"/>
        </w:rPr>
        <w:t xml:space="preserve"> </w:t>
      </w:r>
      <w:r>
        <w:rPr>
          <w:w w:val="105"/>
          <w:sz w:val="20"/>
        </w:rPr>
        <w:t>.</w:t>
      </w:r>
      <w:r>
        <w:rPr>
          <w:spacing w:val="40"/>
          <w:w w:val="105"/>
          <w:sz w:val="20"/>
        </w:rPr>
        <w:t xml:space="preserve"> </w:t>
      </w:r>
      <w:r>
        <w:rPr>
          <w:spacing w:val="-10"/>
          <w:w w:val="105"/>
          <w:sz w:val="20"/>
        </w:rPr>
        <w:t>.</w:t>
      </w:r>
    </w:p>
    <w:p w14:paraId="79D4C4F4" w14:textId="77777777" w:rsidR="00620CF6" w:rsidRDefault="00000000">
      <w:pPr>
        <w:pStyle w:val="ListParagraph"/>
        <w:numPr>
          <w:ilvl w:val="2"/>
          <w:numId w:val="19"/>
        </w:numPr>
        <w:tabs>
          <w:tab w:val="left" w:pos="636"/>
        </w:tabs>
        <w:spacing w:before="89"/>
        <w:ind w:left="636" w:right="778" w:hanging="636"/>
        <w:jc w:val="right"/>
        <w:rPr>
          <w:sz w:val="20"/>
        </w:rPr>
      </w:pPr>
      <w:hyperlink w:anchor="_bookmark111" w:history="1">
        <w:r>
          <w:rPr>
            <w:color w:val="7F0000"/>
            <w:w w:val="105"/>
            <w:sz w:val="20"/>
          </w:rPr>
          <w:t>Word</w:t>
        </w:r>
        <w:r>
          <w:rPr>
            <w:color w:val="7F0000"/>
            <w:spacing w:val="10"/>
            <w:w w:val="105"/>
            <w:sz w:val="20"/>
          </w:rPr>
          <w:t xml:space="preserve"> </w:t>
        </w:r>
        <w:r>
          <w:rPr>
            <w:color w:val="7F0000"/>
            <w:w w:val="105"/>
            <w:sz w:val="20"/>
          </w:rPr>
          <w:t>Inequality</w:t>
        </w:r>
        <w:r>
          <w:rPr>
            <w:color w:val="7F0000"/>
            <w:spacing w:val="10"/>
            <w:w w:val="105"/>
            <w:sz w:val="20"/>
          </w:rPr>
          <w:t xml:space="preserve"> </w:t>
        </w:r>
        <w:r>
          <w:rPr>
            <w:color w:val="7F0000"/>
            <w:w w:val="105"/>
            <w:sz w:val="20"/>
          </w:rPr>
          <w:t>Database</w:t>
        </w:r>
        <w:r>
          <w:rPr>
            <w:color w:val="7F0000"/>
            <w:spacing w:val="11"/>
            <w:w w:val="105"/>
            <w:sz w:val="20"/>
          </w:rPr>
          <w:t xml:space="preserve"> </w:t>
        </w:r>
        <w:r>
          <w:rPr>
            <w:color w:val="7F0000"/>
            <w:w w:val="105"/>
            <w:sz w:val="20"/>
          </w:rPr>
          <w:t>(</w:t>
        </w:r>
        <w:proofErr w:type="spellStart"/>
        <w:r>
          <w:rPr>
            <w:color w:val="7F0000"/>
            <w:w w:val="105"/>
            <w:sz w:val="20"/>
          </w:rPr>
          <w:t>WID_ineq</w:t>
        </w:r>
        <w:proofErr w:type="spellEnd"/>
        <w:r>
          <w:rPr>
            <w:color w:val="7F0000"/>
            <w:w w:val="105"/>
            <w:sz w:val="20"/>
          </w:rPr>
          <w:t>)</w:t>
        </w:r>
      </w:hyperlink>
      <w:r>
        <w:rPr>
          <w:color w:val="7F0000"/>
          <w:spacing w:val="26"/>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1"/>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1"/>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w w:val="105"/>
          <w:sz w:val="20"/>
        </w:rPr>
        <w:t>.</w:t>
      </w:r>
      <w:r>
        <w:rPr>
          <w:spacing w:val="42"/>
          <w:w w:val="105"/>
          <w:sz w:val="20"/>
        </w:rPr>
        <w:t xml:space="preserve"> </w:t>
      </w:r>
      <w:r>
        <w:rPr>
          <w:spacing w:val="-10"/>
          <w:w w:val="105"/>
          <w:sz w:val="20"/>
        </w:rPr>
        <w:t>.</w:t>
      </w:r>
    </w:p>
    <w:p w14:paraId="7294CC55" w14:textId="77777777" w:rsidR="00620CF6" w:rsidRDefault="00000000">
      <w:pPr>
        <w:pStyle w:val="ListParagraph"/>
        <w:numPr>
          <w:ilvl w:val="2"/>
          <w:numId w:val="19"/>
        </w:numPr>
        <w:tabs>
          <w:tab w:val="left" w:pos="636"/>
        </w:tabs>
        <w:spacing w:before="89"/>
        <w:ind w:left="636" w:right="779" w:hanging="636"/>
        <w:jc w:val="right"/>
        <w:rPr>
          <w:sz w:val="20"/>
        </w:rPr>
      </w:pPr>
      <w:hyperlink w:anchor="_bookmark113" w:history="1">
        <w:r>
          <w:rPr>
            <w:color w:val="7F0000"/>
            <w:w w:val="105"/>
            <w:sz w:val="20"/>
          </w:rPr>
          <w:t>Credit</w:t>
        </w:r>
        <w:r>
          <w:rPr>
            <w:color w:val="7F0000"/>
            <w:spacing w:val="9"/>
            <w:w w:val="105"/>
            <w:sz w:val="20"/>
          </w:rPr>
          <w:t xml:space="preserve"> </w:t>
        </w:r>
        <w:r>
          <w:rPr>
            <w:color w:val="7F0000"/>
            <w:w w:val="105"/>
            <w:sz w:val="20"/>
          </w:rPr>
          <w:t>Suisse</w:t>
        </w:r>
        <w:r>
          <w:rPr>
            <w:color w:val="7F0000"/>
            <w:spacing w:val="9"/>
            <w:w w:val="105"/>
            <w:sz w:val="20"/>
          </w:rPr>
          <w:t xml:space="preserve"> </w:t>
        </w:r>
        <w:r>
          <w:rPr>
            <w:color w:val="7F0000"/>
            <w:w w:val="105"/>
            <w:sz w:val="20"/>
          </w:rPr>
          <w:t>Global</w:t>
        </w:r>
        <w:r>
          <w:rPr>
            <w:color w:val="7F0000"/>
            <w:spacing w:val="10"/>
            <w:w w:val="105"/>
            <w:sz w:val="20"/>
          </w:rPr>
          <w:t xml:space="preserve"> </w:t>
        </w:r>
        <w:r>
          <w:rPr>
            <w:color w:val="7F0000"/>
            <w:w w:val="105"/>
            <w:sz w:val="20"/>
          </w:rPr>
          <w:t>Wealth</w:t>
        </w:r>
        <w:r>
          <w:rPr>
            <w:color w:val="7F0000"/>
            <w:spacing w:val="9"/>
            <w:w w:val="105"/>
            <w:sz w:val="20"/>
          </w:rPr>
          <w:t xml:space="preserve"> </w:t>
        </w:r>
        <w:r>
          <w:rPr>
            <w:color w:val="7F0000"/>
            <w:w w:val="105"/>
            <w:sz w:val="20"/>
          </w:rPr>
          <w:t>Report</w:t>
        </w:r>
        <w:r>
          <w:rPr>
            <w:color w:val="7F0000"/>
            <w:spacing w:val="10"/>
            <w:w w:val="105"/>
            <w:sz w:val="20"/>
          </w:rPr>
          <w:t xml:space="preserve"> </w:t>
        </w:r>
        <w:r>
          <w:rPr>
            <w:color w:val="7F0000"/>
            <w:w w:val="105"/>
            <w:sz w:val="20"/>
          </w:rPr>
          <w:t>(</w:t>
        </w:r>
        <w:proofErr w:type="spellStart"/>
        <w:r>
          <w:rPr>
            <w:color w:val="7F0000"/>
            <w:w w:val="105"/>
            <w:sz w:val="20"/>
          </w:rPr>
          <w:t>CS_ineq</w:t>
        </w:r>
        <w:proofErr w:type="spellEnd"/>
        <w:r>
          <w:rPr>
            <w:color w:val="7F0000"/>
            <w:w w:val="105"/>
            <w:sz w:val="20"/>
          </w:rPr>
          <w:t>)</w:t>
        </w:r>
      </w:hyperlink>
      <w:r>
        <w:rPr>
          <w:color w:val="7F0000"/>
          <w:spacing w:val="45"/>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1"/>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1"/>
          <w:w w:val="105"/>
          <w:sz w:val="20"/>
        </w:rPr>
        <w:t xml:space="preserve"> </w:t>
      </w:r>
      <w:r>
        <w:rPr>
          <w:w w:val="105"/>
          <w:sz w:val="20"/>
        </w:rPr>
        <w:t>.</w:t>
      </w:r>
      <w:r>
        <w:rPr>
          <w:spacing w:val="40"/>
          <w:w w:val="105"/>
          <w:sz w:val="20"/>
        </w:rPr>
        <w:t xml:space="preserve"> </w:t>
      </w:r>
      <w:r>
        <w:rPr>
          <w:w w:val="105"/>
          <w:sz w:val="20"/>
        </w:rPr>
        <w:t>.</w:t>
      </w:r>
      <w:r>
        <w:rPr>
          <w:spacing w:val="41"/>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1"/>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1"/>
          <w:w w:val="105"/>
          <w:sz w:val="20"/>
        </w:rPr>
        <w:t xml:space="preserve"> </w:t>
      </w:r>
      <w:r>
        <w:rPr>
          <w:w w:val="105"/>
          <w:sz w:val="20"/>
        </w:rPr>
        <w:t>.</w:t>
      </w:r>
      <w:r>
        <w:rPr>
          <w:spacing w:val="40"/>
          <w:w w:val="105"/>
          <w:sz w:val="20"/>
        </w:rPr>
        <w:t xml:space="preserve"> </w:t>
      </w:r>
      <w:r>
        <w:rPr>
          <w:w w:val="105"/>
          <w:sz w:val="20"/>
        </w:rPr>
        <w:t>.</w:t>
      </w:r>
      <w:r>
        <w:rPr>
          <w:spacing w:val="41"/>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w w:val="105"/>
          <w:sz w:val="20"/>
        </w:rPr>
        <w:t>.</w:t>
      </w:r>
      <w:r>
        <w:rPr>
          <w:spacing w:val="41"/>
          <w:w w:val="105"/>
          <w:sz w:val="20"/>
        </w:rPr>
        <w:t xml:space="preserve"> </w:t>
      </w:r>
      <w:r>
        <w:rPr>
          <w:w w:val="105"/>
          <w:sz w:val="20"/>
        </w:rPr>
        <w:t>.</w:t>
      </w:r>
      <w:r>
        <w:rPr>
          <w:spacing w:val="40"/>
          <w:w w:val="105"/>
          <w:sz w:val="20"/>
        </w:rPr>
        <w:t xml:space="preserve"> </w:t>
      </w:r>
      <w:r>
        <w:rPr>
          <w:w w:val="105"/>
          <w:sz w:val="20"/>
        </w:rPr>
        <w:t>.</w:t>
      </w:r>
      <w:r>
        <w:rPr>
          <w:spacing w:val="40"/>
          <w:w w:val="105"/>
          <w:sz w:val="20"/>
        </w:rPr>
        <w:t xml:space="preserve"> </w:t>
      </w:r>
      <w:r>
        <w:rPr>
          <w:spacing w:val="-10"/>
          <w:w w:val="105"/>
          <w:sz w:val="20"/>
        </w:rPr>
        <w:t>.</w:t>
      </w:r>
    </w:p>
    <w:p w14:paraId="516FD748" w14:textId="77777777" w:rsidR="00620CF6" w:rsidRDefault="00620CF6">
      <w:pPr>
        <w:pStyle w:val="BodyText"/>
        <w:spacing w:before="5"/>
        <w:rPr>
          <w:sz w:val="21"/>
        </w:rPr>
      </w:pPr>
    </w:p>
    <w:p w14:paraId="4AA2CF7B" w14:textId="77777777" w:rsidR="00620CF6" w:rsidRDefault="00000000">
      <w:pPr>
        <w:pStyle w:val="Heading4"/>
        <w:numPr>
          <w:ilvl w:val="0"/>
          <w:numId w:val="19"/>
        </w:numPr>
        <w:tabs>
          <w:tab w:val="left" w:pos="415"/>
        </w:tabs>
        <w:ind w:left="415" w:hanging="298"/>
      </w:pPr>
      <w:hyperlink w:anchor="_bookmark115" w:history="1">
        <w:r>
          <w:rPr>
            <w:color w:val="7F0000"/>
            <w:w w:val="110"/>
          </w:rPr>
          <w:t>Appendix</w:t>
        </w:r>
        <w:r>
          <w:rPr>
            <w:color w:val="7F0000"/>
            <w:spacing w:val="23"/>
            <w:w w:val="110"/>
          </w:rPr>
          <w:t xml:space="preserve"> </w:t>
        </w:r>
        <w:r>
          <w:rPr>
            <w:color w:val="7F0000"/>
            <w:w w:val="110"/>
          </w:rPr>
          <w:t>to</w:t>
        </w:r>
        <w:r>
          <w:rPr>
            <w:color w:val="7F0000"/>
            <w:spacing w:val="23"/>
            <w:w w:val="110"/>
          </w:rPr>
          <w:t xml:space="preserve"> </w:t>
        </w:r>
        <w:r>
          <w:rPr>
            <w:color w:val="7F0000"/>
            <w:w w:val="110"/>
          </w:rPr>
          <w:t>the</w:t>
        </w:r>
        <w:r>
          <w:rPr>
            <w:color w:val="7F0000"/>
            <w:spacing w:val="23"/>
            <w:w w:val="110"/>
          </w:rPr>
          <w:t xml:space="preserve"> </w:t>
        </w:r>
        <w:r>
          <w:rPr>
            <w:color w:val="7F0000"/>
            <w:w w:val="110"/>
          </w:rPr>
          <w:t>Estate,</w:t>
        </w:r>
        <w:r>
          <w:rPr>
            <w:color w:val="7F0000"/>
            <w:spacing w:val="23"/>
            <w:w w:val="110"/>
          </w:rPr>
          <w:t xml:space="preserve"> </w:t>
        </w:r>
        <w:r>
          <w:rPr>
            <w:color w:val="7F0000"/>
            <w:w w:val="110"/>
          </w:rPr>
          <w:t>Inheritances,</w:t>
        </w:r>
        <w:r>
          <w:rPr>
            <w:color w:val="7F0000"/>
            <w:spacing w:val="23"/>
            <w:w w:val="110"/>
          </w:rPr>
          <w:t xml:space="preserve"> </w:t>
        </w:r>
        <w:r>
          <w:rPr>
            <w:color w:val="7F0000"/>
            <w:w w:val="110"/>
          </w:rPr>
          <w:t>and</w:t>
        </w:r>
        <w:r>
          <w:rPr>
            <w:color w:val="7F0000"/>
            <w:spacing w:val="23"/>
            <w:w w:val="110"/>
          </w:rPr>
          <w:t xml:space="preserve"> </w:t>
        </w:r>
        <w:r>
          <w:rPr>
            <w:color w:val="7F0000"/>
            <w:w w:val="110"/>
          </w:rPr>
          <w:t>Gift</w:t>
        </w:r>
        <w:r>
          <w:rPr>
            <w:color w:val="7F0000"/>
            <w:spacing w:val="23"/>
            <w:w w:val="110"/>
          </w:rPr>
          <w:t xml:space="preserve"> </w:t>
        </w:r>
        <w:r>
          <w:rPr>
            <w:color w:val="7F0000"/>
            <w:w w:val="110"/>
          </w:rPr>
          <w:t>Taxes</w:t>
        </w:r>
        <w:r>
          <w:rPr>
            <w:color w:val="7F0000"/>
            <w:spacing w:val="23"/>
            <w:w w:val="110"/>
          </w:rPr>
          <w:t xml:space="preserve"> </w:t>
        </w:r>
        <w:r>
          <w:rPr>
            <w:color w:val="7F0000"/>
            <w:w w:val="110"/>
          </w:rPr>
          <w:t>(EIG)</w:t>
        </w:r>
        <w:r>
          <w:rPr>
            <w:color w:val="7F0000"/>
            <w:spacing w:val="23"/>
            <w:w w:val="110"/>
          </w:rPr>
          <w:t xml:space="preserve"> </w:t>
        </w:r>
        <w:r>
          <w:rPr>
            <w:color w:val="7F0000"/>
            <w:spacing w:val="-2"/>
            <w:w w:val="110"/>
          </w:rPr>
          <w:t>Section</w:t>
        </w:r>
      </w:hyperlink>
    </w:p>
    <w:p w14:paraId="62FE71DB" w14:textId="77777777" w:rsidR="00620CF6" w:rsidRDefault="00000000">
      <w:pPr>
        <w:pStyle w:val="ListParagraph"/>
        <w:numPr>
          <w:ilvl w:val="1"/>
          <w:numId w:val="19"/>
        </w:numPr>
        <w:tabs>
          <w:tab w:val="left" w:pos="874"/>
        </w:tabs>
        <w:spacing w:before="89"/>
        <w:ind w:right="0" w:hanging="458"/>
        <w:rPr>
          <w:sz w:val="20"/>
        </w:rPr>
      </w:pPr>
      <w:hyperlink w:anchor="_bookmark116" w:history="1">
        <w:r>
          <w:rPr>
            <w:color w:val="7F0000"/>
            <w:w w:val="110"/>
            <w:sz w:val="20"/>
          </w:rPr>
          <w:t>Introduction</w:t>
        </w:r>
      </w:hyperlink>
      <w:r>
        <w:rPr>
          <w:color w:val="7F0000"/>
          <w:spacing w:val="4"/>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0"/>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w w:val="110"/>
          <w:sz w:val="20"/>
        </w:rPr>
        <w:t>.</w:t>
      </w:r>
      <w:r>
        <w:rPr>
          <w:spacing w:val="41"/>
          <w:w w:val="110"/>
          <w:sz w:val="20"/>
        </w:rPr>
        <w:t xml:space="preserve"> </w:t>
      </w:r>
      <w:r>
        <w:rPr>
          <w:spacing w:val="-10"/>
          <w:w w:val="110"/>
          <w:sz w:val="20"/>
        </w:rPr>
        <w:t>.</w:t>
      </w:r>
    </w:p>
    <w:p w14:paraId="5662C609" w14:textId="77777777" w:rsidR="00620CF6" w:rsidRDefault="00000000">
      <w:pPr>
        <w:pStyle w:val="ListParagraph"/>
        <w:numPr>
          <w:ilvl w:val="1"/>
          <w:numId w:val="19"/>
        </w:numPr>
        <w:tabs>
          <w:tab w:val="left" w:pos="874"/>
        </w:tabs>
        <w:spacing w:before="88"/>
        <w:ind w:right="0" w:hanging="458"/>
        <w:rPr>
          <w:sz w:val="20"/>
        </w:rPr>
      </w:pPr>
      <w:hyperlink w:anchor="_bookmark117" w:history="1">
        <w:r>
          <w:rPr>
            <w:color w:val="7F0000"/>
            <w:w w:val="110"/>
            <w:sz w:val="20"/>
          </w:rPr>
          <w:t>Data</w:t>
        </w:r>
        <w:r>
          <w:rPr>
            <w:color w:val="7F0000"/>
            <w:spacing w:val="7"/>
            <w:w w:val="110"/>
            <w:sz w:val="20"/>
          </w:rPr>
          <w:t xml:space="preserve"> </w:t>
        </w:r>
        <w:r>
          <w:rPr>
            <w:color w:val="7F0000"/>
            <w:w w:val="110"/>
            <w:sz w:val="20"/>
          </w:rPr>
          <w:t>Creation</w:t>
        </w:r>
        <w:r>
          <w:rPr>
            <w:color w:val="7F0000"/>
            <w:spacing w:val="7"/>
            <w:w w:val="110"/>
            <w:sz w:val="20"/>
          </w:rPr>
          <w:t xml:space="preserve"> </w:t>
        </w:r>
        <w:r>
          <w:rPr>
            <w:color w:val="7F0000"/>
            <w:w w:val="110"/>
            <w:sz w:val="20"/>
          </w:rPr>
          <w:t>Processes</w:t>
        </w:r>
      </w:hyperlink>
      <w:r>
        <w:rPr>
          <w:color w:val="7F0000"/>
          <w:spacing w:val="41"/>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9"/>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w w:val="110"/>
          <w:sz w:val="20"/>
        </w:rPr>
        <w:t>.</w:t>
      </w:r>
      <w:r>
        <w:rPr>
          <w:spacing w:val="38"/>
          <w:w w:val="110"/>
          <w:sz w:val="20"/>
        </w:rPr>
        <w:t xml:space="preserve"> </w:t>
      </w:r>
      <w:r>
        <w:rPr>
          <w:spacing w:val="-10"/>
          <w:w w:val="110"/>
          <w:sz w:val="20"/>
        </w:rPr>
        <w:t>.</w:t>
      </w:r>
    </w:p>
    <w:p w14:paraId="26541B31" w14:textId="77777777" w:rsidR="00620CF6" w:rsidRDefault="00000000">
      <w:pPr>
        <w:pStyle w:val="ListParagraph"/>
        <w:numPr>
          <w:ilvl w:val="1"/>
          <w:numId w:val="19"/>
        </w:numPr>
        <w:tabs>
          <w:tab w:val="left" w:pos="874"/>
        </w:tabs>
        <w:spacing w:before="89"/>
        <w:ind w:right="0" w:hanging="458"/>
        <w:rPr>
          <w:sz w:val="20"/>
        </w:rPr>
      </w:pPr>
      <w:hyperlink w:anchor="_bookmark118" w:history="1">
        <w:r>
          <w:rPr>
            <w:color w:val="7F0000"/>
            <w:w w:val="105"/>
            <w:sz w:val="20"/>
          </w:rPr>
          <w:t>Sources</w:t>
        </w:r>
        <w:r>
          <w:rPr>
            <w:color w:val="7F0000"/>
            <w:spacing w:val="1"/>
            <w:w w:val="105"/>
            <w:sz w:val="20"/>
          </w:rPr>
          <w:t xml:space="preserve"> </w:t>
        </w:r>
        <w:r>
          <w:rPr>
            <w:color w:val="7F0000"/>
            <w:w w:val="105"/>
            <w:sz w:val="20"/>
          </w:rPr>
          <w:t>Included</w:t>
        </w:r>
        <w:r>
          <w:rPr>
            <w:color w:val="7F0000"/>
            <w:spacing w:val="2"/>
            <w:w w:val="105"/>
            <w:sz w:val="20"/>
          </w:rPr>
          <w:t xml:space="preserve"> </w:t>
        </w:r>
        <w:r>
          <w:rPr>
            <w:color w:val="7F0000"/>
            <w:w w:val="105"/>
            <w:sz w:val="20"/>
          </w:rPr>
          <w:t>in</w:t>
        </w:r>
        <w:r>
          <w:rPr>
            <w:color w:val="7F0000"/>
            <w:spacing w:val="2"/>
            <w:w w:val="105"/>
            <w:sz w:val="20"/>
          </w:rPr>
          <w:t xml:space="preserve"> </w:t>
        </w:r>
        <w:r>
          <w:rPr>
            <w:color w:val="7F0000"/>
            <w:w w:val="105"/>
            <w:sz w:val="20"/>
          </w:rPr>
          <w:t>the</w:t>
        </w:r>
        <w:r>
          <w:rPr>
            <w:color w:val="7F0000"/>
            <w:spacing w:val="2"/>
            <w:w w:val="105"/>
            <w:sz w:val="20"/>
          </w:rPr>
          <w:t xml:space="preserve"> </w:t>
        </w:r>
        <w:r>
          <w:rPr>
            <w:color w:val="7F0000"/>
            <w:w w:val="105"/>
            <w:sz w:val="20"/>
          </w:rPr>
          <w:t>Estate,</w:t>
        </w:r>
        <w:r>
          <w:rPr>
            <w:color w:val="7F0000"/>
            <w:spacing w:val="2"/>
            <w:w w:val="105"/>
            <w:sz w:val="20"/>
          </w:rPr>
          <w:t xml:space="preserve"> </w:t>
        </w:r>
        <w:r>
          <w:rPr>
            <w:color w:val="7F0000"/>
            <w:w w:val="105"/>
            <w:sz w:val="20"/>
          </w:rPr>
          <w:t>Inheritance,</w:t>
        </w:r>
        <w:r>
          <w:rPr>
            <w:color w:val="7F0000"/>
            <w:spacing w:val="2"/>
            <w:w w:val="105"/>
            <w:sz w:val="20"/>
          </w:rPr>
          <w:t xml:space="preserve"> </w:t>
        </w:r>
        <w:r>
          <w:rPr>
            <w:color w:val="7F0000"/>
            <w:w w:val="105"/>
            <w:sz w:val="20"/>
          </w:rPr>
          <w:t>and</w:t>
        </w:r>
        <w:r>
          <w:rPr>
            <w:color w:val="7F0000"/>
            <w:spacing w:val="2"/>
            <w:w w:val="105"/>
            <w:sz w:val="20"/>
          </w:rPr>
          <w:t xml:space="preserve"> </w:t>
        </w:r>
        <w:r>
          <w:rPr>
            <w:color w:val="7F0000"/>
            <w:w w:val="105"/>
            <w:sz w:val="20"/>
          </w:rPr>
          <w:t>Gift</w:t>
        </w:r>
        <w:r>
          <w:rPr>
            <w:color w:val="7F0000"/>
            <w:spacing w:val="2"/>
            <w:w w:val="105"/>
            <w:sz w:val="20"/>
          </w:rPr>
          <w:t xml:space="preserve"> </w:t>
        </w:r>
        <w:r>
          <w:rPr>
            <w:color w:val="7F0000"/>
            <w:w w:val="105"/>
            <w:sz w:val="20"/>
          </w:rPr>
          <w:t>Taxes</w:t>
        </w:r>
        <w:r>
          <w:rPr>
            <w:color w:val="7F0000"/>
            <w:spacing w:val="2"/>
            <w:w w:val="105"/>
            <w:sz w:val="20"/>
          </w:rPr>
          <w:t xml:space="preserve"> </w:t>
        </w:r>
        <w:r>
          <w:rPr>
            <w:color w:val="7F0000"/>
            <w:w w:val="105"/>
            <w:sz w:val="20"/>
          </w:rPr>
          <w:t>Section</w:t>
        </w:r>
      </w:hyperlink>
      <w:r>
        <w:rPr>
          <w:color w:val="7F0000"/>
          <w:spacing w:val="2"/>
          <w:w w:val="105"/>
          <w:sz w:val="20"/>
        </w:rPr>
        <w:t xml:space="preserve"> </w:t>
      </w:r>
      <w:r>
        <w:rPr>
          <w:w w:val="105"/>
          <w:sz w:val="20"/>
        </w:rPr>
        <w:t>.</w:t>
      </w:r>
      <w:r>
        <w:rPr>
          <w:spacing w:val="30"/>
          <w:w w:val="105"/>
          <w:sz w:val="20"/>
        </w:rPr>
        <w:t xml:space="preserve"> </w:t>
      </w:r>
      <w:r>
        <w:rPr>
          <w:w w:val="105"/>
          <w:sz w:val="20"/>
        </w:rPr>
        <w:t>.</w:t>
      </w:r>
      <w:r>
        <w:rPr>
          <w:spacing w:val="29"/>
          <w:w w:val="105"/>
          <w:sz w:val="20"/>
        </w:rPr>
        <w:t xml:space="preserve"> </w:t>
      </w:r>
      <w:r>
        <w:rPr>
          <w:w w:val="105"/>
          <w:sz w:val="20"/>
        </w:rPr>
        <w:t>.</w:t>
      </w:r>
      <w:r>
        <w:rPr>
          <w:spacing w:val="29"/>
          <w:w w:val="105"/>
          <w:sz w:val="20"/>
        </w:rPr>
        <w:t xml:space="preserve"> </w:t>
      </w:r>
      <w:r>
        <w:rPr>
          <w:w w:val="105"/>
          <w:sz w:val="20"/>
        </w:rPr>
        <w:t>.</w:t>
      </w:r>
      <w:r>
        <w:rPr>
          <w:spacing w:val="29"/>
          <w:w w:val="105"/>
          <w:sz w:val="20"/>
        </w:rPr>
        <w:t xml:space="preserve"> </w:t>
      </w:r>
      <w:r>
        <w:rPr>
          <w:w w:val="105"/>
          <w:sz w:val="20"/>
        </w:rPr>
        <w:t>.</w:t>
      </w:r>
      <w:r>
        <w:rPr>
          <w:spacing w:val="29"/>
          <w:w w:val="105"/>
          <w:sz w:val="20"/>
        </w:rPr>
        <w:t xml:space="preserve"> </w:t>
      </w:r>
      <w:r>
        <w:rPr>
          <w:w w:val="105"/>
          <w:sz w:val="20"/>
        </w:rPr>
        <w:t>.</w:t>
      </w:r>
      <w:r>
        <w:rPr>
          <w:spacing w:val="30"/>
          <w:w w:val="105"/>
          <w:sz w:val="20"/>
        </w:rPr>
        <w:t xml:space="preserve"> </w:t>
      </w:r>
      <w:r>
        <w:rPr>
          <w:w w:val="105"/>
          <w:sz w:val="20"/>
        </w:rPr>
        <w:t>.</w:t>
      </w:r>
      <w:r>
        <w:rPr>
          <w:spacing w:val="29"/>
          <w:w w:val="105"/>
          <w:sz w:val="20"/>
        </w:rPr>
        <w:t xml:space="preserve"> </w:t>
      </w:r>
      <w:r>
        <w:rPr>
          <w:w w:val="105"/>
          <w:sz w:val="20"/>
        </w:rPr>
        <w:t>.</w:t>
      </w:r>
      <w:r>
        <w:rPr>
          <w:spacing w:val="29"/>
          <w:w w:val="105"/>
          <w:sz w:val="20"/>
        </w:rPr>
        <w:t xml:space="preserve"> </w:t>
      </w:r>
      <w:r>
        <w:rPr>
          <w:w w:val="105"/>
          <w:sz w:val="20"/>
        </w:rPr>
        <w:t>.</w:t>
      </w:r>
      <w:r>
        <w:rPr>
          <w:spacing w:val="29"/>
          <w:w w:val="105"/>
          <w:sz w:val="20"/>
        </w:rPr>
        <w:t xml:space="preserve"> </w:t>
      </w:r>
      <w:r>
        <w:rPr>
          <w:w w:val="105"/>
          <w:sz w:val="20"/>
        </w:rPr>
        <w:t>.</w:t>
      </w:r>
      <w:r>
        <w:rPr>
          <w:spacing w:val="30"/>
          <w:w w:val="105"/>
          <w:sz w:val="20"/>
        </w:rPr>
        <w:t xml:space="preserve"> </w:t>
      </w:r>
      <w:r>
        <w:rPr>
          <w:w w:val="105"/>
          <w:sz w:val="20"/>
        </w:rPr>
        <w:t>.</w:t>
      </w:r>
      <w:r>
        <w:rPr>
          <w:spacing w:val="29"/>
          <w:w w:val="105"/>
          <w:sz w:val="20"/>
        </w:rPr>
        <w:t xml:space="preserve"> </w:t>
      </w:r>
      <w:r>
        <w:rPr>
          <w:w w:val="105"/>
          <w:sz w:val="20"/>
        </w:rPr>
        <w:t>.</w:t>
      </w:r>
      <w:r>
        <w:rPr>
          <w:spacing w:val="29"/>
          <w:w w:val="105"/>
          <w:sz w:val="20"/>
        </w:rPr>
        <w:t xml:space="preserve"> </w:t>
      </w:r>
      <w:r>
        <w:rPr>
          <w:w w:val="105"/>
          <w:sz w:val="20"/>
        </w:rPr>
        <w:t>.</w:t>
      </w:r>
      <w:r>
        <w:rPr>
          <w:spacing w:val="29"/>
          <w:w w:val="105"/>
          <w:sz w:val="20"/>
        </w:rPr>
        <w:t xml:space="preserve"> </w:t>
      </w:r>
      <w:r>
        <w:rPr>
          <w:w w:val="105"/>
          <w:sz w:val="20"/>
        </w:rPr>
        <w:t>.</w:t>
      </w:r>
      <w:r>
        <w:rPr>
          <w:spacing w:val="30"/>
          <w:w w:val="105"/>
          <w:sz w:val="20"/>
        </w:rPr>
        <w:t xml:space="preserve"> </w:t>
      </w:r>
      <w:r>
        <w:rPr>
          <w:spacing w:val="-10"/>
          <w:w w:val="105"/>
          <w:sz w:val="20"/>
        </w:rPr>
        <w:t>.</w:t>
      </w:r>
    </w:p>
    <w:p w14:paraId="03A3EB11" w14:textId="77777777" w:rsidR="00620CF6" w:rsidRDefault="00620CF6">
      <w:pPr>
        <w:rPr>
          <w:sz w:val="20"/>
        </w:rPr>
        <w:sectPr w:rsidR="00620CF6" w:rsidSect="00D60468">
          <w:pgSz w:w="12240" w:h="15840"/>
          <w:pgMar w:top="1320" w:right="1100" w:bottom="280" w:left="1300" w:header="720" w:footer="720" w:gutter="0"/>
          <w:cols w:space="720"/>
        </w:sectPr>
      </w:pPr>
    </w:p>
    <w:p w14:paraId="427D8A7F" w14:textId="77777777" w:rsidR="00620CF6" w:rsidRDefault="00620CF6">
      <w:pPr>
        <w:pStyle w:val="BodyText"/>
      </w:pPr>
    </w:p>
    <w:p w14:paraId="65370120" w14:textId="77777777" w:rsidR="00620CF6" w:rsidRDefault="00620CF6">
      <w:pPr>
        <w:pStyle w:val="BodyText"/>
      </w:pPr>
    </w:p>
    <w:p w14:paraId="0A332469" w14:textId="77777777" w:rsidR="00620CF6" w:rsidRDefault="00620CF6">
      <w:pPr>
        <w:pStyle w:val="BodyText"/>
      </w:pPr>
    </w:p>
    <w:p w14:paraId="67088651" w14:textId="77777777" w:rsidR="00620CF6" w:rsidRDefault="00620CF6">
      <w:pPr>
        <w:pStyle w:val="BodyText"/>
        <w:spacing w:before="12"/>
        <w:rPr>
          <w:sz w:val="26"/>
        </w:rPr>
      </w:pPr>
    </w:p>
    <w:p w14:paraId="4D15B7C7" w14:textId="77777777" w:rsidR="00620CF6" w:rsidRDefault="00000000">
      <w:pPr>
        <w:spacing w:before="140"/>
        <w:ind w:left="117"/>
        <w:rPr>
          <w:b/>
          <w:sz w:val="41"/>
        </w:rPr>
      </w:pPr>
      <w:bookmarkStart w:id="0" w:name="The_GC_Wealth_Project"/>
      <w:bookmarkStart w:id="1" w:name="_bookmark0"/>
      <w:bookmarkEnd w:id="0"/>
      <w:bookmarkEnd w:id="1"/>
      <w:r>
        <w:rPr>
          <w:b/>
          <w:w w:val="105"/>
          <w:sz w:val="41"/>
        </w:rPr>
        <w:t>Section</w:t>
      </w:r>
      <w:r>
        <w:rPr>
          <w:b/>
          <w:spacing w:val="54"/>
          <w:w w:val="110"/>
          <w:sz w:val="41"/>
        </w:rPr>
        <w:t xml:space="preserve"> </w:t>
      </w:r>
      <w:r>
        <w:rPr>
          <w:b/>
          <w:spacing w:val="-10"/>
          <w:w w:val="110"/>
          <w:sz w:val="41"/>
        </w:rPr>
        <w:t>1</w:t>
      </w:r>
    </w:p>
    <w:p w14:paraId="55382BC7" w14:textId="77777777" w:rsidR="00620CF6" w:rsidRDefault="00620CF6">
      <w:pPr>
        <w:pStyle w:val="BodyText"/>
        <w:rPr>
          <w:b/>
          <w:sz w:val="65"/>
        </w:rPr>
      </w:pPr>
    </w:p>
    <w:p w14:paraId="66F44D01" w14:textId="77777777" w:rsidR="00620CF6" w:rsidRDefault="00000000">
      <w:pPr>
        <w:pStyle w:val="Heading1"/>
      </w:pPr>
      <w:r>
        <w:rPr>
          <w:w w:val="110"/>
        </w:rPr>
        <w:t>The</w:t>
      </w:r>
      <w:r>
        <w:rPr>
          <w:spacing w:val="35"/>
          <w:w w:val="110"/>
        </w:rPr>
        <w:t xml:space="preserve"> </w:t>
      </w:r>
      <w:r>
        <w:rPr>
          <w:w w:val="110"/>
        </w:rPr>
        <w:t>GC</w:t>
      </w:r>
      <w:r>
        <w:rPr>
          <w:spacing w:val="35"/>
          <w:w w:val="110"/>
        </w:rPr>
        <w:t xml:space="preserve"> </w:t>
      </w:r>
      <w:r>
        <w:rPr>
          <w:w w:val="110"/>
        </w:rPr>
        <w:t>Wealth</w:t>
      </w:r>
      <w:r>
        <w:rPr>
          <w:spacing w:val="35"/>
          <w:w w:val="110"/>
        </w:rPr>
        <w:t xml:space="preserve"> </w:t>
      </w:r>
      <w:r>
        <w:rPr>
          <w:spacing w:val="-2"/>
          <w:w w:val="110"/>
        </w:rPr>
        <w:t>Project</w:t>
      </w:r>
    </w:p>
    <w:p w14:paraId="453B05CA" w14:textId="77777777" w:rsidR="00620CF6" w:rsidRDefault="00620CF6">
      <w:pPr>
        <w:pStyle w:val="BodyText"/>
        <w:spacing w:before="1"/>
        <w:rPr>
          <w:b/>
          <w:sz w:val="71"/>
        </w:rPr>
      </w:pPr>
    </w:p>
    <w:p w14:paraId="0459FBD7" w14:textId="77777777" w:rsidR="00620CF6" w:rsidRDefault="00000000">
      <w:pPr>
        <w:pStyle w:val="BodyText"/>
        <w:spacing w:line="355" w:lineRule="auto"/>
        <w:ind w:left="117" w:right="315"/>
        <w:jc w:val="both"/>
      </w:pPr>
      <w:r>
        <w:t xml:space="preserve">The GC Wealth Project, a central project of the Graduate Center’s </w:t>
      </w:r>
      <w:hyperlink r:id="rId6">
        <w:r>
          <w:rPr>
            <w:color w:val="0000FF"/>
          </w:rPr>
          <w:t>Stone Center on Socio-Economic In-</w:t>
        </w:r>
      </w:hyperlink>
      <w:r>
        <w:rPr>
          <w:color w:val="0000FF"/>
        </w:rPr>
        <w:t xml:space="preserve"> </w:t>
      </w:r>
      <w:hyperlink r:id="rId7">
        <w:r>
          <w:rPr>
            <w:color w:val="0000FF"/>
          </w:rPr>
          <w:t>equality</w:t>
        </w:r>
      </w:hyperlink>
      <w:r>
        <w:t>,</w:t>
      </w:r>
      <w:r>
        <w:rPr>
          <w:spacing w:val="-8"/>
        </w:rPr>
        <w:t xml:space="preserve"> </w:t>
      </w:r>
      <w:r>
        <w:t>is</w:t>
      </w:r>
      <w:r>
        <w:rPr>
          <w:spacing w:val="-8"/>
        </w:rPr>
        <w:t xml:space="preserve"> </w:t>
      </w:r>
      <w:r>
        <w:t>a</w:t>
      </w:r>
      <w:r>
        <w:rPr>
          <w:spacing w:val="-8"/>
        </w:rPr>
        <w:t xml:space="preserve"> </w:t>
      </w:r>
      <w:r>
        <w:t>multi-year</w:t>
      </w:r>
      <w:r>
        <w:rPr>
          <w:spacing w:val="-8"/>
        </w:rPr>
        <w:t xml:space="preserve"> </w:t>
      </w:r>
      <w:r>
        <w:t>effort</w:t>
      </w:r>
      <w:r>
        <w:rPr>
          <w:spacing w:val="-8"/>
        </w:rPr>
        <w:t xml:space="preserve"> </w:t>
      </w:r>
      <w:r>
        <w:t>aimed</w:t>
      </w:r>
      <w:r>
        <w:rPr>
          <w:spacing w:val="-8"/>
        </w:rPr>
        <w:t xml:space="preserve"> </w:t>
      </w:r>
      <w:r>
        <w:t>at</w:t>
      </w:r>
      <w:r>
        <w:rPr>
          <w:spacing w:val="-8"/>
        </w:rPr>
        <w:t xml:space="preserve"> </w:t>
      </w:r>
      <w:r>
        <w:t>expanding</w:t>
      </w:r>
      <w:r>
        <w:rPr>
          <w:spacing w:val="-8"/>
        </w:rPr>
        <w:t xml:space="preserve"> </w:t>
      </w:r>
      <w:r>
        <w:t>and</w:t>
      </w:r>
      <w:r>
        <w:rPr>
          <w:spacing w:val="-8"/>
        </w:rPr>
        <w:t xml:space="preserve"> </w:t>
      </w:r>
      <w:r>
        <w:t>consolidating</w:t>
      </w:r>
      <w:r>
        <w:rPr>
          <w:spacing w:val="-8"/>
        </w:rPr>
        <w:t xml:space="preserve"> </w:t>
      </w:r>
      <w:r>
        <w:t>access</w:t>
      </w:r>
      <w:r>
        <w:rPr>
          <w:spacing w:val="-8"/>
        </w:rPr>
        <w:t xml:space="preserve"> </w:t>
      </w:r>
      <w:r>
        <w:t>to</w:t>
      </w:r>
      <w:r>
        <w:rPr>
          <w:spacing w:val="-8"/>
        </w:rPr>
        <w:t xml:space="preserve"> </w:t>
      </w:r>
      <w:r>
        <w:t>the</w:t>
      </w:r>
      <w:r>
        <w:rPr>
          <w:spacing w:val="-8"/>
        </w:rPr>
        <w:t xml:space="preserve"> </w:t>
      </w:r>
      <w:r>
        <w:t>most</w:t>
      </w:r>
      <w:r>
        <w:rPr>
          <w:spacing w:val="-8"/>
        </w:rPr>
        <w:t xml:space="preserve"> </w:t>
      </w:r>
      <w:r>
        <w:t>up-to-date</w:t>
      </w:r>
      <w:r>
        <w:rPr>
          <w:spacing w:val="-8"/>
        </w:rPr>
        <w:t xml:space="preserve"> </w:t>
      </w:r>
      <w:r>
        <w:t xml:space="preserve">research </w:t>
      </w:r>
      <w:r>
        <w:rPr>
          <w:spacing w:val="-2"/>
        </w:rPr>
        <w:t>and</w:t>
      </w:r>
      <w:r>
        <w:rPr>
          <w:spacing w:val="-5"/>
        </w:rPr>
        <w:t xml:space="preserve"> </w:t>
      </w:r>
      <w:r>
        <w:rPr>
          <w:spacing w:val="-2"/>
        </w:rPr>
        <w:t>information</w:t>
      </w:r>
      <w:r>
        <w:rPr>
          <w:spacing w:val="-5"/>
        </w:rPr>
        <w:t xml:space="preserve"> </w:t>
      </w:r>
      <w:r>
        <w:rPr>
          <w:spacing w:val="-2"/>
        </w:rPr>
        <w:t>on</w:t>
      </w:r>
      <w:r>
        <w:rPr>
          <w:spacing w:val="-5"/>
        </w:rPr>
        <w:t xml:space="preserve"> </w:t>
      </w:r>
      <w:r>
        <w:rPr>
          <w:spacing w:val="-2"/>
        </w:rPr>
        <w:t>wealth,</w:t>
      </w:r>
      <w:r>
        <w:rPr>
          <w:spacing w:val="-4"/>
        </w:rPr>
        <w:t xml:space="preserve"> </w:t>
      </w:r>
      <w:r>
        <w:rPr>
          <w:spacing w:val="-2"/>
        </w:rPr>
        <w:t>wealth</w:t>
      </w:r>
      <w:r>
        <w:rPr>
          <w:spacing w:val="-5"/>
        </w:rPr>
        <w:t xml:space="preserve"> </w:t>
      </w:r>
      <w:r>
        <w:rPr>
          <w:spacing w:val="-2"/>
        </w:rPr>
        <w:t>inequalities,</w:t>
      </w:r>
      <w:r>
        <w:rPr>
          <w:spacing w:val="-3"/>
        </w:rPr>
        <w:t xml:space="preserve"> </w:t>
      </w:r>
      <w:r>
        <w:rPr>
          <w:spacing w:val="-2"/>
        </w:rPr>
        <w:t>and</w:t>
      </w:r>
      <w:r>
        <w:rPr>
          <w:spacing w:val="-5"/>
        </w:rPr>
        <w:t xml:space="preserve"> </w:t>
      </w:r>
      <w:r>
        <w:rPr>
          <w:spacing w:val="-2"/>
        </w:rPr>
        <w:t>wealth</w:t>
      </w:r>
      <w:r>
        <w:rPr>
          <w:spacing w:val="-5"/>
        </w:rPr>
        <w:t xml:space="preserve"> </w:t>
      </w:r>
      <w:r>
        <w:rPr>
          <w:spacing w:val="-2"/>
        </w:rPr>
        <w:t>transfers</w:t>
      </w:r>
      <w:r>
        <w:rPr>
          <w:spacing w:val="-5"/>
        </w:rPr>
        <w:t xml:space="preserve"> </w:t>
      </w:r>
      <w:r>
        <w:rPr>
          <w:spacing w:val="-2"/>
        </w:rPr>
        <w:t>and</w:t>
      </w:r>
      <w:r>
        <w:rPr>
          <w:spacing w:val="-5"/>
        </w:rPr>
        <w:t xml:space="preserve"> </w:t>
      </w:r>
      <w:r>
        <w:rPr>
          <w:spacing w:val="-2"/>
        </w:rPr>
        <w:t>related</w:t>
      </w:r>
      <w:r>
        <w:rPr>
          <w:spacing w:val="-5"/>
        </w:rPr>
        <w:t xml:space="preserve"> </w:t>
      </w:r>
      <w:r>
        <w:rPr>
          <w:spacing w:val="-2"/>
        </w:rPr>
        <w:t>tax</w:t>
      </w:r>
      <w:r>
        <w:rPr>
          <w:spacing w:val="-5"/>
        </w:rPr>
        <w:t xml:space="preserve"> </w:t>
      </w:r>
      <w:r>
        <w:rPr>
          <w:spacing w:val="-2"/>
        </w:rPr>
        <w:t>policies</w:t>
      </w:r>
      <w:r>
        <w:rPr>
          <w:spacing w:val="-5"/>
        </w:rPr>
        <w:t xml:space="preserve"> </w:t>
      </w:r>
      <w:r>
        <w:rPr>
          <w:spacing w:val="-2"/>
        </w:rPr>
        <w:t>across</w:t>
      </w:r>
      <w:r>
        <w:rPr>
          <w:spacing w:val="-5"/>
        </w:rPr>
        <w:t xml:space="preserve"> </w:t>
      </w:r>
      <w:r>
        <w:rPr>
          <w:spacing w:val="-2"/>
        </w:rPr>
        <w:t xml:space="preserve">countries </w:t>
      </w:r>
      <w:r>
        <w:t>and over time.</w:t>
      </w:r>
    </w:p>
    <w:p w14:paraId="0B1F1856" w14:textId="77777777" w:rsidR="00620CF6" w:rsidRDefault="00000000">
      <w:pPr>
        <w:pStyle w:val="BodyText"/>
        <w:spacing w:before="116" w:line="355" w:lineRule="auto"/>
        <w:ind w:left="117" w:right="315"/>
        <w:jc w:val="both"/>
      </w:pPr>
      <w:r>
        <w:t>The</w:t>
      </w:r>
      <w:r>
        <w:rPr>
          <w:spacing w:val="-11"/>
        </w:rPr>
        <w:t xml:space="preserve"> </w:t>
      </w:r>
      <w:r>
        <w:t>GC</w:t>
      </w:r>
      <w:r>
        <w:rPr>
          <w:spacing w:val="-11"/>
        </w:rPr>
        <w:t xml:space="preserve"> </w:t>
      </w:r>
      <w:r>
        <w:t>Wealth</w:t>
      </w:r>
      <w:r>
        <w:rPr>
          <w:spacing w:val="-11"/>
        </w:rPr>
        <w:t xml:space="preserve"> </w:t>
      </w:r>
      <w:r>
        <w:t>Project</w:t>
      </w:r>
      <w:r>
        <w:rPr>
          <w:spacing w:val="-11"/>
        </w:rPr>
        <w:t xml:space="preserve"> </w:t>
      </w:r>
      <w:r>
        <w:t>website</w:t>
      </w:r>
      <w:r>
        <w:rPr>
          <w:spacing w:val="-11"/>
        </w:rPr>
        <w:t xml:space="preserve"> </w:t>
      </w:r>
      <w:r>
        <w:t>—</w:t>
      </w:r>
      <w:r>
        <w:rPr>
          <w:spacing w:val="-11"/>
        </w:rPr>
        <w:t xml:space="preserve"> </w:t>
      </w:r>
      <w:r>
        <w:t>first</w:t>
      </w:r>
      <w:r>
        <w:rPr>
          <w:spacing w:val="-11"/>
        </w:rPr>
        <w:t xml:space="preserve"> </w:t>
      </w:r>
      <w:r>
        <w:t>launched</w:t>
      </w:r>
      <w:r>
        <w:rPr>
          <w:spacing w:val="-11"/>
        </w:rPr>
        <w:t xml:space="preserve"> </w:t>
      </w:r>
      <w:r>
        <w:t>in</w:t>
      </w:r>
      <w:r>
        <w:rPr>
          <w:spacing w:val="-11"/>
        </w:rPr>
        <w:t xml:space="preserve"> </w:t>
      </w:r>
      <w:r>
        <w:t>June</w:t>
      </w:r>
      <w:r>
        <w:rPr>
          <w:spacing w:val="-11"/>
        </w:rPr>
        <w:t xml:space="preserve"> </w:t>
      </w:r>
      <w:r>
        <w:t>2023</w:t>
      </w:r>
      <w:r>
        <w:rPr>
          <w:spacing w:val="-11"/>
        </w:rPr>
        <w:t xml:space="preserve"> </w:t>
      </w:r>
      <w:r>
        <w:t>—</w:t>
      </w:r>
      <w:r>
        <w:rPr>
          <w:spacing w:val="-11"/>
        </w:rPr>
        <w:t xml:space="preserve"> </w:t>
      </w:r>
      <w:r>
        <w:t>is</w:t>
      </w:r>
      <w:r>
        <w:rPr>
          <w:spacing w:val="-11"/>
        </w:rPr>
        <w:t xml:space="preserve"> </w:t>
      </w:r>
      <w:r>
        <w:t>organized</w:t>
      </w:r>
      <w:r>
        <w:rPr>
          <w:spacing w:val="-11"/>
        </w:rPr>
        <w:t xml:space="preserve"> </w:t>
      </w:r>
      <w:r>
        <w:t>around</w:t>
      </w:r>
      <w:r>
        <w:rPr>
          <w:spacing w:val="-11"/>
        </w:rPr>
        <w:t xml:space="preserve"> </w:t>
      </w:r>
      <w:r>
        <w:t>two</w:t>
      </w:r>
      <w:r>
        <w:rPr>
          <w:spacing w:val="-11"/>
        </w:rPr>
        <w:t xml:space="preserve"> </w:t>
      </w:r>
      <w:r>
        <w:t>main</w:t>
      </w:r>
      <w:r>
        <w:rPr>
          <w:spacing w:val="-11"/>
        </w:rPr>
        <w:t xml:space="preserve"> </w:t>
      </w:r>
      <w:r>
        <w:t xml:space="preserve">components: </w:t>
      </w:r>
      <w:r>
        <w:rPr>
          <w:spacing w:val="-4"/>
        </w:rPr>
        <w:t>a</w:t>
      </w:r>
      <w:r>
        <w:rPr>
          <w:spacing w:val="-5"/>
        </w:rPr>
        <w:t xml:space="preserve"> </w:t>
      </w:r>
      <w:r>
        <w:rPr>
          <w:spacing w:val="-4"/>
        </w:rPr>
        <w:t>data</w:t>
      </w:r>
      <w:r>
        <w:rPr>
          <w:spacing w:val="-5"/>
        </w:rPr>
        <w:t xml:space="preserve"> </w:t>
      </w:r>
      <w:r>
        <w:rPr>
          <w:spacing w:val="-4"/>
        </w:rPr>
        <w:t>warehouse</w:t>
      </w:r>
      <w:r>
        <w:rPr>
          <w:spacing w:val="-5"/>
        </w:rPr>
        <w:t xml:space="preserve"> </w:t>
      </w:r>
      <w:r>
        <w:rPr>
          <w:spacing w:val="-4"/>
        </w:rPr>
        <w:t>of</w:t>
      </w:r>
      <w:r>
        <w:rPr>
          <w:spacing w:val="-5"/>
        </w:rPr>
        <w:t xml:space="preserve"> </w:t>
      </w:r>
      <w:r>
        <w:rPr>
          <w:spacing w:val="-4"/>
        </w:rPr>
        <w:t>gathered</w:t>
      </w:r>
      <w:r>
        <w:rPr>
          <w:spacing w:val="-5"/>
        </w:rPr>
        <w:t xml:space="preserve"> </w:t>
      </w:r>
      <w:r>
        <w:rPr>
          <w:spacing w:val="-4"/>
        </w:rPr>
        <w:t>and</w:t>
      </w:r>
      <w:r>
        <w:rPr>
          <w:spacing w:val="-5"/>
        </w:rPr>
        <w:t xml:space="preserve"> </w:t>
      </w:r>
      <w:r>
        <w:rPr>
          <w:spacing w:val="-4"/>
        </w:rPr>
        <w:t>novel</w:t>
      </w:r>
      <w:r>
        <w:rPr>
          <w:spacing w:val="-5"/>
        </w:rPr>
        <w:t xml:space="preserve"> </w:t>
      </w:r>
      <w:r>
        <w:rPr>
          <w:spacing w:val="-4"/>
        </w:rPr>
        <w:t>data</w:t>
      </w:r>
      <w:r>
        <w:rPr>
          <w:spacing w:val="-5"/>
        </w:rPr>
        <w:t xml:space="preserve"> </w:t>
      </w:r>
      <w:r>
        <w:rPr>
          <w:spacing w:val="-4"/>
        </w:rPr>
        <w:t>that</w:t>
      </w:r>
      <w:r>
        <w:rPr>
          <w:spacing w:val="-5"/>
        </w:rPr>
        <w:t xml:space="preserve"> </w:t>
      </w:r>
      <w:r>
        <w:rPr>
          <w:spacing w:val="-4"/>
        </w:rPr>
        <w:t>can</w:t>
      </w:r>
      <w:r>
        <w:rPr>
          <w:spacing w:val="-5"/>
        </w:rPr>
        <w:t xml:space="preserve"> </w:t>
      </w:r>
      <w:r>
        <w:rPr>
          <w:spacing w:val="-4"/>
        </w:rPr>
        <w:t>be</w:t>
      </w:r>
      <w:r>
        <w:rPr>
          <w:spacing w:val="-5"/>
        </w:rPr>
        <w:t xml:space="preserve"> </w:t>
      </w:r>
      <w:r>
        <w:rPr>
          <w:spacing w:val="-4"/>
        </w:rPr>
        <w:t>visualized</w:t>
      </w:r>
      <w:r>
        <w:rPr>
          <w:spacing w:val="-5"/>
        </w:rPr>
        <w:t xml:space="preserve"> </w:t>
      </w:r>
      <w:r>
        <w:rPr>
          <w:spacing w:val="-4"/>
        </w:rPr>
        <w:t>in</w:t>
      </w:r>
      <w:r>
        <w:rPr>
          <w:spacing w:val="-5"/>
        </w:rPr>
        <w:t xml:space="preserve"> </w:t>
      </w:r>
      <w:r>
        <w:rPr>
          <w:spacing w:val="-4"/>
        </w:rPr>
        <w:t>a</w:t>
      </w:r>
      <w:r>
        <w:rPr>
          <w:spacing w:val="-5"/>
        </w:rPr>
        <w:t xml:space="preserve"> </w:t>
      </w:r>
      <w:r>
        <w:rPr>
          <w:spacing w:val="-4"/>
        </w:rPr>
        <w:t>variety</w:t>
      </w:r>
      <w:r>
        <w:rPr>
          <w:spacing w:val="-5"/>
        </w:rPr>
        <w:t xml:space="preserve"> </w:t>
      </w:r>
      <w:r>
        <w:rPr>
          <w:spacing w:val="-4"/>
        </w:rPr>
        <w:t>of</w:t>
      </w:r>
      <w:r>
        <w:rPr>
          <w:spacing w:val="-5"/>
        </w:rPr>
        <w:t xml:space="preserve"> </w:t>
      </w:r>
      <w:r>
        <w:rPr>
          <w:spacing w:val="-4"/>
        </w:rPr>
        <w:t>ways</w:t>
      </w:r>
      <w:r>
        <w:rPr>
          <w:spacing w:val="-5"/>
        </w:rPr>
        <w:t xml:space="preserve"> </w:t>
      </w:r>
      <w:r>
        <w:rPr>
          <w:spacing w:val="-4"/>
        </w:rPr>
        <w:t>through</w:t>
      </w:r>
      <w:r>
        <w:rPr>
          <w:spacing w:val="-5"/>
        </w:rPr>
        <w:t xml:space="preserve"> </w:t>
      </w:r>
      <w:r>
        <w:rPr>
          <w:spacing w:val="-4"/>
        </w:rPr>
        <w:t>the</w:t>
      </w:r>
      <w:r>
        <w:rPr>
          <w:spacing w:val="-5"/>
        </w:rPr>
        <w:t xml:space="preserve"> </w:t>
      </w:r>
      <w:hyperlink r:id="rId8">
        <w:r>
          <w:rPr>
            <w:color w:val="0000FF"/>
            <w:spacing w:val="-4"/>
          </w:rPr>
          <w:t>interactive</w:t>
        </w:r>
      </w:hyperlink>
      <w:r>
        <w:rPr>
          <w:color w:val="0000FF"/>
          <w:spacing w:val="-4"/>
        </w:rPr>
        <w:t xml:space="preserve"> </w:t>
      </w:r>
      <w:hyperlink r:id="rId9">
        <w:r>
          <w:rPr>
            <w:color w:val="0000FF"/>
            <w:spacing w:val="-2"/>
          </w:rPr>
          <w:t>dashboard</w:t>
        </w:r>
      </w:hyperlink>
      <w:r>
        <w:rPr>
          <w:spacing w:val="-2"/>
        </w:rPr>
        <w:t>,</w:t>
      </w:r>
      <w:r>
        <w:rPr>
          <w:spacing w:val="-6"/>
        </w:rPr>
        <w:t xml:space="preserve"> </w:t>
      </w:r>
      <w:r>
        <w:rPr>
          <w:spacing w:val="-2"/>
        </w:rPr>
        <w:t>and</w:t>
      </w:r>
      <w:r>
        <w:rPr>
          <w:spacing w:val="-9"/>
        </w:rPr>
        <w:t xml:space="preserve"> </w:t>
      </w:r>
      <w:r>
        <w:rPr>
          <w:spacing w:val="-2"/>
        </w:rPr>
        <w:t>a</w:t>
      </w:r>
      <w:r>
        <w:rPr>
          <w:spacing w:val="-9"/>
        </w:rPr>
        <w:t xml:space="preserve"> </w:t>
      </w:r>
      <w:hyperlink r:id="rId10">
        <w:r>
          <w:rPr>
            <w:color w:val="0000FF"/>
            <w:spacing w:val="-2"/>
          </w:rPr>
          <w:t>Digital</w:t>
        </w:r>
        <w:r>
          <w:rPr>
            <w:color w:val="0000FF"/>
            <w:spacing w:val="-9"/>
          </w:rPr>
          <w:t xml:space="preserve"> </w:t>
        </w:r>
        <w:r>
          <w:rPr>
            <w:color w:val="0000FF"/>
            <w:spacing w:val="-2"/>
          </w:rPr>
          <w:t>Library</w:t>
        </w:r>
        <w:r>
          <w:rPr>
            <w:color w:val="0000FF"/>
            <w:spacing w:val="-9"/>
          </w:rPr>
          <w:t xml:space="preserve"> </w:t>
        </w:r>
        <w:r>
          <w:rPr>
            <w:color w:val="0000FF"/>
            <w:spacing w:val="-2"/>
          </w:rPr>
          <w:t>of</w:t>
        </w:r>
        <w:r>
          <w:rPr>
            <w:color w:val="0000FF"/>
            <w:spacing w:val="-9"/>
          </w:rPr>
          <w:t xml:space="preserve"> </w:t>
        </w:r>
        <w:r>
          <w:rPr>
            <w:color w:val="0000FF"/>
            <w:spacing w:val="-2"/>
          </w:rPr>
          <w:t>Research</w:t>
        </w:r>
        <w:r>
          <w:rPr>
            <w:color w:val="0000FF"/>
            <w:spacing w:val="-9"/>
          </w:rPr>
          <w:t xml:space="preserve"> </w:t>
        </w:r>
        <w:r>
          <w:rPr>
            <w:color w:val="0000FF"/>
            <w:spacing w:val="-2"/>
          </w:rPr>
          <w:t>on</w:t>
        </w:r>
        <w:r>
          <w:rPr>
            <w:color w:val="0000FF"/>
            <w:spacing w:val="-9"/>
          </w:rPr>
          <w:t xml:space="preserve"> </w:t>
        </w:r>
        <w:r>
          <w:rPr>
            <w:color w:val="0000FF"/>
            <w:spacing w:val="-2"/>
          </w:rPr>
          <w:t>Wealth</w:t>
        </w:r>
        <w:r>
          <w:rPr>
            <w:color w:val="0000FF"/>
            <w:spacing w:val="-9"/>
          </w:rPr>
          <w:t xml:space="preserve"> </w:t>
        </w:r>
        <w:r>
          <w:rPr>
            <w:color w:val="0000FF"/>
            <w:spacing w:val="-2"/>
          </w:rPr>
          <w:t>Inequality</w:t>
        </w:r>
      </w:hyperlink>
      <w:r>
        <w:rPr>
          <w:spacing w:val="-2"/>
        </w:rPr>
        <w:t>.</w:t>
      </w:r>
      <w:r>
        <w:rPr>
          <w:spacing w:val="16"/>
        </w:rPr>
        <w:t xml:space="preserve"> </w:t>
      </w:r>
      <w:r>
        <w:rPr>
          <w:spacing w:val="-2"/>
        </w:rPr>
        <w:t>Both</w:t>
      </w:r>
      <w:r>
        <w:rPr>
          <w:spacing w:val="-9"/>
        </w:rPr>
        <w:t xml:space="preserve"> </w:t>
      </w:r>
      <w:r>
        <w:rPr>
          <w:spacing w:val="-2"/>
        </w:rPr>
        <w:t>are</w:t>
      </w:r>
      <w:r>
        <w:rPr>
          <w:spacing w:val="-9"/>
        </w:rPr>
        <w:t xml:space="preserve"> </w:t>
      </w:r>
      <w:r>
        <w:rPr>
          <w:spacing w:val="-2"/>
        </w:rPr>
        <w:t>designed</w:t>
      </w:r>
      <w:r>
        <w:rPr>
          <w:spacing w:val="-9"/>
        </w:rPr>
        <w:t xml:space="preserve"> </w:t>
      </w:r>
      <w:r>
        <w:rPr>
          <w:spacing w:val="-2"/>
        </w:rPr>
        <w:t>to</w:t>
      </w:r>
      <w:r>
        <w:rPr>
          <w:spacing w:val="-9"/>
        </w:rPr>
        <w:t xml:space="preserve"> </w:t>
      </w:r>
      <w:r>
        <w:rPr>
          <w:spacing w:val="-2"/>
        </w:rPr>
        <w:t>provide</w:t>
      </w:r>
      <w:r>
        <w:rPr>
          <w:spacing w:val="-9"/>
        </w:rPr>
        <w:t xml:space="preserve"> </w:t>
      </w:r>
      <w:r>
        <w:rPr>
          <w:spacing w:val="-2"/>
        </w:rPr>
        <w:t xml:space="preserve">researchers, </w:t>
      </w:r>
      <w:r>
        <w:t>policymakers,</w:t>
      </w:r>
      <w:r>
        <w:rPr>
          <w:spacing w:val="-1"/>
        </w:rPr>
        <w:t xml:space="preserve"> </w:t>
      </w:r>
      <w:r>
        <w:t>journalists, and</w:t>
      </w:r>
      <w:r>
        <w:rPr>
          <w:spacing w:val="-2"/>
        </w:rPr>
        <w:t xml:space="preserve"> </w:t>
      </w:r>
      <w:r>
        <w:t>others</w:t>
      </w:r>
      <w:r>
        <w:rPr>
          <w:spacing w:val="-2"/>
        </w:rPr>
        <w:t xml:space="preserve"> </w:t>
      </w:r>
      <w:r>
        <w:t>interested</w:t>
      </w:r>
      <w:r>
        <w:rPr>
          <w:spacing w:val="-2"/>
        </w:rPr>
        <w:t xml:space="preserve"> </w:t>
      </w:r>
      <w:r>
        <w:t>in</w:t>
      </w:r>
      <w:r>
        <w:rPr>
          <w:spacing w:val="-2"/>
        </w:rPr>
        <w:t xml:space="preserve"> </w:t>
      </w:r>
      <w:r>
        <w:t>wealth</w:t>
      </w:r>
      <w:r>
        <w:rPr>
          <w:spacing w:val="-2"/>
        </w:rPr>
        <w:t xml:space="preserve"> </w:t>
      </w:r>
      <w:r>
        <w:t>and</w:t>
      </w:r>
      <w:r>
        <w:rPr>
          <w:spacing w:val="-2"/>
        </w:rPr>
        <w:t xml:space="preserve"> </w:t>
      </w:r>
      <w:r>
        <w:t>wealth</w:t>
      </w:r>
      <w:r>
        <w:rPr>
          <w:spacing w:val="-2"/>
        </w:rPr>
        <w:t xml:space="preserve"> </w:t>
      </w:r>
      <w:r>
        <w:t>taxation</w:t>
      </w:r>
      <w:r>
        <w:rPr>
          <w:spacing w:val="-2"/>
        </w:rPr>
        <w:t xml:space="preserve"> </w:t>
      </w:r>
      <w:r>
        <w:t>with</w:t>
      </w:r>
      <w:r>
        <w:rPr>
          <w:spacing w:val="-2"/>
        </w:rPr>
        <w:t xml:space="preserve"> </w:t>
      </w:r>
      <w:r>
        <w:t>open, unlimited</w:t>
      </w:r>
      <w:r>
        <w:rPr>
          <w:spacing w:val="-2"/>
        </w:rPr>
        <w:t xml:space="preserve"> </w:t>
      </w:r>
      <w:r>
        <w:t>access to an array of high-quality information and resources.</w:t>
      </w:r>
    </w:p>
    <w:p w14:paraId="42F55BAE" w14:textId="77777777" w:rsidR="00620CF6" w:rsidRDefault="00000000">
      <w:pPr>
        <w:pStyle w:val="BodyText"/>
        <w:spacing w:before="116" w:line="355" w:lineRule="auto"/>
        <w:ind w:left="117" w:right="315"/>
        <w:jc w:val="both"/>
      </w:pPr>
      <w:r>
        <w:t>All of the data, including the tailored visualizations that users can create using the interactive dashboard, can be exported.</w:t>
      </w:r>
    </w:p>
    <w:p w14:paraId="59CB0424" w14:textId="77777777" w:rsidR="00620CF6" w:rsidRDefault="00620CF6">
      <w:pPr>
        <w:pStyle w:val="BodyText"/>
        <w:spacing w:before="8"/>
        <w:rPr>
          <w:sz w:val="39"/>
        </w:rPr>
      </w:pPr>
    </w:p>
    <w:p w14:paraId="5C6AC26D" w14:textId="77777777" w:rsidR="00620CF6" w:rsidRDefault="00000000">
      <w:pPr>
        <w:pStyle w:val="Heading2"/>
        <w:numPr>
          <w:ilvl w:val="1"/>
          <w:numId w:val="18"/>
        </w:numPr>
        <w:tabs>
          <w:tab w:val="left" w:pos="817"/>
        </w:tabs>
      </w:pPr>
      <w:bookmarkStart w:id="2" w:name="The_Data_Warehouse"/>
      <w:bookmarkStart w:id="3" w:name="_bookmark1"/>
      <w:bookmarkEnd w:id="2"/>
      <w:bookmarkEnd w:id="3"/>
      <w:r>
        <w:rPr>
          <w:w w:val="110"/>
        </w:rPr>
        <w:t>The</w:t>
      </w:r>
      <w:r>
        <w:rPr>
          <w:spacing w:val="39"/>
          <w:w w:val="110"/>
        </w:rPr>
        <w:t xml:space="preserve"> </w:t>
      </w:r>
      <w:r>
        <w:rPr>
          <w:w w:val="110"/>
        </w:rPr>
        <w:t>Data</w:t>
      </w:r>
      <w:r>
        <w:rPr>
          <w:spacing w:val="39"/>
          <w:w w:val="110"/>
        </w:rPr>
        <w:t xml:space="preserve"> </w:t>
      </w:r>
      <w:r>
        <w:rPr>
          <w:spacing w:val="-2"/>
          <w:w w:val="110"/>
        </w:rPr>
        <w:t>Warehouse</w:t>
      </w:r>
    </w:p>
    <w:p w14:paraId="06B1B847" w14:textId="77777777" w:rsidR="00620CF6" w:rsidRDefault="00620CF6">
      <w:pPr>
        <w:pStyle w:val="BodyText"/>
        <w:spacing w:before="4"/>
        <w:rPr>
          <w:b/>
          <w:sz w:val="31"/>
        </w:rPr>
      </w:pPr>
    </w:p>
    <w:p w14:paraId="6AF725C0" w14:textId="77777777" w:rsidR="00620CF6" w:rsidRDefault="00000000">
      <w:pPr>
        <w:pStyle w:val="BodyText"/>
        <w:ind w:left="117"/>
        <w:jc w:val="both"/>
      </w:pPr>
      <w:r>
        <w:rPr>
          <w:spacing w:val="-2"/>
        </w:rPr>
        <w:t>The</w:t>
      </w:r>
      <w:r>
        <w:rPr>
          <w:spacing w:val="1"/>
        </w:rPr>
        <w:t xml:space="preserve"> </w:t>
      </w:r>
      <w:r>
        <w:rPr>
          <w:spacing w:val="-2"/>
        </w:rPr>
        <w:t>data</w:t>
      </w:r>
      <w:r>
        <w:rPr>
          <w:spacing w:val="2"/>
        </w:rPr>
        <w:t xml:space="preserve"> </w:t>
      </w:r>
      <w:r>
        <w:rPr>
          <w:spacing w:val="-2"/>
        </w:rPr>
        <w:t>warehouse</w:t>
      </w:r>
      <w:r>
        <w:rPr>
          <w:spacing w:val="2"/>
        </w:rPr>
        <w:t xml:space="preserve"> </w:t>
      </w:r>
      <w:r>
        <w:rPr>
          <w:spacing w:val="-2"/>
        </w:rPr>
        <w:t>includes</w:t>
      </w:r>
      <w:r>
        <w:rPr>
          <w:spacing w:val="1"/>
        </w:rPr>
        <w:t xml:space="preserve"> </w:t>
      </w:r>
      <w:r>
        <w:rPr>
          <w:spacing w:val="-2"/>
        </w:rPr>
        <w:t>four</w:t>
      </w:r>
      <w:r>
        <w:rPr>
          <w:spacing w:val="2"/>
        </w:rPr>
        <w:t xml:space="preserve"> </w:t>
      </w:r>
      <w:r>
        <w:rPr>
          <w:spacing w:val="-2"/>
        </w:rPr>
        <w:t>databases,</w:t>
      </w:r>
      <w:r>
        <w:rPr>
          <w:spacing w:val="2"/>
        </w:rPr>
        <w:t xml:space="preserve"> </w:t>
      </w:r>
      <w:r>
        <w:rPr>
          <w:spacing w:val="-2"/>
        </w:rPr>
        <w:t>which</w:t>
      </w:r>
      <w:r>
        <w:rPr>
          <w:spacing w:val="2"/>
        </w:rPr>
        <w:t xml:space="preserve"> </w:t>
      </w:r>
      <w:r>
        <w:rPr>
          <w:spacing w:val="-2"/>
        </w:rPr>
        <w:t>correspond</w:t>
      </w:r>
      <w:r>
        <w:rPr>
          <w:spacing w:val="1"/>
        </w:rPr>
        <w:t xml:space="preserve"> </w:t>
      </w:r>
      <w:r>
        <w:rPr>
          <w:spacing w:val="-2"/>
        </w:rPr>
        <w:t>to</w:t>
      </w:r>
      <w:r>
        <w:rPr>
          <w:spacing w:val="2"/>
        </w:rPr>
        <w:t xml:space="preserve"> </w:t>
      </w:r>
      <w:r>
        <w:rPr>
          <w:spacing w:val="-2"/>
        </w:rPr>
        <w:t>the</w:t>
      </w:r>
      <w:r>
        <w:rPr>
          <w:spacing w:val="2"/>
        </w:rPr>
        <w:t xml:space="preserve"> </w:t>
      </w:r>
      <w:r>
        <w:rPr>
          <w:spacing w:val="-2"/>
        </w:rPr>
        <w:t>four</w:t>
      </w:r>
      <w:r>
        <w:rPr>
          <w:spacing w:val="1"/>
        </w:rPr>
        <w:t xml:space="preserve"> </w:t>
      </w:r>
      <w:r>
        <w:rPr>
          <w:spacing w:val="-2"/>
        </w:rPr>
        <w:t>sections</w:t>
      </w:r>
      <w:r>
        <w:rPr>
          <w:spacing w:val="2"/>
        </w:rPr>
        <w:t xml:space="preserve"> </w:t>
      </w:r>
      <w:r>
        <w:rPr>
          <w:spacing w:val="-2"/>
        </w:rPr>
        <w:t>of</w:t>
      </w:r>
      <w:r>
        <w:rPr>
          <w:spacing w:val="2"/>
        </w:rPr>
        <w:t xml:space="preserve"> </w:t>
      </w:r>
      <w:r>
        <w:rPr>
          <w:spacing w:val="-2"/>
        </w:rPr>
        <w:t>the</w:t>
      </w:r>
      <w:r>
        <w:rPr>
          <w:spacing w:val="2"/>
        </w:rPr>
        <w:t xml:space="preserve"> </w:t>
      </w:r>
      <w:r>
        <w:rPr>
          <w:spacing w:val="-2"/>
        </w:rPr>
        <w:t>dashboard:</w:t>
      </w:r>
    </w:p>
    <w:p w14:paraId="26702C2A" w14:textId="77777777" w:rsidR="00620CF6" w:rsidRDefault="00620CF6">
      <w:pPr>
        <w:pStyle w:val="BodyText"/>
        <w:spacing w:before="2"/>
        <w:rPr>
          <w:sz w:val="33"/>
        </w:rPr>
      </w:pPr>
    </w:p>
    <w:p w14:paraId="385B1303" w14:textId="77777777" w:rsidR="00620CF6" w:rsidRDefault="00000000">
      <w:pPr>
        <w:pStyle w:val="ListParagraph"/>
        <w:numPr>
          <w:ilvl w:val="2"/>
          <w:numId w:val="18"/>
        </w:numPr>
        <w:tabs>
          <w:tab w:val="left" w:pos="614"/>
        </w:tabs>
        <w:ind w:left="614" w:right="0" w:hanging="254"/>
        <w:rPr>
          <w:sz w:val="20"/>
        </w:rPr>
      </w:pPr>
      <w:hyperlink r:id="rId11">
        <w:r>
          <w:rPr>
            <w:color w:val="0000FF"/>
            <w:sz w:val="20"/>
          </w:rPr>
          <w:t>Wealth</w:t>
        </w:r>
        <w:r>
          <w:rPr>
            <w:color w:val="0000FF"/>
            <w:spacing w:val="-2"/>
            <w:sz w:val="20"/>
          </w:rPr>
          <w:t xml:space="preserve"> Topography</w:t>
        </w:r>
      </w:hyperlink>
    </w:p>
    <w:p w14:paraId="18F52612" w14:textId="77777777" w:rsidR="00620CF6" w:rsidRDefault="00000000">
      <w:pPr>
        <w:pStyle w:val="ListParagraph"/>
        <w:numPr>
          <w:ilvl w:val="2"/>
          <w:numId w:val="18"/>
        </w:numPr>
        <w:tabs>
          <w:tab w:val="left" w:pos="614"/>
        </w:tabs>
        <w:spacing w:before="129"/>
        <w:ind w:left="614" w:right="0" w:hanging="254"/>
        <w:rPr>
          <w:sz w:val="20"/>
        </w:rPr>
      </w:pPr>
      <w:hyperlink r:id="rId12">
        <w:r>
          <w:rPr>
            <w:color w:val="0000FF"/>
            <w:spacing w:val="-2"/>
            <w:sz w:val="20"/>
          </w:rPr>
          <w:t>Wealth</w:t>
        </w:r>
        <w:r>
          <w:rPr>
            <w:color w:val="0000FF"/>
            <w:spacing w:val="5"/>
            <w:sz w:val="20"/>
          </w:rPr>
          <w:t xml:space="preserve"> </w:t>
        </w:r>
        <w:r>
          <w:rPr>
            <w:color w:val="0000FF"/>
            <w:spacing w:val="-2"/>
            <w:sz w:val="20"/>
          </w:rPr>
          <w:t>Inequality</w:t>
        </w:r>
        <w:r>
          <w:rPr>
            <w:color w:val="0000FF"/>
            <w:spacing w:val="5"/>
            <w:sz w:val="20"/>
          </w:rPr>
          <w:t xml:space="preserve"> </w:t>
        </w:r>
        <w:r>
          <w:rPr>
            <w:color w:val="0000FF"/>
            <w:spacing w:val="-2"/>
            <w:sz w:val="20"/>
          </w:rPr>
          <w:t>Trends</w:t>
        </w:r>
      </w:hyperlink>
    </w:p>
    <w:p w14:paraId="0FC23B10" w14:textId="77777777" w:rsidR="00620CF6" w:rsidRDefault="00000000">
      <w:pPr>
        <w:pStyle w:val="ListParagraph"/>
        <w:numPr>
          <w:ilvl w:val="2"/>
          <w:numId w:val="18"/>
        </w:numPr>
        <w:tabs>
          <w:tab w:val="left" w:pos="614"/>
        </w:tabs>
        <w:spacing w:before="129"/>
        <w:ind w:left="614" w:right="0" w:hanging="254"/>
        <w:rPr>
          <w:sz w:val="20"/>
        </w:rPr>
      </w:pPr>
      <w:hyperlink r:id="rId13">
        <w:r>
          <w:rPr>
            <w:color w:val="0000FF"/>
            <w:sz w:val="20"/>
          </w:rPr>
          <w:t>Estate,</w:t>
        </w:r>
        <w:r>
          <w:rPr>
            <w:color w:val="0000FF"/>
            <w:spacing w:val="14"/>
            <w:sz w:val="20"/>
          </w:rPr>
          <w:t xml:space="preserve"> </w:t>
        </w:r>
        <w:r>
          <w:rPr>
            <w:color w:val="0000FF"/>
            <w:sz w:val="20"/>
          </w:rPr>
          <w:t>Inheritance,</w:t>
        </w:r>
        <w:r>
          <w:rPr>
            <w:color w:val="0000FF"/>
            <w:spacing w:val="15"/>
            <w:sz w:val="20"/>
          </w:rPr>
          <w:t xml:space="preserve"> </w:t>
        </w:r>
        <w:r>
          <w:rPr>
            <w:color w:val="0000FF"/>
            <w:sz w:val="20"/>
          </w:rPr>
          <w:t>and</w:t>
        </w:r>
        <w:r>
          <w:rPr>
            <w:color w:val="0000FF"/>
            <w:spacing w:val="15"/>
            <w:sz w:val="20"/>
          </w:rPr>
          <w:t xml:space="preserve"> </w:t>
        </w:r>
        <w:r>
          <w:rPr>
            <w:color w:val="0000FF"/>
            <w:sz w:val="20"/>
          </w:rPr>
          <w:t>Gift</w:t>
        </w:r>
        <w:r>
          <w:rPr>
            <w:color w:val="0000FF"/>
            <w:spacing w:val="14"/>
            <w:sz w:val="20"/>
          </w:rPr>
          <w:t xml:space="preserve"> </w:t>
        </w:r>
        <w:r>
          <w:rPr>
            <w:color w:val="0000FF"/>
            <w:spacing w:val="-2"/>
            <w:sz w:val="20"/>
          </w:rPr>
          <w:t>Taxes</w:t>
        </w:r>
      </w:hyperlink>
    </w:p>
    <w:p w14:paraId="296082F8" w14:textId="77777777" w:rsidR="00620CF6" w:rsidRDefault="00000000">
      <w:pPr>
        <w:pStyle w:val="ListParagraph"/>
        <w:numPr>
          <w:ilvl w:val="2"/>
          <w:numId w:val="18"/>
        </w:numPr>
        <w:tabs>
          <w:tab w:val="left" w:pos="614"/>
        </w:tabs>
        <w:spacing w:before="128"/>
        <w:ind w:left="614" w:right="0" w:hanging="254"/>
        <w:rPr>
          <w:sz w:val="20"/>
        </w:rPr>
      </w:pPr>
      <w:hyperlink r:id="rId14">
        <w:r>
          <w:rPr>
            <w:color w:val="0000FF"/>
            <w:spacing w:val="-2"/>
            <w:sz w:val="20"/>
          </w:rPr>
          <w:t>Inheritance</w:t>
        </w:r>
        <w:r>
          <w:rPr>
            <w:color w:val="0000FF"/>
            <w:spacing w:val="2"/>
            <w:sz w:val="20"/>
          </w:rPr>
          <w:t xml:space="preserve"> </w:t>
        </w:r>
        <w:r>
          <w:rPr>
            <w:color w:val="0000FF"/>
            <w:spacing w:val="-2"/>
            <w:sz w:val="20"/>
          </w:rPr>
          <w:t>Trends</w:t>
        </w:r>
      </w:hyperlink>
      <w:r>
        <w:rPr>
          <w:spacing w:val="-2"/>
          <w:sz w:val="20"/>
        </w:rPr>
        <w:t>:</w:t>
      </w:r>
      <w:r>
        <w:rPr>
          <w:spacing w:val="21"/>
          <w:sz w:val="20"/>
        </w:rPr>
        <w:t xml:space="preserve"> </w:t>
      </w:r>
      <w:r>
        <w:rPr>
          <w:spacing w:val="-2"/>
          <w:sz w:val="20"/>
        </w:rPr>
        <w:t>coming</w:t>
      </w:r>
      <w:r>
        <w:rPr>
          <w:spacing w:val="2"/>
          <w:sz w:val="20"/>
        </w:rPr>
        <w:t xml:space="preserve"> </w:t>
      </w:r>
      <w:r>
        <w:rPr>
          <w:spacing w:val="-2"/>
          <w:sz w:val="20"/>
        </w:rPr>
        <w:t>soon.</w:t>
      </w:r>
    </w:p>
    <w:p w14:paraId="768D39BC" w14:textId="77777777" w:rsidR="00620CF6" w:rsidRDefault="00620CF6">
      <w:pPr>
        <w:rPr>
          <w:sz w:val="20"/>
        </w:rPr>
        <w:sectPr w:rsidR="00620CF6" w:rsidSect="00D60468">
          <w:pgSz w:w="12240" w:h="15840"/>
          <w:pgMar w:top="1820" w:right="1100" w:bottom="280" w:left="1300" w:header="720" w:footer="720" w:gutter="0"/>
          <w:cols w:space="720"/>
        </w:sectPr>
      </w:pPr>
    </w:p>
    <w:p w14:paraId="22ECD2BE" w14:textId="77777777" w:rsidR="00620CF6" w:rsidRDefault="00000000">
      <w:pPr>
        <w:pStyle w:val="BodyText"/>
        <w:spacing w:before="86" w:line="355" w:lineRule="auto"/>
        <w:ind w:left="117" w:right="315"/>
        <w:jc w:val="both"/>
      </w:pPr>
      <w:r>
        <w:lastRenderedPageBreak/>
        <w:t>To create and populate the sections of our data warehouse, we drew on a large array of data sources.</w:t>
      </w:r>
      <w:r>
        <w:rPr>
          <w:spacing w:val="29"/>
        </w:rPr>
        <w:t xml:space="preserve"> </w:t>
      </w:r>
      <w:r>
        <w:t>The sections</w:t>
      </w:r>
      <w:r>
        <w:rPr>
          <w:spacing w:val="-6"/>
        </w:rPr>
        <w:t xml:space="preserve"> </w:t>
      </w:r>
      <w:r>
        <w:t>were</w:t>
      </w:r>
      <w:r>
        <w:rPr>
          <w:spacing w:val="-6"/>
        </w:rPr>
        <w:t xml:space="preserve"> </w:t>
      </w:r>
      <w:r>
        <w:t>filled</w:t>
      </w:r>
      <w:r>
        <w:rPr>
          <w:spacing w:val="-6"/>
        </w:rPr>
        <w:t xml:space="preserve"> </w:t>
      </w:r>
      <w:r>
        <w:t>by</w:t>
      </w:r>
      <w:r>
        <w:rPr>
          <w:spacing w:val="-6"/>
        </w:rPr>
        <w:t xml:space="preserve"> </w:t>
      </w:r>
      <w:r>
        <w:t>assembling</w:t>
      </w:r>
      <w:r>
        <w:rPr>
          <w:spacing w:val="-6"/>
        </w:rPr>
        <w:t xml:space="preserve"> </w:t>
      </w:r>
      <w:r>
        <w:t>secondary</w:t>
      </w:r>
      <w:r>
        <w:rPr>
          <w:spacing w:val="-6"/>
        </w:rPr>
        <w:t xml:space="preserve"> </w:t>
      </w:r>
      <w:r>
        <w:t>sources,</w:t>
      </w:r>
      <w:r>
        <w:rPr>
          <w:spacing w:val="-5"/>
        </w:rPr>
        <w:t xml:space="preserve"> </w:t>
      </w:r>
      <w:r>
        <w:t>extracting</w:t>
      </w:r>
      <w:r>
        <w:rPr>
          <w:spacing w:val="-6"/>
        </w:rPr>
        <w:t xml:space="preserve"> </w:t>
      </w:r>
      <w:r>
        <w:t>policy</w:t>
      </w:r>
      <w:r>
        <w:rPr>
          <w:spacing w:val="-6"/>
        </w:rPr>
        <w:t xml:space="preserve"> </w:t>
      </w:r>
      <w:r>
        <w:t>data,</w:t>
      </w:r>
      <w:r>
        <w:rPr>
          <w:spacing w:val="-5"/>
        </w:rPr>
        <w:t xml:space="preserve"> </w:t>
      </w:r>
      <w:r>
        <w:t>and/or</w:t>
      </w:r>
      <w:r>
        <w:rPr>
          <w:spacing w:val="-6"/>
        </w:rPr>
        <w:t xml:space="preserve"> </w:t>
      </w:r>
      <w:r>
        <w:t>querying</w:t>
      </w:r>
      <w:r>
        <w:rPr>
          <w:spacing w:val="-6"/>
        </w:rPr>
        <w:t xml:space="preserve"> </w:t>
      </w:r>
      <w:r>
        <w:t>and</w:t>
      </w:r>
      <w:r>
        <w:rPr>
          <w:spacing w:val="-6"/>
        </w:rPr>
        <w:t xml:space="preserve"> </w:t>
      </w:r>
      <w:r>
        <w:t xml:space="preserve">working directly with primary </w:t>
      </w:r>
      <w:proofErr w:type="spellStart"/>
      <w:r>
        <w:t>microdatasets</w:t>
      </w:r>
      <w:proofErr w:type="spellEnd"/>
      <w:r>
        <w:t>.</w:t>
      </w:r>
    </w:p>
    <w:p w14:paraId="725D76CC" w14:textId="77777777" w:rsidR="00620CF6" w:rsidRDefault="00000000">
      <w:pPr>
        <w:pStyle w:val="BodyText"/>
        <w:spacing w:before="118"/>
        <w:ind w:left="117"/>
        <w:jc w:val="both"/>
      </w:pPr>
      <w:r>
        <w:t>The</w:t>
      </w:r>
      <w:r>
        <w:rPr>
          <w:spacing w:val="1"/>
        </w:rPr>
        <w:t xml:space="preserve"> </w:t>
      </w:r>
      <w:r>
        <w:t>sources</w:t>
      </w:r>
      <w:r>
        <w:rPr>
          <w:spacing w:val="1"/>
        </w:rPr>
        <w:t xml:space="preserve"> </w:t>
      </w:r>
      <w:r>
        <w:t>are</w:t>
      </w:r>
      <w:r>
        <w:rPr>
          <w:spacing w:val="1"/>
        </w:rPr>
        <w:t xml:space="preserve"> </w:t>
      </w:r>
      <w:r>
        <w:t>all</w:t>
      </w:r>
      <w:r>
        <w:rPr>
          <w:spacing w:val="2"/>
        </w:rPr>
        <w:t xml:space="preserve"> </w:t>
      </w:r>
      <w:r>
        <w:t>listed</w:t>
      </w:r>
      <w:r>
        <w:rPr>
          <w:spacing w:val="1"/>
        </w:rPr>
        <w:t xml:space="preserve"> </w:t>
      </w:r>
      <w:r>
        <w:t>in</w:t>
      </w:r>
      <w:r>
        <w:rPr>
          <w:spacing w:val="1"/>
        </w:rPr>
        <w:t xml:space="preserve"> </w:t>
      </w:r>
      <w:r>
        <w:t>our</w:t>
      </w:r>
      <w:r>
        <w:rPr>
          <w:spacing w:val="1"/>
        </w:rPr>
        <w:t xml:space="preserve"> </w:t>
      </w:r>
      <w:hyperlink r:id="rId15">
        <w:r>
          <w:rPr>
            <w:color w:val="0000FF"/>
          </w:rPr>
          <w:t>Data</w:t>
        </w:r>
        <w:r>
          <w:rPr>
            <w:color w:val="0000FF"/>
            <w:spacing w:val="2"/>
          </w:rPr>
          <w:t xml:space="preserve"> </w:t>
        </w:r>
        <w:r>
          <w:rPr>
            <w:color w:val="0000FF"/>
          </w:rPr>
          <w:t>Sources</w:t>
        </w:r>
        <w:r>
          <w:rPr>
            <w:color w:val="0000FF"/>
            <w:spacing w:val="1"/>
          </w:rPr>
          <w:t xml:space="preserve"> </w:t>
        </w:r>
        <w:r>
          <w:rPr>
            <w:color w:val="0000FF"/>
            <w:spacing w:val="-2"/>
          </w:rPr>
          <w:t>Library</w:t>
        </w:r>
      </w:hyperlink>
      <w:r>
        <w:rPr>
          <w:spacing w:val="-2"/>
        </w:rPr>
        <w:t>.</w:t>
      </w:r>
    </w:p>
    <w:p w14:paraId="06A35DA9" w14:textId="77777777" w:rsidR="00620CF6" w:rsidRDefault="00000000">
      <w:pPr>
        <w:pStyle w:val="BodyText"/>
        <w:spacing w:before="248" w:line="355" w:lineRule="auto"/>
        <w:ind w:left="117" w:right="315"/>
        <w:jc w:val="both"/>
      </w:pPr>
      <w:r>
        <w:rPr>
          <w:spacing w:val="-2"/>
        </w:rPr>
        <w:t>The</w:t>
      </w:r>
      <w:r>
        <w:rPr>
          <w:spacing w:val="-9"/>
        </w:rPr>
        <w:t xml:space="preserve"> </w:t>
      </w:r>
      <w:r>
        <w:rPr>
          <w:spacing w:val="-2"/>
        </w:rPr>
        <w:t>data</w:t>
      </w:r>
      <w:r>
        <w:rPr>
          <w:spacing w:val="-9"/>
        </w:rPr>
        <w:t xml:space="preserve"> </w:t>
      </w:r>
      <w:r>
        <w:rPr>
          <w:spacing w:val="-2"/>
        </w:rPr>
        <w:t>warehouse</w:t>
      </w:r>
      <w:r>
        <w:rPr>
          <w:spacing w:val="-9"/>
        </w:rPr>
        <w:t xml:space="preserve"> </w:t>
      </w:r>
      <w:r>
        <w:rPr>
          <w:spacing w:val="-2"/>
        </w:rPr>
        <w:t>is</w:t>
      </w:r>
      <w:r>
        <w:rPr>
          <w:spacing w:val="-9"/>
        </w:rPr>
        <w:t xml:space="preserve"> </w:t>
      </w:r>
      <w:r>
        <w:rPr>
          <w:spacing w:val="-2"/>
        </w:rPr>
        <w:t>also</w:t>
      </w:r>
      <w:r>
        <w:rPr>
          <w:spacing w:val="-9"/>
        </w:rPr>
        <w:t xml:space="preserve"> </w:t>
      </w:r>
      <w:r>
        <w:rPr>
          <w:spacing w:val="-2"/>
        </w:rPr>
        <w:t>complemented</w:t>
      </w:r>
      <w:r>
        <w:rPr>
          <w:spacing w:val="-9"/>
        </w:rPr>
        <w:t xml:space="preserve"> </w:t>
      </w:r>
      <w:r>
        <w:rPr>
          <w:spacing w:val="-2"/>
        </w:rPr>
        <w:t>with</w:t>
      </w:r>
      <w:r>
        <w:rPr>
          <w:spacing w:val="-9"/>
        </w:rPr>
        <w:t xml:space="preserve"> </w:t>
      </w:r>
      <w:r>
        <w:rPr>
          <w:spacing w:val="-2"/>
        </w:rPr>
        <w:t>full</w:t>
      </w:r>
      <w:r>
        <w:rPr>
          <w:spacing w:val="-9"/>
        </w:rPr>
        <w:t xml:space="preserve"> </w:t>
      </w:r>
      <w:r>
        <w:rPr>
          <w:spacing w:val="-2"/>
        </w:rPr>
        <w:t>metadata</w:t>
      </w:r>
      <w:r>
        <w:rPr>
          <w:spacing w:val="-9"/>
        </w:rPr>
        <w:t xml:space="preserve"> </w:t>
      </w:r>
      <w:r>
        <w:rPr>
          <w:spacing w:val="-2"/>
        </w:rPr>
        <w:t>descriptive</w:t>
      </w:r>
      <w:r>
        <w:rPr>
          <w:spacing w:val="-9"/>
        </w:rPr>
        <w:t xml:space="preserve"> </w:t>
      </w:r>
      <w:r>
        <w:rPr>
          <w:spacing w:val="-2"/>
        </w:rPr>
        <w:t>information.</w:t>
      </w:r>
      <w:r>
        <w:rPr>
          <w:spacing w:val="12"/>
        </w:rPr>
        <w:t xml:space="preserve"> </w:t>
      </w:r>
      <w:r>
        <w:rPr>
          <w:spacing w:val="-2"/>
        </w:rPr>
        <w:t>The</w:t>
      </w:r>
      <w:r>
        <w:rPr>
          <w:spacing w:val="-9"/>
        </w:rPr>
        <w:t xml:space="preserve"> </w:t>
      </w:r>
      <w:r>
        <w:rPr>
          <w:spacing w:val="-2"/>
        </w:rPr>
        <w:t>metadata</w:t>
      </w:r>
      <w:r>
        <w:rPr>
          <w:spacing w:val="-9"/>
        </w:rPr>
        <w:t xml:space="preserve"> </w:t>
      </w:r>
      <w:r>
        <w:rPr>
          <w:spacing w:val="-2"/>
        </w:rPr>
        <w:t>provide detailed</w:t>
      </w:r>
      <w:r>
        <w:rPr>
          <w:spacing w:val="-9"/>
        </w:rPr>
        <w:t xml:space="preserve"> </w:t>
      </w:r>
      <w:r>
        <w:rPr>
          <w:spacing w:val="-2"/>
        </w:rPr>
        <w:t>information</w:t>
      </w:r>
      <w:r>
        <w:rPr>
          <w:spacing w:val="-9"/>
        </w:rPr>
        <w:t xml:space="preserve"> </w:t>
      </w:r>
      <w:r>
        <w:rPr>
          <w:spacing w:val="-2"/>
        </w:rPr>
        <w:t>on</w:t>
      </w:r>
      <w:r>
        <w:rPr>
          <w:spacing w:val="-9"/>
        </w:rPr>
        <w:t xml:space="preserve"> </w:t>
      </w:r>
      <w:r>
        <w:rPr>
          <w:spacing w:val="-2"/>
        </w:rPr>
        <w:t>sources</w:t>
      </w:r>
      <w:r>
        <w:rPr>
          <w:spacing w:val="-9"/>
        </w:rPr>
        <w:t xml:space="preserve"> </w:t>
      </w:r>
      <w:r>
        <w:rPr>
          <w:spacing w:val="-2"/>
        </w:rPr>
        <w:t>of</w:t>
      </w:r>
      <w:r>
        <w:rPr>
          <w:spacing w:val="-9"/>
        </w:rPr>
        <w:t xml:space="preserve"> </w:t>
      </w:r>
      <w:r>
        <w:rPr>
          <w:spacing w:val="-2"/>
        </w:rPr>
        <w:t>data,</w:t>
      </w:r>
      <w:r>
        <w:rPr>
          <w:spacing w:val="-8"/>
        </w:rPr>
        <w:t xml:space="preserve"> </w:t>
      </w:r>
      <w:r>
        <w:rPr>
          <w:spacing w:val="-2"/>
        </w:rPr>
        <w:t>longer</w:t>
      </w:r>
      <w:r>
        <w:rPr>
          <w:spacing w:val="-9"/>
        </w:rPr>
        <w:t xml:space="preserve"> </w:t>
      </w:r>
      <w:r>
        <w:rPr>
          <w:spacing w:val="-2"/>
        </w:rPr>
        <w:t>descriptions</w:t>
      </w:r>
      <w:r>
        <w:rPr>
          <w:spacing w:val="-9"/>
        </w:rPr>
        <w:t xml:space="preserve"> </w:t>
      </w:r>
      <w:r>
        <w:rPr>
          <w:spacing w:val="-2"/>
        </w:rPr>
        <w:t>of</w:t>
      </w:r>
      <w:r>
        <w:rPr>
          <w:spacing w:val="-9"/>
        </w:rPr>
        <w:t xml:space="preserve"> </w:t>
      </w:r>
      <w:r>
        <w:rPr>
          <w:spacing w:val="-2"/>
        </w:rPr>
        <w:t>variables</w:t>
      </w:r>
      <w:r>
        <w:rPr>
          <w:spacing w:val="-9"/>
        </w:rPr>
        <w:t xml:space="preserve"> </w:t>
      </w:r>
      <w:r>
        <w:rPr>
          <w:spacing w:val="-2"/>
        </w:rPr>
        <w:t>and</w:t>
      </w:r>
      <w:r>
        <w:rPr>
          <w:spacing w:val="-9"/>
        </w:rPr>
        <w:t xml:space="preserve"> </w:t>
      </w:r>
      <w:r>
        <w:rPr>
          <w:spacing w:val="-2"/>
        </w:rPr>
        <w:t>the</w:t>
      </w:r>
      <w:r>
        <w:rPr>
          <w:spacing w:val="-9"/>
        </w:rPr>
        <w:t xml:space="preserve"> </w:t>
      </w:r>
      <w:r>
        <w:rPr>
          <w:spacing w:val="-2"/>
        </w:rPr>
        <w:t>concepts</w:t>
      </w:r>
      <w:r>
        <w:rPr>
          <w:spacing w:val="-9"/>
        </w:rPr>
        <w:t xml:space="preserve"> </w:t>
      </w:r>
      <w:r>
        <w:rPr>
          <w:spacing w:val="-2"/>
        </w:rPr>
        <w:t>used,</w:t>
      </w:r>
      <w:r>
        <w:rPr>
          <w:spacing w:val="-8"/>
        </w:rPr>
        <w:t xml:space="preserve"> </w:t>
      </w:r>
      <w:r>
        <w:rPr>
          <w:spacing w:val="-2"/>
        </w:rPr>
        <w:t>procedures</w:t>
      </w:r>
      <w:r>
        <w:rPr>
          <w:spacing w:val="-9"/>
        </w:rPr>
        <w:t xml:space="preserve"> </w:t>
      </w:r>
      <w:r>
        <w:rPr>
          <w:spacing w:val="-2"/>
        </w:rPr>
        <w:t xml:space="preserve">of </w:t>
      </w:r>
      <w:r>
        <w:t>aggregation</w:t>
      </w:r>
      <w:r>
        <w:rPr>
          <w:spacing w:val="-1"/>
        </w:rPr>
        <w:t xml:space="preserve"> </w:t>
      </w:r>
      <w:r>
        <w:t>and</w:t>
      </w:r>
      <w:r>
        <w:rPr>
          <w:spacing w:val="-1"/>
        </w:rPr>
        <w:t xml:space="preserve"> </w:t>
      </w:r>
      <w:r>
        <w:t>estimation,</w:t>
      </w:r>
      <w:r>
        <w:rPr>
          <w:spacing w:val="-1"/>
        </w:rPr>
        <w:t xml:space="preserve"> </w:t>
      </w:r>
      <w:r>
        <w:t>bibliography</w:t>
      </w:r>
      <w:r>
        <w:rPr>
          <w:spacing w:val="-1"/>
        </w:rPr>
        <w:t xml:space="preserve"> </w:t>
      </w:r>
      <w:r>
        <w:t>links,</w:t>
      </w:r>
      <w:r>
        <w:rPr>
          <w:spacing w:val="-1"/>
        </w:rPr>
        <w:t xml:space="preserve"> </w:t>
      </w:r>
      <w:r>
        <w:t>and</w:t>
      </w:r>
      <w:r>
        <w:rPr>
          <w:spacing w:val="-1"/>
        </w:rPr>
        <w:t xml:space="preserve"> </w:t>
      </w:r>
      <w:r>
        <w:t>complementary</w:t>
      </w:r>
      <w:r>
        <w:rPr>
          <w:spacing w:val="-1"/>
        </w:rPr>
        <w:t xml:space="preserve"> </w:t>
      </w:r>
      <w:r>
        <w:t>information.</w:t>
      </w:r>
    </w:p>
    <w:p w14:paraId="444CBF16" w14:textId="77777777" w:rsidR="00620CF6" w:rsidRDefault="00000000">
      <w:pPr>
        <w:pStyle w:val="BodyText"/>
        <w:spacing w:before="117" w:line="355" w:lineRule="auto"/>
        <w:ind w:left="117" w:right="315"/>
        <w:jc w:val="both"/>
      </w:pPr>
      <w:r>
        <w:t>All</w:t>
      </w:r>
      <w:r>
        <w:rPr>
          <w:spacing w:val="-13"/>
        </w:rPr>
        <w:t xml:space="preserve"> </w:t>
      </w:r>
      <w:r>
        <w:t>the</w:t>
      </w:r>
      <w:r>
        <w:rPr>
          <w:spacing w:val="-12"/>
        </w:rPr>
        <w:t xml:space="preserve"> </w:t>
      </w:r>
      <w:r>
        <w:t>code</w:t>
      </w:r>
      <w:r>
        <w:rPr>
          <w:spacing w:val="-13"/>
        </w:rPr>
        <w:t xml:space="preserve"> </w:t>
      </w:r>
      <w:r>
        <w:t>we</w:t>
      </w:r>
      <w:r>
        <w:rPr>
          <w:spacing w:val="-12"/>
        </w:rPr>
        <w:t xml:space="preserve"> </w:t>
      </w:r>
      <w:r>
        <w:t>wrote</w:t>
      </w:r>
      <w:r>
        <w:rPr>
          <w:spacing w:val="-13"/>
        </w:rPr>
        <w:t xml:space="preserve"> </w:t>
      </w:r>
      <w:r>
        <w:t>to</w:t>
      </w:r>
      <w:r>
        <w:rPr>
          <w:spacing w:val="-12"/>
        </w:rPr>
        <w:t xml:space="preserve"> </w:t>
      </w:r>
      <w:r>
        <w:t>scrape,</w:t>
      </w:r>
      <w:r>
        <w:rPr>
          <w:spacing w:val="-13"/>
        </w:rPr>
        <w:t xml:space="preserve"> </w:t>
      </w:r>
      <w:r>
        <w:t>clean,</w:t>
      </w:r>
      <w:r>
        <w:rPr>
          <w:spacing w:val="-12"/>
        </w:rPr>
        <w:t xml:space="preserve"> </w:t>
      </w:r>
      <w:r>
        <w:t>process,</w:t>
      </w:r>
      <w:r>
        <w:rPr>
          <w:spacing w:val="-13"/>
        </w:rPr>
        <w:t xml:space="preserve"> </w:t>
      </w:r>
      <w:r>
        <w:t>and</w:t>
      </w:r>
      <w:r>
        <w:rPr>
          <w:spacing w:val="-12"/>
        </w:rPr>
        <w:t xml:space="preserve"> </w:t>
      </w:r>
      <w:r>
        <w:t>analyze</w:t>
      </w:r>
      <w:r>
        <w:rPr>
          <w:spacing w:val="-13"/>
        </w:rPr>
        <w:t xml:space="preserve"> </w:t>
      </w:r>
      <w:r>
        <w:t>the</w:t>
      </w:r>
      <w:r>
        <w:rPr>
          <w:spacing w:val="-12"/>
        </w:rPr>
        <w:t xml:space="preserve"> </w:t>
      </w:r>
      <w:r>
        <w:t>data</w:t>
      </w:r>
      <w:r>
        <w:rPr>
          <w:spacing w:val="-13"/>
        </w:rPr>
        <w:t xml:space="preserve"> </w:t>
      </w:r>
      <w:r>
        <w:t>is</w:t>
      </w:r>
      <w:r>
        <w:rPr>
          <w:spacing w:val="-12"/>
        </w:rPr>
        <w:t xml:space="preserve"> </w:t>
      </w:r>
      <w:r>
        <w:t>available</w:t>
      </w:r>
      <w:r>
        <w:rPr>
          <w:spacing w:val="-13"/>
        </w:rPr>
        <w:t xml:space="preserve"> </w:t>
      </w:r>
      <w:r>
        <w:t>in</w:t>
      </w:r>
      <w:r>
        <w:rPr>
          <w:spacing w:val="-12"/>
        </w:rPr>
        <w:t xml:space="preserve"> </w:t>
      </w:r>
      <w:r>
        <w:t>a</w:t>
      </w:r>
      <w:r>
        <w:rPr>
          <w:spacing w:val="-13"/>
        </w:rPr>
        <w:t xml:space="preserve"> </w:t>
      </w:r>
      <w:r>
        <w:t>GitHub</w:t>
      </w:r>
      <w:r>
        <w:rPr>
          <w:spacing w:val="-12"/>
        </w:rPr>
        <w:t xml:space="preserve"> </w:t>
      </w:r>
      <w:r>
        <w:t>repository.</w:t>
      </w:r>
      <w:r>
        <w:rPr>
          <w:spacing w:val="-13"/>
        </w:rPr>
        <w:t xml:space="preserve"> </w:t>
      </w:r>
      <w:r>
        <w:t>This allows</w:t>
      </w:r>
      <w:r>
        <w:rPr>
          <w:spacing w:val="-13"/>
        </w:rPr>
        <w:t xml:space="preserve"> </w:t>
      </w:r>
      <w:r>
        <w:t>for</w:t>
      </w:r>
      <w:r>
        <w:rPr>
          <w:spacing w:val="-12"/>
        </w:rPr>
        <w:t xml:space="preserve"> </w:t>
      </w:r>
      <w:r>
        <w:t>transparency</w:t>
      </w:r>
      <w:r>
        <w:rPr>
          <w:spacing w:val="-13"/>
        </w:rPr>
        <w:t xml:space="preserve"> </w:t>
      </w:r>
      <w:r>
        <w:t>and</w:t>
      </w:r>
      <w:r>
        <w:rPr>
          <w:spacing w:val="-12"/>
        </w:rPr>
        <w:t xml:space="preserve"> </w:t>
      </w:r>
      <w:r>
        <w:t>reproducibility</w:t>
      </w:r>
      <w:r>
        <w:rPr>
          <w:spacing w:val="-13"/>
        </w:rPr>
        <w:t xml:space="preserve"> </w:t>
      </w:r>
      <w:r>
        <w:t>of</w:t>
      </w:r>
      <w:r>
        <w:rPr>
          <w:spacing w:val="-12"/>
        </w:rPr>
        <w:t xml:space="preserve"> </w:t>
      </w:r>
      <w:r>
        <w:t>the</w:t>
      </w:r>
      <w:r>
        <w:rPr>
          <w:spacing w:val="-13"/>
        </w:rPr>
        <w:t xml:space="preserve"> </w:t>
      </w:r>
      <w:r>
        <w:t>results,</w:t>
      </w:r>
      <w:r>
        <w:rPr>
          <w:spacing w:val="-12"/>
        </w:rPr>
        <w:t xml:space="preserve"> </w:t>
      </w:r>
      <w:r>
        <w:t>and</w:t>
      </w:r>
      <w:r>
        <w:rPr>
          <w:spacing w:val="-13"/>
        </w:rPr>
        <w:t xml:space="preserve"> </w:t>
      </w:r>
      <w:r>
        <w:t>provides</w:t>
      </w:r>
      <w:r>
        <w:rPr>
          <w:spacing w:val="-12"/>
        </w:rPr>
        <w:t xml:space="preserve"> </w:t>
      </w:r>
      <w:r>
        <w:t>a</w:t>
      </w:r>
      <w:r>
        <w:rPr>
          <w:spacing w:val="-13"/>
        </w:rPr>
        <w:t xml:space="preserve"> </w:t>
      </w:r>
      <w:r>
        <w:t>resource</w:t>
      </w:r>
      <w:r>
        <w:rPr>
          <w:spacing w:val="-12"/>
        </w:rPr>
        <w:t xml:space="preserve"> </w:t>
      </w:r>
      <w:r>
        <w:t>for</w:t>
      </w:r>
      <w:r>
        <w:rPr>
          <w:spacing w:val="-13"/>
        </w:rPr>
        <w:t xml:space="preserve"> </w:t>
      </w:r>
      <w:r>
        <w:t>researchers</w:t>
      </w:r>
      <w:r>
        <w:rPr>
          <w:spacing w:val="-12"/>
        </w:rPr>
        <w:t xml:space="preserve"> </w:t>
      </w:r>
      <w:r>
        <w:t>interested in replicating or extending our work.</w:t>
      </w:r>
    </w:p>
    <w:p w14:paraId="4F4B8CA7" w14:textId="77777777" w:rsidR="00620CF6" w:rsidRDefault="00620CF6">
      <w:pPr>
        <w:pStyle w:val="BodyText"/>
        <w:spacing w:before="7"/>
        <w:rPr>
          <w:sz w:val="39"/>
        </w:rPr>
      </w:pPr>
    </w:p>
    <w:p w14:paraId="205FBE75" w14:textId="77777777" w:rsidR="00620CF6" w:rsidRDefault="00000000">
      <w:pPr>
        <w:pStyle w:val="Heading2"/>
        <w:numPr>
          <w:ilvl w:val="1"/>
          <w:numId w:val="18"/>
        </w:numPr>
        <w:tabs>
          <w:tab w:val="left" w:pos="817"/>
        </w:tabs>
      </w:pPr>
      <w:bookmarkStart w:id="4" w:name="The_Four_Main_Sections_of_the_Warehouse"/>
      <w:bookmarkStart w:id="5" w:name="_bookmark2"/>
      <w:bookmarkEnd w:id="4"/>
      <w:bookmarkEnd w:id="5"/>
      <w:r>
        <w:rPr>
          <w:w w:val="110"/>
        </w:rPr>
        <w:t>The</w:t>
      </w:r>
      <w:r>
        <w:rPr>
          <w:spacing w:val="15"/>
          <w:w w:val="110"/>
        </w:rPr>
        <w:t xml:space="preserve"> </w:t>
      </w:r>
      <w:r>
        <w:rPr>
          <w:w w:val="110"/>
        </w:rPr>
        <w:t>Four</w:t>
      </w:r>
      <w:r>
        <w:rPr>
          <w:spacing w:val="16"/>
          <w:w w:val="110"/>
        </w:rPr>
        <w:t xml:space="preserve"> </w:t>
      </w:r>
      <w:r>
        <w:rPr>
          <w:w w:val="110"/>
        </w:rPr>
        <w:t>Main</w:t>
      </w:r>
      <w:r>
        <w:rPr>
          <w:spacing w:val="15"/>
          <w:w w:val="110"/>
        </w:rPr>
        <w:t xml:space="preserve"> </w:t>
      </w:r>
      <w:r>
        <w:rPr>
          <w:w w:val="110"/>
        </w:rPr>
        <w:t>Sections</w:t>
      </w:r>
      <w:r>
        <w:rPr>
          <w:spacing w:val="16"/>
          <w:w w:val="110"/>
        </w:rPr>
        <w:t xml:space="preserve"> </w:t>
      </w:r>
      <w:r>
        <w:rPr>
          <w:w w:val="110"/>
        </w:rPr>
        <w:t>of</w:t>
      </w:r>
      <w:r>
        <w:rPr>
          <w:spacing w:val="15"/>
          <w:w w:val="110"/>
        </w:rPr>
        <w:t xml:space="preserve"> </w:t>
      </w:r>
      <w:r>
        <w:rPr>
          <w:w w:val="110"/>
        </w:rPr>
        <w:t>the</w:t>
      </w:r>
      <w:r>
        <w:rPr>
          <w:spacing w:val="16"/>
          <w:w w:val="110"/>
        </w:rPr>
        <w:t xml:space="preserve"> </w:t>
      </w:r>
      <w:r>
        <w:rPr>
          <w:spacing w:val="-2"/>
          <w:w w:val="110"/>
        </w:rPr>
        <w:t>Warehouse</w:t>
      </w:r>
    </w:p>
    <w:p w14:paraId="141A558A" w14:textId="77777777" w:rsidR="00620CF6" w:rsidRDefault="00620CF6">
      <w:pPr>
        <w:pStyle w:val="BodyText"/>
        <w:spacing w:before="4"/>
        <w:rPr>
          <w:b/>
          <w:sz w:val="31"/>
        </w:rPr>
      </w:pPr>
    </w:p>
    <w:p w14:paraId="51504A1A" w14:textId="77777777" w:rsidR="00620CF6" w:rsidRDefault="00000000">
      <w:pPr>
        <w:pStyle w:val="ListParagraph"/>
        <w:numPr>
          <w:ilvl w:val="0"/>
          <w:numId w:val="17"/>
        </w:numPr>
        <w:tabs>
          <w:tab w:val="left" w:pos="615"/>
        </w:tabs>
        <w:spacing w:line="355" w:lineRule="auto"/>
        <w:ind w:right="315"/>
        <w:rPr>
          <w:sz w:val="20"/>
        </w:rPr>
      </w:pPr>
      <w:r>
        <w:rPr>
          <w:sz w:val="20"/>
        </w:rPr>
        <w:t xml:space="preserve">The </w:t>
      </w:r>
      <w:hyperlink r:id="rId16">
        <w:r>
          <w:rPr>
            <w:color w:val="0000FF"/>
            <w:sz w:val="20"/>
          </w:rPr>
          <w:t>Wealth Topography</w:t>
        </w:r>
      </w:hyperlink>
      <w:r>
        <w:rPr>
          <w:color w:val="0000FF"/>
          <w:sz w:val="20"/>
        </w:rPr>
        <w:t xml:space="preserve"> </w:t>
      </w:r>
      <w:r>
        <w:rPr>
          <w:sz w:val="20"/>
        </w:rPr>
        <w:t>section includes cross-country data that capture, at the aggregate level, the evolution</w:t>
      </w:r>
      <w:r>
        <w:rPr>
          <w:spacing w:val="-13"/>
          <w:sz w:val="20"/>
        </w:rPr>
        <w:t xml:space="preserve"> </w:t>
      </w:r>
      <w:r>
        <w:rPr>
          <w:sz w:val="20"/>
        </w:rPr>
        <w:t>of</w:t>
      </w:r>
      <w:r>
        <w:rPr>
          <w:spacing w:val="-12"/>
          <w:sz w:val="20"/>
        </w:rPr>
        <w:t xml:space="preserve"> </w:t>
      </w:r>
      <w:r>
        <w:rPr>
          <w:sz w:val="20"/>
        </w:rPr>
        <w:t>household</w:t>
      </w:r>
      <w:r>
        <w:rPr>
          <w:spacing w:val="-13"/>
          <w:sz w:val="20"/>
        </w:rPr>
        <w:t xml:space="preserve"> </w:t>
      </w:r>
      <w:r>
        <w:rPr>
          <w:sz w:val="20"/>
        </w:rPr>
        <w:t>portfolios</w:t>
      </w:r>
      <w:r>
        <w:rPr>
          <w:spacing w:val="-12"/>
          <w:sz w:val="20"/>
        </w:rPr>
        <w:t xml:space="preserve"> </w:t>
      </w:r>
      <w:r>
        <w:rPr>
          <w:sz w:val="20"/>
        </w:rPr>
        <w:t>of</w:t>
      </w:r>
      <w:r>
        <w:rPr>
          <w:spacing w:val="-13"/>
          <w:sz w:val="20"/>
        </w:rPr>
        <w:t xml:space="preserve"> </w:t>
      </w:r>
      <w:r>
        <w:rPr>
          <w:sz w:val="20"/>
        </w:rPr>
        <w:t>assets</w:t>
      </w:r>
      <w:r>
        <w:rPr>
          <w:spacing w:val="-12"/>
          <w:sz w:val="20"/>
        </w:rPr>
        <w:t xml:space="preserve"> </w:t>
      </w:r>
      <w:r>
        <w:rPr>
          <w:sz w:val="20"/>
        </w:rPr>
        <w:t>and</w:t>
      </w:r>
      <w:r>
        <w:rPr>
          <w:spacing w:val="-13"/>
          <w:sz w:val="20"/>
        </w:rPr>
        <w:t xml:space="preserve"> </w:t>
      </w:r>
      <w:r>
        <w:rPr>
          <w:sz w:val="20"/>
        </w:rPr>
        <w:t>debt.</w:t>
      </w:r>
      <w:r>
        <w:rPr>
          <w:spacing w:val="-12"/>
          <w:sz w:val="20"/>
        </w:rPr>
        <w:t xml:space="preserve"> </w:t>
      </w:r>
      <w:r>
        <w:rPr>
          <w:sz w:val="20"/>
        </w:rPr>
        <w:t>Assets</w:t>
      </w:r>
      <w:r>
        <w:rPr>
          <w:spacing w:val="-13"/>
          <w:sz w:val="20"/>
        </w:rPr>
        <w:t xml:space="preserve"> </w:t>
      </w:r>
      <w:r>
        <w:rPr>
          <w:sz w:val="20"/>
        </w:rPr>
        <w:t>are</w:t>
      </w:r>
      <w:r>
        <w:rPr>
          <w:spacing w:val="-12"/>
          <w:sz w:val="20"/>
        </w:rPr>
        <w:t xml:space="preserve"> </w:t>
      </w:r>
      <w:r>
        <w:rPr>
          <w:sz w:val="20"/>
        </w:rPr>
        <w:t>metaphorically</w:t>
      </w:r>
      <w:r>
        <w:rPr>
          <w:spacing w:val="-13"/>
          <w:sz w:val="20"/>
        </w:rPr>
        <w:t xml:space="preserve"> </w:t>
      </w:r>
      <w:r>
        <w:rPr>
          <w:sz w:val="20"/>
        </w:rPr>
        <w:t>represented</w:t>
      </w:r>
      <w:r>
        <w:rPr>
          <w:spacing w:val="-12"/>
          <w:sz w:val="20"/>
        </w:rPr>
        <w:t xml:space="preserve"> </w:t>
      </w:r>
      <w:r>
        <w:rPr>
          <w:sz w:val="20"/>
        </w:rPr>
        <w:t>as</w:t>
      </w:r>
      <w:r>
        <w:rPr>
          <w:spacing w:val="-13"/>
          <w:sz w:val="20"/>
        </w:rPr>
        <w:t xml:space="preserve"> </w:t>
      </w:r>
      <w:r>
        <w:rPr>
          <w:sz w:val="20"/>
        </w:rPr>
        <w:t>“</w:t>
      </w:r>
      <w:proofErr w:type="spellStart"/>
      <w:r>
        <w:rPr>
          <w:sz w:val="20"/>
        </w:rPr>
        <w:t>moun</w:t>
      </w:r>
      <w:proofErr w:type="spellEnd"/>
      <w:r>
        <w:rPr>
          <w:sz w:val="20"/>
        </w:rPr>
        <w:t xml:space="preserve">- </w:t>
      </w:r>
      <w:proofErr w:type="spellStart"/>
      <w:r>
        <w:rPr>
          <w:sz w:val="20"/>
        </w:rPr>
        <w:t>tains</w:t>
      </w:r>
      <w:proofErr w:type="spellEnd"/>
      <w:r>
        <w:rPr>
          <w:sz w:val="20"/>
        </w:rPr>
        <w:t xml:space="preserve"> and hills,” while debts are visualized as “seas” of debt.</w:t>
      </w:r>
      <w:r>
        <w:rPr>
          <w:spacing w:val="30"/>
          <w:sz w:val="20"/>
        </w:rPr>
        <w:t xml:space="preserve"> </w:t>
      </w:r>
      <w:r>
        <w:rPr>
          <w:sz w:val="20"/>
        </w:rPr>
        <w:t>The data come from national accounts, household surveys, and a range of research projects and reports.</w:t>
      </w:r>
    </w:p>
    <w:p w14:paraId="10379F6A" w14:textId="77777777" w:rsidR="00620CF6" w:rsidRDefault="00620CF6">
      <w:pPr>
        <w:pStyle w:val="BodyText"/>
        <w:spacing w:before="5"/>
        <w:rPr>
          <w:sz w:val="23"/>
        </w:rPr>
      </w:pPr>
    </w:p>
    <w:p w14:paraId="40EB626D" w14:textId="77777777" w:rsidR="00620CF6" w:rsidRDefault="00000000">
      <w:pPr>
        <w:pStyle w:val="BodyText"/>
        <w:spacing w:line="355" w:lineRule="auto"/>
        <w:ind w:left="615" w:right="813"/>
        <w:jc w:val="both"/>
      </w:pPr>
      <w:r>
        <w:t>These</w:t>
      </w:r>
      <w:r>
        <w:rPr>
          <w:spacing w:val="-5"/>
        </w:rPr>
        <w:t xml:space="preserve"> </w:t>
      </w:r>
      <w:r>
        <w:t>data</w:t>
      </w:r>
      <w:r>
        <w:rPr>
          <w:spacing w:val="-5"/>
        </w:rPr>
        <w:t xml:space="preserve"> </w:t>
      </w:r>
      <w:r>
        <w:t>offer</w:t>
      </w:r>
      <w:r>
        <w:rPr>
          <w:spacing w:val="-5"/>
        </w:rPr>
        <w:t xml:space="preserve"> </w:t>
      </w:r>
      <w:r>
        <w:t>a</w:t>
      </w:r>
      <w:r>
        <w:rPr>
          <w:spacing w:val="-5"/>
        </w:rPr>
        <w:t xml:space="preserve"> </w:t>
      </w:r>
      <w:r>
        <w:t>unique</w:t>
      </w:r>
      <w:r>
        <w:rPr>
          <w:spacing w:val="-5"/>
        </w:rPr>
        <w:t xml:space="preserve"> </w:t>
      </w:r>
      <w:r>
        <w:t>view</w:t>
      </w:r>
      <w:r>
        <w:rPr>
          <w:spacing w:val="-5"/>
        </w:rPr>
        <w:t xml:space="preserve"> </w:t>
      </w:r>
      <w:r>
        <w:t>of</w:t>
      </w:r>
      <w:r>
        <w:rPr>
          <w:spacing w:val="-5"/>
        </w:rPr>
        <w:t xml:space="preserve"> </w:t>
      </w:r>
      <w:r>
        <w:t>aggregate</w:t>
      </w:r>
      <w:r>
        <w:rPr>
          <w:spacing w:val="-5"/>
        </w:rPr>
        <w:t xml:space="preserve"> </w:t>
      </w:r>
      <w:r>
        <w:t>household</w:t>
      </w:r>
      <w:r>
        <w:rPr>
          <w:spacing w:val="-5"/>
        </w:rPr>
        <w:t xml:space="preserve"> </w:t>
      </w:r>
      <w:r>
        <w:t>balance</w:t>
      </w:r>
      <w:r>
        <w:rPr>
          <w:spacing w:val="-5"/>
        </w:rPr>
        <w:t xml:space="preserve"> </w:t>
      </w:r>
      <w:r>
        <w:t>sheets.</w:t>
      </w:r>
      <w:r>
        <w:rPr>
          <w:spacing w:val="20"/>
        </w:rPr>
        <w:t xml:space="preserve"> </w:t>
      </w:r>
      <w:r>
        <w:t>Country-specific</w:t>
      </w:r>
      <w:r>
        <w:rPr>
          <w:spacing w:val="-5"/>
        </w:rPr>
        <w:t xml:space="preserve"> </w:t>
      </w:r>
      <w:proofErr w:type="spellStart"/>
      <w:r>
        <w:t>portfo</w:t>
      </w:r>
      <w:proofErr w:type="spellEnd"/>
      <w:r>
        <w:t xml:space="preserve">- </w:t>
      </w:r>
      <w:proofErr w:type="spellStart"/>
      <w:r>
        <w:t>lios</w:t>
      </w:r>
      <w:proofErr w:type="spellEnd"/>
      <w:r>
        <w:rPr>
          <w:spacing w:val="-4"/>
        </w:rPr>
        <w:t xml:space="preserve"> </w:t>
      </w:r>
      <w:r>
        <w:t>are</w:t>
      </w:r>
      <w:r>
        <w:rPr>
          <w:spacing w:val="-4"/>
        </w:rPr>
        <w:t xml:space="preserve"> </w:t>
      </w:r>
      <w:r>
        <w:t>shaped</w:t>
      </w:r>
      <w:r>
        <w:rPr>
          <w:spacing w:val="-4"/>
        </w:rPr>
        <w:t xml:space="preserve"> </w:t>
      </w:r>
      <w:r>
        <w:t>by,</w:t>
      </w:r>
      <w:r>
        <w:rPr>
          <w:spacing w:val="-2"/>
        </w:rPr>
        <w:t xml:space="preserve"> </w:t>
      </w:r>
      <w:r>
        <w:t>and</w:t>
      </w:r>
      <w:r>
        <w:rPr>
          <w:spacing w:val="-4"/>
        </w:rPr>
        <w:t xml:space="preserve"> </w:t>
      </w:r>
      <w:r>
        <w:t>reflect,</w:t>
      </w:r>
      <w:r>
        <w:rPr>
          <w:spacing w:val="-2"/>
        </w:rPr>
        <w:t xml:space="preserve"> </w:t>
      </w:r>
      <w:r>
        <w:t>national</w:t>
      </w:r>
      <w:r>
        <w:rPr>
          <w:spacing w:val="-4"/>
        </w:rPr>
        <w:t xml:space="preserve"> </w:t>
      </w:r>
      <w:r>
        <w:t>characteristics,</w:t>
      </w:r>
      <w:r>
        <w:rPr>
          <w:spacing w:val="-2"/>
        </w:rPr>
        <w:t xml:space="preserve"> </w:t>
      </w:r>
      <w:r>
        <w:t>including</w:t>
      </w:r>
      <w:r>
        <w:rPr>
          <w:spacing w:val="-4"/>
        </w:rPr>
        <w:t xml:space="preserve"> </w:t>
      </w:r>
      <w:r>
        <w:t>demographic</w:t>
      </w:r>
      <w:r>
        <w:rPr>
          <w:spacing w:val="-4"/>
        </w:rPr>
        <w:t xml:space="preserve"> </w:t>
      </w:r>
      <w:r>
        <w:t>trends,</w:t>
      </w:r>
      <w:r>
        <w:rPr>
          <w:spacing w:val="-2"/>
        </w:rPr>
        <w:t xml:space="preserve"> </w:t>
      </w:r>
      <w:r>
        <w:t>inflation and interest rate dynamics, features of financial and credit markets, the relative importance of stock exchanges versus banking systems, the strength of asset management industries, and the preferential</w:t>
      </w:r>
      <w:r>
        <w:rPr>
          <w:spacing w:val="-1"/>
        </w:rPr>
        <w:t xml:space="preserve"> </w:t>
      </w:r>
      <w:r>
        <w:t>tax</w:t>
      </w:r>
      <w:r>
        <w:rPr>
          <w:spacing w:val="-1"/>
        </w:rPr>
        <w:t xml:space="preserve"> </w:t>
      </w:r>
      <w:r>
        <w:t>treatment</w:t>
      </w:r>
      <w:r>
        <w:rPr>
          <w:spacing w:val="-1"/>
        </w:rPr>
        <w:t xml:space="preserve"> </w:t>
      </w:r>
      <w:r>
        <w:t>of</w:t>
      </w:r>
      <w:r>
        <w:rPr>
          <w:spacing w:val="-1"/>
        </w:rPr>
        <w:t xml:space="preserve"> </w:t>
      </w:r>
      <w:r>
        <w:t>assets, as</w:t>
      </w:r>
      <w:r>
        <w:rPr>
          <w:spacing w:val="-1"/>
        </w:rPr>
        <w:t xml:space="preserve"> </w:t>
      </w:r>
      <w:r>
        <w:t>well</w:t>
      </w:r>
      <w:r>
        <w:rPr>
          <w:spacing w:val="-1"/>
        </w:rPr>
        <w:t xml:space="preserve"> </w:t>
      </w:r>
      <w:r>
        <w:t>as</w:t>
      </w:r>
      <w:r>
        <w:rPr>
          <w:spacing w:val="-1"/>
        </w:rPr>
        <w:t xml:space="preserve"> </w:t>
      </w:r>
      <w:r>
        <w:t>the</w:t>
      </w:r>
      <w:r>
        <w:rPr>
          <w:spacing w:val="-1"/>
        </w:rPr>
        <w:t xml:space="preserve"> </w:t>
      </w:r>
      <w:r>
        <w:t>preferences</w:t>
      </w:r>
      <w:r>
        <w:rPr>
          <w:spacing w:val="-1"/>
        </w:rPr>
        <w:t xml:space="preserve"> </w:t>
      </w:r>
      <w:r>
        <w:t>of</w:t>
      </w:r>
      <w:r>
        <w:rPr>
          <w:spacing w:val="-1"/>
        </w:rPr>
        <w:t xml:space="preserve"> </w:t>
      </w:r>
      <w:r>
        <w:t>households</w:t>
      </w:r>
      <w:r>
        <w:rPr>
          <w:spacing w:val="-1"/>
        </w:rPr>
        <w:t xml:space="preserve"> </w:t>
      </w:r>
      <w:r>
        <w:t>and</w:t>
      </w:r>
      <w:r>
        <w:rPr>
          <w:spacing w:val="-1"/>
        </w:rPr>
        <w:t xml:space="preserve"> </w:t>
      </w:r>
      <w:r>
        <w:t>the</w:t>
      </w:r>
      <w:r>
        <w:rPr>
          <w:spacing w:val="-1"/>
        </w:rPr>
        <w:t xml:space="preserve"> </w:t>
      </w:r>
      <w:r>
        <w:t>generosity of pensions systems.</w:t>
      </w:r>
    </w:p>
    <w:p w14:paraId="212BBCED" w14:textId="77777777" w:rsidR="00620CF6" w:rsidRDefault="00620CF6">
      <w:pPr>
        <w:pStyle w:val="BodyText"/>
        <w:spacing w:before="4"/>
        <w:rPr>
          <w:sz w:val="23"/>
        </w:rPr>
      </w:pPr>
    </w:p>
    <w:p w14:paraId="25FB94F5" w14:textId="77777777" w:rsidR="00620CF6" w:rsidRDefault="00000000">
      <w:pPr>
        <w:pStyle w:val="ListParagraph"/>
        <w:numPr>
          <w:ilvl w:val="0"/>
          <w:numId w:val="17"/>
        </w:numPr>
        <w:tabs>
          <w:tab w:val="left" w:pos="615"/>
        </w:tabs>
        <w:spacing w:line="355" w:lineRule="auto"/>
        <w:ind w:right="315"/>
        <w:rPr>
          <w:sz w:val="20"/>
        </w:rPr>
      </w:pPr>
      <w:r>
        <w:rPr>
          <w:sz w:val="20"/>
        </w:rPr>
        <w:t xml:space="preserve">The </w:t>
      </w:r>
      <w:hyperlink r:id="rId17">
        <w:r>
          <w:rPr>
            <w:color w:val="0000FF"/>
            <w:sz w:val="20"/>
          </w:rPr>
          <w:t>Wealth Inequality Trends</w:t>
        </w:r>
      </w:hyperlink>
      <w:r>
        <w:rPr>
          <w:color w:val="0000FF"/>
          <w:sz w:val="20"/>
        </w:rPr>
        <w:t xml:space="preserve"> </w:t>
      </w:r>
      <w:r>
        <w:rPr>
          <w:sz w:val="20"/>
        </w:rPr>
        <w:t>section presents a large comprehensive compilation of cross-national time-series</w:t>
      </w:r>
      <w:r>
        <w:rPr>
          <w:spacing w:val="-1"/>
          <w:sz w:val="20"/>
        </w:rPr>
        <w:t xml:space="preserve"> </w:t>
      </w:r>
      <w:r>
        <w:rPr>
          <w:sz w:val="20"/>
        </w:rPr>
        <w:t>data</w:t>
      </w:r>
      <w:r>
        <w:rPr>
          <w:spacing w:val="-1"/>
          <w:sz w:val="20"/>
        </w:rPr>
        <w:t xml:space="preserve"> </w:t>
      </w:r>
      <w:r>
        <w:rPr>
          <w:sz w:val="20"/>
        </w:rPr>
        <w:t>on</w:t>
      </w:r>
      <w:r>
        <w:rPr>
          <w:spacing w:val="-1"/>
          <w:sz w:val="20"/>
        </w:rPr>
        <w:t xml:space="preserve"> </w:t>
      </w:r>
      <w:r>
        <w:rPr>
          <w:sz w:val="20"/>
        </w:rPr>
        <w:t>wealth</w:t>
      </w:r>
      <w:r>
        <w:rPr>
          <w:spacing w:val="-1"/>
          <w:sz w:val="20"/>
        </w:rPr>
        <w:t xml:space="preserve"> </w:t>
      </w:r>
      <w:r>
        <w:rPr>
          <w:sz w:val="20"/>
        </w:rPr>
        <w:t>inequality.</w:t>
      </w:r>
      <w:r>
        <w:rPr>
          <w:spacing w:val="25"/>
          <w:sz w:val="20"/>
        </w:rPr>
        <w:t xml:space="preserve"> </w:t>
      </w:r>
      <w:r>
        <w:rPr>
          <w:sz w:val="20"/>
        </w:rPr>
        <w:t>This</w:t>
      </w:r>
      <w:r>
        <w:rPr>
          <w:spacing w:val="-1"/>
          <w:sz w:val="20"/>
        </w:rPr>
        <w:t xml:space="preserve"> </w:t>
      </w:r>
      <w:r>
        <w:rPr>
          <w:sz w:val="20"/>
        </w:rPr>
        <w:t>section</w:t>
      </w:r>
      <w:r>
        <w:rPr>
          <w:spacing w:val="-1"/>
          <w:sz w:val="20"/>
        </w:rPr>
        <w:t xml:space="preserve"> </w:t>
      </w:r>
      <w:r>
        <w:rPr>
          <w:sz w:val="20"/>
        </w:rPr>
        <w:t>contains</w:t>
      </w:r>
      <w:r>
        <w:rPr>
          <w:spacing w:val="-1"/>
          <w:sz w:val="20"/>
        </w:rPr>
        <w:t xml:space="preserve"> </w:t>
      </w:r>
      <w:r>
        <w:rPr>
          <w:sz w:val="20"/>
        </w:rPr>
        <w:t>wealth</w:t>
      </w:r>
      <w:r>
        <w:rPr>
          <w:spacing w:val="-1"/>
          <w:sz w:val="20"/>
        </w:rPr>
        <w:t xml:space="preserve"> </w:t>
      </w:r>
      <w:r>
        <w:rPr>
          <w:sz w:val="20"/>
        </w:rPr>
        <w:t>inequality</w:t>
      </w:r>
      <w:r>
        <w:rPr>
          <w:spacing w:val="-1"/>
          <w:sz w:val="20"/>
        </w:rPr>
        <w:t xml:space="preserve"> </w:t>
      </w:r>
      <w:r>
        <w:rPr>
          <w:sz w:val="20"/>
        </w:rPr>
        <w:t>indicators</w:t>
      </w:r>
      <w:r>
        <w:rPr>
          <w:spacing w:val="-1"/>
          <w:sz w:val="20"/>
        </w:rPr>
        <w:t xml:space="preserve"> </w:t>
      </w:r>
      <w:r>
        <w:rPr>
          <w:sz w:val="20"/>
        </w:rPr>
        <w:t>(such</w:t>
      </w:r>
      <w:r>
        <w:rPr>
          <w:spacing w:val="-1"/>
          <w:sz w:val="20"/>
        </w:rPr>
        <w:t xml:space="preserve"> </w:t>
      </w:r>
      <w:r>
        <w:rPr>
          <w:sz w:val="20"/>
        </w:rPr>
        <w:t>as</w:t>
      </w:r>
      <w:r>
        <w:rPr>
          <w:spacing w:val="-1"/>
          <w:sz w:val="20"/>
        </w:rPr>
        <w:t xml:space="preserve"> </w:t>
      </w:r>
      <w:r>
        <w:rPr>
          <w:sz w:val="20"/>
        </w:rPr>
        <w:t>top shares</w:t>
      </w:r>
      <w:r>
        <w:rPr>
          <w:spacing w:val="-5"/>
          <w:sz w:val="20"/>
        </w:rPr>
        <w:t xml:space="preserve"> </w:t>
      </w:r>
      <w:r>
        <w:rPr>
          <w:sz w:val="20"/>
        </w:rPr>
        <w:t>and</w:t>
      </w:r>
      <w:r>
        <w:rPr>
          <w:spacing w:val="-5"/>
          <w:sz w:val="20"/>
        </w:rPr>
        <w:t xml:space="preserve"> </w:t>
      </w:r>
      <w:r>
        <w:rPr>
          <w:sz w:val="20"/>
        </w:rPr>
        <w:t>Gini</w:t>
      </w:r>
      <w:r>
        <w:rPr>
          <w:spacing w:val="-5"/>
          <w:sz w:val="20"/>
        </w:rPr>
        <w:t xml:space="preserve"> </w:t>
      </w:r>
      <w:r>
        <w:rPr>
          <w:sz w:val="20"/>
        </w:rPr>
        <w:t>coeﬀicients)</w:t>
      </w:r>
      <w:r>
        <w:rPr>
          <w:spacing w:val="-5"/>
          <w:sz w:val="20"/>
        </w:rPr>
        <w:t xml:space="preserve"> </w:t>
      </w:r>
      <w:r>
        <w:rPr>
          <w:sz w:val="20"/>
        </w:rPr>
        <w:t>for</w:t>
      </w:r>
      <w:r>
        <w:rPr>
          <w:spacing w:val="-5"/>
          <w:sz w:val="20"/>
        </w:rPr>
        <w:t xml:space="preserve"> </w:t>
      </w:r>
      <w:r>
        <w:rPr>
          <w:sz w:val="20"/>
        </w:rPr>
        <w:t>many</w:t>
      </w:r>
      <w:r>
        <w:rPr>
          <w:spacing w:val="-5"/>
          <w:sz w:val="20"/>
        </w:rPr>
        <w:t xml:space="preserve"> </w:t>
      </w:r>
      <w:r>
        <w:rPr>
          <w:sz w:val="20"/>
        </w:rPr>
        <w:t>countries,</w:t>
      </w:r>
      <w:r>
        <w:rPr>
          <w:spacing w:val="-5"/>
          <w:sz w:val="20"/>
        </w:rPr>
        <w:t xml:space="preserve"> </w:t>
      </w:r>
      <w:r>
        <w:rPr>
          <w:sz w:val="20"/>
        </w:rPr>
        <w:t>as</w:t>
      </w:r>
      <w:r>
        <w:rPr>
          <w:spacing w:val="-5"/>
          <w:sz w:val="20"/>
        </w:rPr>
        <w:t xml:space="preserve"> </w:t>
      </w:r>
      <w:r>
        <w:rPr>
          <w:sz w:val="20"/>
        </w:rPr>
        <w:t>estimated</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existing</w:t>
      </w:r>
      <w:r>
        <w:rPr>
          <w:spacing w:val="-5"/>
          <w:sz w:val="20"/>
        </w:rPr>
        <w:t xml:space="preserve"> </w:t>
      </w:r>
      <w:r>
        <w:rPr>
          <w:sz w:val="20"/>
        </w:rPr>
        <w:t>literature</w:t>
      </w:r>
      <w:r>
        <w:rPr>
          <w:spacing w:val="-5"/>
          <w:sz w:val="20"/>
        </w:rPr>
        <w:t xml:space="preserve"> </w:t>
      </w:r>
      <w:r>
        <w:rPr>
          <w:sz w:val="20"/>
        </w:rPr>
        <w:t>and</w:t>
      </w:r>
      <w:r>
        <w:rPr>
          <w:spacing w:val="-5"/>
          <w:sz w:val="20"/>
        </w:rPr>
        <w:t xml:space="preserve"> </w:t>
      </w:r>
      <w:r>
        <w:rPr>
          <w:sz w:val="20"/>
        </w:rPr>
        <w:t>as</w:t>
      </w:r>
      <w:r>
        <w:rPr>
          <w:spacing w:val="-5"/>
          <w:sz w:val="20"/>
        </w:rPr>
        <w:t xml:space="preserve"> </w:t>
      </w:r>
      <w:r>
        <w:rPr>
          <w:sz w:val="20"/>
        </w:rPr>
        <w:t>derived from</w:t>
      </w:r>
      <w:r>
        <w:rPr>
          <w:spacing w:val="-9"/>
          <w:sz w:val="20"/>
        </w:rPr>
        <w:t xml:space="preserve"> </w:t>
      </w:r>
      <w:r>
        <w:rPr>
          <w:sz w:val="20"/>
        </w:rPr>
        <w:t>existing</w:t>
      </w:r>
      <w:r>
        <w:rPr>
          <w:spacing w:val="-9"/>
          <w:sz w:val="20"/>
        </w:rPr>
        <w:t xml:space="preserve"> </w:t>
      </w:r>
      <w:r>
        <w:rPr>
          <w:sz w:val="20"/>
        </w:rPr>
        <w:t>micro</w:t>
      </w:r>
      <w:r>
        <w:rPr>
          <w:spacing w:val="-9"/>
          <w:sz w:val="20"/>
        </w:rPr>
        <w:t xml:space="preserve"> </w:t>
      </w:r>
      <w:r>
        <w:rPr>
          <w:sz w:val="20"/>
        </w:rPr>
        <w:t>data</w:t>
      </w:r>
      <w:r>
        <w:rPr>
          <w:spacing w:val="-9"/>
          <w:sz w:val="20"/>
        </w:rPr>
        <w:t xml:space="preserve"> </w:t>
      </w:r>
      <w:r>
        <w:rPr>
          <w:sz w:val="20"/>
        </w:rPr>
        <w:t>sources. These</w:t>
      </w:r>
      <w:r>
        <w:rPr>
          <w:spacing w:val="-9"/>
          <w:sz w:val="20"/>
        </w:rPr>
        <w:t xml:space="preserve"> </w:t>
      </w:r>
      <w:r>
        <w:rPr>
          <w:sz w:val="20"/>
        </w:rPr>
        <w:t>data</w:t>
      </w:r>
      <w:r>
        <w:rPr>
          <w:spacing w:val="-9"/>
          <w:sz w:val="20"/>
        </w:rPr>
        <w:t xml:space="preserve"> </w:t>
      </w:r>
      <w:r>
        <w:rPr>
          <w:sz w:val="20"/>
        </w:rPr>
        <w:t>are</w:t>
      </w:r>
      <w:r>
        <w:rPr>
          <w:spacing w:val="-9"/>
          <w:sz w:val="20"/>
        </w:rPr>
        <w:t xml:space="preserve"> </w:t>
      </w:r>
      <w:r>
        <w:rPr>
          <w:sz w:val="20"/>
        </w:rPr>
        <w:t>accompanied</w:t>
      </w:r>
      <w:r>
        <w:rPr>
          <w:spacing w:val="-9"/>
          <w:sz w:val="20"/>
        </w:rPr>
        <w:t xml:space="preserve"> </w:t>
      </w:r>
      <w:r>
        <w:rPr>
          <w:sz w:val="20"/>
        </w:rPr>
        <w:t>by</w:t>
      </w:r>
      <w:r>
        <w:rPr>
          <w:spacing w:val="-9"/>
          <w:sz w:val="20"/>
        </w:rPr>
        <w:t xml:space="preserve"> </w:t>
      </w:r>
      <w:r>
        <w:rPr>
          <w:sz w:val="20"/>
        </w:rPr>
        <w:t>Methodological</w:t>
      </w:r>
      <w:r>
        <w:rPr>
          <w:spacing w:val="-9"/>
          <w:sz w:val="20"/>
        </w:rPr>
        <w:t xml:space="preserve"> </w:t>
      </w:r>
      <w:r>
        <w:rPr>
          <w:sz w:val="20"/>
        </w:rPr>
        <w:t>Tables</w:t>
      </w:r>
      <w:r>
        <w:rPr>
          <w:spacing w:val="-9"/>
          <w:sz w:val="20"/>
        </w:rPr>
        <w:t xml:space="preserve"> </w:t>
      </w:r>
      <w:r>
        <w:rPr>
          <w:sz w:val="20"/>
        </w:rPr>
        <w:t>that</w:t>
      </w:r>
      <w:r>
        <w:rPr>
          <w:spacing w:val="-9"/>
          <w:sz w:val="20"/>
        </w:rPr>
        <w:t xml:space="preserve"> </w:t>
      </w:r>
      <w:r>
        <w:rPr>
          <w:sz w:val="20"/>
        </w:rPr>
        <w:t>provide systematic</w:t>
      </w:r>
      <w:r>
        <w:rPr>
          <w:spacing w:val="-9"/>
          <w:sz w:val="20"/>
        </w:rPr>
        <w:t xml:space="preserve"> </w:t>
      </w:r>
      <w:r>
        <w:rPr>
          <w:sz w:val="20"/>
        </w:rPr>
        <w:t>assessments</w:t>
      </w:r>
      <w:r>
        <w:rPr>
          <w:spacing w:val="-9"/>
          <w:sz w:val="20"/>
        </w:rPr>
        <w:t xml:space="preserve"> </w:t>
      </w:r>
      <w:r>
        <w:rPr>
          <w:sz w:val="20"/>
        </w:rPr>
        <w:t>of</w:t>
      </w:r>
      <w:r>
        <w:rPr>
          <w:spacing w:val="-9"/>
          <w:sz w:val="20"/>
        </w:rPr>
        <w:t xml:space="preserve"> </w:t>
      </w:r>
      <w:r>
        <w:rPr>
          <w:sz w:val="20"/>
        </w:rPr>
        <w:t>the</w:t>
      </w:r>
      <w:r>
        <w:rPr>
          <w:spacing w:val="-9"/>
          <w:sz w:val="20"/>
        </w:rPr>
        <w:t xml:space="preserve"> </w:t>
      </w:r>
      <w:r>
        <w:rPr>
          <w:sz w:val="20"/>
        </w:rPr>
        <w:t>underlying</w:t>
      </w:r>
      <w:r>
        <w:rPr>
          <w:spacing w:val="-9"/>
          <w:sz w:val="20"/>
        </w:rPr>
        <w:t xml:space="preserve"> </w:t>
      </w:r>
      <w:r>
        <w:rPr>
          <w:sz w:val="20"/>
        </w:rPr>
        <w:t>concepts,</w:t>
      </w:r>
      <w:r>
        <w:rPr>
          <w:spacing w:val="-8"/>
          <w:sz w:val="20"/>
        </w:rPr>
        <w:t xml:space="preserve"> </w:t>
      </w:r>
      <w:r>
        <w:rPr>
          <w:sz w:val="20"/>
        </w:rPr>
        <w:t>methods,</w:t>
      </w:r>
      <w:r>
        <w:rPr>
          <w:spacing w:val="-8"/>
          <w:sz w:val="20"/>
        </w:rPr>
        <w:t xml:space="preserve"> </w:t>
      </w:r>
      <w:r>
        <w:rPr>
          <w:sz w:val="20"/>
        </w:rPr>
        <w:t>and</w:t>
      </w:r>
      <w:r>
        <w:rPr>
          <w:spacing w:val="-9"/>
          <w:sz w:val="20"/>
        </w:rPr>
        <w:t xml:space="preserve"> </w:t>
      </w:r>
      <w:r>
        <w:rPr>
          <w:sz w:val="20"/>
        </w:rPr>
        <w:t>sources</w:t>
      </w:r>
      <w:r>
        <w:rPr>
          <w:spacing w:val="-9"/>
          <w:sz w:val="20"/>
        </w:rPr>
        <w:t xml:space="preserve"> </w:t>
      </w:r>
      <w:r>
        <w:rPr>
          <w:sz w:val="20"/>
        </w:rPr>
        <w:t>for</w:t>
      </w:r>
      <w:r>
        <w:rPr>
          <w:spacing w:val="-9"/>
          <w:sz w:val="20"/>
        </w:rPr>
        <w:t xml:space="preserve"> </w:t>
      </w:r>
      <w:r>
        <w:rPr>
          <w:sz w:val="20"/>
        </w:rPr>
        <w:t>the</w:t>
      </w:r>
      <w:r>
        <w:rPr>
          <w:spacing w:val="-9"/>
          <w:sz w:val="20"/>
        </w:rPr>
        <w:t xml:space="preserve"> </w:t>
      </w:r>
      <w:r>
        <w:rPr>
          <w:sz w:val="20"/>
        </w:rPr>
        <w:t>estimation</w:t>
      </w:r>
      <w:r>
        <w:rPr>
          <w:spacing w:val="-9"/>
          <w:sz w:val="20"/>
        </w:rPr>
        <w:t xml:space="preserve"> </w:t>
      </w:r>
      <w:r>
        <w:rPr>
          <w:sz w:val="20"/>
        </w:rPr>
        <w:t>of</w:t>
      </w:r>
      <w:r>
        <w:rPr>
          <w:spacing w:val="-9"/>
          <w:sz w:val="20"/>
        </w:rPr>
        <w:t xml:space="preserve"> </w:t>
      </w:r>
      <w:r>
        <w:rPr>
          <w:sz w:val="20"/>
        </w:rPr>
        <w:t>wealth inequality trends.</w:t>
      </w:r>
    </w:p>
    <w:p w14:paraId="3F8E5212" w14:textId="77777777" w:rsidR="00620CF6" w:rsidRDefault="00620CF6">
      <w:pPr>
        <w:spacing w:line="355" w:lineRule="auto"/>
        <w:jc w:val="both"/>
        <w:rPr>
          <w:sz w:val="20"/>
        </w:rPr>
        <w:sectPr w:rsidR="00620CF6" w:rsidSect="00D60468">
          <w:pgSz w:w="12240" w:h="15840"/>
          <w:pgMar w:top="1320" w:right="1100" w:bottom="280" w:left="1300" w:header="720" w:footer="720" w:gutter="0"/>
          <w:cols w:space="720"/>
        </w:sectPr>
      </w:pPr>
    </w:p>
    <w:p w14:paraId="51EF58ED" w14:textId="77777777" w:rsidR="00620CF6" w:rsidRDefault="00000000">
      <w:pPr>
        <w:pStyle w:val="BodyText"/>
        <w:spacing w:before="86" w:line="355" w:lineRule="auto"/>
        <w:ind w:left="615" w:right="813"/>
        <w:jc w:val="both"/>
      </w:pPr>
      <w:r>
        <w:rPr>
          <w:spacing w:val="-2"/>
        </w:rPr>
        <w:lastRenderedPageBreak/>
        <w:t>This</w:t>
      </w:r>
      <w:r>
        <w:rPr>
          <w:spacing w:val="-11"/>
        </w:rPr>
        <w:t xml:space="preserve"> </w:t>
      </w:r>
      <w:r>
        <w:rPr>
          <w:spacing w:val="-2"/>
        </w:rPr>
        <w:t>section</w:t>
      </w:r>
      <w:r>
        <w:rPr>
          <w:spacing w:val="-10"/>
        </w:rPr>
        <w:t xml:space="preserve"> </w:t>
      </w:r>
      <w:r>
        <w:rPr>
          <w:spacing w:val="-2"/>
        </w:rPr>
        <w:t>provides</w:t>
      </w:r>
      <w:r>
        <w:rPr>
          <w:spacing w:val="-11"/>
        </w:rPr>
        <w:t xml:space="preserve"> </w:t>
      </w:r>
      <w:r>
        <w:rPr>
          <w:spacing w:val="-2"/>
        </w:rPr>
        <w:t>access</w:t>
      </w:r>
      <w:r>
        <w:rPr>
          <w:spacing w:val="-10"/>
        </w:rPr>
        <w:t xml:space="preserve"> </w:t>
      </w:r>
      <w:r>
        <w:rPr>
          <w:spacing w:val="-2"/>
        </w:rPr>
        <w:t>to,</w:t>
      </w:r>
      <w:r>
        <w:rPr>
          <w:spacing w:val="-11"/>
        </w:rPr>
        <w:t xml:space="preserve"> </w:t>
      </w:r>
      <w:r>
        <w:rPr>
          <w:spacing w:val="-2"/>
        </w:rPr>
        <w:t>and</w:t>
      </w:r>
      <w:r>
        <w:rPr>
          <w:spacing w:val="-10"/>
        </w:rPr>
        <w:t xml:space="preserve"> </w:t>
      </w:r>
      <w:r>
        <w:rPr>
          <w:spacing w:val="-2"/>
        </w:rPr>
        <w:t>detailed</w:t>
      </w:r>
      <w:r>
        <w:rPr>
          <w:spacing w:val="-11"/>
        </w:rPr>
        <w:t xml:space="preserve"> </w:t>
      </w:r>
      <w:r>
        <w:rPr>
          <w:spacing w:val="-2"/>
        </w:rPr>
        <w:t>information</w:t>
      </w:r>
      <w:r>
        <w:rPr>
          <w:spacing w:val="-10"/>
        </w:rPr>
        <w:t xml:space="preserve"> </w:t>
      </w:r>
      <w:r>
        <w:rPr>
          <w:spacing w:val="-2"/>
        </w:rPr>
        <w:t>about,</w:t>
      </w:r>
      <w:r>
        <w:rPr>
          <w:spacing w:val="-11"/>
        </w:rPr>
        <w:t xml:space="preserve"> </w:t>
      </w:r>
      <w:r>
        <w:rPr>
          <w:spacing w:val="-2"/>
        </w:rPr>
        <w:t>wealth</w:t>
      </w:r>
      <w:r>
        <w:rPr>
          <w:spacing w:val="-10"/>
        </w:rPr>
        <w:t xml:space="preserve"> </w:t>
      </w:r>
      <w:r>
        <w:rPr>
          <w:spacing w:val="-2"/>
        </w:rPr>
        <w:t>inequality</w:t>
      </w:r>
      <w:r>
        <w:rPr>
          <w:spacing w:val="-11"/>
        </w:rPr>
        <w:t xml:space="preserve"> </w:t>
      </w:r>
      <w:r>
        <w:rPr>
          <w:spacing w:val="-2"/>
        </w:rPr>
        <w:t>across</w:t>
      </w:r>
      <w:r>
        <w:rPr>
          <w:spacing w:val="-10"/>
        </w:rPr>
        <w:t xml:space="preserve"> </w:t>
      </w:r>
      <w:r>
        <w:rPr>
          <w:spacing w:val="-2"/>
        </w:rPr>
        <w:t xml:space="preserve">countries </w:t>
      </w:r>
      <w:r>
        <w:t>and</w:t>
      </w:r>
      <w:r>
        <w:rPr>
          <w:spacing w:val="-5"/>
        </w:rPr>
        <w:t xml:space="preserve"> </w:t>
      </w:r>
      <w:r>
        <w:t>over</w:t>
      </w:r>
      <w:r>
        <w:rPr>
          <w:spacing w:val="-5"/>
        </w:rPr>
        <w:t xml:space="preserve"> </w:t>
      </w:r>
      <w:r>
        <w:t>time.</w:t>
      </w:r>
      <w:r>
        <w:rPr>
          <w:spacing w:val="13"/>
        </w:rPr>
        <w:t xml:space="preserve"> </w:t>
      </w:r>
      <w:r>
        <w:t>To</w:t>
      </w:r>
      <w:r>
        <w:rPr>
          <w:spacing w:val="-5"/>
        </w:rPr>
        <w:t xml:space="preserve"> </w:t>
      </w:r>
      <w:r>
        <w:t>date,</w:t>
      </w:r>
      <w:r>
        <w:rPr>
          <w:spacing w:val="-5"/>
        </w:rPr>
        <w:t xml:space="preserve"> </w:t>
      </w:r>
      <w:r>
        <w:t>there</w:t>
      </w:r>
      <w:r>
        <w:rPr>
          <w:spacing w:val="-5"/>
        </w:rPr>
        <w:t xml:space="preserve"> </w:t>
      </w:r>
      <w:r>
        <w:t>is</w:t>
      </w:r>
      <w:r>
        <w:rPr>
          <w:spacing w:val="-5"/>
        </w:rPr>
        <w:t xml:space="preserve"> </w:t>
      </w:r>
      <w:r>
        <w:t>no</w:t>
      </w:r>
      <w:r>
        <w:rPr>
          <w:spacing w:val="-5"/>
        </w:rPr>
        <w:t xml:space="preserve"> </w:t>
      </w:r>
      <w:r>
        <w:t>comprehensive</w:t>
      </w:r>
      <w:r>
        <w:rPr>
          <w:spacing w:val="-5"/>
        </w:rPr>
        <w:t xml:space="preserve"> </w:t>
      </w:r>
      <w:r>
        <w:t>database</w:t>
      </w:r>
      <w:r>
        <w:rPr>
          <w:spacing w:val="-5"/>
        </w:rPr>
        <w:t xml:space="preserve"> </w:t>
      </w:r>
      <w:r>
        <w:t>that</w:t>
      </w:r>
      <w:r>
        <w:rPr>
          <w:spacing w:val="-5"/>
        </w:rPr>
        <w:t xml:space="preserve"> </w:t>
      </w:r>
      <w:r>
        <w:t>offers</w:t>
      </w:r>
      <w:r>
        <w:rPr>
          <w:spacing w:val="-5"/>
        </w:rPr>
        <w:t xml:space="preserve"> </w:t>
      </w:r>
      <w:r>
        <w:t>“off</w:t>
      </w:r>
      <w:r>
        <w:rPr>
          <w:spacing w:val="-5"/>
        </w:rPr>
        <w:t xml:space="preserve"> </w:t>
      </w:r>
      <w:r>
        <w:t>the</w:t>
      </w:r>
      <w:r>
        <w:rPr>
          <w:spacing w:val="-5"/>
        </w:rPr>
        <w:t xml:space="preserve"> </w:t>
      </w:r>
      <w:r>
        <w:t>shelf”</w:t>
      </w:r>
      <w:r>
        <w:rPr>
          <w:spacing w:val="-5"/>
        </w:rPr>
        <w:t xml:space="preserve"> </w:t>
      </w:r>
      <w:r>
        <w:t>indicators on wealth inequality levels and trends for a variety of different sources.</w:t>
      </w:r>
      <w:r>
        <w:rPr>
          <w:spacing w:val="40"/>
        </w:rPr>
        <w:t xml:space="preserve"> </w:t>
      </w:r>
      <w:r>
        <w:t>Estimates of wealth distributions are much less settled than those of income distributions, and there is substantial controversy about how wealth inequality has evolved in recent years.</w:t>
      </w:r>
      <w:r>
        <w:rPr>
          <w:spacing w:val="40"/>
        </w:rPr>
        <w:t xml:space="preserve"> </w:t>
      </w:r>
      <w:r>
        <w:t>A core value-added of this section is that users have access to detailed information about the values provided and methodological</w:t>
      </w:r>
      <w:r>
        <w:rPr>
          <w:spacing w:val="-12"/>
        </w:rPr>
        <w:t xml:space="preserve"> </w:t>
      </w:r>
      <w:r>
        <w:t>information</w:t>
      </w:r>
      <w:r>
        <w:rPr>
          <w:spacing w:val="-12"/>
        </w:rPr>
        <w:t xml:space="preserve"> </w:t>
      </w:r>
      <w:r>
        <w:t>that</w:t>
      </w:r>
      <w:r>
        <w:rPr>
          <w:spacing w:val="-12"/>
        </w:rPr>
        <w:t xml:space="preserve"> </w:t>
      </w:r>
      <w:r>
        <w:t>will</w:t>
      </w:r>
      <w:r>
        <w:rPr>
          <w:spacing w:val="-12"/>
        </w:rPr>
        <w:t xml:space="preserve"> </w:t>
      </w:r>
      <w:r>
        <w:t>help</w:t>
      </w:r>
      <w:r>
        <w:rPr>
          <w:spacing w:val="-12"/>
        </w:rPr>
        <w:t xml:space="preserve"> </w:t>
      </w:r>
      <w:r>
        <w:t>them</w:t>
      </w:r>
      <w:r>
        <w:rPr>
          <w:spacing w:val="-12"/>
        </w:rPr>
        <w:t xml:space="preserve"> </w:t>
      </w:r>
      <w:r>
        <w:t>to</w:t>
      </w:r>
      <w:r>
        <w:rPr>
          <w:spacing w:val="-12"/>
        </w:rPr>
        <w:t xml:space="preserve"> </w:t>
      </w:r>
      <w:r>
        <w:t>navigate</w:t>
      </w:r>
      <w:r>
        <w:rPr>
          <w:spacing w:val="-12"/>
        </w:rPr>
        <w:t xml:space="preserve"> </w:t>
      </w:r>
      <w:r>
        <w:t>the</w:t>
      </w:r>
      <w:r>
        <w:rPr>
          <w:spacing w:val="-12"/>
        </w:rPr>
        <w:t xml:space="preserve"> </w:t>
      </w:r>
      <w:r>
        <w:t>inevitable</w:t>
      </w:r>
      <w:r>
        <w:rPr>
          <w:spacing w:val="-12"/>
        </w:rPr>
        <w:t xml:space="preserve"> </w:t>
      </w:r>
      <w:r>
        <w:t>complexity. Users</w:t>
      </w:r>
      <w:r>
        <w:rPr>
          <w:spacing w:val="-12"/>
        </w:rPr>
        <w:t xml:space="preserve"> </w:t>
      </w:r>
      <w:r>
        <w:t>can also</w:t>
      </w:r>
      <w:r>
        <w:rPr>
          <w:spacing w:val="-9"/>
        </w:rPr>
        <w:t xml:space="preserve"> </w:t>
      </w:r>
      <w:r>
        <w:t>exploit</w:t>
      </w:r>
      <w:r>
        <w:rPr>
          <w:spacing w:val="-9"/>
        </w:rPr>
        <w:t xml:space="preserve"> </w:t>
      </w:r>
      <w:r>
        <w:t>our</w:t>
      </w:r>
      <w:r>
        <w:rPr>
          <w:spacing w:val="-9"/>
        </w:rPr>
        <w:t xml:space="preserve"> </w:t>
      </w:r>
      <w:r>
        <w:t>classification</w:t>
      </w:r>
      <w:r>
        <w:rPr>
          <w:spacing w:val="-9"/>
        </w:rPr>
        <w:t xml:space="preserve"> </w:t>
      </w:r>
      <w:r>
        <w:t>of</w:t>
      </w:r>
      <w:r>
        <w:rPr>
          <w:spacing w:val="-9"/>
        </w:rPr>
        <w:t xml:space="preserve"> </w:t>
      </w:r>
      <w:r>
        <w:t>data</w:t>
      </w:r>
      <w:r>
        <w:rPr>
          <w:spacing w:val="-9"/>
        </w:rPr>
        <w:t xml:space="preserve"> </w:t>
      </w:r>
      <w:r>
        <w:t>types,</w:t>
      </w:r>
      <w:r>
        <w:rPr>
          <w:spacing w:val="-9"/>
        </w:rPr>
        <w:t xml:space="preserve"> </w:t>
      </w:r>
      <w:r>
        <w:t>source</w:t>
      </w:r>
      <w:r>
        <w:rPr>
          <w:spacing w:val="-9"/>
        </w:rPr>
        <w:t xml:space="preserve"> </w:t>
      </w:r>
      <w:r>
        <w:t>types,</w:t>
      </w:r>
      <w:r>
        <w:rPr>
          <w:spacing w:val="-9"/>
        </w:rPr>
        <w:t xml:space="preserve"> </w:t>
      </w:r>
      <w:r>
        <w:t>and</w:t>
      </w:r>
      <w:r>
        <w:rPr>
          <w:spacing w:val="-9"/>
        </w:rPr>
        <w:t xml:space="preserve"> </w:t>
      </w:r>
      <w:r>
        <w:t>unit</w:t>
      </w:r>
      <w:r>
        <w:rPr>
          <w:spacing w:val="-9"/>
        </w:rPr>
        <w:t xml:space="preserve"> </w:t>
      </w:r>
      <w:r>
        <w:t>of</w:t>
      </w:r>
      <w:r>
        <w:rPr>
          <w:spacing w:val="-9"/>
        </w:rPr>
        <w:t xml:space="preserve"> </w:t>
      </w:r>
      <w:r>
        <w:t>analysis</w:t>
      </w:r>
      <w:r>
        <w:rPr>
          <w:spacing w:val="-9"/>
        </w:rPr>
        <w:t xml:space="preserve"> </w:t>
      </w:r>
      <w:r>
        <w:t>to</w:t>
      </w:r>
      <w:r>
        <w:rPr>
          <w:spacing w:val="-9"/>
        </w:rPr>
        <w:t xml:space="preserve"> </w:t>
      </w:r>
      <w:r>
        <w:t>guide</w:t>
      </w:r>
      <w:r>
        <w:rPr>
          <w:spacing w:val="-9"/>
        </w:rPr>
        <w:t xml:space="preserve"> </w:t>
      </w:r>
      <w:r>
        <w:t>the</w:t>
      </w:r>
      <w:r>
        <w:rPr>
          <w:spacing w:val="-9"/>
        </w:rPr>
        <w:t xml:space="preserve"> </w:t>
      </w:r>
      <w:r>
        <w:t>choice of the most suitable indicator for their purpose.</w:t>
      </w:r>
    </w:p>
    <w:p w14:paraId="66335483" w14:textId="77777777" w:rsidR="00620CF6" w:rsidRDefault="00620CF6">
      <w:pPr>
        <w:pStyle w:val="BodyText"/>
        <w:spacing w:before="2"/>
        <w:rPr>
          <w:sz w:val="23"/>
        </w:rPr>
      </w:pPr>
    </w:p>
    <w:p w14:paraId="5A3E0C51" w14:textId="77777777" w:rsidR="00620CF6" w:rsidRDefault="00000000">
      <w:pPr>
        <w:pStyle w:val="ListParagraph"/>
        <w:numPr>
          <w:ilvl w:val="0"/>
          <w:numId w:val="17"/>
        </w:numPr>
        <w:tabs>
          <w:tab w:val="left" w:pos="615"/>
        </w:tabs>
        <w:spacing w:line="355" w:lineRule="auto"/>
        <w:ind w:right="315"/>
        <w:rPr>
          <w:sz w:val="20"/>
        </w:rPr>
      </w:pPr>
      <w:r>
        <w:rPr>
          <w:sz w:val="20"/>
        </w:rPr>
        <w:t>The</w:t>
      </w:r>
      <w:r>
        <w:rPr>
          <w:spacing w:val="-7"/>
          <w:sz w:val="20"/>
        </w:rPr>
        <w:t xml:space="preserve"> </w:t>
      </w:r>
      <w:hyperlink r:id="rId18">
        <w:r>
          <w:rPr>
            <w:color w:val="0000FF"/>
            <w:sz w:val="20"/>
          </w:rPr>
          <w:t>Estate,</w:t>
        </w:r>
        <w:r>
          <w:rPr>
            <w:color w:val="0000FF"/>
            <w:spacing w:val="-6"/>
            <w:sz w:val="20"/>
          </w:rPr>
          <w:t xml:space="preserve"> </w:t>
        </w:r>
        <w:r>
          <w:rPr>
            <w:color w:val="0000FF"/>
            <w:sz w:val="20"/>
          </w:rPr>
          <w:t>Inheritance,</w:t>
        </w:r>
        <w:r>
          <w:rPr>
            <w:color w:val="0000FF"/>
            <w:spacing w:val="-6"/>
            <w:sz w:val="20"/>
          </w:rPr>
          <w:t xml:space="preserve"> </w:t>
        </w:r>
        <w:r>
          <w:rPr>
            <w:color w:val="0000FF"/>
            <w:sz w:val="20"/>
          </w:rPr>
          <w:t>and</w:t>
        </w:r>
        <w:r>
          <w:rPr>
            <w:color w:val="0000FF"/>
            <w:spacing w:val="-7"/>
            <w:sz w:val="20"/>
          </w:rPr>
          <w:t xml:space="preserve"> </w:t>
        </w:r>
        <w:r>
          <w:rPr>
            <w:color w:val="0000FF"/>
            <w:sz w:val="20"/>
          </w:rPr>
          <w:t>Gift</w:t>
        </w:r>
        <w:r>
          <w:rPr>
            <w:color w:val="0000FF"/>
            <w:spacing w:val="-7"/>
            <w:sz w:val="20"/>
          </w:rPr>
          <w:t xml:space="preserve"> </w:t>
        </w:r>
        <w:r>
          <w:rPr>
            <w:color w:val="0000FF"/>
            <w:sz w:val="20"/>
          </w:rPr>
          <w:t>Taxes</w:t>
        </w:r>
      </w:hyperlink>
      <w:r>
        <w:rPr>
          <w:color w:val="0000FF"/>
          <w:spacing w:val="-8"/>
          <w:sz w:val="20"/>
        </w:rPr>
        <w:t xml:space="preserve"> </w:t>
      </w:r>
      <w:r>
        <w:rPr>
          <w:sz w:val="20"/>
        </w:rPr>
        <w:t>section</w:t>
      </w:r>
      <w:r>
        <w:rPr>
          <w:spacing w:val="-8"/>
          <w:sz w:val="20"/>
        </w:rPr>
        <w:t xml:space="preserve"> </w:t>
      </w:r>
      <w:r>
        <w:rPr>
          <w:sz w:val="20"/>
        </w:rPr>
        <w:t>contains</w:t>
      </w:r>
      <w:r>
        <w:rPr>
          <w:spacing w:val="-8"/>
          <w:sz w:val="20"/>
        </w:rPr>
        <w:t xml:space="preserve"> </w:t>
      </w:r>
      <w:r>
        <w:rPr>
          <w:sz w:val="20"/>
        </w:rPr>
        <w:t>a</w:t>
      </w:r>
      <w:r>
        <w:rPr>
          <w:spacing w:val="-7"/>
          <w:sz w:val="20"/>
        </w:rPr>
        <w:t xml:space="preserve"> </w:t>
      </w:r>
      <w:r>
        <w:rPr>
          <w:sz w:val="20"/>
        </w:rPr>
        <w:t>comprehensive</w:t>
      </w:r>
      <w:r>
        <w:rPr>
          <w:spacing w:val="-8"/>
          <w:sz w:val="20"/>
        </w:rPr>
        <w:t xml:space="preserve"> </w:t>
      </w:r>
      <w:r>
        <w:rPr>
          <w:sz w:val="20"/>
        </w:rPr>
        <w:t>database</w:t>
      </w:r>
      <w:r>
        <w:rPr>
          <w:spacing w:val="-7"/>
          <w:sz w:val="20"/>
        </w:rPr>
        <w:t xml:space="preserve"> </w:t>
      </w:r>
      <w:r>
        <w:rPr>
          <w:sz w:val="20"/>
        </w:rPr>
        <w:t>on</w:t>
      </w:r>
      <w:r>
        <w:rPr>
          <w:spacing w:val="-7"/>
          <w:sz w:val="20"/>
        </w:rPr>
        <w:t xml:space="preserve"> </w:t>
      </w:r>
      <w:r>
        <w:rPr>
          <w:sz w:val="20"/>
        </w:rPr>
        <w:t>the</w:t>
      </w:r>
      <w:r>
        <w:rPr>
          <w:spacing w:val="-7"/>
          <w:sz w:val="20"/>
        </w:rPr>
        <w:t xml:space="preserve"> </w:t>
      </w:r>
      <w:r>
        <w:rPr>
          <w:sz w:val="20"/>
        </w:rPr>
        <w:t>evolution</w:t>
      </w:r>
      <w:r>
        <w:rPr>
          <w:spacing w:val="-8"/>
          <w:sz w:val="20"/>
        </w:rPr>
        <w:t xml:space="preserve"> </w:t>
      </w:r>
      <w:r>
        <w:rPr>
          <w:sz w:val="20"/>
        </w:rPr>
        <w:t>of estate, inheritance, and gift (EIG) taxation, both across countries and (forthcoming) across the U.S. states.</w:t>
      </w:r>
      <w:r>
        <w:rPr>
          <w:spacing w:val="31"/>
          <w:sz w:val="20"/>
        </w:rPr>
        <w:t xml:space="preserve"> </w:t>
      </w:r>
      <w:r>
        <w:rPr>
          <w:sz w:val="20"/>
        </w:rPr>
        <w:t xml:space="preserve">This section focuses on the taxation of wealth transfers, that is, transfers from one household or individual to another, either when the donor is living (inter </w:t>
      </w:r>
      <w:proofErr w:type="spellStart"/>
      <w:r>
        <w:rPr>
          <w:sz w:val="20"/>
        </w:rPr>
        <w:t>vivos</w:t>
      </w:r>
      <w:proofErr w:type="spellEnd"/>
      <w:r>
        <w:rPr>
          <w:sz w:val="20"/>
        </w:rPr>
        <w:t xml:space="preserve"> gifts) or at the time of the donor’s death (bequests).</w:t>
      </w:r>
      <w:r>
        <w:rPr>
          <w:spacing w:val="40"/>
          <w:sz w:val="20"/>
        </w:rPr>
        <w:t xml:space="preserve"> </w:t>
      </w:r>
      <w:r>
        <w:rPr>
          <w:sz w:val="20"/>
        </w:rPr>
        <w:t>When assessing taxes, we distinguish among three types of taxes:</w:t>
      </w:r>
      <w:r>
        <w:rPr>
          <w:spacing w:val="40"/>
          <w:sz w:val="20"/>
        </w:rPr>
        <w:t xml:space="preserve"> </w:t>
      </w:r>
      <w:r>
        <w:rPr>
          <w:sz w:val="20"/>
        </w:rPr>
        <w:t xml:space="preserve">those </w:t>
      </w:r>
      <w:r>
        <w:rPr>
          <w:spacing w:val="-2"/>
          <w:sz w:val="20"/>
        </w:rPr>
        <w:t>levied</w:t>
      </w:r>
      <w:r>
        <w:rPr>
          <w:spacing w:val="-7"/>
          <w:sz w:val="20"/>
        </w:rPr>
        <w:t xml:space="preserve"> </w:t>
      </w:r>
      <w:r>
        <w:rPr>
          <w:spacing w:val="-2"/>
          <w:sz w:val="20"/>
        </w:rPr>
        <w:t>on</w:t>
      </w:r>
      <w:r>
        <w:rPr>
          <w:spacing w:val="-7"/>
          <w:sz w:val="20"/>
        </w:rPr>
        <w:t xml:space="preserve"> </w:t>
      </w:r>
      <w:r>
        <w:rPr>
          <w:spacing w:val="-2"/>
          <w:sz w:val="20"/>
        </w:rPr>
        <w:t>estates</w:t>
      </w:r>
      <w:r>
        <w:rPr>
          <w:spacing w:val="-7"/>
          <w:sz w:val="20"/>
        </w:rPr>
        <w:t xml:space="preserve"> </w:t>
      </w:r>
      <w:r>
        <w:rPr>
          <w:spacing w:val="-2"/>
          <w:sz w:val="20"/>
        </w:rPr>
        <w:t>(on</w:t>
      </w:r>
      <w:r>
        <w:rPr>
          <w:spacing w:val="-7"/>
          <w:sz w:val="20"/>
        </w:rPr>
        <w:t xml:space="preserve"> </w:t>
      </w:r>
      <w:r>
        <w:rPr>
          <w:spacing w:val="-2"/>
          <w:sz w:val="20"/>
        </w:rPr>
        <w:t>the</w:t>
      </w:r>
      <w:r>
        <w:rPr>
          <w:spacing w:val="-7"/>
          <w:sz w:val="20"/>
        </w:rPr>
        <w:t xml:space="preserve"> </w:t>
      </w:r>
      <w:r>
        <w:rPr>
          <w:spacing w:val="-2"/>
          <w:sz w:val="20"/>
        </w:rPr>
        <w:t>total</w:t>
      </w:r>
      <w:r>
        <w:rPr>
          <w:spacing w:val="-6"/>
          <w:sz w:val="20"/>
        </w:rPr>
        <w:t xml:space="preserve"> </w:t>
      </w:r>
      <w:r>
        <w:rPr>
          <w:spacing w:val="-2"/>
          <w:sz w:val="20"/>
        </w:rPr>
        <w:t>amount</w:t>
      </w:r>
      <w:r>
        <w:rPr>
          <w:spacing w:val="-7"/>
          <w:sz w:val="20"/>
        </w:rPr>
        <w:t xml:space="preserve"> </w:t>
      </w:r>
      <w:r>
        <w:rPr>
          <w:spacing w:val="-2"/>
          <w:sz w:val="20"/>
        </w:rPr>
        <w:t>bequeathed),</w:t>
      </w:r>
      <w:r>
        <w:rPr>
          <w:spacing w:val="-5"/>
          <w:sz w:val="20"/>
        </w:rPr>
        <w:t xml:space="preserve"> </w:t>
      </w:r>
      <w:r>
        <w:rPr>
          <w:spacing w:val="-2"/>
          <w:sz w:val="20"/>
        </w:rPr>
        <w:t>on</w:t>
      </w:r>
      <w:r>
        <w:rPr>
          <w:spacing w:val="-6"/>
          <w:sz w:val="20"/>
        </w:rPr>
        <w:t xml:space="preserve"> </w:t>
      </w:r>
      <w:r>
        <w:rPr>
          <w:spacing w:val="-2"/>
          <w:sz w:val="20"/>
        </w:rPr>
        <w:t>inheritances</w:t>
      </w:r>
      <w:r>
        <w:rPr>
          <w:spacing w:val="-7"/>
          <w:sz w:val="20"/>
        </w:rPr>
        <w:t xml:space="preserve"> </w:t>
      </w:r>
      <w:r>
        <w:rPr>
          <w:spacing w:val="-2"/>
          <w:sz w:val="20"/>
        </w:rPr>
        <w:t>(on</w:t>
      </w:r>
      <w:r>
        <w:rPr>
          <w:spacing w:val="-7"/>
          <w:sz w:val="20"/>
        </w:rPr>
        <w:t xml:space="preserve"> </w:t>
      </w:r>
      <w:r>
        <w:rPr>
          <w:spacing w:val="-2"/>
          <w:sz w:val="20"/>
        </w:rPr>
        <w:t>amounts</w:t>
      </w:r>
      <w:r>
        <w:rPr>
          <w:spacing w:val="-7"/>
          <w:sz w:val="20"/>
        </w:rPr>
        <w:t xml:space="preserve"> </w:t>
      </w:r>
      <w:r>
        <w:rPr>
          <w:spacing w:val="-2"/>
          <w:sz w:val="20"/>
        </w:rPr>
        <w:t>received</w:t>
      </w:r>
      <w:r>
        <w:rPr>
          <w:spacing w:val="-7"/>
          <w:sz w:val="20"/>
        </w:rPr>
        <w:t xml:space="preserve"> </w:t>
      </w:r>
      <w:r>
        <w:rPr>
          <w:spacing w:val="-2"/>
          <w:sz w:val="20"/>
        </w:rPr>
        <w:t>by</w:t>
      </w:r>
      <w:r>
        <w:rPr>
          <w:spacing w:val="-7"/>
          <w:sz w:val="20"/>
        </w:rPr>
        <w:t xml:space="preserve"> </w:t>
      </w:r>
      <w:r>
        <w:rPr>
          <w:spacing w:val="-2"/>
          <w:sz w:val="20"/>
        </w:rPr>
        <w:t>individual recipients),</w:t>
      </w:r>
      <w:r>
        <w:rPr>
          <w:spacing w:val="-3"/>
          <w:sz w:val="20"/>
        </w:rPr>
        <w:t xml:space="preserve"> </w:t>
      </w:r>
      <w:r>
        <w:rPr>
          <w:spacing w:val="-2"/>
          <w:sz w:val="20"/>
        </w:rPr>
        <w:t>and</w:t>
      </w:r>
      <w:r>
        <w:rPr>
          <w:spacing w:val="-6"/>
          <w:sz w:val="20"/>
        </w:rPr>
        <w:t xml:space="preserve"> </w:t>
      </w:r>
      <w:r>
        <w:rPr>
          <w:spacing w:val="-2"/>
          <w:sz w:val="20"/>
        </w:rPr>
        <w:t>on</w:t>
      </w:r>
      <w:r>
        <w:rPr>
          <w:spacing w:val="-6"/>
          <w:sz w:val="20"/>
        </w:rPr>
        <w:t xml:space="preserve"> </w:t>
      </w:r>
      <w:r>
        <w:rPr>
          <w:spacing w:val="-2"/>
          <w:sz w:val="20"/>
        </w:rPr>
        <w:t>gifts</w:t>
      </w:r>
      <w:r>
        <w:rPr>
          <w:spacing w:val="-6"/>
          <w:sz w:val="20"/>
        </w:rPr>
        <w:t xml:space="preserve"> </w:t>
      </w:r>
      <w:r>
        <w:rPr>
          <w:spacing w:val="-2"/>
          <w:sz w:val="20"/>
        </w:rPr>
        <w:t>(given</w:t>
      </w:r>
      <w:r>
        <w:rPr>
          <w:spacing w:val="-6"/>
          <w:sz w:val="20"/>
        </w:rPr>
        <w:t xml:space="preserve"> </w:t>
      </w:r>
      <w:r>
        <w:rPr>
          <w:spacing w:val="-2"/>
          <w:sz w:val="20"/>
        </w:rPr>
        <w:t>by</w:t>
      </w:r>
      <w:r>
        <w:rPr>
          <w:spacing w:val="-6"/>
          <w:sz w:val="20"/>
        </w:rPr>
        <w:t xml:space="preserve"> </w:t>
      </w:r>
      <w:r>
        <w:rPr>
          <w:spacing w:val="-2"/>
          <w:sz w:val="20"/>
        </w:rPr>
        <w:t>living</w:t>
      </w:r>
      <w:r>
        <w:rPr>
          <w:spacing w:val="-6"/>
          <w:sz w:val="20"/>
        </w:rPr>
        <w:t xml:space="preserve"> </w:t>
      </w:r>
      <w:r>
        <w:rPr>
          <w:spacing w:val="-2"/>
          <w:sz w:val="20"/>
        </w:rPr>
        <w:t>donors).</w:t>
      </w:r>
      <w:r>
        <w:rPr>
          <w:spacing w:val="24"/>
          <w:sz w:val="20"/>
        </w:rPr>
        <w:t xml:space="preserve"> </w:t>
      </w:r>
      <w:r>
        <w:rPr>
          <w:spacing w:val="-2"/>
          <w:sz w:val="20"/>
        </w:rPr>
        <w:t>The</w:t>
      </w:r>
      <w:r>
        <w:rPr>
          <w:spacing w:val="-6"/>
          <w:sz w:val="20"/>
        </w:rPr>
        <w:t xml:space="preserve"> </w:t>
      </w:r>
      <w:r>
        <w:rPr>
          <w:spacing w:val="-2"/>
          <w:sz w:val="20"/>
        </w:rPr>
        <w:t>EIG</w:t>
      </w:r>
      <w:r>
        <w:rPr>
          <w:spacing w:val="-6"/>
          <w:sz w:val="20"/>
        </w:rPr>
        <w:t xml:space="preserve"> </w:t>
      </w:r>
      <w:r>
        <w:rPr>
          <w:spacing w:val="-2"/>
          <w:sz w:val="20"/>
        </w:rPr>
        <w:t>sections</w:t>
      </w:r>
      <w:r>
        <w:rPr>
          <w:spacing w:val="-6"/>
          <w:sz w:val="20"/>
        </w:rPr>
        <w:t xml:space="preserve"> </w:t>
      </w:r>
      <w:r>
        <w:rPr>
          <w:spacing w:val="-2"/>
          <w:sz w:val="20"/>
        </w:rPr>
        <w:t>contain</w:t>
      </w:r>
      <w:r>
        <w:rPr>
          <w:spacing w:val="-6"/>
          <w:sz w:val="20"/>
        </w:rPr>
        <w:t xml:space="preserve"> </w:t>
      </w:r>
      <w:r>
        <w:rPr>
          <w:spacing w:val="-2"/>
          <w:sz w:val="20"/>
        </w:rPr>
        <w:t>information</w:t>
      </w:r>
      <w:r>
        <w:rPr>
          <w:spacing w:val="-6"/>
          <w:sz w:val="20"/>
        </w:rPr>
        <w:t xml:space="preserve"> </w:t>
      </w:r>
      <w:r>
        <w:rPr>
          <w:spacing w:val="-2"/>
          <w:sz w:val="20"/>
        </w:rPr>
        <w:t>on</w:t>
      </w:r>
      <w:r>
        <w:rPr>
          <w:spacing w:val="-6"/>
          <w:sz w:val="20"/>
        </w:rPr>
        <w:t xml:space="preserve"> </w:t>
      </w:r>
      <w:r>
        <w:rPr>
          <w:spacing w:val="-2"/>
          <w:sz w:val="20"/>
        </w:rPr>
        <w:t>statutory</w:t>
      </w:r>
      <w:r>
        <w:rPr>
          <w:spacing w:val="-6"/>
          <w:sz w:val="20"/>
        </w:rPr>
        <w:t xml:space="preserve"> </w:t>
      </w:r>
      <w:r>
        <w:rPr>
          <w:spacing w:val="-2"/>
          <w:sz w:val="20"/>
        </w:rPr>
        <w:t>tax schedules,</w:t>
      </w:r>
      <w:r>
        <w:rPr>
          <w:spacing w:val="-3"/>
          <w:sz w:val="20"/>
        </w:rPr>
        <w:t xml:space="preserve"> </w:t>
      </w:r>
      <w:r>
        <w:rPr>
          <w:spacing w:val="-2"/>
          <w:sz w:val="20"/>
        </w:rPr>
        <w:t>marginal</w:t>
      </w:r>
      <w:r>
        <w:rPr>
          <w:spacing w:val="-5"/>
          <w:sz w:val="20"/>
        </w:rPr>
        <w:t xml:space="preserve"> </w:t>
      </w:r>
      <w:r>
        <w:rPr>
          <w:spacing w:val="-2"/>
          <w:sz w:val="20"/>
        </w:rPr>
        <w:t>tax</w:t>
      </w:r>
      <w:r>
        <w:rPr>
          <w:spacing w:val="-5"/>
          <w:sz w:val="20"/>
        </w:rPr>
        <w:t xml:space="preserve"> </w:t>
      </w:r>
      <w:r>
        <w:rPr>
          <w:spacing w:val="-2"/>
          <w:sz w:val="20"/>
        </w:rPr>
        <w:t>rates,</w:t>
      </w:r>
      <w:r>
        <w:rPr>
          <w:spacing w:val="-3"/>
          <w:sz w:val="20"/>
        </w:rPr>
        <w:t xml:space="preserve"> </w:t>
      </w:r>
      <w:r>
        <w:rPr>
          <w:spacing w:val="-2"/>
          <w:sz w:val="20"/>
        </w:rPr>
        <w:t>top</w:t>
      </w:r>
      <w:r>
        <w:rPr>
          <w:spacing w:val="-5"/>
          <w:sz w:val="20"/>
        </w:rPr>
        <w:t xml:space="preserve"> </w:t>
      </w:r>
      <w:r>
        <w:rPr>
          <w:spacing w:val="-2"/>
          <w:sz w:val="20"/>
        </w:rPr>
        <w:t>marginal</w:t>
      </w:r>
      <w:r>
        <w:rPr>
          <w:spacing w:val="-5"/>
          <w:sz w:val="20"/>
        </w:rPr>
        <w:t xml:space="preserve"> </w:t>
      </w:r>
      <w:r>
        <w:rPr>
          <w:spacing w:val="-2"/>
          <w:sz w:val="20"/>
        </w:rPr>
        <w:t>rates,</w:t>
      </w:r>
      <w:r>
        <w:rPr>
          <w:spacing w:val="-3"/>
          <w:sz w:val="20"/>
        </w:rPr>
        <w:t xml:space="preserve"> </w:t>
      </w:r>
      <w:r>
        <w:rPr>
          <w:spacing w:val="-2"/>
          <w:sz w:val="20"/>
        </w:rPr>
        <w:t>exemption</w:t>
      </w:r>
      <w:r>
        <w:rPr>
          <w:spacing w:val="-5"/>
          <w:sz w:val="20"/>
        </w:rPr>
        <w:t xml:space="preserve"> </w:t>
      </w:r>
      <w:r>
        <w:rPr>
          <w:spacing w:val="-2"/>
          <w:sz w:val="20"/>
        </w:rPr>
        <w:t>thresholds,</w:t>
      </w:r>
      <w:r>
        <w:rPr>
          <w:spacing w:val="-3"/>
          <w:sz w:val="20"/>
        </w:rPr>
        <w:t xml:space="preserve"> </w:t>
      </w:r>
      <w:r>
        <w:rPr>
          <w:spacing w:val="-2"/>
          <w:sz w:val="20"/>
        </w:rPr>
        <w:t>and</w:t>
      </w:r>
      <w:r>
        <w:rPr>
          <w:spacing w:val="-5"/>
          <w:sz w:val="20"/>
        </w:rPr>
        <w:t xml:space="preserve"> </w:t>
      </w:r>
      <w:r>
        <w:rPr>
          <w:spacing w:val="-2"/>
          <w:sz w:val="20"/>
        </w:rPr>
        <w:t>tax</w:t>
      </w:r>
      <w:r>
        <w:rPr>
          <w:spacing w:val="-5"/>
          <w:sz w:val="20"/>
        </w:rPr>
        <w:t xml:space="preserve"> </w:t>
      </w:r>
      <w:r>
        <w:rPr>
          <w:spacing w:val="-2"/>
          <w:sz w:val="20"/>
        </w:rPr>
        <w:t>revenues.</w:t>
      </w:r>
      <w:r>
        <w:rPr>
          <w:spacing w:val="19"/>
          <w:sz w:val="20"/>
        </w:rPr>
        <w:t xml:space="preserve"> </w:t>
      </w:r>
      <w:r>
        <w:rPr>
          <w:spacing w:val="-2"/>
          <w:sz w:val="20"/>
        </w:rPr>
        <w:t xml:space="preserve">Information </w:t>
      </w:r>
      <w:r>
        <w:rPr>
          <w:sz w:val="20"/>
        </w:rPr>
        <w:t>on effective taxation is also derived and presented.</w:t>
      </w:r>
    </w:p>
    <w:p w14:paraId="196B5A64" w14:textId="77777777" w:rsidR="00620CF6" w:rsidRDefault="00620CF6">
      <w:pPr>
        <w:pStyle w:val="BodyText"/>
        <w:spacing w:before="2"/>
        <w:rPr>
          <w:sz w:val="23"/>
        </w:rPr>
      </w:pPr>
    </w:p>
    <w:p w14:paraId="4677756F" w14:textId="77777777" w:rsidR="00620CF6" w:rsidRDefault="00000000">
      <w:pPr>
        <w:pStyle w:val="BodyText"/>
        <w:spacing w:line="355" w:lineRule="auto"/>
        <w:ind w:left="615" w:right="813"/>
        <w:jc w:val="both"/>
      </w:pPr>
      <w:r>
        <w:t>Understanding</w:t>
      </w:r>
      <w:r>
        <w:rPr>
          <w:spacing w:val="-8"/>
        </w:rPr>
        <w:t xml:space="preserve"> </w:t>
      </w:r>
      <w:r>
        <w:t>how</w:t>
      </w:r>
      <w:r>
        <w:rPr>
          <w:spacing w:val="-8"/>
        </w:rPr>
        <w:t xml:space="preserve"> </w:t>
      </w:r>
      <w:r>
        <w:t>governments</w:t>
      </w:r>
      <w:r>
        <w:rPr>
          <w:spacing w:val="-8"/>
        </w:rPr>
        <w:t xml:space="preserve"> </w:t>
      </w:r>
      <w:r>
        <w:t>tax</w:t>
      </w:r>
      <w:r>
        <w:rPr>
          <w:spacing w:val="-8"/>
        </w:rPr>
        <w:t xml:space="preserve"> </w:t>
      </w:r>
      <w:r>
        <w:t>these</w:t>
      </w:r>
      <w:r>
        <w:rPr>
          <w:spacing w:val="-8"/>
        </w:rPr>
        <w:t xml:space="preserve"> </w:t>
      </w:r>
      <w:r>
        <w:t>transfers</w:t>
      </w:r>
      <w:r>
        <w:rPr>
          <w:spacing w:val="-8"/>
        </w:rPr>
        <w:t xml:space="preserve"> </w:t>
      </w:r>
      <w:r>
        <w:t>is</w:t>
      </w:r>
      <w:r>
        <w:rPr>
          <w:spacing w:val="-8"/>
        </w:rPr>
        <w:t xml:space="preserve"> </w:t>
      </w:r>
      <w:r>
        <w:t>essential</w:t>
      </w:r>
      <w:r>
        <w:rPr>
          <w:spacing w:val="-8"/>
        </w:rPr>
        <w:t xml:space="preserve"> </w:t>
      </w:r>
      <w:r>
        <w:t>because</w:t>
      </w:r>
      <w:r>
        <w:rPr>
          <w:spacing w:val="-8"/>
        </w:rPr>
        <w:t xml:space="preserve"> </w:t>
      </w:r>
      <w:r>
        <w:t>bequests,</w:t>
      </w:r>
      <w:r>
        <w:rPr>
          <w:spacing w:val="-6"/>
        </w:rPr>
        <w:t xml:space="preserve"> </w:t>
      </w:r>
      <w:r>
        <w:t xml:space="preserve">inheritances, and inter </w:t>
      </w:r>
      <w:proofErr w:type="spellStart"/>
      <w:r>
        <w:t>vivos</w:t>
      </w:r>
      <w:proofErr w:type="spellEnd"/>
      <w:r>
        <w:t xml:space="preserve"> gifts are crucial economic resources for households and because their scale has increased substantially in recent decades relative to total national income.</w:t>
      </w:r>
      <w:r>
        <w:rPr>
          <w:spacing w:val="30"/>
        </w:rPr>
        <w:t xml:space="preserve"> </w:t>
      </w:r>
      <w:r>
        <w:t>Very little work has been</w:t>
      </w:r>
      <w:r>
        <w:rPr>
          <w:spacing w:val="-8"/>
        </w:rPr>
        <w:t xml:space="preserve"> </w:t>
      </w:r>
      <w:r>
        <w:t>done</w:t>
      </w:r>
      <w:r>
        <w:rPr>
          <w:spacing w:val="-8"/>
        </w:rPr>
        <w:t xml:space="preserve"> </w:t>
      </w:r>
      <w:r>
        <w:t>to</w:t>
      </w:r>
      <w:r>
        <w:rPr>
          <w:spacing w:val="-8"/>
        </w:rPr>
        <w:t xml:space="preserve"> </w:t>
      </w:r>
      <w:r>
        <w:t>analyze</w:t>
      </w:r>
      <w:r>
        <w:rPr>
          <w:spacing w:val="-8"/>
        </w:rPr>
        <w:t xml:space="preserve"> </w:t>
      </w:r>
      <w:r>
        <w:t>how</w:t>
      </w:r>
      <w:r>
        <w:rPr>
          <w:spacing w:val="-8"/>
        </w:rPr>
        <w:t xml:space="preserve"> </w:t>
      </w:r>
      <w:r>
        <w:t>patterns</w:t>
      </w:r>
      <w:r>
        <w:rPr>
          <w:spacing w:val="-8"/>
        </w:rPr>
        <w:t xml:space="preserve"> </w:t>
      </w:r>
      <w:r>
        <w:t>of</w:t>
      </w:r>
      <w:r>
        <w:rPr>
          <w:spacing w:val="-8"/>
        </w:rPr>
        <w:t xml:space="preserve"> </w:t>
      </w:r>
      <w:r>
        <w:t>wealth</w:t>
      </w:r>
      <w:r>
        <w:rPr>
          <w:spacing w:val="-8"/>
        </w:rPr>
        <w:t xml:space="preserve"> </w:t>
      </w:r>
      <w:r>
        <w:t>transfer</w:t>
      </w:r>
      <w:r>
        <w:rPr>
          <w:spacing w:val="-8"/>
        </w:rPr>
        <w:t xml:space="preserve"> </w:t>
      </w:r>
      <w:r>
        <w:t>taxation</w:t>
      </w:r>
      <w:r>
        <w:rPr>
          <w:spacing w:val="-8"/>
        </w:rPr>
        <w:t xml:space="preserve"> </w:t>
      </w:r>
      <w:r>
        <w:t>affect</w:t>
      </w:r>
      <w:r>
        <w:rPr>
          <w:spacing w:val="-8"/>
        </w:rPr>
        <w:t xml:space="preserve"> </w:t>
      </w:r>
      <w:r>
        <w:t>the</w:t>
      </w:r>
      <w:r>
        <w:rPr>
          <w:spacing w:val="-8"/>
        </w:rPr>
        <w:t xml:space="preserve"> </w:t>
      </w:r>
      <w:r>
        <w:t>extent</w:t>
      </w:r>
      <w:r>
        <w:rPr>
          <w:spacing w:val="-8"/>
        </w:rPr>
        <w:t xml:space="preserve"> </w:t>
      </w:r>
      <w:r>
        <w:t>of</w:t>
      </w:r>
      <w:r>
        <w:rPr>
          <w:spacing w:val="-8"/>
        </w:rPr>
        <w:t xml:space="preserve"> </w:t>
      </w:r>
      <w:r>
        <w:t>these</w:t>
      </w:r>
      <w:r>
        <w:rPr>
          <w:spacing w:val="-8"/>
        </w:rPr>
        <w:t xml:space="preserve"> </w:t>
      </w:r>
      <w:r>
        <w:t>transfers across</w:t>
      </w:r>
      <w:r>
        <w:rPr>
          <w:spacing w:val="-13"/>
        </w:rPr>
        <w:t xml:space="preserve"> </w:t>
      </w:r>
      <w:r>
        <w:t>countries</w:t>
      </w:r>
      <w:r>
        <w:rPr>
          <w:spacing w:val="-12"/>
        </w:rPr>
        <w:t xml:space="preserve"> </w:t>
      </w:r>
      <w:r>
        <w:t>and</w:t>
      </w:r>
      <w:r>
        <w:rPr>
          <w:spacing w:val="-13"/>
        </w:rPr>
        <w:t xml:space="preserve"> </w:t>
      </w:r>
      <w:r>
        <w:t>across</w:t>
      </w:r>
      <w:r>
        <w:rPr>
          <w:spacing w:val="-12"/>
        </w:rPr>
        <w:t xml:space="preserve"> </w:t>
      </w:r>
      <w:r>
        <w:t>households</w:t>
      </w:r>
      <w:r>
        <w:rPr>
          <w:spacing w:val="-13"/>
        </w:rPr>
        <w:t xml:space="preserve"> </w:t>
      </w:r>
      <w:r>
        <w:t>within</w:t>
      </w:r>
      <w:r>
        <w:rPr>
          <w:spacing w:val="-12"/>
        </w:rPr>
        <w:t xml:space="preserve"> </w:t>
      </w:r>
      <w:r>
        <w:t>countries.</w:t>
      </w:r>
      <w:r>
        <w:rPr>
          <w:spacing w:val="-12"/>
        </w:rPr>
        <w:t xml:space="preserve"> </w:t>
      </w:r>
      <w:r>
        <w:t>This</w:t>
      </w:r>
      <w:r>
        <w:rPr>
          <w:spacing w:val="-12"/>
        </w:rPr>
        <w:t xml:space="preserve"> </w:t>
      </w:r>
      <w:r>
        <w:t>systematic</w:t>
      </w:r>
      <w:r>
        <w:rPr>
          <w:spacing w:val="-13"/>
        </w:rPr>
        <w:t xml:space="preserve"> </w:t>
      </w:r>
      <w:r>
        <w:t>compilation</w:t>
      </w:r>
      <w:r>
        <w:rPr>
          <w:spacing w:val="-12"/>
        </w:rPr>
        <w:t xml:space="preserve"> </w:t>
      </w:r>
      <w:r>
        <w:t>of</w:t>
      </w:r>
      <w:r>
        <w:rPr>
          <w:spacing w:val="-13"/>
        </w:rPr>
        <w:t xml:space="preserve"> </w:t>
      </w:r>
      <w:r>
        <w:t>tax</w:t>
      </w:r>
      <w:r>
        <w:rPr>
          <w:spacing w:val="-12"/>
        </w:rPr>
        <w:t xml:space="preserve"> </w:t>
      </w:r>
      <w:r>
        <w:t xml:space="preserve">data </w:t>
      </w:r>
      <w:r>
        <w:rPr>
          <w:spacing w:val="-4"/>
        </w:rPr>
        <w:t xml:space="preserve">will provide researchers a crucial tool for scholarship and policy analysis focused on the behavioral </w:t>
      </w:r>
      <w:r>
        <w:t>effects of wealth taxes.</w:t>
      </w:r>
    </w:p>
    <w:p w14:paraId="6FE10B9F" w14:textId="77777777" w:rsidR="00620CF6" w:rsidRDefault="00620CF6">
      <w:pPr>
        <w:pStyle w:val="BodyText"/>
        <w:spacing w:before="3"/>
        <w:rPr>
          <w:sz w:val="23"/>
        </w:rPr>
      </w:pPr>
    </w:p>
    <w:p w14:paraId="2787CCF9" w14:textId="77777777" w:rsidR="00620CF6" w:rsidRDefault="00000000">
      <w:pPr>
        <w:pStyle w:val="ListParagraph"/>
        <w:numPr>
          <w:ilvl w:val="0"/>
          <w:numId w:val="17"/>
        </w:numPr>
        <w:tabs>
          <w:tab w:val="left" w:pos="615"/>
        </w:tabs>
        <w:spacing w:line="355" w:lineRule="auto"/>
        <w:ind w:right="315"/>
        <w:rPr>
          <w:sz w:val="20"/>
        </w:rPr>
      </w:pPr>
      <w:r>
        <w:rPr>
          <w:spacing w:val="-2"/>
          <w:sz w:val="20"/>
        </w:rPr>
        <w:t>The</w:t>
      </w:r>
      <w:r>
        <w:rPr>
          <w:spacing w:val="-11"/>
          <w:sz w:val="20"/>
        </w:rPr>
        <w:t xml:space="preserve"> </w:t>
      </w:r>
      <w:hyperlink r:id="rId19">
        <w:r>
          <w:rPr>
            <w:color w:val="0000FF"/>
            <w:spacing w:val="-2"/>
            <w:sz w:val="20"/>
          </w:rPr>
          <w:t>Inheritance</w:t>
        </w:r>
        <w:r>
          <w:rPr>
            <w:color w:val="0000FF"/>
            <w:spacing w:val="-10"/>
            <w:sz w:val="20"/>
          </w:rPr>
          <w:t xml:space="preserve"> </w:t>
        </w:r>
        <w:r>
          <w:rPr>
            <w:color w:val="0000FF"/>
            <w:spacing w:val="-2"/>
            <w:sz w:val="20"/>
          </w:rPr>
          <w:t>Trends</w:t>
        </w:r>
      </w:hyperlink>
      <w:r>
        <w:rPr>
          <w:color w:val="0000FF"/>
          <w:spacing w:val="-11"/>
          <w:sz w:val="20"/>
        </w:rPr>
        <w:t xml:space="preserve"> </w:t>
      </w:r>
      <w:r>
        <w:rPr>
          <w:spacing w:val="-2"/>
          <w:sz w:val="20"/>
        </w:rPr>
        <w:t>section,</w:t>
      </w:r>
      <w:r>
        <w:rPr>
          <w:spacing w:val="-10"/>
          <w:sz w:val="20"/>
        </w:rPr>
        <w:t xml:space="preserve"> </w:t>
      </w:r>
      <w:r>
        <w:rPr>
          <w:spacing w:val="-2"/>
          <w:sz w:val="20"/>
        </w:rPr>
        <w:t>forthcoming</w:t>
      </w:r>
      <w:r>
        <w:rPr>
          <w:spacing w:val="-11"/>
          <w:sz w:val="20"/>
        </w:rPr>
        <w:t xml:space="preserve"> </w:t>
      </w:r>
      <w:r>
        <w:rPr>
          <w:spacing w:val="-2"/>
          <w:sz w:val="20"/>
        </w:rPr>
        <w:t>later</w:t>
      </w:r>
      <w:r>
        <w:rPr>
          <w:spacing w:val="-10"/>
          <w:sz w:val="20"/>
        </w:rPr>
        <w:t xml:space="preserve"> </w:t>
      </w:r>
      <w:r>
        <w:rPr>
          <w:spacing w:val="-2"/>
          <w:sz w:val="20"/>
        </w:rPr>
        <w:t>in</w:t>
      </w:r>
      <w:r>
        <w:rPr>
          <w:spacing w:val="-11"/>
          <w:sz w:val="20"/>
        </w:rPr>
        <w:t xml:space="preserve"> </w:t>
      </w:r>
      <w:r>
        <w:rPr>
          <w:spacing w:val="-2"/>
          <w:sz w:val="20"/>
        </w:rPr>
        <w:t>2023,</w:t>
      </w:r>
      <w:r>
        <w:rPr>
          <w:spacing w:val="-10"/>
          <w:sz w:val="20"/>
        </w:rPr>
        <w:t xml:space="preserve"> </w:t>
      </w:r>
      <w:r>
        <w:rPr>
          <w:spacing w:val="-2"/>
          <w:sz w:val="20"/>
        </w:rPr>
        <w:t>will</w:t>
      </w:r>
      <w:r>
        <w:rPr>
          <w:spacing w:val="-11"/>
          <w:sz w:val="20"/>
        </w:rPr>
        <w:t xml:space="preserve"> </w:t>
      </w:r>
      <w:r>
        <w:rPr>
          <w:spacing w:val="-2"/>
          <w:sz w:val="20"/>
        </w:rPr>
        <w:t>present</w:t>
      </w:r>
      <w:r>
        <w:rPr>
          <w:spacing w:val="-10"/>
          <w:sz w:val="20"/>
        </w:rPr>
        <w:t xml:space="preserve"> </w:t>
      </w:r>
      <w:r>
        <w:rPr>
          <w:spacing w:val="-2"/>
          <w:sz w:val="20"/>
        </w:rPr>
        <w:t>cross-country</w:t>
      </w:r>
      <w:r>
        <w:rPr>
          <w:spacing w:val="-11"/>
          <w:sz w:val="20"/>
        </w:rPr>
        <w:t xml:space="preserve"> </w:t>
      </w:r>
      <w:r>
        <w:rPr>
          <w:spacing w:val="-2"/>
          <w:sz w:val="20"/>
        </w:rPr>
        <w:t>estimates</w:t>
      </w:r>
      <w:r>
        <w:rPr>
          <w:spacing w:val="-10"/>
          <w:sz w:val="20"/>
        </w:rPr>
        <w:t xml:space="preserve"> </w:t>
      </w:r>
      <w:r>
        <w:rPr>
          <w:spacing w:val="-2"/>
          <w:sz w:val="20"/>
        </w:rPr>
        <w:t>of</w:t>
      </w:r>
      <w:r>
        <w:rPr>
          <w:spacing w:val="-11"/>
          <w:sz w:val="20"/>
        </w:rPr>
        <w:t xml:space="preserve"> </w:t>
      </w:r>
      <w:r>
        <w:rPr>
          <w:spacing w:val="-2"/>
          <w:sz w:val="20"/>
        </w:rPr>
        <w:t xml:space="preserve">annual </w:t>
      </w:r>
      <w:r>
        <w:rPr>
          <w:sz w:val="20"/>
        </w:rPr>
        <w:t>flows</w:t>
      </w:r>
      <w:r>
        <w:rPr>
          <w:spacing w:val="-1"/>
          <w:sz w:val="20"/>
        </w:rPr>
        <w:t xml:space="preserve"> </w:t>
      </w:r>
      <w:r>
        <w:rPr>
          <w:sz w:val="20"/>
        </w:rPr>
        <w:t>of</w:t>
      </w:r>
      <w:r>
        <w:rPr>
          <w:spacing w:val="-1"/>
          <w:sz w:val="20"/>
        </w:rPr>
        <w:t xml:space="preserve"> </w:t>
      </w:r>
      <w:r>
        <w:rPr>
          <w:sz w:val="20"/>
        </w:rPr>
        <w:t>wealth</w:t>
      </w:r>
      <w:r>
        <w:rPr>
          <w:spacing w:val="-1"/>
          <w:sz w:val="20"/>
        </w:rPr>
        <w:t xml:space="preserve"> </w:t>
      </w:r>
      <w:r>
        <w:rPr>
          <w:sz w:val="20"/>
        </w:rPr>
        <w:t>left</w:t>
      </w:r>
      <w:r>
        <w:rPr>
          <w:spacing w:val="-1"/>
          <w:sz w:val="20"/>
        </w:rPr>
        <w:t xml:space="preserve"> </w:t>
      </w:r>
      <w:r>
        <w:rPr>
          <w:sz w:val="20"/>
        </w:rPr>
        <w:t>at</w:t>
      </w:r>
      <w:r>
        <w:rPr>
          <w:spacing w:val="-1"/>
          <w:sz w:val="20"/>
        </w:rPr>
        <w:t xml:space="preserve"> </w:t>
      </w:r>
      <w:r>
        <w:rPr>
          <w:sz w:val="20"/>
        </w:rPr>
        <w:t>death</w:t>
      </w:r>
      <w:r>
        <w:rPr>
          <w:spacing w:val="-1"/>
          <w:sz w:val="20"/>
        </w:rPr>
        <w:t xml:space="preserve"> </w:t>
      </w:r>
      <w:r>
        <w:rPr>
          <w:sz w:val="20"/>
        </w:rPr>
        <w:t>as</w:t>
      </w:r>
      <w:r>
        <w:rPr>
          <w:spacing w:val="-1"/>
          <w:sz w:val="20"/>
        </w:rPr>
        <w:t xml:space="preserve"> </w:t>
      </w:r>
      <w:r>
        <w:rPr>
          <w:sz w:val="20"/>
        </w:rPr>
        <w:t>well</w:t>
      </w:r>
      <w:r>
        <w:rPr>
          <w:spacing w:val="-1"/>
          <w:sz w:val="20"/>
        </w:rPr>
        <w:t xml:space="preserve"> </w:t>
      </w:r>
      <w:r>
        <w:rPr>
          <w:sz w:val="20"/>
        </w:rPr>
        <w:t>as</w:t>
      </w:r>
      <w:r>
        <w:rPr>
          <w:spacing w:val="-1"/>
          <w:sz w:val="20"/>
        </w:rPr>
        <w:t xml:space="preserve"> </w:t>
      </w:r>
      <w:r>
        <w:rPr>
          <w:sz w:val="20"/>
        </w:rPr>
        <w:t>gifts</w:t>
      </w:r>
      <w:r>
        <w:rPr>
          <w:spacing w:val="-1"/>
          <w:sz w:val="20"/>
        </w:rPr>
        <w:t xml:space="preserve"> </w:t>
      </w:r>
      <w:r>
        <w:rPr>
          <w:sz w:val="20"/>
        </w:rPr>
        <w:t>from</w:t>
      </w:r>
      <w:r>
        <w:rPr>
          <w:spacing w:val="-1"/>
          <w:sz w:val="20"/>
        </w:rPr>
        <w:t xml:space="preserve"> </w:t>
      </w:r>
      <w:r>
        <w:rPr>
          <w:sz w:val="20"/>
        </w:rPr>
        <w:t>living</w:t>
      </w:r>
      <w:r>
        <w:rPr>
          <w:spacing w:val="-1"/>
          <w:sz w:val="20"/>
        </w:rPr>
        <w:t xml:space="preserve"> </w:t>
      </w:r>
      <w:r>
        <w:rPr>
          <w:sz w:val="20"/>
        </w:rPr>
        <w:t>donors.</w:t>
      </w:r>
      <w:r>
        <w:rPr>
          <w:spacing w:val="24"/>
          <w:sz w:val="20"/>
        </w:rPr>
        <w:t xml:space="preserve"> </w:t>
      </w:r>
      <w:r>
        <w:rPr>
          <w:sz w:val="20"/>
        </w:rPr>
        <w:t>The</w:t>
      </w:r>
      <w:r>
        <w:rPr>
          <w:spacing w:val="-1"/>
          <w:sz w:val="20"/>
        </w:rPr>
        <w:t xml:space="preserve"> </w:t>
      </w:r>
      <w:r>
        <w:rPr>
          <w:sz w:val="20"/>
        </w:rPr>
        <w:t>included</w:t>
      </w:r>
      <w:r>
        <w:rPr>
          <w:spacing w:val="-1"/>
          <w:sz w:val="20"/>
        </w:rPr>
        <w:t xml:space="preserve"> </w:t>
      </w:r>
      <w:r>
        <w:rPr>
          <w:sz w:val="20"/>
        </w:rPr>
        <w:t>estimates</w:t>
      </w:r>
      <w:r>
        <w:rPr>
          <w:spacing w:val="-1"/>
          <w:sz w:val="20"/>
        </w:rPr>
        <w:t xml:space="preserve"> </w:t>
      </w:r>
      <w:r>
        <w:rPr>
          <w:sz w:val="20"/>
        </w:rPr>
        <w:t>will</w:t>
      </w:r>
      <w:r>
        <w:rPr>
          <w:spacing w:val="-1"/>
          <w:sz w:val="20"/>
        </w:rPr>
        <w:t xml:space="preserve"> </w:t>
      </w:r>
      <w:r>
        <w:rPr>
          <w:sz w:val="20"/>
        </w:rPr>
        <w:t>be</w:t>
      </w:r>
      <w:r>
        <w:rPr>
          <w:spacing w:val="-1"/>
          <w:sz w:val="20"/>
        </w:rPr>
        <w:t xml:space="preserve"> </w:t>
      </w:r>
      <w:r>
        <w:rPr>
          <w:sz w:val="20"/>
        </w:rPr>
        <w:t>taken from existing works in the literature or derived using a variety of approaches drawing on national accounts data and survey data, as well as estate, inheritance, and gifts tax records.</w:t>
      </w:r>
    </w:p>
    <w:p w14:paraId="1FCF29D3" w14:textId="77777777" w:rsidR="00620CF6" w:rsidRDefault="00620CF6">
      <w:pPr>
        <w:spacing w:line="355" w:lineRule="auto"/>
        <w:jc w:val="both"/>
        <w:rPr>
          <w:sz w:val="20"/>
        </w:rPr>
        <w:sectPr w:rsidR="00620CF6" w:rsidSect="00D60468">
          <w:pgSz w:w="12240" w:h="15840"/>
          <w:pgMar w:top="1320" w:right="1100" w:bottom="280" w:left="1300" w:header="720" w:footer="720" w:gutter="0"/>
          <w:cols w:space="720"/>
        </w:sectPr>
      </w:pPr>
    </w:p>
    <w:p w14:paraId="6984546C" w14:textId="77777777" w:rsidR="00620CF6" w:rsidRDefault="00000000">
      <w:pPr>
        <w:pStyle w:val="Heading2"/>
        <w:numPr>
          <w:ilvl w:val="1"/>
          <w:numId w:val="18"/>
        </w:numPr>
        <w:tabs>
          <w:tab w:val="left" w:pos="817"/>
        </w:tabs>
        <w:spacing w:before="104"/>
      </w:pPr>
      <w:bookmarkStart w:id="6" w:name="The_Digital_Library_of_Research_on_Wealt"/>
      <w:bookmarkStart w:id="7" w:name="_bookmark3"/>
      <w:bookmarkEnd w:id="6"/>
      <w:bookmarkEnd w:id="7"/>
      <w:r>
        <w:rPr>
          <w:w w:val="105"/>
        </w:rPr>
        <w:lastRenderedPageBreak/>
        <w:t>The</w:t>
      </w:r>
      <w:r>
        <w:rPr>
          <w:spacing w:val="56"/>
          <w:w w:val="105"/>
        </w:rPr>
        <w:t xml:space="preserve"> </w:t>
      </w:r>
      <w:r>
        <w:rPr>
          <w:w w:val="105"/>
        </w:rPr>
        <w:t>Digital</w:t>
      </w:r>
      <w:r>
        <w:rPr>
          <w:spacing w:val="57"/>
          <w:w w:val="105"/>
        </w:rPr>
        <w:t xml:space="preserve"> </w:t>
      </w:r>
      <w:r>
        <w:rPr>
          <w:w w:val="105"/>
        </w:rPr>
        <w:t>Library</w:t>
      </w:r>
      <w:r>
        <w:rPr>
          <w:spacing w:val="57"/>
          <w:w w:val="105"/>
        </w:rPr>
        <w:t xml:space="preserve"> </w:t>
      </w:r>
      <w:r>
        <w:rPr>
          <w:w w:val="105"/>
        </w:rPr>
        <w:t>of</w:t>
      </w:r>
      <w:r>
        <w:rPr>
          <w:spacing w:val="57"/>
          <w:w w:val="105"/>
        </w:rPr>
        <w:t xml:space="preserve"> </w:t>
      </w:r>
      <w:r>
        <w:rPr>
          <w:w w:val="105"/>
        </w:rPr>
        <w:t>Research</w:t>
      </w:r>
      <w:r>
        <w:rPr>
          <w:spacing w:val="57"/>
          <w:w w:val="105"/>
        </w:rPr>
        <w:t xml:space="preserve"> </w:t>
      </w:r>
      <w:r>
        <w:rPr>
          <w:w w:val="105"/>
        </w:rPr>
        <w:t>on</w:t>
      </w:r>
      <w:r>
        <w:rPr>
          <w:spacing w:val="57"/>
          <w:w w:val="105"/>
        </w:rPr>
        <w:t xml:space="preserve"> </w:t>
      </w:r>
      <w:r>
        <w:rPr>
          <w:w w:val="105"/>
        </w:rPr>
        <w:t>Wealth</w:t>
      </w:r>
      <w:r>
        <w:rPr>
          <w:spacing w:val="57"/>
          <w:w w:val="105"/>
        </w:rPr>
        <w:t xml:space="preserve"> </w:t>
      </w:r>
      <w:r>
        <w:rPr>
          <w:spacing w:val="-2"/>
          <w:w w:val="105"/>
        </w:rPr>
        <w:t>Inequality</w:t>
      </w:r>
    </w:p>
    <w:p w14:paraId="14A7AC19" w14:textId="77777777" w:rsidR="00620CF6" w:rsidRDefault="00620CF6">
      <w:pPr>
        <w:pStyle w:val="BodyText"/>
        <w:spacing w:before="3"/>
        <w:rPr>
          <w:b/>
          <w:sz w:val="31"/>
        </w:rPr>
      </w:pPr>
    </w:p>
    <w:p w14:paraId="7F81EE08" w14:textId="77777777" w:rsidR="00620CF6" w:rsidRDefault="00000000">
      <w:pPr>
        <w:pStyle w:val="BodyText"/>
        <w:spacing w:before="1" w:line="355" w:lineRule="auto"/>
        <w:ind w:left="117" w:right="315"/>
        <w:jc w:val="both"/>
      </w:pPr>
      <w:r>
        <w:t xml:space="preserve">The </w:t>
      </w:r>
      <w:hyperlink r:id="rId20">
        <w:r>
          <w:rPr>
            <w:color w:val="0000FF"/>
          </w:rPr>
          <w:t>Digital Library of Research on Wealth Inequality</w:t>
        </w:r>
      </w:hyperlink>
      <w:r>
        <w:rPr>
          <w:color w:val="0000FF"/>
        </w:rPr>
        <w:t xml:space="preserve"> </w:t>
      </w:r>
      <w:r>
        <w:t xml:space="preserve">is a large, comprehensive, searchable database that </w:t>
      </w:r>
      <w:r>
        <w:rPr>
          <w:spacing w:val="-2"/>
        </w:rPr>
        <w:t>includes</w:t>
      </w:r>
      <w:r>
        <w:rPr>
          <w:spacing w:val="-4"/>
        </w:rPr>
        <w:t xml:space="preserve"> </w:t>
      </w:r>
      <w:r>
        <w:rPr>
          <w:spacing w:val="-2"/>
        </w:rPr>
        <w:t>abstracts</w:t>
      </w:r>
      <w:r>
        <w:rPr>
          <w:spacing w:val="-4"/>
        </w:rPr>
        <w:t xml:space="preserve"> </w:t>
      </w:r>
      <w:r>
        <w:rPr>
          <w:spacing w:val="-2"/>
        </w:rPr>
        <w:t>and</w:t>
      </w:r>
      <w:r>
        <w:rPr>
          <w:spacing w:val="-4"/>
        </w:rPr>
        <w:t xml:space="preserve"> </w:t>
      </w:r>
      <w:r>
        <w:rPr>
          <w:spacing w:val="-2"/>
        </w:rPr>
        <w:t>(when</w:t>
      </w:r>
      <w:r>
        <w:rPr>
          <w:spacing w:val="-4"/>
        </w:rPr>
        <w:t xml:space="preserve"> </w:t>
      </w:r>
      <w:r>
        <w:rPr>
          <w:spacing w:val="-2"/>
        </w:rPr>
        <w:t>possible)</w:t>
      </w:r>
      <w:r>
        <w:rPr>
          <w:spacing w:val="-4"/>
        </w:rPr>
        <w:t xml:space="preserve"> </w:t>
      </w:r>
      <w:r>
        <w:rPr>
          <w:spacing w:val="-2"/>
        </w:rPr>
        <w:t>full</w:t>
      </w:r>
      <w:r>
        <w:rPr>
          <w:spacing w:val="-4"/>
        </w:rPr>
        <w:t xml:space="preserve"> </w:t>
      </w:r>
      <w:r>
        <w:rPr>
          <w:spacing w:val="-2"/>
        </w:rPr>
        <w:t>texts</w:t>
      </w:r>
      <w:r>
        <w:rPr>
          <w:spacing w:val="-4"/>
        </w:rPr>
        <w:t xml:space="preserve"> </w:t>
      </w:r>
      <w:r>
        <w:rPr>
          <w:spacing w:val="-2"/>
        </w:rPr>
        <w:t>of</w:t>
      </w:r>
      <w:r>
        <w:rPr>
          <w:spacing w:val="-4"/>
        </w:rPr>
        <w:t xml:space="preserve"> </w:t>
      </w:r>
      <w:r>
        <w:rPr>
          <w:spacing w:val="-2"/>
        </w:rPr>
        <w:t>important,</w:t>
      </w:r>
      <w:r>
        <w:rPr>
          <w:spacing w:val="-3"/>
        </w:rPr>
        <w:t xml:space="preserve"> </w:t>
      </w:r>
      <w:r>
        <w:rPr>
          <w:spacing w:val="-2"/>
        </w:rPr>
        <w:t>innovative,</w:t>
      </w:r>
      <w:r>
        <w:rPr>
          <w:spacing w:val="-3"/>
        </w:rPr>
        <w:t xml:space="preserve"> </w:t>
      </w:r>
      <w:r>
        <w:rPr>
          <w:spacing w:val="-2"/>
        </w:rPr>
        <w:t>and</w:t>
      </w:r>
      <w:r>
        <w:rPr>
          <w:spacing w:val="-4"/>
        </w:rPr>
        <w:t xml:space="preserve"> </w:t>
      </w:r>
      <w:r>
        <w:rPr>
          <w:spacing w:val="-2"/>
        </w:rPr>
        <w:t>high-quality</w:t>
      </w:r>
      <w:r>
        <w:rPr>
          <w:spacing w:val="-4"/>
        </w:rPr>
        <w:t xml:space="preserve"> </w:t>
      </w:r>
      <w:r>
        <w:rPr>
          <w:spacing w:val="-2"/>
        </w:rPr>
        <w:t xml:space="preserve">articles, chapters, </w:t>
      </w:r>
      <w:r>
        <w:t>and books focused on wealth inequality.</w:t>
      </w:r>
      <w:r>
        <w:rPr>
          <w:spacing w:val="40"/>
        </w:rPr>
        <w:t xml:space="preserve"> </w:t>
      </w:r>
      <w:r>
        <w:t>The library is updated regularly and categorizes the included literature into eight subsections.</w:t>
      </w:r>
      <w:r>
        <w:rPr>
          <w:spacing w:val="36"/>
        </w:rPr>
        <w:t xml:space="preserve"> </w:t>
      </w:r>
      <w:r>
        <w:t xml:space="preserve">Complete reference information is available in the </w:t>
      </w:r>
      <w:proofErr w:type="spellStart"/>
      <w:r>
        <w:t>BibTeX</w:t>
      </w:r>
      <w:proofErr w:type="spellEnd"/>
      <w:r>
        <w:t xml:space="preserve"> format, as are abstracts and (when possible) full texts.</w:t>
      </w:r>
    </w:p>
    <w:p w14:paraId="36959687" w14:textId="77777777" w:rsidR="00620CF6" w:rsidRDefault="00620CF6">
      <w:pPr>
        <w:pStyle w:val="BodyText"/>
        <w:spacing w:before="5"/>
        <w:rPr>
          <w:sz w:val="39"/>
        </w:rPr>
      </w:pPr>
    </w:p>
    <w:p w14:paraId="23BC88FE" w14:textId="77777777" w:rsidR="00620CF6" w:rsidRDefault="00000000">
      <w:pPr>
        <w:pStyle w:val="Heading2"/>
        <w:numPr>
          <w:ilvl w:val="1"/>
          <w:numId w:val="18"/>
        </w:numPr>
        <w:tabs>
          <w:tab w:val="left" w:pos="817"/>
        </w:tabs>
      </w:pPr>
      <w:bookmarkStart w:id="8" w:name="The_Stone_Center_on_Socio-Economic_Inequ"/>
      <w:bookmarkStart w:id="9" w:name="_bookmark4"/>
      <w:bookmarkEnd w:id="8"/>
      <w:bookmarkEnd w:id="9"/>
      <w:r>
        <w:rPr>
          <w:w w:val="105"/>
        </w:rPr>
        <w:t>The</w:t>
      </w:r>
      <w:r>
        <w:rPr>
          <w:spacing w:val="64"/>
          <w:w w:val="105"/>
        </w:rPr>
        <w:t xml:space="preserve"> </w:t>
      </w:r>
      <w:r>
        <w:rPr>
          <w:w w:val="105"/>
        </w:rPr>
        <w:t>Stone</w:t>
      </w:r>
      <w:r>
        <w:rPr>
          <w:spacing w:val="65"/>
          <w:w w:val="105"/>
        </w:rPr>
        <w:t xml:space="preserve"> </w:t>
      </w:r>
      <w:r>
        <w:rPr>
          <w:w w:val="105"/>
        </w:rPr>
        <w:t>Center</w:t>
      </w:r>
      <w:r>
        <w:rPr>
          <w:spacing w:val="64"/>
          <w:w w:val="105"/>
        </w:rPr>
        <w:t xml:space="preserve"> </w:t>
      </w:r>
      <w:r>
        <w:rPr>
          <w:w w:val="105"/>
        </w:rPr>
        <w:t>on</w:t>
      </w:r>
      <w:r>
        <w:rPr>
          <w:spacing w:val="65"/>
          <w:w w:val="105"/>
        </w:rPr>
        <w:t xml:space="preserve"> </w:t>
      </w:r>
      <w:r>
        <w:rPr>
          <w:w w:val="105"/>
        </w:rPr>
        <w:t>Socio-Economic</w:t>
      </w:r>
      <w:r>
        <w:rPr>
          <w:spacing w:val="65"/>
          <w:w w:val="105"/>
        </w:rPr>
        <w:t xml:space="preserve"> </w:t>
      </w:r>
      <w:r>
        <w:rPr>
          <w:spacing w:val="-2"/>
          <w:w w:val="105"/>
        </w:rPr>
        <w:t>Inequality</w:t>
      </w:r>
    </w:p>
    <w:p w14:paraId="12E04AD9" w14:textId="77777777" w:rsidR="00620CF6" w:rsidRDefault="00620CF6">
      <w:pPr>
        <w:pStyle w:val="BodyText"/>
        <w:spacing w:before="4"/>
        <w:rPr>
          <w:b/>
          <w:sz w:val="31"/>
        </w:rPr>
      </w:pPr>
    </w:p>
    <w:p w14:paraId="41A420C0" w14:textId="77777777" w:rsidR="00620CF6" w:rsidRDefault="00000000">
      <w:pPr>
        <w:pStyle w:val="BodyText"/>
        <w:spacing w:line="355" w:lineRule="auto"/>
        <w:ind w:left="117" w:right="315"/>
        <w:jc w:val="both"/>
      </w:pPr>
      <w:r>
        <w:t xml:space="preserve">The GC Wealth Project is a component of the </w:t>
      </w:r>
      <w:hyperlink r:id="rId21">
        <w:r>
          <w:rPr>
            <w:color w:val="0000FF"/>
          </w:rPr>
          <w:t>James M. and Cathleen D. Stone Center on Socio-Economic</w:t>
        </w:r>
      </w:hyperlink>
      <w:r>
        <w:rPr>
          <w:color w:val="0000FF"/>
        </w:rPr>
        <w:t xml:space="preserve"> </w:t>
      </w:r>
      <w:hyperlink r:id="rId22">
        <w:r>
          <w:rPr>
            <w:color w:val="0000FF"/>
          </w:rPr>
          <w:t>Inequality</w:t>
        </w:r>
      </w:hyperlink>
      <w:r>
        <w:t>, a research center housed at the Graduate Center of the City University of New York (CUNY).</w:t>
      </w:r>
    </w:p>
    <w:p w14:paraId="50894F40" w14:textId="77777777" w:rsidR="00620CF6" w:rsidRDefault="00000000">
      <w:pPr>
        <w:pStyle w:val="BodyText"/>
        <w:spacing w:before="118" w:line="355" w:lineRule="auto"/>
        <w:ind w:left="117" w:right="315"/>
        <w:jc w:val="both"/>
      </w:pPr>
      <w:r>
        <w:t xml:space="preserve">The Stone Center conducts and promotes quantitative research using inequality as a lens on society, the </w:t>
      </w:r>
      <w:r>
        <w:rPr>
          <w:spacing w:val="-2"/>
        </w:rPr>
        <w:t>economy,</w:t>
      </w:r>
      <w:r>
        <w:rPr>
          <w:spacing w:val="-11"/>
        </w:rPr>
        <w:t xml:space="preserve"> </w:t>
      </w:r>
      <w:r>
        <w:rPr>
          <w:spacing w:val="-2"/>
        </w:rPr>
        <w:t>and</w:t>
      </w:r>
      <w:r>
        <w:rPr>
          <w:spacing w:val="-10"/>
        </w:rPr>
        <w:t xml:space="preserve"> </w:t>
      </w:r>
      <w:r>
        <w:rPr>
          <w:spacing w:val="-2"/>
        </w:rPr>
        <w:t>politics.</w:t>
      </w:r>
      <w:r>
        <w:rPr>
          <w:spacing w:val="-11"/>
        </w:rPr>
        <w:t xml:space="preserve"> </w:t>
      </w:r>
      <w:r>
        <w:rPr>
          <w:spacing w:val="-2"/>
        </w:rPr>
        <w:t>The</w:t>
      </w:r>
      <w:r>
        <w:rPr>
          <w:spacing w:val="-10"/>
        </w:rPr>
        <w:t xml:space="preserve"> </w:t>
      </w:r>
      <w:r>
        <w:rPr>
          <w:spacing w:val="-2"/>
        </w:rPr>
        <w:t>faculty,</w:t>
      </w:r>
      <w:r>
        <w:rPr>
          <w:spacing w:val="-11"/>
        </w:rPr>
        <w:t xml:space="preserve"> </w:t>
      </w:r>
      <w:r>
        <w:rPr>
          <w:spacing w:val="-2"/>
        </w:rPr>
        <w:t>postdoctoral</w:t>
      </w:r>
      <w:r>
        <w:rPr>
          <w:spacing w:val="-10"/>
        </w:rPr>
        <w:t xml:space="preserve"> </w:t>
      </w:r>
      <w:r>
        <w:rPr>
          <w:spacing w:val="-2"/>
        </w:rPr>
        <w:t>scholars,</w:t>
      </w:r>
      <w:r>
        <w:rPr>
          <w:spacing w:val="-11"/>
        </w:rPr>
        <w:t xml:space="preserve"> </w:t>
      </w:r>
      <w:r>
        <w:rPr>
          <w:spacing w:val="-2"/>
        </w:rPr>
        <w:t>and</w:t>
      </w:r>
      <w:r>
        <w:rPr>
          <w:spacing w:val="-10"/>
        </w:rPr>
        <w:t xml:space="preserve"> </w:t>
      </w:r>
      <w:r>
        <w:rPr>
          <w:spacing w:val="-2"/>
        </w:rPr>
        <w:t>students</w:t>
      </w:r>
      <w:r>
        <w:rPr>
          <w:spacing w:val="-11"/>
        </w:rPr>
        <w:t xml:space="preserve"> </w:t>
      </w:r>
      <w:r>
        <w:rPr>
          <w:spacing w:val="-2"/>
        </w:rPr>
        <w:t>working</w:t>
      </w:r>
      <w:r>
        <w:rPr>
          <w:spacing w:val="-10"/>
        </w:rPr>
        <w:t xml:space="preserve"> </w:t>
      </w:r>
      <w:r>
        <w:rPr>
          <w:spacing w:val="-2"/>
        </w:rPr>
        <w:t>within</w:t>
      </w:r>
      <w:r>
        <w:rPr>
          <w:spacing w:val="-11"/>
        </w:rPr>
        <w:t xml:space="preserve"> </w:t>
      </w:r>
      <w:r>
        <w:rPr>
          <w:spacing w:val="-2"/>
        </w:rPr>
        <w:t>the</w:t>
      </w:r>
      <w:r>
        <w:rPr>
          <w:spacing w:val="-10"/>
        </w:rPr>
        <w:t xml:space="preserve"> </w:t>
      </w:r>
      <w:r>
        <w:rPr>
          <w:spacing w:val="-2"/>
        </w:rPr>
        <w:t>Stone</w:t>
      </w:r>
      <w:r>
        <w:rPr>
          <w:spacing w:val="-11"/>
        </w:rPr>
        <w:t xml:space="preserve"> </w:t>
      </w:r>
      <w:r>
        <w:rPr>
          <w:spacing w:val="-2"/>
        </w:rPr>
        <w:t>Center</w:t>
      </w:r>
      <w:r>
        <w:rPr>
          <w:spacing w:val="-10"/>
        </w:rPr>
        <w:t xml:space="preserve"> </w:t>
      </w:r>
      <w:r>
        <w:rPr>
          <w:spacing w:val="-2"/>
        </w:rPr>
        <w:t xml:space="preserve">share </w:t>
      </w:r>
      <w:r>
        <w:t>a</w:t>
      </w:r>
      <w:r>
        <w:rPr>
          <w:spacing w:val="-8"/>
        </w:rPr>
        <w:t xml:space="preserve"> </w:t>
      </w:r>
      <w:r>
        <w:t>commitment</w:t>
      </w:r>
      <w:r>
        <w:rPr>
          <w:spacing w:val="-8"/>
        </w:rPr>
        <w:t xml:space="preserve"> </w:t>
      </w:r>
      <w:r>
        <w:t>to</w:t>
      </w:r>
      <w:r>
        <w:rPr>
          <w:spacing w:val="-8"/>
        </w:rPr>
        <w:t xml:space="preserve"> </w:t>
      </w:r>
      <w:r>
        <w:t>scholarship</w:t>
      </w:r>
      <w:r>
        <w:rPr>
          <w:spacing w:val="-8"/>
        </w:rPr>
        <w:t xml:space="preserve"> </w:t>
      </w:r>
      <w:r>
        <w:t>that</w:t>
      </w:r>
      <w:r>
        <w:rPr>
          <w:spacing w:val="-8"/>
        </w:rPr>
        <w:t xml:space="preserve"> </w:t>
      </w:r>
      <w:r>
        <w:t>is</w:t>
      </w:r>
      <w:r>
        <w:rPr>
          <w:spacing w:val="-8"/>
        </w:rPr>
        <w:t xml:space="preserve"> </w:t>
      </w:r>
      <w:r>
        <w:t>data-driven,</w:t>
      </w:r>
      <w:r>
        <w:rPr>
          <w:spacing w:val="-8"/>
        </w:rPr>
        <w:t xml:space="preserve"> </w:t>
      </w:r>
      <w:r>
        <w:t>interdisciplinary,</w:t>
      </w:r>
      <w:r>
        <w:rPr>
          <w:spacing w:val="-8"/>
        </w:rPr>
        <w:t xml:space="preserve"> </w:t>
      </w:r>
      <w:r>
        <w:t>oriented</w:t>
      </w:r>
      <w:r>
        <w:rPr>
          <w:spacing w:val="-8"/>
        </w:rPr>
        <w:t xml:space="preserve"> </w:t>
      </w:r>
      <w:r>
        <w:t>toward</w:t>
      </w:r>
      <w:r>
        <w:rPr>
          <w:spacing w:val="-8"/>
        </w:rPr>
        <w:t xml:space="preserve"> </w:t>
      </w:r>
      <w:r>
        <w:t>policy</w:t>
      </w:r>
      <w:r>
        <w:rPr>
          <w:spacing w:val="-8"/>
        </w:rPr>
        <w:t xml:space="preserve"> </w:t>
      </w:r>
      <w:r>
        <w:t>and</w:t>
      </w:r>
      <w:r>
        <w:rPr>
          <w:spacing w:val="-8"/>
        </w:rPr>
        <w:t xml:space="preserve"> </w:t>
      </w:r>
      <w:r>
        <w:t>institutional change, and that addresses questions about inequality throughout the world.</w:t>
      </w:r>
    </w:p>
    <w:p w14:paraId="3EB21A80" w14:textId="77777777" w:rsidR="00620CF6" w:rsidRDefault="00000000">
      <w:pPr>
        <w:pStyle w:val="BodyText"/>
        <w:spacing w:before="116"/>
        <w:ind w:left="117"/>
        <w:jc w:val="both"/>
      </w:pPr>
      <w:r>
        <w:t>The</w:t>
      </w:r>
      <w:r>
        <w:rPr>
          <w:spacing w:val="-1"/>
        </w:rPr>
        <w:t xml:space="preserve"> </w:t>
      </w:r>
      <w:r>
        <w:t>Stone Center’s</w:t>
      </w:r>
      <w:r>
        <w:rPr>
          <w:spacing w:val="-1"/>
        </w:rPr>
        <w:t xml:space="preserve"> </w:t>
      </w:r>
      <w:r>
        <w:t>core functions</w:t>
      </w:r>
      <w:r>
        <w:rPr>
          <w:spacing w:val="-1"/>
        </w:rPr>
        <w:t xml:space="preserve"> </w:t>
      </w:r>
      <w:r>
        <w:rPr>
          <w:spacing w:val="-2"/>
        </w:rPr>
        <w:t>include:</w:t>
      </w:r>
    </w:p>
    <w:p w14:paraId="51AF6895" w14:textId="77777777" w:rsidR="00620CF6" w:rsidRDefault="00620CF6">
      <w:pPr>
        <w:pStyle w:val="BodyText"/>
        <w:spacing w:before="3"/>
        <w:rPr>
          <w:sz w:val="33"/>
        </w:rPr>
      </w:pPr>
    </w:p>
    <w:p w14:paraId="514BEBED" w14:textId="77777777" w:rsidR="00620CF6" w:rsidRDefault="00000000">
      <w:pPr>
        <w:pStyle w:val="ListParagraph"/>
        <w:numPr>
          <w:ilvl w:val="0"/>
          <w:numId w:val="16"/>
        </w:numPr>
        <w:tabs>
          <w:tab w:val="left" w:pos="615"/>
        </w:tabs>
        <w:spacing w:line="355" w:lineRule="auto"/>
        <w:ind w:right="315"/>
        <w:rPr>
          <w:sz w:val="20"/>
        </w:rPr>
      </w:pPr>
      <w:r>
        <w:rPr>
          <w:spacing w:val="-2"/>
          <w:sz w:val="20"/>
        </w:rPr>
        <w:t>Researching</w:t>
      </w:r>
      <w:r>
        <w:rPr>
          <w:spacing w:val="-11"/>
          <w:sz w:val="20"/>
        </w:rPr>
        <w:t xml:space="preserve"> </w:t>
      </w:r>
      <w:r>
        <w:rPr>
          <w:spacing w:val="-2"/>
          <w:sz w:val="20"/>
        </w:rPr>
        <w:t>the</w:t>
      </w:r>
      <w:r>
        <w:rPr>
          <w:spacing w:val="-10"/>
          <w:sz w:val="20"/>
        </w:rPr>
        <w:t xml:space="preserve"> </w:t>
      </w:r>
      <w:r>
        <w:rPr>
          <w:spacing w:val="-2"/>
          <w:sz w:val="20"/>
        </w:rPr>
        <w:t>causes,</w:t>
      </w:r>
      <w:r>
        <w:rPr>
          <w:spacing w:val="-11"/>
          <w:sz w:val="20"/>
        </w:rPr>
        <w:t xml:space="preserve"> </w:t>
      </w:r>
      <w:r>
        <w:rPr>
          <w:spacing w:val="-2"/>
          <w:sz w:val="20"/>
        </w:rPr>
        <w:t>nature,</w:t>
      </w:r>
      <w:r>
        <w:rPr>
          <w:spacing w:val="-10"/>
          <w:sz w:val="20"/>
        </w:rPr>
        <w:t xml:space="preserve"> </w:t>
      </w:r>
      <w:r>
        <w:rPr>
          <w:spacing w:val="-2"/>
          <w:sz w:val="20"/>
        </w:rPr>
        <w:t>and</w:t>
      </w:r>
      <w:r>
        <w:rPr>
          <w:spacing w:val="-11"/>
          <w:sz w:val="20"/>
        </w:rPr>
        <w:t xml:space="preserve"> </w:t>
      </w:r>
      <w:r>
        <w:rPr>
          <w:spacing w:val="-2"/>
          <w:sz w:val="20"/>
        </w:rPr>
        <w:t>consequences</w:t>
      </w:r>
      <w:r>
        <w:rPr>
          <w:spacing w:val="-10"/>
          <w:sz w:val="20"/>
        </w:rPr>
        <w:t xml:space="preserve"> </w:t>
      </w:r>
      <w:r>
        <w:rPr>
          <w:spacing w:val="-2"/>
          <w:sz w:val="20"/>
        </w:rPr>
        <w:t>of</w:t>
      </w:r>
      <w:r>
        <w:rPr>
          <w:spacing w:val="-11"/>
          <w:sz w:val="20"/>
        </w:rPr>
        <w:t xml:space="preserve"> </w:t>
      </w:r>
      <w:r>
        <w:rPr>
          <w:spacing w:val="-2"/>
          <w:sz w:val="20"/>
        </w:rPr>
        <w:t>socio-economic</w:t>
      </w:r>
      <w:r>
        <w:rPr>
          <w:spacing w:val="-10"/>
          <w:sz w:val="20"/>
        </w:rPr>
        <w:t xml:space="preserve"> </w:t>
      </w:r>
      <w:r>
        <w:rPr>
          <w:spacing w:val="-2"/>
          <w:sz w:val="20"/>
        </w:rPr>
        <w:t>inequality,</w:t>
      </w:r>
      <w:r>
        <w:rPr>
          <w:spacing w:val="-11"/>
          <w:sz w:val="20"/>
        </w:rPr>
        <w:t xml:space="preserve"> </w:t>
      </w:r>
      <w:r>
        <w:rPr>
          <w:spacing w:val="-2"/>
          <w:sz w:val="20"/>
        </w:rPr>
        <w:t>with</w:t>
      </w:r>
      <w:r>
        <w:rPr>
          <w:spacing w:val="-10"/>
          <w:sz w:val="20"/>
        </w:rPr>
        <w:t xml:space="preserve"> </w:t>
      </w:r>
      <w:r>
        <w:rPr>
          <w:spacing w:val="-2"/>
          <w:sz w:val="20"/>
        </w:rPr>
        <w:t>a</w:t>
      </w:r>
      <w:r>
        <w:rPr>
          <w:spacing w:val="-11"/>
          <w:sz w:val="20"/>
        </w:rPr>
        <w:t xml:space="preserve"> </w:t>
      </w:r>
      <w:r>
        <w:rPr>
          <w:spacing w:val="-2"/>
          <w:sz w:val="20"/>
        </w:rPr>
        <w:t>specific</w:t>
      </w:r>
      <w:r>
        <w:rPr>
          <w:spacing w:val="-10"/>
          <w:sz w:val="20"/>
        </w:rPr>
        <w:t xml:space="preserve"> </w:t>
      </w:r>
      <w:r>
        <w:rPr>
          <w:spacing w:val="-2"/>
          <w:sz w:val="20"/>
        </w:rPr>
        <w:t xml:space="preserve">mandate </w:t>
      </w:r>
      <w:r>
        <w:rPr>
          <w:sz w:val="20"/>
        </w:rPr>
        <w:t>to expand research and research capacity related to wealth inequality;</w:t>
      </w:r>
    </w:p>
    <w:p w14:paraId="68A6CE18" w14:textId="77777777" w:rsidR="00620CF6" w:rsidRDefault="00000000">
      <w:pPr>
        <w:pStyle w:val="ListParagraph"/>
        <w:numPr>
          <w:ilvl w:val="0"/>
          <w:numId w:val="16"/>
        </w:numPr>
        <w:tabs>
          <w:tab w:val="left" w:pos="615"/>
        </w:tabs>
        <w:spacing w:before="158" w:line="355" w:lineRule="auto"/>
        <w:ind w:right="315"/>
        <w:rPr>
          <w:sz w:val="20"/>
        </w:rPr>
      </w:pPr>
      <w:r>
        <w:rPr>
          <w:sz w:val="20"/>
        </w:rPr>
        <w:t>Training and teaching emerging inequality scholars at The Graduate Center/CUNY across a number of academic disciplines;</w:t>
      </w:r>
    </w:p>
    <w:p w14:paraId="623D573E" w14:textId="77777777" w:rsidR="00620CF6" w:rsidRDefault="00000000">
      <w:pPr>
        <w:pStyle w:val="ListParagraph"/>
        <w:numPr>
          <w:ilvl w:val="0"/>
          <w:numId w:val="16"/>
        </w:numPr>
        <w:tabs>
          <w:tab w:val="left" w:pos="615"/>
        </w:tabs>
        <w:spacing w:before="157" w:line="355" w:lineRule="auto"/>
        <w:ind w:right="315"/>
        <w:rPr>
          <w:sz w:val="20"/>
        </w:rPr>
      </w:pPr>
      <w:r>
        <w:rPr>
          <w:spacing w:val="-2"/>
          <w:sz w:val="20"/>
        </w:rPr>
        <w:t>Participating</w:t>
      </w:r>
      <w:r>
        <w:rPr>
          <w:spacing w:val="-5"/>
          <w:sz w:val="20"/>
        </w:rPr>
        <w:t xml:space="preserve"> </w:t>
      </w:r>
      <w:r>
        <w:rPr>
          <w:spacing w:val="-2"/>
          <w:sz w:val="20"/>
        </w:rPr>
        <w:t>in</w:t>
      </w:r>
      <w:r>
        <w:rPr>
          <w:spacing w:val="-5"/>
          <w:sz w:val="20"/>
        </w:rPr>
        <w:t xml:space="preserve"> </w:t>
      </w:r>
      <w:r>
        <w:rPr>
          <w:spacing w:val="-2"/>
          <w:sz w:val="20"/>
        </w:rPr>
        <w:t>discussions</w:t>
      </w:r>
      <w:r>
        <w:rPr>
          <w:spacing w:val="-5"/>
          <w:sz w:val="20"/>
        </w:rPr>
        <w:t xml:space="preserve"> </w:t>
      </w:r>
      <w:r>
        <w:rPr>
          <w:spacing w:val="-2"/>
          <w:sz w:val="20"/>
        </w:rPr>
        <w:t>and</w:t>
      </w:r>
      <w:r>
        <w:rPr>
          <w:spacing w:val="-5"/>
          <w:sz w:val="20"/>
        </w:rPr>
        <w:t xml:space="preserve"> </w:t>
      </w:r>
      <w:r>
        <w:rPr>
          <w:spacing w:val="-2"/>
          <w:sz w:val="20"/>
        </w:rPr>
        <w:t>debates</w:t>
      </w:r>
      <w:r>
        <w:rPr>
          <w:spacing w:val="-5"/>
          <w:sz w:val="20"/>
        </w:rPr>
        <w:t xml:space="preserve"> </w:t>
      </w:r>
      <w:r>
        <w:rPr>
          <w:spacing w:val="-2"/>
          <w:sz w:val="20"/>
        </w:rPr>
        <w:t>on</w:t>
      </w:r>
      <w:r>
        <w:rPr>
          <w:spacing w:val="-5"/>
          <w:sz w:val="20"/>
        </w:rPr>
        <w:t xml:space="preserve"> </w:t>
      </w:r>
      <w:r>
        <w:rPr>
          <w:spacing w:val="-2"/>
          <w:sz w:val="20"/>
        </w:rPr>
        <w:t>inequality</w:t>
      </w:r>
      <w:r>
        <w:rPr>
          <w:spacing w:val="-5"/>
          <w:sz w:val="20"/>
        </w:rPr>
        <w:t xml:space="preserve"> </w:t>
      </w:r>
      <w:r>
        <w:rPr>
          <w:spacing w:val="-2"/>
          <w:sz w:val="20"/>
        </w:rPr>
        <w:t>through</w:t>
      </w:r>
      <w:r>
        <w:rPr>
          <w:spacing w:val="-5"/>
          <w:sz w:val="20"/>
        </w:rPr>
        <w:t xml:space="preserve"> </w:t>
      </w:r>
      <w:r>
        <w:rPr>
          <w:spacing w:val="-2"/>
          <w:sz w:val="20"/>
        </w:rPr>
        <w:t>public</w:t>
      </w:r>
      <w:r>
        <w:rPr>
          <w:spacing w:val="-5"/>
          <w:sz w:val="20"/>
        </w:rPr>
        <w:t xml:space="preserve"> </w:t>
      </w:r>
      <w:r>
        <w:rPr>
          <w:spacing w:val="-2"/>
          <w:sz w:val="20"/>
        </w:rPr>
        <w:t>programs</w:t>
      </w:r>
      <w:r>
        <w:rPr>
          <w:spacing w:val="-5"/>
          <w:sz w:val="20"/>
        </w:rPr>
        <w:t xml:space="preserve"> </w:t>
      </w:r>
      <w:r>
        <w:rPr>
          <w:spacing w:val="-2"/>
          <w:sz w:val="20"/>
        </w:rPr>
        <w:t>and</w:t>
      </w:r>
      <w:r>
        <w:rPr>
          <w:spacing w:val="-5"/>
          <w:sz w:val="20"/>
        </w:rPr>
        <w:t xml:space="preserve"> </w:t>
      </w:r>
      <w:r>
        <w:rPr>
          <w:spacing w:val="-2"/>
          <w:sz w:val="20"/>
        </w:rPr>
        <w:t>collaboration</w:t>
      </w:r>
      <w:r>
        <w:rPr>
          <w:spacing w:val="-5"/>
          <w:sz w:val="20"/>
        </w:rPr>
        <w:t xml:space="preserve"> </w:t>
      </w:r>
      <w:r>
        <w:rPr>
          <w:spacing w:val="-2"/>
          <w:sz w:val="20"/>
        </w:rPr>
        <w:t>with journalists;</w:t>
      </w:r>
    </w:p>
    <w:p w14:paraId="6648CE45" w14:textId="77777777" w:rsidR="00620CF6" w:rsidRDefault="00000000">
      <w:pPr>
        <w:pStyle w:val="ListParagraph"/>
        <w:numPr>
          <w:ilvl w:val="0"/>
          <w:numId w:val="16"/>
        </w:numPr>
        <w:tabs>
          <w:tab w:val="left" w:pos="615"/>
        </w:tabs>
        <w:spacing w:before="158" w:line="355" w:lineRule="auto"/>
        <w:ind w:right="315"/>
        <w:rPr>
          <w:sz w:val="20"/>
        </w:rPr>
      </w:pPr>
      <w:r>
        <w:rPr>
          <w:sz w:val="20"/>
        </w:rPr>
        <w:t>Engaging</w:t>
      </w:r>
      <w:r>
        <w:rPr>
          <w:spacing w:val="-7"/>
          <w:sz w:val="20"/>
        </w:rPr>
        <w:t xml:space="preserve"> </w:t>
      </w:r>
      <w:r>
        <w:rPr>
          <w:sz w:val="20"/>
        </w:rPr>
        <w:t>in</w:t>
      </w:r>
      <w:r>
        <w:rPr>
          <w:spacing w:val="-7"/>
          <w:sz w:val="20"/>
        </w:rPr>
        <w:t xml:space="preserve"> </w:t>
      </w:r>
      <w:r>
        <w:rPr>
          <w:sz w:val="20"/>
        </w:rPr>
        <w:t>special</w:t>
      </w:r>
      <w:r>
        <w:rPr>
          <w:spacing w:val="-7"/>
          <w:sz w:val="20"/>
        </w:rPr>
        <w:t xml:space="preserve"> </w:t>
      </w:r>
      <w:r>
        <w:rPr>
          <w:sz w:val="20"/>
        </w:rPr>
        <w:t>programs</w:t>
      </w:r>
      <w:r>
        <w:rPr>
          <w:spacing w:val="-6"/>
          <w:sz w:val="20"/>
        </w:rPr>
        <w:t xml:space="preserve"> </w:t>
      </w:r>
      <w:r>
        <w:rPr>
          <w:sz w:val="20"/>
        </w:rPr>
        <w:t>and</w:t>
      </w:r>
      <w:r>
        <w:rPr>
          <w:spacing w:val="-7"/>
          <w:sz w:val="20"/>
        </w:rPr>
        <w:t xml:space="preserve"> </w:t>
      </w:r>
      <w:r>
        <w:rPr>
          <w:sz w:val="20"/>
        </w:rPr>
        <w:t>projects,</w:t>
      </w:r>
      <w:r>
        <w:rPr>
          <w:spacing w:val="-6"/>
          <w:sz w:val="20"/>
        </w:rPr>
        <w:t xml:space="preserve"> </w:t>
      </w:r>
      <w:r>
        <w:rPr>
          <w:sz w:val="20"/>
        </w:rPr>
        <w:t>such</w:t>
      </w:r>
      <w:r>
        <w:rPr>
          <w:spacing w:val="-7"/>
          <w:sz w:val="20"/>
        </w:rPr>
        <w:t xml:space="preserve"> </w:t>
      </w:r>
      <w:r>
        <w:rPr>
          <w:sz w:val="20"/>
        </w:rPr>
        <w:t>as</w:t>
      </w:r>
      <w:r>
        <w:rPr>
          <w:spacing w:val="-7"/>
          <w:sz w:val="20"/>
        </w:rPr>
        <w:t xml:space="preserve"> </w:t>
      </w:r>
      <w:r>
        <w:rPr>
          <w:sz w:val="20"/>
        </w:rPr>
        <w:t>the</w:t>
      </w:r>
      <w:r>
        <w:rPr>
          <w:spacing w:val="-6"/>
          <w:sz w:val="20"/>
        </w:rPr>
        <w:t xml:space="preserve"> </w:t>
      </w:r>
      <w:hyperlink r:id="rId23">
        <w:r>
          <w:rPr>
            <w:color w:val="0000FF"/>
            <w:sz w:val="20"/>
          </w:rPr>
          <w:t>Inequality</w:t>
        </w:r>
        <w:r>
          <w:rPr>
            <w:color w:val="0000FF"/>
            <w:spacing w:val="-7"/>
            <w:sz w:val="20"/>
          </w:rPr>
          <w:t xml:space="preserve"> </w:t>
        </w:r>
        <w:r>
          <w:rPr>
            <w:color w:val="0000FF"/>
            <w:sz w:val="20"/>
          </w:rPr>
          <w:t>by</w:t>
        </w:r>
        <w:r>
          <w:rPr>
            <w:color w:val="0000FF"/>
            <w:spacing w:val="-7"/>
            <w:sz w:val="20"/>
          </w:rPr>
          <w:t xml:space="preserve"> </w:t>
        </w:r>
        <w:r>
          <w:rPr>
            <w:color w:val="0000FF"/>
            <w:sz w:val="20"/>
          </w:rPr>
          <w:t>the</w:t>
        </w:r>
        <w:r>
          <w:rPr>
            <w:color w:val="0000FF"/>
            <w:spacing w:val="-7"/>
            <w:sz w:val="20"/>
          </w:rPr>
          <w:t xml:space="preserve"> </w:t>
        </w:r>
        <w:r>
          <w:rPr>
            <w:color w:val="0000FF"/>
            <w:sz w:val="20"/>
          </w:rPr>
          <w:t>Numbers</w:t>
        </w:r>
      </w:hyperlink>
      <w:r>
        <w:rPr>
          <w:color w:val="0000FF"/>
          <w:spacing w:val="-6"/>
          <w:sz w:val="20"/>
        </w:rPr>
        <w:t xml:space="preserve"> </w:t>
      </w:r>
      <w:r>
        <w:rPr>
          <w:sz w:val="20"/>
        </w:rPr>
        <w:t>workshop,</w:t>
      </w:r>
      <w:r>
        <w:rPr>
          <w:spacing w:val="-6"/>
          <w:sz w:val="20"/>
        </w:rPr>
        <w:t xml:space="preserve"> </w:t>
      </w:r>
      <w:r>
        <w:rPr>
          <w:sz w:val="20"/>
        </w:rPr>
        <w:t>the</w:t>
      </w:r>
      <w:r>
        <w:rPr>
          <w:spacing w:val="-6"/>
          <w:sz w:val="20"/>
        </w:rPr>
        <w:t xml:space="preserve"> </w:t>
      </w:r>
      <w:hyperlink r:id="rId24">
        <w:r>
          <w:rPr>
            <w:color w:val="0000FF"/>
            <w:sz w:val="20"/>
          </w:rPr>
          <w:t>Lee</w:t>
        </w:r>
      </w:hyperlink>
      <w:r>
        <w:rPr>
          <w:color w:val="0000FF"/>
          <w:sz w:val="20"/>
        </w:rPr>
        <w:t xml:space="preserve"> </w:t>
      </w:r>
      <w:hyperlink r:id="rId25">
        <w:r>
          <w:rPr>
            <w:color w:val="0000FF"/>
            <w:sz w:val="20"/>
          </w:rPr>
          <w:t>Rainwater</w:t>
        </w:r>
        <w:r>
          <w:rPr>
            <w:color w:val="0000FF"/>
            <w:spacing w:val="-11"/>
            <w:sz w:val="20"/>
          </w:rPr>
          <w:t xml:space="preserve"> </w:t>
        </w:r>
        <w:r>
          <w:rPr>
            <w:color w:val="0000FF"/>
            <w:sz w:val="20"/>
          </w:rPr>
          <w:t>Lecture</w:t>
        </w:r>
        <w:r>
          <w:rPr>
            <w:color w:val="0000FF"/>
            <w:spacing w:val="-10"/>
            <w:sz w:val="20"/>
          </w:rPr>
          <w:t xml:space="preserve"> </w:t>
        </w:r>
        <w:r>
          <w:rPr>
            <w:color w:val="0000FF"/>
            <w:sz w:val="20"/>
          </w:rPr>
          <w:t>Series</w:t>
        </w:r>
      </w:hyperlink>
      <w:r>
        <w:rPr>
          <w:sz w:val="20"/>
        </w:rPr>
        <w:t>,</w:t>
      </w:r>
      <w:r>
        <w:rPr>
          <w:spacing w:val="-10"/>
          <w:sz w:val="20"/>
        </w:rPr>
        <w:t xml:space="preserve"> </w:t>
      </w:r>
      <w:r>
        <w:rPr>
          <w:sz w:val="20"/>
        </w:rPr>
        <w:t>the</w:t>
      </w:r>
      <w:r>
        <w:rPr>
          <w:spacing w:val="-10"/>
          <w:sz w:val="20"/>
        </w:rPr>
        <w:t xml:space="preserve"> </w:t>
      </w:r>
      <w:hyperlink r:id="rId26">
        <w:r>
          <w:rPr>
            <w:color w:val="0000FF"/>
            <w:sz w:val="20"/>
          </w:rPr>
          <w:t>Stone</w:t>
        </w:r>
        <w:r>
          <w:rPr>
            <w:color w:val="0000FF"/>
            <w:spacing w:val="-11"/>
            <w:sz w:val="20"/>
          </w:rPr>
          <w:t xml:space="preserve"> </w:t>
        </w:r>
        <w:r>
          <w:rPr>
            <w:color w:val="0000FF"/>
            <w:sz w:val="20"/>
          </w:rPr>
          <w:t>Center</w:t>
        </w:r>
        <w:r>
          <w:rPr>
            <w:color w:val="0000FF"/>
            <w:spacing w:val="-11"/>
            <w:sz w:val="20"/>
          </w:rPr>
          <w:t xml:space="preserve"> </w:t>
        </w:r>
        <w:r>
          <w:rPr>
            <w:color w:val="0000FF"/>
            <w:sz w:val="20"/>
          </w:rPr>
          <w:t>Working</w:t>
        </w:r>
        <w:r>
          <w:rPr>
            <w:color w:val="0000FF"/>
            <w:spacing w:val="-11"/>
            <w:sz w:val="20"/>
          </w:rPr>
          <w:t xml:space="preserve"> </w:t>
        </w:r>
        <w:r>
          <w:rPr>
            <w:color w:val="0000FF"/>
            <w:sz w:val="20"/>
          </w:rPr>
          <w:t>Paper</w:t>
        </w:r>
        <w:r>
          <w:rPr>
            <w:color w:val="0000FF"/>
            <w:spacing w:val="-10"/>
            <w:sz w:val="20"/>
          </w:rPr>
          <w:t xml:space="preserve"> </w:t>
        </w:r>
        <w:r>
          <w:rPr>
            <w:color w:val="0000FF"/>
            <w:sz w:val="20"/>
          </w:rPr>
          <w:t>Series</w:t>
        </w:r>
      </w:hyperlink>
      <w:r>
        <w:rPr>
          <w:sz w:val="20"/>
        </w:rPr>
        <w:t>,</w:t>
      </w:r>
      <w:r>
        <w:rPr>
          <w:spacing w:val="-10"/>
          <w:sz w:val="20"/>
        </w:rPr>
        <w:t xml:space="preserve"> </w:t>
      </w:r>
      <w:r>
        <w:rPr>
          <w:sz w:val="20"/>
        </w:rPr>
        <w:t>and</w:t>
      </w:r>
      <w:r>
        <w:rPr>
          <w:spacing w:val="-10"/>
          <w:sz w:val="20"/>
        </w:rPr>
        <w:t xml:space="preserve"> </w:t>
      </w:r>
      <w:r>
        <w:rPr>
          <w:sz w:val="20"/>
        </w:rPr>
        <w:t>an</w:t>
      </w:r>
      <w:r>
        <w:rPr>
          <w:spacing w:val="-10"/>
          <w:sz w:val="20"/>
        </w:rPr>
        <w:t xml:space="preserve"> </w:t>
      </w:r>
      <w:r>
        <w:rPr>
          <w:sz w:val="20"/>
        </w:rPr>
        <w:t>ever-expanding</w:t>
      </w:r>
      <w:r>
        <w:rPr>
          <w:spacing w:val="-11"/>
          <w:sz w:val="20"/>
        </w:rPr>
        <w:t xml:space="preserve"> </w:t>
      </w:r>
      <w:r>
        <w:rPr>
          <w:sz w:val="20"/>
        </w:rPr>
        <w:t xml:space="preserve">compilation of </w:t>
      </w:r>
      <w:hyperlink r:id="rId27">
        <w:r>
          <w:rPr>
            <w:color w:val="0000FF"/>
            <w:sz w:val="20"/>
          </w:rPr>
          <w:t>research spotlights</w:t>
        </w:r>
      </w:hyperlink>
      <w:r>
        <w:rPr>
          <w:color w:val="0000FF"/>
          <w:sz w:val="20"/>
        </w:rPr>
        <w:t xml:space="preserve"> </w:t>
      </w:r>
      <w:r>
        <w:rPr>
          <w:sz w:val="20"/>
        </w:rPr>
        <w:t xml:space="preserve">(briefs), </w:t>
      </w:r>
      <w:hyperlink r:id="rId28">
        <w:r>
          <w:rPr>
            <w:color w:val="0000FF"/>
            <w:sz w:val="20"/>
          </w:rPr>
          <w:t>scholar interviews</w:t>
        </w:r>
      </w:hyperlink>
      <w:r>
        <w:rPr>
          <w:sz w:val="20"/>
        </w:rPr>
        <w:t xml:space="preserve">, and </w:t>
      </w:r>
      <w:hyperlink r:id="rId29">
        <w:r>
          <w:rPr>
            <w:color w:val="0000FF"/>
            <w:sz w:val="20"/>
          </w:rPr>
          <w:t>blog postings</w:t>
        </w:r>
      </w:hyperlink>
      <w:r>
        <w:rPr>
          <w:sz w:val="20"/>
        </w:rPr>
        <w:t>;</w:t>
      </w:r>
    </w:p>
    <w:p w14:paraId="121E2AB9" w14:textId="77777777" w:rsidR="00620CF6" w:rsidRDefault="00000000">
      <w:pPr>
        <w:pStyle w:val="ListParagraph"/>
        <w:numPr>
          <w:ilvl w:val="0"/>
          <w:numId w:val="16"/>
        </w:numPr>
        <w:tabs>
          <w:tab w:val="left" w:pos="614"/>
        </w:tabs>
        <w:spacing w:before="158"/>
        <w:ind w:left="614" w:right="0" w:hanging="254"/>
        <w:rPr>
          <w:sz w:val="20"/>
        </w:rPr>
      </w:pPr>
      <w:r>
        <w:rPr>
          <w:sz w:val="20"/>
        </w:rPr>
        <w:t>Housing</w:t>
      </w:r>
      <w:r>
        <w:rPr>
          <w:spacing w:val="-7"/>
          <w:sz w:val="20"/>
        </w:rPr>
        <w:t xml:space="preserve"> </w:t>
      </w:r>
      <w:r>
        <w:rPr>
          <w:sz w:val="20"/>
        </w:rPr>
        <w:t>the</w:t>
      </w:r>
      <w:r>
        <w:rPr>
          <w:spacing w:val="-6"/>
          <w:sz w:val="20"/>
        </w:rPr>
        <w:t xml:space="preserve"> </w:t>
      </w:r>
      <w:hyperlink r:id="rId30">
        <w:r>
          <w:rPr>
            <w:color w:val="0000FF"/>
            <w:sz w:val="20"/>
          </w:rPr>
          <w:t>U.S.</w:t>
        </w:r>
        <w:r>
          <w:rPr>
            <w:color w:val="0000FF"/>
            <w:spacing w:val="-6"/>
            <w:sz w:val="20"/>
          </w:rPr>
          <w:t xml:space="preserve"> </w:t>
        </w:r>
        <w:r>
          <w:rPr>
            <w:color w:val="0000FF"/>
            <w:sz w:val="20"/>
          </w:rPr>
          <w:t>Oﬀice</w:t>
        </w:r>
        <w:r>
          <w:rPr>
            <w:color w:val="0000FF"/>
            <w:spacing w:val="-7"/>
            <w:sz w:val="20"/>
          </w:rPr>
          <w:t xml:space="preserve"> </w:t>
        </w:r>
        <w:r>
          <w:rPr>
            <w:color w:val="0000FF"/>
            <w:sz w:val="20"/>
          </w:rPr>
          <w:t>of</w:t>
        </w:r>
        <w:r>
          <w:rPr>
            <w:color w:val="0000FF"/>
            <w:spacing w:val="-6"/>
            <w:sz w:val="20"/>
          </w:rPr>
          <w:t xml:space="preserve"> </w:t>
        </w:r>
        <w:r>
          <w:rPr>
            <w:color w:val="0000FF"/>
            <w:sz w:val="20"/>
          </w:rPr>
          <w:t>LIS</w:t>
        </w:r>
      </w:hyperlink>
      <w:r>
        <w:rPr>
          <w:sz w:val="20"/>
        </w:rPr>
        <w:t>,</w:t>
      </w:r>
      <w:r>
        <w:rPr>
          <w:spacing w:val="-6"/>
          <w:sz w:val="20"/>
        </w:rPr>
        <w:t xml:space="preserve"> </w:t>
      </w:r>
      <w:r>
        <w:rPr>
          <w:sz w:val="20"/>
        </w:rPr>
        <w:t>the</w:t>
      </w:r>
      <w:r>
        <w:rPr>
          <w:spacing w:val="-6"/>
          <w:sz w:val="20"/>
        </w:rPr>
        <w:t xml:space="preserve"> </w:t>
      </w:r>
      <w:r>
        <w:rPr>
          <w:sz w:val="20"/>
        </w:rPr>
        <w:t>renowned</w:t>
      </w:r>
      <w:r>
        <w:rPr>
          <w:spacing w:val="-7"/>
          <w:sz w:val="20"/>
        </w:rPr>
        <w:t xml:space="preserve"> </w:t>
      </w:r>
      <w:r>
        <w:rPr>
          <w:sz w:val="20"/>
        </w:rPr>
        <w:t>cross-national</w:t>
      </w:r>
      <w:r>
        <w:rPr>
          <w:spacing w:val="-6"/>
          <w:sz w:val="20"/>
        </w:rPr>
        <w:t xml:space="preserve"> </w:t>
      </w:r>
      <w:r>
        <w:rPr>
          <w:sz w:val="20"/>
        </w:rPr>
        <w:t>data</w:t>
      </w:r>
      <w:r>
        <w:rPr>
          <w:spacing w:val="-6"/>
          <w:sz w:val="20"/>
        </w:rPr>
        <w:t xml:space="preserve"> </w:t>
      </w:r>
      <w:r>
        <w:rPr>
          <w:sz w:val="20"/>
        </w:rPr>
        <w:t>center</w:t>
      </w:r>
      <w:r>
        <w:rPr>
          <w:spacing w:val="-6"/>
          <w:sz w:val="20"/>
        </w:rPr>
        <w:t xml:space="preserve"> </w:t>
      </w:r>
      <w:r>
        <w:rPr>
          <w:sz w:val="20"/>
        </w:rPr>
        <w:t>based</w:t>
      </w:r>
      <w:r>
        <w:rPr>
          <w:spacing w:val="-7"/>
          <w:sz w:val="20"/>
        </w:rPr>
        <w:t xml:space="preserve"> </w:t>
      </w:r>
      <w:r>
        <w:rPr>
          <w:sz w:val="20"/>
        </w:rPr>
        <w:t>in</w:t>
      </w:r>
      <w:r>
        <w:rPr>
          <w:spacing w:val="-6"/>
          <w:sz w:val="20"/>
        </w:rPr>
        <w:t xml:space="preserve"> </w:t>
      </w:r>
      <w:r>
        <w:rPr>
          <w:spacing w:val="-2"/>
          <w:sz w:val="20"/>
        </w:rPr>
        <w:t>Luxembourg.</w:t>
      </w:r>
    </w:p>
    <w:p w14:paraId="2A59C623" w14:textId="77777777" w:rsidR="00620CF6" w:rsidRDefault="00620CF6">
      <w:pPr>
        <w:pStyle w:val="BodyText"/>
        <w:spacing w:before="2"/>
        <w:rPr>
          <w:sz w:val="33"/>
        </w:rPr>
      </w:pPr>
    </w:p>
    <w:p w14:paraId="5112F8C4" w14:textId="77777777" w:rsidR="00620CF6" w:rsidRDefault="00000000">
      <w:pPr>
        <w:pStyle w:val="BodyText"/>
        <w:spacing w:line="355" w:lineRule="auto"/>
        <w:ind w:left="117" w:right="315"/>
        <w:jc w:val="both"/>
      </w:pPr>
      <w:r>
        <w:t xml:space="preserve">The Stone Center was created in 2016 with a generous gift from the James M. and Cathleen D. Stone </w:t>
      </w:r>
      <w:r>
        <w:rPr>
          <w:spacing w:val="-2"/>
        </w:rPr>
        <w:t>Foundation.</w:t>
      </w:r>
    </w:p>
    <w:p w14:paraId="5FDE5F0D" w14:textId="77777777" w:rsidR="00620CF6" w:rsidRDefault="00620CF6">
      <w:pPr>
        <w:spacing w:line="355" w:lineRule="auto"/>
        <w:jc w:val="both"/>
        <w:sectPr w:rsidR="00620CF6" w:rsidSect="00D60468">
          <w:pgSz w:w="12240" w:h="15840"/>
          <w:pgMar w:top="1220" w:right="1100" w:bottom="280" w:left="1300" w:header="720" w:footer="720" w:gutter="0"/>
          <w:cols w:space="720"/>
        </w:sectPr>
      </w:pPr>
    </w:p>
    <w:p w14:paraId="70F16C7B" w14:textId="77777777" w:rsidR="00620CF6" w:rsidRDefault="00000000">
      <w:pPr>
        <w:pStyle w:val="Heading2"/>
        <w:numPr>
          <w:ilvl w:val="1"/>
          <w:numId w:val="18"/>
        </w:numPr>
        <w:tabs>
          <w:tab w:val="left" w:pos="817"/>
        </w:tabs>
        <w:spacing w:before="102"/>
      </w:pPr>
      <w:bookmarkStart w:id="10" w:name="How_to_cite_our_data_source"/>
      <w:bookmarkStart w:id="11" w:name="_bookmark5"/>
      <w:bookmarkEnd w:id="10"/>
      <w:bookmarkEnd w:id="11"/>
      <w:r>
        <w:rPr>
          <w:w w:val="110"/>
        </w:rPr>
        <w:lastRenderedPageBreak/>
        <w:t>How</w:t>
      </w:r>
      <w:r>
        <w:rPr>
          <w:spacing w:val="26"/>
          <w:w w:val="110"/>
        </w:rPr>
        <w:t xml:space="preserve"> </w:t>
      </w:r>
      <w:r>
        <w:rPr>
          <w:w w:val="110"/>
        </w:rPr>
        <w:t>to</w:t>
      </w:r>
      <w:r>
        <w:rPr>
          <w:spacing w:val="26"/>
          <w:w w:val="110"/>
        </w:rPr>
        <w:t xml:space="preserve"> </w:t>
      </w:r>
      <w:r>
        <w:rPr>
          <w:w w:val="110"/>
        </w:rPr>
        <w:t>cite</w:t>
      </w:r>
      <w:r>
        <w:rPr>
          <w:spacing w:val="26"/>
          <w:w w:val="110"/>
        </w:rPr>
        <w:t xml:space="preserve"> </w:t>
      </w:r>
      <w:r>
        <w:rPr>
          <w:w w:val="110"/>
        </w:rPr>
        <w:t>our</w:t>
      </w:r>
      <w:r>
        <w:rPr>
          <w:spacing w:val="26"/>
          <w:w w:val="110"/>
        </w:rPr>
        <w:t xml:space="preserve"> </w:t>
      </w:r>
      <w:r>
        <w:rPr>
          <w:w w:val="110"/>
        </w:rPr>
        <w:t>data</w:t>
      </w:r>
      <w:r>
        <w:rPr>
          <w:spacing w:val="27"/>
          <w:w w:val="110"/>
        </w:rPr>
        <w:t xml:space="preserve"> </w:t>
      </w:r>
      <w:r>
        <w:rPr>
          <w:spacing w:val="-2"/>
          <w:w w:val="110"/>
        </w:rPr>
        <w:t>source</w:t>
      </w:r>
    </w:p>
    <w:p w14:paraId="78DBA710" w14:textId="77777777" w:rsidR="00620CF6" w:rsidRDefault="00620CF6">
      <w:pPr>
        <w:pStyle w:val="BodyText"/>
        <w:spacing w:before="4"/>
        <w:rPr>
          <w:b/>
          <w:sz w:val="31"/>
        </w:rPr>
      </w:pPr>
    </w:p>
    <w:p w14:paraId="1DA4FEBC" w14:textId="77777777" w:rsidR="00620CF6" w:rsidRDefault="00000000">
      <w:pPr>
        <w:pStyle w:val="BodyText"/>
        <w:ind w:left="117"/>
        <w:jc w:val="both"/>
      </w:pPr>
      <w:r>
        <w:rPr>
          <w:spacing w:val="-4"/>
        </w:rPr>
        <w:t>If you are using</w:t>
      </w:r>
      <w:r>
        <w:rPr>
          <w:spacing w:val="-3"/>
        </w:rPr>
        <w:t xml:space="preserve"> </w:t>
      </w:r>
      <w:r>
        <w:rPr>
          <w:spacing w:val="-4"/>
        </w:rPr>
        <w:t>more than one</w:t>
      </w:r>
      <w:r>
        <w:rPr>
          <w:spacing w:val="-3"/>
        </w:rPr>
        <w:t xml:space="preserve"> </w:t>
      </w:r>
      <w:r>
        <w:rPr>
          <w:spacing w:val="-4"/>
        </w:rPr>
        <w:t>database from</w:t>
      </w:r>
      <w:r>
        <w:rPr>
          <w:spacing w:val="-3"/>
        </w:rPr>
        <w:t xml:space="preserve"> </w:t>
      </w:r>
      <w:r>
        <w:rPr>
          <w:spacing w:val="-4"/>
        </w:rPr>
        <w:t>the warehouse in your work,</w:t>
      </w:r>
      <w:r>
        <w:rPr>
          <w:spacing w:val="-1"/>
        </w:rPr>
        <w:t xml:space="preserve"> </w:t>
      </w:r>
      <w:r>
        <w:rPr>
          <w:spacing w:val="-4"/>
        </w:rPr>
        <w:t>the</w:t>
      </w:r>
      <w:r>
        <w:rPr>
          <w:spacing w:val="-3"/>
        </w:rPr>
        <w:t xml:space="preserve"> </w:t>
      </w:r>
      <w:r>
        <w:rPr>
          <w:spacing w:val="-4"/>
        </w:rPr>
        <w:t>proper way to cite</w:t>
      </w:r>
      <w:r>
        <w:rPr>
          <w:spacing w:val="-3"/>
        </w:rPr>
        <w:t xml:space="preserve"> </w:t>
      </w:r>
      <w:r>
        <w:rPr>
          <w:spacing w:val="-4"/>
        </w:rPr>
        <w:t>is as</w:t>
      </w:r>
      <w:r>
        <w:rPr>
          <w:spacing w:val="-3"/>
        </w:rPr>
        <w:t xml:space="preserve"> </w:t>
      </w:r>
      <w:r>
        <w:rPr>
          <w:spacing w:val="-4"/>
        </w:rPr>
        <w:t>follows:</w:t>
      </w:r>
    </w:p>
    <w:p w14:paraId="5DCD37C1" w14:textId="77777777" w:rsidR="00620CF6" w:rsidRDefault="00620CF6">
      <w:pPr>
        <w:pStyle w:val="BodyText"/>
        <w:spacing w:before="2"/>
        <w:rPr>
          <w:sz w:val="33"/>
        </w:rPr>
      </w:pPr>
    </w:p>
    <w:p w14:paraId="24E0CF91" w14:textId="77777777" w:rsidR="00620CF6" w:rsidRDefault="00000000">
      <w:pPr>
        <w:pStyle w:val="ListParagraph"/>
        <w:numPr>
          <w:ilvl w:val="0"/>
          <w:numId w:val="15"/>
        </w:numPr>
        <w:tabs>
          <w:tab w:val="left" w:pos="615"/>
        </w:tabs>
        <w:spacing w:line="355" w:lineRule="auto"/>
        <w:ind w:right="315"/>
        <w:rPr>
          <w:sz w:val="20"/>
        </w:rPr>
      </w:pPr>
      <w:r>
        <w:rPr>
          <w:sz w:val="20"/>
        </w:rPr>
        <w:t xml:space="preserve">GC Wealth Project Data, [year], accessed via </w:t>
      </w:r>
      <w:hyperlink r:id="rId31">
        <w:r>
          <w:rPr>
            <w:color w:val="0000FF"/>
            <w:sz w:val="20"/>
          </w:rPr>
          <w:t>http://wealthproject.gc.cuny.edu</w:t>
        </w:r>
      </w:hyperlink>
      <w:r>
        <w:rPr>
          <w:sz w:val="20"/>
        </w:rPr>
        <w:t>, on [date].</w:t>
      </w:r>
      <w:r>
        <w:rPr>
          <w:spacing w:val="40"/>
          <w:sz w:val="20"/>
        </w:rPr>
        <w:t xml:space="preserve"> </w:t>
      </w:r>
      <w:r>
        <w:rPr>
          <w:sz w:val="20"/>
        </w:rPr>
        <w:t xml:space="preserve">If you are only using one specific database from our data warehouse, the proper way to cite the database is as </w:t>
      </w:r>
      <w:r>
        <w:rPr>
          <w:spacing w:val="-2"/>
          <w:sz w:val="20"/>
        </w:rPr>
        <w:t>follows:</w:t>
      </w:r>
    </w:p>
    <w:p w14:paraId="5F87A918" w14:textId="77777777" w:rsidR="00620CF6" w:rsidRDefault="00000000">
      <w:pPr>
        <w:pStyle w:val="ListParagraph"/>
        <w:numPr>
          <w:ilvl w:val="0"/>
          <w:numId w:val="15"/>
        </w:numPr>
        <w:tabs>
          <w:tab w:val="left" w:pos="614"/>
        </w:tabs>
        <w:spacing w:before="157"/>
        <w:ind w:left="614" w:right="0" w:hanging="254"/>
        <w:rPr>
          <w:sz w:val="20"/>
        </w:rPr>
      </w:pPr>
      <w:r>
        <w:rPr>
          <w:sz w:val="20"/>
        </w:rPr>
        <w:t>GC</w:t>
      </w:r>
      <w:r>
        <w:rPr>
          <w:spacing w:val="70"/>
          <w:w w:val="150"/>
          <w:sz w:val="20"/>
        </w:rPr>
        <w:t xml:space="preserve"> </w:t>
      </w:r>
      <w:r>
        <w:rPr>
          <w:sz w:val="20"/>
        </w:rPr>
        <w:t>Wealth</w:t>
      </w:r>
      <w:r>
        <w:rPr>
          <w:spacing w:val="71"/>
          <w:w w:val="150"/>
          <w:sz w:val="20"/>
        </w:rPr>
        <w:t xml:space="preserve"> </w:t>
      </w:r>
      <w:r>
        <w:rPr>
          <w:sz w:val="20"/>
        </w:rPr>
        <w:t>Project</w:t>
      </w:r>
      <w:r>
        <w:rPr>
          <w:spacing w:val="70"/>
          <w:w w:val="150"/>
          <w:sz w:val="20"/>
        </w:rPr>
        <w:t xml:space="preserve"> </w:t>
      </w:r>
      <w:r>
        <w:rPr>
          <w:sz w:val="20"/>
        </w:rPr>
        <w:t>Data</w:t>
      </w:r>
      <w:r>
        <w:rPr>
          <w:spacing w:val="71"/>
          <w:w w:val="150"/>
          <w:sz w:val="20"/>
        </w:rPr>
        <w:t xml:space="preserve"> </w:t>
      </w:r>
      <w:r>
        <w:rPr>
          <w:sz w:val="20"/>
        </w:rPr>
        <w:t>-</w:t>
      </w:r>
      <w:r>
        <w:rPr>
          <w:spacing w:val="71"/>
          <w:w w:val="150"/>
          <w:sz w:val="20"/>
        </w:rPr>
        <w:t xml:space="preserve"> </w:t>
      </w:r>
      <w:r>
        <w:rPr>
          <w:sz w:val="20"/>
        </w:rPr>
        <w:t>Wealth</w:t>
      </w:r>
      <w:r>
        <w:rPr>
          <w:spacing w:val="70"/>
          <w:w w:val="150"/>
          <w:sz w:val="20"/>
        </w:rPr>
        <w:t xml:space="preserve"> </w:t>
      </w:r>
      <w:r>
        <w:rPr>
          <w:sz w:val="20"/>
        </w:rPr>
        <w:t>Inequality</w:t>
      </w:r>
      <w:r>
        <w:rPr>
          <w:spacing w:val="71"/>
          <w:w w:val="150"/>
          <w:sz w:val="20"/>
        </w:rPr>
        <w:t xml:space="preserve"> </w:t>
      </w:r>
      <w:r>
        <w:rPr>
          <w:sz w:val="20"/>
        </w:rPr>
        <w:t>Trends</w:t>
      </w:r>
      <w:r>
        <w:rPr>
          <w:spacing w:val="71"/>
          <w:w w:val="150"/>
          <w:sz w:val="20"/>
        </w:rPr>
        <w:t xml:space="preserve"> </w:t>
      </w:r>
      <w:r>
        <w:rPr>
          <w:sz w:val="20"/>
        </w:rPr>
        <w:t>Database,</w:t>
      </w:r>
      <w:r>
        <w:rPr>
          <w:spacing w:val="33"/>
          <w:sz w:val="20"/>
        </w:rPr>
        <w:t xml:space="preserve">  </w:t>
      </w:r>
      <w:r>
        <w:rPr>
          <w:sz w:val="20"/>
        </w:rPr>
        <w:t>[year],</w:t>
      </w:r>
      <w:r>
        <w:rPr>
          <w:spacing w:val="33"/>
          <w:sz w:val="20"/>
        </w:rPr>
        <w:t xml:space="preserve">  </w:t>
      </w:r>
      <w:r>
        <w:rPr>
          <w:sz w:val="20"/>
        </w:rPr>
        <w:t>accessed</w:t>
      </w:r>
      <w:r>
        <w:rPr>
          <w:spacing w:val="72"/>
          <w:w w:val="150"/>
          <w:sz w:val="20"/>
        </w:rPr>
        <w:t xml:space="preserve"> </w:t>
      </w:r>
      <w:r>
        <w:rPr>
          <w:sz w:val="20"/>
        </w:rPr>
        <w:t>via</w:t>
      </w:r>
      <w:r>
        <w:rPr>
          <w:spacing w:val="70"/>
          <w:w w:val="150"/>
          <w:sz w:val="20"/>
        </w:rPr>
        <w:t xml:space="preserve"> </w:t>
      </w:r>
      <w:hyperlink r:id="rId32">
        <w:r>
          <w:rPr>
            <w:color w:val="0000FF"/>
            <w:spacing w:val="-2"/>
            <w:sz w:val="20"/>
          </w:rPr>
          <w:t>http:</w:t>
        </w:r>
      </w:hyperlink>
    </w:p>
    <w:p w14:paraId="726ED921" w14:textId="77777777" w:rsidR="00620CF6" w:rsidRDefault="00000000">
      <w:pPr>
        <w:pStyle w:val="BodyText"/>
        <w:spacing w:before="129"/>
        <w:ind w:left="615"/>
        <w:jc w:val="both"/>
      </w:pPr>
      <w:hyperlink r:id="rId33">
        <w:r>
          <w:rPr>
            <w:color w:val="0000FF"/>
          </w:rPr>
          <w:t>//wealthproject.gc.cuny.edu</w:t>
        </w:r>
      </w:hyperlink>
      <w:r>
        <w:t>,</w:t>
      </w:r>
      <w:r>
        <w:rPr>
          <w:spacing w:val="-2"/>
        </w:rPr>
        <w:t xml:space="preserve"> </w:t>
      </w:r>
      <w:r>
        <w:t>on</w:t>
      </w:r>
      <w:r>
        <w:rPr>
          <w:spacing w:val="-2"/>
        </w:rPr>
        <w:t xml:space="preserve"> [date].</w:t>
      </w:r>
    </w:p>
    <w:p w14:paraId="218CB7E8" w14:textId="77777777" w:rsidR="00620CF6" w:rsidRDefault="00620CF6">
      <w:pPr>
        <w:pStyle w:val="BodyText"/>
        <w:spacing w:before="5"/>
        <w:rPr>
          <w:sz w:val="21"/>
        </w:rPr>
      </w:pPr>
    </w:p>
    <w:p w14:paraId="2E780EEE" w14:textId="77777777" w:rsidR="00620CF6" w:rsidRDefault="00000000">
      <w:pPr>
        <w:pStyle w:val="ListParagraph"/>
        <w:numPr>
          <w:ilvl w:val="0"/>
          <w:numId w:val="15"/>
        </w:numPr>
        <w:tabs>
          <w:tab w:val="left" w:pos="615"/>
        </w:tabs>
        <w:spacing w:line="355" w:lineRule="auto"/>
        <w:ind w:right="315"/>
        <w:rPr>
          <w:sz w:val="20"/>
        </w:rPr>
      </w:pPr>
      <w:r>
        <w:rPr>
          <w:sz w:val="20"/>
        </w:rPr>
        <w:t xml:space="preserve">GC Wealth Project Data - Wealth Topography Database, [year], accessed via </w:t>
      </w:r>
      <w:hyperlink r:id="rId34">
        <w:r>
          <w:rPr>
            <w:color w:val="0000FF"/>
            <w:sz w:val="20"/>
          </w:rPr>
          <w:t>http://wealthproject.gc.</w:t>
        </w:r>
      </w:hyperlink>
      <w:r>
        <w:rPr>
          <w:color w:val="0000FF"/>
          <w:sz w:val="20"/>
        </w:rPr>
        <w:t xml:space="preserve"> </w:t>
      </w:r>
      <w:hyperlink r:id="rId35">
        <w:r>
          <w:rPr>
            <w:color w:val="0000FF"/>
            <w:sz w:val="20"/>
          </w:rPr>
          <w:t>cuny.edu</w:t>
        </w:r>
      </w:hyperlink>
      <w:r>
        <w:rPr>
          <w:sz w:val="20"/>
        </w:rPr>
        <w:t>, on [date].</w:t>
      </w:r>
    </w:p>
    <w:p w14:paraId="4EE19D85" w14:textId="77777777" w:rsidR="00620CF6" w:rsidRDefault="00000000">
      <w:pPr>
        <w:pStyle w:val="ListParagraph"/>
        <w:numPr>
          <w:ilvl w:val="0"/>
          <w:numId w:val="15"/>
        </w:numPr>
        <w:tabs>
          <w:tab w:val="left" w:pos="615"/>
        </w:tabs>
        <w:spacing w:before="158" w:line="355" w:lineRule="auto"/>
        <w:ind w:right="315"/>
        <w:rPr>
          <w:sz w:val="20"/>
        </w:rPr>
      </w:pPr>
      <w:r>
        <w:rPr>
          <w:sz w:val="20"/>
        </w:rPr>
        <w:t xml:space="preserve">GC Wealth Project Data - Estate, Inheritance, and Gifts Taxation Database, [year], accessed via </w:t>
      </w:r>
      <w:hyperlink r:id="rId36">
        <w:r>
          <w:rPr>
            <w:color w:val="0000FF"/>
            <w:sz w:val="20"/>
          </w:rPr>
          <w:t>http://wealthproject.gc.cuny.edu</w:t>
        </w:r>
      </w:hyperlink>
      <w:r>
        <w:rPr>
          <w:sz w:val="20"/>
        </w:rPr>
        <w:t>, on [date].</w:t>
      </w:r>
    </w:p>
    <w:p w14:paraId="4064E815" w14:textId="77777777" w:rsidR="00620CF6" w:rsidRDefault="00620CF6">
      <w:pPr>
        <w:pStyle w:val="BodyText"/>
        <w:spacing w:before="7"/>
        <w:rPr>
          <w:sz w:val="23"/>
        </w:rPr>
      </w:pPr>
    </w:p>
    <w:p w14:paraId="7A2855A0" w14:textId="77777777" w:rsidR="00620CF6" w:rsidRDefault="00000000">
      <w:pPr>
        <w:pStyle w:val="BodyText"/>
        <w:spacing w:line="355" w:lineRule="auto"/>
        <w:ind w:left="117" w:right="315"/>
        <w:jc w:val="both"/>
      </w:pPr>
      <w:r>
        <w:t>Please include the citation in your bibliography:</w:t>
      </w:r>
      <w:r>
        <w:rPr>
          <w:spacing w:val="40"/>
        </w:rPr>
        <w:t xml:space="preserve"> </w:t>
      </w:r>
      <w:r>
        <w:t>If you use GC Wealth Project data in a report, mono- graph,</w:t>
      </w:r>
      <w:r>
        <w:rPr>
          <w:spacing w:val="-13"/>
        </w:rPr>
        <w:t xml:space="preserve"> </w:t>
      </w:r>
      <w:r>
        <w:t>paper,</w:t>
      </w:r>
      <w:r>
        <w:rPr>
          <w:spacing w:val="-12"/>
        </w:rPr>
        <w:t xml:space="preserve"> </w:t>
      </w:r>
      <w:r>
        <w:t>book,</w:t>
      </w:r>
      <w:r>
        <w:rPr>
          <w:spacing w:val="-13"/>
        </w:rPr>
        <w:t xml:space="preserve"> </w:t>
      </w:r>
      <w:r>
        <w:t>book</w:t>
      </w:r>
      <w:r>
        <w:rPr>
          <w:spacing w:val="-12"/>
        </w:rPr>
        <w:t xml:space="preserve"> </w:t>
      </w:r>
      <w:r>
        <w:t>chapter,</w:t>
      </w:r>
      <w:r>
        <w:rPr>
          <w:spacing w:val="-12"/>
        </w:rPr>
        <w:t xml:space="preserve"> </w:t>
      </w:r>
      <w:r>
        <w:t>journal</w:t>
      </w:r>
      <w:r>
        <w:rPr>
          <w:spacing w:val="-13"/>
        </w:rPr>
        <w:t xml:space="preserve"> </w:t>
      </w:r>
      <w:r>
        <w:t>article,</w:t>
      </w:r>
      <w:r>
        <w:rPr>
          <w:spacing w:val="-11"/>
        </w:rPr>
        <w:t xml:space="preserve"> </w:t>
      </w:r>
      <w:r>
        <w:t>dissertation,</w:t>
      </w:r>
      <w:r>
        <w:rPr>
          <w:spacing w:val="-12"/>
        </w:rPr>
        <w:t xml:space="preserve"> </w:t>
      </w:r>
      <w:r>
        <w:t>etc.,</w:t>
      </w:r>
      <w:r>
        <w:rPr>
          <w:spacing w:val="-12"/>
        </w:rPr>
        <w:t xml:space="preserve"> </w:t>
      </w:r>
      <w:r>
        <w:t>include</w:t>
      </w:r>
      <w:r>
        <w:rPr>
          <w:spacing w:val="-13"/>
        </w:rPr>
        <w:t xml:space="preserve"> </w:t>
      </w:r>
      <w:r>
        <w:t>the</w:t>
      </w:r>
      <w:r>
        <w:rPr>
          <w:spacing w:val="-12"/>
        </w:rPr>
        <w:t xml:space="preserve"> </w:t>
      </w:r>
      <w:r>
        <w:t>citation</w:t>
      </w:r>
      <w:r>
        <w:rPr>
          <w:spacing w:val="-13"/>
        </w:rPr>
        <w:t xml:space="preserve"> </w:t>
      </w:r>
      <w:r>
        <w:t>in</w:t>
      </w:r>
      <w:r>
        <w:rPr>
          <w:spacing w:val="-12"/>
        </w:rPr>
        <w:t xml:space="preserve"> </w:t>
      </w:r>
      <w:r>
        <w:t>your</w:t>
      </w:r>
      <w:r>
        <w:rPr>
          <w:spacing w:val="-13"/>
        </w:rPr>
        <w:t xml:space="preserve"> </w:t>
      </w:r>
      <w:r>
        <w:t>bibliography, alphabetized under “G.”</w:t>
      </w:r>
    </w:p>
    <w:p w14:paraId="7869DFD2" w14:textId="77777777" w:rsidR="00620CF6" w:rsidRDefault="00620CF6">
      <w:pPr>
        <w:spacing w:line="355" w:lineRule="auto"/>
        <w:jc w:val="both"/>
        <w:sectPr w:rsidR="00620CF6" w:rsidSect="00D60468">
          <w:pgSz w:w="12240" w:h="15840"/>
          <w:pgMar w:top="1220" w:right="1100" w:bottom="280" w:left="1300" w:header="720" w:footer="720" w:gutter="0"/>
          <w:cols w:space="720"/>
        </w:sectPr>
      </w:pPr>
    </w:p>
    <w:p w14:paraId="10BC6F82" w14:textId="77777777" w:rsidR="00620CF6" w:rsidRDefault="00620CF6">
      <w:pPr>
        <w:pStyle w:val="BodyText"/>
      </w:pPr>
    </w:p>
    <w:p w14:paraId="280E7737" w14:textId="77777777" w:rsidR="00620CF6" w:rsidRDefault="00620CF6">
      <w:pPr>
        <w:pStyle w:val="BodyText"/>
      </w:pPr>
    </w:p>
    <w:p w14:paraId="4E003A2B" w14:textId="77777777" w:rsidR="00620CF6" w:rsidRDefault="00620CF6">
      <w:pPr>
        <w:pStyle w:val="BodyText"/>
      </w:pPr>
    </w:p>
    <w:p w14:paraId="79C45E82" w14:textId="77777777" w:rsidR="00620CF6" w:rsidRDefault="00620CF6">
      <w:pPr>
        <w:pStyle w:val="BodyText"/>
        <w:spacing w:before="8"/>
        <w:rPr>
          <w:sz w:val="26"/>
        </w:rPr>
      </w:pPr>
    </w:p>
    <w:p w14:paraId="7D6A87BA" w14:textId="77777777" w:rsidR="00620CF6" w:rsidRDefault="00000000">
      <w:pPr>
        <w:spacing w:before="139"/>
        <w:ind w:left="117"/>
        <w:rPr>
          <w:b/>
          <w:sz w:val="41"/>
        </w:rPr>
      </w:pPr>
      <w:bookmarkStart w:id="12" w:name="General_warehouse_structure"/>
      <w:bookmarkStart w:id="13" w:name="_bookmark6"/>
      <w:bookmarkEnd w:id="12"/>
      <w:bookmarkEnd w:id="13"/>
      <w:r>
        <w:rPr>
          <w:b/>
          <w:w w:val="105"/>
          <w:sz w:val="41"/>
        </w:rPr>
        <w:t>Section</w:t>
      </w:r>
      <w:r>
        <w:rPr>
          <w:b/>
          <w:spacing w:val="54"/>
          <w:w w:val="110"/>
          <w:sz w:val="41"/>
        </w:rPr>
        <w:t xml:space="preserve"> </w:t>
      </w:r>
      <w:r>
        <w:rPr>
          <w:b/>
          <w:spacing w:val="-10"/>
          <w:w w:val="110"/>
          <w:sz w:val="41"/>
        </w:rPr>
        <w:t>2</w:t>
      </w:r>
    </w:p>
    <w:p w14:paraId="7AE5D6FD" w14:textId="77777777" w:rsidR="00620CF6" w:rsidRDefault="00620CF6">
      <w:pPr>
        <w:pStyle w:val="BodyText"/>
        <w:spacing w:before="9"/>
        <w:rPr>
          <w:b/>
          <w:sz w:val="64"/>
        </w:rPr>
      </w:pPr>
    </w:p>
    <w:p w14:paraId="5E75A1D1" w14:textId="77777777" w:rsidR="00620CF6" w:rsidRDefault="00000000">
      <w:pPr>
        <w:pStyle w:val="Heading1"/>
      </w:pPr>
      <w:r>
        <w:rPr>
          <w:w w:val="105"/>
        </w:rPr>
        <w:t>General</w:t>
      </w:r>
      <w:r>
        <w:rPr>
          <w:spacing w:val="43"/>
          <w:w w:val="105"/>
        </w:rPr>
        <w:t xml:space="preserve"> </w:t>
      </w:r>
      <w:r>
        <w:rPr>
          <w:w w:val="105"/>
        </w:rPr>
        <w:t>warehouse</w:t>
      </w:r>
      <w:r>
        <w:rPr>
          <w:spacing w:val="43"/>
          <w:w w:val="105"/>
        </w:rPr>
        <w:t xml:space="preserve"> </w:t>
      </w:r>
      <w:r>
        <w:rPr>
          <w:spacing w:val="-2"/>
          <w:w w:val="105"/>
        </w:rPr>
        <w:t>structure</w:t>
      </w:r>
    </w:p>
    <w:p w14:paraId="61CDBD25" w14:textId="77777777" w:rsidR="00620CF6" w:rsidRDefault="00620CF6">
      <w:pPr>
        <w:pStyle w:val="BodyText"/>
        <w:spacing w:before="10"/>
        <w:rPr>
          <w:b/>
          <w:sz w:val="70"/>
        </w:rPr>
      </w:pPr>
    </w:p>
    <w:p w14:paraId="2CDE15B3" w14:textId="77777777" w:rsidR="00620CF6" w:rsidRDefault="00000000">
      <w:pPr>
        <w:pStyle w:val="BodyText"/>
        <w:spacing w:line="355" w:lineRule="auto"/>
        <w:ind w:left="117" w:right="315"/>
        <w:jc w:val="both"/>
      </w:pPr>
      <w:r>
        <w:t>This section provides a comprehensive overview of the general structure of the data warehouse of the GC Wealth Project.</w:t>
      </w:r>
    </w:p>
    <w:p w14:paraId="5EF34506" w14:textId="77777777" w:rsidR="00620CF6" w:rsidRDefault="00000000">
      <w:pPr>
        <w:pStyle w:val="BodyText"/>
        <w:spacing w:before="113"/>
        <w:ind w:left="117"/>
        <w:jc w:val="both"/>
      </w:pPr>
      <w:r>
        <w:t>The</w:t>
      </w:r>
      <w:r>
        <w:rPr>
          <w:spacing w:val="-4"/>
        </w:rPr>
        <w:t xml:space="preserve"> </w:t>
      </w:r>
      <w:r>
        <w:t>data</w:t>
      </w:r>
      <w:r>
        <w:rPr>
          <w:spacing w:val="-4"/>
        </w:rPr>
        <w:t xml:space="preserve"> </w:t>
      </w:r>
      <w:r>
        <w:t>warehouse</w:t>
      </w:r>
      <w:r>
        <w:rPr>
          <w:spacing w:val="-3"/>
        </w:rPr>
        <w:t xml:space="preserve"> </w:t>
      </w:r>
      <w:r>
        <w:t>is</w:t>
      </w:r>
      <w:r>
        <w:rPr>
          <w:spacing w:val="-4"/>
        </w:rPr>
        <w:t xml:space="preserve"> </w:t>
      </w:r>
      <w:r>
        <w:t>organized</w:t>
      </w:r>
      <w:r>
        <w:rPr>
          <w:spacing w:val="-3"/>
        </w:rPr>
        <w:t xml:space="preserve"> </w:t>
      </w:r>
      <w:r>
        <w:t>in</w:t>
      </w:r>
      <w:r>
        <w:rPr>
          <w:spacing w:val="-4"/>
        </w:rPr>
        <w:t xml:space="preserve"> </w:t>
      </w:r>
      <w:r>
        <w:t>long</w:t>
      </w:r>
      <w:r>
        <w:rPr>
          <w:spacing w:val="-3"/>
        </w:rPr>
        <w:t xml:space="preserve"> </w:t>
      </w:r>
      <w:r>
        <w:t>format</w:t>
      </w:r>
      <w:r>
        <w:rPr>
          <w:spacing w:val="-4"/>
        </w:rPr>
        <w:t xml:space="preserve"> </w:t>
      </w:r>
      <w:r>
        <w:t>with</w:t>
      </w:r>
      <w:r>
        <w:rPr>
          <w:spacing w:val="-3"/>
        </w:rPr>
        <w:t xml:space="preserve"> </w:t>
      </w:r>
      <w:r>
        <w:t>a</w:t>
      </w:r>
      <w:r>
        <w:rPr>
          <w:spacing w:val="-4"/>
        </w:rPr>
        <w:t xml:space="preserve"> </w:t>
      </w:r>
      <w:r>
        <w:t>total</w:t>
      </w:r>
      <w:r>
        <w:rPr>
          <w:spacing w:val="-3"/>
        </w:rPr>
        <w:t xml:space="preserve"> </w:t>
      </w:r>
      <w:commentRangeStart w:id="14"/>
      <w:r>
        <w:t>of</w:t>
      </w:r>
      <w:r>
        <w:rPr>
          <w:spacing w:val="-4"/>
        </w:rPr>
        <w:t xml:space="preserve"> </w:t>
      </w:r>
      <w:r>
        <w:t>nine</w:t>
      </w:r>
      <w:r>
        <w:rPr>
          <w:spacing w:val="-3"/>
        </w:rPr>
        <w:t xml:space="preserve"> </w:t>
      </w:r>
      <w:r>
        <w:rPr>
          <w:spacing w:val="-2"/>
        </w:rPr>
        <w:t>columns</w:t>
      </w:r>
      <w:commentRangeEnd w:id="14"/>
      <w:r w:rsidR="003A075B">
        <w:rPr>
          <w:rStyle w:val="CommentReference"/>
        </w:rPr>
        <w:commentReference w:id="14"/>
      </w:r>
      <w:r>
        <w:rPr>
          <w:spacing w:val="-2"/>
        </w:rPr>
        <w:t>.</w:t>
      </w:r>
    </w:p>
    <w:p w14:paraId="35ABDE95" w14:textId="5CDDD318" w:rsidR="00620CF6" w:rsidRDefault="00000000">
      <w:pPr>
        <w:pStyle w:val="BodyText"/>
        <w:spacing w:before="244" w:line="355" w:lineRule="auto"/>
        <w:ind w:left="117" w:right="315"/>
        <w:jc w:val="both"/>
      </w:pPr>
      <w:proofErr w:type="gramStart"/>
      <w:r>
        <w:t>First</w:t>
      </w:r>
      <w:r>
        <w:rPr>
          <w:spacing w:val="-13"/>
        </w:rPr>
        <w:t xml:space="preserve"> </w:t>
      </w:r>
      <w:r>
        <w:t>of</w:t>
      </w:r>
      <w:r>
        <w:rPr>
          <w:spacing w:val="-12"/>
        </w:rPr>
        <w:t xml:space="preserve"> </w:t>
      </w:r>
      <w:r>
        <w:t>all</w:t>
      </w:r>
      <w:proofErr w:type="gramEnd"/>
      <w:r>
        <w:t>,</w:t>
      </w:r>
      <w:r>
        <w:rPr>
          <w:spacing w:val="-13"/>
        </w:rPr>
        <w:t xml:space="preserve"> </w:t>
      </w:r>
      <w:r>
        <w:t>important</w:t>
      </w:r>
      <w:r>
        <w:rPr>
          <w:spacing w:val="-12"/>
        </w:rPr>
        <w:t xml:space="preserve"> </w:t>
      </w:r>
      <w:r>
        <w:t>information</w:t>
      </w:r>
      <w:r>
        <w:rPr>
          <w:spacing w:val="-13"/>
        </w:rPr>
        <w:t xml:space="preserve"> </w:t>
      </w:r>
      <w:r>
        <w:t>codifying</w:t>
      </w:r>
      <w:r>
        <w:rPr>
          <w:spacing w:val="-12"/>
        </w:rPr>
        <w:t xml:space="preserve"> </w:t>
      </w:r>
      <w:r>
        <w:t>the</w:t>
      </w:r>
      <w:r>
        <w:rPr>
          <w:spacing w:val="-13"/>
        </w:rPr>
        <w:t xml:space="preserve"> </w:t>
      </w:r>
      <w:r>
        <w:t>nature</w:t>
      </w:r>
      <w:r>
        <w:rPr>
          <w:spacing w:val="-12"/>
        </w:rPr>
        <w:t xml:space="preserve"> </w:t>
      </w:r>
      <w:r>
        <w:t>of</w:t>
      </w:r>
      <w:r>
        <w:rPr>
          <w:spacing w:val="-13"/>
        </w:rPr>
        <w:t xml:space="preserve"> </w:t>
      </w:r>
      <w:r>
        <w:t>the</w:t>
      </w:r>
      <w:r>
        <w:rPr>
          <w:spacing w:val="-12"/>
        </w:rPr>
        <w:t xml:space="preserve"> </w:t>
      </w:r>
      <w:r>
        <w:t>variable</w:t>
      </w:r>
      <w:r>
        <w:rPr>
          <w:spacing w:val="-13"/>
        </w:rPr>
        <w:t xml:space="preserve"> </w:t>
      </w:r>
      <w:r>
        <w:t>listed</w:t>
      </w:r>
      <w:r>
        <w:rPr>
          <w:spacing w:val="-12"/>
        </w:rPr>
        <w:t xml:space="preserve"> </w:t>
      </w:r>
      <w:r>
        <w:t>in</w:t>
      </w:r>
      <w:r>
        <w:rPr>
          <w:spacing w:val="-13"/>
        </w:rPr>
        <w:t xml:space="preserve"> </w:t>
      </w:r>
      <w:r>
        <w:t>the</w:t>
      </w:r>
      <w:r>
        <w:rPr>
          <w:spacing w:val="-12"/>
        </w:rPr>
        <w:t xml:space="preserve"> </w:t>
      </w:r>
      <w:r>
        <w:t>warehouse</w:t>
      </w:r>
      <w:r>
        <w:rPr>
          <w:spacing w:val="-13"/>
        </w:rPr>
        <w:t xml:space="preserve"> </w:t>
      </w:r>
      <w:r>
        <w:t>is</w:t>
      </w:r>
      <w:r>
        <w:rPr>
          <w:spacing w:val="-12"/>
        </w:rPr>
        <w:t xml:space="preserve"> </w:t>
      </w:r>
      <w:r>
        <w:t>stored</w:t>
      </w:r>
      <w:r>
        <w:rPr>
          <w:spacing w:val="-13"/>
        </w:rPr>
        <w:t xml:space="preserve"> </w:t>
      </w:r>
      <w:r>
        <w:t>in</w:t>
      </w:r>
      <w:r>
        <w:rPr>
          <w:spacing w:val="-12"/>
        </w:rPr>
        <w:t xml:space="preserve"> </w:t>
      </w:r>
      <w:r>
        <w:t xml:space="preserve">the </w:t>
      </w:r>
      <w:r>
        <w:rPr>
          <w:spacing w:val="-2"/>
        </w:rPr>
        <w:t>column</w:t>
      </w:r>
      <w:r>
        <w:rPr>
          <w:spacing w:val="-7"/>
        </w:rPr>
        <w:t xml:space="preserve"> </w:t>
      </w:r>
      <w:r>
        <w:rPr>
          <w:spacing w:val="-2"/>
        </w:rPr>
        <w:t>named</w:t>
      </w:r>
      <w:r>
        <w:rPr>
          <w:spacing w:val="-7"/>
        </w:rPr>
        <w:t xml:space="preserve"> </w:t>
      </w:r>
      <w:proofErr w:type="spellStart"/>
      <w:r>
        <w:rPr>
          <w:i/>
          <w:spacing w:val="-2"/>
        </w:rPr>
        <w:t>varcode</w:t>
      </w:r>
      <w:proofErr w:type="spellEnd"/>
      <w:r>
        <w:rPr>
          <w:spacing w:val="-2"/>
        </w:rPr>
        <w:t>,</w:t>
      </w:r>
      <w:r>
        <w:rPr>
          <w:spacing w:val="-6"/>
        </w:rPr>
        <w:t xml:space="preserve"> </w:t>
      </w:r>
      <w:r>
        <w:rPr>
          <w:spacing w:val="-2"/>
        </w:rPr>
        <w:t>and</w:t>
      </w:r>
      <w:r>
        <w:rPr>
          <w:spacing w:val="-7"/>
        </w:rPr>
        <w:t xml:space="preserve"> </w:t>
      </w:r>
      <w:r>
        <w:rPr>
          <w:spacing w:val="-2"/>
        </w:rPr>
        <w:t>this</w:t>
      </w:r>
      <w:r>
        <w:rPr>
          <w:spacing w:val="-7"/>
        </w:rPr>
        <w:t xml:space="preserve"> </w:t>
      </w:r>
      <w:r>
        <w:rPr>
          <w:spacing w:val="-2"/>
        </w:rPr>
        <w:t>is</w:t>
      </w:r>
      <w:r>
        <w:rPr>
          <w:spacing w:val="-7"/>
        </w:rPr>
        <w:t xml:space="preserve"> </w:t>
      </w:r>
      <w:r>
        <w:rPr>
          <w:spacing w:val="-2"/>
        </w:rPr>
        <w:t>detailed</w:t>
      </w:r>
      <w:r>
        <w:rPr>
          <w:spacing w:val="-7"/>
        </w:rPr>
        <w:t xml:space="preserve"> </w:t>
      </w:r>
      <w:r>
        <w:rPr>
          <w:spacing w:val="-2"/>
        </w:rPr>
        <w:t>in</w:t>
      </w:r>
      <w:r>
        <w:rPr>
          <w:spacing w:val="-7"/>
        </w:rPr>
        <w:t xml:space="preserve"> </w:t>
      </w:r>
      <w:r>
        <w:rPr>
          <w:spacing w:val="-2"/>
        </w:rPr>
        <w:t>its</w:t>
      </w:r>
      <w:r>
        <w:rPr>
          <w:spacing w:val="-7"/>
        </w:rPr>
        <w:t xml:space="preserve"> </w:t>
      </w:r>
      <w:r>
        <w:rPr>
          <w:spacing w:val="-2"/>
        </w:rPr>
        <w:t>own</w:t>
      </w:r>
      <w:r>
        <w:rPr>
          <w:spacing w:val="-7"/>
        </w:rPr>
        <w:t xml:space="preserve"> </w:t>
      </w:r>
      <w:r>
        <w:rPr>
          <w:spacing w:val="-2"/>
        </w:rPr>
        <w:t>subsection</w:t>
      </w:r>
      <w:r>
        <w:rPr>
          <w:spacing w:val="-7"/>
        </w:rPr>
        <w:t xml:space="preserve"> </w:t>
      </w:r>
      <w:r>
        <w:rPr>
          <w:spacing w:val="-2"/>
        </w:rPr>
        <w:t>below</w:t>
      </w:r>
      <w:commentRangeStart w:id="15"/>
      <w:r>
        <w:rPr>
          <w:spacing w:val="-2"/>
        </w:rPr>
        <w:t>.</w:t>
      </w:r>
      <w:r>
        <w:rPr>
          <w:spacing w:val="13"/>
        </w:rPr>
        <w:t xml:space="preserve"> </w:t>
      </w:r>
      <w:del w:id="16" w:author="Luca Giangregorio" w:date="2024-05-10T10:31:00Z">
        <w:r w:rsidDel="003A075B">
          <w:rPr>
            <w:spacing w:val="-2"/>
          </w:rPr>
          <w:delText>Two</w:delText>
        </w:r>
        <w:r w:rsidDel="003A075B">
          <w:rPr>
            <w:spacing w:val="-7"/>
          </w:rPr>
          <w:delText xml:space="preserve"> </w:delText>
        </w:r>
        <w:r w:rsidDel="003A075B">
          <w:rPr>
            <w:spacing w:val="-2"/>
          </w:rPr>
          <w:delText>additional</w:delText>
        </w:r>
        <w:r w:rsidDel="003A075B">
          <w:rPr>
            <w:spacing w:val="-7"/>
          </w:rPr>
          <w:delText xml:space="preserve"> </w:delText>
        </w:r>
        <w:r w:rsidDel="003A075B">
          <w:rPr>
            <w:spacing w:val="-2"/>
          </w:rPr>
          <w:delText>columns</w:delText>
        </w:r>
        <w:r w:rsidDel="003A075B">
          <w:rPr>
            <w:spacing w:val="-7"/>
          </w:rPr>
          <w:delText xml:space="preserve"> </w:delText>
        </w:r>
        <w:r w:rsidDel="003A075B">
          <w:rPr>
            <w:spacing w:val="-2"/>
          </w:rPr>
          <w:delText>store</w:delText>
        </w:r>
        <w:r w:rsidDel="003A075B">
          <w:rPr>
            <w:spacing w:val="-7"/>
          </w:rPr>
          <w:delText xml:space="preserve"> </w:delText>
        </w:r>
        <w:r w:rsidDel="003A075B">
          <w:rPr>
            <w:spacing w:val="-2"/>
          </w:rPr>
          <w:delText xml:space="preserve">values </w:delText>
        </w:r>
        <w:r w:rsidDel="003A075B">
          <w:delText>related</w:delText>
        </w:r>
        <w:r w:rsidDel="003A075B">
          <w:rPr>
            <w:spacing w:val="-7"/>
          </w:rPr>
          <w:delText xml:space="preserve"> </w:delText>
        </w:r>
        <w:r w:rsidDel="003A075B">
          <w:delText>to</w:delText>
        </w:r>
        <w:r w:rsidDel="003A075B">
          <w:rPr>
            <w:spacing w:val="-7"/>
          </w:rPr>
          <w:delText xml:space="preserve"> </w:delText>
        </w:r>
        <w:r w:rsidDel="003A075B">
          <w:delText>each</w:delText>
        </w:r>
        <w:r w:rsidDel="003A075B">
          <w:rPr>
            <w:spacing w:val="-7"/>
          </w:rPr>
          <w:delText xml:space="preserve"> </w:delText>
        </w:r>
        <w:r w:rsidDel="003A075B">
          <w:rPr>
            <w:i/>
          </w:rPr>
          <w:delText>varcode</w:delText>
        </w:r>
        <w:r w:rsidDel="003A075B">
          <w:delText>.</w:delText>
        </w:r>
        <w:r w:rsidDel="003A075B">
          <w:rPr>
            <w:spacing w:val="10"/>
          </w:rPr>
          <w:delText xml:space="preserve"> </w:delText>
        </w:r>
        <w:r w:rsidDel="003A075B">
          <w:delText>On</w:delText>
        </w:r>
        <w:r w:rsidDel="003A075B">
          <w:rPr>
            <w:spacing w:val="-7"/>
          </w:rPr>
          <w:delText xml:space="preserve"> </w:delText>
        </w:r>
        <w:r w:rsidDel="003A075B">
          <w:delText>the</w:delText>
        </w:r>
        <w:r w:rsidDel="003A075B">
          <w:rPr>
            <w:spacing w:val="-7"/>
          </w:rPr>
          <w:delText xml:space="preserve"> </w:delText>
        </w:r>
        <w:r w:rsidDel="003A075B">
          <w:delText>one</w:delText>
        </w:r>
        <w:r w:rsidDel="003A075B">
          <w:rPr>
            <w:spacing w:val="-7"/>
          </w:rPr>
          <w:delText xml:space="preserve"> </w:delText>
        </w:r>
        <w:r w:rsidDel="003A075B">
          <w:delText>hand,</w:delText>
        </w:r>
        <w:r w:rsidDel="003A075B">
          <w:rPr>
            <w:spacing w:val="-7"/>
          </w:rPr>
          <w:delText xml:space="preserve"> </w:delText>
        </w:r>
        <w:r w:rsidDel="003A075B">
          <w:delText>t</w:delText>
        </w:r>
      </w:del>
      <w:ins w:id="17" w:author="Luca Giangregorio" w:date="2024-05-10T10:31:00Z">
        <w:r w:rsidR="003A075B">
          <w:t>T</w:t>
        </w:r>
      </w:ins>
      <w:r>
        <w:t>he</w:t>
      </w:r>
      <w:r>
        <w:rPr>
          <w:spacing w:val="-7"/>
        </w:rPr>
        <w:t xml:space="preserve"> </w:t>
      </w:r>
      <w:commentRangeEnd w:id="15"/>
      <w:r w:rsidR="003A075B">
        <w:rPr>
          <w:rStyle w:val="CommentReference"/>
        </w:rPr>
        <w:commentReference w:id="15"/>
      </w:r>
      <w:r>
        <w:t>column</w:t>
      </w:r>
      <w:r>
        <w:rPr>
          <w:spacing w:val="-7"/>
        </w:rPr>
        <w:t xml:space="preserve"> </w:t>
      </w:r>
      <w:r>
        <w:rPr>
          <w:i/>
        </w:rPr>
        <w:t>value</w:t>
      </w:r>
      <w:r>
        <w:rPr>
          <w:i/>
          <w:spacing w:val="-6"/>
        </w:rPr>
        <w:t xml:space="preserve"> </w:t>
      </w:r>
      <w:r>
        <w:t>stores</w:t>
      </w:r>
      <w:r>
        <w:rPr>
          <w:spacing w:val="-7"/>
        </w:rPr>
        <w:t xml:space="preserve"> </w:t>
      </w:r>
      <w:r>
        <w:t>numerical</w:t>
      </w:r>
      <w:r>
        <w:rPr>
          <w:spacing w:val="-7"/>
        </w:rPr>
        <w:t xml:space="preserve"> </w:t>
      </w:r>
      <w:r>
        <w:t>values</w:t>
      </w:r>
      <w:r>
        <w:rPr>
          <w:spacing w:val="-7"/>
        </w:rPr>
        <w:t xml:space="preserve"> </w:t>
      </w:r>
      <w:r>
        <w:t>like</w:t>
      </w:r>
      <w:r>
        <w:rPr>
          <w:spacing w:val="-7"/>
        </w:rPr>
        <w:t xml:space="preserve"> </w:t>
      </w:r>
      <w:r>
        <w:t>amounts</w:t>
      </w:r>
      <w:r>
        <w:rPr>
          <w:spacing w:val="-7"/>
        </w:rPr>
        <w:t xml:space="preserve"> </w:t>
      </w:r>
      <w:r>
        <w:t>in</w:t>
      </w:r>
      <w:r>
        <w:rPr>
          <w:spacing w:val="-7"/>
        </w:rPr>
        <w:t xml:space="preserve"> </w:t>
      </w:r>
      <w:r>
        <w:t>nominal currency,</w:t>
      </w:r>
      <w:r>
        <w:rPr>
          <w:spacing w:val="-4"/>
        </w:rPr>
        <w:t xml:space="preserve"> </w:t>
      </w:r>
      <w:r>
        <w:t>indices,</w:t>
      </w:r>
      <w:r>
        <w:rPr>
          <w:spacing w:val="-4"/>
        </w:rPr>
        <w:t xml:space="preserve"> </w:t>
      </w:r>
      <w:r>
        <w:t>shares,</w:t>
      </w:r>
      <w:r>
        <w:rPr>
          <w:spacing w:val="-4"/>
        </w:rPr>
        <w:t xml:space="preserve"> </w:t>
      </w:r>
      <w:r>
        <w:t>or</w:t>
      </w:r>
      <w:r>
        <w:rPr>
          <w:spacing w:val="-4"/>
        </w:rPr>
        <w:t xml:space="preserve"> </w:t>
      </w:r>
      <w:r>
        <w:t>rates.</w:t>
      </w:r>
      <w:r>
        <w:rPr>
          <w:spacing w:val="16"/>
        </w:rPr>
        <w:t xml:space="preserve"> </w:t>
      </w:r>
      <w:del w:id="18" w:author="Luca Giangregorio" w:date="2024-05-10T10:31:00Z">
        <w:r w:rsidDel="003A075B">
          <w:delText>On</w:delText>
        </w:r>
        <w:r w:rsidDel="003A075B">
          <w:rPr>
            <w:spacing w:val="-4"/>
          </w:rPr>
          <w:delText xml:space="preserve"> </w:delText>
        </w:r>
        <w:r w:rsidDel="003A075B">
          <w:delText>the</w:delText>
        </w:r>
        <w:r w:rsidDel="003A075B">
          <w:rPr>
            <w:spacing w:val="-5"/>
          </w:rPr>
          <w:delText xml:space="preserve"> </w:delText>
        </w:r>
        <w:r w:rsidDel="003A075B">
          <w:delText>other</w:delText>
        </w:r>
        <w:r w:rsidDel="003A075B">
          <w:rPr>
            <w:spacing w:val="-4"/>
          </w:rPr>
          <w:delText xml:space="preserve"> </w:delText>
        </w:r>
        <w:r w:rsidDel="003A075B">
          <w:delText>hand,</w:delText>
        </w:r>
        <w:r w:rsidDel="003A075B">
          <w:rPr>
            <w:spacing w:val="-4"/>
          </w:rPr>
          <w:delText xml:space="preserve"> </w:delText>
        </w:r>
        <w:r w:rsidDel="003A075B">
          <w:delText>the</w:delText>
        </w:r>
        <w:r w:rsidDel="003A075B">
          <w:rPr>
            <w:spacing w:val="-4"/>
          </w:rPr>
          <w:delText xml:space="preserve"> </w:delText>
        </w:r>
        <w:r w:rsidDel="003A075B">
          <w:delText>column</w:delText>
        </w:r>
        <w:r w:rsidDel="003A075B">
          <w:rPr>
            <w:spacing w:val="-4"/>
          </w:rPr>
          <w:delText xml:space="preserve"> </w:delText>
        </w:r>
        <w:r w:rsidDel="003A075B">
          <w:rPr>
            <w:i/>
          </w:rPr>
          <w:delText xml:space="preserve">value_str </w:delText>
        </w:r>
        <w:r w:rsidDel="003A075B">
          <w:delText>stores</w:delText>
        </w:r>
        <w:r w:rsidDel="003A075B">
          <w:rPr>
            <w:spacing w:val="-5"/>
          </w:rPr>
          <w:delText xml:space="preserve"> </w:delText>
        </w:r>
        <w:r w:rsidDel="003A075B">
          <w:delText>textual</w:delText>
        </w:r>
        <w:r w:rsidDel="003A075B">
          <w:rPr>
            <w:spacing w:val="-4"/>
          </w:rPr>
          <w:delText xml:space="preserve"> </w:delText>
        </w:r>
        <w:r w:rsidDel="003A075B">
          <w:delText>information,</w:delText>
        </w:r>
        <w:r w:rsidDel="003A075B">
          <w:rPr>
            <w:spacing w:val="-4"/>
          </w:rPr>
          <w:delText xml:space="preserve"> </w:delText>
        </w:r>
        <w:r w:rsidDel="003A075B">
          <w:delText>such as details on how taxes are applied in a given country.</w:delText>
        </w:r>
      </w:del>
    </w:p>
    <w:p w14:paraId="1D86C715" w14:textId="77777777" w:rsidR="00620CF6" w:rsidRDefault="00000000">
      <w:pPr>
        <w:pStyle w:val="BodyText"/>
        <w:spacing w:before="111" w:line="355" w:lineRule="auto"/>
        <w:ind w:left="117" w:right="315"/>
        <w:jc w:val="both"/>
      </w:pPr>
      <w:r>
        <w:rPr>
          <w:spacing w:val="-2"/>
        </w:rPr>
        <w:t>There</w:t>
      </w:r>
      <w:r>
        <w:rPr>
          <w:spacing w:val="-11"/>
        </w:rPr>
        <w:t xml:space="preserve"> </w:t>
      </w:r>
      <w:r>
        <w:rPr>
          <w:spacing w:val="-2"/>
        </w:rPr>
        <w:t>are</w:t>
      </w:r>
      <w:r>
        <w:rPr>
          <w:spacing w:val="-10"/>
        </w:rPr>
        <w:t xml:space="preserve"> </w:t>
      </w:r>
      <w:r>
        <w:rPr>
          <w:spacing w:val="-2"/>
        </w:rPr>
        <w:t>five</w:t>
      </w:r>
      <w:r>
        <w:rPr>
          <w:spacing w:val="-11"/>
        </w:rPr>
        <w:t xml:space="preserve"> </w:t>
      </w:r>
      <w:r>
        <w:rPr>
          <w:spacing w:val="-2"/>
        </w:rPr>
        <w:t>additional</w:t>
      </w:r>
      <w:r>
        <w:rPr>
          <w:spacing w:val="-10"/>
        </w:rPr>
        <w:t xml:space="preserve"> </w:t>
      </w:r>
      <w:r>
        <w:rPr>
          <w:spacing w:val="-2"/>
        </w:rPr>
        <w:t>columns</w:t>
      </w:r>
      <w:r>
        <w:rPr>
          <w:spacing w:val="-11"/>
        </w:rPr>
        <w:t xml:space="preserve"> </w:t>
      </w:r>
      <w:r>
        <w:rPr>
          <w:spacing w:val="-2"/>
        </w:rPr>
        <w:t>providing</w:t>
      </w:r>
      <w:r>
        <w:rPr>
          <w:spacing w:val="-10"/>
        </w:rPr>
        <w:t xml:space="preserve"> </w:t>
      </w:r>
      <w:r>
        <w:rPr>
          <w:spacing w:val="-2"/>
        </w:rPr>
        <w:t>geographical</w:t>
      </w:r>
      <w:r>
        <w:rPr>
          <w:spacing w:val="-11"/>
        </w:rPr>
        <w:t xml:space="preserve"> </w:t>
      </w:r>
      <w:r>
        <w:rPr>
          <w:spacing w:val="-2"/>
        </w:rPr>
        <w:t>and</w:t>
      </w:r>
      <w:r>
        <w:rPr>
          <w:spacing w:val="-10"/>
        </w:rPr>
        <w:t xml:space="preserve"> </w:t>
      </w:r>
      <w:r>
        <w:rPr>
          <w:spacing w:val="-2"/>
        </w:rPr>
        <w:t>temporal</w:t>
      </w:r>
      <w:r>
        <w:rPr>
          <w:spacing w:val="-11"/>
        </w:rPr>
        <w:t xml:space="preserve"> </w:t>
      </w:r>
      <w:r>
        <w:rPr>
          <w:spacing w:val="-2"/>
        </w:rPr>
        <w:t>information,</w:t>
      </w:r>
      <w:r>
        <w:rPr>
          <w:spacing w:val="-9"/>
        </w:rPr>
        <w:t xml:space="preserve"> </w:t>
      </w:r>
      <w:r>
        <w:rPr>
          <w:spacing w:val="-2"/>
        </w:rPr>
        <w:t>population</w:t>
      </w:r>
      <w:r>
        <w:rPr>
          <w:spacing w:val="-11"/>
        </w:rPr>
        <w:t xml:space="preserve"> </w:t>
      </w:r>
      <w:r>
        <w:rPr>
          <w:spacing w:val="-2"/>
        </w:rPr>
        <w:t>of</w:t>
      </w:r>
      <w:r>
        <w:rPr>
          <w:spacing w:val="-10"/>
        </w:rPr>
        <w:t xml:space="preserve"> </w:t>
      </w:r>
      <w:r>
        <w:rPr>
          <w:spacing w:val="-2"/>
        </w:rPr>
        <w:t xml:space="preserve">reference, </w:t>
      </w:r>
      <w:r>
        <w:t>and sources (</w:t>
      </w:r>
      <w:r>
        <w:rPr>
          <w:i/>
        </w:rPr>
        <w:t xml:space="preserve">GEO, </w:t>
      </w:r>
      <w:proofErr w:type="spellStart"/>
      <w:r>
        <w:rPr>
          <w:i/>
        </w:rPr>
        <w:t>GEO_long</w:t>
      </w:r>
      <w:proofErr w:type="spellEnd"/>
      <w:r>
        <w:rPr>
          <w:i/>
        </w:rPr>
        <w:t>, year, percentile, source</w:t>
      </w:r>
      <w:r>
        <w:t>).</w:t>
      </w:r>
      <w:r>
        <w:rPr>
          <w:spacing w:val="39"/>
        </w:rPr>
        <w:t xml:space="preserve"> </w:t>
      </w:r>
      <w:r>
        <w:t xml:space="preserve">The </w:t>
      </w:r>
      <w:r>
        <w:rPr>
          <w:i/>
        </w:rPr>
        <w:t xml:space="preserve">GEO </w:t>
      </w:r>
      <w:r>
        <w:t>column refers to 2-character ISO codes for countries,</w:t>
      </w:r>
      <w:r>
        <w:rPr>
          <w:spacing w:val="-13"/>
        </w:rPr>
        <w:t xml:space="preserve"> </w:t>
      </w:r>
      <w:r>
        <w:t>while</w:t>
      </w:r>
      <w:r>
        <w:rPr>
          <w:spacing w:val="-12"/>
        </w:rPr>
        <w:t xml:space="preserve"> </w:t>
      </w:r>
      <w:r>
        <w:t>the</w:t>
      </w:r>
      <w:r>
        <w:rPr>
          <w:spacing w:val="-13"/>
        </w:rPr>
        <w:t xml:space="preserve"> </w:t>
      </w:r>
      <w:proofErr w:type="spellStart"/>
      <w:r>
        <w:rPr>
          <w:i/>
        </w:rPr>
        <w:t>GEO_long</w:t>
      </w:r>
      <w:proofErr w:type="spellEnd"/>
      <w:r>
        <w:rPr>
          <w:i/>
          <w:spacing w:val="-12"/>
        </w:rPr>
        <w:t xml:space="preserve"> </w:t>
      </w:r>
      <w:r>
        <w:t>column</w:t>
      </w:r>
      <w:r>
        <w:rPr>
          <w:spacing w:val="-13"/>
        </w:rPr>
        <w:t xml:space="preserve"> </w:t>
      </w:r>
      <w:r>
        <w:t>refers</w:t>
      </w:r>
      <w:r>
        <w:rPr>
          <w:spacing w:val="-12"/>
        </w:rPr>
        <w:t xml:space="preserve"> </w:t>
      </w:r>
      <w:r>
        <w:t>to</w:t>
      </w:r>
      <w:r>
        <w:rPr>
          <w:spacing w:val="-13"/>
        </w:rPr>
        <w:t xml:space="preserve"> </w:t>
      </w:r>
      <w:r>
        <w:t>their</w:t>
      </w:r>
      <w:r>
        <w:rPr>
          <w:spacing w:val="-12"/>
        </w:rPr>
        <w:t xml:space="preserve"> </w:t>
      </w:r>
      <w:r>
        <w:t>full</w:t>
      </w:r>
      <w:r>
        <w:rPr>
          <w:spacing w:val="-13"/>
        </w:rPr>
        <w:t xml:space="preserve"> </w:t>
      </w:r>
      <w:r>
        <w:t>name.</w:t>
      </w:r>
      <w:r>
        <w:rPr>
          <w:spacing w:val="-2"/>
        </w:rPr>
        <w:t xml:space="preserve"> </w:t>
      </w:r>
      <w:r>
        <w:t>The</w:t>
      </w:r>
      <w:r>
        <w:rPr>
          <w:spacing w:val="-13"/>
        </w:rPr>
        <w:t xml:space="preserve"> </w:t>
      </w:r>
      <w:r>
        <w:rPr>
          <w:i/>
        </w:rPr>
        <w:t>year</w:t>
      </w:r>
      <w:r>
        <w:rPr>
          <w:i/>
          <w:spacing w:val="-4"/>
        </w:rPr>
        <w:t xml:space="preserve"> </w:t>
      </w:r>
      <w:r>
        <w:t>column</w:t>
      </w:r>
      <w:r>
        <w:rPr>
          <w:spacing w:val="-13"/>
        </w:rPr>
        <w:t xml:space="preserve"> </w:t>
      </w:r>
      <w:r>
        <w:t>is</w:t>
      </w:r>
      <w:r>
        <w:rPr>
          <w:spacing w:val="-12"/>
        </w:rPr>
        <w:t xml:space="preserve"> </w:t>
      </w:r>
      <w:r>
        <w:t>an</w:t>
      </w:r>
      <w:r>
        <w:rPr>
          <w:spacing w:val="-13"/>
        </w:rPr>
        <w:t xml:space="preserve"> </w:t>
      </w:r>
      <w:r>
        <w:t>integer</w:t>
      </w:r>
      <w:r>
        <w:rPr>
          <w:spacing w:val="-12"/>
        </w:rPr>
        <w:t xml:space="preserve"> </w:t>
      </w:r>
      <w:r>
        <w:t>variable,</w:t>
      </w:r>
      <w:r>
        <w:rPr>
          <w:spacing w:val="-12"/>
        </w:rPr>
        <w:t xml:space="preserve"> </w:t>
      </w:r>
      <w:r>
        <w:t>while the</w:t>
      </w:r>
      <w:r>
        <w:rPr>
          <w:spacing w:val="-12"/>
        </w:rPr>
        <w:t xml:space="preserve"> </w:t>
      </w:r>
      <w:r>
        <w:rPr>
          <w:i/>
        </w:rPr>
        <w:t>percentile</w:t>
      </w:r>
      <w:r>
        <w:rPr>
          <w:i/>
          <w:spacing w:val="-12"/>
        </w:rPr>
        <w:t xml:space="preserve"> </w:t>
      </w:r>
      <w:r>
        <w:t>column</w:t>
      </w:r>
      <w:r>
        <w:rPr>
          <w:spacing w:val="-13"/>
        </w:rPr>
        <w:t xml:space="preserve"> </w:t>
      </w:r>
      <w:r>
        <w:t>defines</w:t>
      </w:r>
      <w:r>
        <w:rPr>
          <w:spacing w:val="-12"/>
        </w:rPr>
        <w:t xml:space="preserve"> </w:t>
      </w:r>
      <w:r>
        <w:t>the</w:t>
      </w:r>
      <w:r>
        <w:rPr>
          <w:spacing w:val="-13"/>
        </w:rPr>
        <w:t xml:space="preserve"> </w:t>
      </w:r>
      <w:r>
        <w:t>population</w:t>
      </w:r>
      <w:r>
        <w:rPr>
          <w:spacing w:val="-12"/>
        </w:rPr>
        <w:t xml:space="preserve"> </w:t>
      </w:r>
      <w:r>
        <w:t>to</w:t>
      </w:r>
      <w:r>
        <w:rPr>
          <w:spacing w:val="-13"/>
        </w:rPr>
        <w:t xml:space="preserve"> </w:t>
      </w:r>
      <w:r>
        <w:t>which</w:t>
      </w:r>
      <w:r>
        <w:rPr>
          <w:spacing w:val="-12"/>
        </w:rPr>
        <w:t xml:space="preserve"> </w:t>
      </w:r>
      <w:r>
        <w:t>each</w:t>
      </w:r>
      <w:r>
        <w:rPr>
          <w:spacing w:val="-13"/>
        </w:rPr>
        <w:t xml:space="preserve"> </w:t>
      </w:r>
      <w:r>
        <w:t>observation</w:t>
      </w:r>
      <w:r>
        <w:rPr>
          <w:spacing w:val="-12"/>
        </w:rPr>
        <w:t xml:space="preserve"> </w:t>
      </w:r>
      <w:r>
        <w:t>corresponds.</w:t>
      </w:r>
      <w:r>
        <w:rPr>
          <w:spacing w:val="4"/>
        </w:rPr>
        <w:t xml:space="preserve"> </w:t>
      </w:r>
      <w:r>
        <w:t>This</w:t>
      </w:r>
      <w:r>
        <w:rPr>
          <w:spacing w:val="-12"/>
        </w:rPr>
        <w:t xml:space="preserve"> </w:t>
      </w:r>
      <w:r>
        <w:t>is</w:t>
      </w:r>
      <w:r>
        <w:rPr>
          <w:spacing w:val="-13"/>
        </w:rPr>
        <w:t xml:space="preserve"> </w:t>
      </w:r>
      <w:r>
        <w:t>a</w:t>
      </w:r>
      <w:r>
        <w:rPr>
          <w:spacing w:val="-12"/>
        </w:rPr>
        <w:t xml:space="preserve"> </w:t>
      </w:r>
      <w:r>
        <w:t>string</w:t>
      </w:r>
      <w:r>
        <w:rPr>
          <w:spacing w:val="-12"/>
        </w:rPr>
        <w:t xml:space="preserve"> </w:t>
      </w:r>
      <w:r>
        <w:t xml:space="preserve">variable </w:t>
      </w:r>
      <w:r>
        <w:rPr>
          <w:spacing w:val="-2"/>
        </w:rPr>
        <w:t>that</w:t>
      </w:r>
      <w:r>
        <w:rPr>
          <w:spacing w:val="-5"/>
        </w:rPr>
        <w:t xml:space="preserve"> </w:t>
      </w:r>
      <w:r>
        <w:rPr>
          <w:spacing w:val="-2"/>
        </w:rPr>
        <w:t>takes</w:t>
      </w:r>
      <w:r>
        <w:rPr>
          <w:spacing w:val="-5"/>
        </w:rPr>
        <w:t xml:space="preserve"> </w:t>
      </w:r>
      <w:r>
        <w:rPr>
          <w:spacing w:val="-2"/>
        </w:rPr>
        <w:t>values</w:t>
      </w:r>
      <w:r>
        <w:rPr>
          <w:spacing w:val="-5"/>
        </w:rPr>
        <w:t xml:space="preserve"> </w:t>
      </w:r>
      <w:r>
        <w:rPr>
          <w:spacing w:val="-2"/>
        </w:rPr>
        <w:t>such</w:t>
      </w:r>
      <w:r>
        <w:rPr>
          <w:spacing w:val="-5"/>
        </w:rPr>
        <w:t xml:space="preserve"> </w:t>
      </w:r>
      <w:r>
        <w:rPr>
          <w:spacing w:val="-2"/>
        </w:rPr>
        <w:t>as</w:t>
      </w:r>
      <w:r>
        <w:rPr>
          <w:spacing w:val="-5"/>
        </w:rPr>
        <w:t xml:space="preserve"> </w:t>
      </w:r>
      <w:r>
        <w:rPr>
          <w:spacing w:val="-2"/>
        </w:rPr>
        <w:t>“p0p100”</w:t>
      </w:r>
      <w:r>
        <w:rPr>
          <w:spacing w:val="-5"/>
        </w:rPr>
        <w:t xml:space="preserve"> </w:t>
      </w:r>
      <w:r>
        <w:rPr>
          <w:spacing w:val="-2"/>
        </w:rPr>
        <w:t>when</w:t>
      </w:r>
      <w:r>
        <w:rPr>
          <w:spacing w:val="-5"/>
        </w:rPr>
        <w:t xml:space="preserve"> </w:t>
      </w:r>
      <w:r>
        <w:rPr>
          <w:spacing w:val="-2"/>
        </w:rPr>
        <w:t>observations</w:t>
      </w:r>
      <w:r>
        <w:rPr>
          <w:spacing w:val="-5"/>
        </w:rPr>
        <w:t xml:space="preserve"> </w:t>
      </w:r>
      <w:r>
        <w:rPr>
          <w:spacing w:val="-2"/>
        </w:rPr>
        <w:t>refer</w:t>
      </w:r>
      <w:r>
        <w:rPr>
          <w:spacing w:val="-5"/>
        </w:rPr>
        <w:t xml:space="preserve"> </w:t>
      </w:r>
      <w:r>
        <w:rPr>
          <w:spacing w:val="-2"/>
        </w:rPr>
        <w:t>to</w:t>
      </w:r>
      <w:r>
        <w:rPr>
          <w:spacing w:val="-5"/>
        </w:rPr>
        <w:t xml:space="preserve"> </w:t>
      </w:r>
      <w:r>
        <w:rPr>
          <w:spacing w:val="-2"/>
        </w:rPr>
        <w:t>the</w:t>
      </w:r>
      <w:r>
        <w:rPr>
          <w:spacing w:val="-5"/>
        </w:rPr>
        <w:t xml:space="preserve"> </w:t>
      </w:r>
      <w:r>
        <w:rPr>
          <w:spacing w:val="-2"/>
        </w:rPr>
        <w:t>whole</w:t>
      </w:r>
      <w:r>
        <w:rPr>
          <w:spacing w:val="-5"/>
        </w:rPr>
        <w:t xml:space="preserve"> </w:t>
      </w:r>
      <w:r>
        <w:rPr>
          <w:spacing w:val="-2"/>
        </w:rPr>
        <w:t>population,</w:t>
      </w:r>
      <w:r>
        <w:rPr>
          <w:spacing w:val="-5"/>
        </w:rPr>
        <w:t xml:space="preserve"> </w:t>
      </w:r>
      <w:r>
        <w:rPr>
          <w:spacing w:val="-2"/>
        </w:rPr>
        <w:t>as</w:t>
      </w:r>
      <w:r>
        <w:rPr>
          <w:spacing w:val="-5"/>
        </w:rPr>
        <w:t xml:space="preserve"> </w:t>
      </w:r>
      <w:r>
        <w:rPr>
          <w:spacing w:val="-2"/>
        </w:rPr>
        <w:t>mostly</w:t>
      </w:r>
      <w:r>
        <w:rPr>
          <w:spacing w:val="-5"/>
        </w:rPr>
        <w:t xml:space="preserve"> </w:t>
      </w:r>
      <w:r>
        <w:rPr>
          <w:spacing w:val="-2"/>
        </w:rPr>
        <w:t>happens</w:t>
      </w:r>
      <w:r>
        <w:rPr>
          <w:spacing w:val="-5"/>
        </w:rPr>
        <w:t xml:space="preserve"> </w:t>
      </w:r>
      <w:r>
        <w:rPr>
          <w:spacing w:val="-2"/>
        </w:rPr>
        <w:t xml:space="preserve">with </w:t>
      </w:r>
      <w:r>
        <w:t>the Wealth Topography dashboard.</w:t>
      </w:r>
      <w:r>
        <w:rPr>
          <w:spacing w:val="38"/>
        </w:rPr>
        <w:t xml:space="preserve"> </w:t>
      </w:r>
      <w:r>
        <w:t>Other percentiles, as appear in the Wealth Inequality Trends section, can be defined using values between 0 and 100.</w:t>
      </w:r>
      <w:r>
        <w:rPr>
          <w:spacing w:val="37"/>
        </w:rPr>
        <w:t xml:space="preserve"> </w:t>
      </w:r>
      <w:r>
        <w:t>For instance, the top 0.1% share of the population would be referred to as “p99.9p100”.</w:t>
      </w:r>
      <w:r>
        <w:rPr>
          <w:spacing w:val="37"/>
        </w:rPr>
        <w:t xml:space="preserve"> </w:t>
      </w:r>
      <w:r>
        <w:t>The source column contains information about the identifier of the specific source of the data.</w:t>
      </w:r>
    </w:p>
    <w:p w14:paraId="56903902" w14:textId="77777777" w:rsidR="00620CF6" w:rsidRDefault="00620CF6">
      <w:pPr>
        <w:pStyle w:val="BodyText"/>
        <w:spacing w:before="6"/>
        <w:rPr>
          <w:sz w:val="23"/>
        </w:rPr>
      </w:pPr>
    </w:p>
    <w:p w14:paraId="75E7ED65" w14:textId="77777777" w:rsidR="00620CF6" w:rsidRDefault="00000000">
      <w:pPr>
        <w:pStyle w:val="BodyText"/>
        <w:ind w:left="2427" w:right="2625"/>
        <w:jc w:val="center"/>
      </w:pPr>
      <w:r>
        <w:t>Table</w:t>
      </w:r>
      <w:r>
        <w:rPr>
          <w:spacing w:val="-2"/>
        </w:rPr>
        <w:t xml:space="preserve"> </w:t>
      </w:r>
      <w:r>
        <w:t>2.1:</w:t>
      </w:r>
      <w:r>
        <w:rPr>
          <w:spacing w:val="14"/>
        </w:rPr>
        <w:t xml:space="preserve"> </w:t>
      </w:r>
      <w:r>
        <w:t>Warehouse</w:t>
      </w:r>
      <w:r>
        <w:rPr>
          <w:spacing w:val="-2"/>
        </w:rPr>
        <w:t xml:space="preserve"> Columns</w:t>
      </w:r>
    </w:p>
    <w:p w14:paraId="5D8B3C91" w14:textId="77777777" w:rsidR="00620CF6" w:rsidRDefault="00000000">
      <w:pPr>
        <w:pStyle w:val="BodyText"/>
        <w:spacing w:before="1"/>
        <w:rPr>
          <w:sz w:val="12"/>
        </w:rPr>
      </w:pPr>
      <w:r>
        <w:rPr>
          <w:noProof/>
        </w:rPr>
        <mc:AlternateContent>
          <mc:Choice Requires="wps">
            <w:drawing>
              <wp:anchor distT="0" distB="0" distL="0" distR="0" simplePos="0" relativeHeight="487587840" behindDoc="1" locked="0" layoutInCell="1" allowOverlap="1" wp14:anchorId="28BBD322" wp14:editId="489F8A94">
                <wp:simplePos x="0" y="0"/>
                <wp:positionH relativeFrom="page">
                  <wp:posOffset>904557</wp:posOffset>
                </wp:positionH>
                <wp:positionV relativeFrom="paragraph">
                  <wp:posOffset>119278</wp:posOffset>
                </wp:positionV>
                <wp:extent cx="596328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3285" cy="1270"/>
                        </a:xfrm>
                        <a:custGeom>
                          <a:avLst/>
                          <a:gdLst/>
                          <a:ahLst/>
                          <a:cxnLst/>
                          <a:rect l="l" t="t" r="r" b="b"/>
                          <a:pathLst>
                            <a:path w="5963285">
                              <a:moveTo>
                                <a:pt x="0" y="0"/>
                              </a:moveTo>
                              <a:lnTo>
                                <a:pt x="5963284"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FCEFE0" id="Graphic 2" o:spid="_x0000_s1026" style="position:absolute;margin-left:71.2pt;margin-top:9.4pt;width:469.5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9632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" path="m,l5963284,e" filled="f" strokeweight=".28114mm">
                <v:path arrowok="t"/>
                <w10:wrap type="topAndBottom" anchorx="page"/>
              </v:shape>
            </w:pict>
          </mc:Fallback>
        </mc:AlternateContent>
      </w:r>
    </w:p>
    <w:p w14:paraId="419F70B3" w14:textId="77777777" w:rsidR="00620CF6" w:rsidRDefault="00620CF6">
      <w:pPr>
        <w:pStyle w:val="BodyText"/>
        <w:spacing w:before="1"/>
        <w:rPr>
          <w:sz w:val="4"/>
        </w:rPr>
      </w:pPr>
    </w:p>
    <w:p w14:paraId="1CB35DB1" w14:textId="77777777" w:rsidR="00620CF6" w:rsidRDefault="00000000">
      <w:pPr>
        <w:pStyle w:val="BodyText"/>
        <w:spacing w:line="239" w:lineRule="exact"/>
        <w:ind w:left="124"/>
      </w:pPr>
      <w:r>
        <w:rPr>
          <w:noProof/>
          <w:position w:val="-4"/>
        </w:rPr>
        <mc:AlternateContent>
          <mc:Choice Requires="wps">
            <w:drawing>
              <wp:inline distT="0" distB="0" distL="0" distR="0" wp14:anchorId="2B9437B1" wp14:editId="702958AA">
                <wp:extent cx="5963285" cy="152400"/>
                <wp:effectExtent l="0" t="0" r="0" b="0"/>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3285" cy="152400"/>
                        </a:xfrm>
                        <a:prstGeom prst="rect">
                          <a:avLst/>
                        </a:prstGeom>
                        <a:solidFill>
                          <a:srgbClr val="F7F7F7"/>
                        </a:solidFill>
                      </wps:spPr>
                      <wps:txbx>
                        <w:txbxContent>
                          <w:p w14:paraId="11C5712A" w14:textId="77777777" w:rsidR="00620CF6" w:rsidRDefault="00000000">
                            <w:pPr>
                              <w:pStyle w:val="BodyText"/>
                              <w:tabs>
                                <w:tab w:val="left" w:pos="805"/>
                                <w:tab w:val="left" w:pos="2006"/>
                                <w:tab w:val="left" w:pos="2611"/>
                                <w:tab w:val="left" w:pos="3692"/>
                                <w:tab w:val="left" w:pos="4596"/>
                                <w:tab w:val="left" w:pos="5283"/>
                                <w:tab w:val="left" w:pos="6354"/>
                                <w:tab w:val="left" w:pos="7137"/>
                                <w:tab w:val="left" w:pos="8207"/>
                              </w:tabs>
                              <w:spacing w:line="227" w:lineRule="exact"/>
                              <w:ind w:left="119"/>
                              <w:rPr>
                                <w:color w:val="000000"/>
                              </w:rPr>
                            </w:pPr>
                            <w:r>
                              <w:rPr>
                                <w:color w:val="000000"/>
                                <w:spacing w:val="-5"/>
                              </w:rPr>
                              <w:t>GEO</w:t>
                            </w:r>
                            <w:r>
                              <w:rPr>
                                <w:color w:val="000000"/>
                              </w:rPr>
                              <w:tab/>
                            </w:r>
                            <w:proofErr w:type="spellStart"/>
                            <w:r>
                              <w:rPr>
                                <w:color w:val="000000"/>
                                <w:spacing w:val="-2"/>
                              </w:rPr>
                              <w:t>GEO_long</w:t>
                            </w:r>
                            <w:proofErr w:type="spellEnd"/>
                            <w:r>
                              <w:rPr>
                                <w:color w:val="000000"/>
                              </w:rPr>
                              <w:tab/>
                            </w:r>
                            <w:r>
                              <w:rPr>
                                <w:color w:val="000000"/>
                                <w:spacing w:val="-4"/>
                              </w:rPr>
                              <w:t>year</w:t>
                            </w:r>
                            <w:r>
                              <w:rPr>
                                <w:color w:val="000000"/>
                              </w:rPr>
                              <w:tab/>
                            </w:r>
                            <w:r>
                              <w:rPr>
                                <w:color w:val="000000"/>
                                <w:spacing w:val="-2"/>
                              </w:rPr>
                              <w:t>percentile</w:t>
                            </w:r>
                            <w:r>
                              <w:rPr>
                                <w:color w:val="000000"/>
                              </w:rPr>
                              <w:tab/>
                            </w:r>
                            <w:proofErr w:type="spellStart"/>
                            <w:r>
                              <w:rPr>
                                <w:color w:val="000000"/>
                                <w:spacing w:val="-2"/>
                              </w:rPr>
                              <w:t>varcode</w:t>
                            </w:r>
                            <w:proofErr w:type="spellEnd"/>
                            <w:r>
                              <w:rPr>
                                <w:color w:val="000000"/>
                              </w:rPr>
                              <w:tab/>
                            </w:r>
                            <w:r>
                              <w:rPr>
                                <w:color w:val="000000"/>
                                <w:spacing w:val="-2"/>
                              </w:rPr>
                              <w:t>value</w:t>
                            </w:r>
                            <w:r>
                              <w:rPr>
                                <w:color w:val="000000"/>
                              </w:rPr>
                              <w:tab/>
                            </w:r>
                            <w:proofErr w:type="spellStart"/>
                            <w:r>
                              <w:rPr>
                                <w:color w:val="000000"/>
                                <w:spacing w:val="-2"/>
                              </w:rPr>
                              <w:t>value_str</w:t>
                            </w:r>
                            <w:proofErr w:type="spellEnd"/>
                            <w:r>
                              <w:rPr>
                                <w:color w:val="000000"/>
                              </w:rPr>
                              <w:tab/>
                            </w:r>
                            <w:r>
                              <w:rPr>
                                <w:color w:val="000000"/>
                                <w:spacing w:val="-2"/>
                              </w:rPr>
                              <w:t>source</w:t>
                            </w:r>
                            <w:r>
                              <w:rPr>
                                <w:color w:val="000000"/>
                              </w:rPr>
                              <w:tab/>
                            </w:r>
                            <w:proofErr w:type="spellStart"/>
                            <w:r>
                              <w:rPr>
                                <w:color w:val="000000"/>
                                <w:spacing w:val="-2"/>
                              </w:rPr>
                              <w:t>longname</w:t>
                            </w:r>
                            <w:proofErr w:type="spellEnd"/>
                            <w:r>
                              <w:rPr>
                                <w:color w:val="000000"/>
                              </w:rPr>
                              <w:tab/>
                            </w:r>
                            <w:proofErr w:type="spellStart"/>
                            <w:r>
                              <w:rPr>
                                <w:color w:val="000000"/>
                                <w:spacing w:val="-2"/>
                              </w:rPr>
                              <w:t>last_update</w:t>
                            </w:r>
                            <w:proofErr w:type="spellEnd"/>
                          </w:p>
                        </w:txbxContent>
                      </wps:txbx>
                      <wps:bodyPr wrap="square" lIns="0" tIns="0" rIns="0" bIns="0" rtlCol="0">
                        <a:noAutofit/>
                      </wps:bodyPr>
                    </wps:wsp>
                  </a:graphicData>
                </a:graphic>
              </wp:inline>
            </w:drawing>
          </mc:Choice>
          <mc:Fallback>
            <w:pict>
              <v:shapetype w14:anchorId="2B9437B1" id="_x0000_t202" coordsize="21600,21600" o:spt="202" path="m,l,21600r21600,l21600,xe">
                <v:stroke joinstyle="miter"/>
                <v:path gradientshapeok="t" o:connecttype="rect"/>
              </v:shapetype>
              <v:shape id="Textbox 3" o:spid="_x0000_s1026" type="#_x0000_t202" style="width:469.5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" fillcolor="#f7f7f7" stroked="f">
                <v:textbox inset="0,0,0,0">
                  <w:txbxContent>
                    <w:p w14:paraId="11C5712A" w14:textId="77777777" w:rsidR="00620CF6" w:rsidRDefault="00000000">
                      <w:pPr>
                        <w:pStyle w:val="BodyText"/>
                        <w:tabs>
                          <w:tab w:val="left" w:pos="805"/>
                          <w:tab w:val="left" w:pos="2006"/>
                          <w:tab w:val="left" w:pos="2611"/>
                          <w:tab w:val="left" w:pos="3692"/>
                          <w:tab w:val="left" w:pos="4596"/>
                          <w:tab w:val="left" w:pos="5283"/>
                          <w:tab w:val="left" w:pos="6354"/>
                          <w:tab w:val="left" w:pos="7137"/>
                          <w:tab w:val="left" w:pos="8207"/>
                        </w:tabs>
                        <w:spacing w:line="227" w:lineRule="exact"/>
                        <w:ind w:left="119"/>
                        <w:rPr>
                          <w:color w:val="000000"/>
                        </w:rPr>
                      </w:pPr>
                      <w:r>
                        <w:rPr>
                          <w:color w:val="000000"/>
                          <w:spacing w:val="-5"/>
                        </w:rPr>
                        <w:t>GEO</w:t>
                      </w:r>
                      <w:r>
                        <w:rPr>
                          <w:color w:val="000000"/>
                        </w:rPr>
                        <w:tab/>
                      </w:r>
                      <w:proofErr w:type="spellStart"/>
                      <w:r>
                        <w:rPr>
                          <w:color w:val="000000"/>
                          <w:spacing w:val="-2"/>
                        </w:rPr>
                        <w:t>GEO_long</w:t>
                      </w:r>
                      <w:proofErr w:type="spellEnd"/>
                      <w:r>
                        <w:rPr>
                          <w:color w:val="000000"/>
                        </w:rPr>
                        <w:tab/>
                      </w:r>
                      <w:r>
                        <w:rPr>
                          <w:color w:val="000000"/>
                          <w:spacing w:val="-4"/>
                        </w:rPr>
                        <w:t>year</w:t>
                      </w:r>
                      <w:r>
                        <w:rPr>
                          <w:color w:val="000000"/>
                        </w:rPr>
                        <w:tab/>
                      </w:r>
                      <w:r>
                        <w:rPr>
                          <w:color w:val="000000"/>
                          <w:spacing w:val="-2"/>
                        </w:rPr>
                        <w:t>percentile</w:t>
                      </w:r>
                      <w:r>
                        <w:rPr>
                          <w:color w:val="000000"/>
                        </w:rPr>
                        <w:tab/>
                      </w:r>
                      <w:proofErr w:type="spellStart"/>
                      <w:r>
                        <w:rPr>
                          <w:color w:val="000000"/>
                          <w:spacing w:val="-2"/>
                        </w:rPr>
                        <w:t>varcode</w:t>
                      </w:r>
                      <w:proofErr w:type="spellEnd"/>
                      <w:r>
                        <w:rPr>
                          <w:color w:val="000000"/>
                        </w:rPr>
                        <w:tab/>
                      </w:r>
                      <w:r>
                        <w:rPr>
                          <w:color w:val="000000"/>
                          <w:spacing w:val="-2"/>
                        </w:rPr>
                        <w:t>value</w:t>
                      </w:r>
                      <w:r>
                        <w:rPr>
                          <w:color w:val="000000"/>
                        </w:rPr>
                        <w:tab/>
                      </w:r>
                      <w:proofErr w:type="spellStart"/>
                      <w:r>
                        <w:rPr>
                          <w:color w:val="000000"/>
                          <w:spacing w:val="-2"/>
                        </w:rPr>
                        <w:t>value_str</w:t>
                      </w:r>
                      <w:proofErr w:type="spellEnd"/>
                      <w:r>
                        <w:rPr>
                          <w:color w:val="000000"/>
                        </w:rPr>
                        <w:tab/>
                      </w:r>
                      <w:r>
                        <w:rPr>
                          <w:color w:val="000000"/>
                          <w:spacing w:val="-2"/>
                        </w:rPr>
                        <w:t>source</w:t>
                      </w:r>
                      <w:r>
                        <w:rPr>
                          <w:color w:val="000000"/>
                        </w:rPr>
                        <w:tab/>
                      </w:r>
                      <w:proofErr w:type="spellStart"/>
                      <w:r>
                        <w:rPr>
                          <w:color w:val="000000"/>
                          <w:spacing w:val="-2"/>
                        </w:rPr>
                        <w:t>longname</w:t>
                      </w:r>
                      <w:proofErr w:type="spellEnd"/>
                      <w:r>
                        <w:rPr>
                          <w:color w:val="000000"/>
                        </w:rPr>
                        <w:tab/>
                      </w:r>
                      <w:proofErr w:type="spellStart"/>
                      <w:r>
                        <w:rPr>
                          <w:color w:val="000000"/>
                          <w:spacing w:val="-2"/>
                        </w:rPr>
                        <w:t>last_update</w:t>
                      </w:r>
                      <w:proofErr w:type="spellEnd"/>
                    </w:p>
                  </w:txbxContent>
                </v:textbox>
                <w10:anchorlock/>
              </v:shape>
            </w:pict>
          </mc:Fallback>
        </mc:AlternateContent>
      </w:r>
    </w:p>
    <w:p w14:paraId="281E20E6" w14:textId="77777777" w:rsidR="00620CF6" w:rsidRDefault="00620CF6">
      <w:pPr>
        <w:pStyle w:val="BodyText"/>
        <w:spacing w:before="2"/>
        <w:rPr>
          <w:sz w:val="3"/>
        </w:rPr>
      </w:pPr>
    </w:p>
    <w:p w14:paraId="26E0E9FA" w14:textId="77777777" w:rsidR="00620CF6" w:rsidRDefault="00000000">
      <w:pPr>
        <w:pStyle w:val="BodyText"/>
        <w:spacing w:line="20" w:lineRule="exact"/>
        <w:ind w:left="124"/>
        <w:rPr>
          <w:sz w:val="2"/>
        </w:rPr>
      </w:pPr>
      <w:r>
        <w:rPr>
          <w:noProof/>
          <w:sz w:val="2"/>
        </w:rPr>
        <mc:AlternateContent>
          <mc:Choice Requires="wpg">
            <w:drawing>
              <wp:inline distT="0" distB="0" distL="0" distR="0" wp14:anchorId="7D3B6A04" wp14:editId="6B5F09D2">
                <wp:extent cx="5963285" cy="10160"/>
                <wp:effectExtent l="9525" t="0" r="0" b="889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3285" cy="10160"/>
                          <a:chOff x="0" y="0"/>
                          <a:chExt cx="5963285" cy="10160"/>
                        </a:xfrm>
                      </wpg:grpSpPr>
                      <wps:wsp>
                        <wps:cNvPr id="5" name="Graphic 5"/>
                        <wps:cNvSpPr/>
                        <wps:spPr>
                          <a:xfrm>
                            <a:off x="0" y="5060"/>
                            <a:ext cx="5963285" cy="1270"/>
                          </a:xfrm>
                          <a:custGeom>
                            <a:avLst/>
                            <a:gdLst/>
                            <a:ahLst/>
                            <a:cxnLst/>
                            <a:rect l="l" t="t" r="r" b="b"/>
                            <a:pathLst>
                              <a:path w="5963285">
                                <a:moveTo>
                                  <a:pt x="0" y="0"/>
                                </a:moveTo>
                                <a:lnTo>
                                  <a:pt x="5963284"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0A410C0" id="Group 4" o:spid="_x0000_s1026" style="width:469.55pt;height:.8pt;mso-position-horizontal-relative:char;mso-position-vertical-relative:line" coordsize="5963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">
                <v:shape id="Graphic 5" o:spid="_x0000_s1027" style="position:absolute;top:50;width:59632;height:13;visibility:visible;mso-wrap-style:square;v-text-anchor:top" coordsize="59632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" path="m,l5963284,e" filled="f" strokeweight=".28114mm">
                  <v:path arrowok="t"/>
                </v:shape>
                <w10:anchorlock/>
              </v:group>
            </w:pict>
          </mc:Fallback>
        </mc:AlternateContent>
      </w:r>
    </w:p>
    <w:p w14:paraId="1D7CEE2B" w14:textId="77777777" w:rsidR="00620CF6" w:rsidRDefault="00620CF6">
      <w:pPr>
        <w:spacing w:line="20" w:lineRule="exact"/>
        <w:rPr>
          <w:sz w:val="2"/>
        </w:rPr>
        <w:sectPr w:rsidR="00620CF6" w:rsidSect="00D60468">
          <w:pgSz w:w="12240" w:h="15840"/>
          <w:pgMar w:top="1820" w:right="1100" w:bottom="280" w:left="1300" w:header="720" w:footer="720" w:gutter="0"/>
          <w:cols w:space="720"/>
        </w:sectPr>
      </w:pPr>
    </w:p>
    <w:p w14:paraId="5CC9B2FF" w14:textId="77777777" w:rsidR="00620CF6" w:rsidRDefault="00000000">
      <w:pPr>
        <w:pStyle w:val="BodyText"/>
        <w:spacing w:before="86"/>
        <w:ind w:left="117"/>
        <w:jc w:val="both"/>
      </w:pPr>
      <w:r>
        <w:rPr>
          <w:spacing w:val="-4"/>
        </w:rPr>
        <w:lastRenderedPageBreak/>
        <w:t>Finally,</w:t>
      </w:r>
      <w:r>
        <w:rPr>
          <w:spacing w:val="-1"/>
        </w:rPr>
        <w:t xml:space="preserve"> </w:t>
      </w:r>
      <w:r>
        <w:rPr>
          <w:spacing w:val="-4"/>
        </w:rPr>
        <w:t>the</w:t>
      </w:r>
      <w:r>
        <w:rPr>
          <w:spacing w:val="-5"/>
        </w:rPr>
        <w:t xml:space="preserve"> </w:t>
      </w:r>
      <w:r>
        <w:rPr>
          <w:spacing w:val="-4"/>
        </w:rPr>
        <w:t>variable</w:t>
      </w:r>
      <w:r>
        <w:rPr>
          <w:spacing w:val="-5"/>
        </w:rPr>
        <w:t xml:space="preserve"> </w:t>
      </w:r>
      <w:proofErr w:type="spellStart"/>
      <w:r>
        <w:rPr>
          <w:i/>
          <w:spacing w:val="-4"/>
        </w:rPr>
        <w:t>longname</w:t>
      </w:r>
      <w:proofErr w:type="spellEnd"/>
      <w:r>
        <w:rPr>
          <w:i/>
          <w:spacing w:val="-3"/>
        </w:rPr>
        <w:t xml:space="preserve"> </w:t>
      </w:r>
      <w:r>
        <w:rPr>
          <w:spacing w:val="-4"/>
        </w:rPr>
        <w:t>is</w:t>
      </w:r>
      <w:r>
        <w:rPr>
          <w:spacing w:val="-5"/>
        </w:rPr>
        <w:t xml:space="preserve"> </w:t>
      </w:r>
      <w:r>
        <w:rPr>
          <w:spacing w:val="-4"/>
        </w:rPr>
        <w:t>a</w:t>
      </w:r>
      <w:r>
        <w:rPr>
          <w:spacing w:val="-5"/>
        </w:rPr>
        <w:t xml:space="preserve"> </w:t>
      </w:r>
      <w:r>
        <w:rPr>
          <w:spacing w:val="-4"/>
        </w:rPr>
        <w:t>string variable</w:t>
      </w:r>
      <w:r>
        <w:rPr>
          <w:spacing w:val="-5"/>
        </w:rPr>
        <w:t xml:space="preserve"> </w:t>
      </w:r>
      <w:r>
        <w:rPr>
          <w:spacing w:val="-4"/>
        </w:rPr>
        <w:t>providing</w:t>
      </w:r>
      <w:r>
        <w:rPr>
          <w:spacing w:val="-5"/>
        </w:rPr>
        <w:t xml:space="preserve"> </w:t>
      </w:r>
      <w:r>
        <w:rPr>
          <w:spacing w:val="-4"/>
        </w:rPr>
        <w:t>a description</w:t>
      </w:r>
      <w:r>
        <w:rPr>
          <w:spacing w:val="-5"/>
        </w:rPr>
        <w:t xml:space="preserve"> </w:t>
      </w:r>
      <w:r>
        <w:rPr>
          <w:spacing w:val="-4"/>
        </w:rPr>
        <w:t>in</w:t>
      </w:r>
      <w:r>
        <w:rPr>
          <w:spacing w:val="-5"/>
        </w:rPr>
        <w:t xml:space="preserve"> </w:t>
      </w:r>
      <w:r>
        <w:rPr>
          <w:spacing w:val="-4"/>
        </w:rPr>
        <w:t>plain language</w:t>
      </w:r>
      <w:r>
        <w:rPr>
          <w:spacing w:val="-5"/>
        </w:rPr>
        <w:t xml:space="preserve"> </w:t>
      </w:r>
      <w:r>
        <w:rPr>
          <w:spacing w:val="-4"/>
        </w:rPr>
        <w:t>of</w:t>
      </w:r>
      <w:r>
        <w:rPr>
          <w:spacing w:val="-5"/>
        </w:rPr>
        <w:t xml:space="preserve"> </w:t>
      </w:r>
      <w:r>
        <w:rPr>
          <w:spacing w:val="-4"/>
        </w:rPr>
        <w:t>each</w:t>
      </w:r>
      <w:r>
        <w:rPr>
          <w:spacing w:val="-5"/>
        </w:rPr>
        <w:t xml:space="preserve"> </w:t>
      </w:r>
      <w:r>
        <w:rPr>
          <w:spacing w:val="-4"/>
        </w:rPr>
        <w:t>observation.</w:t>
      </w:r>
    </w:p>
    <w:p w14:paraId="40E4D680" w14:textId="77777777" w:rsidR="00620CF6" w:rsidRDefault="00000000">
      <w:pPr>
        <w:pStyle w:val="BodyText"/>
        <w:spacing w:before="129" w:line="355" w:lineRule="auto"/>
        <w:ind w:left="117" w:right="315"/>
        <w:jc w:val="both"/>
      </w:pPr>
      <w:r>
        <w:rPr>
          <w:spacing w:val="-2"/>
        </w:rPr>
        <w:t>.</w:t>
      </w:r>
      <w:r>
        <w:rPr>
          <w:spacing w:val="-11"/>
        </w:rPr>
        <w:t xml:space="preserve"> </w:t>
      </w:r>
      <w:r>
        <w:rPr>
          <w:spacing w:val="-2"/>
        </w:rPr>
        <w:t>This</w:t>
      </w:r>
      <w:r>
        <w:rPr>
          <w:spacing w:val="-10"/>
        </w:rPr>
        <w:t xml:space="preserve"> </w:t>
      </w:r>
      <w:r>
        <w:rPr>
          <w:spacing w:val="-2"/>
        </w:rPr>
        <w:t>is</w:t>
      </w:r>
      <w:r>
        <w:rPr>
          <w:spacing w:val="-11"/>
        </w:rPr>
        <w:t xml:space="preserve"> </w:t>
      </w:r>
      <w:r>
        <w:rPr>
          <w:spacing w:val="-2"/>
        </w:rPr>
        <w:t>defined</w:t>
      </w:r>
      <w:r>
        <w:rPr>
          <w:spacing w:val="-10"/>
        </w:rPr>
        <w:t xml:space="preserve"> </w:t>
      </w:r>
      <w:r>
        <w:rPr>
          <w:spacing w:val="-2"/>
        </w:rPr>
        <w:t>automatically</w:t>
      </w:r>
      <w:r>
        <w:rPr>
          <w:spacing w:val="-11"/>
        </w:rPr>
        <w:t xml:space="preserve"> </w:t>
      </w:r>
      <w:r>
        <w:rPr>
          <w:spacing w:val="-2"/>
        </w:rPr>
        <w:t>by</w:t>
      </w:r>
      <w:r>
        <w:rPr>
          <w:spacing w:val="-10"/>
        </w:rPr>
        <w:t xml:space="preserve"> </w:t>
      </w:r>
      <w:r>
        <w:rPr>
          <w:spacing w:val="-2"/>
        </w:rPr>
        <w:t>an</w:t>
      </w:r>
      <w:r>
        <w:rPr>
          <w:spacing w:val="-11"/>
        </w:rPr>
        <w:t xml:space="preserve"> </w:t>
      </w:r>
      <w:r>
        <w:rPr>
          <w:spacing w:val="-2"/>
        </w:rPr>
        <w:t>algorithm</w:t>
      </w:r>
      <w:r>
        <w:rPr>
          <w:spacing w:val="-10"/>
        </w:rPr>
        <w:t xml:space="preserve"> </w:t>
      </w:r>
      <w:r>
        <w:rPr>
          <w:spacing w:val="-2"/>
        </w:rPr>
        <w:t>that</w:t>
      </w:r>
      <w:r>
        <w:rPr>
          <w:spacing w:val="-11"/>
        </w:rPr>
        <w:t xml:space="preserve"> </w:t>
      </w:r>
      <w:r>
        <w:rPr>
          <w:spacing w:val="-2"/>
        </w:rPr>
        <w:t>draws</w:t>
      </w:r>
      <w:r>
        <w:rPr>
          <w:spacing w:val="-10"/>
        </w:rPr>
        <w:t xml:space="preserve"> </w:t>
      </w:r>
      <w:r>
        <w:rPr>
          <w:spacing w:val="-2"/>
        </w:rPr>
        <w:t>all</w:t>
      </w:r>
      <w:r>
        <w:rPr>
          <w:spacing w:val="-11"/>
        </w:rPr>
        <w:t xml:space="preserve"> </w:t>
      </w:r>
      <w:r>
        <w:rPr>
          <w:spacing w:val="-2"/>
        </w:rPr>
        <w:t>labels</w:t>
      </w:r>
      <w:r>
        <w:rPr>
          <w:spacing w:val="-10"/>
        </w:rPr>
        <w:t xml:space="preserve"> </w:t>
      </w:r>
      <w:r>
        <w:rPr>
          <w:spacing w:val="-2"/>
        </w:rPr>
        <w:t>from</w:t>
      </w:r>
      <w:r>
        <w:rPr>
          <w:spacing w:val="-11"/>
        </w:rPr>
        <w:t xml:space="preserve"> </w:t>
      </w:r>
      <w:r>
        <w:rPr>
          <w:spacing w:val="-2"/>
        </w:rPr>
        <w:t>our</w:t>
      </w:r>
      <w:r>
        <w:rPr>
          <w:spacing w:val="-10"/>
        </w:rPr>
        <w:t xml:space="preserve"> </w:t>
      </w:r>
      <w:r>
        <w:rPr>
          <w:spacing w:val="-2"/>
        </w:rPr>
        <w:t>codebook/dictionary</w:t>
      </w:r>
      <w:r>
        <w:rPr>
          <w:spacing w:val="-11"/>
        </w:rPr>
        <w:t xml:space="preserve"> </w:t>
      </w:r>
      <w:r>
        <w:rPr>
          <w:spacing w:val="-2"/>
        </w:rPr>
        <w:t>file</w:t>
      </w:r>
      <w:r>
        <w:rPr>
          <w:spacing w:val="-10"/>
        </w:rPr>
        <w:t xml:space="preserve"> </w:t>
      </w:r>
      <w:r>
        <w:rPr>
          <w:spacing w:val="-2"/>
        </w:rPr>
        <w:t xml:space="preserve">(named </w:t>
      </w:r>
      <w:r>
        <w:t>dictionary.xlsx), available in our GitHub repository.</w:t>
      </w:r>
    </w:p>
    <w:p w14:paraId="2605BBA0" w14:textId="77777777" w:rsidR="00620CF6" w:rsidRDefault="00000000">
      <w:pPr>
        <w:pStyle w:val="BodyText"/>
        <w:spacing w:before="118" w:line="355" w:lineRule="auto"/>
        <w:ind w:left="117" w:right="315"/>
        <w:jc w:val="both"/>
      </w:pPr>
      <w:r>
        <w:t>Importantly,</w:t>
      </w:r>
      <w:r>
        <w:rPr>
          <w:spacing w:val="-13"/>
        </w:rPr>
        <w:t xml:space="preserve"> </w:t>
      </w:r>
      <w:r>
        <w:t>the</w:t>
      </w:r>
      <w:r>
        <w:rPr>
          <w:spacing w:val="-12"/>
        </w:rPr>
        <w:t xml:space="preserve"> </w:t>
      </w:r>
      <w:r>
        <w:t>data</w:t>
      </w:r>
      <w:r>
        <w:rPr>
          <w:spacing w:val="-13"/>
        </w:rPr>
        <w:t xml:space="preserve"> </w:t>
      </w:r>
      <w:r>
        <w:t>warehouse</w:t>
      </w:r>
      <w:r>
        <w:rPr>
          <w:spacing w:val="-12"/>
        </w:rPr>
        <w:t xml:space="preserve"> </w:t>
      </w:r>
      <w:r>
        <w:t>is</w:t>
      </w:r>
      <w:r>
        <w:rPr>
          <w:spacing w:val="-13"/>
        </w:rPr>
        <w:t xml:space="preserve"> </w:t>
      </w:r>
      <w:r>
        <w:t>also</w:t>
      </w:r>
      <w:r>
        <w:rPr>
          <w:spacing w:val="-12"/>
        </w:rPr>
        <w:t xml:space="preserve"> </w:t>
      </w:r>
      <w:r>
        <w:t>available</w:t>
      </w:r>
      <w:r>
        <w:rPr>
          <w:spacing w:val="-13"/>
        </w:rPr>
        <w:t xml:space="preserve"> </w:t>
      </w:r>
      <w:r>
        <w:t>in</w:t>
      </w:r>
      <w:r>
        <w:rPr>
          <w:spacing w:val="-12"/>
        </w:rPr>
        <w:t xml:space="preserve"> </w:t>
      </w:r>
      <w:r>
        <w:t>a</w:t>
      </w:r>
      <w:r>
        <w:rPr>
          <w:spacing w:val="-13"/>
        </w:rPr>
        <w:t xml:space="preserve"> </w:t>
      </w:r>
      <w:r>
        <w:t>more</w:t>
      </w:r>
      <w:r>
        <w:rPr>
          <w:spacing w:val="-12"/>
        </w:rPr>
        <w:t xml:space="preserve"> </w:t>
      </w:r>
      <w:r>
        <w:t>detailed</w:t>
      </w:r>
      <w:r>
        <w:rPr>
          <w:spacing w:val="-13"/>
        </w:rPr>
        <w:t xml:space="preserve"> </w:t>
      </w:r>
      <w:r>
        <w:t>version,</w:t>
      </w:r>
      <w:r>
        <w:rPr>
          <w:spacing w:val="-12"/>
        </w:rPr>
        <w:t xml:space="preserve"> </w:t>
      </w:r>
      <w:r>
        <w:t>which</w:t>
      </w:r>
      <w:r>
        <w:rPr>
          <w:spacing w:val="-13"/>
        </w:rPr>
        <w:t xml:space="preserve"> </w:t>
      </w:r>
      <w:r>
        <w:t>contains</w:t>
      </w:r>
      <w:r>
        <w:rPr>
          <w:spacing w:val="-12"/>
        </w:rPr>
        <w:t xml:space="preserve"> </w:t>
      </w:r>
      <w:r>
        <w:t>a</w:t>
      </w:r>
      <w:r>
        <w:rPr>
          <w:spacing w:val="-13"/>
        </w:rPr>
        <w:t xml:space="preserve"> </w:t>
      </w:r>
      <w:r>
        <w:t>long</w:t>
      </w:r>
      <w:r>
        <w:rPr>
          <w:spacing w:val="-12"/>
        </w:rPr>
        <w:t xml:space="preserve"> </w:t>
      </w:r>
      <w:r>
        <w:t>list</w:t>
      </w:r>
      <w:r>
        <w:rPr>
          <w:spacing w:val="-13"/>
        </w:rPr>
        <w:t xml:space="preserve"> </w:t>
      </w:r>
      <w:r>
        <w:t>of</w:t>
      </w:r>
      <w:r>
        <w:rPr>
          <w:spacing w:val="-12"/>
        </w:rPr>
        <w:t xml:space="preserve"> </w:t>
      </w:r>
      <w:r>
        <w:t xml:space="preserve">de- </w:t>
      </w:r>
      <w:proofErr w:type="spellStart"/>
      <w:r>
        <w:t>scriptive</w:t>
      </w:r>
      <w:proofErr w:type="spellEnd"/>
      <w:r>
        <w:rPr>
          <w:spacing w:val="-6"/>
        </w:rPr>
        <w:t xml:space="preserve"> </w:t>
      </w:r>
      <w:r>
        <w:t>metadata</w:t>
      </w:r>
      <w:r>
        <w:rPr>
          <w:spacing w:val="-6"/>
        </w:rPr>
        <w:t xml:space="preserve"> </w:t>
      </w:r>
      <w:r>
        <w:t>information. The</w:t>
      </w:r>
      <w:r>
        <w:rPr>
          <w:spacing w:val="-6"/>
        </w:rPr>
        <w:t xml:space="preserve"> </w:t>
      </w:r>
      <w:r>
        <w:t>complete</w:t>
      </w:r>
      <w:r>
        <w:rPr>
          <w:spacing w:val="-6"/>
        </w:rPr>
        <w:t xml:space="preserve"> </w:t>
      </w:r>
      <w:r>
        <w:t>warehouse</w:t>
      </w:r>
      <w:r>
        <w:rPr>
          <w:spacing w:val="-6"/>
        </w:rPr>
        <w:t xml:space="preserve"> </w:t>
      </w:r>
      <w:r>
        <w:t>is</w:t>
      </w:r>
      <w:r>
        <w:rPr>
          <w:spacing w:val="-5"/>
        </w:rPr>
        <w:t xml:space="preserve"> </w:t>
      </w:r>
      <w:proofErr w:type="spellStart"/>
      <w:r>
        <w:rPr>
          <w:i/>
        </w:rPr>
        <w:t>warehouse_meta</w:t>
      </w:r>
      <w:proofErr w:type="spellEnd"/>
      <w:r>
        <w:t>. Metadata</w:t>
      </w:r>
      <w:r>
        <w:rPr>
          <w:spacing w:val="-6"/>
        </w:rPr>
        <w:t xml:space="preserve"> </w:t>
      </w:r>
      <w:r>
        <w:t>include</w:t>
      </w:r>
      <w:r>
        <w:rPr>
          <w:spacing w:val="-6"/>
        </w:rPr>
        <w:t xml:space="preserve"> </w:t>
      </w:r>
      <w:r>
        <w:t>information such</w:t>
      </w:r>
      <w:r>
        <w:rPr>
          <w:spacing w:val="-2"/>
        </w:rPr>
        <w:t xml:space="preserve"> </w:t>
      </w:r>
      <w:r>
        <w:t>as</w:t>
      </w:r>
      <w:r>
        <w:rPr>
          <w:spacing w:val="-1"/>
        </w:rPr>
        <w:t xml:space="preserve"> </w:t>
      </w:r>
      <w:r>
        <w:t>comments</w:t>
      </w:r>
      <w:r>
        <w:rPr>
          <w:spacing w:val="-2"/>
        </w:rPr>
        <w:t xml:space="preserve"> </w:t>
      </w:r>
      <w:r>
        <w:t>on</w:t>
      </w:r>
      <w:r>
        <w:rPr>
          <w:spacing w:val="-1"/>
        </w:rPr>
        <w:t xml:space="preserve"> </w:t>
      </w:r>
      <w:r>
        <w:t>the</w:t>
      </w:r>
      <w:r>
        <w:rPr>
          <w:spacing w:val="-1"/>
        </w:rPr>
        <w:t xml:space="preserve"> </w:t>
      </w:r>
      <w:r>
        <w:t>methodology</w:t>
      </w:r>
      <w:r>
        <w:rPr>
          <w:spacing w:val="-1"/>
        </w:rPr>
        <w:t xml:space="preserve"> </w:t>
      </w:r>
      <w:r>
        <w:t>used</w:t>
      </w:r>
      <w:r>
        <w:rPr>
          <w:spacing w:val="-1"/>
        </w:rPr>
        <w:t xml:space="preserve"> </w:t>
      </w:r>
      <w:r>
        <w:t>to</w:t>
      </w:r>
      <w:r>
        <w:rPr>
          <w:spacing w:val="-2"/>
        </w:rPr>
        <w:t xml:space="preserve"> </w:t>
      </w:r>
      <w:r>
        <w:t>compile</w:t>
      </w:r>
      <w:r>
        <w:rPr>
          <w:spacing w:val="-1"/>
        </w:rPr>
        <w:t xml:space="preserve"> </w:t>
      </w:r>
      <w:r>
        <w:t>the</w:t>
      </w:r>
      <w:r>
        <w:rPr>
          <w:spacing w:val="-1"/>
        </w:rPr>
        <w:t xml:space="preserve"> </w:t>
      </w:r>
      <w:r>
        <w:t>data, and</w:t>
      </w:r>
      <w:r>
        <w:rPr>
          <w:spacing w:val="-1"/>
        </w:rPr>
        <w:t xml:space="preserve"> </w:t>
      </w:r>
      <w:r>
        <w:t>any</w:t>
      </w:r>
      <w:r>
        <w:rPr>
          <w:spacing w:val="-2"/>
        </w:rPr>
        <w:t xml:space="preserve"> </w:t>
      </w:r>
      <w:r>
        <w:t>limitations</w:t>
      </w:r>
      <w:r>
        <w:rPr>
          <w:spacing w:val="-1"/>
        </w:rPr>
        <w:t xml:space="preserve"> </w:t>
      </w:r>
      <w:r>
        <w:t>or</w:t>
      </w:r>
      <w:r>
        <w:rPr>
          <w:spacing w:val="-1"/>
        </w:rPr>
        <w:t xml:space="preserve"> </w:t>
      </w:r>
      <w:r>
        <w:t>caveats</w:t>
      </w:r>
      <w:r>
        <w:rPr>
          <w:spacing w:val="-2"/>
        </w:rPr>
        <w:t xml:space="preserve"> </w:t>
      </w:r>
      <w:r>
        <w:t>associated with</w:t>
      </w:r>
      <w:r>
        <w:rPr>
          <w:spacing w:val="-11"/>
        </w:rPr>
        <w:t xml:space="preserve"> </w:t>
      </w:r>
      <w:r>
        <w:t>the</w:t>
      </w:r>
      <w:r>
        <w:rPr>
          <w:spacing w:val="-11"/>
        </w:rPr>
        <w:t xml:space="preserve"> </w:t>
      </w:r>
      <w:r>
        <w:t>data,</w:t>
      </w:r>
      <w:r>
        <w:rPr>
          <w:spacing w:val="-10"/>
        </w:rPr>
        <w:t xml:space="preserve"> </w:t>
      </w:r>
      <w:r>
        <w:t>as</w:t>
      </w:r>
      <w:r>
        <w:rPr>
          <w:spacing w:val="-11"/>
        </w:rPr>
        <w:t xml:space="preserve"> </w:t>
      </w:r>
      <w:r>
        <w:t>well</w:t>
      </w:r>
      <w:r>
        <w:rPr>
          <w:spacing w:val="-11"/>
        </w:rPr>
        <w:t xml:space="preserve"> </w:t>
      </w:r>
      <w:r>
        <w:t>as</w:t>
      </w:r>
      <w:r>
        <w:rPr>
          <w:spacing w:val="-11"/>
        </w:rPr>
        <w:t xml:space="preserve"> </w:t>
      </w:r>
      <w:r>
        <w:t>detailed</w:t>
      </w:r>
      <w:r>
        <w:rPr>
          <w:spacing w:val="-11"/>
        </w:rPr>
        <w:t xml:space="preserve"> </w:t>
      </w:r>
      <w:r>
        <w:t>information</w:t>
      </w:r>
      <w:r>
        <w:rPr>
          <w:spacing w:val="-11"/>
        </w:rPr>
        <w:t xml:space="preserve"> </w:t>
      </w:r>
      <w:r>
        <w:t>about</w:t>
      </w:r>
      <w:r>
        <w:rPr>
          <w:spacing w:val="-11"/>
        </w:rPr>
        <w:t xml:space="preserve"> </w:t>
      </w:r>
      <w:r>
        <w:t>the</w:t>
      </w:r>
      <w:r>
        <w:rPr>
          <w:spacing w:val="-11"/>
        </w:rPr>
        <w:t xml:space="preserve"> </w:t>
      </w:r>
      <w:r>
        <w:t>definition</w:t>
      </w:r>
      <w:r>
        <w:rPr>
          <w:spacing w:val="-11"/>
        </w:rPr>
        <w:t xml:space="preserve"> </w:t>
      </w:r>
      <w:r>
        <w:t>of</w:t>
      </w:r>
      <w:r>
        <w:rPr>
          <w:spacing w:val="-11"/>
        </w:rPr>
        <w:t xml:space="preserve"> </w:t>
      </w:r>
      <w:r>
        <w:t>our</w:t>
      </w:r>
      <w:r>
        <w:rPr>
          <w:spacing w:val="-11"/>
        </w:rPr>
        <w:t xml:space="preserve"> </w:t>
      </w:r>
      <w:r>
        <w:t>variables,</w:t>
      </w:r>
      <w:r>
        <w:rPr>
          <w:spacing w:val="-11"/>
        </w:rPr>
        <w:t xml:space="preserve"> </w:t>
      </w:r>
      <w:r>
        <w:t>units</w:t>
      </w:r>
      <w:r>
        <w:rPr>
          <w:spacing w:val="-11"/>
        </w:rPr>
        <w:t xml:space="preserve"> </w:t>
      </w:r>
      <w:r>
        <w:t>of</w:t>
      </w:r>
      <w:r>
        <w:rPr>
          <w:spacing w:val="-11"/>
        </w:rPr>
        <w:t xml:space="preserve"> </w:t>
      </w:r>
      <w:r>
        <w:t>analysis,</w:t>
      </w:r>
      <w:r>
        <w:rPr>
          <w:spacing w:val="-10"/>
        </w:rPr>
        <w:t xml:space="preserve"> </w:t>
      </w:r>
      <w:r>
        <w:t>and</w:t>
      </w:r>
      <w:r>
        <w:rPr>
          <w:spacing w:val="-11"/>
        </w:rPr>
        <w:t xml:space="preserve"> </w:t>
      </w:r>
      <w:r>
        <w:t>full spelling of the sources of data, including links to full curated bibliographic citation details.</w:t>
      </w:r>
      <w:r>
        <w:rPr>
          <w:spacing w:val="36"/>
        </w:rPr>
        <w:t xml:space="preserve"> </w:t>
      </w:r>
      <w:r>
        <w:t>The metadata version</w:t>
      </w:r>
      <w:r>
        <w:rPr>
          <w:spacing w:val="-10"/>
        </w:rPr>
        <w:t xml:space="preserve"> </w:t>
      </w:r>
      <w:r>
        <w:t>is</w:t>
      </w:r>
      <w:r>
        <w:rPr>
          <w:spacing w:val="-9"/>
        </w:rPr>
        <w:t xml:space="preserve"> </w:t>
      </w:r>
      <w:r>
        <w:t>essential</w:t>
      </w:r>
      <w:r>
        <w:rPr>
          <w:spacing w:val="-10"/>
        </w:rPr>
        <w:t xml:space="preserve"> </w:t>
      </w:r>
      <w:r>
        <w:t>for</w:t>
      </w:r>
      <w:r>
        <w:rPr>
          <w:spacing w:val="-9"/>
        </w:rPr>
        <w:t xml:space="preserve"> </w:t>
      </w:r>
      <w:r>
        <w:t>researchers</w:t>
      </w:r>
      <w:r>
        <w:rPr>
          <w:spacing w:val="-9"/>
        </w:rPr>
        <w:t xml:space="preserve"> </w:t>
      </w:r>
      <w:r>
        <w:t>and</w:t>
      </w:r>
      <w:r>
        <w:rPr>
          <w:spacing w:val="-9"/>
        </w:rPr>
        <w:t xml:space="preserve"> </w:t>
      </w:r>
      <w:r>
        <w:t>analysts</w:t>
      </w:r>
      <w:r>
        <w:rPr>
          <w:spacing w:val="-9"/>
        </w:rPr>
        <w:t xml:space="preserve"> </w:t>
      </w:r>
      <w:r>
        <w:t>who</w:t>
      </w:r>
      <w:r>
        <w:rPr>
          <w:spacing w:val="-9"/>
        </w:rPr>
        <w:t xml:space="preserve"> </w:t>
      </w:r>
      <w:r>
        <w:t>require</w:t>
      </w:r>
      <w:r>
        <w:rPr>
          <w:spacing w:val="-9"/>
        </w:rPr>
        <w:t xml:space="preserve"> </w:t>
      </w:r>
      <w:r>
        <w:t>a</w:t>
      </w:r>
      <w:r>
        <w:rPr>
          <w:spacing w:val="-9"/>
        </w:rPr>
        <w:t xml:space="preserve"> </w:t>
      </w:r>
      <w:r>
        <w:t>deeper</w:t>
      </w:r>
      <w:r>
        <w:rPr>
          <w:spacing w:val="-9"/>
        </w:rPr>
        <w:t xml:space="preserve"> </w:t>
      </w:r>
      <w:r>
        <w:t>understanding</w:t>
      </w:r>
      <w:r>
        <w:rPr>
          <w:spacing w:val="-9"/>
        </w:rPr>
        <w:t xml:space="preserve"> </w:t>
      </w:r>
      <w:r>
        <w:t>of</w:t>
      </w:r>
      <w:r>
        <w:rPr>
          <w:spacing w:val="-9"/>
        </w:rPr>
        <w:t xml:space="preserve"> </w:t>
      </w:r>
      <w:r>
        <w:t>the</w:t>
      </w:r>
      <w:r>
        <w:rPr>
          <w:spacing w:val="-9"/>
        </w:rPr>
        <w:t xml:space="preserve"> </w:t>
      </w:r>
      <w:r>
        <w:t>underlying</w:t>
      </w:r>
      <w:r>
        <w:rPr>
          <w:spacing w:val="-9"/>
        </w:rPr>
        <w:t xml:space="preserve"> </w:t>
      </w:r>
      <w:r>
        <w:t>data and</w:t>
      </w:r>
      <w:r>
        <w:rPr>
          <w:spacing w:val="-3"/>
        </w:rPr>
        <w:t xml:space="preserve"> </w:t>
      </w:r>
      <w:r>
        <w:t>its</w:t>
      </w:r>
      <w:r>
        <w:rPr>
          <w:spacing w:val="-3"/>
        </w:rPr>
        <w:t xml:space="preserve"> </w:t>
      </w:r>
      <w:r>
        <w:t>quality.</w:t>
      </w:r>
      <w:r>
        <w:rPr>
          <w:spacing w:val="21"/>
        </w:rPr>
        <w:t xml:space="preserve"> </w:t>
      </w:r>
      <w:r>
        <w:t>It</w:t>
      </w:r>
      <w:r>
        <w:rPr>
          <w:spacing w:val="-3"/>
        </w:rPr>
        <w:t xml:space="preserve"> </w:t>
      </w:r>
      <w:r>
        <w:t>is</w:t>
      </w:r>
      <w:r>
        <w:rPr>
          <w:spacing w:val="-3"/>
        </w:rPr>
        <w:t xml:space="preserve"> </w:t>
      </w:r>
      <w:r>
        <w:t>available</w:t>
      </w:r>
      <w:r>
        <w:rPr>
          <w:spacing w:val="-3"/>
        </w:rPr>
        <w:t xml:space="preserve"> </w:t>
      </w:r>
      <w:r>
        <w:t>for</w:t>
      </w:r>
      <w:r>
        <w:rPr>
          <w:spacing w:val="-3"/>
        </w:rPr>
        <w:t xml:space="preserve"> </w:t>
      </w:r>
      <w:r>
        <w:t>download</w:t>
      </w:r>
      <w:r>
        <w:rPr>
          <w:spacing w:val="-3"/>
        </w:rPr>
        <w:t xml:space="preserve"> </w:t>
      </w:r>
      <w:r>
        <w:t>alongside</w:t>
      </w:r>
      <w:r>
        <w:rPr>
          <w:spacing w:val="-3"/>
        </w:rPr>
        <w:t xml:space="preserve"> </w:t>
      </w:r>
      <w:r>
        <w:t>the</w:t>
      </w:r>
      <w:r>
        <w:rPr>
          <w:spacing w:val="-3"/>
        </w:rPr>
        <w:t xml:space="preserve"> </w:t>
      </w:r>
      <w:r>
        <w:t>warehouse</w:t>
      </w:r>
      <w:r>
        <w:rPr>
          <w:spacing w:val="-3"/>
        </w:rPr>
        <w:t xml:space="preserve"> </w:t>
      </w:r>
      <w:r>
        <w:t>and</w:t>
      </w:r>
      <w:r>
        <w:rPr>
          <w:spacing w:val="-3"/>
        </w:rPr>
        <w:t xml:space="preserve"> </w:t>
      </w:r>
      <w:r>
        <w:t>can</w:t>
      </w:r>
      <w:r>
        <w:rPr>
          <w:spacing w:val="-3"/>
        </w:rPr>
        <w:t xml:space="preserve"> </w:t>
      </w:r>
      <w:r>
        <w:t>also</w:t>
      </w:r>
      <w:r>
        <w:rPr>
          <w:spacing w:val="-3"/>
        </w:rPr>
        <w:t xml:space="preserve"> </w:t>
      </w:r>
      <w:r>
        <w:t>be</w:t>
      </w:r>
      <w:r>
        <w:rPr>
          <w:spacing w:val="-3"/>
        </w:rPr>
        <w:t xml:space="preserve"> </w:t>
      </w:r>
      <w:r>
        <w:t>accessed</w:t>
      </w:r>
      <w:r>
        <w:rPr>
          <w:spacing w:val="-3"/>
        </w:rPr>
        <w:t xml:space="preserve"> </w:t>
      </w:r>
      <w:r>
        <w:t>through</w:t>
      </w:r>
      <w:r>
        <w:rPr>
          <w:spacing w:val="-3"/>
        </w:rPr>
        <w:t xml:space="preserve"> </w:t>
      </w:r>
      <w:r>
        <w:t>our website and repository.</w:t>
      </w:r>
    </w:p>
    <w:p w14:paraId="44FBBBC5" w14:textId="77777777" w:rsidR="00620CF6" w:rsidRDefault="00620CF6">
      <w:pPr>
        <w:pStyle w:val="BodyText"/>
        <w:spacing w:before="3"/>
        <w:rPr>
          <w:sz w:val="39"/>
        </w:rPr>
      </w:pPr>
    </w:p>
    <w:p w14:paraId="085F5BD2" w14:textId="77777777" w:rsidR="00620CF6" w:rsidRDefault="00000000">
      <w:pPr>
        <w:pStyle w:val="Heading2"/>
        <w:numPr>
          <w:ilvl w:val="1"/>
          <w:numId w:val="14"/>
        </w:numPr>
        <w:tabs>
          <w:tab w:val="left" w:pos="817"/>
        </w:tabs>
      </w:pPr>
      <w:bookmarkStart w:id="19" w:name="The_varcode"/>
      <w:bookmarkStart w:id="20" w:name="_bookmark7"/>
      <w:bookmarkEnd w:id="19"/>
      <w:bookmarkEnd w:id="20"/>
      <w:r>
        <w:rPr>
          <w:w w:val="110"/>
        </w:rPr>
        <w:t>The</w:t>
      </w:r>
      <w:r>
        <w:rPr>
          <w:spacing w:val="28"/>
          <w:w w:val="110"/>
        </w:rPr>
        <w:t xml:space="preserve"> </w:t>
      </w:r>
      <w:proofErr w:type="spellStart"/>
      <w:r>
        <w:rPr>
          <w:spacing w:val="-2"/>
          <w:w w:val="110"/>
        </w:rPr>
        <w:t>varcode</w:t>
      </w:r>
      <w:proofErr w:type="spellEnd"/>
    </w:p>
    <w:p w14:paraId="4D52464E" w14:textId="77777777" w:rsidR="00620CF6" w:rsidRDefault="00620CF6">
      <w:pPr>
        <w:pStyle w:val="BodyText"/>
        <w:spacing w:before="4"/>
        <w:rPr>
          <w:b/>
          <w:sz w:val="31"/>
        </w:rPr>
      </w:pPr>
    </w:p>
    <w:p w14:paraId="685FEEF5" w14:textId="77777777" w:rsidR="00620CF6" w:rsidRDefault="00000000">
      <w:pPr>
        <w:pStyle w:val="BodyText"/>
        <w:spacing w:line="355" w:lineRule="auto"/>
        <w:ind w:left="117" w:right="315"/>
        <w:jc w:val="both"/>
      </w:pPr>
      <w:r>
        <w:t>The</w:t>
      </w:r>
      <w:r>
        <w:rPr>
          <w:spacing w:val="-5"/>
        </w:rPr>
        <w:t xml:space="preserve"> </w:t>
      </w:r>
      <w:proofErr w:type="spellStart"/>
      <w:r>
        <w:rPr>
          <w:i/>
        </w:rPr>
        <w:t>varcode</w:t>
      </w:r>
      <w:proofErr w:type="spellEnd"/>
      <w:r>
        <w:rPr>
          <w:i/>
          <w:spacing w:val="-4"/>
        </w:rPr>
        <w:t xml:space="preserve"> </w:t>
      </w:r>
      <w:r>
        <w:t>column</w:t>
      </w:r>
      <w:r>
        <w:rPr>
          <w:spacing w:val="-5"/>
        </w:rPr>
        <w:t xml:space="preserve"> </w:t>
      </w:r>
      <w:r>
        <w:t>allows</w:t>
      </w:r>
      <w:r>
        <w:rPr>
          <w:spacing w:val="-5"/>
        </w:rPr>
        <w:t xml:space="preserve"> </w:t>
      </w:r>
      <w:r>
        <w:t>users</w:t>
      </w:r>
      <w:r>
        <w:rPr>
          <w:spacing w:val="-5"/>
        </w:rPr>
        <w:t xml:space="preserve"> </w:t>
      </w:r>
      <w:r>
        <w:t>to</w:t>
      </w:r>
      <w:r>
        <w:rPr>
          <w:spacing w:val="-5"/>
        </w:rPr>
        <w:t xml:space="preserve"> </w:t>
      </w:r>
      <w:r>
        <w:t>identify</w:t>
      </w:r>
      <w:r>
        <w:rPr>
          <w:spacing w:val="-5"/>
        </w:rPr>
        <w:t xml:space="preserve"> </w:t>
      </w:r>
      <w:r>
        <w:t>the</w:t>
      </w:r>
      <w:r>
        <w:rPr>
          <w:spacing w:val="-5"/>
        </w:rPr>
        <w:t xml:space="preserve"> </w:t>
      </w:r>
      <w:r>
        <w:t>variable</w:t>
      </w:r>
      <w:r>
        <w:rPr>
          <w:spacing w:val="-5"/>
        </w:rPr>
        <w:t xml:space="preserve"> </w:t>
      </w:r>
      <w:r>
        <w:t>and</w:t>
      </w:r>
      <w:r>
        <w:rPr>
          <w:spacing w:val="-5"/>
        </w:rPr>
        <w:t xml:space="preserve"> </w:t>
      </w:r>
      <w:r>
        <w:t>concept</w:t>
      </w:r>
      <w:r>
        <w:rPr>
          <w:spacing w:val="-5"/>
        </w:rPr>
        <w:t xml:space="preserve"> </w:t>
      </w:r>
      <w:r>
        <w:t>at</w:t>
      </w:r>
      <w:r>
        <w:rPr>
          <w:spacing w:val="-5"/>
        </w:rPr>
        <w:t xml:space="preserve"> </w:t>
      </w:r>
      <w:r>
        <w:t>hand.</w:t>
      </w:r>
      <w:r>
        <w:rPr>
          <w:spacing w:val="13"/>
        </w:rPr>
        <w:t xml:space="preserve"> </w:t>
      </w:r>
      <w:r>
        <w:t>It</w:t>
      </w:r>
      <w:r>
        <w:rPr>
          <w:spacing w:val="-5"/>
        </w:rPr>
        <w:t xml:space="preserve"> </w:t>
      </w:r>
      <w:r>
        <w:t>is</w:t>
      </w:r>
      <w:r>
        <w:rPr>
          <w:spacing w:val="-5"/>
        </w:rPr>
        <w:t xml:space="preserve"> </w:t>
      </w:r>
      <w:r>
        <w:t>also</w:t>
      </w:r>
      <w:r>
        <w:rPr>
          <w:spacing w:val="-5"/>
        </w:rPr>
        <w:t xml:space="preserve"> </w:t>
      </w:r>
      <w:r>
        <w:t>designed</w:t>
      </w:r>
      <w:r>
        <w:rPr>
          <w:spacing w:val="-5"/>
        </w:rPr>
        <w:t xml:space="preserve"> </w:t>
      </w:r>
      <w:r>
        <w:t>to</w:t>
      </w:r>
      <w:r>
        <w:rPr>
          <w:spacing w:val="-5"/>
        </w:rPr>
        <w:t xml:space="preserve"> </w:t>
      </w:r>
      <w:r>
        <w:t>indicate information about the specific warehouse section and sector, as well as section-specific information.</w:t>
      </w:r>
      <w:r>
        <w:rPr>
          <w:spacing w:val="40"/>
        </w:rPr>
        <w:t xml:space="preserve"> </w:t>
      </w:r>
      <w:r>
        <w:t xml:space="preserve">Each </w:t>
      </w:r>
      <w:proofErr w:type="spellStart"/>
      <w:r>
        <w:rPr>
          <w:i/>
        </w:rPr>
        <w:t>varcode</w:t>
      </w:r>
      <w:proofErr w:type="spellEnd"/>
      <w:r>
        <w:rPr>
          <w:i/>
        </w:rPr>
        <w:t xml:space="preserve"> </w:t>
      </w:r>
      <w:r>
        <w:t>variable has a pre-determined structure, and consists of five main components:</w:t>
      </w:r>
      <w:r>
        <w:rPr>
          <w:spacing w:val="40"/>
        </w:rPr>
        <w:t xml:space="preserve"> </w:t>
      </w:r>
      <w:r>
        <w:t>Section, Sector, Variable Type, Concept, and Section-Specific info.</w:t>
      </w:r>
    </w:p>
    <w:p w14:paraId="435F17ED" w14:textId="77777777" w:rsidR="00620CF6" w:rsidRDefault="00620CF6">
      <w:pPr>
        <w:pStyle w:val="BodyText"/>
      </w:pPr>
    </w:p>
    <w:p w14:paraId="3225C0A8" w14:textId="77777777" w:rsidR="00620CF6" w:rsidRDefault="00620CF6">
      <w:pPr>
        <w:pStyle w:val="BodyText"/>
        <w:spacing w:before="3"/>
        <w:rPr>
          <w:sz w:val="15"/>
        </w:rPr>
      </w:pPr>
    </w:p>
    <w:p w14:paraId="6D5CB389" w14:textId="77777777" w:rsidR="00620CF6" w:rsidRDefault="00620CF6">
      <w:pPr>
        <w:rPr>
          <w:sz w:val="15"/>
        </w:rPr>
        <w:sectPr w:rsidR="00620CF6" w:rsidSect="00D60468">
          <w:pgSz w:w="12240" w:h="15840"/>
          <w:pgMar w:top="1320" w:right="1100" w:bottom="280" w:left="1300" w:header="720" w:footer="720" w:gutter="0"/>
          <w:cols w:space="720"/>
        </w:sectPr>
      </w:pPr>
    </w:p>
    <w:p w14:paraId="18608C0D" w14:textId="77777777" w:rsidR="00620CF6" w:rsidRDefault="00000000">
      <w:pPr>
        <w:spacing w:before="60"/>
        <w:jc w:val="right"/>
        <w:rPr>
          <w:rFonts w:ascii="Cambria" w:eastAsia="Cambria" w:hAnsi="Cambria"/>
          <w:sz w:val="20"/>
        </w:rPr>
      </w:pPr>
      <w:r>
        <w:rPr>
          <w:rFonts w:ascii="Cambria" w:eastAsia="Cambria" w:hAnsi="Cambria"/>
          <w:spacing w:val="-129"/>
          <w:w w:val="119"/>
          <w:sz w:val="20"/>
        </w:rPr>
        <w:t>𝐴</w:t>
      </w:r>
      <w:r>
        <w:rPr>
          <w:rFonts w:ascii="Cambria" w:eastAsia="Cambria" w:hAnsi="Cambria"/>
          <w:spacing w:val="-5"/>
          <w:w w:val="81"/>
          <w:sz w:val="20"/>
        </w:rPr>
        <w:t>⏟</w:t>
      </w:r>
    </w:p>
    <w:p w14:paraId="4AE99D2C" w14:textId="77777777" w:rsidR="00620CF6" w:rsidRDefault="00000000">
      <w:pPr>
        <w:spacing w:before="60"/>
        <w:ind w:left="216" w:right="24"/>
        <w:rPr>
          <w:rFonts w:ascii="Cambria" w:eastAsia="Cambria" w:hAnsi="Cambria"/>
          <w:sz w:val="20"/>
        </w:rPr>
      </w:pPr>
      <w:r>
        <w:br w:type="column"/>
      </w:r>
      <w:r>
        <w:rPr>
          <w:rFonts w:ascii="Cambria" w:eastAsia="Cambria" w:hAnsi="Cambria"/>
          <w:spacing w:val="-10"/>
          <w:w w:val="145"/>
          <w:sz w:val="20"/>
        </w:rPr>
        <w:t>−</w:t>
      </w:r>
      <w:r>
        <w:rPr>
          <w:rFonts w:ascii="Cambria" w:eastAsia="Cambria" w:hAnsi="Cambria"/>
          <w:spacing w:val="40"/>
          <w:w w:val="145"/>
          <w:sz w:val="20"/>
        </w:rPr>
        <w:t xml:space="preserve"> </w:t>
      </w:r>
      <w:r>
        <w:rPr>
          <w:rFonts w:ascii="Cambria" w:eastAsia="Cambria" w:hAnsi="Cambria"/>
          <w:spacing w:val="-212"/>
          <w:w w:val="113"/>
          <w:sz w:val="20"/>
        </w:rPr>
        <w:t>𝐵</w:t>
      </w:r>
      <w:r>
        <w:rPr>
          <w:rFonts w:ascii="Cambria" w:eastAsia="Cambria" w:hAnsi="Cambria"/>
          <w:spacing w:val="-218"/>
          <w:w w:val="239"/>
          <w:sz w:val="20"/>
        </w:rPr>
        <w:t>⏟</w:t>
      </w:r>
    </w:p>
    <w:p w14:paraId="7F3F81A3" w14:textId="77777777" w:rsidR="00620CF6" w:rsidRDefault="00000000">
      <w:pPr>
        <w:tabs>
          <w:tab w:val="left" w:pos="516"/>
        </w:tabs>
        <w:spacing w:before="64"/>
        <w:ind w:left="74"/>
        <w:rPr>
          <w:rFonts w:ascii="Cambria" w:eastAsia="Cambria" w:hAnsi="Cambria"/>
          <w:sz w:val="20"/>
        </w:rPr>
      </w:pPr>
      <w:r>
        <w:br w:type="column"/>
      </w:r>
      <w:r>
        <w:rPr>
          <w:rFonts w:ascii="Cambria" w:eastAsia="Cambria" w:hAnsi="Cambria"/>
          <w:spacing w:val="-10"/>
          <w:w w:val="150"/>
          <w:sz w:val="20"/>
        </w:rPr>
        <w:t>−</w:t>
      </w:r>
      <w:r>
        <w:rPr>
          <w:rFonts w:ascii="Cambria" w:eastAsia="Cambria" w:hAnsi="Cambria"/>
          <w:sz w:val="20"/>
        </w:rPr>
        <w:tab/>
      </w:r>
      <w:r>
        <w:rPr>
          <w:rFonts w:ascii="Cambria" w:eastAsia="Cambria" w:hAnsi="Cambria"/>
          <w:spacing w:val="-159"/>
          <w:w w:val="109"/>
          <w:sz w:val="20"/>
        </w:rPr>
        <w:t>𝐶</w:t>
      </w:r>
      <w:r>
        <w:rPr>
          <w:rFonts w:ascii="Cambria" w:eastAsia="Cambria" w:hAnsi="Cambria"/>
          <w:spacing w:val="-331"/>
          <w:w w:val="312"/>
          <w:sz w:val="20"/>
        </w:rPr>
        <w:t>⏟</w:t>
      </w:r>
      <w:r>
        <w:rPr>
          <w:rFonts w:ascii="Cambria" w:eastAsia="Cambria" w:hAnsi="Cambria"/>
          <w:spacing w:val="-39"/>
          <w:w w:val="109"/>
          <w:sz w:val="20"/>
        </w:rPr>
        <w:t>𝐶</w:t>
      </w:r>
    </w:p>
    <w:p w14:paraId="425D568E" w14:textId="77777777" w:rsidR="00620CF6" w:rsidRDefault="00000000">
      <w:pPr>
        <w:tabs>
          <w:tab w:val="left" w:pos="1980"/>
        </w:tabs>
        <w:spacing w:before="60"/>
        <w:ind w:left="261"/>
        <w:rPr>
          <w:rFonts w:ascii="Cambria" w:eastAsia="Cambria" w:hAnsi="Cambria"/>
          <w:sz w:val="20"/>
        </w:rPr>
      </w:pPr>
      <w:r>
        <w:br w:type="column"/>
      </w:r>
      <w:r>
        <w:rPr>
          <w:rFonts w:ascii="Cambria" w:eastAsia="Cambria" w:hAnsi="Cambria"/>
          <w:w w:val="150"/>
          <w:sz w:val="20"/>
        </w:rPr>
        <w:t>−</w:t>
      </w:r>
      <w:r>
        <w:rPr>
          <w:rFonts w:ascii="Cambria" w:eastAsia="Cambria" w:hAnsi="Cambria"/>
          <w:spacing w:val="-5"/>
          <w:w w:val="150"/>
          <w:sz w:val="20"/>
        </w:rPr>
        <w:t xml:space="preserve"> </w:t>
      </w:r>
      <w:r>
        <w:rPr>
          <w:rFonts w:ascii="Cambria" w:eastAsia="Cambria" w:hAnsi="Cambria"/>
          <w:spacing w:val="-165"/>
          <w:w w:val="113"/>
          <w:sz w:val="20"/>
        </w:rPr>
        <w:t>𝐷</w:t>
      </w:r>
      <w:r>
        <w:rPr>
          <w:rFonts w:ascii="Cambria" w:eastAsia="Cambria" w:hAnsi="Cambria"/>
          <w:spacing w:val="-92"/>
          <w:w w:val="155"/>
          <w:sz w:val="20"/>
        </w:rPr>
        <w:t>⏟</w:t>
      </w:r>
      <w:r>
        <w:rPr>
          <w:rFonts w:ascii="Cambria" w:eastAsia="Cambria" w:hAnsi="Cambria"/>
          <w:spacing w:val="-141"/>
          <w:w w:val="154"/>
          <w:sz w:val="20"/>
        </w:rPr>
        <w:t>⏟</w:t>
      </w:r>
      <w:r>
        <w:rPr>
          <w:rFonts w:ascii="Cambria" w:eastAsia="Cambria" w:hAnsi="Cambria"/>
          <w:spacing w:val="-116"/>
          <w:w w:val="113"/>
          <w:sz w:val="20"/>
        </w:rPr>
        <w:t>𝐷</w:t>
      </w:r>
      <w:r>
        <w:rPr>
          <w:rFonts w:ascii="Cambria" w:eastAsia="Cambria" w:hAnsi="Cambria"/>
          <w:spacing w:val="-283"/>
          <w:w w:val="317"/>
          <w:sz w:val="20"/>
        </w:rPr>
        <w:t>⏟</w:t>
      </w:r>
      <w:r>
        <w:rPr>
          <w:rFonts w:ascii="Cambria" w:eastAsia="Cambria" w:hAnsi="Cambria"/>
          <w:w w:val="113"/>
          <w:sz w:val="20"/>
        </w:rPr>
        <w:t>𝐷</w:t>
      </w:r>
      <w:r>
        <w:rPr>
          <w:rFonts w:ascii="Cambria" w:eastAsia="Cambria" w:hAnsi="Cambria"/>
          <w:spacing w:val="-140"/>
          <w:w w:val="113"/>
          <w:sz w:val="20"/>
        </w:rPr>
        <w:t>𝐷</w:t>
      </w:r>
      <w:commentRangeStart w:id="21"/>
      <w:r>
        <w:rPr>
          <w:rFonts w:ascii="Cambria" w:eastAsia="Cambria" w:hAnsi="Cambria"/>
          <w:spacing w:val="-92"/>
          <w:w w:val="154"/>
          <w:sz w:val="20"/>
        </w:rPr>
        <w:t>⏟</w:t>
      </w:r>
      <w:r>
        <w:rPr>
          <w:rFonts w:ascii="Cambria" w:eastAsia="Cambria" w:hAnsi="Cambria"/>
          <w:spacing w:val="-167"/>
          <w:w w:val="155"/>
          <w:sz w:val="20"/>
        </w:rPr>
        <w:t>⏟</w:t>
      </w:r>
      <w:r>
        <w:rPr>
          <w:rFonts w:ascii="Cambria" w:eastAsia="Cambria" w:hAnsi="Cambria"/>
          <w:w w:val="113"/>
          <w:sz w:val="20"/>
        </w:rPr>
        <w:t>𝐷</w:t>
      </w:r>
      <w:commentRangeEnd w:id="21"/>
      <w:r w:rsidR="003A075B">
        <w:rPr>
          <w:rStyle w:val="CommentReference"/>
        </w:rPr>
        <w:commentReference w:id="21"/>
      </w:r>
      <w:r>
        <w:rPr>
          <w:rFonts w:ascii="Cambria" w:eastAsia="Cambria" w:hAnsi="Cambria"/>
          <w:spacing w:val="-2"/>
          <w:w w:val="150"/>
          <w:sz w:val="20"/>
        </w:rPr>
        <w:t xml:space="preserve"> </w:t>
      </w:r>
      <w:r>
        <w:rPr>
          <w:rFonts w:ascii="Cambria" w:eastAsia="Cambria" w:hAnsi="Cambria"/>
          <w:spacing w:val="-10"/>
          <w:w w:val="150"/>
          <w:sz w:val="20"/>
        </w:rPr>
        <w:t>−</w:t>
      </w:r>
      <w:r>
        <w:rPr>
          <w:rFonts w:ascii="Cambria" w:eastAsia="Cambria" w:hAnsi="Cambria"/>
          <w:sz w:val="20"/>
        </w:rPr>
        <w:tab/>
      </w:r>
      <w:r>
        <w:rPr>
          <w:rFonts w:ascii="Cambria" w:eastAsia="Cambria" w:hAnsi="Cambria"/>
          <w:spacing w:val="-141"/>
          <w:w w:val="112"/>
          <w:sz w:val="20"/>
        </w:rPr>
        <w:t>𝑍</w:t>
      </w:r>
      <w:r>
        <w:rPr>
          <w:rFonts w:ascii="Cambria" w:eastAsia="Cambria" w:hAnsi="Cambria"/>
          <w:spacing w:val="-155"/>
          <w:w w:val="239"/>
          <w:sz w:val="20"/>
        </w:rPr>
        <w:t>⏟</w:t>
      </w:r>
      <w:r>
        <w:rPr>
          <w:rFonts w:ascii="Cambria" w:eastAsia="Cambria" w:hAnsi="Cambria"/>
          <w:spacing w:val="-5"/>
          <w:w w:val="112"/>
          <w:sz w:val="20"/>
        </w:rPr>
        <w:t>𝑍</w:t>
      </w:r>
    </w:p>
    <w:p w14:paraId="11CE67AC" w14:textId="77777777" w:rsidR="00620CF6" w:rsidRDefault="00620CF6">
      <w:pPr>
        <w:rPr>
          <w:rFonts w:ascii="Cambria" w:eastAsia="Cambria" w:hAnsi="Cambria"/>
          <w:sz w:val="20"/>
        </w:rPr>
        <w:sectPr w:rsidR="00620CF6" w:rsidSect="00D60468">
          <w:type w:val="continuous"/>
          <w:pgSz w:w="12240" w:h="15840"/>
          <w:pgMar w:top="1620" w:right="1100" w:bottom="280" w:left="1300" w:header="720" w:footer="720" w:gutter="0"/>
          <w:cols w:num="4" w:space="720" w:equalWidth="0">
            <w:col w:w="2660" w:space="40"/>
            <w:col w:w="789" w:space="39"/>
            <w:col w:w="974" w:space="40"/>
            <w:col w:w="5298"/>
          </w:cols>
        </w:sectPr>
      </w:pPr>
    </w:p>
    <w:p w14:paraId="366BDC0B" w14:textId="77777777" w:rsidR="00620CF6" w:rsidRDefault="00000000">
      <w:pPr>
        <w:spacing w:before="20"/>
        <w:jc w:val="right"/>
        <w:rPr>
          <w:rFonts w:ascii="Cambria" w:eastAsia="Cambria"/>
          <w:sz w:val="14"/>
        </w:rPr>
      </w:pPr>
      <w:r>
        <w:rPr>
          <w:rFonts w:ascii="Cambria" w:eastAsia="Cambria"/>
          <w:spacing w:val="-2"/>
          <w:w w:val="115"/>
          <w:sz w:val="14"/>
        </w:rPr>
        <w:t>𝑆𝑒𝑐𝑡𝑖𝑜𝑛</w:t>
      </w:r>
    </w:p>
    <w:p w14:paraId="62E5726D" w14:textId="77777777" w:rsidR="00620CF6" w:rsidRDefault="00000000">
      <w:pPr>
        <w:spacing w:before="27"/>
        <w:ind w:left="181"/>
        <w:rPr>
          <w:rFonts w:ascii="Cambria" w:eastAsia="Cambria"/>
          <w:sz w:val="14"/>
        </w:rPr>
      </w:pPr>
      <w:r>
        <w:br w:type="column"/>
      </w:r>
      <w:r>
        <w:rPr>
          <w:rFonts w:ascii="Cambria" w:eastAsia="Cambria"/>
          <w:spacing w:val="-2"/>
          <w:w w:val="110"/>
          <w:sz w:val="14"/>
        </w:rPr>
        <w:t>𝑆𝑒𝑐𝑡𝑜𝑟</w:t>
      </w:r>
    </w:p>
    <w:p w14:paraId="1763B709" w14:textId="77777777" w:rsidR="00620CF6" w:rsidRDefault="00000000">
      <w:pPr>
        <w:spacing w:before="31"/>
        <w:ind w:left="182"/>
        <w:rPr>
          <w:rFonts w:ascii="Cambria" w:eastAsia="Cambria"/>
          <w:sz w:val="14"/>
        </w:rPr>
      </w:pPr>
      <w:r>
        <w:br w:type="column"/>
      </w:r>
      <w:r>
        <w:rPr>
          <w:rFonts w:ascii="Cambria" w:eastAsia="Cambria"/>
          <w:w w:val="105"/>
          <w:sz w:val="14"/>
        </w:rPr>
        <w:t>𝑉</w:t>
      </w:r>
      <w:r>
        <w:rPr>
          <w:rFonts w:ascii="Cambria" w:eastAsia="Cambria"/>
          <w:spacing w:val="-9"/>
          <w:w w:val="105"/>
          <w:sz w:val="14"/>
        </w:rPr>
        <w:t xml:space="preserve"> </w:t>
      </w:r>
      <w:r>
        <w:rPr>
          <w:rFonts w:ascii="Cambria" w:eastAsia="Cambria"/>
          <w:w w:val="105"/>
          <w:sz w:val="14"/>
        </w:rPr>
        <w:t>𝑎𝑟𝑖𝑎𝑏𝑙𝑒𝑇</w:t>
      </w:r>
      <w:r>
        <w:rPr>
          <w:rFonts w:ascii="Cambria" w:eastAsia="Cambria"/>
          <w:spacing w:val="40"/>
          <w:w w:val="105"/>
          <w:sz w:val="14"/>
        </w:rPr>
        <w:t xml:space="preserve"> </w:t>
      </w:r>
      <w:r>
        <w:rPr>
          <w:rFonts w:ascii="Cambria" w:eastAsia="Cambria"/>
          <w:spacing w:val="-4"/>
          <w:w w:val="105"/>
          <w:sz w:val="14"/>
        </w:rPr>
        <w:t>𝑦𝑝𝑒</w:t>
      </w:r>
    </w:p>
    <w:p w14:paraId="67719C46" w14:textId="77777777" w:rsidR="00620CF6" w:rsidRDefault="00000000">
      <w:pPr>
        <w:spacing w:before="34"/>
        <w:ind w:left="301"/>
        <w:rPr>
          <w:rFonts w:ascii="Cambria" w:eastAsia="Cambria"/>
          <w:sz w:val="14"/>
        </w:rPr>
      </w:pPr>
      <w:r>
        <w:br w:type="column"/>
      </w:r>
      <w:r>
        <w:rPr>
          <w:rFonts w:ascii="Cambria" w:eastAsia="Cambria"/>
          <w:spacing w:val="-2"/>
          <w:w w:val="115"/>
          <w:sz w:val="14"/>
        </w:rPr>
        <w:t>𝐶𝑜𝑛𝑐𝑒𝑝𝑡</w:t>
      </w:r>
    </w:p>
    <w:p w14:paraId="0C8518A0" w14:textId="77777777" w:rsidR="00620CF6" w:rsidRDefault="00000000">
      <w:pPr>
        <w:spacing w:before="27"/>
        <w:ind w:left="301"/>
        <w:rPr>
          <w:rFonts w:ascii="Cambria" w:eastAsia="Cambria" w:hAnsi="Cambria"/>
          <w:sz w:val="14"/>
        </w:rPr>
      </w:pPr>
      <w:r>
        <w:br w:type="column"/>
      </w:r>
      <w:r>
        <w:rPr>
          <w:rFonts w:ascii="Cambria" w:eastAsia="Cambria" w:hAnsi="Cambria"/>
          <w:spacing w:val="-2"/>
          <w:w w:val="115"/>
          <w:sz w:val="14"/>
        </w:rPr>
        <w:t>𝑆𝑒𝑐𝑡𝑖𝑜𝑛−𝑆𝑝𝑒𝑐𝑖𝑓𝑖𝑐</w:t>
      </w:r>
    </w:p>
    <w:p w14:paraId="690E7AE1" w14:textId="77777777" w:rsidR="00620CF6" w:rsidRDefault="00620CF6">
      <w:pPr>
        <w:rPr>
          <w:rFonts w:ascii="Cambria" w:eastAsia="Cambria" w:hAnsi="Cambria"/>
          <w:sz w:val="14"/>
        </w:rPr>
        <w:sectPr w:rsidR="00620CF6" w:rsidSect="00D60468">
          <w:type w:val="continuous"/>
          <w:pgSz w:w="12240" w:h="15840"/>
          <w:pgMar w:top="1620" w:right="1100" w:bottom="280" w:left="1300" w:header="720" w:footer="720" w:gutter="0"/>
          <w:cols w:num="5" w:space="720" w:equalWidth="0">
            <w:col w:w="2883" w:space="40"/>
            <w:col w:w="646" w:space="39"/>
            <w:col w:w="1162" w:space="40"/>
            <w:col w:w="891" w:space="39"/>
            <w:col w:w="4100"/>
          </w:cols>
        </w:sectPr>
      </w:pPr>
    </w:p>
    <w:p w14:paraId="6B8CF1E3" w14:textId="77777777" w:rsidR="00620CF6" w:rsidRDefault="00620CF6">
      <w:pPr>
        <w:pStyle w:val="BodyText"/>
        <w:spacing w:before="10"/>
        <w:rPr>
          <w:rFonts w:ascii="Cambria"/>
          <w:sz w:val="14"/>
        </w:rPr>
      </w:pPr>
    </w:p>
    <w:p w14:paraId="19287DBD" w14:textId="77777777" w:rsidR="00620CF6" w:rsidRDefault="00000000">
      <w:pPr>
        <w:pStyle w:val="BodyText"/>
        <w:spacing w:before="115" w:line="355" w:lineRule="auto"/>
        <w:ind w:left="117" w:right="315"/>
        <w:jc w:val="both"/>
      </w:pPr>
      <w:r>
        <w:t>The first 1-digit component, Section, defines the broad section in which the variable belongs, such as the Wealth Inequality Trends or the Wealth Topography section.</w:t>
      </w:r>
    </w:p>
    <w:p w14:paraId="416C8145" w14:textId="2A52C352" w:rsidR="00620CF6" w:rsidRDefault="00000000">
      <w:pPr>
        <w:pStyle w:val="BodyText"/>
        <w:spacing w:before="118" w:line="355" w:lineRule="auto"/>
        <w:ind w:left="117" w:right="315"/>
        <w:jc w:val="both"/>
      </w:pPr>
      <w:r>
        <w:t>The</w:t>
      </w:r>
      <w:r>
        <w:rPr>
          <w:spacing w:val="-9"/>
        </w:rPr>
        <w:t xml:space="preserve"> </w:t>
      </w:r>
      <w:r>
        <w:t>2-digit</w:t>
      </w:r>
      <w:r>
        <w:rPr>
          <w:spacing w:val="-8"/>
        </w:rPr>
        <w:t xml:space="preserve"> </w:t>
      </w:r>
      <w:r>
        <w:t>Sector</w:t>
      </w:r>
      <w:r>
        <w:rPr>
          <w:spacing w:val="-8"/>
        </w:rPr>
        <w:t xml:space="preserve"> </w:t>
      </w:r>
      <w:r>
        <w:t>component</w:t>
      </w:r>
      <w:r>
        <w:rPr>
          <w:spacing w:val="-9"/>
        </w:rPr>
        <w:t xml:space="preserve"> </w:t>
      </w:r>
      <w:r>
        <w:t>provides</w:t>
      </w:r>
      <w:r>
        <w:rPr>
          <w:spacing w:val="-9"/>
        </w:rPr>
        <w:t xml:space="preserve"> </w:t>
      </w:r>
      <w:r>
        <w:t>additional</w:t>
      </w:r>
      <w:r>
        <w:rPr>
          <w:spacing w:val="-8"/>
        </w:rPr>
        <w:t xml:space="preserve"> </w:t>
      </w:r>
      <w:r>
        <w:t>granularity,</w:t>
      </w:r>
      <w:r>
        <w:rPr>
          <w:spacing w:val="-8"/>
        </w:rPr>
        <w:t xml:space="preserve"> </w:t>
      </w:r>
      <w:r>
        <w:t>such</w:t>
      </w:r>
      <w:r>
        <w:rPr>
          <w:spacing w:val="-9"/>
        </w:rPr>
        <w:t xml:space="preserve"> </w:t>
      </w:r>
      <w:r>
        <w:t>as</w:t>
      </w:r>
      <w:r>
        <w:rPr>
          <w:spacing w:val="-8"/>
        </w:rPr>
        <w:t xml:space="preserve"> </w:t>
      </w:r>
      <w:r>
        <w:t>the</w:t>
      </w:r>
      <w:r>
        <w:rPr>
          <w:spacing w:val="-8"/>
        </w:rPr>
        <w:t xml:space="preserve"> </w:t>
      </w:r>
      <w:r>
        <w:t>specific</w:t>
      </w:r>
      <w:r>
        <w:rPr>
          <w:spacing w:val="-9"/>
        </w:rPr>
        <w:t xml:space="preserve"> </w:t>
      </w:r>
      <w:r>
        <w:t>institutional</w:t>
      </w:r>
      <w:r>
        <w:rPr>
          <w:spacing w:val="-8"/>
        </w:rPr>
        <w:t xml:space="preserve"> </w:t>
      </w:r>
      <w:r>
        <w:t>sector</w:t>
      </w:r>
      <w:r>
        <w:rPr>
          <w:spacing w:val="-8"/>
        </w:rPr>
        <w:t xml:space="preserve"> </w:t>
      </w:r>
      <w:r>
        <w:t>being measured,</w:t>
      </w:r>
      <w:r>
        <w:rPr>
          <w:spacing w:val="-3"/>
        </w:rPr>
        <w:t xml:space="preserve"> </w:t>
      </w:r>
      <w:r>
        <w:t>e.g.,</w:t>
      </w:r>
      <w:r>
        <w:rPr>
          <w:spacing w:val="-3"/>
        </w:rPr>
        <w:t xml:space="preserve"> </w:t>
      </w:r>
      <w:r>
        <w:t>the</w:t>
      </w:r>
      <w:r>
        <w:rPr>
          <w:spacing w:val="-3"/>
        </w:rPr>
        <w:t xml:space="preserve"> </w:t>
      </w:r>
      <w:r>
        <w:t>Household</w:t>
      </w:r>
      <w:r>
        <w:rPr>
          <w:spacing w:val="-3"/>
        </w:rPr>
        <w:t xml:space="preserve"> </w:t>
      </w:r>
      <w:r>
        <w:t>sector</w:t>
      </w:r>
      <w:r>
        <w:rPr>
          <w:spacing w:val="-3"/>
        </w:rPr>
        <w:t xml:space="preserve"> </w:t>
      </w:r>
      <w:r>
        <w:t>including</w:t>
      </w:r>
      <w:r>
        <w:rPr>
          <w:spacing w:val="-3"/>
        </w:rPr>
        <w:t xml:space="preserve"> </w:t>
      </w:r>
      <w:r>
        <w:t>the</w:t>
      </w:r>
      <w:r>
        <w:rPr>
          <w:spacing w:val="-3"/>
        </w:rPr>
        <w:t xml:space="preserve"> </w:t>
      </w:r>
      <w:r>
        <w:t>Non-Profit</w:t>
      </w:r>
      <w:r>
        <w:rPr>
          <w:spacing w:val="-3"/>
        </w:rPr>
        <w:t xml:space="preserve"> </w:t>
      </w:r>
      <w:r>
        <w:t>Institutions</w:t>
      </w:r>
      <w:r>
        <w:rPr>
          <w:spacing w:val="-3"/>
        </w:rPr>
        <w:t xml:space="preserve"> </w:t>
      </w:r>
      <w:r>
        <w:t>Serving</w:t>
      </w:r>
      <w:r>
        <w:rPr>
          <w:spacing w:val="-3"/>
        </w:rPr>
        <w:t xml:space="preserve"> </w:t>
      </w:r>
      <w:r>
        <w:t>Households.</w:t>
      </w:r>
      <w:ins w:id="22" w:author="Luca Giangregorio" w:date="2024-05-10T10:34:00Z">
        <w:r w:rsidR="003A075B">
          <w:t>, o</w:t>
        </w:r>
      </w:ins>
      <w:ins w:id="23" w:author="Luca Giangregorio" w:date="2024-05-10T10:35:00Z">
        <w:r w:rsidR="003A075B">
          <w:t xml:space="preserve">r </w:t>
        </w:r>
      </w:ins>
      <w:ins w:id="24" w:author="Luca Giangregorio" w:date="2024-05-10T10:37:00Z">
        <w:r w:rsidR="003A075B">
          <w:t xml:space="preserve">the </w:t>
        </w:r>
      </w:ins>
      <w:ins w:id="25" w:author="Luca Giangregorio" w:date="2024-05-10T10:36:00Z">
        <w:r w:rsidR="003A075B">
          <w:t>levels</w:t>
        </w:r>
      </w:ins>
      <w:ins w:id="26" w:author="Luca Giangregorio" w:date="2024-05-10T10:37:00Z">
        <w:r w:rsidR="003A075B">
          <w:t xml:space="preserve"> of </w:t>
        </w:r>
      </w:ins>
      <w:ins w:id="27" w:author="Luca Giangregorio" w:date="2024-05-10T10:36:00Z">
        <w:r w:rsidR="003A075B">
          <w:t>kinships to which a given tax applies</w:t>
        </w:r>
      </w:ins>
      <w:ins w:id="28" w:author="Luca Giangregorio" w:date="2024-05-10T10:37:00Z">
        <w:r w:rsidR="003A075B">
          <w:t xml:space="preserve">. </w:t>
        </w:r>
      </w:ins>
    </w:p>
    <w:p w14:paraId="7AA80416" w14:textId="77777777" w:rsidR="00620CF6" w:rsidRDefault="00000000">
      <w:pPr>
        <w:pStyle w:val="BodyText"/>
        <w:spacing w:before="118" w:line="355" w:lineRule="auto"/>
        <w:ind w:left="117" w:right="315"/>
        <w:jc w:val="both"/>
      </w:pPr>
      <w:r>
        <w:t>The</w:t>
      </w:r>
      <w:r>
        <w:rPr>
          <w:spacing w:val="-10"/>
        </w:rPr>
        <w:t xml:space="preserve"> </w:t>
      </w:r>
      <w:r>
        <w:t>3-digit</w:t>
      </w:r>
      <w:r>
        <w:rPr>
          <w:spacing w:val="-9"/>
        </w:rPr>
        <w:t xml:space="preserve"> </w:t>
      </w:r>
      <w:r>
        <w:t>Variable</w:t>
      </w:r>
      <w:r>
        <w:rPr>
          <w:spacing w:val="-10"/>
        </w:rPr>
        <w:t xml:space="preserve"> </w:t>
      </w:r>
      <w:r>
        <w:t>Type</w:t>
      </w:r>
      <w:r>
        <w:rPr>
          <w:spacing w:val="-9"/>
        </w:rPr>
        <w:t xml:space="preserve"> </w:t>
      </w:r>
      <w:r>
        <w:t>component</w:t>
      </w:r>
      <w:r>
        <w:rPr>
          <w:spacing w:val="-10"/>
        </w:rPr>
        <w:t xml:space="preserve"> </w:t>
      </w:r>
      <w:r>
        <w:t>denotes</w:t>
      </w:r>
      <w:r>
        <w:rPr>
          <w:spacing w:val="-10"/>
        </w:rPr>
        <w:t xml:space="preserve"> </w:t>
      </w:r>
      <w:r>
        <w:t>the</w:t>
      </w:r>
      <w:r>
        <w:rPr>
          <w:spacing w:val="-9"/>
        </w:rPr>
        <w:t xml:space="preserve"> </w:t>
      </w:r>
      <w:r>
        <w:t>type</w:t>
      </w:r>
      <w:r>
        <w:rPr>
          <w:spacing w:val="-9"/>
        </w:rPr>
        <w:t xml:space="preserve"> </w:t>
      </w:r>
      <w:r>
        <w:t>of</w:t>
      </w:r>
      <w:r>
        <w:rPr>
          <w:spacing w:val="-10"/>
        </w:rPr>
        <w:t xml:space="preserve"> </w:t>
      </w:r>
      <w:r>
        <w:t>variable</w:t>
      </w:r>
      <w:r>
        <w:rPr>
          <w:spacing w:val="-10"/>
        </w:rPr>
        <w:t xml:space="preserve"> </w:t>
      </w:r>
      <w:r>
        <w:t>being</w:t>
      </w:r>
      <w:r>
        <w:rPr>
          <w:spacing w:val="-9"/>
        </w:rPr>
        <w:t xml:space="preserve"> </w:t>
      </w:r>
      <w:r>
        <w:t>measured,</w:t>
      </w:r>
      <w:r>
        <w:rPr>
          <w:spacing w:val="-9"/>
        </w:rPr>
        <w:t xml:space="preserve"> </w:t>
      </w:r>
      <w:r>
        <w:t>e.g.,</w:t>
      </w:r>
      <w:r>
        <w:rPr>
          <w:spacing w:val="-9"/>
        </w:rPr>
        <w:t xml:space="preserve"> </w:t>
      </w:r>
      <w:r>
        <w:t>the</w:t>
      </w:r>
      <w:r>
        <w:rPr>
          <w:spacing w:val="-9"/>
        </w:rPr>
        <w:t xml:space="preserve"> </w:t>
      </w:r>
      <w:r>
        <w:t>Gini</w:t>
      </w:r>
      <w:r>
        <w:rPr>
          <w:spacing w:val="-9"/>
        </w:rPr>
        <w:t xml:space="preserve"> </w:t>
      </w:r>
      <w:r>
        <w:t>coeﬀicient, Top or Bottom shares, a tax threshold or aggregate wealth.</w:t>
      </w:r>
    </w:p>
    <w:p w14:paraId="1AB1BFE6" w14:textId="77777777" w:rsidR="00620CF6" w:rsidRDefault="00000000">
      <w:pPr>
        <w:pStyle w:val="BodyText"/>
        <w:spacing w:before="118" w:line="355" w:lineRule="auto"/>
        <w:ind w:left="117" w:right="315"/>
        <w:jc w:val="both"/>
      </w:pPr>
      <w:r>
        <w:t>The 6-digit Concept component provides more detailed information about the variable being measured, such as the specific metric being used, while the 2-digit Section-Specific component can be used to further characterize the variable within a particular section of the warehouse (e.g., in the context of the Estate, Inheritance,</w:t>
      </w:r>
      <w:r>
        <w:rPr>
          <w:spacing w:val="-3"/>
        </w:rPr>
        <w:t xml:space="preserve"> </w:t>
      </w:r>
      <w:r>
        <w:t>and</w:t>
      </w:r>
      <w:r>
        <w:rPr>
          <w:spacing w:val="-4"/>
        </w:rPr>
        <w:t xml:space="preserve"> </w:t>
      </w:r>
      <w:r>
        <w:t>Gift</w:t>
      </w:r>
      <w:r>
        <w:rPr>
          <w:spacing w:val="-4"/>
        </w:rPr>
        <w:t xml:space="preserve"> </w:t>
      </w:r>
      <w:r>
        <w:t>Taxes</w:t>
      </w:r>
      <w:r>
        <w:rPr>
          <w:spacing w:val="-3"/>
        </w:rPr>
        <w:t xml:space="preserve"> </w:t>
      </w:r>
      <w:r>
        <w:t>section,</w:t>
      </w:r>
      <w:r>
        <w:rPr>
          <w:spacing w:val="-3"/>
        </w:rPr>
        <w:t xml:space="preserve"> </w:t>
      </w:r>
      <w:r>
        <w:t>each</w:t>
      </w:r>
      <w:r>
        <w:rPr>
          <w:spacing w:val="-4"/>
        </w:rPr>
        <w:t xml:space="preserve"> </w:t>
      </w:r>
      <w:r>
        <w:t>variable</w:t>
      </w:r>
      <w:r>
        <w:rPr>
          <w:spacing w:val="-3"/>
        </w:rPr>
        <w:t xml:space="preserve"> </w:t>
      </w:r>
      <w:r>
        <w:t>will</w:t>
      </w:r>
      <w:r>
        <w:rPr>
          <w:spacing w:val="-4"/>
        </w:rPr>
        <w:t xml:space="preserve"> </w:t>
      </w:r>
      <w:r>
        <w:t>be</w:t>
      </w:r>
      <w:r>
        <w:rPr>
          <w:spacing w:val="-3"/>
        </w:rPr>
        <w:t xml:space="preserve"> </w:t>
      </w:r>
      <w:r>
        <w:t>associated</w:t>
      </w:r>
      <w:r>
        <w:rPr>
          <w:spacing w:val="-4"/>
        </w:rPr>
        <w:t xml:space="preserve"> </w:t>
      </w:r>
      <w:r>
        <w:t>to</w:t>
      </w:r>
      <w:r>
        <w:rPr>
          <w:spacing w:val="-4"/>
        </w:rPr>
        <w:t xml:space="preserve"> </w:t>
      </w:r>
      <w:r>
        <w:t>a</w:t>
      </w:r>
      <w:r>
        <w:rPr>
          <w:spacing w:val="-3"/>
        </w:rPr>
        <w:t xml:space="preserve"> </w:t>
      </w:r>
      <w:r>
        <w:t>particular</w:t>
      </w:r>
      <w:r>
        <w:rPr>
          <w:spacing w:val="-4"/>
        </w:rPr>
        <w:t xml:space="preserve"> </w:t>
      </w:r>
      <w:r>
        <w:t>tax</w:t>
      </w:r>
      <w:r>
        <w:rPr>
          <w:spacing w:val="-3"/>
        </w:rPr>
        <w:t xml:space="preserve"> </w:t>
      </w:r>
      <w:r>
        <w:t>bracket</w:t>
      </w:r>
      <w:r>
        <w:rPr>
          <w:spacing w:val="-4"/>
        </w:rPr>
        <w:t xml:space="preserve"> </w:t>
      </w:r>
      <w:r>
        <w:t>if</w:t>
      </w:r>
      <w:r>
        <w:rPr>
          <w:spacing w:val="-4"/>
        </w:rPr>
        <w:t xml:space="preserve"> </w:t>
      </w:r>
      <w:r>
        <w:rPr>
          <w:spacing w:val="-2"/>
        </w:rPr>
        <w:t>necessary).</w:t>
      </w:r>
    </w:p>
    <w:p w14:paraId="301B906E" w14:textId="77777777" w:rsidR="00620CF6" w:rsidRDefault="00620CF6">
      <w:pPr>
        <w:spacing w:line="355" w:lineRule="auto"/>
        <w:jc w:val="both"/>
        <w:sectPr w:rsidR="00620CF6" w:rsidSect="00D60468">
          <w:type w:val="continuous"/>
          <w:pgSz w:w="12240" w:h="15840"/>
          <w:pgMar w:top="1620" w:right="1100" w:bottom="280" w:left="1300" w:header="720" w:footer="720" w:gutter="0"/>
          <w:cols w:space="720"/>
        </w:sectPr>
      </w:pPr>
    </w:p>
    <w:p w14:paraId="2C809671" w14:textId="77777777" w:rsidR="00620CF6" w:rsidRDefault="00000000">
      <w:pPr>
        <w:pStyle w:val="BodyText"/>
        <w:spacing w:before="87"/>
        <w:ind w:left="2427" w:right="2625"/>
        <w:jc w:val="center"/>
      </w:pPr>
      <w:r>
        <w:lastRenderedPageBreak/>
        <w:t>Table</w:t>
      </w:r>
      <w:r>
        <w:rPr>
          <w:spacing w:val="12"/>
        </w:rPr>
        <w:t xml:space="preserve"> </w:t>
      </w:r>
      <w:r>
        <w:t>2.2:</w:t>
      </w:r>
      <w:r>
        <w:rPr>
          <w:spacing w:val="34"/>
        </w:rPr>
        <w:t xml:space="preserve"> </w:t>
      </w:r>
      <w:r>
        <w:t>Section</w:t>
      </w:r>
      <w:r>
        <w:rPr>
          <w:spacing w:val="13"/>
        </w:rPr>
        <w:t xml:space="preserve"> </w:t>
      </w:r>
      <w:r>
        <w:rPr>
          <w:spacing w:val="-4"/>
        </w:rPr>
        <w:t>codes</w:t>
      </w:r>
    </w:p>
    <w:p w14:paraId="5C1835A8" w14:textId="77777777" w:rsidR="00620CF6" w:rsidRDefault="00000000">
      <w:pPr>
        <w:pStyle w:val="BodyText"/>
        <w:spacing w:before="1"/>
        <w:rPr>
          <w:sz w:val="12"/>
        </w:rPr>
      </w:pPr>
      <w:r>
        <w:rPr>
          <w:noProof/>
        </w:rPr>
        <mc:AlternateContent>
          <mc:Choice Requires="wps">
            <w:drawing>
              <wp:anchor distT="0" distB="0" distL="0" distR="0" simplePos="0" relativeHeight="487589376" behindDoc="1" locked="0" layoutInCell="1" allowOverlap="1" wp14:anchorId="3808AC8F" wp14:editId="3FD0B9C0">
                <wp:simplePos x="0" y="0"/>
                <wp:positionH relativeFrom="page">
                  <wp:posOffset>2630309</wp:posOffset>
                </wp:positionH>
                <wp:positionV relativeFrom="paragraph">
                  <wp:posOffset>118932</wp:posOffset>
                </wp:positionV>
                <wp:extent cx="251206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2060" cy="1270"/>
                        </a:xfrm>
                        <a:custGeom>
                          <a:avLst/>
                          <a:gdLst/>
                          <a:ahLst/>
                          <a:cxnLst/>
                          <a:rect l="l" t="t" r="r" b="b"/>
                          <a:pathLst>
                            <a:path w="2512060">
                              <a:moveTo>
                                <a:pt x="0" y="0"/>
                              </a:moveTo>
                              <a:lnTo>
                                <a:pt x="2511780"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51B59E" id="Graphic 6" o:spid="_x0000_s1026" style="position:absolute;margin-left:207.1pt;margin-top:9.35pt;width:197.8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2512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" path="m,l2511780,e" filled="f" strokeweight=".28114mm">
                <v:path arrowok="t"/>
                <w10:wrap type="topAndBottom" anchorx="page"/>
              </v:shape>
            </w:pict>
          </mc:Fallback>
        </mc:AlternateContent>
      </w:r>
    </w:p>
    <w:p w14:paraId="27CF483F" w14:textId="77777777" w:rsidR="00620CF6" w:rsidRDefault="00000000">
      <w:pPr>
        <w:pStyle w:val="BodyText"/>
        <w:tabs>
          <w:tab w:val="left" w:pos="3593"/>
        </w:tabs>
        <w:spacing w:before="13" w:after="51"/>
        <w:ind w:left="2961"/>
      </w:pPr>
      <w:r>
        <w:rPr>
          <w:spacing w:val="-4"/>
        </w:rPr>
        <w:t>code</w:t>
      </w:r>
      <w:r>
        <w:tab/>
      </w:r>
      <w:r>
        <w:rPr>
          <w:spacing w:val="-2"/>
        </w:rPr>
        <w:t>label</w:t>
      </w:r>
    </w:p>
    <w:p w14:paraId="56136709" w14:textId="77777777" w:rsidR="00620CF6" w:rsidRDefault="00000000">
      <w:pPr>
        <w:pStyle w:val="BodyText"/>
        <w:spacing w:line="20" w:lineRule="exact"/>
        <w:ind w:left="2842"/>
        <w:rPr>
          <w:sz w:val="2"/>
        </w:rPr>
      </w:pPr>
      <w:r>
        <w:rPr>
          <w:noProof/>
          <w:sz w:val="2"/>
        </w:rPr>
        <mc:AlternateContent>
          <mc:Choice Requires="wpg">
            <w:drawing>
              <wp:inline distT="0" distB="0" distL="0" distR="0" wp14:anchorId="4572BF62" wp14:editId="5E24FB20">
                <wp:extent cx="2512060" cy="6350"/>
                <wp:effectExtent l="9525" t="0" r="2539" b="317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2060" cy="6350"/>
                          <a:chOff x="0" y="0"/>
                          <a:chExt cx="2512060" cy="6350"/>
                        </a:xfrm>
                      </wpg:grpSpPr>
                      <wps:wsp>
                        <wps:cNvPr id="8" name="Graphic 8"/>
                        <wps:cNvSpPr/>
                        <wps:spPr>
                          <a:xfrm>
                            <a:off x="0" y="3163"/>
                            <a:ext cx="2512060" cy="1270"/>
                          </a:xfrm>
                          <a:custGeom>
                            <a:avLst/>
                            <a:gdLst/>
                            <a:ahLst/>
                            <a:cxnLst/>
                            <a:rect l="l" t="t" r="r" b="b"/>
                            <a:pathLst>
                              <a:path w="2512060">
                                <a:moveTo>
                                  <a:pt x="0" y="0"/>
                                </a:moveTo>
                                <a:lnTo>
                                  <a:pt x="2511780" y="0"/>
                                </a:lnTo>
                              </a:path>
                            </a:pathLst>
                          </a:custGeom>
                          <a:ln w="632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AE3FB98" id="Group 7" o:spid="_x0000_s1026" style="width:197.8pt;height:.5pt;mso-position-horizontal-relative:char;mso-position-vertical-relative:line" coordsize="2512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">
                <v:shape id="Graphic 8" o:spid="_x0000_s1027" style="position:absolute;top:31;width:25120;height:13;visibility:visible;mso-wrap-style:square;v-text-anchor:top" coordsize="25120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" path="m,l2511780,e" filled="f" strokeweight=".17575mm">
                  <v:path arrowok="t"/>
                </v:shape>
                <w10:anchorlock/>
              </v:group>
            </w:pict>
          </mc:Fallback>
        </mc:AlternateContent>
      </w:r>
    </w:p>
    <w:p w14:paraId="4164AF6B" w14:textId="77777777" w:rsidR="00620CF6" w:rsidRDefault="00000000">
      <w:pPr>
        <w:pStyle w:val="BodyText"/>
        <w:tabs>
          <w:tab w:val="left" w:pos="3593"/>
        </w:tabs>
        <w:spacing w:before="21" w:line="213" w:lineRule="auto"/>
        <w:ind w:left="2961" w:right="3159"/>
      </w:pPr>
      <w:r>
        <w:rPr>
          <w:spacing w:val="-10"/>
        </w:rPr>
        <w:t>x</w:t>
      </w:r>
      <w:r>
        <w:tab/>
        <w:t>Estate, Inheritance, and Gift Taxes</w:t>
      </w:r>
      <w:r>
        <w:rPr>
          <w:spacing w:val="40"/>
        </w:rPr>
        <w:t xml:space="preserve"> </w:t>
      </w:r>
      <w:r>
        <w:rPr>
          <w:spacing w:val="-10"/>
        </w:rPr>
        <w:t>t</w:t>
      </w:r>
      <w:r>
        <w:tab/>
        <w:t>Wealth Inequality Trends</w:t>
      </w:r>
    </w:p>
    <w:p w14:paraId="4EAA6BF8" w14:textId="77777777" w:rsidR="00620CF6" w:rsidRDefault="00000000">
      <w:pPr>
        <w:pStyle w:val="BodyText"/>
        <w:tabs>
          <w:tab w:val="left" w:pos="3593"/>
        </w:tabs>
        <w:spacing w:line="245" w:lineRule="exact"/>
        <w:ind w:left="2961"/>
      </w:pPr>
      <w:r>
        <w:rPr>
          <w:noProof/>
        </w:rPr>
        <mc:AlternateContent>
          <mc:Choice Requires="wps">
            <w:drawing>
              <wp:anchor distT="0" distB="0" distL="0" distR="0" simplePos="0" relativeHeight="487590400" behindDoc="1" locked="0" layoutInCell="1" allowOverlap="1" wp14:anchorId="4BC2E360" wp14:editId="0E99B12B">
                <wp:simplePos x="0" y="0"/>
                <wp:positionH relativeFrom="page">
                  <wp:posOffset>2630309</wp:posOffset>
                </wp:positionH>
                <wp:positionV relativeFrom="paragraph">
                  <wp:posOffset>189762</wp:posOffset>
                </wp:positionV>
                <wp:extent cx="251206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2060" cy="1270"/>
                        </a:xfrm>
                        <a:custGeom>
                          <a:avLst/>
                          <a:gdLst/>
                          <a:ahLst/>
                          <a:cxnLst/>
                          <a:rect l="l" t="t" r="r" b="b"/>
                          <a:pathLst>
                            <a:path w="2512060">
                              <a:moveTo>
                                <a:pt x="0" y="0"/>
                              </a:moveTo>
                              <a:lnTo>
                                <a:pt x="2511780"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2DB71B" id="Graphic 9" o:spid="_x0000_s1026" style="position:absolute;margin-left:207.1pt;margin-top:14.95pt;width:197.8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2512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" path="m,l2511780,e" filled="f" strokeweight=".28114mm">
                <v:path arrowok="t"/>
                <w10:wrap type="topAndBottom" anchorx="page"/>
              </v:shape>
            </w:pict>
          </mc:Fallback>
        </mc:AlternateContent>
      </w:r>
      <w:r>
        <w:rPr>
          <w:spacing w:val="-10"/>
        </w:rPr>
        <w:t>p</w:t>
      </w:r>
      <w:r>
        <w:tab/>
        <w:t>Wealth</w:t>
      </w:r>
      <w:r>
        <w:rPr>
          <w:spacing w:val="-2"/>
        </w:rPr>
        <w:t xml:space="preserve"> Topography</w:t>
      </w:r>
    </w:p>
    <w:p w14:paraId="7AFCE999" w14:textId="77777777" w:rsidR="00620CF6" w:rsidRDefault="00620CF6">
      <w:pPr>
        <w:pStyle w:val="BodyText"/>
        <w:spacing w:before="8"/>
        <w:rPr>
          <w:sz w:val="22"/>
        </w:rPr>
      </w:pPr>
    </w:p>
    <w:p w14:paraId="539A90FC" w14:textId="77777777" w:rsidR="00620CF6" w:rsidRDefault="00000000">
      <w:pPr>
        <w:pStyle w:val="Heading2"/>
        <w:numPr>
          <w:ilvl w:val="1"/>
          <w:numId w:val="14"/>
        </w:numPr>
        <w:tabs>
          <w:tab w:val="left" w:pos="817"/>
        </w:tabs>
      </w:pPr>
      <w:bookmarkStart w:id="29" w:name="_bookmark8"/>
      <w:bookmarkStart w:id="30" w:name="_Hlk172045709"/>
      <w:bookmarkEnd w:id="29"/>
      <w:r>
        <w:rPr>
          <w:w w:val="105"/>
        </w:rPr>
        <w:t>Supplementary</w:t>
      </w:r>
      <w:r>
        <w:rPr>
          <w:spacing w:val="69"/>
          <w:w w:val="105"/>
        </w:rPr>
        <w:t xml:space="preserve"> </w:t>
      </w:r>
      <w:r>
        <w:rPr>
          <w:spacing w:val="-2"/>
          <w:w w:val="105"/>
        </w:rPr>
        <w:t>variables</w:t>
      </w:r>
    </w:p>
    <w:p w14:paraId="6BB8FDDE" w14:textId="77777777" w:rsidR="00620CF6" w:rsidRDefault="00620CF6">
      <w:pPr>
        <w:pStyle w:val="BodyText"/>
        <w:spacing w:before="3"/>
        <w:rPr>
          <w:b/>
          <w:sz w:val="31"/>
        </w:rPr>
      </w:pPr>
    </w:p>
    <w:p w14:paraId="4470D08E" w14:textId="06AB961D" w:rsidR="00F431FF" w:rsidRPr="00745353" w:rsidRDefault="00745353" w:rsidP="00F431FF">
      <w:pPr>
        <w:pStyle w:val="BodyText"/>
        <w:spacing w:line="355" w:lineRule="auto"/>
        <w:ind w:left="117" w:right="315"/>
        <w:jc w:val="both"/>
        <w:rPr>
          <w:ins w:id="31" w:author="Luca Giangregorio" w:date="2024-07-16T15:37:00Z"/>
          <w:spacing w:val="-4"/>
        </w:rPr>
      </w:pPr>
      <w:ins w:id="32" w:author="Luca Giangregorio" w:date="2024-07-16T15:37:00Z">
        <w:r>
          <w:rPr>
            <w:spacing w:val="-4"/>
          </w:rPr>
          <w:t xml:space="preserve">To </w:t>
        </w:r>
      </w:ins>
      <w:ins w:id="33" w:author="Luca Giangregorio" w:date="2024-07-16T17:43:00Z">
        <w:r w:rsidR="008E79FC">
          <w:rPr>
            <w:spacing w:val="-4"/>
          </w:rPr>
          <w:t>facilitate</w:t>
        </w:r>
      </w:ins>
      <w:ins w:id="34" w:author="Luca Giangregorio" w:date="2024-07-16T15:38:00Z">
        <w:r>
          <w:rPr>
            <w:spacing w:val="-4"/>
          </w:rPr>
          <w:t xml:space="preserve"> broader </w:t>
        </w:r>
      </w:ins>
      <w:ins w:id="35" w:author="Luca Giangregorio" w:date="2024-07-16T15:39:00Z">
        <w:r>
          <w:rPr>
            <w:spacing w:val="-4"/>
          </w:rPr>
          <w:t xml:space="preserve">use and comparability </w:t>
        </w:r>
      </w:ins>
      <w:ins w:id="36" w:author="Luca Giangregorio" w:date="2024-07-16T15:37:00Z">
        <w:r>
          <w:rPr>
            <w:spacing w:val="-4"/>
          </w:rPr>
          <w:t>of the general warehouse data,</w:t>
        </w:r>
      </w:ins>
      <w:ins w:id="37" w:author="Luca Giangregorio" w:date="2024-07-16T15:40:00Z">
        <w:r>
          <w:rPr>
            <w:spacing w:val="-4"/>
          </w:rPr>
          <w:t xml:space="preserve"> a set of additional supplementary variables</w:t>
        </w:r>
      </w:ins>
      <w:ins w:id="38" w:author="Luca Giangregorio" w:date="2024-07-16T17:44:00Z">
        <w:r w:rsidR="008E79FC">
          <w:rPr>
            <w:spacing w:val="-4"/>
          </w:rPr>
          <w:t xml:space="preserve"> </w:t>
        </w:r>
      </w:ins>
      <w:ins w:id="39" w:author="Luca Giangregorio" w:date="2024-07-16T15:40:00Z">
        <w:r>
          <w:rPr>
            <w:spacing w:val="-4"/>
          </w:rPr>
          <w:t xml:space="preserve">covering </w:t>
        </w:r>
      </w:ins>
      <w:ins w:id="40" w:author="Luca Giangregorio" w:date="2024-07-16T17:44:00Z">
        <w:r w:rsidR="008E79FC">
          <w:rPr>
            <w:spacing w:val="-4"/>
          </w:rPr>
          <w:t>various</w:t>
        </w:r>
      </w:ins>
      <w:ins w:id="41" w:author="Luca Giangregorio" w:date="2024-07-16T15:40:00Z">
        <w:r>
          <w:rPr>
            <w:spacing w:val="-4"/>
          </w:rPr>
          <w:t xml:space="preserve"> applications</w:t>
        </w:r>
      </w:ins>
      <w:ins w:id="42" w:author="Luca Giangregorio" w:date="2024-07-16T17:44:00Z">
        <w:r w:rsidR="008E79FC">
          <w:rPr>
            <w:spacing w:val="-4"/>
          </w:rPr>
          <w:t xml:space="preserve"> – </w:t>
        </w:r>
      </w:ins>
      <w:ins w:id="43" w:author="Luca Giangregorio" w:date="2024-07-16T16:54:00Z">
        <w:r w:rsidR="00F431FF">
          <w:rPr>
            <w:spacing w:val="-4"/>
          </w:rPr>
          <w:t>W</w:t>
        </w:r>
      </w:ins>
      <w:ins w:id="44" w:author="Luca Giangregorio" w:date="2024-07-16T17:44:00Z">
        <w:r w:rsidR="008E79FC">
          <w:rPr>
            <w:spacing w:val="-4"/>
          </w:rPr>
          <w:t xml:space="preserve">orld Inequality </w:t>
        </w:r>
        <w:r w:rsidR="008B7AF7">
          <w:rPr>
            <w:spacing w:val="-4"/>
          </w:rPr>
          <w:t>Database</w:t>
        </w:r>
      </w:ins>
      <w:ins w:id="45" w:author="Luca Giangregorio" w:date="2024-07-16T16:54:00Z">
        <w:r w:rsidR="00F431FF">
          <w:rPr>
            <w:spacing w:val="-4"/>
          </w:rPr>
          <w:t>, World Bank, and politic</w:t>
        </w:r>
      </w:ins>
      <w:ins w:id="46" w:author="Luca Giangregorio" w:date="2024-07-16T17:44:00Z">
        <w:r w:rsidR="008B7AF7">
          <w:rPr>
            <w:spacing w:val="-4"/>
          </w:rPr>
          <w:t>al data – has been provided</w:t>
        </w:r>
      </w:ins>
      <w:ins w:id="47" w:author="Luca Giangregorio" w:date="2024-07-16T15:40:00Z">
        <w:r>
          <w:rPr>
            <w:spacing w:val="-4"/>
          </w:rPr>
          <w:t xml:space="preserve">. </w:t>
        </w:r>
      </w:ins>
      <w:ins w:id="48" w:author="Luca Giangregorio" w:date="2024-07-16T15:41:00Z">
        <w:r>
          <w:rPr>
            <w:spacing w:val="-4"/>
          </w:rPr>
          <w:t>These additional variables are</w:t>
        </w:r>
      </w:ins>
      <w:ins w:id="49" w:author="Luca Giangregorio" w:date="2024-07-16T17:39:00Z">
        <w:r w:rsidR="008A412D">
          <w:rPr>
            <w:spacing w:val="-4"/>
          </w:rPr>
          <w:t xml:space="preserve"> </w:t>
        </w:r>
        <w:r w:rsidR="008A412D">
          <w:t>available</w:t>
        </w:r>
        <w:r w:rsidR="008A412D">
          <w:rPr>
            <w:spacing w:val="-11"/>
          </w:rPr>
          <w:t xml:space="preserve"> </w:t>
        </w:r>
      </w:ins>
      <w:ins w:id="50" w:author="Luca Giangregorio" w:date="2024-07-16T17:45:00Z">
        <w:r w:rsidR="008B7AF7">
          <w:t>o</w:t>
        </w:r>
      </w:ins>
      <w:ins w:id="51" w:author="Luca Giangregorio" w:date="2024-07-16T17:39:00Z">
        <w:r w:rsidR="008A412D">
          <w:t>n</w:t>
        </w:r>
        <w:r w:rsidR="008A412D">
          <w:rPr>
            <w:spacing w:val="-11"/>
          </w:rPr>
          <w:t xml:space="preserve"> </w:t>
        </w:r>
        <w:r w:rsidR="008A412D">
          <w:t>our</w:t>
        </w:r>
        <w:r w:rsidR="008A412D">
          <w:rPr>
            <w:spacing w:val="-11"/>
          </w:rPr>
          <w:t xml:space="preserve"> </w:t>
        </w:r>
        <w:r w:rsidR="008A412D">
          <w:t>GitHub</w:t>
        </w:r>
        <w:r w:rsidR="008A412D">
          <w:rPr>
            <w:spacing w:val="-11"/>
          </w:rPr>
          <w:t xml:space="preserve"> </w:t>
        </w:r>
        <w:r w:rsidR="008A412D">
          <w:t>repository</w:t>
        </w:r>
      </w:ins>
      <w:ins w:id="52" w:author="Luca Giangregorio" w:date="2024-07-16T17:45:00Z">
        <w:r w:rsidR="008B7AF7">
          <w:t xml:space="preserve"> and</w:t>
        </w:r>
      </w:ins>
      <w:ins w:id="53" w:author="Luca Giangregorio" w:date="2024-07-16T17:39:00Z">
        <w:r w:rsidR="008A412D">
          <w:rPr>
            <w:spacing w:val="-11"/>
          </w:rPr>
          <w:t xml:space="preserve"> </w:t>
        </w:r>
        <w:r w:rsidR="008A412D">
          <w:t xml:space="preserve">stored </w:t>
        </w:r>
        <w:r w:rsidR="008A412D">
          <w:rPr>
            <w:spacing w:val="-4"/>
          </w:rPr>
          <w:t xml:space="preserve">in a downloadable file </w:t>
        </w:r>
      </w:ins>
      <w:ins w:id="54" w:author="Luca Giangregorio" w:date="2024-07-16T17:45:00Z">
        <w:r w:rsidR="008B7AF7">
          <w:rPr>
            <w:spacing w:val="-4"/>
          </w:rPr>
          <w:t>named</w:t>
        </w:r>
      </w:ins>
      <w:ins w:id="55" w:author="Luca Giangregorio" w:date="2024-07-16T17:39:00Z">
        <w:r w:rsidR="008A412D">
          <w:rPr>
            <w:spacing w:val="-4"/>
          </w:rPr>
          <w:t xml:space="preserve"> “</w:t>
        </w:r>
        <w:proofErr w:type="spellStart"/>
        <w:r w:rsidR="008A412D">
          <w:rPr>
            <w:spacing w:val="-4"/>
          </w:rPr>
          <w:t>supplementary_var</w:t>
        </w:r>
        <w:proofErr w:type="spellEnd"/>
        <w:r w:rsidR="008A412D">
          <w:rPr>
            <w:spacing w:val="-4"/>
          </w:rPr>
          <w:t>”</w:t>
        </w:r>
        <w:r w:rsidR="008A412D">
          <w:rPr>
            <w:spacing w:val="-4"/>
          </w:rPr>
          <w:t>. This</w:t>
        </w:r>
      </w:ins>
      <w:ins w:id="56" w:author="Luca Giangregorio" w:date="2024-07-16T17:45:00Z">
        <w:r w:rsidR="008B7AF7">
          <w:rPr>
            <w:spacing w:val="-4"/>
          </w:rPr>
          <w:t xml:space="preserve"> </w:t>
        </w:r>
      </w:ins>
      <w:ins w:id="57" w:author="Luca Giangregorio" w:date="2024-07-16T15:41:00Z">
        <w:r>
          <w:rPr>
            <w:spacing w:val="-4"/>
          </w:rPr>
          <w:t>file</w:t>
        </w:r>
      </w:ins>
      <w:ins w:id="58" w:author="Luca Giangregorio" w:date="2024-07-16T17:40:00Z">
        <w:r w:rsidR="008A412D">
          <w:rPr>
            <w:spacing w:val="-4"/>
          </w:rPr>
          <w:t xml:space="preserve"> contains all the supplementary </w:t>
        </w:r>
      </w:ins>
      <w:ins w:id="59" w:author="Luca Giangregorio" w:date="2024-07-16T17:46:00Z">
        <w:r w:rsidR="008B7AF7">
          <w:rPr>
            <w:spacing w:val="-4"/>
          </w:rPr>
          <w:t>information,</w:t>
        </w:r>
      </w:ins>
      <w:ins w:id="60" w:author="Luca Giangregorio" w:date="2024-07-16T17:40:00Z">
        <w:r w:rsidR="008A412D">
          <w:rPr>
            <w:spacing w:val="-4"/>
          </w:rPr>
          <w:t xml:space="preserve"> and it is</w:t>
        </w:r>
      </w:ins>
      <w:ins w:id="61" w:author="Luca Giangregorio" w:date="2024-07-16T15:41:00Z">
        <w:r>
          <w:rPr>
            <w:spacing w:val="-4"/>
          </w:rPr>
          <w:t xml:space="preserve"> structured in a wide format i.e., all additional variables displayed in columns, </w:t>
        </w:r>
      </w:ins>
      <w:ins w:id="62" w:author="Luca Giangregorio" w:date="2024-07-16T17:47:00Z">
        <w:r w:rsidR="008B7AF7">
          <w:rPr>
            <w:spacing w:val="-4"/>
          </w:rPr>
          <w:t>with each row</w:t>
        </w:r>
      </w:ins>
      <w:ins w:id="63" w:author="Luca Giangregorio" w:date="2024-07-16T15:41:00Z">
        <w:r>
          <w:rPr>
            <w:spacing w:val="-4"/>
          </w:rPr>
          <w:t xml:space="preserve"> </w:t>
        </w:r>
      </w:ins>
      <w:ins w:id="64" w:author="Luca Giangregorio" w:date="2024-07-16T17:47:00Z">
        <w:r w:rsidR="008B7AF7">
          <w:rPr>
            <w:spacing w:val="-4"/>
          </w:rPr>
          <w:t xml:space="preserve">uniquely identified by </w:t>
        </w:r>
      </w:ins>
      <w:ins w:id="65" w:author="Luca Giangregorio" w:date="2024-07-16T15:41:00Z">
        <w:r>
          <w:rPr>
            <w:spacing w:val="-4"/>
          </w:rPr>
          <w:t xml:space="preserve">the combination of </w:t>
        </w:r>
      </w:ins>
      <w:ins w:id="66" w:author="Luca Giangregorio" w:date="2024-07-16T15:42:00Z">
        <w:r w:rsidRPr="00745353">
          <w:rPr>
            <w:i/>
            <w:iCs/>
            <w:spacing w:val="-4"/>
            <w:rPrChange w:id="67" w:author="Luca Giangregorio" w:date="2024-07-16T15:42:00Z">
              <w:rPr>
                <w:spacing w:val="-4"/>
              </w:rPr>
            </w:rPrChange>
          </w:rPr>
          <w:t>GEO</w:t>
        </w:r>
        <w:r>
          <w:rPr>
            <w:spacing w:val="-4"/>
          </w:rPr>
          <w:t xml:space="preserve"> and </w:t>
        </w:r>
        <w:r w:rsidRPr="00745353">
          <w:rPr>
            <w:i/>
            <w:iCs/>
            <w:spacing w:val="-4"/>
            <w:rPrChange w:id="68" w:author="Luca Giangregorio" w:date="2024-07-16T15:42:00Z">
              <w:rPr>
                <w:spacing w:val="-4"/>
              </w:rPr>
            </w:rPrChange>
          </w:rPr>
          <w:t>year</w:t>
        </w:r>
      </w:ins>
      <w:ins w:id="69" w:author="Luca Giangregorio" w:date="2024-07-16T16:54:00Z">
        <w:r w:rsidR="00F431FF">
          <w:rPr>
            <w:spacing w:val="-4"/>
          </w:rPr>
          <w:t xml:space="preserve">. </w:t>
        </w:r>
      </w:ins>
      <w:ins w:id="70" w:author="Luca Giangregorio" w:date="2024-07-16T17:30:00Z">
        <w:r w:rsidR="000A0C27">
          <w:rPr>
            <w:spacing w:val="-4"/>
          </w:rPr>
          <w:t>Therefore,</w:t>
        </w:r>
      </w:ins>
      <w:ins w:id="71" w:author="Luca Giangregorio" w:date="2024-07-16T17:48:00Z">
        <w:r w:rsidR="008B7AF7">
          <w:rPr>
            <w:spacing w:val="-4"/>
          </w:rPr>
          <w:t xml:space="preserve"> these</w:t>
        </w:r>
      </w:ins>
      <w:ins w:id="72" w:author="Luca Giangregorio" w:date="2024-07-16T17:30:00Z">
        <w:r w:rsidR="000A0C27">
          <w:rPr>
            <w:spacing w:val="-4"/>
          </w:rPr>
          <w:t xml:space="preserve"> supplementary variables can be merged</w:t>
        </w:r>
      </w:ins>
      <w:ins w:id="73" w:author="Luca Giangregorio" w:date="2024-07-16T17:31:00Z">
        <w:r w:rsidR="000A0C27">
          <w:rPr>
            <w:spacing w:val="-4"/>
          </w:rPr>
          <w:t xml:space="preserve"> </w:t>
        </w:r>
      </w:ins>
      <w:ins w:id="74" w:author="Luca Giangregorio" w:date="2024-07-16T17:48:00Z">
        <w:r w:rsidR="008B7AF7">
          <w:rPr>
            <w:spacing w:val="-4"/>
          </w:rPr>
          <w:t>with</w:t>
        </w:r>
      </w:ins>
      <w:ins w:id="75" w:author="Luca Giangregorio" w:date="2024-07-16T17:31:00Z">
        <w:r w:rsidR="000A0C27">
          <w:rPr>
            <w:spacing w:val="-4"/>
          </w:rPr>
          <w:t xml:space="preserve"> the warehouse data using </w:t>
        </w:r>
        <w:r w:rsidR="000A0C27" w:rsidRPr="000A0C27">
          <w:rPr>
            <w:i/>
            <w:iCs/>
            <w:spacing w:val="-4"/>
            <w:rPrChange w:id="76" w:author="Luca Giangregorio" w:date="2024-07-16T17:31:00Z">
              <w:rPr>
                <w:spacing w:val="-4"/>
              </w:rPr>
            </w:rPrChange>
          </w:rPr>
          <w:t>GEO</w:t>
        </w:r>
        <w:r w:rsidR="000A0C27">
          <w:rPr>
            <w:spacing w:val="-4"/>
          </w:rPr>
          <w:t xml:space="preserve"> and </w:t>
        </w:r>
        <w:r w:rsidR="000A0C27" w:rsidRPr="000A0C27">
          <w:rPr>
            <w:i/>
            <w:iCs/>
            <w:spacing w:val="-4"/>
            <w:rPrChange w:id="77" w:author="Luca Giangregorio" w:date="2024-07-16T17:31:00Z">
              <w:rPr>
                <w:spacing w:val="-4"/>
              </w:rPr>
            </w:rPrChange>
          </w:rPr>
          <w:t>year</w:t>
        </w:r>
        <w:r w:rsidR="000A0C27">
          <w:rPr>
            <w:spacing w:val="-4"/>
          </w:rPr>
          <w:t xml:space="preserve"> as identifiers. </w:t>
        </w:r>
      </w:ins>
    </w:p>
    <w:p w14:paraId="501510A9" w14:textId="4DC5B089" w:rsidR="00F431FF" w:rsidRDefault="008B7AF7" w:rsidP="00F431FF">
      <w:pPr>
        <w:pStyle w:val="BodyText"/>
        <w:spacing w:line="355" w:lineRule="auto"/>
        <w:ind w:left="117" w:right="315"/>
        <w:jc w:val="both"/>
        <w:rPr>
          <w:ins w:id="78" w:author="Luca Giangregorio" w:date="2024-05-10T10:53:00Z"/>
        </w:rPr>
      </w:pPr>
      <w:ins w:id="79" w:author="Luca Giangregorio" w:date="2024-07-16T17:52:00Z">
        <w:r>
          <w:rPr>
            <w:spacing w:val="-4"/>
          </w:rPr>
          <w:t>The World Inequality Database – downloaded on November 4</w:t>
        </w:r>
        <w:r w:rsidRPr="008B7AF7">
          <w:rPr>
            <w:spacing w:val="-4"/>
            <w:vertAlign w:val="superscript"/>
            <w:rPrChange w:id="80" w:author="Luca Giangregorio" w:date="2024-07-16T17:52:00Z">
              <w:rPr>
                <w:spacing w:val="-4"/>
              </w:rPr>
            </w:rPrChange>
          </w:rPr>
          <w:t>th</w:t>
        </w:r>
        <w:r>
          <w:rPr>
            <w:spacing w:val="-4"/>
          </w:rPr>
          <w:t xml:space="preserve">, 2022 – </w:t>
        </w:r>
      </w:ins>
      <w:ins w:id="81" w:author="Luca Giangregorio" w:date="2024-07-16T17:53:00Z">
        <w:r>
          <w:rPr>
            <w:spacing w:val="-4"/>
          </w:rPr>
          <w:t>allow</w:t>
        </w:r>
      </w:ins>
      <w:ins w:id="82" w:author="Luca Giangregorio" w:date="2024-07-16T17:55:00Z">
        <w:r w:rsidR="007F7D07">
          <w:rPr>
            <w:spacing w:val="-4"/>
          </w:rPr>
          <w:t>s</w:t>
        </w:r>
        <w:r w:rsidR="007F7D07">
          <w:rPr>
            <w:spacing w:val="-4"/>
          </w:rPr>
          <w:t xml:space="preserve"> our website</w:t>
        </w:r>
        <w:r w:rsidR="007F7D07">
          <w:rPr>
            <w:spacing w:val="-4"/>
          </w:rPr>
          <w:t xml:space="preserve"> to</w:t>
        </w:r>
        <w:r w:rsidR="007F7D07">
          <w:rPr>
            <w:spacing w:val="-4"/>
          </w:rPr>
          <w:t xml:space="preserve"> offer various transformations </w:t>
        </w:r>
        <w:r w:rsidR="007F7D07">
          <w:t>of the data through data visualizations</w:t>
        </w:r>
        <w:r w:rsidR="007F7D07">
          <w:t>.</w:t>
        </w:r>
      </w:ins>
      <w:del w:id="83" w:author="Luca Giangregorio" w:date="2024-07-16T17:55:00Z">
        <w:r w:rsidR="00000000" w:rsidDel="007F7D07">
          <w:rPr>
            <w:spacing w:val="-4"/>
          </w:rPr>
          <w:delText xml:space="preserve">To enhance users’ capacity for insightful comparisons and analysis, our website offers various transformations </w:delText>
        </w:r>
        <w:r w:rsidR="00000000" w:rsidDel="007F7D07">
          <w:delText>of the data through data visualizations</w:delText>
        </w:r>
      </w:del>
      <w:r w:rsidR="00000000">
        <w:t>.</w:t>
      </w:r>
      <w:r w:rsidR="00000000">
        <w:rPr>
          <w:spacing w:val="29"/>
        </w:rPr>
        <w:t xml:space="preserve"> </w:t>
      </w:r>
      <w:r w:rsidR="00000000">
        <w:t>These transformations encompass inflation adjustments, currency conversion rates, population estimates (such as per capita or per adult), and macroeconomic values</w:t>
      </w:r>
      <w:ins w:id="84" w:author="Luca Giangregorio" w:date="2024-07-16T17:55:00Z">
        <w:r w:rsidR="007F7D07">
          <w:t xml:space="preserve">, and </w:t>
        </w:r>
      </w:ins>
      <w:ins w:id="85" w:author="Luca Giangregorio" w:date="2024-07-16T17:56:00Z">
        <w:r w:rsidR="007F7D07">
          <w:t xml:space="preserve">are intended to </w:t>
        </w:r>
        <w:r w:rsidR="007F7D07">
          <w:rPr>
            <w:spacing w:val="-4"/>
          </w:rPr>
          <w:t>enhance users’ capacity for insightful comparisons and analysis</w:t>
        </w:r>
      </w:ins>
      <w:r w:rsidR="00000000">
        <w:t>.</w:t>
      </w:r>
      <w:r w:rsidR="00000000">
        <w:rPr>
          <w:spacing w:val="40"/>
        </w:rPr>
        <w:t xml:space="preserve"> </w:t>
      </w:r>
      <w:r w:rsidR="00000000" w:rsidRPr="007F7D07">
        <w:rPr>
          <w:strike/>
          <w:rPrChange w:id="86" w:author="Luca Giangregorio" w:date="2024-07-16T17:56:00Z">
            <w:rPr/>
          </w:rPrChange>
        </w:rPr>
        <w:t xml:space="preserve">The </w:t>
      </w:r>
      <w:r w:rsidR="00000000" w:rsidRPr="007F7D07">
        <w:rPr>
          <w:strike/>
          <w:spacing w:val="-4"/>
          <w:rPrChange w:id="87" w:author="Luca Giangregorio" w:date="2024-07-16T17:56:00Z">
            <w:rPr>
              <w:spacing w:val="-4"/>
            </w:rPr>
          </w:rPrChange>
        </w:rPr>
        <w:t>data</w:t>
      </w:r>
      <w:r w:rsidR="00000000" w:rsidRPr="007F7D07">
        <w:rPr>
          <w:strike/>
          <w:spacing w:val="-7"/>
          <w:rPrChange w:id="88" w:author="Luca Giangregorio" w:date="2024-07-16T17:56:00Z">
            <w:rPr>
              <w:spacing w:val="-7"/>
            </w:rPr>
          </w:rPrChange>
        </w:rPr>
        <w:t xml:space="preserve"> </w:t>
      </w:r>
      <w:r w:rsidR="00000000" w:rsidRPr="007F7D07">
        <w:rPr>
          <w:strike/>
          <w:spacing w:val="-4"/>
          <w:rPrChange w:id="89" w:author="Luca Giangregorio" w:date="2024-07-16T17:56:00Z">
            <w:rPr>
              <w:spacing w:val="-4"/>
            </w:rPr>
          </w:rPrChange>
        </w:rPr>
        <w:t>used</w:t>
      </w:r>
      <w:r w:rsidR="00000000" w:rsidRPr="007F7D07">
        <w:rPr>
          <w:strike/>
          <w:spacing w:val="-7"/>
          <w:rPrChange w:id="90" w:author="Luca Giangregorio" w:date="2024-07-16T17:56:00Z">
            <w:rPr>
              <w:spacing w:val="-7"/>
            </w:rPr>
          </w:rPrChange>
        </w:rPr>
        <w:t xml:space="preserve"> </w:t>
      </w:r>
      <w:r w:rsidR="00000000" w:rsidRPr="007F7D07">
        <w:rPr>
          <w:strike/>
          <w:spacing w:val="-4"/>
          <w:rPrChange w:id="91" w:author="Luca Giangregorio" w:date="2024-07-16T17:56:00Z">
            <w:rPr>
              <w:spacing w:val="-4"/>
            </w:rPr>
          </w:rPrChange>
        </w:rPr>
        <w:t>for</w:t>
      </w:r>
      <w:r w:rsidR="00000000" w:rsidRPr="007F7D07">
        <w:rPr>
          <w:strike/>
          <w:spacing w:val="-7"/>
          <w:rPrChange w:id="92" w:author="Luca Giangregorio" w:date="2024-07-16T17:56:00Z">
            <w:rPr>
              <w:spacing w:val="-7"/>
            </w:rPr>
          </w:rPrChange>
        </w:rPr>
        <w:t xml:space="preserve"> </w:t>
      </w:r>
      <w:r w:rsidR="00000000" w:rsidRPr="007F7D07">
        <w:rPr>
          <w:strike/>
          <w:spacing w:val="-4"/>
          <w:rPrChange w:id="93" w:author="Luca Giangregorio" w:date="2024-07-16T17:56:00Z">
            <w:rPr>
              <w:spacing w:val="-4"/>
            </w:rPr>
          </w:rPrChange>
        </w:rPr>
        <w:t>these</w:t>
      </w:r>
      <w:r w:rsidR="00000000" w:rsidRPr="007F7D07">
        <w:rPr>
          <w:strike/>
          <w:spacing w:val="-7"/>
          <w:rPrChange w:id="94" w:author="Luca Giangregorio" w:date="2024-07-16T17:56:00Z">
            <w:rPr>
              <w:spacing w:val="-7"/>
            </w:rPr>
          </w:rPrChange>
        </w:rPr>
        <w:t xml:space="preserve"> </w:t>
      </w:r>
      <w:r w:rsidR="00000000" w:rsidRPr="007F7D07">
        <w:rPr>
          <w:strike/>
          <w:spacing w:val="-4"/>
          <w:rPrChange w:id="95" w:author="Luca Giangregorio" w:date="2024-07-16T17:56:00Z">
            <w:rPr>
              <w:spacing w:val="-4"/>
            </w:rPr>
          </w:rPrChange>
        </w:rPr>
        <w:t>transformations</w:t>
      </w:r>
      <w:r w:rsidR="00000000" w:rsidRPr="007F7D07">
        <w:rPr>
          <w:strike/>
          <w:spacing w:val="-7"/>
          <w:rPrChange w:id="96" w:author="Luca Giangregorio" w:date="2024-07-16T17:56:00Z">
            <w:rPr>
              <w:spacing w:val="-7"/>
            </w:rPr>
          </w:rPrChange>
        </w:rPr>
        <w:t xml:space="preserve"> </w:t>
      </w:r>
      <w:r w:rsidR="00000000" w:rsidRPr="007F7D07">
        <w:rPr>
          <w:strike/>
          <w:spacing w:val="-4"/>
          <w:rPrChange w:id="97" w:author="Luca Giangregorio" w:date="2024-07-16T17:56:00Z">
            <w:rPr>
              <w:spacing w:val="-4"/>
            </w:rPr>
          </w:rPrChange>
        </w:rPr>
        <w:t>is</w:t>
      </w:r>
      <w:r w:rsidR="00000000" w:rsidRPr="007F7D07">
        <w:rPr>
          <w:strike/>
          <w:spacing w:val="-7"/>
          <w:rPrChange w:id="98" w:author="Luca Giangregorio" w:date="2024-07-16T17:56:00Z">
            <w:rPr>
              <w:spacing w:val="-7"/>
            </w:rPr>
          </w:rPrChange>
        </w:rPr>
        <w:t xml:space="preserve"> </w:t>
      </w:r>
      <w:r w:rsidR="00000000" w:rsidRPr="007F7D07">
        <w:rPr>
          <w:strike/>
          <w:spacing w:val="-4"/>
          <w:rPrChange w:id="99" w:author="Luca Giangregorio" w:date="2024-07-16T17:56:00Z">
            <w:rPr>
              <w:spacing w:val="-4"/>
            </w:rPr>
          </w:rPrChange>
        </w:rPr>
        <w:t>sourced</w:t>
      </w:r>
      <w:r w:rsidR="00000000" w:rsidRPr="007F7D07">
        <w:rPr>
          <w:strike/>
          <w:spacing w:val="-7"/>
          <w:rPrChange w:id="100" w:author="Luca Giangregorio" w:date="2024-07-16T17:56:00Z">
            <w:rPr>
              <w:spacing w:val="-7"/>
            </w:rPr>
          </w:rPrChange>
        </w:rPr>
        <w:t xml:space="preserve"> </w:t>
      </w:r>
      <w:r w:rsidR="00000000" w:rsidRPr="007F7D07">
        <w:rPr>
          <w:strike/>
          <w:spacing w:val="-4"/>
          <w:rPrChange w:id="101" w:author="Luca Giangregorio" w:date="2024-07-16T17:56:00Z">
            <w:rPr>
              <w:spacing w:val="-4"/>
            </w:rPr>
          </w:rPrChange>
        </w:rPr>
        <w:t>from</w:t>
      </w:r>
      <w:r w:rsidR="00000000" w:rsidRPr="007F7D07">
        <w:rPr>
          <w:strike/>
          <w:spacing w:val="-7"/>
          <w:rPrChange w:id="102" w:author="Luca Giangregorio" w:date="2024-07-16T17:56:00Z">
            <w:rPr>
              <w:spacing w:val="-7"/>
            </w:rPr>
          </w:rPrChange>
        </w:rPr>
        <w:t xml:space="preserve"> </w:t>
      </w:r>
      <w:r w:rsidR="00000000" w:rsidRPr="007F7D07">
        <w:rPr>
          <w:strike/>
          <w:spacing w:val="-4"/>
          <w:rPrChange w:id="103" w:author="Luca Giangregorio" w:date="2024-07-16T17:56:00Z">
            <w:rPr>
              <w:spacing w:val="-4"/>
            </w:rPr>
          </w:rPrChange>
        </w:rPr>
        <w:t>the</w:t>
      </w:r>
      <w:r w:rsidR="00000000" w:rsidRPr="007F7D07">
        <w:rPr>
          <w:strike/>
          <w:spacing w:val="-7"/>
          <w:rPrChange w:id="104" w:author="Luca Giangregorio" w:date="2024-07-16T17:56:00Z">
            <w:rPr>
              <w:spacing w:val="-7"/>
            </w:rPr>
          </w:rPrChange>
        </w:rPr>
        <w:t xml:space="preserve"> </w:t>
      </w:r>
      <w:r w:rsidR="00000000" w:rsidRPr="007F7D07">
        <w:rPr>
          <w:strike/>
          <w:spacing w:val="-4"/>
          <w:rPrChange w:id="105" w:author="Luca Giangregorio" w:date="2024-07-16T17:56:00Z">
            <w:rPr>
              <w:spacing w:val="-4"/>
            </w:rPr>
          </w:rPrChange>
        </w:rPr>
        <w:t>World</w:t>
      </w:r>
      <w:r w:rsidR="00000000" w:rsidRPr="007F7D07">
        <w:rPr>
          <w:strike/>
          <w:spacing w:val="-7"/>
          <w:rPrChange w:id="106" w:author="Luca Giangregorio" w:date="2024-07-16T17:56:00Z">
            <w:rPr>
              <w:spacing w:val="-7"/>
            </w:rPr>
          </w:rPrChange>
        </w:rPr>
        <w:t xml:space="preserve"> </w:t>
      </w:r>
      <w:r w:rsidR="00000000" w:rsidRPr="007F7D07">
        <w:rPr>
          <w:strike/>
          <w:spacing w:val="-4"/>
          <w:rPrChange w:id="107" w:author="Luca Giangregorio" w:date="2024-07-16T17:56:00Z">
            <w:rPr>
              <w:spacing w:val="-4"/>
            </w:rPr>
          </w:rPrChange>
        </w:rPr>
        <w:t>Inequality</w:t>
      </w:r>
      <w:r w:rsidR="00000000" w:rsidRPr="007F7D07">
        <w:rPr>
          <w:strike/>
          <w:spacing w:val="-7"/>
          <w:rPrChange w:id="108" w:author="Luca Giangregorio" w:date="2024-07-16T17:56:00Z">
            <w:rPr>
              <w:spacing w:val="-7"/>
            </w:rPr>
          </w:rPrChange>
        </w:rPr>
        <w:t xml:space="preserve"> </w:t>
      </w:r>
      <w:r w:rsidR="00000000" w:rsidRPr="007F7D07">
        <w:rPr>
          <w:strike/>
          <w:spacing w:val="-4"/>
          <w:rPrChange w:id="109" w:author="Luca Giangregorio" w:date="2024-07-16T17:56:00Z">
            <w:rPr>
              <w:spacing w:val="-4"/>
            </w:rPr>
          </w:rPrChange>
        </w:rPr>
        <w:t>Database, downloaded</w:t>
      </w:r>
      <w:r w:rsidR="00000000" w:rsidRPr="007F7D07">
        <w:rPr>
          <w:strike/>
          <w:spacing w:val="-7"/>
          <w:rPrChange w:id="110" w:author="Luca Giangregorio" w:date="2024-07-16T17:56:00Z">
            <w:rPr>
              <w:spacing w:val="-7"/>
            </w:rPr>
          </w:rPrChange>
        </w:rPr>
        <w:t xml:space="preserve"> </w:t>
      </w:r>
      <w:r w:rsidR="00000000" w:rsidRPr="007F7D07">
        <w:rPr>
          <w:strike/>
          <w:spacing w:val="-4"/>
          <w:rPrChange w:id="111" w:author="Luca Giangregorio" w:date="2024-07-16T17:56:00Z">
            <w:rPr>
              <w:spacing w:val="-4"/>
            </w:rPr>
          </w:rPrChange>
        </w:rPr>
        <w:t>on</w:t>
      </w:r>
      <w:r w:rsidR="00000000" w:rsidRPr="007F7D07">
        <w:rPr>
          <w:strike/>
          <w:spacing w:val="-7"/>
          <w:rPrChange w:id="112" w:author="Luca Giangregorio" w:date="2024-07-16T17:56:00Z">
            <w:rPr>
              <w:spacing w:val="-7"/>
            </w:rPr>
          </w:rPrChange>
        </w:rPr>
        <w:t xml:space="preserve"> </w:t>
      </w:r>
      <w:r w:rsidR="00000000" w:rsidRPr="007F7D07">
        <w:rPr>
          <w:strike/>
          <w:spacing w:val="-4"/>
          <w:rPrChange w:id="113" w:author="Luca Giangregorio" w:date="2024-07-16T17:56:00Z">
            <w:rPr>
              <w:spacing w:val="-4"/>
            </w:rPr>
          </w:rPrChange>
        </w:rPr>
        <w:t xml:space="preserve">November </w:t>
      </w:r>
      <w:r w:rsidR="00000000" w:rsidRPr="007F7D07">
        <w:rPr>
          <w:strike/>
          <w:rPrChange w:id="114" w:author="Luca Giangregorio" w:date="2024-07-16T17:56:00Z">
            <w:rPr/>
          </w:rPrChange>
        </w:rPr>
        <w:t>4th, 2022.</w:t>
      </w:r>
      <w:ins w:id="115" w:author="Luca Giangregorio" w:date="2024-05-10T10:53:00Z">
        <w:r w:rsidR="00877B21">
          <w:t xml:space="preserve"> </w:t>
        </w:r>
      </w:ins>
    </w:p>
    <w:p w14:paraId="652A55A0" w14:textId="0C0FB4CE" w:rsidR="007F7D07" w:rsidRDefault="00877B21">
      <w:pPr>
        <w:pStyle w:val="BodyText"/>
        <w:spacing w:line="355" w:lineRule="auto"/>
        <w:ind w:left="117" w:right="315"/>
        <w:jc w:val="both"/>
        <w:rPr>
          <w:ins w:id="116" w:author="Luca Giangregorio" w:date="2024-07-16T17:59:00Z"/>
        </w:rPr>
      </w:pPr>
      <w:ins w:id="117" w:author="Luca Giangregorio" w:date="2024-05-10T10:53:00Z">
        <w:r>
          <w:t xml:space="preserve">Furthermore, to </w:t>
        </w:r>
      </w:ins>
      <w:ins w:id="118" w:author="Luca Giangregorio" w:date="2024-07-16T17:57:00Z">
        <w:r w:rsidR="007F7D07">
          <w:t>improve</w:t>
        </w:r>
      </w:ins>
      <w:ins w:id="119" w:author="Luca Giangregorio" w:date="2024-05-10T10:53:00Z">
        <w:r>
          <w:t xml:space="preserve"> comparability with other institutional data, we provide </w:t>
        </w:r>
      </w:ins>
      <w:ins w:id="120" w:author="Luca Giangregorio" w:date="2024-05-10T10:54:00Z">
        <w:r>
          <w:t xml:space="preserve">the official country denomination </w:t>
        </w:r>
      </w:ins>
      <w:ins w:id="121" w:author="Luca Giangregorio" w:date="2024-05-10T11:00:00Z">
        <w:r>
          <w:t>adopted</w:t>
        </w:r>
      </w:ins>
      <w:ins w:id="122" w:author="Luca Giangregorio" w:date="2024-05-10T10:54:00Z">
        <w:r>
          <w:t xml:space="preserve"> by the World Bank, </w:t>
        </w:r>
      </w:ins>
      <w:ins w:id="123" w:author="Luca Giangregorio" w:date="2024-05-10T11:00:00Z">
        <w:r>
          <w:t xml:space="preserve">along </w:t>
        </w:r>
      </w:ins>
      <w:ins w:id="124" w:author="Luca Giangregorio" w:date="2024-05-10T10:54:00Z">
        <w:r>
          <w:t xml:space="preserve">with their </w:t>
        </w:r>
      </w:ins>
      <w:ins w:id="125" w:author="Luca Giangregorio" w:date="2024-07-16T17:58:00Z">
        <w:r w:rsidR="007F7D07">
          <w:t xml:space="preserve">income </w:t>
        </w:r>
      </w:ins>
      <w:ins w:id="126" w:author="Luca Giangregorio" w:date="2024-05-10T10:56:00Z">
        <w:r>
          <w:t>groups</w:t>
        </w:r>
      </w:ins>
      <w:ins w:id="127" w:author="Luca Giangregorio" w:date="2024-07-16T17:58:00Z">
        <w:r w:rsidR="007F7D07">
          <w:t xml:space="preserve"> classification</w:t>
        </w:r>
      </w:ins>
      <w:ins w:id="128" w:author="Luca Giangregorio" w:date="2024-07-16T16:55:00Z">
        <w:r w:rsidR="00F431FF">
          <w:t xml:space="preserve"> updated </w:t>
        </w:r>
      </w:ins>
      <w:ins w:id="129" w:author="Luca Giangregorio" w:date="2024-07-16T17:58:00Z">
        <w:r w:rsidR="007F7D07">
          <w:t>as of</w:t>
        </w:r>
      </w:ins>
      <w:ins w:id="130" w:author="Luca Giangregorio" w:date="2024-07-16T16:55:00Z">
        <w:r w:rsidR="00F431FF">
          <w:t xml:space="preserve"> July 1</w:t>
        </w:r>
      </w:ins>
      <w:ins w:id="131" w:author="Luca Giangregorio" w:date="2024-07-16T17:58:00Z">
        <w:r w:rsidR="007F7D07">
          <w:t>,</w:t>
        </w:r>
      </w:ins>
      <w:ins w:id="132" w:author="Luca Giangregorio" w:date="2024-07-16T16:55:00Z">
        <w:r w:rsidR="00F431FF">
          <w:t xml:space="preserve"> 2024</w:t>
        </w:r>
      </w:ins>
      <w:ins w:id="133" w:author="Luca Giangregorio" w:date="2024-05-10T10:56:00Z">
        <w:r>
          <w:t xml:space="preserve"> (low, lower-middle, upper-middle, high income) and region</w:t>
        </w:r>
      </w:ins>
      <w:ins w:id="134" w:author="Luca Giangregorio" w:date="2024-07-16T17:58:00Z">
        <w:r w:rsidR="007F7D07">
          <w:t>al class</w:t>
        </w:r>
      </w:ins>
      <w:ins w:id="135" w:author="Luca Giangregorio" w:date="2024-07-16T17:59:00Z">
        <w:r w:rsidR="007F7D07">
          <w:t>ification</w:t>
        </w:r>
      </w:ins>
      <w:ins w:id="136" w:author="Luca Giangregorio" w:date="2024-05-10T10:56:00Z">
        <w:r>
          <w:t xml:space="preserve"> (</w:t>
        </w:r>
      </w:ins>
      <w:ins w:id="137" w:author="Luca Giangregorio" w:date="2024-05-10T10:58:00Z">
        <w:r>
          <w:t>East Asia &amp; Pacific, Europe &amp; Central Asia, Latin America &amp; Caribbean, Middle East &amp; North Africa, North America, South Asia, S</w:t>
        </w:r>
      </w:ins>
      <w:ins w:id="138" w:author="Luca Giangregorio" w:date="2024-05-10T10:59:00Z">
        <w:r>
          <w:t xml:space="preserve">ub-Saharan Africa). </w:t>
        </w:r>
      </w:ins>
      <w:ins w:id="139" w:author="Luca Giangregorio" w:date="2024-05-10T11:05:00Z">
        <w:r w:rsidR="00395AA2">
          <w:rPr>
            <w:sz w:val="18"/>
            <w:szCs w:val="18"/>
          </w:rPr>
          <w:t>[</w:t>
        </w:r>
      </w:ins>
      <w:ins w:id="140" w:author="Luca Giangregorio" w:date="2024-07-16T17:24:00Z">
        <w:r w:rsidR="00F335D1">
          <w:t xml:space="preserve">World Bank </w:t>
        </w:r>
      </w:ins>
      <w:ins w:id="141" w:author="Luca Giangregorio" w:date="2024-07-16T17:59:00Z">
        <w:r w:rsidR="007F7D07">
          <w:t>–</w:t>
        </w:r>
      </w:ins>
      <w:ins w:id="142" w:author="Luca Giangregorio" w:date="2024-07-16T17:24:00Z">
        <w:r w:rsidR="00F335D1">
          <w:t xml:space="preserve"> </w:t>
        </w:r>
      </w:ins>
      <w:ins w:id="143" w:author="Luca Giangregorio" w:date="2024-07-16T17:35:00Z">
        <w:r w:rsidR="008A412D">
          <w:fldChar w:fldCharType="begin"/>
        </w:r>
        <w:r w:rsidR="008A412D">
          <w:instrText>HYPERLINK "</w:instrText>
        </w:r>
      </w:ins>
      <w:ins w:id="144" w:author="Luca Giangregorio" w:date="2024-07-16T17:24:00Z">
        <w:r w:rsidR="008A412D" w:rsidRPr="00F335D1">
          <w:instrText>https://datatopics.worldbank.org/world-development-indicators/the-world-by-income-and-region.html</w:instrText>
        </w:r>
      </w:ins>
      <w:ins w:id="145" w:author="Luca Giangregorio" w:date="2024-07-16T17:35:00Z">
        <w:r w:rsidR="008A412D">
          <w:instrText>"</w:instrText>
        </w:r>
        <w:r w:rsidR="008A412D">
          <w:fldChar w:fldCharType="separate"/>
        </w:r>
      </w:ins>
      <w:ins w:id="146" w:author="Luca Giangregorio" w:date="2024-07-16T17:24:00Z">
        <w:r w:rsidR="008A412D" w:rsidRPr="00EE03A8">
          <w:rPr>
            <w:rStyle w:val="Hyperlink"/>
          </w:rPr>
          <w:t>https://datatopics.worldbank.org/world-development-indicators/the-world-by-income-and-region.html</w:t>
        </w:r>
      </w:ins>
      <w:ins w:id="147" w:author="Luca Giangregorio" w:date="2024-07-16T17:35:00Z">
        <w:r w:rsidR="008A412D">
          <w:fldChar w:fldCharType="end"/>
        </w:r>
      </w:ins>
      <w:ins w:id="148" w:author="Luca Giangregorio" w:date="2024-07-16T17:36:00Z">
        <w:r w:rsidR="008A412D">
          <w:t xml:space="preserve"> </w:t>
        </w:r>
      </w:ins>
      <w:ins w:id="149" w:author="Luca Giangregorio" w:date="2024-07-16T17:37:00Z">
        <w:r w:rsidR="008A412D">
          <w:t>REFERENCE TO BE ADDED BY ADAM</w:t>
        </w:r>
      </w:ins>
      <w:ins w:id="150" w:author="Luca Giangregorio" w:date="2024-05-10T11:05:00Z">
        <w:r w:rsidR="00395AA2">
          <w:t>]</w:t>
        </w:r>
      </w:ins>
      <w:ins w:id="151" w:author="Luca Giangregorio" w:date="2024-07-16T17:35:00Z">
        <w:r w:rsidR="008A412D">
          <w:t xml:space="preserve">. </w:t>
        </w:r>
      </w:ins>
    </w:p>
    <w:p w14:paraId="39C10C74" w14:textId="30F5EA4D" w:rsidR="00877B21" w:rsidRDefault="008A412D">
      <w:pPr>
        <w:pStyle w:val="BodyText"/>
        <w:spacing w:line="355" w:lineRule="auto"/>
        <w:ind w:left="117" w:right="315"/>
        <w:jc w:val="both"/>
        <w:rPr>
          <w:ins w:id="152" w:author="Luca Giangregorio" w:date="2024-05-10T11:00:00Z"/>
        </w:rPr>
      </w:pPr>
      <w:ins w:id="153" w:author="Luca Giangregorio" w:date="2024-07-16T17:35:00Z">
        <w:r>
          <w:t xml:space="preserve">For additional details about the income group classification, please visit </w:t>
        </w:r>
      </w:ins>
      <w:ins w:id="154" w:author="Luca Giangregorio" w:date="2024-07-16T17:36:00Z">
        <w:r>
          <w:t xml:space="preserve">the “Knowledge Base” page of the World Bank. </w:t>
        </w:r>
      </w:ins>
    </w:p>
    <w:p w14:paraId="135C5AB2" w14:textId="6C0FBDA0" w:rsidR="00F431FF" w:rsidRDefault="00877B21">
      <w:pPr>
        <w:pStyle w:val="BodyText"/>
        <w:spacing w:line="355" w:lineRule="auto"/>
        <w:ind w:left="117" w:right="315"/>
        <w:jc w:val="both"/>
        <w:rPr>
          <w:ins w:id="155" w:author="Luca Giangregorio" w:date="2024-07-16T16:59:00Z"/>
        </w:rPr>
      </w:pPr>
      <w:ins w:id="156" w:author="Luca Giangregorio" w:date="2024-05-10T11:00:00Z">
        <w:r>
          <w:t xml:space="preserve">Lastly, </w:t>
        </w:r>
      </w:ins>
      <w:ins w:id="157" w:author="Luca Giangregorio" w:date="2024-05-10T11:01:00Z">
        <w:r>
          <w:t xml:space="preserve">to </w:t>
        </w:r>
      </w:ins>
      <w:ins w:id="158" w:author="Luca Giangregorio" w:date="2024-05-10T11:02:00Z">
        <w:r>
          <w:t>foster interdisciplinary</w:t>
        </w:r>
      </w:ins>
      <w:ins w:id="159" w:author="Luca Giangregorio" w:date="2024-05-10T11:03:00Z">
        <w:r>
          <w:t xml:space="preserve"> use of our data</w:t>
        </w:r>
      </w:ins>
      <w:ins w:id="160" w:author="Luca Giangregorio" w:date="2024-05-10T11:04:00Z">
        <w:r w:rsidR="00395AA2">
          <w:t xml:space="preserve"> and </w:t>
        </w:r>
      </w:ins>
      <w:ins w:id="161" w:author="Luca Giangregorio" w:date="2024-05-10T11:03:00Z">
        <w:r w:rsidR="00395AA2">
          <w:t xml:space="preserve">stimulate research </w:t>
        </w:r>
      </w:ins>
      <w:ins w:id="162" w:author="Luca Giangregorio" w:date="2024-05-10T11:36:00Z">
        <w:r w:rsidR="00BF0577">
          <w:t>across the entire</w:t>
        </w:r>
      </w:ins>
      <w:ins w:id="163" w:author="Luca Giangregorio" w:date="2024-05-10T11:03:00Z">
        <w:r w:rsidR="00395AA2">
          <w:t xml:space="preserve"> spectrum of social sciences, we </w:t>
        </w:r>
      </w:ins>
      <w:ins w:id="164" w:author="Luca Giangregorio" w:date="2024-05-10T11:36:00Z">
        <w:r w:rsidR="00BF0577">
          <w:t>introduce</w:t>
        </w:r>
      </w:ins>
      <w:ins w:id="165" w:author="Luca Giangregorio" w:date="2024-05-10T11:09:00Z">
        <w:r w:rsidR="00395AA2">
          <w:t xml:space="preserve"> a new variable </w:t>
        </w:r>
      </w:ins>
      <w:ins w:id="166" w:author="Luca Giangregorio" w:date="2024-05-10T11:10:00Z">
        <w:r w:rsidR="00395AA2">
          <w:t>that captures the political</w:t>
        </w:r>
      </w:ins>
      <w:ins w:id="167" w:author="Luca Giangregorio" w:date="2024-05-10T11:37:00Z">
        <w:r w:rsidR="00BF0577">
          <w:t xml:space="preserve"> orientation</w:t>
        </w:r>
      </w:ins>
      <w:ins w:id="168" w:author="Luca Giangregorio" w:date="2024-05-10T11:10:00Z">
        <w:r w:rsidR="00395AA2">
          <w:t xml:space="preserve"> of the government in charge each year</w:t>
        </w:r>
      </w:ins>
      <w:ins w:id="169" w:author="Luca Giangregorio" w:date="2024-05-10T11:37:00Z">
        <w:r w:rsidR="00BF0577">
          <w:t>. This variable categorizes governments based on their political orientation</w:t>
        </w:r>
      </w:ins>
      <w:ins w:id="170" w:author="Luca Giangregorio" w:date="2024-05-10T11:33:00Z">
        <w:r w:rsidR="00BF0577">
          <w:t xml:space="preserve"> (hegemony of right-win</w:t>
        </w:r>
      </w:ins>
      <w:ins w:id="171" w:author="Luca Giangregorio" w:date="2024-05-10T11:34:00Z">
        <w:r w:rsidR="00BF0577">
          <w:t>g</w:t>
        </w:r>
      </w:ins>
      <w:ins w:id="172" w:author="Luca Giangregorio" w:date="2024-05-10T11:33:00Z">
        <w:r w:rsidR="00BF0577">
          <w:t xml:space="preserve">, dominance </w:t>
        </w:r>
      </w:ins>
      <w:ins w:id="173" w:author="Luca Giangregorio" w:date="2024-05-10T11:34:00Z">
        <w:r w:rsidR="00BF0577">
          <w:t>of right-wing, balance between left and right parties, dominance of left, hegemony of left)</w:t>
        </w:r>
      </w:ins>
      <w:ins w:id="174" w:author="Luca Giangregorio" w:date="2024-05-10T11:33:00Z">
        <w:r w:rsidR="008639E6">
          <w:t>,</w:t>
        </w:r>
      </w:ins>
      <w:ins w:id="175" w:author="Luca Giangregorio" w:date="2024-07-16T18:02:00Z">
        <w:r w:rsidR="007F7D07">
          <w:t xml:space="preserve"> by</w:t>
        </w:r>
      </w:ins>
      <w:ins w:id="176" w:author="Luca Giangregorio" w:date="2024-05-10T11:33:00Z">
        <w:r w:rsidR="008639E6">
          <w:t xml:space="preserve"> c</w:t>
        </w:r>
      </w:ins>
      <w:ins w:id="177" w:author="Luca Giangregorio" w:date="2024-05-10T11:10:00Z">
        <w:r w:rsidR="00395AA2">
          <w:t xml:space="preserve">ombining </w:t>
        </w:r>
      </w:ins>
      <w:ins w:id="178" w:author="Luca Giangregorio" w:date="2024-05-10T11:11:00Z">
        <w:r w:rsidR="00395AA2">
          <w:t xml:space="preserve">two </w:t>
        </w:r>
      </w:ins>
      <w:ins w:id="179" w:author="Luca Giangregorio" w:date="2024-07-16T18:02:00Z">
        <w:r w:rsidR="007F7D07">
          <w:t>primary</w:t>
        </w:r>
      </w:ins>
      <w:ins w:id="180" w:author="Luca Giangregorio" w:date="2024-05-10T11:11:00Z">
        <w:r w:rsidR="00395AA2">
          <w:t xml:space="preserve"> sources </w:t>
        </w:r>
      </w:ins>
      <w:ins w:id="181" w:author="Luca Giangregorio" w:date="2024-07-16T18:02:00Z">
        <w:r w:rsidR="007F7D07">
          <w:t>concerning</w:t>
        </w:r>
      </w:ins>
      <w:ins w:id="182" w:author="Luca Giangregorio" w:date="2024-05-10T11:37:00Z">
        <w:r w:rsidR="00BF0577">
          <w:t xml:space="preserve"> the</w:t>
        </w:r>
      </w:ins>
      <w:ins w:id="183" w:author="Luca Giangregorio" w:date="2024-05-10T11:11:00Z">
        <w:r w:rsidR="00395AA2">
          <w:t xml:space="preserve"> political spectrum and election results [</w:t>
        </w:r>
      </w:ins>
      <w:proofErr w:type="spellStart"/>
      <w:ins w:id="184" w:author="Luca Giangregorio" w:date="2024-07-16T17:24:00Z">
        <w:r w:rsidR="000A0C27">
          <w:t>Armingeon</w:t>
        </w:r>
        <w:proofErr w:type="spellEnd"/>
        <w:r w:rsidR="000A0C27">
          <w:t xml:space="preserve"> et al., 2023, Comparative Political Data Set, 1960-2021</w:t>
        </w:r>
        <w:r w:rsidR="000A0C27">
          <w:t xml:space="preserve">; </w:t>
        </w:r>
      </w:ins>
      <w:ins w:id="185" w:author="Luca Giangregorio" w:date="2024-07-16T17:25:00Z">
        <w:r w:rsidR="000A0C27">
          <w:t>Holger et al., 2023, Parl</w:t>
        </w:r>
        <w:r w:rsidR="000A0C27">
          <w:t xml:space="preserve">iaments and </w:t>
        </w:r>
        <w:r w:rsidR="000A0C27">
          <w:lastRenderedPageBreak/>
          <w:t>Government</w:t>
        </w:r>
        <w:r w:rsidR="000A0C27">
          <w:t xml:space="preserve"> Database</w:t>
        </w:r>
        <w:r w:rsidR="000A0C27">
          <w:t xml:space="preserve"> (</w:t>
        </w:r>
        <w:proofErr w:type="spellStart"/>
        <w:r w:rsidR="000A0C27">
          <w:t>ParlGov</w:t>
        </w:r>
        <w:proofErr w:type="spellEnd"/>
        <w:r w:rsidR="000A0C27">
          <w:t>)</w:t>
        </w:r>
      </w:ins>
      <w:ins w:id="186" w:author="Luca Giangregorio" w:date="2024-07-16T17:37:00Z">
        <w:r w:rsidR="008A412D">
          <w:t xml:space="preserve"> - </w:t>
        </w:r>
        <w:r w:rsidR="008A412D">
          <w:t>REFERENCE</w:t>
        </w:r>
        <w:r w:rsidR="008A412D">
          <w:t>S</w:t>
        </w:r>
        <w:r w:rsidR="008A412D">
          <w:t xml:space="preserve"> TO BE ADDED BY ADAM</w:t>
        </w:r>
      </w:ins>
      <w:ins w:id="187" w:author="Luca Giangregorio" w:date="2024-05-10T11:11:00Z">
        <w:r w:rsidR="00395AA2">
          <w:t>]</w:t>
        </w:r>
      </w:ins>
      <w:ins w:id="188" w:author="Luca Giangregorio" w:date="2024-05-10T11:38:00Z">
        <w:r w:rsidR="00BF0577">
          <w:t>, both</w:t>
        </w:r>
      </w:ins>
      <w:ins w:id="189" w:author="Luca Giangregorio" w:date="2024-05-10T11:13:00Z">
        <w:r w:rsidR="00395AA2">
          <w:t xml:space="preserve"> </w:t>
        </w:r>
      </w:ins>
      <w:ins w:id="190" w:author="Luca Giangregorio" w:date="2024-05-10T11:31:00Z">
        <w:r w:rsidR="008639E6">
          <w:t>widely used in the European Journal of Political Research</w:t>
        </w:r>
      </w:ins>
      <w:ins w:id="191" w:author="Luca Giangregorio" w:date="2024-05-10T11:33:00Z">
        <w:r w:rsidR="008639E6">
          <w:t xml:space="preserve">. </w:t>
        </w:r>
      </w:ins>
    </w:p>
    <w:p w14:paraId="29270080" w14:textId="219E3D77" w:rsidR="00F335D1" w:rsidRDefault="00F431FF">
      <w:pPr>
        <w:pStyle w:val="BodyText"/>
        <w:spacing w:line="355" w:lineRule="auto"/>
        <w:ind w:left="117" w:right="315"/>
        <w:jc w:val="both"/>
        <w:rPr>
          <w:ins w:id="192" w:author="Luca Giangregorio" w:date="2024-07-16T17:21:00Z"/>
        </w:rPr>
      </w:pPr>
      <w:ins w:id="193" w:author="Luca Giangregorio" w:date="2024-07-16T16:56:00Z">
        <w:r>
          <w:t xml:space="preserve">The </w:t>
        </w:r>
      </w:ins>
      <w:ins w:id="194" w:author="Luca Giangregorio" w:date="2024-07-16T16:59:00Z">
        <w:r>
          <w:t>definition of the political orientation adopted in the</w:t>
        </w:r>
      </w:ins>
      <w:ins w:id="195" w:author="Luca Giangregorio" w:date="2024-07-16T18:03:00Z">
        <w:r w:rsidR="007F7D07">
          <w:t>se</w:t>
        </w:r>
      </w:ins>
      <w:ins w:id="196" w:author="Luca Giangregorio" w:date="2024-07-16T16:59:00Z">
        <w:r>
          <w:t xml:space="preserve"> two main sources </w:t>
        </w:r>
      </w:ins>
      <w:ins w:id="197" w:author="Luca Giangregorio" w:date="2024-07-16T17:07:00Z">
        <w:r w:rsidR="00E87043">
          <w:t xml:space="preserve">is </w:t>
        </w:r>
      </w:ins>
      <w:ins w:id="198" w:author="Luca Giangregorio" w:date="2024-07-16T17:08:00Z">
        <w:r w:rsidR="00E87043">
          <w:t xml:space="preserve">based on the government composition. </w:t>
        </w:r>
      </w:ins>
      <w:ins w:id="199" w:author="Luca Giangregorio" w:date="2024-07-16T18:03:00Z">
        <w:r w:rsidR="007F7D07">
          <w:t>Following</w:t>
        </w:r>
      </w:ins>
      <w:ins w:id="200" w:author="Luca Giangregorio" w:date="2024-07-16T17:09:00Z">
        <w:r w:rsidR="00E87043">
          <w:t xml:space="preserve"> </w:t>
        </w:r>
      </w:ins>
      <w:proofErr w:type="spellStart"/>
      <w:ins w:id="201" w:author="Luca Giangregorio" w:date="2024-07-16T17:10:00Z">
        <w:r w:rsidR="00E87043">
          <w:t>Armingeon</w:t>
        </w:r>
        <w:proofErr w:type="spellEnd"/>
        <w:r w:rsidR="00E87043">
          <w:t xml:space="preserve"> et al., (2023, Comparative Political Data Set, 1960-2021), the cabinet composition take</w:t>
        </w:r>
      </w:ins>
      <w:ins w:id="202" w:author="Luca Giangregorio" w:date="2024-07-16T17:11:00Z">
        <w:r w:rsidR="00E87043">
          <w:t>s different values depending on the ratio of the party seats in parliament over the total parlia</w:t>
        </w:r>
      </w:ins>
      <w:ins w:id="203" w:author="Luca Giangregorio" w:date="2024-07-16T17:12:00Z">
        <w:r w:rsidR="00E87043">
          <w:t xml:space="preserve">mentary seats of </w:t>
        </w:r>
        <w:r w:rsidR="00E87043" w:rsidRPr="000A0C27">
          <w:rPr>
            <w:i/>
            <w:iCs/>
            <w:rPrChange w:id="204" w:author="Luca Giangregorio" w:date="2024-07-16T17:26:00Z">
              <w:rPr/>
            </w:rPrChange>
          </w:rPr>
          <w:t>all</w:t>
        </w:r>
        <w:r w:rsidR="00E87043">
          <w:t xml:space="preserve"> governing parties. For example, there will be a “dominance of social-democratic and other left parties” if the seat share of all social-democra</w:t>
        </w:r>
      </w:ins>
      <w:ins w:id="205" w:author="Luca Giangregorio" w:date="2024-07-16T17:13:00Z">
        <w:r w:rsidR="00E87043">
          <w:t xml:space="preserve">tic and left governing parties </w:t>
        </w:r>
      </w:ins>
      <w:ins w:id="206" w:author="Luca Giangregorio" w:date="2024-07-16T18:04:00Z">
        <w:r w:rsidR="007F7D07">
          <w:t xml:space="preserve">exceeds </w:t>
        </w:r>
      </w:ins>
      <w:ins w:id="207" w:author="Luca Giangregorio" w:date="2024-07-16T17:13:00Z">
        <w:r w:rsidR="00E87043">
          <w:t>66.67%</w:t>
        </w:r>
      </w:ins>
      <w:ins w:id="208" w:author="Luca Giangregorio" w:date="2024-07-16T18:04:00Z">
        <w:r w:rsidR="007F7D07">
          <w:t xml:space="preserve"> of the total </w:t>
        </w:r>
        <w:r w:rsidR="00752C82">
          <w:t xml:space="preserve">parliamentary seats </w:t>
        </w:r>
      </w:ins>
      <w:ins w:id="209" w:author="Luca Giangregorio" w:date="2024-07-16T18:05:00Z">
        <w:r w:rsidR="00752C82">
          <w:t>of all governing parties</w:t>
        </w:r>
      </w:ins>
      <w:ins w:id="210" w:author="Luca Giangregorio" w:date="2024-07-16T17:13:00Z">
        <w:r w:rsidR="00E87043">
          <w:t xml:space="preserve">. </w:t>
        </w:r>
      </w:ins>
      <w:ins w:id="211" w:author="Luca Giangregorio" w:date="2024-07-16T18:05:00Z">
        <w:r w:rsidR="00752C82">
          <w:t>Conversely</w:t>
        </w:r>
      </w:ins>
      <w:ins w:id="212" w:author="Luca Giangregorio" w:date="2024-07-16T17:26:00Z">
        <w:r w:rsidR="000A0C27">
          <w:t xml:space="preserve">, there </w:t>
        </w:r>
      </w:ins>
      <w:ins w:id="213" w:author="Luca Giangregorio" w:date="2024-07-16T18:05:00Z">
        <w:r w:rsidR="00752C82">
          <w:t>is a</w:t>
        </w:r>
      </w:ins>
      <w:ins w:id="214" w:author="Luca Giangregorio" w:date="2024-07-16T17:26:00Z">
        <w:r w:rsidR="000A0C27">
          <w:t xml:space="preserve"> “hegemony of righ</w:t>
        </w:r>
      </w:ins>
      <w:ins w:id="215" w:author="Luca Giangregorio" w:date="2024-07-16T17:27:00Z">
        <w:r w:rsidR="000A0C27">
          <w:t xml:space="preserve">t-wing (and </w:t>
        </w:r>
        <w:proofErr w:type="spellStart"/>
        <w:r w:rsidR="000A0C27">
          <w:t>centre</w:t>
        </w:r>
        <w:proofErr w:type="spellEnd"/>
        <w:r w:rsidR="000A0C27">
          <w:t xml:space="preserve">) parties)” when </w:t>
        </w:r>
      </w:ins>
      <w:ins w:id="216" w:author="Luca Giangregorio" w:date="2024-07-16T18:05:00Z">
        <w:r w:rsidR="00752C82">
          <w:t>no</w:t>
        </w:r>
      </w:ins>
      <w:ins w:id="217" w:author="Luca Giangregorio" w:date="2024-07-16T17:28:00Z">
        <w:r w:rsidR="000A0C27">
          <w:t xml:space="preserve"> left-wing parties participat</w:t>
        </w:r>
      </w:ins>
      <w:ins w:id="218" w:author="Luca Giangregorio" w:date="2024-07-16T18:05:00Z">
        <w:r w:rsidR="00752C82">
          <w:t>e</w:t>
        </w:r>
      </w:ins>
      <w:ins w:id="219" w:author="Luca Giangregorio" w:date="2024-07-16T17:28:00Z">
        <w:r w:rsidR="000A0C27">
          <w:t xml:space="preserve"> </w:t>
        </w:r>
      </w:ins>
      <w:ins w:id="220" w:author="Luca Giangregorio" w:date="2024-07-16T18:05:00Z">
        <w:r w:rsidR="00752C82">
          <w:t>in</w:t>
        </w:r>
      </w:ins>
      <w:ins w:id="221" w:author="Luca Giangregorio" w:date="2024-07-16T17:28:00Z">
        <w:r w:rsidR="000A0C27">
          <w:t xml:space="preserve"> the cabinet. </w:t>
        </w:r>
      </w:ins>
      <w:ins w:id="222" w:author="Luca Giangregorio" w:date="2024-07-16T17:14:00Z">
        <w:r w:rsidR="00F335D1">
          <w:t>The</w:t>
        </w:r>
      </w:ins>
      <w:ins w:id="223" w:author="Luca Giangregorio" w:date="2024-07-16T17:15:00Z">
        <w:r w:rsidR="00F335D1">
          <w:t xml:space="preserve"> definition</w:t>
        </w:r>
      </w:ins>
      <w:ins w:id="224" w:author="Luca Giangregorio" w:date="2024-07-16T18:05:00Z">
        <w:r w:rsidR="00752C82">
          <w:t>s</w:t>
        </w:r>
      </w:ins>
      <w:ins w:id="225" w:author="Luca Giangregorio" w:date="2024-07-16T17:15:00Z">
        <w:r w:rsidR="00F335D1">
          <w:t xml:space="preserve"> of </w:t>
        </w:r>
      </w:ins>
      <w:ins w:id="226" w:author="Luca Giangregorio" w:date="2024-07-16T17:16:00Z">
        <w:r w:rsidR="00F335D1">
          <w:t xml:space="preserve">left and right in </w:t>
        </w:r>
        <w:proofErr w:type="spellStart"/>
        <w:r w:rsidR="00F335D1">
          <w:t>Armingeon</w:t>
        </w:r>
        <w:proofErr w:type="spellEnd"/>
        <w:r w:rsidR="00F335D1">
          <w:t xml:space="preserve"> et al., (2023) and </w:t>
        </w:r>
      </w:ins>
      <w:ins w:id="227" w:author="Luca Giangregorio" w:date="2024-07-16T17:17:00Z">
        <w:r w:rsidR="00F335D1">
          <w:t xml:space="preserve">Holger et al., (2023, </w:t>
        </w:r>
        <w:proofErr w:type="spellStart"/>
        <w:r w:rsidR="00F335D1">
          <w:t>ParlGov</w:t>
        </w:r>
        <w:proofErr w:type="spellEnd"/>
        <w:r w:rsidR="00F335D1">
          <w:t xml:space="preserve"> Database) follow the political science literature and are detailed in their specific documentation. </w:t>
        </w:r>
      </w:ins>
    </w:p>
    <w:p w14:paraId="01E6FE24" w14:textId="0CA25E1E" w:rsidR="00877B21" w:rsidRDefault="00F335D1">
      <w:pPr>
        <w:pStyle w:val="BodyText"/>
        <w:spacing w:line="355" w:lineRule="auto"/>
        <w:ind w:left="117" w:right="315"/>
        <w:jc w:val="both"/>
      </w:pPr>
      <w:ins w:id="228" w:author="Luca Giangregorio" w:date="2024-07-16T17:21:00Z">
        <w:r>
          <w:t xml:space="preserve">Due to </w:t>
        </w:r>
      </w:ins>
      <w:ins w:id="229" w:author="Luca Giangregorio" w:date="2024-07-16T18:06:00Z">
        <w:r w:rsidR="00752C82">
          <w:t>distinctive nature</w:t>
        </w:r>
      </w:ins>
      <w:ins w:id="230" w:author="Luca Giangregorio" w:date="2024-07-16T17:21:00Z">
        <w:r>
          <w:t xml:space="preserve"> of the United States political spectrum and history</w:t>
        </w:r>
      </w:ins>
      <w:ins w:id="231" w:author="Luca Giangregorio" w:date="2024-07-16T17:22:00Z">
        <w:r>
          <w:t xml:space="preserve">, its political cycle is typically identified using “Democrat” and “Republican”. </w:t>
        </w:r>
      </w:ins>
      <w:ins w:id="232" w:author="Luca Giangregorio" w:date="2024-07-16T17:18:00Z">
        <w:r>
          <w:t xml:space="preserve"> </w:t>
        </w:r>
      </w:ins>
    </w:p>
    <w:p w14:paraId="41A906B3" w14:textId="77777777" w:rsidR="00620CF6" w:rsidRPr="008A412D" w:rsidRDefault="00000000">
      <w:pPr>
        <w:pStyle w:val="BodyText"/>
        <w:spacing w:before="116" w:line="355" w:lineRule="auto"/>
        <w:ind w:left="117" w:right="315"/>
        <w:jc w:val="both"/>
        <w:rPr>
          <w:strike/>
          <w:rPrChange w:id="233" w:author="Luca Giangregorio" w:date="2024-07-16T17:40:00Z">
            <w:rPr/>
          </w:rPrChange>
        </w:rPr>
      </w:pPr>
      <w:r w:rsidRPr="008A412D">
        <w:rPr>
          <w:strike/>
          <w:rPrChange w:id="234" w:author="Luca Giangregorio" w:date="2024-07-16T17:40:00Z">
            <w:rPr/>
          </w:rPrChange>
        </w:rPr>
        <w:t>We</w:t>
      </w:r>
      <w:r w:rsidRPr="008A412D">
        <w:rPr>
          <w:strike/>
          <w:spacing w:val="-11"/>
          <w:rPrChange w:id="235" w:author="Luca Giangregorio" w:date="2024-07-16T17:40:00Z">
            <w:rPr>
              <w:spacing w:val="-11"/>
            </w:rPr>
          </w:rPrChange>
        </w:rPr>
        <w:t xml:space="preserve"> </w:t>
      </w:r>
      <w:r w:rsidRPr="008A412D">
        <w:rPr>
          <w:strike/>
          <w:rPrChange w:id="236" w:author="Luca Giangregorio" w:date="2024-07-16T17:40:00Z">
            <w:rPr/>
          </w:rPrChange>
        </w:rPr>
        <w:t>have</w:t>
      </w:r>
      <w:r w:rsidRPr="008A412D">
        <w:rPr>
          <w:strike/>
          <w:spacing w:val="-11"/>
          <w:rPrChange w:id="237" w:author="Luca Giangregorio" w:date="2024-07-16T17:40:00Z">
            <w:rPr>
              <w:spacing w:val="-11"/>
            </w:rPr>
          </w:rPrChange>
        </w:rPr>
        <w:t xml:space="preserve"> </w:t>
      </w:r>
      <w:r w:rsidRPr="008A412D">
        <w:rPr>
          <w:strike/>
          <w:rPrChange w:id="238" w:author="Luca Giangregorio" w:date="2024-07-16T17:40:00Z">
            <w:rPr/>
          </w:rPrChange>
        </w:rPr>
        <w:t>made</w:t>
      </w:r>
      <w:r w:rsidRPr="008A412D">
        <w:rPr>
          <w:strike/>
          <w:spacing w:val="-11"/>
          <w:rPrChange w:id="239" w:author="Luca Giangregorio" w:date="2024-07-16T17:40:00Z">
            <w:rPr>
              <w:spacing w:val="-11"/>
            </w:rPr>
          </w:rPrChange>
        </w:rPr>
        <w:t xml:space="preserve"> </w:t>
      </w:r>
      <w:r w:rsidRPr="008A412D">
        <w:rPr>
          <w:strike/>
          <w:rPrChange w:id="240" w:author="Luca Giangregorio" w:date="2024-07-16T17:40:00Z">
            <w:rPr/>
          </w:rPrChange>
        </w:rPr>
        <w:t>the</w:t>
      </w:r>
      <w:r w:rsidRPr="008A412D">
        <w:rPr>
          <w:strike/>
          <w:spacing w:val="-11"/>
          <w:rPrChange w:id="241" w:author="Luca Giangregorio" w:date="2024-07-16T17:40:00Z">
            <w:rPr>
              <w:spacing w:val="-11"/>
            </w:rPr>
          </w:rPrChange>
        </w:rPr>
        <w:t xml:space="preserve"> </w:t>
      </w:r>
      <w:r w:rsidRPr="008A412D">
        <w:rPr>
          <w:strike/>
          <w:rPrChange w:id="242" w:author="Luca Giangregorio" w:date="2024-07-16T17:40:00Z">
            <w:rPr/>
          </w:rPrChange>
        </w:rPr>
        <w:t>code</w:t>
      </w:r>
      <w:r w:rsidRPr="008A412D">
        <w:rPr>
          <w:strike/>
          <w:spacing w:val="-11"/>
          <w:rPrChange w:id="243" w:author="Luca Giangregorio" w:date="2024-07-16T17:40:00Z">
            <w:rPr>
              <w:spacing w:val="-11"/>
            </w:rPr>
          </w:rPrChange>
        </w:rPr>
        <w:t xml:space="preserve"> </w:t>
      </w:r>
      <w:r w:rsidRPr="008A412D">
        <w:rPr>
          <w:strike/>
          <w:rPrChange w:id="244" w:author="Luca Giangregorio" w:date="2024-07-16T17:40:00Z">
            <w:rPr/>
          </w:rPrChange>
        </w:rPr>
        <w:t>used</w:t>
      </w:r>
      <w:r w:rsidRPr="008A412D">
        <w:rPr>
          <w:strike/>
          <w:spacing w:val="-11"/>
          <w:rPrChange w:id="245" w:author="Luca Giangregorio" w:date="2024-07-16T17:40:00Z">
            <w:rPr>
              <w:spacing w:val="-11"/>
            </w:rPr>
          </w:rPrChange>
        </w:rPr>
        <w:t xml:space="preserve"> </w:t>
      </w:r>
      <w:r w:rsidRPr="008A412D">
        <w:rPr>
          <w:strike/>
          <w:rPrChange w:id="246" w:author="Luca Giangregorio" w:date="2024-07-16T17:40:00Z">
            <w:rPr/>
          </w:rPrChange>
        </w:rPr>
        <w:t>to</w:t>
      </w:r>
      <w:r w:rsidRPr="008A412D">
        <w:rPr>
          <w:strike/>
          <w:spacing w:val="-11"/>
          <w:rPrChange w:id="247" w:author="Luca Giangregorio" w:date="2024-07-16T17:40:00Z">
            <w:rPr>
              <w:spacing w:val="-11"/>
            </w:rPr>
          </w:rPrChange>
        </w:rPr>
        <w:t xml:space="preserve"> </w:t>
      </w:r>
      <w:r w:rsidRPr="008A412D">
        <w:rPr>
          <w:strike/>
          <w:rPrChange w:id="248" w:author="Luca Giangregorio" w:date="2024-07-16T17:40:00Z">
            <w:rPr/>
          </w:rPrChange>
        </w:rPr>
        <w:t>extract</w:t>
      </w:r>
      <w:r w:rsidRPr="008A412D">
        <w:rPr>
          <w:strike/>
          <w:spacing w:val="-11"/>
          <w:rPrChange w:id="249" w:author="Luca Giangregorio" w:date="2024-07-16T17:40:00Z">
            <w:rPr>
              <w:spacing w:val="-11"/>
            </w:rPr>
          </w:rPrChange>
        </w:rPr>
        <w:t xml:space="preserve"> </w:t>
      </w:r>
      <w:r w:rsidRPr="008A412D">
        <w:rPr>
          <w:strike/>
          <w:rPrChange w:id="250" w:author="Luca Giangregorio" w:date="2024-07-16T17:40:00Z">
            <w:rPr/>
          </w:rPrChange>
        </w:rPr>
        <w:t>these</w:t>
      </w:r>
      <w:r w:rsidRPr="008A412D">
        <w:rPr>
          <w:strike/>
          <w:spacing w:val="-11"/>
          <w:rPrChange w:id="251" w:author="Luca Giangregorio" w:date="2024-07-16T17:40:00Z">
            <w:rPr>
              <w:spacing w:val="-11"/>
            </w:rPr>
          </w:rPrChange>
        </w:rPr>
        <w:t xml:space="preserve"> </w:t>
      </w:r>
      <w:r w:rsidRPr="008A412D">
        <w:rPr>
          <w:strike/>
          <w:rPrChange w:id="252" w:author="Luca Giangregorio" w:date="2024-07-16T17:40:00Z">
            <w:rPr/>
          </w:rPrChange>
        </w:rPr>
        <w:t>variables</w:t>
      </w:r>
      <w:r w:rsidRPr="008A412D">
        <w:rPr>
          <w:strike/>
          <w:spacing w:val="-11"/>
          <w:rPrChange w:id="253" w:author="Luca Giangregorio" w:date="2024-07-16T17:40:00Z">
            <w:rPr>
              <w:spacing w:val="-11"/>
            </w:rPr>
          </w:rPrChange>
        </w:rPr>
        <w:t xml:space="preserve"> </w:t>
      </w:r>
      <w:r w:rsidRPr="008A412D">
        <w:rPr>
          <w:strike/>
          <w:rPrChange w:id="254" w:author="Luca Giangregorio" w:date="2024-07-16T17:40:00Z">
            <w:rPr/>
          </w:rPrChange>
        </w:rPr>
        <w:t>available</w:t>
      </w:r>
      <w:r w:rsidRPr="008A412D">
        <w:rPr>
          <w:strike/>
          <w:spacing w:val="-11"/>
          <w:rPrChange w:id="255" w:author="Luca Giangregorio" w:date="2024-07-16T17:40:00Z">
            <w:rPr>
              <w:spacing w:val="-11"/>
            </w:rPr>
          </w:rPrChange>
        </w:rPr>
        <w:t xml:space="preserve"> </w:t>
      </w:r>
      <w:r w:rsidRPr="008A412D">
        <w:rPr>
          <w:strike/>
          <w:rPrChange w:id="256" w:author="Luca Giangregorio" w:date="2024-07-16T17:40:00Z">
            <w:rPr/>
          </w:rPrChange>
        </w:rPr>
        <w:t>on</w:t>
      </w:r>
      <w:r w:rsidRPr="008A412D">
        <w:rPr>
          <w:strike/>
          <w:spacing w:val="-11"/>
          <w:rPrChange w:id="257" w:author="Luca Giangregorio" w:date="2024-07-16T17:40:00Z">
            <w:rPr>
              <w:spacing w:val="-11"/>
            </w:rPr>
          </w:rPrChange>
        </w:rPr>
        <w:t xml:space="preserve"> </w:t>
      </w:r>
      <w:r w:rsidRPr="008A412D">
        <w:rPr>
          <w:strike/>
          <w:rPrChange w:id="258" w:author="Luca Giangregorio" w:date="2024-07-16T17:40:00Z">
            <w:rPr/>
          </w:rPrChange>
        </w:rPr>
        <w:t>our</w:t>
      </w:r>
      <w:r w:rsidRPr="008A412D">
        <w:rPr>
          <w:strike/>
          <w:spacing w:val="-11"/>
          <w:rPrChange w:id="259" w:author="Luca Giangregorio" w:date="2024-07-16T17:40:00Z">
            <w:rPr>
              <w:spacing w:val="-11"/>
            </w:rPr>
          </w:rPrChange>
        </w:rPr>
        <w:t xml:space="preserve"> </w:t>
      </w:r>
      <w:r w:rsidRPr="008A412D">
        <w:rPr>
          <w:strike/>
          <w:rPrChange w:id="260" w:author="Luca Giangregorio" w:date="2024-07-16T17:40:00Z">
            <w:rPr/>
          </w:rPrChange>
        </w:rPr>
        <w:t>GitHub</w:t>
      </w:r>
      <w:r w:rsidRPr="008A412D">
        <w:rPr>
          <w:strike/>
          <w:spacing w:val="-11"/>
          <w:rPrChange w:id="261" w:author="Luca Giangregorio" w:date="2024-07-16T17:40:00Z">
            <w:rPr>
              <w:spacing w:val="-11"/>
            </w:rPr>
          </w:rPrChange>
        </w:rPr>
        <w:t xml:space="preserve"> </w:t>
      </w:r>
      <w:r w:rsidRPr="008A412D">
        <w:rPr>
          <w:strike/>
          <w:rPrChange w:id="262" w:author="Luca Giangregorio" w:date="2024-07-16T17:40:00Z">
            <w:rPr/>
          </w:rPrChange>
        </w:rPr>
        <w:t>repository,</w:t>
      </w:r>
      <w:r w:rsidRPr="008A412D">
        <w:rPr>
          <w:strike/>
          <w:spacing w:val="-11"/>
          <w:rPrChange w:id="263" w:author="Luca Giangregorio" w:date="2024-07-16T17:40:00Z">
            <w:rPr>
              <w:spacing w:val="-11"/>
            </w:rPr>
          </w:rPrChange>
        </w:rPr>
        <w:t xml:space="preserve"> </w:t>
      </w:r>
      <w:r w:rsidRPr="008A412D">
        <w:rPr>
          <w:strike/>
          <w:rPrChange w:id="264" w:author="Luca Giangregorio" w:date="2024-07-16T17:40:00Z">
            <w:rPr/>
          </w:rPrChange>
        </w:rPr>
        <w:t>which</w:t>
      </w:r>
      <w:r w:rsidRPr="008A412D">
        <w:rPr>
          <w:strike/>
          <w:spacing w:val="-11"/>
          <w:rPrChange w:id="265" w:author="Luca Giangregorio" w:date="2024-07-16T17:40:00Z">
            <w:rPr>
              <w:spacing w:val="-11"/>
            </w:rPr>
          </w:rPrChange>
        </w:rPr>
        <w:t xml:space="preserve"> </w:t>
      </w:r>
      <w:r w:rsidRPr="008A412D">
        <w:rPr>
          <w:strike/>
          <w:rPrChange w:id="266" w:author="Luca Giangregorio" w:date="2024-07-16T17:40:00Z">
            <w:rPr/>
          </w:rPrChange>
        </w:rPr>
        <w:t>are</w:t>
      </w:r>
      <w:r w:rsidRPr="008A412D">
        <w:rPr>
          <w:strike/>
          <w:spacing w:val="-11"/>
          <w:rPrChange w:id="267" w:author="Luca Giangregorio" w:date="2024-07-16T17:40:00Z">
            <w:rPr>
              <w:spacing w:val="-11"/>
            </w:rPr>
          </w:rPrChange>
        </w:rPr>
        <w:t xml:space="preserve"> </w:t>
      </w:r>
      <w:r w:rsidRPr="008A412D">
        <w:rPr>
          <w:strike/>
          <w:rPrChange w:id="268" w:author="Luca Giangregorio" w:date="2024-07-16T17:40:00Z">
            <w:rPr/>
          </w:rPrChange>
        </w:rPr>
        <w:t xml:space="preserve">stored </w:t>
      </w:r>
      <w:r w:rsidRPr="008A412D">
        <w:rPr>
          <w:strike/>
          <w:spacing w:val="-4"/>
          <w:rPrChange w:id="269" w:author="Luca Giangregorio" w:date="2024-07-16T17:40:00Z">
            <w:rPr>
              <w:spacing w:val="-4"/>
            </w:rPr>
          </w:rPrChange>
        </w:rPr>
        <w:t>in a downloadable file called “supplementary_var.xlsx”.</w:t>
      </w:r>
      <w:r w:rsidRPr="008A412D">
        <w:rPr>
          <w:strike/>
          <w:spacing w:val="26"/>
          <w:rPrChange w:id="270" w:author="Luca Giangregorio" w:date="2024-07-16T17:40:00Z">
            <w:rPr>
              <w:spacing w:val="26"/>
            </w:rPr>
          </w:rPrChange>
        </w:rPr>
        <w:t xml:space="preserve"> </w:t>
      </w:r>
      <w:r w:rsidRPr="008A412D">
        <w:rPr>
          <w:strike/>
          <w:spacing w:val="-4"/>
          <w:rPrChange w:id="271" w:author="Luca Giangregorio" w:date="2024-07-16T17:40:00Z">
            <w:rPr>
              <w:spacing w:val="-4"/>
            </w:rPr>
          </w:rPrChange>
        </w:rPr>
        <w:t xml:space="preserve">Users can easily access and review the code, enabling </w:t>
      </w:r>
      <w:r w:rsidRPr="008A412D">
        <w:rPr>
          <w:strike/>
          <w:rPrChange w:id="272" w:author="Luca Giangregorio" w:date="2024-07-16T17:40:00Z">
            <w:rPr/>
          </w:rPrChange>
        </w:rPr>
        <w:t>them</w:t>
      </w:r>
      <w:r w:rsidRPr="008A412D">
        <w:rPr>
          <w:strike/>
          <w:spacing w:val="-9"/>
          <w:rPrChange w:id="273" w:author="Luca Giangregorio" w:date="2024-07-16T17:40:00Z">
            <w:rPr>
              <w:spacing w:val="-9"/>
            </w:rPr>
          </w:rPrChange>
        </w:rPr>
        <w:t xml:space="preserve"> </w:t>
      </w:r>
      <w:r w:rsidRPr="008A412D">
        <w:rPr>
          <w:strike/>
          <w:rPrChange w:id="274" w:author="Luca Giangregorio" w:date="2024-07-16T17:40:00Z">
            <w:rPr/>
          </w:rPrChange>
        </w:rPr>
        <w:t>to</w:t>
      </w:r>
      <w:r w:rsidRPr="008A412D">
        <w:rPr>
          <w:strike/>
          <w:spacing w:val="-9"/>
          <w:rPrChange w:id="275" w:author="Luca Giangregorio" w:date="2024-07-16T17:40:00Z">
            <w:rPr>
              <w:spacing w:val="-9"/>
            </w:rPr>
          </w:rPrChange>
        </w:rPr>
        <w:t xml:space="preserve"> </w:t>
      </w:r>
      <w:r w:rsidRPr="008A412D">
        <w:rPr>
          <w:strike/>
          <w:rPrChange w:id="276" w:author="Luca Giangregorio" w:date="2024-07-16T17:40:00Z">
            <w:rPr/>
          </w:rPrChange>
        </w:rPr>
        <w:t>understand</w:t>
      </w:r>
      <w:r w:rsidRPr="008A412D">
        <w:rPr>
          <w:strike/>
          <w:spacing w:val="-9"/>
          <w:rPrChange w:id="277" w:author="Luca Giangregorio" w:date="2024-07-16T17:40:00Z">
            <w:rPr>
              <w:spacing w:val="-9"/>
            </w:rPr>
          </w:rPrChange>
        </w:rPr>
        <w:t xml:space="preserve"> </w:t>
      </w:r>
      <w:r w:rsidRPr="008A412D">
        <w:rPr>
          <w:strike/>
          <w:rPrChange w:id="278" w:author="Luca Giangregorio" w:date="2024-07-16T17:40:00Z">
            <w:rPr/>
          </w:rPrChange>
        </w:rPr>
        <w:t>the</w:t>
      </w:r>
      <w:r w:rsidRPr="008A412D">
        <w:rPr>
          <w:strike/>
          <w:spacing w:val="-9"/>
          <w:rPrChange w:id="279" w:author="Luca Giangregorio" w:date="2024-07-16T17:40:00Z">
            <w:rPr>
              <w:spacing w:val="-9"/>
            </w:rPr>
          </w:rPrChange>
        </w:rPr>
        <w:t xml:space="preserve"> </w:t>
      </w:r>
      <w:r w:rsidRPr="008A412D">
        <w:rPr>
          <w:strike/>
          <w:rPrChange w:id="280" w:author="Luca Giangregorio" w:date="2024-07-16T17:40:00Z">
            <w:rPr/>
          </w:rPrChange>
        </w:rPr>
        <w:t>data</w:t>
      </w:r>
      <w:r w:rsidRPr="008A412D">
        <w:rPr>
          <w:strike/>
          <w:spacing w:val="-9"/>
          <w:rPrChange w:id="281" w:author="Luca Giangregorio" w:date="2024-07-16T17:40:00Z">
            <w:rPr>
              <w:spacing w:val="-9"/>
            </w:rPr>
          </w:rPrChange>
        </w:rPr>
        <w:t xml:space="preserve"> </w:t>
      </w:r>
      <w:r w:rsidRPr="008A412D">
        <w:rPr>
          <w:strike/>
          <w:rPrChange w:id="282" w:author="Luca Giangregorio" w:date="2024-07-16T17:40:00Z">
            <w:rPr/>
          </w:rPrChange>
        </w:rPr>
        <w:t>processing</w:t>
      </w:r>
      <w:r w:rsidRPr="008A412D">
        <w:rPr>
          <w:strike/>
          <w:spacing w:val="-9"/>
          <w:rPrChange w:id="283" w:author="Luca Giangregorio" w:date="2024-07-16T17:40:00Z">
            <w:rPr>
              <w:spacing w:val="-9"/>
            </w:rPr>
          </w:rPrChange>
        </w:rPr>
        <w:t xml:space="preserve"> </w:t>
      </w:r>
      <w:r w:rsidRPr="008A412D">
        <w:rPr>
          <w:strike/>
          <w:rPrChange w:id="284" w:author="Luca Giangregorio" w:date="2024-07-16T17:40:00Z">
            <w:rPr/>
          </w:rPrChange>
        </w:rPr>
        <w:t>steps</w:t>
      </w:r>
      <w:r w:rsidRPr="008A412D">
        <w:rPr>
          <w:strike/>
          <w:spacing w:val="-9"/>
          <w:rPrChange w:id="285" w:author="Luca Giangregorio" w:date="2024-07-16T17:40:00Z">
            <w:rPr>
              <w:spacing w:val="-9"/>
            </w:rPr>
          </w:rPrChange>
        </w:rPr>
        <w:t xml:space="preserve"> </w:t>
      </w:r>
      <w:r w:rsidRPr="008A412D">
        <w:rPr>
          <w:strike/>
          <w:rPrChange w:id="286" w:author="Luca Giangregorio" w:date="2024-07-16T17:40:00Z">
            <w:rPr/>
          </w:rPrChange>
        </w:rPr>
        <w:t>and</w:t>
      </w:r>
      <w:r w:rsidRPr="008A412D">
        <w:rPr>
          <w:strike/>
          <w:spacing w:val="-9"/>
          <w:rPrChange w:id="287" w:author="Luca Giangregorio" w:date="2024-07-16T17:40:00Z">
            <w:rPr>
              <w:spacing w:val="-9"/>
            </w:rPr>
          </w:rPrChange>
        </w:rPr>
        <w:t xml:space="preserve"> </w:t>
      </w:r>
      <w:r w:rsidRPr="008A412D">
        <w:rPr>
          <w:strike/>
          <w:rPrChange w:id="288" w:author="Luca Giangregorio" w:date="2024-07-16T17:40:00Z">
            <w:rPr/>
          </w:rPrChange>
        </w:rPr>
        <w:t>reproduce</w:t>
      </w:r>
      <w:r w:rsidRPr="008A412D">
        <w:rPr>
          <w:strike/>
          <w:spacing w:val="-9"/>
          <w:rPrChange w:id="289" w:author="Luca Giangregorio" w:date="2024-07-16T17:40:00Z">
            <w:rPr>
              <w:spacing w:val="-9"/>
            </w:rPr>
          </w:rPrChange>
        </w:rPr>
        <w:t xml:space="preserve"> </w:t>
      </w:r>
      <w:r w:rsidRPr="008A412D">
        <w:rPr>
          <w:strike/>
          <w:rPrChange w:id="290" w:author="Luca Giangregorio" w:date="2024-07-16T17:40:00Z">
            <w:rPr/>
          </w:rPrChange>
        </w:rPr>
        <w:t>the</w:t>
      </w:r>
      <w:r w:rsidRPr="008A412D">
        <w:rPr>
          <w:strike/>
          <w:spacing w:val="-9"/>
          <w:rPrChange w:id="291" w:author="Luca Giangregorio" w:date="2024-07-16T17:40:00Z">
            <w:rPr>
              <w:spacing w:val="-9"/>
            </w:rPr>
          </w:rPrChange>
        </w:rPr>
        <w:t xml:space="preserve"> </w:t>
      </w:r>
      <w:r w:rsidRPr="008A412D">
        <w:rPr>
          <w:strike/>
          <w:rPrChange w:id="292" w:author="Luca Giangregorio" w:date="2024-07-16T17:40:00Z">
            <w:rPr/>
          </w:rPrChange>
        </w:rPr>
        <w:t>results</w:t>
      </w:r>
      <w:r w:rsidRPr="008A412D">
        <w:rPr>
          <w:strike/>
          <w:spacing w:val="-9"/>
          <w:rPrChange w:id="293" w:author="Luca Giangregorio" w:date="2024-07-16T17:40:00Z">
            <w:rPr>
              <w:spacing w:val="-9"/>
            </w:rPr>
          </w:rPrChange>
        </w:rPr>
        <w:t xml:space="preserve"> </w:t>
      </w:r>
      <w:r w:rsidRPr="008A412D">
        <w:rPr>
          <w:strike/>
          <w:rPrChange w:id="294" w:author="Luca Giangregorio" w:date="2024-07-16T17:40:00Z">
            <w:rPr/>
          </w:rPrChange>
        </w:rPr>
        <w:t>displayed</w:t>
      </w:r>
      <w:r w:rsidRPr="008A412D">
        <w:rPr>
          <w:strike/>
          <w:spacing w:val="-9"/>
          <w:rPrChange w:id="295" w:author="Luca Giangregorio" w:date="2024-07-16T17:40:00Z">
            <w:rPr>
              <w:spacing w:val="-9"/>
            </w:rPr>
          </w:rPrChange>
        </w:rPr>
        <w:t xml:space="preserve"> </w:t>
      </w:r>
      <w:r w:rsidRPr="008A412D">
        <w:rPr>
          <w:strike/>
          <w:rPrChange w:id="296" w:author="Luca Giangregorio" w:date="2024-07-16T17:40:00Z">
            <w:rPr/>
          </w:rPrChange>
        </w:rPr>
        <w:t>in</w:t>
      </w:r>
      <w:r w:rsidRPr="008A412D">
        <w:rPr>
          <w:strike/>
          <w:spacing w:val="-9"/>
          <w:rPrChange w:id="297" w:author="Luca Giangregorio" w:date="2024-07-16T17:40:00Z">
            <w:rPr>
              <w:spacing w:val="-9"/>
            </w:rPr>
          </w:rPrChange>
        </w:rPr>
        <w:t xml:space="preserve"> </w:t>
      </w:r>
      <w:r w:rsidRPr="008A412D">
        <w:rPr>
          <w:strike/>
          <w:rPrChange w:id="298" w:author="Luca Giangregorio" w:date="2024-07-16T17:40:00Z">
            <w:rPr/>
          </w:rPrChange>
        </w:rPr>
        <w:t>our</w:t>
      </w:r>
      <w:r w:rsidRPr="008A412D">
        <w:rPr>
          <w:strike/>
          <w:spacing w:val="-9"/>
          <w:rPrChange w:id="299" w:author="Luca Giangregorio" w:date="2024-07-16T17:40:00Z">
            <w:rPr>
              <w:spacing w:val="-9"/>
            </w:rPr>
          </w:rPrChange>
        </w:rPr>
        <w:t xml:space="preserve"> </w:t>
      </w:r>
      <w:r w:rsidRPr="008A412D">
        <w:rPr>
          <w:strike/>
          <w:rPrChange w:id="300" w:author="Luca Giangregorio" w:date="2024-07-16T17:40:00Z">
            <w:rPr/>
          </w:rPrChange>
        </w:rPr>
        <w:t>website</w:t>
      </w:r>
      <w:r w:rsidRPr="008A412D">
        <w:rPr>
          <w:strike/>
          <w:spacing w:val="-9"/>
          <w:rPrChange w:id="301" w:author="Luca Giangregorio" w:date="2024-07-16T17:40:00Z">
            <w:rPr>
              <w:spacing w:val="-9"/>
            </w:rPr>
          </w:rPrChange>
        </w:rPr>
        <w:t xml:space="preserve"> </w:t>
      </w:r>
      <w:r w:rsidRPr="008A412D">
        <w:rPr>
          <w:strike/>
          <w:rPrChange w:id="302" w:author="Luca Giangregorio" w:date="2024-07-16T17:40:00Z">
            <w:rPr/>
          </w:rPrChange>
        </w:rPr>
        <w:t>if</w:t>
      </w:r>
      <w:r w:rsidRPr="008A412D">
        <w:rPr>
          <w:strike/>
          <w:spacing w:val="-9"/>
          <w:rPrChange w:id="303" w:author="Luca Giangregorio" w:date="2024-07-16T17:40:00Z">
            <w:rPr>
              <w:spacing w:val="-9"/>
            </w:rPr>
          </w:rPrChange>
        </w:rPr>
        <w:t xml:space="preserve"> </w:t>
      </w:r>
      <w:r w:rsidRPr="008A412D">
        <w:rPr>
          <w:strike/>
          <w:rPrChange w:id="304" w:author="Luca Giangregorio" w:date="2024-07-16T17:40:00Z">
            <w:rPr/>
          </w:rPrChange>
        </w:rPr>
        <w:t>desired. This</w:t>
      </w:r>
      <w:r w:rsidRPr="008A412D">
        <w:rPr>
          <w:strike/>
          <w:spacing w:val="-7"/>
          <w:rPrChange w:id="305" w:author="Luca Giangregorio" w:date="2024-07-16T17:40:00Z">
            <w:rPr>
              <w:spacing w:val="-7"/>
            </w:rPr>
          </w:rPrChange>
        </w:rPr>
        <w:t xml:space="preserve"> </w:t>
      </w:r>
      <w:r w:rsidRPr="008A412D">
        <w:rPr>
          <w:strike/>
          <w:rPrChange w:id="306" w:author="Luca Giangregorio" w:date="2024-07-16T17:40:00Z">
            <w:rPr/>
          </w:rPrChange>
        </w:rPr>
        <w:t>file</w:t>
      </w:r>
      <w:r w:rsidRPr="008A412D">
        <w:rPr>
          <w:strike/>
          <w:spacing w:val="-7"/>
          <w:rPrChange w:id="307" w:author="Luca Giangregorio" w:date="2024-07-16T17:40:00Z">
            <w:rPr>
              <w:spacing w:val="-7"/>
            </w:rPr>
          </w:rPrChange>
        </w:rPr>
        <w:t xml:space="preserve"> </w:t>
      </w:r>
      <w:r w:rsidRPr="008A412D">
        <w:rPr>
          <w:strike/>
          <w:rPrChange w:id="308" w:author="Luca Giangregorio" w:date="2024-07-16T17:40:00Z">
            <w:rPr/>
          </w:rPrChange>
        </w:rPr>
        <w:t>contains</w:t>
      </w:r>
      <w:r w:rsidRPr="008A412D">
        <w:rPr>
          <w:strike/>
          <w:spacing w:val="-7"/>
          <w:rPrChange w:id="309" w:author="Luca Giangregorio" w:date="2024-07-16T17:40:00Z">
            <w:rPr>
              <w:spacing w:val="-7"/>
            </w:rPr>
          </w:rPrChange>
        </w:rPr>
        <w:t xml:space="preserve"> </w:t>
      </w:r>
      <w:r w:rsidRPr="008A412D">
        <w:rPr>
          <w:strike/>
          <w:rPrChange w:id="310" w:author="Luca Giangregorio" w:date="2024-07-16T17:40:00Z">
            <w:rPr/>
          </w:rPrChange>
        </w:rPr>
        <w:t>all</w:t>
      </w:r>
      <w:r w:rsidRPr="008A412D">
        <w:rPr>
          <w:strike/>
          <w:spacing w:val="-7"/>
          <w:rPrChange w:id="311" w:author="Luca Giangregorio" w:date="2024-07-16T17:40:00Z">
            <w:rPr>
              <w:spacing w:val="-7"/>
            </w:rPr>
          </w:rPrChange>
        </w:rPr>
        <w:t xml:space="preserve"> </w:t>
      </w:r>
      <w:r w:rsidRPr="008A412D">
        <w:rPr>
          <w:strike/>
          <w:rPrChange w:id="312" w:author="Luca Giangregorio" w:date="2024-07-16T17:40:00Z">
            <w:rPr/>
          </w:rPrChange>
        </w:rPr>
        <w:t>the</w:t>
      </w:r>
      <w:r w:rsidRPr="008A412D">
        <w:rPr>
          <w:strike/>
          <w:spacing w:val="-7"/>
          <w:rPrChange w:id="313" w:author="Luca Giangregorio" w:date="2024-07-16T17:40:00Z">
            <w:rPr>
              <w:spacing w:val="-7"/>
            </w:rPr>
          </w:rPrChange>
        </w:rPr>
        <w:t xml:space="preserve"> </w:t>
      </w:r>
      <w:r w:rsidRPr="008A412D">
        <w:rPr>
          <w:strike/>
          <w:rPrChange w:id="314" w:author="Luca Giangregorio" w:date="2024-07-16T17:40:00Z">
            <w:rPr/>
          </w:rPrChange>
        </w:rPr>
        <w:t>relevant</w:t>
      </w:r>
      <w:r w:rsidRPr="008A412D">
        <w:rPr>
          <w:strike/>
          <w:spacing w:val="-7"/>
          <w:rPrChange w:id="315" w:author="Luca Giangregorio" w:date="2024-07-16T17:40:00Z">
            <w:rPr>
              <w:spacing w:val="-7"/>
            </w:rPr>
          </w:rPrChange>
        </w:rPr>
        <w:t xml:space="preserve"> </w:t>
      </w:r>
      <w:r w:rsidRPr="008A412D">
        <w:rPr>
          <w:strike/>
          <w:rPrChange w:id="316" w:author="Luca Giangregorio" w:date="2024-07-16T17:40:00Z">
            <w:rPr/>
          </w:rPrChange>
        </w:rPr>
        <w:t>data</w:t>
      </w:r>
      <w:r w:rsidRPr="008A412D">
        <w:rPr>
          <w:strike/>
          <w:spacing w:val="-7"/>
          <w:rPrChange w:id="317" w:author="Luca Giangregorio" w:date="2024-07-16T17:40:00Z">
            <w:rPr>
              <w:spacing w:val="-7"/>
            </w:rPr>
          </w:rPrChange>
        </w:rPr>
        <w:t xml:space="preserve"> </w:t>
      </w:r>
      <w:r w:rsidRPr="008A412D">
        <w:rPr>
          <w:strike/>
          <w:rPrChange w:id="318" w:author="Luca Giangregorio" w:date="2024-07-16T17:40:00Z">
            <w:rPr/>
          </w:rPrChange>
        </w:rPr>
        <w:t>in</w:t>
      </w:r>
      <w:r w:rsidRPr="008A412D">
        <w:rPr>
          <w:strike/>
          <w:spacing w:val="-7"/>
          <w:rPrChange w:id="319" w:author="Luca Giangregorio" w:date="2024-07-16T17:40:00Z">
            <w:rPr>
              <w:spacing w:val="-7"/>
            </w:rPr>
          </w:rPrChange>
        </w:rPr>
        <w:t xml:space="preserve"> </w:t>
      </w:r>
      <w:r w:rsidRPr="008A412D">
        <w:rPr>
          <w:strike/>
          <w:rPrChange w:id="320" w:author="Luca Giangregorio" w:date="2024-07-16T17:40:00Z">
            <w:rPr/>
          </w:rPrChange>
        </w:rPr>
        <w:t>a</w:t>
      </w:r>
      <w:r w:rsidRPr="008A412D">
        <w:rPr>
          <w:strike/>
          <w:spacing w:val="-7"/>
          <w:rPrChange w:id="321" w:author="Luca Giangregorio" w:date="2024-07-16T17:40:00Z">
            <w:rPr>
              <w:spacing w:val="-7"/>
            </w:rPr>
          </w:rPrChange>
        </w:rPr>
        <w:t xml:space="preserve"> </w:t>
      </w:r>
      <w:r w:rsidRPr="008A412D">
        <w:rPr>
          <w:strike/>
          <w:rPrChange w:id="322" w:author="Luca Giangregorio" w:date="2024-07-16T17:40:00Z">
            <w:rPr/>
          </w:rPrChange>
        </w:rPr>
        <w:t>structured</w:t>
      </w:r>
      <w:r w:rsidRPr="008A412D">
        <w:rPr>
          <w:strike/>
          <w:spacing w:val="-7"/>
          <w:rPrChange w:id="323" w:author="Luca Giangregorio" w:date="2024-07-16T17:40:00Z">
            <w:rPr>
              <w:spacing w:val="-7"/>
            </w:rPr>
          </w:rPrChange>
        </w:rPr>
        <w:t xml:space="preserve"> </w:t>
      </w:r>
      <w:r w:rsidRPr="008A412D">
        <w:rPr>
          <w:strike/>
          <w:rPrChange w:id="324" w:author="Luca Giangregorio" w:date="2024-07-16T17:40:00Z">
            <w:rPr/>
          </w:rPrChange>
        </w:rPr>
        <w:t>format,</w:t>
      </w:r>
      <w:r w:rsidRPr="008A412D">
        <w:rPr>
          <w:strike/>
          <w:spacing w:val="-6"/>
          <w:rPrChange w:id="325" w:author="Luca Giangregorio" w:date="2024-07-16T17:40:00Z">
            <w:rPr>
              <w:spacing w:val="-6"/>
            </w:rPr>
          </w:rPrChange>
        </w:rPr>
        <w:t xml:space="preserve"> </w:t>
      </w:r>
      <w:r w:rsidRPr="008A412D">
        <w:rPr>
          <w:strike/>
          <w:rPrChange w:id="326" w:author="Luca Giangregorio" w:date="2024-07-16T17:40:00Z">
            <w:rPr/>
          </w:rPrChange>
        </w:rPr>
        <w:t>allowing</w:t>
      </w:r>
      <w:r w:rsidRPr="008A412D">
        <w:rPr>
          <w:strike/>
          <w:spacing w:val="-7"/>
          <w:rPrChange w:id="327" w:author="Luca Giangregorio" w:date="2024-07-16T17:40:00Z">
            <w:rPr>
              <w:spacing w:val="-7"/>
            </w:rPr>
          </w:rPrChange>
        </w:rPr>
        <w:t xml:space="preserve"> </w:t>
      </w:r>
      <w:r w:rsidRPr="008A412D">
        <w:rPr>
          <w:strike/>
          <w:rPrChange w:id="328" w:author="Luca Giangregorio" w:date="2024-07-16T17:40:00Z">
            <w:rPr/>
          </w:rPrChange>
        </w:rPr>
        <w:t>users</w:t>
      </w:r>
      <w:r w:rsidRPr="008A412D">
        <w:rPr>
          <w:strike/>
          <w:spacing w:val="-7"/>
          <w:rPrChange w:id="329" w:author="Luca Giangregorio" w:date="2024-07-16T17:40:00Z">
            <w:rPr>
              <w:spacing w:val="-7"/>
            </w:rPr>
          </w:rPrChange>
        </w:rPr>
        <w:t xml:space="preserve"> </w:t>
      </w:r>
      <w:r w:rsidRPr="008A412D">
        <w:rPr>
          <w:strike/>
          <w:rPrChange w:id="330" w:author="Luca Giangregorio" w:date="2024-07-16T17:40:00Z">
            <w:rPr/>
          </w:rPrChange>
        </w:rPr>
        <w:t>to</w:t>
      </w:r>
      <w:r w:rsidRPr="008A412D">
        <w:rPr>
          <w:strike/>
          <w:spacing w:val="-7"/>
          <w:rPrChange w:id="331" w:author="Luca Giangregorio" w:date="2024-07-16T17:40:00Z">
            <w:rPr>
              <w:spacing w:val="-7"/>
            </w:rPr>
          </w:rPrChange>
        </w:rPr>
        <w:t xml:space="preserve"> </w:t>
      </w:r>
      <w:r w:rsidRPr="008A412D">
        <w:rPr>
          <w:strike/>
          <w:rPrChange w:id="332" w:author="Luca Giangregorio" w:date="2024-07-16T17:40:00Z">
            <w:rPr/>
          </w:rPrChange>
        </w:rPr>
        <w:t>explore</w:t>
      </w:r>
      <w:r w:rsidRPr="008A412D">
        <w:rPr>
          <w:strike/>
          <w:spacing w:val="-7"/>
          <w:rPrChange w:id="333" w:author="Luca Giangregorio" w:date="2024-07-16T17:40:00Z">
            <w:rPr>
              <w:spacing w:val="-7"/>
            </w:rPr>
          </w:rPrChange>
        </w:rPr>
        <w:t xml:space="preserve"> </w:t>
      </w:r>
      <w:r w:rsidRPr="008A412D">
        <w:rPr>
          <w:strike/>
          <w:rPrChange w:id="334" w:author="Luca Giangregorio" w:date="2024-07-16T17:40:00Z">
            <w:rPr/>
          </w:rPrChange>
        </w:rPr>
        <w:t>the</w:t>
      </w:r>
      <w:r w:rsidRPr="008A412D">
        <w:rPr>
          <w:strike/>
          <w:spacing w:val="-7"/>
          <w:rPrChange w:id="335" w:author="Luca Giangregorio" w:date="2024-07-16T17:40:00Z">
            <w:rPr>
              <w:spacing w:val="-7"/>
            </w:rPr>
          </w:rPrChange>
        </w:rPr>
        <w:t xml:space="preserve"> </w:t>
      </w:r>
      <w:r w:rsidRPr="008A412D">
        <w:rPr>
          <w:strike/>
          <w:rPrChange w:id="336" w:author="Luca Giangregorio" w:date="2024-07-16T17:40:00Z">
            <w:rPr/>
          </w:rPrChange>
        </w:rPr>
        <w:t>variables</w:t>
      </w:r>
      <w:r w:rsidRPr="008A412D">
        <w:rPr>
          <w:strike/>
          <w:spacing w:val="-7"/>
          <w:rPrChange w:id="337" w:author="Luca Giangregorio" w:date="2024-07-16T17:40:00Z">
            <w:rPr>
              <w:spacing w:val="-7"/>
            </w:rPr>
          </w:rPrChange>
        </w:rPr>
        <w:t xml:space="preserve"> </w:t>
      </w:r>
      <w:r w:rsidRPr="008A412D">
        <w:rPr>
          <w:strike/>
          <w:rPrChange w:id="338" w:author="Luca Giangregorio" w:date="2024-07-16T17:40:00Z">
            <w:rPr/>
          </w:rPrChange>
        </w:rPr>
        <w:t>at</w:t>
      </w:r>
      <w:r w:rsidRPr="008A412D">
        <w:rPr>
          <w:strike/>
          <w:spacing w:val="-7"/>
          <w:rPrChange w:id="339" w:author="Luca Giangregorio" w:date="2024-07-16T17:40:00Z">
            <w:rPr>
              <w:spacing w:val="-7"/>
            </w:rPr>
          </w:rPrChange>
        </w:rPr>
        <w:t xml:space="preserve"> </w:t>
      </w:r>
      <w:r w:rsidRPr="008A412D">
        <w:rPr>
          <w:strike/>
          <w:rPrChange w:id="340" w:author="Luca Giangregorio" w:date="2024-07-16T17:40:00Z">
            <w:rPr/>
          </w:rPrChange>
        </w:rPr>
        <w:t>their own pace and integrate them into their own analyses.</w:t>
      </w:r>
    </w:p>
    <w:p w14:paraId="0C72E2E3" w14:textId="037AE6EF" w:rsidR="00620CF6" w:rsidRDefault="00000000">
      <w:pPr>
        <w:pStyle w:val="BodyText"/>
        <w:spacing w:before="116" w:line="355" w:lineRule="auto"/>
        <w:ind w:left="117" w:right="315"/>
        <w:jc w:val="both"/>
      </w:pPr>
      <w:r>
        <w:rPr>
          <w:spacing w:val="-2"/>
        </w:rPr>
        <w:t>Table</w:t>
      </w:r>
      <w:r>
        <w:rPr>
          <w:spacing w:val="-9"/>
        </w:rPr>
        <w:t xml:space="preserve"> </w:t>
      </w:r>
      <w:hyperlink w:anchor="_bookmark66" w:history="1">
        <w:r>
          <w:rPr>
            <w:color w:val="7F0000"/>
            <w:spacing w:val="-2"/>
          </w:rPr>
          <w:t>A.1</w:t>
        </w:r>
      </w:hyperlink>
      <w:r>
        <w:rPr>
          <w:color w:val="7F0000"/>
          <w:spacing w:val="-9"/>
        </w:rPr>
        <w:t xml:space="preserve"> </w:t>
      </w:r>
      <w:r>
        <w:rPr>
          <w:spacing w:val="-2"/>
        </w:rPr>
        <w:t>in</w:t>
      </w:r>
      <w:r>
        <w:rPr>
          <w:spacing w:val="-9"/>
        </w:rPr>
        <w:t xml:space="preserve"> </w:t>
      </w:r>
      <w:r>
        <w:rPr>
          <w:spacing w:val="-2"/>
        </w:rPr>
        <w:t>Appendix</w:t>
      </w:r>
      <w:r>
        <w:rPr>
          <w:spacing w:val="-9"/>
        </w:rPr>
        <w:t xml:space="preserve"> </w:t>
      </w:r>
      <w:hyperlink w:anchor="_bookmark65" w:history="1">
        <w:r>
          <w:rPr>
            <w:color w:val="7F0000"/>
            <w:spacing w:val="-2"/>
          </w:rPr>
          <w:t>A</w:t>
        </w:r>
      </w:hyperlink>
      <w:r>
        <w:rPr>
          <w:color w:val="7F0000"/>
          <w:spacing w:val="-9"/>
        </w:rPr>
        <w:t xml:space="preserve"> </w:t>
      </w:r>
      <w:r>
        <w:rPr>
          <w:spacing w:val="-2"/>
        </w:rPr>
        <w:t>below</w:t>
      </w:r>
      <w:r>
        <w:rPr>
          <w:spacing w:val="-9"/>
        </w:rPr>
        <w:t xml:space="preserve"> </w:t>
      </w:r>
      <w:r>
        <w:rPr>
          <w:spacing w:val="-2"/>
        </w:rPr>
        <w:t>provides</w:t>
      </w:r>
      <w:r>
        <w:rPr>
          <w:spacing w:val="-9"/>
        </w:rPr>
        <w:t xml:space="preserve"> </w:t>
      </w:r>
      <w:r>
        <w:rPr>
          <w:spacing w:val="-2"/>
        </w:rPr>
        <w:t>a</w:t>
      </w:r>
      <w:r>
        <w:rPr>
          <w:spacing w:val="-9"/>
        </w:rPr>
        <w:t xml:space="preserve"> </w:t>
      </w:r>
      <w:r>
        <w:rPr>
          <w:spacing w:val="-2"/>
        </w:rPr>
        <w:t>summary</w:t>
      </w:r>
      <w:r>
        <w:rPr>
          <w:spacing w:val="-9"/>
        </w:rPr>
        <w:t xml:space="preserve"> </w:t>
      </w:r>
      <w:r>
        <w:rPr>
          <w:spacing w:val="-2"/>
        </w:rPr>
        <w:t>of</w:t>
      </w:r>
      <w:r>
        <w:rPr>
          <w:spacing w:val="-9"/>
        </w:rPr>
        <w:t xml:space="preserve"> </w:t>
      </w:r>
      <w:r>
        <w:rPr>
          <w:spacing w:val="-2"/>
        </w:rPr>
        <w:t>the</w:t>
      </w:r>
      <w:r>
        <w:rPr>
          <w:spacing w:val="-9"/>
        </w:rPr>
        <w:t xml:space="preserve"> </w:t>
      </w:r>
      <w:r>
        <w:rPr>
          <w:spacing w:val="-2"/>
        </w:rPr>
        <w:t>supplementary</w:t>
      </w:r>
      <w:r>
        <w:rPr>
          <w:spacing w:val="-9"/>
        </w:rPr>
        <w:t xml:space="preserve"> </w:t>
      </w:r>
      <w:r>
        <w:rPr>
          <w:spacing w:val="-2"/>
        </w:rPr>
        <w:t>variables</w:t>
      </w:r>
      <w:r>
        <w:rPr>
          <w:spacing w:val="-9"/>
        </w:rPr>
        <w:t xml:space="preserve"> </w:t>
      </w:r>
      <w:r>
        <w:rPr>
          <w:spacing w:val="-2"/>
        </w:rPr>
        <w:t>employed</w:t>
      </w:r>
      <w:r>
        <w:rPr>
          <w:spacing w:val="-9"/>
        </w:rPr>
        <w:t xml:space="preserve"> </w:t>
      </w:r>
      <w:r>
        <w:rPr>
          <w:spacing w:val="-2"/>
        </w:rPr>
        <w:t>in</w:t>
      </w:r>
      <w:r>
        <w:rPr>
          <w:spacing w:val="-9"/>
        </w:rPr>
        <w:t xml:space="preserve"> </w:t>
      </w:r>
      <w:r>
        <w:rPr>
          <w:spacing w:val="-2"/>
        </w:rPr>
        <w:t>the</w:t>
      </w:r>
      <w:r>
        <w:rPr>
          <w:spacing w:val="-9"/>
        </w:rPr>
        <w:t xml:space="preserve"> </w:t>
      </w:r>
      <w:r>
        <w:rPr>
          <w:spacing w:val="-2"/>
        </w:rPr>
        <w:t xml:space="preserve">project. </w:t>
      </w:r>
      <w:commentRangeStart w:id="341"/>
      <w:r>
        <w:t xml:space="preserve">For more comprehensive information on the construction of these variables, please consult their original </w:t>
      </w:r>
      <w:commentRangeEnd w:id="341"/>
      <w:r w:rsidR="00644A60">
        <w:rPr>
          <w:rStyle w:val="CommentReference"/>
        </w:rPr>
        <w:commentReference w:id="341"/>
      </w:r>
      <w:r>
        <w:t>documentation</w:t>
      </w:r>
      <w:r>
        <w:rPr>
          <w:spacing w:val="40"/>
        </w:rPr>
        <w:t xml:space="preserve"> </w:t>
      </w:r>
      <w:r>
        <w:t>[</w:t>
      </w:r>
      <w:r>
        <w:rPr>
          <w:b/>
        </w:rPr>
        <w:t>blanchet2017prices</w:t>
      </w:r>
      <w:r>
        <w:t>,</w:t>
      </w:r>
      <w:r>
        <w:rPr>
          <w:spacing w:val="40"/>
        </w:rPr>
        <w:t xml:space="preserve"> </w:t>
      </w:r>
      <w:r>
        <w:rPr>
          <w:b/>
        </w:rPr>
        <w:t>blanchet2016sna</w:t>
      </w:r>
      <w:ins w:id="342" w:author="Luca Giangregorio" w:date="2024-07-16T18:07:00Z">
        <w:r w:rsidR="00752C82">
          <w:rPr>
            <w:b/>
          </w:rPr>
          <w:t xml:space="preserve">; </w:t>
        </w:r>
        <w:proofErr w:type="spellStart"/>
        <w:r w:rsidR="00752C82">
          <w:t>Armingeon</w:t>
        </w:r>
        <w:proofErr w:type="spellEnd"/>
        <w:r w:rsidR="00752C82">
          <w:t xml:space="preserve"> et al., (2023)</w:t>
        </w:r>
        <w:r w:rsidR="00752C82">
          <w:t>;</w:t>
        </w:r>
        <w:r w:rsidR="00752C82">
          <w:t xml:space="preserve"> Holger et al., (2023, </w:t>
        </w:r>
        <w:proofErr w:type="spellStart"/>
        <w:r w:rsidR="00752C82">
          <w:t>ParlGov</w:t>
        </w:r>
        <w:proofErr w:type="spellEnd"/>
        <w:r w:rsidR="00752C82">
          <w:t xml:space="preserve"> Database</w:t>
        </w:r>
        <w:r w:rsidR="00752C82">
          <w:t>; World Bank</w:t>
        </w:r>
      </w:ins>
      <w:r>
        <w:t>].</w:t>
      </w:r>
    </w:p>
    <w:bookmarkEnd w:id="30"/>
    <w:p w14:paraId="2E76DA7C" w14:textId="77777777" w:rsidR="00620CF6" w:rsidRDefault="00620CF6">
      <w:pPr>
        <w:spacing w:line="355" w:lineRule="auto"/>
        <w:jc w:val="both"/>
        <w:sectPr w:rsidR="00620CF6" w:rsidSect="00D60468">
          <w:pgSz w:w="12240" w:h="15840"/>
          <w:pgMar w:top="1460" w:right="1100" w:bottom="280" w:left="1300" w:header="720" w:footer="720" w:gutter="0"/>
          <w:cols w:space="720"/>
        </w:sectPr>
      </w:pPr>
    </w:p>
    <w:p w14:paraId="20A88D7B" w14:textId="77777777" w:rsidR="00620CF6" w:rsidRDefault="00620CF6">
      <w:pPr>
        <w:pStyle w:val="BodyText"/>
      </w:pPr>
    </w:p>
    <w:p w14:paraId="7D4877A1" w14:textId="77777777" w:rsidR="00620CF6" w:rsidRDefault="00620CF6">
      <w:pPr>
        <w:pStyle w:val="BodyText"/>
      </w:pPr>
    </w:p>
    <w:p w14:paraId="6022546C" w14:textId="77777777" w:rsidR="00620CF6" w:rsidRDefault="00620CF6">
      <w:pPr>
        <w:pStyle w:val="BodyText"/>
      </w:pPr>
    </w:p>
    <w:p w14:paraId="200D93AB" w14:textId="77777777" w:rsidR="00620CF6" w:rsidRDefault="00620CF6">
      <w:pPr>
        <w:pStyle w:val="BodyText"/>
        <w:spacing w:before="12"/>
        <w:rPr>
          <w:sz w:val="26"/>
        </w:rPr>
      </w:pPr>
    </w:p>
    <w:p w14:paraId="43E6D832" w14:textId="77777777" w:rsidR="00620CF6" w:rsidRDefault="00000000">
      <w:pPr>
        <w:spacing w:before="140"/>
        <w:ind w:left="117"/>
        <w:rPr>
          <w:b/>
          <w:sz w:val="41"/>
        </w:rPr>
      </w:pPr>
      <w:bookmarkStart w:id="343" w:name="Wealth_Topography_Section"/>
      <w:bookmarkStart w:id="344" w:name="_bookmark9"/>
      <w:bookmarkEnd w:id="343"/>
      <w:bookmarkEnd w:id="344"/>
      <w:r>
        <w:rPr>
          <w:b/>
          <w:w w:val="105"/>
          <w:sz w:val="41"/>
        </w:rPr>
        <w:t>Section</w:t>
      </w:r>
      <w:r>
        <w:rPr>
          <w:b/>
          <w:spacing w:val="54"/>
          <w:w w:val="110"/>
          <w:sz w:val="41"/>
        </w:rPr>
        <w:t xml:space="preserve"> </w:t>
      </w:r>
      <w:r>
        <w:rPr>
          <w:b/>
          <w:spacing w:val="-10"/>
          <w:w w:val="110"/>
          <w:sz w:val="41"/>
        </w:rPr>
        <w:t>3</w:t>
      </w:r>
    </w:p>
    <w:p w14:paraId="0A00BE2C" w14:textId="77777777" w:rsidR="00620CF6" w:rsidRDefault="00620CF6">
      <w:pPr>
        <w:pStyle w:val="BodyText"/>
        <w:rPr>
          <w:b/>
          <w:sz w:val="65"/>
        </w:rPr>
      </w:pPr>
    </w:p>
    <w:p w14:paraId="598C66D0" w14:textId="77777777" w:rsidR="00620CF6" w:rsidRDefault="00000000">
      <w:pPr>
        <w:pStyle w:val="Heading1"/>
      </w:pPr>
      <w:r>
        <w:rPr>
          <w:w w:val="105"/>
        </w:rPr>
        <w:t>Wealth</w:t>
      </w:r>
      <w:r>
        <w:rPr>
          <w:spacing w:val="79"/>
          <w:w w:val="105"/>
        </w:rPr>
        <w:t xml:space="preserve"> </w:t>
      </w:r>
      <w:r>
        <w:rPr>
          <w:w w:val="105"/>
        </w:rPr>
        <w:t>Topography</w:t>
      </w:r>
      <w:r>
        <w:rPr>
          <w:spacing w:val="79"/>
          <w:w w:val="105"/>
        </w:rPr>
        <w:t xml:space="preserve"> </w:t>
      </w:r>
      <w:r>
        <w:rPr>
          <w:spacing w:val="-2"/>
          <w:w w:val="105"/>
        </w:rPr>
        <w:t>Section</w:t>
      </w:r>
    </w:p>
    <w:p w14:paraId="7A5128AE" w14:textId="77777777" w:rsidR="00620CF6" w:rsidRDefault="00620CF6">
      <w:pPr>
        <w:pStyle w:val="BodyText"/>
        <w:spacing w:before="8"/>
        <w:rPr>
          <w:b/>
          <w:sz w:val="79"/>
        </w:rPr>
      </w:pPr>
    </w:p>
    <w:p w14:paraId="1692835D" w14:textId="77777777" w:rsidR="00620CF6" w:rsidRDefault="00000000">
      <w:pPr>
        <w:pStyle w:val="Heading2"/>
        <w:numPr>
          <w:ilvl w:val="1"/>
          <w:numId w:val="13"/>
        </w:numPr>
        <w:tabs>
          <w:tab w:val="left" w:pos="817"/>
        </w:tabs>
      </w:pPr>
      <w:bookmarkStart w:id="345" w:name="Introduction_to_the_Wealth_Topography_Se"/>
      <w:bookmarkStart w:id="346" w:name="_bookmark10"/>
      <w:bookmarkEnd w:id="345"/>
      <w:bookmarkEnd w:id="346"/>
      <w:r>
        <w:rPr>
          <w:w w:val="110"/>
        </w:rPr>
        <w:t>Introduction</w:t>
      </w:r>
      <w:r>
        <w:rPr>
          <w:spacing w:val="18"/>
          <w:w w:val="110"/>
        </w:rPr>
        <w:t xml:space="preserve"> </w:t>
      </w:r>
      <w:r>
        <w:rPr>
          <w:w w:val="110"/>
        </w:rPr>
        <w:t>to</w:t>
      </w:r>
      <w:r>
        <w:rPr>
          <w:spacing w:val="19"/>
          <w:w w:val="110"/>
        </w:rPr>
        <w:t xml:space="preserve"> </w:t>
      </w:r>
      <w:r>
        <w:rPr>
          <w:w w:val="110"/>
        </w:rPr>
        <w:t>the</w:t>
      </w:r>
      <w:r>
        <w:rPr>
          <w:spacing w:val="19"/>
          <w:w w:val="110"/>
        </w:rPr>
        <w:t xml:space="preserve"> </w:t>
      </w:r>
      <w:r>
        <w:rPr>
          <w:w w:val="110"/>
        </w:rPr>
        <w:t>Wealth</w:t>
      </w:r>
      <w:r>
        <w:rPr>
          <w:spacing w:val="19"/>
          <w:w w:val="110"/>
        </w:rPr>
        <w:t xml:space="preserve"> </w:t>
      </w:r>
      <w:r>
        <w:rPr>
          <w:w w:val="110"/>
        </w:rPr>
        <w:t>Topography</w:t>
      </w:r>
      <w:r>
        <w:rPr>
          <w:spacing w:val="19"/>
          <w:w w:val="110"/>
        </w:rPr>
        <w:t xml:space="preserve"> </w:t>
      </w:r>
      <w:r>
        <w:rPr>
          <w:spacing w:val="-2"/>
          <w:w w:val="110"/>
        </w:rPr>
        <w:t>Section</w:t>
      </w:r>
    </w:p>
    <w:p w14:paraId="0DC64CD9" w14:textId="77777777" w:rsidR="00620CF6" w:rsidRDefault="00620CF6">
      <w:pPr>
        <w:pStyle w:val="BodyText"/>
        <w:spacing w:before="4"/>
        <w:rPr>
          <w:b/>
          <w:sz w:val="31"/>
        </w:rPr>
      </w:pPr>
    </w:p>
    <w:p w14:paraId="0B7ECDF1" w14:textId="77777777" w:rsidR="00620CF6" w:rsidRDefault="00000000">
      <w:pPr>
        <w:pStyle w:val="BodyText"/>
        <w:spacing w:line="355" w:lineRule="auto"/>
        <w:ind w:left="117" w:right="315"/>
        <w:jc w:val="both"/>
      </w:pPr>
      <w:r>
        <w:rPr>
          <w:spacing w:val="-2"/>
        </w:rPr>
        <w:t>The</w:t>
      </w:r>
      <w:r>
        <w:rPr>
          <w:spacing w:val="-11"/>
        </w:rPr>
        <w:t xml:space="preserve"> </w:t>
      </w:r>
      <w:r>
        <w:rPr>
          <w:spacing w:val="-2"/>
        </w:rPr>
        <w:t>Wealth</w:t>
      </w:r>
      <w:r>
        <w:rPr>
          <w:spacing w:val="-10"/>
        </w:rPr>
        <w:t xml:space="preserve"> </w:t>
      </w:r>
      <w:r>
        <w:rPr>
          <w:spacing w:val="-2"/>
        </w:rPr>
        <w:t>Topography</w:t>
      </w:r>
      <w:r>
        <w:rPr>
          <w:spacing w:val="-11"/>
        </w:rPr>
        <w:t xml:space="preserve"> </w:t>
      </w:r>
      <w:r>
        <w:rPr>
          <w:spacing w:val="-2"/>
        </w:rPr>
        <w:t>section</w:t>
      </w:r>
      <w:r>
        <w:rPr>
          <w:spacing w:val="-10"/>
        </w:rPr>
        <w:t xml:space="preserve"> </w:t>
      </w:r>
      <w:r>
        <w:rPr>
          <w:spacing w:val="-2"/>
        </w:rPr>
        <w:t>includes</w:t>
      </w:r>
      <w:r>
        <w:rPr>
          <w:spacing w:val="-11"/>
        </w:rPr>
        <w:t xml:space="preserve"> </w:t>
      </w:r>
      <w:r>
        <w:rPr>
          <w:spacing w:val="-2"/>
        </w:rPr>
        <w:t>cross-country</w:t>
      </w:r>
      <w:r>
        <w:rPr>
          <w:spacing w:val="-10"/>
        </w:rPr>
        <w:t xml:space="preserve"> </w:t>
      </w:r>
      <w:r>
        <w:rPr>
          <w:spacing w:val="-2"/>
        </w:rPr>
        <w:t>data</w:t>
      </w:r>
      <w:r>
        <w:rPr>
          <w:spacing w:val="-11"/>
        </w:rPr>
        <w:t xml:space="preserve"> </w:t>
      </w:r>
      <w:r>
        <w:rPr>
          <w:spacing w:val="-2"/>
        </w:rPr>
        <w:t>that</w:t>
      </w:r>
      <w:r>
        <w:rPr>
          <w:spacing w:val="-10"/>
        </w:rPr>
        <w:t xml:space="preserve"> </w:t>
      </w:r>
      <w:r>
        <w:rPr>
          <w:spacing w:val="-2"/>
        </w:rPr>
        <w:t>capture,</w:t>
      </w:r>
      <w:r>
        <w:rPr>
          <w:spacing w:val="-8"/>
        </w:rPr>
        <w:t xml:space="preserve"> </w:t>
      </w:r>
      <w:r>
        <w:rPr>
          <w:spacing w:val="-2"/>
        </w:rPr>
        <w:t>at</w:t>
      </w:r>
      <w:r>
        <w:rPr>
          <w:spacing w:val="-11"/>
        </w:rPr>
        <w:t xml:space="preserve"> </w:t>
      </w:r>
      <w:r>
        <w:rPr>
          <w:spacing w:val="-2"/>
        </w:rPr>
        <w:t>the</w:t>
      </w:r>
      <w:r>
        <w:rPr>
          <w:spacing w:val="-10"/>
        </w:rPr>
        <w:t xml:space="preserve"> </w:t>
      </w:r>
      <w:r>
        <w:rPr>
          <w:spacing w:val="-2"/>
        </w:rPr>
        <w:t>aggregate</w:t>
      </w:r>
      <w:r>
        <w:rPr>
          <w:spacing w:val="-11"/>
        </w:rPr>
        <w:t xml:space="preserve"> </w:t>
      </w:r>
      <w:r>
        <w:rPr>
          <w:spacing w:val="-2"/>
        </w:rPr>
        <w:t>level,</w:t>
      </w:r>
      <w:r>
        <w:rPr>
          <w:spacing w:val="-7"/>
        </w:rPr>
        <w:t xml:space="preserve"> </w:t>
      </w:r>
      <w:r>
        <w:rPr>
          <w:spacing w:val="-2"/>
        </w:rPr>
        <w:t>the</w:t>
      </w:r>
      <w:r>
        <w:rPr>
          <w:spacing w:val="-11"/>
        </w:rPr>
        <w:t xml:space="preserve"> </w:t>
      </w:r>
      <w:r>
        <w:rPr>
          <w:spacing w:val="-2"/>
        </w:rPr>
        <w:t xml:space="preserve">evolution </w:t>
      </w:r>
      <w:r>
        <w:t>of</w:t>
      </w:r>
      <w:r>
        <w:rPr>
          <w:spacing w:val="-9"/>
        </w:rPr>
        <w:t xml:space="preserve"> </w:t>
      </w:r>
      <w:r>
        <w:t>household</w:t>
      </w:r>
      <w:r>
        <w:rPr>
          <w:spacing w:val="-9"/>
        </w:rPr>
        <w:t xml:space="preserve"> </w:t>
      </w:r>
      <w:r>
        <w:t>portfolios</w:t>
      </w:r>
      <w:r>
        <w:rPr>
          <w:spacing w:val="-9"/>
        </w:rPr>
        <w:t xml:space="preserve"> </w:t>
      </w:r>
      <w:r>
        <w:t>of</w:t>
      </w:r>
      <w:r>
        <w:rPr>
          <w:spacing w:val="-9"/>
        </w:rPr>
        <w:t xml:space="preserve"> </w:t>
      </w:r>
      <w:r>
        <w:t>assets</w:t>
      </w:r>
      <w:r>
        <w:rPr>
          <w:spacing w:val="-9"/>
        </w:rPr>
        <w:t xml:space="preserve"> </w:t>
      </w:r>
      <w:r>
        <w:t>and</w:t>
      </w:r>
      <w:r>
        <w:rPr>
          <w:spacing w:val="-9"/>
        </w:rPr>
        <w:t xml:space="preserve"> </w:t>
      </w:r>
      <w:r>
        <w:t>debt.</w:t>
      </w:r>
      <w:r>
        <w:rPr>
          <w:spacing w:val="9"/>
        </w:rPr>
        <w:t xml:space="preserve"> </w:t>
      </w:r>
      <w:r>
        <w:t>Assets</w:t>
      </w:r>
      <w:r>
        <w:rPr>
          <w:spacing w:val="-9"/>
        </w:rPr>
        <w:t xml:space="preserve"> </w:t>
      </w:r>
      <w:r>
        <w:t>are</w:t>
      </w:r>
      <w:r>
        <w:rPr>
          <w:spacing w:val="-9"/>
        </w:rPr>
        <w:t xml:space="preserve"> </w:t>
      </w:r>
      <w:r>
        <w:t>metaphorically</w:t>
      </w:r>
      <w:r>
        <w:rPr>
          <w:spacing w:val="-9"/>
        </w:rPr>
        <w:t xml:space="preserve"> </w:t>
      </w:r>
      <w:r>
        <w:t>represented</w:t>
      </w:r>
      <w:r>
        <w:rPr>
          <w:spacing w:val="-9"/>
        </w:rPr>
        <w:t xml:space="preserve"> </w:t>
      </w:r>
      <w:r>
        <w:t>as</w:t>
      </w:r>
      <w:r>
        <w:rPr>
          <w:spacing w:val="-9"/>
        </w:rPr>
        <w:t xml:space="preserve"> </w:t>
      </w:r>
      <w:r>
        <w:t>“mountains</w:t>
      </w:r>
      <w:r>
        <w:rPr>
          <w:spacing w:val="-9"/>
        </w:rPr>
        <w:t xml:space="preserve"> </w:t>
      </w:r>
      <w:r>
        <w:t>and</w:t>
      </w:r>
      <w:r>
        <w:rPr>
          <w:spacing w:val="-9"/>
        </w:rPr>
        <w:t xml:space="preserve"> </w:t>
      </w:r>
      <w:r>
        <w:t>hills,” while</w:t>
      </w:r>
      <w:r>
        <w:rPr>
          <w:spacing w:val="-10"/>
        </w:rPr>
        <w:t xml:space="preserve"> </w:t>
      </w:r>
      <w:r>
        <w:t>debts</w:t>
      </w:r>
      <w:r>
        <w:rPr>
          <w:spacing w:val="-10"/>
        </w:rPr>
        <w:t xml:space="preserve"> </w:t>
      </w:r>
      <w:r>
        <w:t>are</w:t>
      </w:r>
      <w:r>
        <w:rPr>
          <w:spacing w:val="-10"/>
        </w:rPr>
        <w:t xml:space="preserve"> </w:t>
      </w:r>
      <w:r>
        <w:t>visualized</w:t>
      </w:r>
      <w:r>
        <w:rPr>
          <w:spacing w:val="-10"/>
        </w:rPr>
        <w:t xml:space="preserve"> </w:t>
      </w:r>
      <w:r>
        <w:t>as</w:t>
      </w:r>
      <w:r>
        <w:rPr>
          <w:spacing w:val="-10"/>
        </w:rPr>
        <w:t xml:space="preserve"> </w:t>
      </w:r>
      <w:r>
        <w:t>“seas”</w:t>
      </w:r>
      <w:r>
        <w:rPr>
          <w:spacing w:val="-10"/>
        </w:rPr>
        <w:t xml:space="preserve"> </w:t>
      </w:r>
      <w:r>
        <w:t>of</w:t>
      </w:r>
      <w:r>
        <w:rPr>
          <w:spacing w:val="-10"/>
        </w:rPr>
        <w:t xml:space="preserve"> </w:t>
      </w:r>
      <w:r>
        <w:t>debt. The</w:t>
      </w:r>
      <w:r>
        <w:rPr>
          <w:spacing w:val="-10"/>
        </w:rPr>
        <w:t xml:space="preserve"> </w:t>
      </w:r>
      <w:r>
        <w:t>data</w:t>
      </w:r>
      <w:r>
        <w:rPr>
          <w:spacing w:val="-10"/>
        </w:rPr>
        <w:t xml:space="preserve"> </w:t>
      </w:r>
      <w:r>
        <w:t>come</w:t>
      </w:r>
      <w:r>
        <w:rPr>
          <w:spacing w:val="-10"/>
        </w:rPr>
        <w:t xml:space="preserve"> </w:t>
      </w:r>
      <w:r>
        <w:t>from</w:t>
      </w:r>
      <w:r>
        <w:rPr>
          <w:spacing w:val="-10"/>
        </w:rPr>
        <w:t xml:space="preserve"> </w:t>
      </w:r>
      <w:r>
        <w:t>national</w:t>
      </w:r>
      <w:r>
        <w:rPr>
          <w:spacing w:val="-10"/>
        </w:rPr>
        <w:t xml:space="preserve"> </w:t>
      </w:r>
      <w:r>
        <w:t>accounts,</w:t>
      </w:r>
      <w:r>
        <w:rPr>
          <w:spacing w:val="-10"/>
        </w:rPr>
        <w:t xml:space="preserve"> </w:t>
      </w:r>
      <w:r>
        <w:t>household</w:t>
      </w:r>
      <w:r>
        <w:rPr>
          <w:spacing w:val="-10"/>
        </w:rPr>
        <w:t xml:space="preserve"> </w:t>
      </w:r>
      <w:r>
        <w:t>surveys,</w:t>
      </w:r>
      <w:r>
        <w:rPr>
          <w:spacing w:val="-10"/>
        </w:rPr>
        <w:t xml:space="preserve"> </w:t>
      </w:r>
      <w:r>
        <w:t>and a range of research projects and reports.</w:t>
      </w:r>
    </w:p>
    <w:p w14:paraId="1AAF575E" w14:textId="77777777" w:rsidR="00620CF6" w:rsidRDefault="00000000">
      <w:pPr>
        <w:pStyle w:val="BodyText"/>
        <w:spacing w:before="117" w:line="355" w:lineRule="auto"/>
        <w:ind w:left="117" w:right="315"/>
        <w:jc w:val="both"/>
      </w:pPr>
      <w:r>
        <w:rPr>
          <w:spacing w:val="-2"/>
        </w:rPr>
        <w:t>These</w:t>
      </w:r>
      <w:r>
        <w:rPr>
          <w:spacing w:val="-10"/>
        </w:rPr>
        <w:t xml:space="preserve"> </w:t>
      </w:r>
      <w:r>
        <w:rPr>
          <w:spacing w:val="-2"/>
        </w:rPr>
        <w:t>data</w:t>
      </w:r>
      <w:r>
        <w:rPr>
          <w:spacing w:val="-10"/>
        </w:rPr>
        <w:t xml:space="preserve"> </w:t>
      </w:r>
      <w:r>
        <w:rPr>
          <w:spacing w:val="-2"/>
        </w:rPr>
        <w:t>offer</w:t>
      </w:r>
      <w:r>
        <w:rPr>
          <w:spacing w:val="-10"/>
        </w:rPr>
        <w:t xml:space="preserve"> </w:t>
      </w:r>
      <w:r>
        <w:rPr>
          <w:spacing w:val="-2"/>
        </w:rPr>
        <w:t>a</w:t>
      </w:r>
      <w:r>
        <w:rPr>
          <w:spacing w:val="-10"/>
        </w:rPr>
        <w:t xml:space="preserve"> </w:t>
      </w:r>
      <w:r>
        <w:rPr>
          <w:spacing w:val="-2"/>
        </w:rPr>
        <w:t>unique</w:t>
      </w:r>
      <w:r>
        <w:rPr>
          <w:spacing w:val="-10"/>
        </w:rPr>
        <w:t xml:space="preserve"> </w:t>
      </w:r>
      <w:r>
        <w:rPr>
          <w:spacing w:val="-2"/>
        </w:rPr>
        <w:t>view</w:t>
      </w:r>
      <w:r>
        <w:rPr>
          <w:spacing w:val="-10"/>
        </w:rPr>
        <w:t xml:space="preserve"> </w:t>
      </w:r>
      <w:r>
        <w:rPr>
          <w:spacing w:val="-2"/>
        </w:rPr>
        <w:t>of</w:t>
      </w:r>
      <w:r>
        <w:rPr>
          <w:spacing w:val="-10"/>
        </w:rPr>
        <w:t xml:space="preserve"> </w:t>
      </w:r>
      <w:r>
        <w:rPr>
          <w:spacing w:val="-2"/>
        </w:rPr>
        <w:t>aggregate</w:t>
      </w:r>
      <w:r>
        <w:rPr>
          <w:spacing w:val="-10"/>
        </w:rPr>
        <w:t xml:space="preserve"> </w:t>
      </w:r>
      <w:r>
        <w:rPr>
          <w:spacing w:val="-2"/>
        </w:rPr>
        <w:t>household</w:t>
      </w:r>
      <w:r>
        <w:rPr>
          <w:spacing w:val="-10"/>
        </w:rPr>
        <w:t xml:space="preserve"> </w:t>
      </w:r>
      <w:r>
        <w:rPr>
          <w:spacing w:val="-2"/>
        </w:rPr>
        <w:t>balance</w:t>
      </w:r>
      <w:r>
        <w:rPr>
          <w:spacing w:val="-10"/>
        </w:rPr>
        <w:t xml:space="preserve"> </w:t>
      </w:r>
      <w:r>
        <w:rPr>
          <w:spacing w:val="-2"/>
        </w:rPr>
        <w:t>sheets.</w:t>
      </w:r>
      <w:r>
        <w:rPr>
          <w:spacing w:val="9"/>
        </w:rPr>
        <w:t xml:space="preserve"> </w:t>
      </w:r>
      <w:r>
        <w:rPr>
          <w:spacing w:val="-2"/>
        </w:rPr>
        <w:t>Country-specific</w:t>
      </w:r>
      <w:r>
        <w:rPr>
          <w:spacing w:val="-10"/>
        </w:rPr>
        <w:t xml:space="preserve"> </w:t>
      </w:r>
      <w:r>
        <w:rPr>
          <w:spacing w:val="-2"/>
        </w:rPr>
        <w:t>portfolios</w:t>
      </w:r>
      <w:r>
        <w:rPr>
          <w:spacing w:val="-10"/>
        </w:rPr>
        <w:t xml:space="preserve"> </w:t>
      </w:r>
      <w:r>
        <w:rPr>
          <w:spacing w:val="-2"/>
        </w:rPr>
        <w:t>are</w:t>
      </w:r>
      <w:r>
        <w:rPr>
          <w:spacing w:val="-10"/>
        </w:rPr>
        <w:t xml:space="preserve"> </w:t>
      </w:r>
      <w:r>
        <w:rPr>
          <w:spacing w:val="-2"/>
        </w:rPr>
        <w:t xml:space="preserve">shaped </w:t>
      </w:r>
      <w:r>
        <w:t>by,</w:t>
      </w:r>
      <w:r>
        <w:rPr>
          <w:spacing w:val="-9"/>
        </w:rPr>
        <w:t xml:space="preserve"> </w:t>
      </w:r>
      <w:r>
        <w:t>and</w:t>
      </w:r>
      <w:r>
        <w:rPr>
          <w:spacing w:val="-9"/>
        </w:rPr>
        <w:t xml:space="preserve"> </w:t>
      </w:r>
      <w:r>
        <w:t>reflect,</w:t>
      </w:r>
      <w:r>
        <w:rPr>
          <w:spacing w:val="-9"/>
        </w:rPr>
        <w:t xml:space="preserve"> </w:t>
      </w:r>
      <w:r>
        <w:t>national</w:t>
      </w:r>
      <w:r>
        <w:rPr>
          <w:spacing w:val="-9"/>
        </w:rPr>
        <w:t xml:space="preserve"> </w:t>
      </w:r>
      <w:r>
        <w:t>characteristics,</w:t>
      </w:r>
      <w:r>
        <w:rPr>
          <w:spacing w:val="-9"/>
        </w:rPr>
        <w:t xml:space="preserve"> </w:t>
      </w:r>
      <w:r>
        <w:t>including</w:t>
      </w:r>
      <w:r>
        <w:rPr>
          <w:spacing w:val="-9"/>
        </w:rPr>
        <w:t xml:space="preserve"> </w:t>
      </w:r>
      <w:r>
        <w:t>demographic</w:t>
      </w:r>
      <w:r>
        <w:rPr>
          <w:spacing w:val="-9"/>
        </w:rPr>
        <w:t xml:space="preserve"> </w:t>
      </w:r>
      <w:r>
        <w:t>trends,</w:t>
      </w:r>
      <w:r>
        <w:rPr>
          <w:spacing w:val="-9"/>
        </w:rPr>
        <w:t xml:space="preserve"> </w:t>
      </w:r>
      <w:r>
        <w:t>inflation</w:t>
      </w:r>
      <w:r>
        <w:rPr>
          <w:spacing w:val="-9"/>
        </w:rPr>
        <w:t xml:space="preserve"> </w:t>
      </w:r>
      <w:r>
        <w:t>and</w:t>
      </w:r>
      <w:r>
        <w:rPr>
          <w:spacing w:val="-9"/>
        </w:rPr>
        <w:t xml:space="preserve"> </w:t>
      </w:r>
      <w:r>
        <w:t>interest</w:t>
      </w:r>
      <w:r>
        <w:rPr>
          <w:spacing w:val="-9"/>
        </w:rPr>
        <w:t xml:space="preserve"> </w:t>
      </w:r>
      <w:r>
        <w:t>rate</w:t>
      </w:r>
      <w:r>
        <w:rPr>
          <w:spacing w:val="-9"/>
        </w:rPr>
        <w:t xml:space="preserve"> </w:t>
      </w:r>
      <w:r>
        <w:t>dynamics, features</w:t>
      </w:r>
      <w:r>
        <w:rPr>
          <w:spacing w:val="-11"/>
        </w:rPr>
        <w:t xml:space="preserve"> </w:t>
      </w:r>
      <w:r>
        <w:t>of</w:t>
      </w:r>
      <w:r>
        <w:rPr>
          <w:spacing w:val="-11"/>
        </w:rPr>
        <w:t xml:space="preserve"> </w:t>
      </w:r>
      <w:r>
        <w:t>financial</w:t>
      </w:r>
      <w:r>
        <w:rPr>
          <w:spacing w:val="-11"/>
        </w:rPr>
        <w:t xml:space="preserve"> </w:t>
      </w:r>
      <w:r>
        <w:t>and</w:t>
      </w:r>
      <w:r>
        <w:rPr>
          <w:spacing w:val="-11"/>
        </w:rPr>
        <w:t xml:space="preserve"> </w:t>
      </w:r>
      <w:r>
        <w:t>credit</w:t>
      </w:r>
      <w:r>
        <w:rPr>
          <w:spacing w:val="-11"/>
        </w:rPr>
        <w:t xml:space="preserve"> </w:t>
      </w:r>
      <w:r>
        <w:t>markets,</w:t>
      </w:r>
      <w:r>
        <w:rPr>
          <w:spacing w:val="-11"/>
        </w:rPr>
        <w:t xml:space="preserve"> </w:t>
      </w:r>
      <w:r>
        <w:t>the</w:t>
      </w:r>
      <w:r>
        <w:rPr>
          <w:spacing w:val="-11"/>
        </w:rPr>
        <w:t xml:space="preserve"> </w:t>
      </w:r>
      <w:r>
        <w:t>relative</w:t>
      </w:r>
      <w:r>
        <w:rPr>
          <w:spacing w:val="-11"/>
        </w:rPr>
        <w:t xml:space="preserve"> </w:t>
      </w:r>
      <w:r>
        <w:t>importance</w:t>
      </w:r>
      <w:r>
        <w:rPr>
          <w:spacing w:val="-11"/>
        </w:rPr>
        <w:t xml:space="preserve"> </w:t>
      </w:r>
      <w:r>
        <w:t>of</w:t>
      </w:r>
      <w:r>
        <w:rPr>
          <w:spacing w:val="-11"/>
        </w:rPr>
        <w:t xml:space="preserve"> </w:t>
      </w:r>
      <w:r>
        <w:t>stock</w:t>
      </w:r>
      <w:r>
        <w:rPr>
          <w:spacing w:val="-11"/>
        </w:rPr>
        <w:t xml:space="preserve"> </w:t>
      </w:r>
      <w:r>
        <w:t>exchanges</w:t>
      </w:r>
      <w:r>
        <w:rPr>
          <w:spacing w:val="-11"/>
        </w:rPr>
        <w:t xml:space="preserve"> </w:t>
      </w:r>
      <w:r>
        <w:t>versus</w:t>
      </w:r>
      <w:r>
        <w:rPr>
          <w:spacing w:val="-11"/>
        </w:rPr>
        <w:t xml:space="preserve"> </w:t>
      </w:r>
      <w:r>
        <w:t>banking</w:t>
      </w:r>
      <w:r>
        <w:rPr>
          <w:spacing w:val="-11"/>
        </w:rPr>
        <w:t xml:space="preserve"> </w:t>
      </w:r>
      <w:r>
        <w:t>systems, the strength of asset management industries, and the preferential tax treatment of assets, as well as the preferences</w:t>
      </w:r>
      <w:r>
        <w:rPr>
          <w:spacing w:val="-3"/>
        </w:rPr>
        <w:t xml:space="preserve"> </w:t>
      </w:r>
      <w:r>
        <w:t>of</w:t>
      </w:r>
      <w:r>
        <w:rPr>
          <w:spacing w:val="-3"/>
        </w:rPr>
        <w:t xml:space="preserve"> </w:t>
      </w:r>
      <w:r>
        <w:t>households</w:t>
      </w:r>
      <w:r>
        <w:rPr>
          <w:spacing w:val="-3"/>
        </w:rPr>
        <w:t xml:space="preserve"> </w:t>
      </w:r>
      <w:r>
        <w:t>and</w:t>
      </w:r>
      <w:r>
        <w:rPr>
          <w:spacing w:val="-3"/>
        </w:rPr>
        <w:t xml:space="preserve"> </w:t>
      </w:r>
      <w:r>
        <w:t>the</w:t>
      </w:r>
      <w:r>
        <w:rPr>
          <w:spacing w:val="-3"/>
        </w:rPr>
        <w:t xml:space="preserve"> </w:t>
      </w:r>
      <w:r>
        <w:t>generosity</w:t>
      </w:r>
      <w:r>
        <w:rPr>
          <w:spacing w:val="-3"/>
        </w:rPr>
        <w:t xml:space="preserve"> </w:t>
      </w:r>
      <w:r>
        <w:t>of</w:t>
      </w:r>
      <w:r>
        <w:rPr>
          <w:spacing w:val="-3"/>
        </w:rPr>
        <w:t xml:space="preserve"> </w:t>
      </w:r>
      <w:r>
        <w:t>pensions</w:t>
      </w:r>
      <w:r>
        <w:rPr>
          <w:spacing w:val="-3"/>
        </w:rPr>
        <w:t xml:space="preserve"> </w:t>
      </w:r>
      <w:r>
        <w:t>systems.</w:t>
      </w:r>
    </w:p>
    <w:p w14:paraId="53B76932" w14:textId="77777777" w:rsidR="00620CF6" w:rsidRDefault="00000000">
      <w:pPr>
        <w:pStyle w:val="BodyText"/>
        <w:spacing w:before="115" w:line="355" w:lineRule="auto"/>
        <w:ind w:left="117" w:right="315"/>
        <w:jc w:val="both"/>
      </w:pPr>
      <w:r>
        <w:t>This</w:t>
      </w:r>
      <w:r>
        <w:rPr>
          <w:spacing w:val="-2"/>
        </w:rPr>
        <w:t xml:space="preserve"> </w:t>
      </w:r>
      <w:r>
        <w:t>chapter</w:t>
      </w:r>
      <w:r>
        <w:rPr>
          <w:spacing w:val="-2"/>
        </w:rPr>
        <w:t xml:space="preserve"> </w:t>
      </w:r>
      <w:r>
        <w:t>introduces</w:t>
      </w:r>
      <w:r>
        <w:rPr>
          <w:spacing w:val="-2"/>
        </w:rPr>
        <w:t xml:space="preserve"> </w:t>
      </w:r>
      <w:r>
        <w:t>the</w:t>
      </w:r>
      <w:r>
        <w:rPr>
          <w:spacing w:val="-2"/>
        </w:rPr>
        <w:t xml:space="preserve"> </w:t>
      </w:r>
      <w:r>
        <w:t>reader</w:t>
      </w:r>
      <w:r>
        <w:rPr>
          <w:spacing w:val="-2"/>
        </w:rPr>
        <w:t xml:space="preserve"> </w:t>
      </w:r>
      <w:r>
        <w:t>the</w:t>
      </w:r>
      <w:r>
        <w:rPr>
          <w:spacing w:val="-2"/>
        </w:rPr>
        <w:t xml:space="preserve"> </w:t>
      </w:r>
      <w:r>
        <w:t>categories</w:t>
      </w:r>
      <w:r>
        <w:rPr>
          <w:spacing w:val="-2"/>
        </w:rPr>
        <w:t xml:space="preserve"> </w:t>
      </w:r>
      <w:r>
        <w:t>of</w:t>
      </w:r>
      <w:r>
        <w:rPr>
          <w:spacing w:val="-2"/>
        </w:rPr>
        <w:t xml:space="preserve"> </w:t>
      </w:r>
      <w:r>
        <w:t>the</w:t>
      </w:r>
      <w:r>
        <w:rPr>
          <w:spacing w:val="-2"/>
        </w:rPr>
        <w:t xml:space="preserve"> </w:t>
      </w:r>
      <w:r>
        <w:t>Wealth</w:t>
      </w:r>
      <w:r>
        <w:rPr>
          <w:spacing w:val="-2"/>
        </w:rPr>
        <w:t xml:space="preserve"> </w:t>
      </w:r>
      <w:r>
        <w:t>Topography</w:t>
      </w:r>
      <w:r>
        <w:rPr>
          <w:spacing w:val="-2"/>
        </w:rPr>
        <w:t xml:space="preserve"> </w:t>
      </w:r>
      <w:r>
        <w:t>database</w:t>
      </w:r>
      <w:r>
        <w:rPr>
          <w:spacing w:val="-2"/>
        </w:rPr>
        <w:t xml:space="preserve"> </w:t>
      </w:r>
      <w:r>
        <w:t>and</w:t>
      </w:r>
      <w:r>
        <w:rPr>
          <w:spacing w:val="-2"/>
        </w:rPr>
        <w:t xml:space="preserve"> </w:t>
      </w:r>
      <w:r>
        <w:t>the</w:t>
      </w:r>
      <w:r>
        <w:rPr>
          <w:spacing w:val="-2"/>
        </w:rPr>
        <w:t xml:space="preserve"> </w:t>
      </w:r>
      <w:r>
        <w:t>construction of</w:t>
      </w:r>
      <w:r>
        <w:rPr>
          <w:spacing w:val="-2"/>
        </w:rPr>
        <w:t xml:space="preserve"> </w:t>
      </w:r>
      <w:r>
        <w:t>each</w:t>
      </w:r>
      <w:r>
        <w:rPr>
          <w:spacing w:val="-2"/>
        </w:rPr>
        <w:t xml:space="preserve"> </w:t>
      </w:r>
      <w:r>
        <w:t>concept.</w:t>
      </w:r>
      <w:r>
        <w:rPr>
          <w:spacing w:val="21"/>
        </w:rPr>
        <w:t xml:space="preserve"> </w:t>
      </w:r>
      <w:r>
        <w:t>We</w:t>
      </w:r>
      <w:r>
        <w:rPr>
          <w:spacing w:val="-2"/>
        </w:rPr>
        <w:t xml:space="preserve"> </w:t>
      </w:r>
      <w:r>
        <w:t>refer</w:t>
      </w:r>
      <w:r>
        <w:rPr>
          <w:spacing w:val="-2"/>
        </w:rPr>
        <w:t xml:space="preserve"> </w:t>
      </w:r>
      <w:r>
        <w:t>the</w:t>
      </w:r>
      <w:r>
        <w:rPr>
          <w:spacing w:val="-2"/>
        </w:rPr>
        <w:t xml:space="preserve"> </w:t>
      </w:r>
      <w:r>
        <w:t>interested</w:t>
      </w:r>
      <w:r>
        <w:rPr>
          <w:spacing w:val="-2"/>
        </w:rPr>
        <w:t xml:space="preserve"> </w:t>
      </w:r>
      <w:r>
        <w:t>reader</w:t>
      </w:r>
      <w:r>
        <w:rPr>
          <w:spacing w:val="-2"/>
        </w:rPr>
        <w:t xml:space="preserve"> </w:t>
      </w:r>
      <w:r>
        <w:t>to</w:t>
      </w:r>
      <w:r>
        <w:rPr>
          <w:spacing w:val="-2"/>
        </w:rPr>
        <w:t xml:space="preserve"> </w:t>
      </w:r>
      <w:r>
        <w:t>the</w:t>
      </w:r>
      <w:r>
        <w:rPr>
          <w:spacing w:val="-2"/>
        </w:rPr>
        <w:t xml:space="preserve"> </w:t>
      </w:r>
      <w:r>
        <w:t>Technical</w:t>
      </w:r>
      <w:r>
        <w:rPr>
          <w:spacing w:val="-2"/>
        </w:rPr>
        <w:t xml:space="preserve"> </w:t>
      </w:r>
      <w:r>
        <w:t>Documentation</w:t>
      </w:r>
      <w:r>
        <w:rPr>
          <w:spacing w:val="-2"/>
        </w:rPr>
        <w:t xml:space="preserve"> </w:t>
      </w:r>
      <w:r>
        <w:t>of</w:t>
      </w:r>
      <w:r>
        <w:rPr>
          <w:spacing w:val="-2"/>
        </w:rPr>
        <w:t xml:space="preserve"> </w:t>
      </w:r>
      <w:r>
        <w:t>the</w:t>
      </w:r>
      <w:r>
        <w:rPr>
          <w:spacing w:val="-2"/>
        </w:rPr>
        <w:t xml:space="preserve"> </w:t>
      </w:r>
      <w:r>
        <w:t>Wealth</w:t>
      </w:r>
      <w:r>
        <w:rPr>
          <w:spacing w:val="-2"/>
        </w:rPr>
        <w:t xml:space="preserve"> </w:t>
      </w:r>
      <w:r>
        <w:t>Topography for</w:t>
      </w:r>
      <w:r>
        <w:rPr>
          <w:spacing w:val="-7"/>
        </w:rPr>
        <w:t xml:space="preserve"> </w:t>
      </w:r>
      <w:r>
        <w:t>all</w:t>
      </w:r>
      <w:r>
        <w:rPr>
          <w:spacing w:val="-6"/>
        </w:rPr>
        <w:t xml:space="preserve"> </w:t>
      </w:r>
      <w:r>
        <w:t>information</w:t>
      </w:r>
      <w:r>
        <w:rPr>
          <w:spacing w:val="-6"/>
        </w:rPr>
        <w:t xml:space="preserve"> </w:t>
      </w:r>
      <w:r>
        <w:t>related</w:t>
      </w:r>
      <w:r>
        <w:rPr>
          <w:spacing w:val="-6"/>
        </w:rPr>
        <w:t xml:space="preserve"> </w:t>
      </w:r>
      <w:r>
        <w:t>the</w:t>
      </w:r>
      <w:r>
        <w:rPr>
          <w:spacing w:val="-6"/>
        </w:rPr>
        <w:t xml:space="preserve"> </w:t>
      </w:r>
      <w:r>
        <w:t>treatment</w:t>
      </w:r>
      <w:r>
        <w:rPr>
          <w:spacing w:val="-6"/>
        </w:rPr>
        <w:t xml:space="preserve"> </w:t>
      </w:r>
      <w:r>
        <w:t>of</w:t>
      </w:r>
      <w:r>
        <w:rPr>
          <w:spacing w:val="-7"/>
        </w:rPr>
        <w:t xml:space="preserve"> </w:t>
      </w:r>
      <w:r>
        <w:t>each</w:t>
      </w:r>
      <w:r>
        <w:rPr>
          <w:spacing w:val="-6"/>
        </w:rPr>
        <w:t xml:space="preserve"> </w:t>
      </w:r>
      <w:r>
        <w:t>source</w:t>
      </w:r>
      <w:r>
        <w:rPr>
          <w:spacing w:val="-6"/>
        </w:rPr>
        <w:t xml:space="preserve"> </w:t>
      </w:r>
      <w:r>
        <w:t>of</w:t>
      </w:r>
      <w:r>
        <w:rPr>
          <w:spacing w:val="-6"/>
        </w:rPr>
        <w:t xml:space="preserve"> </w:t>
      </w:r>
      <w:r>
        <w:t>data</w:t>
      </w:r>
      <w:r>
        <w:rPr>
          <w:spacing w:val="-6"/>
        </w:rPr>
        <w:t xml:space="preserve"> </w:t>
      </w:r>
      <w:r>
        <w:t>as</w:t>
      </w:r>
      <w:r>
        <w:rPr>
          <w:spacing w:val="-6"/>
        </w:rPr>
        <w:t xml:space="preserve"> </w:t>
      </w:r>
      <w:r>
        <w:t>well</w:t>
      </w:r>
      <w:r>
        <w:rPr>
          <w:spacing w:val="-7"/>
        </w:rPr>
        <w:t xml:space="preserve"> </w:t>
      </w:r>
      <w:r>
        <w:t>as</w:t>
      </w:r>
      <w:r>
        <w:rPr>
          <w:spacing w:val="-6"/>
        </w:rPr>
        <w:t xml:space="preserve"> </w:t>
      </w:r>
      <w:r>
        <w:t>the</w:t>
      </w:r>
      <w:r>
        <w:rPr>
          <w:spacing w:val="-6"/>
        </w:rPr>
        <w:t xml:space="preserve"> </w:t>
      </w:r>
      <w:r>
        <w:t>country-specific</w:t>
      </w:r>
      <w:r>
        <w:rPr>
          <w:spacing w:val="-6"/>
        </w:rPr>
        <w:t xml:space="preserve"> </w:t>
      </w:r>
      <w:r>
        <w:t>data</w:t>
      </w:r>
      <w:r>
        <w:rPr>
          <w:spacing w:val="-6"/>
        </w:rPr>
        <w:t xml:space="preserve"> </w:t>
      </w:r>
      <w:r>
        <w:rPr>
          <w:spacing w:val="-4"/>
        </w:rPr>
        <w:t>coverage.</w:t>
      </w:r>
    </w:p>
    <w:p w14:paraId="3E4B77E9" w14:textId="77777777" w:rsidR="00620CF6" w:rsidRDefault="00620CF6">
      <w:pPr>
        <w:pStyle w:val="BodyText"/>
        <w:spacing w:before="7"/>
        <w:rPr>
          <w:sz w:val="39"/>
        </w:rPr>
      </w:pPr>
    </w:p>
    <w:p w14:paraId="7043E9D4" w14:textId="77777777" w:rsidR="00620CF6" w:rsidRDefault="00000000">
      <w:pPr>
        <w:pStyle w:val="Heading2"/>
        <w:numPr>
          <w:ilvl w:val="1"/>
          <w:numId w:val="13"/>
        </w:numPr>
        <w:tabs>
          <w:tab w:val="left" w:pos="817"/>
        </w:tabs>
      </w:pPr>
      <w:bookmarkStart w:id="347" w:name="The_varcode_in_the_Wealth_Topography_sec"/>
      <w:bookmarkStart w:id="348" w:name="_bookmark11"/>
      <w:bookmarkEnd w:id="347"/>
      <w:bookmarkEnd w:id="348"/>
      <w:r>
        <w:rPr>
          <w:w w:val="110"/>
        </w:rPr>
        <w:t>The</w:t>
      </w:r>
      <w:r>
        <w:rPr>
          <w:spacing w:val="7"/>
          <w:w w:val="110"/>
        </w:rPr>
        <w:t xml:space="preserve"> </w:t>
      </w:r>
      <w:proofErr w:type="spellStart"/>
      <w:r>
        <w:rPr>
          <w:w w:val="110"/>
        </w:rPr>
        <w:t>varcode</w:t>
      </w:r>
      <w:proofErr w:type="spellEnd"/>
      <w:r>
        <w:rPr>
          <w:spacing w:val="7"/>
          <w:w w:val="110"/>
        </w:rPr>
        <w:t xml:space="preserve"> </w:t>
      </w:r>
      <w:r>
        <w:rPr>
          <w:w w:val="110"/>
        </w:rPr>
        <w:t>in</w:t>
      </w:r>
      <w:r>
        <w:rPr>
          <w:spacing w:val="8"/>
          <w:w w:val="110"/>
        </w:rPr>
        <w:t xml:space="preserve"> </w:t>
      </w:r>
      <w:r>
        <w:rPr>
          <w:w w:val="110"/>
        </w:rPr>
        <w:t>the</w:t>
      </w:r>
      <w:r>
        <w:rPr>
          <w:spacing w:val="7"/>
          <w:w w:val="110"/>
        </w:rPr>
        <w:t xml:space="preserve"> </w:t>
      </w:r>
      <w:r>
        <w:rPr>
          <w:w w:val="110"/>
        </w:rPr>
        <w:t>Wealth</w:t>
      </w:r>
      <w:r>
        <w:rPr>
          <w:spacing w:val="8"/>
          <w:w w:val="110"/>
        </w:rPr>
        <w:t xml:space="preserve"> </w:t>
      </w:r>
      <w:r>
        <w:rPr>
          <w:w w:val="110"/>
        </w:rPr>
        <w:t>Topography</w:t>
      </w:r>
      <w:r>
        <w:rPr>
          <w:spacing w:val="7"/>
          <w:w w:val="110"/>
        </w:rPr>
        <w:t xml:space="preserve"> </w:t>
      </w:r>
      <w:r>
        <w:rPr>
          <w:spacing w:val="-2"/>
          <w:w w:val="110"/>
        </w:rPr>
        <w:t>section</w:t>
      </w:r>
    </w:p>
    <w:p w14:paraId="786E4F17" w14:textId="77777777" w:rsidR="00620CF6" w:rsidRDefault="00620CF6">
      <w:pPr>
        <w:pStyle w:val="BodyText"/>
        <w:spacing w:before="4"/>
        <w:rPr>
          <w:b/>
          <w:sz w:val="31"/>
        </w:rPr>
      </w:pPr>
    </w:p>
    <w:p w14:paraId="3ADD26E8" w14:textId="77777777" w:rsidR="00620CF6" w:rsidRDefault="00000000">
      <w:pPr>
        <w:pStyle w:val="BodyText"/>
        <w:spacing w:line="355" w:lineRule="auto"/>
        <w:ind w:left="117" w:right="315"/>
        <w:jc w:val="both"/>
      </w:pPr>
      <w:r>
        <w:t>As</w:t>
      </w:r>
      <w:r>
        <w:rPr>
          <w:spacing w:val="-13"/>
        </w:rPr>
        <w:t xml:space="preserve"> </w:t>
      </w:r>
      <w:r>
        <w:t>described</w:t>
      </w:r>
      <w:r>
        <w:rPr>
          <w:spacing w:val="-12"/>
        </w:rPr>
        <w:t xml:space="preserve"> </w:t>
      </w:r>
      <w:r>
        <w:t>in</w:t>
      </w:r>
      <w:r>
        <w:rPr>
          <w:spacing w:val="-13"/>
        </w:rPr>
        <w:t xml:space="preserve"> </w:t>
      </w:r>
      <w:r>
        <w:t>the</w:t>
      </w:r>
      <w:r>
        <w:rPr>
          <w:spacing w:val="-12"/>
        </w:rPr>
        <w:t xml:space="preserve"> </w:t>
      </w:r>
      <w:r>
        <w:t>general</w:t>
      </w:r>
      <w:r>
        <w:rPr>
          <w:spacing w:val="-13"/>
        </w:rPr>
        <w:t xml:space="preserve"> </w:t>
      </w:r>
      <w:r>
        <w:t>warehouse</w:t>
      </w:r>
      <w:r>
        <w:rPr>
          <w:spacing w:val="-12"/>
        </w:rPr>
        <w:t xml:space="preserve"> </w:t>
      </w:r>
      <w:r>
        <w:t>structure</w:t>
      </w:r>
      <w:r>
        <w:rPr>
          <w:spacing w:val="-13"/>
        </w:rPr>
        <w:t xml:space="preserve"> </w:t>
      </w:r>
      <w:r>
        <w:t>section,</w:t>
      </w:r>
      <w:r>
        <w:rPr>
          <w:spacing w:val="-12"/>
        </w:rPr>
        <w:t xml:space="preserve"> </w:t>
      </w:r>
      <w:r>
        <w:t>for</w:t>
      </w:r>
      <w:r>
        <w:rPr>
          <w:spacing w:val="-13"/>
        </w:rPr>
        <w:t xml:space="preserve"> </w:t>
      </w:r>
      <w:r>
        <w:t>each</w:t>
      </w:r>
      <w:r>
        <w:rPr>
          <w:spacing w:val="-12"/>
        </w:rPr>
        <w:t xml:space="preserve"> </w:t>
      </w:r>
      <w:r>
        <w:t>country-source</w:t>
      </w:r>
      <w:r>
        <w:rPr>
          <w:spacing w:val="-13"/>
        </w:rPr>
        <w:t xml:space="preserve"> </w:t>
      </w:r>
      <w:r>
        <w:t>pair,</w:t>
      </w:r>
      <w:r>
        <w:rPr>
          <w:spacing w:val="-12"/>
        </w:rPr>
        <w:t xml:space="preserve"> </w:t>
      </w:r>
      <w:r>
        <w:t>the</w:t>
      </w:r>
      <w:r>
        <w:rPr>
          <w:spacing w:val="-13"/>
        </w:rPr>
        <w:t xml:space="preserve"> </w:t>
      </w:r>
      <w:proofErr w:type="spellStart"/>
      <w:r>
        <w:t>varcode</w:t>
      </w:r>
      <w:proofErr w:type="spellEnd"/>
      <w:r>
        <w:rPr>
          <w:spacing w:val="-12"/>
        </w:rPr>
        <w:t xml:space="preserve"> </w:t>
      </w:r>
      <w:r>
        <w:t>is</w:t>
      </w:r>
      <w:r>
        <w:rPr>
          <w:spacing w:val="-13"/>
        </w:rPr>
        <w:t xml:space="preserve"> </w:t>
      </w:r>
      <w:r>
        <w:t>a</w:t>
      </w:r>
      <w:r>
        <w:rPr>
          <w:spacing w:val="-12"/>
        </w:rPr>
        <w:t xml:space="preserve"> </w:t>
      </w:r>
      <w:r>
        <w:t>string that</w:t>
      </w:r>
      <w:r>
        <w:rPr>
          <w:spacing w:val="3"/>
        </w:rPr>
        <w:t xml:space="preserve"> </w:t>
      </w:r>
      <w:r>
        <w:t>identifies</w:t>
      </w:r>
      <w:r>
        <w:rPr>
          <w:spacing w:val="3"/>
        </w:rPr>
        <w:t xml:space="preserve"> </w:t>
      </w:r>
      <w:r>
        <w:t>a</w:t>
      </w:r>
      <w:r>
        <w:rPr>
          <w:spacing w:val="3"/>
        </w:rPr>
        <w:t xml:space="preserve"> </w:t>
      </w:r>
      <w:r>
        <w:t>unique</w:t>
      </w:r>
      <w:r>
        <w:rPr>
          <w:spacing w:val="4"/>
        </w:rPr>
        <w:t xml:space="preserve"> </w:t>
      </w:r>
      <w:r>
        <w:t>time-series</w:t>
      </w:r>
      <w:r>
        <w:rPr>
          <w:spacing w:val="3"/>
        </w:rPr>
        <w:t xml:space="preserve"> </w:t>
      </w:r>
      <w:r>
        <w:t>by</w:t>
      </w:r>
      <w:r>
        <w:rPr>
          <w:spacing w:val="3"/>
        </w:rPr>
        <w:t xml:space="preserve"> </w:t>
      </w:r>
      <w:r>
        <w:t>means</w:t>
      </w:r>
      <w:r>
        <w:rPr>
          <w:spacing w:val="3"/>
        </w:rPr>
        <w:t xml:space="preserve"> </w:t>
      </w:r>
      <w:r>
        <w:t>of</w:t>
      </w:r>
      <w:r>
        <w:rPr>
          <w:spacing w:val="4"/>
        </w:rPr>
        <w:t xml:space="preserve"> </w:t>
      </w:r>
      <w:r>
        <w:t>five</w:t>
      </w:r>
      <w:r>
        <w:rPr>
          <w:spacing w:val="3"/>
        </w:rPr>
        <w:t xml:space="preserve"> </w:t>
      </w:r>
      <w:r>
        <w:t>elements.</w:t>
      </w:r>
      <w:r>
        <w:rPr>
          <w:spacing w:val="28"/>
        </w:rPr>
        <w:t xml:space="preserve"> </w:t>
      </w:r>
      <w:r>
        <w:t>The</w:t>
      </w:r>
      <w:r>
        <w:rPr>
          <w:spacing w:val="3"/>
        </w:rPr>
        <w:t xml:space="preserve"> </w:t>
      </w:r>
      <w:r>
        <w:t>first</w:t>
      </w:r>
      <w:r>
        <w:rPr>
          <w:spacing w:val="4"/>
        </w:rPr>
        <w:t xml:space="preserve"> </w:t>
      </w:r>
      <w:r>
        <w:t>element</w:t>
      </w:r>
      <w:r>
        <w:rPr>
          <w:spacing w:val="3"/>
        </w:rPr>
        <w:t xml:space="preserve"> </w:t>
      </w:r>
      <w:r>
        <w:t>of</w:t>
      </w:r>
      <w:r>
        <w:rPr>
          <w:spacing w:val="3"/>
        </w:rPr>
        <w:t xml:space="preserve"> </w:t>
      </w:r>
      <w:r>
        <w:t>the</w:t>
      </w:r>
      <w:r>
        <w:rPr>
          <w:spacing w:val="4"/>
        </w:rPr>
        <w:t xml:space="preserve"> </w:t>
      </w:r>
      <w:proofErr w:type="spellStart"/>
      <w:r>
        <w:t>varcode</w:t>
      </w:r>
      <w:proofErr w:type="spellEnd"/>
      <w:r>
        <w:rPr>
          <w:spacing w:val="3"/>
        </w:rPr>
        <w:t xml:space="preserve"> </w:t>
      </w:r>
      <w:r>
        <w:t>is</w:t>
      </w:r>
      <w:r>
        <w:rPr>
          <w:spacing w:val="4"/>
        </w:rPr>
        <w:t xml:space="preserve"> </w:t>
      </w:r>
      <w:r>
        <w:t>a</w:t>
      </w:r>
      <w:r>
        <w:rPr>
          <w:spacing w:val="3"/>
        </w:rPr>
        <w:t xml:space="preserve"> </w:t>
      </w:r>
      <w:r>
        <w:t>1-</w:t>
      </w:r>
      <w:proofErr w:type="gramStart"/>
      <w:r>
        <w:rPr>
          <w:spacing w:val="-2"/>
        </w:rPr>
        <w:t>digit</w:t>
      </w:r>
      <w:proofErr w:type="gramEnd"/>
    </w:p>
    <w:p w14:paraId="512A6E5E" w14:textId="77777777" w:rsidR="00620CF6" w:rsidRDefault="00620CF6">
      <w:pPr>
        <w:spacing w:line="355" w:lineRule="auto"/>
        <w:jc w:val="both"/>
        <w:sectPr w:rsidR="00620CF6" w:rsidSect="00D60468">
          <w:pgSz w:w="12240" w:h="15840"/>
          <w:pgMar w:top="1820" w:right="1100" w:bottom="280" w:left="1300" w:header="720" w:footer="720" w:gutter="0"/>
          <w:cols w:space="720"/>
        </w:sectPr>
      </w:pPr>
    </w:p>
    <w:p w14:paraId="63D8EF0D" w14:textId="77777777" w:rsidR="00620CF6" w:rsidRDefault="00000000">
      <w:pPr>
        <w:pStyle w:val="BodyText"/>
        <w:spacing w:before="86" w:line="355" w:lineRule="auto"/>
        <w:ind w:left="117"/>
      </w:pPr>
      <w:r>
        <w:lastRenderedPageBreak/>
        <w:t>code</w:t>
      </w:r>
      <w:r>
        <w:rPr>
          <w:spacing w:val="19"/>
        </w:rPr>
        <w:t xml:space="preserve"> </w:t>
      </w:r>
      <w:r>
        <w:t>that</w:t>
      </w:r>
      <w:r>
        <w:rPr>
          <w:spacing w:val="20"/>
        </w:rPr>
        <w:t xml:space="preserve"> </w:t>
      </w:r>
      <w:r>
        <w:t>identifies</w:t>
      </w:r>
      <w:r>
        <w:rPr>
          <w:spacing w:val="19"/>
        </w:rPr>
        <w:t xml:space="preserve"> </w:t>
      </w:r>
      <w:r>
        <w:t>the</w:t>
      </w:r>
      <w:r>
        <w:rPr>
          <w:spacing w:val="20"/>
        </w:rPr>
        <w:t xml:space="preserve"> </w:t>
      </w:r>
      <w:r>
        <w:t>Section</w:t>
      </w:r>
      <w:r>
        <w:rPr>
          <w:spacing w:val="20"/>
        </w:rPr>
        <w:t xml:space="preserve"> </w:t>
      </w:r>
      <w:r>
        <w:t>of</w:t>
      </w:r>
      <w:r>
        <w:rPr>
          <w:spacing w:val="19"/>
        </w:rPr>
        <w:t xml:space="preserve"> </w:t>
      </w:r>
      <w:r>
        <w:t>the</w:t>
      </w:r>
      <w:r>
        <w:rPr>
          <w:spacing w:val="20"/>
        </w:rPr>
        <w:t xml:space="preserve"> </w:t>
      </w:r>
      <w:r>
        <w:t>GC</w:t>
      </w:r>
      <w:r>
        <w:rPr>
          <w:spacing w:val="19"/>
        </w:rPr>
        <w:t xml:space="preserve"> </w:t>
      </w:r>
      <w:r>
        <w:t>Wealth</w:t>
      </w:r>
      <w:r>
        <w:rPr>
          <w:spacing w:val="19"/>
        </w:rPr>
        <w:t xml:space="preserve"> </w:t>
      </w:r>
      <w:r>
        <w:t>Project,</w:t>
      </w:r>
      <w:r>
        <w:rPr>
          <w:spacing w:val="23"/>
        </w:rPr>
        <w:t xml:space="preserve"> </w:t>
      </w:r>
      <w:r>
        <w:t>which</w:t>
      </w:r>
      <w:r>
        <w:rPr>
          <w:spacing w:val="19"/>
        </w:rPr>
        <w:t xml:space="preserve"> </w:t>
      </w:r>
      <w:r>
        <w:t>for</w:t>
      </w:r>
      <w:r>
        <w:rPr>
          <w:spacing w:val="20"/>
        </w:rPr>
        <w:t xml:space="preserve"> </w:t>
      </w:r>
      <w:r>
        <w:t>the</w:t>
      </w:r>
      <w:r>
        <w:rPr>
          <w:spacing w:val="20"/>
        </w:rPr>
        <w:t xml:space="preserve"> </w:t>
      </w:r>
      <w:r>
        <w:t>case</w:t>
      </w:r>
      <w:r>
        <w:rPr>
          <w:spacing w:val="19"/>
        </w:rPr>
        <w:t xml:space="preserve"> </w:t>
      </w:r>
      <w:r>
        <w:t>of</w:t>
      </w:r>
      <w:r>
        <w:rPr>
          <w:spacing w:val="20"/>
        </w:rPr>
        <w:t xml:space="preserve"> </w:t>
      </w:r>
      <w:r>
        <w:t>the</w:t>
      </w:r>
      <w:r>
        <w:rPr>
          <w:spacing w:val="20"/>
        </w:rPr>
        <w:t xml:space="preserve"> </w:t>
      </w:r>
      <w:r>
        <w:t>Wealth</w:t>
      </w:r>
      <w:r>
        <w:rPr>
          <w:spacing w:val="19"/>
        </w:rPr>
        <w:t xml:space="preserve"> </w:t>
      </w:r>
      <w:r>
        <w:t>Topography takes the value p.</w:t>
      </w:r>
      <w:r>
        <w:rPr>
          <w:spacing w:val="34"/>
        </w:rPr>
        <w:t xml:space="preserve"> </w:t>
      </w:r>
      <w:r>
        <w:t xml:space="preserve">Hence, </w:t>
      </w:r>
      <w:proofErr w:type="spellStart"/>
      <w:r>
        <w:t>varcode</w:t>
      </w:r>
      <w:proofErr w:type="spellEnd"/>
      <w:r>
        <w:t xml:space="preserve"> takes the following form:</w:t>
      </w:r>
    </w:p>
    <w:p w14:paraId="1457BCF0" w14:textId="77777777" w:rsidR="00620CF6" w:rsidRDefault="00620CF6">
      <w:pPr>
        <w:pStyle w:val="BodyText"/>
      </w:pPr>
    </w:p>
    <w:p w14:paraId="04F7F64B" w14:textId="77777777" w:rsidR="00620CF6" w:rsidRDefault="00620CF6">
      <w:pPr>
        <w:pStyle w:val="BodyText"/>
        <w:spacing w:before="5"/>
        <w:rPr>
          <w:sz w:val="15"/>
        </w:rPr>
      </w:pPr>
    </w:p>
    <w:p w14:paraId="37B04A14" w14:textId="77777777" w:rsidR="00620CF6" w:rsidRDefault="00620CF6">
      <w:pPr>
        <w:rPr>
          <w:sz w:val="15"/>
        </w:rPr>
        <w:sectPr w:rsidR="00620CF6" w:rsidSect="00D60468">
          <w:pgSz w:w="12240" w:h="15840"/>
          <w:pgMar w:top="1320" w:right="1100" w:bottom="280" w:left="1300" w:header="720" w:footer="720" w:gutter="0"/>
          <w:cols w:space="720"/>
        </w:sectPr>
      </w:pPr>
    </w:p>
    <w:p w14:paraId="0116A8E7" w14:textId="77777777" w:rsidR="00620CF6" w:rsidRDefault="00000000">
      <w:pPr>
        <w:spacing w:before="60" w:line="242" w:lineRule="exact"/>
        <w:jc w:val="right"/>
        <w:rPr>
          <w:rFonts w:ascii="Cambria" w:eastAsia="Cambria" w:hAnsi="Cambria"/>
          <w:sz w:val="20"/>
        </w:rPr>
      </w:pPr>
      <w:r>
        <w:rPr>
          <w:rFonts w:ascii="Cambria" w:eastAsia="Cambria" w:hAnsi="Cambria"/>
          <w:color w:val="0000FF"/>
          <w:spacing w:val="-5"/>
          <w:w w:val="95"/>
          <w:sz w:val="20"/>
        </w:rPr>
        <w:t>𝑝</w:t>
      </w:r>
      <w:r>
        <w:rPr>
          <w:rFonts w:ascii="Cambria" w:eastAsia="Cambria" w:hAnsi="Cambria"/>
          <w:spacing w:val="-5"/>
          <w:w w:val="95"/>
          <w:position w:val="-3"/>
          <w:sz w:val="20"/>
        </w:rPr>
        <w:t>⏟</w:t>
      </w:r>
    </w:p>
    <w:p w14:paraId="5D5A4BE8" w14:textId="77777777" w:rsidR="00620CF6" w:rsidRDefault="00000000">
      <w:pPr>
        <w:tabs>
          <w:tab w:val="left" w:pos="1296"/>
        </w:tabs>
        <w:spacing w:before="64"/>
        <w:ind w:left="196"/>
        <w:rPr>
          <w:rFonts w:ascii="Cambria" w:eastAsia="Cambria" w:hAnsi="Cambria"/>
          <w:sz w:val="20"/>
        </w:rPr>
      </w:pPr>
      <w:r>
        <w:br w:type="column"/>
      </w:r>
      <w:r>
        <w:rPr>
          <w:rFonts w:ascii="Cambria" w:eastAsia="Cambria" w:hAnsi="Cambria"/>
          <w:w w:val="150"/>
          <w:sz w:val="20"/>
        </w:rPr>
        <w:t>−</w:t>
      </w:r>
      <w:r>
        <w:rPr>
          <w:rFonts w:ascii="Cambria" w:eastAsia="Cambria" w:hAnsi="Cambria"/>
          <w:spacing w:val="40"/>
          <w:w w:val="150"/>
          <w:sz w:val="20"/>
        </w:rPr>
        <w:t xml:space="preserve"> </w:t>
      </w:r>
      <w:r>
        <w:rPr>
          <w:rFonts w:ascii="Cambria" w:eastAsia="Cambria" w:hAnsi="Cambria"/>
          <w:spacing w:val="-144"/>
          <w:w w:val="108"/>
          <w:sz w:val="20"/>
        </w:rPr>
        <w:t>𝐵</w:t>
      </w:r>
      <w:r>
        <w:rPr>
          <w:rFonts w:ascii="Cambria" w:eastAsia="Cambria" w:hAnsi="Cambria"/>
          <w:spacing w:val="-150"/>
          <w:w w:val="234"/>
          <w:sz w:val="20"/>
        </w:rPr>
        <w:t>⏟</w:t>
      </w:r>
      <w:r>
        <w:rPr>
          <w:rFonts w:ascii="Cambria" w:eastAsia="Cambria" w:hAnsi="Cambria"/>
          <w:w w:val="108"/>
          <w:sz w:val="20"/>
        </w:rPr>
        <w:t>𝐵</w:t>
      </w:r>
      <w:r>
        <w:rPr>
          <w:rFonts w:ascii="Cambria" w:eastAsia="Cambria" w:hAnsi="Cambria"/>
          <w:spacing w:val="40"/>
          <w:w w:val="150"/>
          <w:sz w:val="20"/>
        </w:rPr>
        <w:t xml:space="preserve"> </w:t>
      </w:r>
      <w:r>
        <w:rPr>
          <w:rFonts w:ascii="Cambria" w:eastAsia="Cambria" w:hAnsi="Cambria"/>
          <w:w w:val="150"/>
          <w:sz w:val="20"/>
        </w:rPr>
        <w:t>−</w:t>
      </w:r>
      <w:r>
        <w:rPr>
          <w:rFonts w:ascii="Cambria" w:eastAsia="Cambria" w:hAnsi="Cambria"/>
          <w:sz w:val="20"/>
        </w:rPr>
        <w:tab/>
      </w:r>
      <w:r>
        <w:rPr>
          <w:rFonts w:ascii="Cambria" w:eastAsia="Cambria" w:hAnsi="Cambria"/>
          <w:spacing w:val="-159"/>
          <w:w w:val="109"/>
          <w:sz w:val="20"/>
        </w:rPr>
        <w:t>𝐶</w:t>
      </w:r>
      <w:r>
        <w:rPr>
          <w:rFonts w:ascii="Cambria" w:eastAsia="Cambria" w:hAnsi="Cambria"/>
          <w:spacing w:val="-331"/>
          <w:w w:val="312"/>
          <w:sz w:val="20"/>
        </w:rPr>
        <w:t>⏟</w:t>
      </w:r>
      <w:r>
        <w:rPr>
          <w:rFonts w:ascii="Cambria" w:eastAsia="Cambria" w:hAnsi="Cambria"/>
          <w:spacing w:val="-39"/>
          <w:w w:val="109"/>
          <w:sz w:val="20"/>
        </w:rPr>
        <w:t>𝐶</w:t>
      </w:r>
    </w:p>
    <w:p w14:paraId="6C1EE0A4" w14:textId="77777777" w:rsidR="00620CF6" w:rsidRDefault="00000000">
      <w:pPr>
        <w:tabs>
          <w:tab w:val="left" w:pos="2062"/>
        </w:tabs>
        <w:spacing w:before="60"/>
        <w:ind w:left="264"/>
        <w:rPr>
          <w:rFonts w:ascii="Cambria" w:eastAsia="Cambria" w:hAnsi="Cambria"/>
          <w:sz w:val="20"/>
        </w:rPr>
      </w:pPr>
      <w:r>
        <w:br w:type="column"/>
      </w:r>
      <w:r>
        <w:rPr>
          <w:rFonts w:ascii="Cambria" w:eastAsia="Cambria" w:hAnsi="Cambria"/>
          <w:w w:val="150"/>
          <w:sz w:val="20"/>
        </w:rPr>
        <w:t>−</w:t>
      </w:r>
      <w:r>
        <w:rPr>
          <w:rFonts w:ascii="Cambria" w:eastAsia="Cambria" w:hAnsi="Cambria"/>
          <w:spacing w:val="-20"/>
          <w:w w:val="150"/>
          <w:sz w:val="20"/>
        </w:rPr>
        <w:t xml:space="preserve"> </w:t>
      </w:r>
      <w:r>
        <w:rPr>
          <w:rFonts w:ascii="Cambria" w:eastAsia="Cambria" w:hAnsi="Cambria"/>
          <w:spacing w:val="-165"/>
          <w:w w:val="116"/>
          <w:sz w:val="20"/>
        </w:rPr>
        <w:t>𝐷</w:t>
      </w:r>
      <w:r>
        <w:rPr>
          <w:rFonts w:ascii="Cambria" w:eastAsia="Cambria" w:hAnsi="Cambria"/>
          <w:spacing w:val="-50"/>
          <w:w w:val="158"/>
          <w:sz w:val="20"/>
        </w:rPr>
        <w:t>⏟</w:t>
      </w:r>
      <w:r>
        <w:rPr>
          <w:rFonts w:ascii="Cambria" w:eastAsia="Cambria" w:hAnsi="Cambria"/>
          <w:spacing w:val="-183"/>
          <w:w w:val="157"/>
          <w:sz w:val="20"/>
        </w:rPr>
        <w:t>⏟</w:t>
      </w:r>
      <w:r>
        <w:rPr>
          <w:rFonts w:ascii="Cambria" w:eastAsia="Cambria" w:hAnsi="Cambria"/>
          <w:spacing w:val="-33"/>
          <w:w w:val="116"/>
          <w:sz w:val="20"/>
        </w:rPr>
        <w:t>𝐷</w:t>
      </w:r>
      <w:r>
        <w:rPr>
          <w:rFonts w:ascii="Cambria" w:eastAsia="Cambria" w:hAnsi="Cambria"/>
          <w:spacing w:val="-366"/>
          <w:w w:val="320"/>
          <w:sz w:val="20"/>
        </w:rPr>
        <w:t>⏟</w:t>
      </w:r>
      <w:r>
        <w:rPr>
          <w:rFonts w:ascii="Cambria" w:eastAsia="Cambria" w:hAnsi="Cambria"/>
          <w:w w:val="116"/>
          <w:sz w:val="20"/>
        </w:rPr>
        <w:t>𝐷</w:t>
      </w:r>
      <w:r>
        <w:rPr>
          <w:rFonts w:ascii="Cambria" w:eastAsia="Cambria" w:hAnsi="Cambria"/>
          <w:spacing w:val="-15"/>
          <w:w w:val="116"/>
          <w:sz w:val="20"/>
        </w:rPr>
        <w:t>𝐷</w:t>
      </w:r>
      <w:r>
        <w:rPr>
          <w:rFonts w:ascii="Cambria" w:eastAsia="Cambria" w:hAnsi="Cambria"/>
          <w:spacing w:val="-183"/>
          <w:w w:val="157"/>
          <w:sz w:val="20"/>
        </w:rPr>
        <w:t>⏟</w:t>
      </w:r>
      <w:r>
        <w:rPr>
          <w:rFonts w:ascii="Cambria" w:eastAsia="Cambria" w:hAnsi="Cambria"/>
          <w:spacing w:val="-33"/>
          <w:w w:val="116"/>
          <w:sz w:val="20"/>
        </w:rPr>
        <w:t>𝐷</w:t>
      </w:r>
      <w:r>
        <w:rPr>
          <w:rFonts w:ascii="Cambria" w:eastAsia="Cambria" w:hAnsi="Cambria"/>
          <w:spacing w:val="-166"/>
          <w:w w:val="158"/>
          <w:sz w:val="20"/>
        </w:rPr>
        <w:t>⏟</w:t>
      </w:r>
      <w:r>
        <w:rPr>
          <w:rFonts w:ascii="Cambria" w:eastAsia="Cambria" w:hAnsi="Cambria"/>
          <w:w w:val="116"/>
          <w:sz w:val="20"/>
        </w:rPr>
        <w:t>𝐷</w:t>
      </w:r>
      <w:r>
        <w:rPr>
          <w:rFonts w:ascii="Cambria" w:eastAsia="Cambria" w:hAnsi="Cambria"/>
          <w:spacing w:val="-18"/>
          <w:w w:val="149"/>
          <w:sz w:val="20"/>
        </w:rPr>
        <w:t xml:space="preserve"> </w:t>
      </w:r>
      <w:r>
        <w:rPr>
          <w:rFonts w:ascii="Cambria" w:eastAsia="Cambria" w:hAnsi="Cambria"/>
          <w:spacing w:val="-10"/>
          <w:w w:val="150"/>
          <w:sz w:val="20"/>
        </w:rPr>
        <w:t>−</w:t>
      </w:r>
      <w:r>
        <w:rPr>
          <w:rFonts w:ascii="Cambria" w:eastAsia="Cambria" w:hAnsi="Cambria"/>
          <w:sz w:val="20"/>
        </w:rPr>
        <w:tab/>
      </w:r>
      <w:r>
        <w:rPr>
          <w:rFonts w:ascii="Cambria" w:eastAsia="Cambria" w:hAnsi="Cambria"/>
          <w:spacing w:val="-141"/>
          <w:w w:val="107"/>
          <w:sz w:val="20"/>
        </w:rPr>
        <w:t>𝑍</w:t>
      </w:r>
      <w:r>
        <w:rPr>
          <w:rFonts w:ascii="Cambria" w:eastAsia="Cambria" w:hAnsi="Cambria"/>
          <w:spacing w:val="-155"/>
          <w:w w:val="234"/>
          <w:sz w:val="20"/>
        </w:rPr>
        <w:t>⏟</w:t>
      </w:r>
      <w:r>
        <w:rPr>
          <w:rFonts w:ascii="Cambria" w:eastAsia="Cambria" w:hAnsi="Cambria"/>
          <w:spacing w:val="-5"/>
          <w:w w:val="107"/>
          <w:sz w:val="20"/>
        </w:rPr>
        <w:t>𝑍</w:t>
      </w:r>
    </w:p>
    <w:p w14:paraId="779CE551" w14:textId="77777777" w:rsidR="00620CF6" w:rsidRDefault="00620CF6">
      <w:pPr>
        <w:rPr>
          <w:rFonts w:ascii="Cambria" w:eastAsia="Cambria" w:hAnsi="Cambria"/>
          <w:sz w:val="20"/>
        </w:rPr>
        <w:sectPr w:rsidR="00620CF6" w:rsidSect="00D60468">
          <w:type w:val="continuous"/>
          <w:pgSz w:w="12240" w:h="15840"/>
          <w:pgMar w:top="1620" w:right="1100" w:bottom="280" w:left="1300" w:header="720" w:footer="720" w:gutter="0"/>
          <w:cols w:num="3" w:space="720" w:equalWidth="0">
            <w:col w:w="2677" w:space="40"/>
            <w:col w:w="1753" w:space="39"/>
            <w:col w:w="5331"/>
          </w:cols>
        </w:sectPr>
      </w:pPr>
    </w:p>
    <w:p w14:paraId="59164A70" w14:textId="77777777" w:rsidR="00620CF6" w:rsidRDefault="00620CF6">
      <w:pPr>
        <w:pStyle w:val="BodyText"/>
        <w:spacing w:before="9"/>
        <w:rPr>
          <w:rFonts w:ascii="Cambria"/>
          <w:sz w:val="47"/>
        </w:rPr>
      </w:pPr>
    </w:p>
    <w:p w14:paraId="473287D3" w14:textId="77777777" w:rsidR="00620CF6" w:rsidRDefault="00000000">
      <w:pPr>
        <w:pStyle w:val="Heading3"/>
        <w:numPr>
          <w:ilvl w:val="2"/>
          <w:numId w:val="13"/>
        </w:numPr>
        <w:tabs>
          <w:tab w:val="left" w:pos="909"/>
        </w:tabs>
        <w:ind w:hanging="792"/>
      </w:pPr>
      <w:bookmarkStart w:id="349" w:name="Sector"/>
      <w:bookmarkStart w:id="350" w:name="_bookmark12"/>
      <w:bookmarkEnd w:id="349"/>
      <w:bookmarkEnd w:id="350"/>
      <w:r>
        <w:rPr>
          <w:spacing w:val="-2"/>
          <w:w w:val="110"/>
        </w:rPr>
        <w:t>Sector</w:t>
      </w:r>
    </w:p>
    <w:p w14:paraId="78917B05" w14:textId="77777777" w:rsidR="00620CF6" w:rsidRDefault="00000000">
      <w:pPr>
        <w:spacing w:before="41"/>
        <w:ind w:left="117"/>
        <w:rPr>
          <w:sz w:val="14"/>
        </w:rPr>
      </w:pPr>
      <w:r>
        <w:br w:type="column"/>
      </w:r>
      <w:r>
        <w:rPr>
          <w:spacing w:val="-2"/>
          <w:w w:val="110"/>
          <w:sz w:val="14"/>
        </w:rPr>
        <w:t>Section</w:t>
      </w:r>
    </w:p>
    <w:p w14:paraId="00297910" w14:textId="77777777" w:rsidR="00620CF6" w:rsidRDefault="00000000">
      <w:pPr>
        <w:spacing w:before="9"/>
        <w:ind w:left="117"/>
        <w:rPr>
          <w:sz w:val="14"/>
        </w:rPr>
      </w:pPr>
      <w:r>
        <w:br w:type="column"/>
      </w:r>
      <w:r>
        <w:rPr>
          <w:spacing w:val="-2"/>
          <w:w w:val="115"/>
          <w:sz w:val="14"/>
        </w:rPr>
        <w:t>Sector</w:t>
      </w:r>
    </w:p>
    <w:p w14:paraId="5216133C" w14:textId="77777777" w:rsidR="00620CF6" w:rsidRDefault="00000000">
      <w:pPr>
        <w:spacing w:before="14"/>
        <w:ind w:left="117"/>
        <w:rPr>
          <w:sz w:val="14"/>
        </w:rPr>
      </w:pPr>
      <w:r>
        <w:br w:type="column"/>
      </w:r>
      <w:r>
        <w:rPr>
          <w:w w:val="110"/>
          <w:sz w:val="14"/>
        </w:rPr>
        <w:t>Variable</w:t>
      </w:r>
      <w:r>
        <w:rPr>
          <w:spacing w:val="11"/>
          <w:w w:val="110"/>
          <w:sz w:val="14"/>
        </w:rPr>
        <w:t xml:space="preserve"> </w:t>
      </w:r>
      <w:r>
        <w:rPr>
          <w:spacing w:val="-4"/>
          <w:w w:val="110"/>
          <w:sz w:val="14"/>
        </w:rPr>
        <w:t>Type</w:t>
      </w:r>
    </w:p>
    <w:p w14:paraId="33ECB606" w14:textId="77777777" w:rsidR="00620CF6" w:rsidRDefault="00000000">
      <w:pPr>
        <w:spacing w:before="17"/>
        <w:ind w:left="117"/>
        <w:rPr>
          <w:sz w:val="14"/>
        </w:rPr>
      </w:pPr>
      <w:r>
        <w:br w:type="column"/>
      </w:r>
      <w:r>
        <w:rPr>
          <w:spacing w:val="-2"/>
          <w:w w:val="110"/>
          <w:sz w:val="14"/>
        </w:rPr>
        <w:t>Concept</w:t>
      </w:r>
    </w:p>
    <w:p w14:paraId="1B0FC226" w14:textId="77777777" w:rsidR="00620CF6" w:rsidRDefault="00000000">
      <w:pPr>
        <w:spacing w:before="10"/>
        <w:ind w:left="117"/>
        <w:rPr>
          <w:sz w:val="14"/>
        </w:rPr>
      </w:pPr>
      <w:r>
        <w:br w:type="column"/>
      </w:r>
      <w:r>
        <w:rPr>
          <w:w w:val="110"/>
          <w:sz w:val="14"/>
        </w:rPr>
        <w:t>Section</w:t>
      </w:r>
      <w:r>
        <w:rPr>
          <w:spacing w:val="23"/>
          <w:w w:val="110"/>
          <w:sz w:val="14"/>
        </w:rPr>
        <w:t xml:space="preserve"> </w:t>
      </w:r>
      <w:r>
        <w:rPr>
          <w:spacing w:val="-2"/>
          <w:w w:val="110"/>
          <w:sz w:val="14"/>
        </w:rPr>
        <w:t>Specific</w:t>
      </w:r>
    </w:p>
    <w:p w14:paraId="4697E799" w14:textId="77777777" w:rsidR="00620CF6" w:rsidRDefault="00620CF6">
      <w:pPr>
        <w:rPr>
          <w:sz w:val="14"/>
        </w:rPr>
        <w:sectPr w:rsidR="00620CF6" w:rsidSect="00D60468">
          <w:type w:val="continuous"/>
          <w:pgSz w:w="12240" w:h="15840"/>
          <w:pgMar w:top="1620" w:right="1100" w:bottom="280" w:left="1300" w:header="720" w:footer="720" w:gutter="0"/>
          <w:cols w:num="6" w:space="720" w:equalWidth="0">
            <w:col w:w="1704" w:space="554"/>
            <w:col w:w="662" w:space="64"/>
            <w:col w:w="591" w:space="63"/>
            <w:col w:w="1142" w:space="275"/>
            <w:col w:w="731" w:space="275"/>
            <w:col w:w="3779"/>
          </w:cols>
        </w:sectPr>
      </w:pPr>
    </w:p>
    <w:p w14:paraId="4C9CB079" w14:textId="77777777" w:rsidR="00620CF6" w:rsidRDefault="00620CF6">
      <w:pPr>
        <w:pStyle w:val="BodyText"/>
        <w:spacing w:before="7"/>
        <w:rPr>
          <w:sz w:val="18"/>
        </w:rPr>
      </w:pPr>
    </w:p>
    <w:p w14:paraId="322AEE45" w14:textId="77777777" w:rsidR="00620CF6" w:rsidRDefault="00000000">
      <w:pPr>
        <w:pStyle w:val="BodyText"/>
        <w:spacing w:before="115" w:line="352" w:lineRule="auto"/>
        <w:ind w:left="117" w:right="315"/>
        <w:jc w:val="both"/>
      </w:pPr>
      <w:r>
        <w:t xml:space="preserve">The second element of the </w:t>
      </w:r>
      <w:proofErr w:type="spellStart"/>
      <w:r>
        <w:t>varcode</w:t>
      </w:r>
      <w:proofErr w:type="spellEnd"/>
      <w:r>
        <w:t xml:space="preserve"> identifies the sector to which the time-series refers to.</w:t>
      </w:r>
      <w:r>
        <w:rPr>
          <w:spacing w:val="40"/>
        </w:rPr>
        <w:t xml:space="preserve"> </w:t>
      </w:r>
      <w:r>
        <w:t xml:space="preserve">The Wealth Topography reports aggregate wealth and the composition of assets and liabilities of three institutional </w:t>
      </w:r>
      <w:r>
        <w:rPr>
          <w:spacing w:val="-2"/>
        </w:rPr>
        <w:t>sectors:</w:t>
      </w:r>
      <w:r>
        <w:rPr>
          <w:spacing w:val="9"/>
        </w:rPr>
        <w:t xml:space="preserve"> </w:t>
      </w:r>
      <w:r>
        <w:rPr>
          <w:spacing w:val="-2"/>
        </w:rPr>
        <w:t>Households,</w:t>
      </w:r>
      <w:r>
        <w:rPr>
          <w:spacing w:val="-8"/>
        </w:rPr>
        <w:t xml:space="preserve"> </w:t>
      </w:r>
      <w:r>
        <w:rPr>
          <w:spacing w:val="-2"/>
        </w:rPr>
        <w:t>NPISH</w:t>
      </w:r>
      <w:r>
        <w:rPr>
          <w:spacing w:val="-10"/>
        </w:rPr>
        <w:t xml:space="preserve"> </w:t>
      </w:r>
      <w:r>
        <w:rPr>
          <w:spacing w:val="-2"/>
        </w:rPr>
        <w:t>(non-profit</w:t>
      </w:r>
      <w:r>
        <w:rPr>
          <w:spacing w:val="-10"/>
        </w:rPr>
        <w:t xml:space="preserve"> </w:t>
      </w:r>
      <w:r>
        <w:rPr>
          <w:spacing w:val="-2"/>
        </w:rPr>
        <w:t>institutions</w:t>
      </w:r>
      <w:r>
        <w:rPr>
          <w:spacing w:val="-10"/>
        </w:rPr>
        <w:t xml:space="preserve"> </w:t>
      </w:r>
      <w:r>
        <w:rPr>
          <w:spacing w:val="-2"/>
        </w:rPr>
        <w:t>serving</w:t>
      </w:r>
      <w:r>
        <w:rPr>
          <w:spacing w:val="-10"/>
        </w:rPr>
        <w:t xml:space="preserve"> </w:t>
      </w:r>
      <w:r>
        <w:rPr>
          <w:spacing w:val="-2"/>
        </w:rPr>
        <w:t>households),</w:t>
      </w:r>
      <w:r>
        <w:rPr>
          <w:spacing w:val="-8"/>
        </w:rPr>
        <w:t xml:space="preserve"> </w:t>
      </w:r>
      <w:r>
        <w:rPr>
          <w:spacing w:val="-2"/>
        </w:rPr>
        <w:t>and</w:t>
      </w:r>
      <w:r>
        <w:rPr>
          <w:spacing w:val="-10"/>
        </w:rPr>
        <w:t xml:space="preserve"> </w:t>
      </w:r>
      <w:r>
        <w:rPr>
          <w:spacing w:val="-2"/>
        </w:rPr>
        <w:t>Households</w:t>
      </w:r>
      <w:r>
        <w:rPr>
          <w:spacing w:val="-10"/>
        </w:rPr>
        <w:t xml:space="preserve"> </w:t>
      </w:r>
      <w:r>
        <w:rPr>
          <w:spacing w:val="-2"/>
        </w:rPr>
        <w:t>&amp;</w:t>
      </w:r>
      <w:r>
        <w:rPr>
          <w:spacing w:val="-10"/>
        </w:rPr>
        <w:t xml:space="preserve"> </w:t>
      </w:r>
      <w:r>
        <w:rPr>
          <w:spacing w:val="-2"/>
        </w:rPr>
        <w:t>NPISH</w:t>
      </w:r>
      <w:r>
        <w:rPr>
          <w:spacing w:val="-10"/>
        </w:rPr>
        <w:t xml:space="preserve"> </w:t>
      </w:r>
      <w:r>
        <w:rPr>
          <w:spacing w:val="-2"/>
        </w:rPr>
        <w:t>sectors.</w:t>
      </w:r>
      <w:hyperlink w:anchor="_bookmark14" w:history="1">
        <w:r>
          <w:rPr>
            <w:color w:val="7F0000"/>
            <w:spacing w:val="-2"/>
            <w:position w:val="7"/>
            <w:sz w:val="14"/>
          </w:rPr>
          <w:t>1</w:t>
        </w:r>
      </w:hyperlink>
      <w:r>
        <w:rPr>
          <w:color w:val="7F0000"/>
          <w:spacing w:val="40"/>
          <w:position w:val="7"/>
          <w:sz w:val="14"/>
        </w:rPr>
        <w:t xml:space="preserve"> </w:t>
      </w:r>
      <w:r>
        <w:t>The classification of institutional sectors used in the Wealth Topography (and in the GC Wealth Project more in in general) mirrors the classification used by the System of National Accounts 2008 (SNA2008, hereafter)</w:t>
      </w:r>
      <w:r>
        <w:rPr>
          <w:spacing w:val="-1"/>
        </w:rPr>
        <w:t xml:space="preserve"> </w:t>
      </w:r>
      <w:r>
        <w:t>and</w:t>
      </w:r>
      <w:r>
        <w:rPr>
          <w:spacing w:val="-1"/>
        </w:rPr>
        <w:t xml:space="preserve"> </w:t>
      </w:r>
      <w:r>
        <w:t>its</w:t>
      </w:r>
      <w:r>
        <w:rPr>
          <w:spacing w:val="-1"/>
        </w:rPr>
        <w:t xml:space="preserve"> </w:t>
      </w:r>
      <w:r>
        <w:t>European</w:t>
      </w:r>
      <w:r>
        <w:rPr>
          <w:spacing w:val="-1"/>
        </w:rPr>
        <w:t xml:space="preserve"> </w:t>
      </w:r>
      <w:r>
        <w:t>counterpart,</w:t>
      </w:r>
      <w:r>
        <w:rPr>
          <w:spacing w:val="-1"/>
        </w:rPr>
        <w:t xml:space="preserve"> </w:t>
      </w:r>
      <w:r>
        <w:t>the</w:t>
      </w:r>
      <w:r>
        <w:rPr>
          <w:spacing w:val="-1"/>
        </w:rPr>
        <w:t xml:space="preserve"> </w:t>
      </w:r>
      <w:r>
        <w:t>European</w:t>
      </w:r>
      <w:r>
        <w:rPr>
          <w:spacing w:val="-1"/>
        </w:rPr>
        <w:t xml:space="preserve"> </w:t>
      </w:r>
      <w:r>
        <w:t>System</w:t>
      </w:r>
      <w:r>
        <w:rPr>
          <w:spacing w:val="-1"/>
        </w:rPr>
        <w:t xml:space="preserve"> </w:t>
      </w:r>
      <w:r>
        <w:t>of</w:t>
      </w:r>
      <w:r>
        <w:rPr>
          <w:spacing w:val="-1"/>
        </w:rPr>
        <w:t xml:space="preserve"> </w:t>
      </w:r>
      <w:r>
        <w:t>Accounts</w:t>
      </w:r>
      <w:r>
        <w:rPr>
          <w:spacing w:val="-2"/>
        </w:rPr>
        <w:t xml:space="preserve"> </w:t>
      </w:r>
      <w:r>
        <w:t>2010</w:t>
      </w:r>
      <w:r>
        <w:rPr>
          <w:spacing w:val="-1"/>
        </w:rPr>
        <w:t xml:space="preserve"> </w:t>
      </w:r>
      <w:r>
        <w:t>(ESA2010. hereafter). The institutional</w:t>
      </w:r>
      <w:r>
        <w:rPr>
          <w:spacing w:val="-3"/>
        </w:rPr>
        <w:t xml:space="preserve"> </w:t>
      </w:r>
      <w:r>
        <w:t>sectors</w:t>
      </w:r>
      <w:r>
        <w:rPr>
          <w:spacing w:val="-3"/>
        </w:rPr>
        <w:t xml:space="preserve"> </w:t>
      </w:r>
      <w:r>
        <w:t>are</w:t>
      </w:r>
      <w:r>
        <w:rPr>
          <w:spacing w:val="-3"/>
        </w:rPr>
        <w:t xml:space="preserve"> </w:t>
      </w:r>
      <w:r>
        <w:t>reported</w:t>
      </w:r>
      <w:r>
        <w:rPr>
          <w:spacing w:val="-3"/>
        </w:rPr>
        <w:t xml:space="preserve"> </w:t>
      </w:r>
      <w:r>
        <w:t>in</w:t>
      </w:r>
      <w:r>
        <w:rPr>
          <w:spacing w:val="-3"/>
        </w:rPr>
        <w:t xml:space="preserve"> </w:t>
      </w:r>
      <w:r>
        <w:t>Table</w:t>
      </w:r>
      <w:r>
        <w:rPr>
          <w:spacing w:val="-3"/>
        </w:rPr>
        <w:t xml:space="preserve"> </w:t>
      </w:r>
      <w:hyperlink w:anchor="_bookmark13" w:history="1">
        <w:r>
          <w:rPr>
            <w:color w:val="7F0000"/>
          </w:rPr>
          <w:t>3.1</w:t>
        </w:r>
      </w:hyperlink>
      <w:r>
        <w:t>,</w:t>
      </w:r>
      <w:r>
        <w:rPr>
          <w:spacing w:val="-3"/>
        </w:rPr>
        <w:t xml:space="preserve"> </w:t>
      </w:r>
      <w:r>
        <w:t>where</w:t>
      </w:r>
      <w:r>
        <w:rPr>
          <w:spacing w:val="-3"/>
        </w:rPr>
        <w:t xml:space="preserve"> </w:t>
      </w:r>
      <w:r>
        <w:t>the</w:t>
      </w:r>
      <w:r>
        <w:rPr>
          <w:spacing w:val="-3"/>
        </w:rPr>
        <w:t xml:space="preserve"> </w:t>
      </w:r>
      <w:r>
        <w:t>column</w:t>
      </w:r>
      <w:r>
        <w:rPr>
          <w:spacing w:val="-3"/>
        </w:rPr>
        <w:t xml:space="preserve"> </w:t>
      </w:r>
      <w:r>
        <w:t>‘Code’</w:t>
      </w:r>
      <w:r>
        <w:rPr>
          <w:spacing w:val="-3"/>
        </w:rPr>
        <w:t xml:space="preserve"> </w:t>
      </w:r>
      <w:r>
        <w:t>reports</w:t>
      </w:r>
      <w:r>
        <w:rPr>
          <w:spacing w:val="-3"/>
        </w:rPr>
        <w:t xml:space="preserve"> </w:t>
      </w:r>
      <w:r>
        <w:t>the</w:t>
      </w:r>
      <w:r>
        <w:rPr>
          <w:spacing w:val="-3"/>
        </w:rPr>
        <w:t xml:space="preserve"> </w:t>
      </w:r>
      <w:r>
        <w:t>sector</w:t>
      </w:r>
      <w:r>
        <w:rPr>
          <w:spacing w:val="-3"/>
        </w:rPr>
        <w:t xml:space="preserve"> </w:t>
      </w:r>
      <w:r>
        <w:t>identifier</w:t>
      </w:r>
      <w:r>
        <w:rPr>
          <w:spacing w:val="-3"/>
        </w:rPr>
        <w:t xml:space="preserve"> </w:t>
      </w:r>
      <w:r>
        <w:t>used</w:t>
      </w:r>
      <w:r>
        <w:rPr>
          <w:spacing w:val="-3"/>
        </w:rPr>
        <w:t xml:space="preserve"> </w:t>
      </w:r>
      <w:r>
        <w:t xml:space="preserve">in the </w:t>
      </w:r>
      <w:proofErr w:type="spellStart"/>
      <w:r>
        <w:t>varcode</w:t>
      </w:r>
      <w:proofErr w:type="spellEnd"/>
      <w:r>
        <w:t xml:space="preserve"> while the column ‘Description’ reports a detailed, non-technical, description of each sector.</w:t>
      </w:r>
    </w:p>
    <w:p w14:paraId="34039E84" w14:textId="77777777" w:rsidR="00620CF6" w:rsidRDefault="00000000">
      <w:pPr>
        <w:pStyle w:val="BodyText"/>
        <w:spacing w:before="167"/>
        <w:ind w:left="3139"/>
        <w:jc w:val="both"/>
      </w:pPr>
      <w:bookmarkStart w:id="351" w:name="_bookmark13"/>
      <w:bookmarkEnd w:id="351"/>
      <w:r>
        <w:t>Table 3.1:</w:t>
      </w:r>
      <w:r>
        <w:rPr>
          <w:spacing w:val="17"/>
        </w:rPr>
        <w:t xml:space="preserve"> </w:t>
      </w:r>
      <w:r>
        <w:t>Wealth Topography:</w:t>
      </w:r>
      <w:r>
        <w:rPr>
          <w:spacing w:val="17"/>
        </w:rPr>
        <w:t xml:space="preserve"> </w:t>
      </w:r>
      <w:r>
        <w:rPr>
          <w:spacing w:val="-2"/>
        </w:rPr>
        <w:t>Sector</w:t>
      </w:r>
    </w:p>
    <w:p w14:paraId="09E4F271" w14:textId="77777777" w:rsidR="00620CF6" w:rsidRDefault="00620CF6">
      <w:pPr>
        <w:pStyle w:val="BodyText"/>
        <w:spacing w:before="10"/>
        <w:rPr>
          <w:sz w:val="28"/>
        </w:rPr>
      </w:pPr>
    </w:p>
    <w:tbl>
      <w:tblPr>
        <w:tblW w:w="0" w:type="auto"/>
        <w:tblInd w:w="500" w:type="dxa"/>
        <w:tblLayout w:type="fixed"/>
        <w:tblCellMar>
          <w:left w:w="0" w:type="dxa"/>
          <w:right w:w="0" w:type="dxa"/>
        </w:tblCellMar>
        <w:tblLook w:val="01E0" w:firstRow="1" w:lastRow="1" w:firstColumn="1" w:lastColumn="1" w:noHBand="0" w:noVBand="0"/>
      </w:tblPr>
      <w:tblGrid>
        <w:gridCol w:w="747"/>
        <w:gridCol w:w="1640"/>
        <w:gridCol w:w="6268"/>
      </w:tblGrid>
      <w:tr w:rsidR="00620CF6" w14:paraId="60429443" w14:textId="77777777">
        <w:trPr>
          <w:trHeight w:val="486"/>
        </w:trPr>
        <w:tc>
          <w:tcPr>
            <w:tcW w:w="747" w:type="dxa"/>
            <w:tcBorders>
              <w:top w:val="single" w:sz="8" w:space="0" w:color="000000"/>
              <w:bottom w:val="single" w:sz="4" w:space="0" w:color="000000"/>
            </w:tcBorders>
          </w:tcPr>
          <w:p w14:paraId="2F358D47" w14:textId="77777777" w:rsidR="00620CF6" w:rsidRDefault="00000000">
            <w:pPr>
              <w:pStyle w:val="TableParagraph"/>
              <w:spacing w:before="123"/>
              <w:rPr>
                <w:sz w:val="20"/>
              </w:rPr>
            </w:pPr>
            <w:r>
              <w:rPr>
                <w:spacing w:val="-4"/>
                <w:sz w:val="20"/>
              </w:rPr>
              <w:t>Code</w:t>
            </w:r>
          </w:p>
        </w:tc>
        <w:tc>
          <w:tcPr>
            <w:tcW w:w="1640" w:type="dxa"/>
            <w:tcBorders>
              <w:top w:val="single" w:sz="8" w:space="0" w:color="000000"/>
              <w:bottom w:val="single" w:sz="4" w:space="0" w:color="000000"/>
            </w:tcBorders>
          </w:tcPr>
          <w:p w14:paraId="3479A76C" w14:textId="77777777" w:rsidR="00620CF6" w:rsidRDefault="00000000">
            <w:pPr>
              <w:pStyle w:val="TableParagraph"/>
              <w:spacing w:before="123"/>
              <w:ind w:left="178"/>
              <w:rPr>
                <w:sz w:val="20"/>
              </w:rPr>
            </w:pPr>
            <w:r>
              <w:rPr>
                <w:spacing w:val="-2"/>
                <w:sz w:val="20"/>
              </w:rPr>
              <w:t>Sector</w:t>
            </w:r>
          </w:p>
        </w:tc>
        <w:tc>
          <w:tcPr>
            <w:tcW w:w="6268" w:type="dxa"/>
            <w:tcBorders>
              <w:top w:val="single" w:sz="8" w:space="0" w:color="000000"/>
              <w:bottom w:val="single" w:sz="4" w:space="0" w:color="000000"/>
            </w:tcBorders>
          </w:tcPr>
          <w:p w14:paraId="3A18B0C7" w14:textId="77777777" w:rsidR="00620CF6" w:rsidRDefault="00000000">
            <w:pPr>
              <w:pStyle w:val="TableParagraph"/>
              <w:spacing w:before="123"/>
              <w:ind w:left="478"/>
              <w:rPr>
                <w:sz w:val="20"/>
              </w:rPr>
            </w:pPr>
            <w:r>
              <w:rPr>
                <w:spacing w:val="-2"/>
                <w:sz w:val="20"/>
              </w:rPr>
              <w:t>Description</w:t>
            </w:r>
          </w:p>
        </w:tc>
      </w:tr>
      <w:tr w:rsidR="00620CF6" w14:paraId="10CF1EB7" w14:textId="77777777">
        <w:trPr>
          <w:trHeight w:val="450"/>
        </w:trPr>
        <w:tc>
          <w:tcPr>
            <w:tcW w:w="747" w:type="dxa"/>
            <w:tcBorders>
              <w:top w:val="single" w:sz="4" w:space="0" w:color="000000"/>
            </w:tcBorders>
            <w:shd w:val="clear" w:color="auto" w:fill="F7F7F7"/>
          </w:tcPr>
          <w:p w14:paraId="753EC39A" w14:textId="77777777" w:rsidR="00620CF6" w:rsidRDefault="00000000">
            <w:pPr>
              <w:pStyle w:val="TableParagraph"/>
              <w:spacing w:before="125"/>
              <w:rPr>
                <w:sz w:val="20"/>
              </w:rPr>
            </w:pPr>
            <w:proofErr w:type="spellStart"/>
            <w:r>
              <w:rPr>
                <w:spacing w:val="-5"/>
                <w:sz w:val="20"/>
              </w:rPr>
              <w:t>hs</w:t>
            </w:r>
            <w:proofErr w:type="spellEnd"/>
          </w:p>
        </w:tc>
        <w:tc>
          <w:tcPr>
            <w:tcW w:w="1640" w:type="dxa"/>
            <w:tcBorders>
              <w:top w:val="single" w:sz="4" w:space="0" w:color="000000"/>
            </w:tcBorders>
            <w:shd w:val="clear" w:color="auto" w:fill="F7F7F7"/>
          </w:tcPr>
          <w:p w14:paraId="03E2CF0E" w14:textId="77777777" w:rsidR="00620CF6" w:rsidRDefault="00000000">
            <w:pPr>
              <w:pStyle w:val="TableParagraph"/>
              <w:spacing w:before="125"/>
              <w:ind w:left="178"/>
              <w:rPr>
                <w:sz w:val="20"/>
              </w:rPr>
            </w:pPr>
            <w:r>
              <w:rPr>
                <w:spacing w:val="-2"/>
                <w:sz w:val="20"/>
              </w:rPr>
              <w:t>Households</w:t>
            </w:r>
          </w:p>
        </w:tc>
        <w:tc>
          <w:tcPr>
            <w:tcW w:w="6268" w:type="dxa"/>
            <w:tcBorders>
              <w:top w:val="single" w:sz="4" w:space="0" w:color="000000"/>
            </w:tcBorders>
            <w:shd w:val="clear" w:color="auto" w:fill="F7F7F7"/>
          </w:tcPr>
          <w:p w14:paraId="2F2DF2FA" w14:textId="77777777" w:rsidR="00620CF6" w:rsidRDefault="00000000">
            <w:pPr>
              <w:pStyle w:val="TableParagraph"/>
              <w:spacing w:before="125"/>
              <w:ind w:left="478"/>
              <w:rPr>
                <w:sz w:val="20"/>
              </w:rPr>
            </w:pPr>
            <w:r>
              <w:rPr>
                <w:spacing w:val="-2"/>
                <w:sz w:val="20"/>
              </w:rPr>
              <w:t>The household</w:t>
            </w:r>
            <w:r>
              <w:rPr>
                <w:spacing w:val="-1"/>
                <w:sz w:val="20"/>
              </w:rPr>
              <w:t xml:space="preserve"> </w:t>
            </w:r>
            <w:r>
              <w:rPr>
                <w:spacing w:val="-2"/>
                <w:sz w:val="20"/>
              </w:rPr>
              <w:t>sector</w:t>
            </w:r>
            <w:r>
              <w:rPr>
                <w:spacing w:val="-1"/>
                <w:sz w:val="20"/>
              </w:rPr>
              <w:t xml:space="preserve"> </w:t>
            </w:r>
            <w:proofErr w:type="gramStart"/>
            <w:r>
              <w:rPr>
                <w:spacing w:val="-2"/>
                <w:sz w:val="20"/>
              </w:rPr>
              <w:t>gathers together</w:t>
            </w:r>
            <w:proofErr w:type="gramEnd"/>
            <w:r>
              <w:rPr>
                <w:spacing w:val="-1"/>
                <w:sz w:val="20"/>
              </w:rPr>
              <w:t xml:space="preserve"> </w:t>
            </w:r>
            <w:r>
              <w:rPr>
                <w:spacing w:val="-2"/>
                <w:sz w:val="20"/>
              </w:rPr>
              <w:t>all</w:t>
            </w:r>
            <w:r>
              <w:rPr>
                <w:spacing w:val="-1"/>
                <w:sz w:val="20"/>
              </w:rPr>
              <w:t xml:space="preserve"> </w:t>
            </w:r>
            <w:r>
              <w:rPr>
                <w:spacing w:val="-2"/>
                <w:sz w:val="20"/>
              </w:rPr>
              <w:t>individuals</w:t>
            </w:r>
            <w:r>
              <w:rPr>
                <w:spacing w:val="-1"/>
                <w:sz w:val="20"/>
              </w:rPr>
              <w:t xml:space="preserve"> </w:t>
            </w:r>
            <w:r>
              <w:rPr>
                <w:spacing w:val="-2"/>
                <w:sz w:val="20"/>
              </w:rPr>
              <w:t>or group</w:t>
            </w:r>
            <w:r>
              <w:rPr>
                <w:spacing w:val="-1"/>
                <w:sz w:val="20"/>
              </w:rPr>
              <w:t xml:space="preserve"> </w:t>
            </w:r>
            <w:r>
              <w:rPr>
                <w:spacing w:val="-5"/>
                <w:sz w:val="20"/>
              </w:rPr>
              <w:t>of</w:t>
            </w:r>
          </w:p>
        </w:tc>
      </w:tr>
      <w:tr w:rsidR="00620CF6" w14:paraId="07278D46" w14:textId="77777777">
        <w:trPr>
          <w:trHeight w:val="398"/>
        </w:trPr>
        <w:tc>
          <w:tcPr>
            <w:tcW w:w="2387" w:type="dxa"/>
            <w:gridSpan w:val="2"/>
            <w:vMerge w:val="restart"/>
            <w:shd w:val="clear" w:color="auto" w:fill="F7F7F7"/>
          </w:tcPr>
          <w:p w14:paraId="74DA074D" w14:textId="77777777" w:rsidR="00620CF6" w:rsidRDefault="00620CF6">
            <w:pPr>
              <w:pStyle w:val="TableParagraph"/>
              <w:spacing w:before="0"/>
              <w:ind w:left="0"/>
              <w:rPr>
                <w:rFonts w:ascii="Times New Roman"/>
                <w:sz w:val="18"/>
              </w:rPr>
            </w:pPr>
          </w:p>
        </w:tc>
        <w:tc>
          <w:tcPr>
            <w:tcW w:w="6268" w:type="dxa"/>
            <w:shd w:val="clear" w:color="auto" w:fill="F7F7F7"/>
          </w:tcPr>
          <w:p w14:paraId="6B571758" w14:textId="77777777" w:rsidR="00620CF6" w:rsidRDefault="00000000">
            <w:pPr>
              <w:pStyle w:val="TableParagraph"/>
              <w:spacing w:before="72"/>
              <w:ind w:left="478"/>
              <w:rPr>
                <w:sz w:val="20"/>
              </w:rPr>
            </w:pPr>
            <w:r>
              <w:rPr>
                <w:spacing w:val="-2"/>
                <w:sz w:val="20"/>
              </w:rPr>
              <w:t>individuals</w:t>
            </w:r>
            <w:r>
              <w:rPr>
                <w:spacing w:val="-5"/>
                <w:sz w:val="20"/>
              </w:rPr>
              <w:t xml:space="preserve"> </w:t>
            </w:r>
            <w:r>
              <w:rPr>
                <w:spacing w:val="-2"/>
                <w:sz w:val="20"/>
              </w:rPr>
              <w:t>who</w:t>
            </w:r>
            <w:r>
              <w:rPr>
                <w:spacing w:val="-5"/>
                <w:sz w:val="20"/>
              </w:rPr>
              <w:t xml:space="preserve"> </w:t>
            </w:r>
            <w:r>
              <w:rPr>
                <w:spacing w:val="-2"/>
                <w:sz w:val="20"/>
              </w:rPr>
              <w:t>live</w:t>
            </w:r>
            <w:r>
              <w:rPr>
                <w:spacing w:val="-5"/>
                <w:sz w:val="20"/>
              </w:rPr>
              <w:t xml:space="preserve"> </w:t>
            </w:r>
            <w:r>
              <w:rPr>
                <w:spacing w:val="-2"/>
                <w:sz w:val="20"/>
              </w:rPr>
              <w:t>together,</w:t>
            </w:r>
            <w:r>
              <w:rPr>
                <w:spacing w:val="-4"/>
                <w:sz w:val="20"/>
              </w:rPr>
              <w:t xml:space="preserve"> </w:t>
            </w:r>
            <w:r>
              <w:rPr>
                <w:spacing w:val="-2"/>
                <w:sz w:val="20"/>
              </w:rPr>
              <w:t>who</w:t>
            </w:r>
            <w:r>
              <w:rPr>
                <w:spacing w:val="-5"/>
                <w:sz w:val="20"/>
              </w:rPr>
              <w:t xml:space="preserve"> </w:t>
            </w:r>
            <w:r>
              <w:rPr>
                <w:spacing w:val="-2"/>
                <w:sz w:val="20"/>
              </w:rPr>
              <w:t>pool</w:t>
            </w:r>
            <w:r>
              <w:rPr>
                <w:spacing w:val="-5"/>
                <w:sz w:val="20"/>
              </w:rPr>
              <w:t xml:space="preserve"> </w:t>
            </w:r>
            <w:r>
              <w:rPr>
                <w:spacing w:val="-2"/>
                <w:sz w:val="20"/>
              </w:rPr>
              <w:t>their</w:t>
            </w:r>
            <w:r>
              <w:rPr>
                <w:spacing w:val="-5"/>
                <w:sz w:val="20"/>
              </w:rPr>
              <w:t xml:space="preserve"> </w:t>
            </w:r>
            <w:r>
              <w:rPr>
                <w:spacing w:val="-2"/>
                <w:sz w:val="20"/>
              </w:rPr>
              <w:t>income</w:t>
            </w:r>
            <w:r>
              <w:rPr>
                <w:spacing w:val="-4"/>
                <w:sz w:val="20"/>
              </w:rPr>
              <w:t xml:space="preserve"> </w:t>
            </w:r>
            <w:r>
              <w:rPr>
                <w:spacing w:val="-2"/>
                <w:sz w:val="20"/>
              </w:rPr>
              <w:t>and</w:t>
            </w:r>
            <w:r>
              <w:rPr>
                <w:spacing w:val="-5"/>
                <w:sz w:val="20"/>
              </w:rPr>
              <w:t xml:space="preserve"> </w:t>
            </w:r>
            <w:r>
              <w:rPr>
                <w:spacing w:val="-2"/>
                <w:sz w:val="20"/>
              </w:rPr>
              <w:t>wealth,</w:t>
            </w:r>
          </w:p>
        </w:tc>
      </w:tr>
      <w:tr w:rsidR="00620CF6" w14:paraId="6E908306" w14:textId="77777777">
        <w:trPr>
          <w:trHeight w:val="398"/>
        </w:trPr>
        <w:tc>
          <w:tcPr>
            <w:tcW w:w="2387" w:type="dxa"/>
            <w:gridSpan w:val="2"/>
            <w:vMerge/>
            <w:tcBorders>
              <w:top w:val="nil"/>
            </w:tcBorders>
            <w:shd w:val="clear" w:color="auto" w:fill="F7F7F7"/>
          </w:tcPr>
          <w:p w14:paraId="1363651D" w14:textId="77777777" w:rsidR="00620CF6" w:rsidRDefault="00620CF6">
            <w:pPr>
              <w:rPr>
                <w:sz w:val="2"/>
                <w:szCs w:val="2"/>
              </w:rPr>
            </w:pPr>
          </w:p>
        </w:tc>
        <w:tc>
          <w:tcPr>
            <w:tcW w:w="6268" w:type="dxa"/>
            <w:shd w:val="clear" w:color="auto" w:fill="F7F7F7"/>
          </w:tcPr>
          <w:p w14:paraId="672AC33A" w14:textId="77777777" w:rsidR="00620CF6" w:rsidRDefault="00000000">
            <w:pPr>
              <w:pStyle w:val="TableParagraph"/>
              <w:spacing w:before="72"/>
              <w:ind w:left="478"/>
              <w:rPr>
                <w:sz w:val="20"/>
              </w:rPr>
            </w:pPr>
            <w:r>
              <w:rPr>
                <w:spacing w:val="-2"/>
                <w:sz w:val="20"/>
              </w:rPr>
              <w:t>and</w:t>
            </w:r>
            <w:r>
              <w:rPr>
                <w:sz w:val="20"/>
              </w:rPr>
              <w:t xml:space="preserve"> </w:t>
            </w:r>
            <w:r>
              <w:rPr>
                <w:spacing w:val="-2"/>
                <w:sz w:val="20"/>
              </w:rPr>
              <w:t>make</w:t>
            </w:r>
            <w:r>
              <w:rPr>
                <w:spacing w:val="1"/>
                <w:sz w:val="20"/>
              </w:rPr>
              <w:t xml:space="preserve"> </w:t>
            </w:r>
            <w:r>
              <w:rPr>
                <w:spacing w:val="-2"/>
                <w:sz w:val="20"/>
              </w:rPr>
              <w:t>joint</w:t>
            </w:r>
            <w:r>
              <w:rPr>
                <w:spacing w:val="1"/>
                <w:sz w:val="20"/>
              </w:rPr>
              <w:t xml:space="preserve"> </w:t>
            </w:r>
            <w:r>
              <w:rPr>
                <w:spacing w:val="-2"/>
                <w:sz w:val="20"/>
              </w:rPr>
              <w:t>economic</w:t>
            </w:r>
            <w:r>
              <w:rPr>
                <w:spacing w:val="1"/>
                <w:sz w:val="20"/>
              </w:rPr>
              <w:t xml:space="preserve"> </w:t>
            </w:r>
            <w:r>
              <w:rPr>
                <w:spacing w:val="-2"/>
                <w:sz w:val="20"/>
              </w:rPr>
              <w:t>decisions</w:t>
            </w:r>
            <w:r>
              <w:rPr>
                <w:sz w:val="20"/>
              </w:rPr>
              <w:t xml:space="preserve"> </w:t>
            </w:r>
            <w:r>
              <w:rPr>
                <w:spacing w:val="-2"/>
                <w:sz w:val="20"/>
              </w:rPr>
              <w:t>(e.g.,</w:t>
            </w:r>
            <w:r>
              <w:rPr>
                <w:spacing w:val="1"/>
                <w:sz w:val="20"/>
              </w:rPr>
              <w:t xml:space="preserve"> </w:t>
            </w:r>
            <w:r>
              <w:rPr>
                <w:spacing w:val="-2"/>
                <w:sz w:val="20"/>
              </w:rPr>
              <w:t>consumption).</w:t>
            </w:r>
            <w:r>
              <w:rPr>
                <w:spacing w:val="18"/>
                <w:sz w:val="20"/>
              </w:rPr>
              <w:t xml:space="preserve"> </w:t>
            </w:r>
            <w:r>
              <w:rPr>
                <w:spacing w:val="-5"/>
                <w:sz w:val="20"/>
              </w:rPr>
              <w:t>The</w:t>
            </w:r>
          </w:p>
        </w:tc>
      </w:tr>
      <w:tr w:rsidR="00620CF6" w14:paraId="1C4AA6C7" w14:textId="77777777">
        <w:trPr>
          <w:trHeight w:val="398"/>
        </w:trPr>
        <w:tc>
          <w:tcPr>
            <w:tcW w:w="2387" w:type="dxa"/>
            <w:gridSpan w:val="2"/>
            <w:vMerge/>
            <w:tcBorders>
              <w:top w:val="nil"/>
            </w:tcBorders>
            <w:shd w:val="clear" w:color="auto" w:fill="F7F7F7"/>
          </w:tcPr>
          <w:p w14:paraId="38FF8028" w14:textId="77777777" w:rsidR="00620CF6" w:rsidRDefault="00620CF6">
            <w:pPr>
              <w:rPr>
                <w:sz w:val="2"/>
                <w:szCs w:val="2"/>
              </w:rPr>
            </w:pPr>
          </w:p>
        </w:tc>
        <w:tc>
          <w:tcPr>
            <w:tcW w:w="6268" w:type="dxa"/>
            <w:shd w:val="clear" w:color="auto" w:fill="F7F7F7"/>
          </w:tcPr>
          <w:p w14:paraId="3CE4457D" w14:textId="77777777" w:rsidR="00620CF6" w:rsidRDefault="00000000">
            <w:pPr>
              <w:pStyle w:val="TableParagraph"/>
              <w:spacing w:before="72"/>
              <w:ind w:left="478"/>
              <w:rPr>
                <w:sz w:val="20"/>
              </w:rPr>
            </w:pPr>
            <w:r>
              <w:rPr>
                <w:spacing w:val="-2"/>
                <w:sz w:val="20"/>
              </w:rPr>
              <w:t>household</w:t>
            </w:r>
            <w:r>
              <w:rPr>
                <w:spacing w:val="3"/>
                <w:sz w:val="20"/>
              </w:rPr>
              <w:t xml:space="preserve"> </w:t>
            </w:r>
            <w:r>
              <w:rPr>
                <w:spacing w:val="-2"/>
                <w:sz w:val="20"/>
              </w:rPr>
              <w:t>sector</w:t>
            </w:r>
            <w:r>
              <w:rPr>
                <w:spacing w:val="3"/>
                <w:sz w:val="20"/>
              </w:rPr>
              <w:t xml:space="preserve"> </w:t>
            </w:r>
            <w:r>
              <w:rPr>
                <w:spacing w:val="-2"/>
                <w:sz w:val="20"/>
              </w:rPr>
              <w:t>is</w:t>
            </w:r>
            <w:r>
              <w:rPr>
                <w:spacing w:val="4"/>
                <w:sz w:val="20"/>
              </w:rPr>
              <w:t xml:space="preserve"> </w:t>
            </w:r>
            <w:r>
              <w:rPr>
                <w:spacing w:val="-2"/>
                <w:sz w:val="20"/>
              </w:rPr>
              <w:t>one</w:t>
            </w:r>
            <w:r>
              <w:rPr>
                <w:spacing w:val="3"/>
                <w:sz w:val="20"/>
              </w:rPr>
              <w:t xml:space="preserve"> </w:t>
            </w:r>
            <w:r>
              <w:rPr>
                <w:spacing w:val="-2"/>
                <w:sz w:val="20"/>
              </w:rPr>
              <w:t>of</w:t>
            </w:r>
            <w:r>
              <w:rPr>
                <w:spacing w:val="4"/>
                <w:sz w:val="20"/>
              </w:rPr>
              <w:t xml:space="preserve"> </w:t>
            </w:r>
            <w:r>
              <w:rPr>
                <w:spacing w:val="-2"/>
                <w:sz w:val="20"/>
              </w:rPr>
              <w:t>the</w:t>
            </w:r>
            <w:r>
              <w:rPr>
                <w:spacing w:val="3"/>
                <w:sz w:val="20"/>
              </w:rPr>
              <w:t xml:space="preserve"> </w:t>
            </w:r>
            <w:r>
              <w:rPr>
                <w:spacing w:val="-2"/>
                <w:sz w:val="20"/>
              </w:rPr>
              <w:t>institutional</w:t>
            </w:r>
            <w:r>
              <w:rPr>
                <w:spacing w:val="4"/>
                <w:sz w:val="20"/>
              </w:rPr>
              <w:t xml:space="preserve"> </w:t>
            </w:r>
            <w:r>
              <w:rPr>
                <w:spacing w:val="-2"/>
                <w:sz w:val="20"/>
              </w:rPr>
              <w:t>sectors</w:t>
            </w:r>
            <w:r>
              <w:rPr>
                <w:spacing w:val="3"/>
                <w:sz w:val="20"/>
              </w:rPr>
              <w:t xml:space="preserve"> </w:t>
            </w:r>
            <w:r>
              <w:rPr>
                <w:spacing w:val="-2"/>
                <w:sz w:val="20"/>
              </w:rPr>
              <w:t>constituting</w:t>
            </w:r>
          </w:p>
        </w:tc>
      </w:tr>
      <w:tr w:rsidR="00620CF6" w14:paraId="535AAC45" w14:textId="77777777">
        <w:trPr>
          <w:trHeight w:val="402"/>
        </w:trPr>
        <w:tc>
          <w:tcPr>
            <w:tcW w:w="2387" w:type="dxa"/>
            <w:gridSpan w:val="2"/>
            <w:vMerge/>
            <w:tcBorders>
              <w:top w:val="nil"/>
            </w:tcBorders>
            <w:shd w:val="clear" w:color="auto" w:fill="F7F7F7"/>
          </w:tcPr>
          <w:p w14:paraId="76ECD603" w14:textId="77777777" w:rsidR="00620CF6" w:rsidRDefault="00620CF6">
            <w:pPr>
              <w:rPr>
                <w:sz w:val="2"/>
                <w:szCs w:val="2"/>
              </w:rPr>
            </w:pPr>
          </w:p>
        </w:tc>
        <w:tc>
          <w:tcPr>
            <w:tcW w:w="6268" w:type="dxa"/>
            <w:shd w:val="clear" w:color="auto" w:fill="F7F7F7"/>
          </w:tcPr>
          <w:p w14:paraId="76DB3A5B" w14:textId="77777777" w:rsidR="00620CF6" w:rsidRDefault="00000000">
            <w:pPr>
              <w:pStyle w:val="TableParagraph"/>
              <w:spacing w:before="72"/>
              <w:ind w:left="478"/>
              <w:rPr>
                <w:sz w:val="20"/>
              </w:rPr>
            </w:pPr>
            <w:r>
              <w:rPr>
                <w:sz w:val="20"/>
              </w:rPr>
              <w:t>the</w:t>
            </w:r>
            <w:r>
              <w:rPr>
                <w:spacing w:val="3"/>
                <w:sz w:val="20"/>
              </w:rPr>
              <w:t xml:space="preserve"> </w:t>
            </w:r>
            <w:r>
              <w:rPr>
                <w:sz w:val="20"/>
              </w:rPr>
              <w:t>national</w:t>
            </w:r>
            <w:r>
              <w:rPr>
                <w:spacing w:val="4"/>
                <w:sz w:val="20"/>
              </w:rPr>
              <w:t xml:space="preserve"> </w:t>
            </w:r>
            <w:r>
              <w:rPr>
                <w:spacing w:val="-2"/>
                <w:sz w:val="20"/>
              </w:rPr>
              <w:t>economy.</w:t>
            </w:r>
          </w:p>
        </w:tc>
      </w:tr>
    </w:tbl>
    <w:p w14:paraId="588FAC9B" w14:textId="77777777" w:rsidR="00620CF6" w:rsidRDefault="00620CF6">
      <w:pPr>
        <w:pStyle w:val="BodyText"/>
      </w:pPr>
    </w:p>
    <w:p w14:paraId="1ADD9279" w14:textId="77777777" w:rsidR="00620CF6" w:rsidRDefault="00620CF6">
      <w:pPr>
        <w:pStyle w:val="BodyText"/>
      </w:pPr>
    </w:p>
    <w:p w14:paraId="4148EF78" w14:textId="77777777" w:rsidR="00620CF6" w:rsidRDefault="00620CF6">
      <w:pPr>
        <w:pStyle w:val="BodyText"/>
      </w:pPr>
    </w:p>
    <w:p w14:paraId="26179B52" w14:textId="77777777" w:rsidR="00620CF6" w:rsidRDefault="00620CF6">
      <w:pPr>
        <w:pStyle w:val="BodyText"/>
      </w:pPr>
    </w:p>
    <w:p w14:paraId="72AE72A0" w14:textId="77777777" w:rsidR="00620CF6" w:rsidRDefault="00620CF6">
      <w:pPr>
        <w:pStyle w:val="BodyText"/>
      </w:pPr>
    </w:p>
    <w:p w14:paraId="29705C29" w14:textId="77777777" w:rsidR="00620CF6" w:rsidRDefault="00620CF6">
      <w:pPr>
        <w:pStyle w:val="BodyText"/>
      </w:pPr>
    </w:p>
    <w:p w14:paraId="568C6A6F" w14:textId="77777777" w:rsidR="00620CF6" w:rsidRDefault="00620CF6">
      <w:pPr>
        <w:pStyle w:val="BodyText"/>
      </w:pPr>
    </w:p>
    <w:p w14:paraId="63DC007C" w14:textId="77777777" w:rsidR="00620CF6" w:rsidRDefault="00620CF6">
      <w:pPr>
        <w:pStyle w:val="BodyText"/>
      </w:pPr>
    </w:p>
    <w:p w14:paraId="0A0B7EED" w14:textId="77777777" w:rsidR="00620CF6" w:rsidRDefault="00620CF6">
      <w:pPr>
        <w:pStyle w:val="BodyText"/>
      </w:pPr>
    </w:p>
    <w:p w14:paraId="7610F075" w14:textId="77777777" w:rsidR="00620CF6" w:rsidRDefault="00620CF6">
      <w:pPr>
        <w:pStyle w:val="BodyText"/>
      </w:pPr>
    </w:p>
    <w:p w14:paraId="02E5B8B6" w14:textId="77777777" w:rsidR="00620CF6" w:rsidRDefault="00620CF6">
      <w:pPr>
        <w:pStyle w:val="BodyText"/>
      </w:pPr>
    </w:p>
    <w:p w14:paraId="41EBC980" w14:textId="77777777" w:rsidR="00620CF6" w:rsidRDefault="00000000">
      <w:pPr>
        <w:pStyle w:val="BodyText"/>
        <w:spacing w:before="6"/>
        <w:rPr>
          <w:sz w:val="18"/>
        </w:rPr>
      </w:pPr>
      <w:r>
        <w:rPr>
          <w:noProof/>
        </w:rPr>
        <mc:AlternateContent>
          <mc:Choice Requires="wps">
            <w:drawing>
              <wp:anchor distT="0" distB="0" distL="0" distR="0" simplePos="0" relativeHeight="487590912" behindDoc="1" locked="0" layoutInCell="1" allowOverlap="1" wp14:anchorId="392E898D" wp14:editId="495FB246">
                <wp:simplePos x="0" y="0"/>
                <wp:positionH relativeFrom="page">
                  <wp:posOffset>899998</wp:posOffset>
                </wp:positionH>
                <wp:positionV relativeFrom="paragraph">
                  <wp:posOffset>173249</wp:posOffset>
                </wp:positionV>
                <wp:extent cx="2389505"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9505" cy="1270"/>
                        </a:xfrm>
                        <a:custGeom>
                          <a:avLst/>
                          <a:gdLst/>
                          <a:ahLst/>
                          <a:cxnLst/>
                          <a:rect l="l" t="t" r="r" b="b"/>
                          <a:pathLst>
                            <a:path w="2389505">
                              <a:moveTo>
                                <a:pt x="0" y="0"/>
                              </a:moveTo>
                              <a:lnTo>
                                <a:pt x="2388920"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CFC1B7" id="Graphic 10" o:spid="_x0000_s1026" style="position:absolute;margin-left:70.85pt;margin-top:13.65pt;width:188.1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23895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" path="m,l2388920,e" filled="f" strokeweight=".14056mm">
                <v:path arrowok="t"/>
                <w10:wrap type="topAndBottom" anchorx="page"/>
              </v:shape>
            </w:pict>
          </mc:Fallback>
        </mc:AlternateContent>
      </w:r>
    </w:p>
    <w:p w14:paraId="0D9E13DD" w14:textId="77777777" w:rsidR="00620CF6" w:rsidRDefault="00000000">
      <w:pPr>
        <w:spacing w:before="36" w:line="211" w:lineRule="auto"/>
        <w:ind w:left="117" w:right="155" w:firstLine="203"/>
        <w:rPr>
          <w:sz w:val="16"/>
        </w:rPr>
      </w:pPr>
      <w:r>
        <w:rPr>
          <w:rFonts w:ascii="Bookman Old Style"/>
          <w:position w:val="6"/>
          <w:sz w:val="12"/>
        </w:rPr>
        <w:t>1</w:t>
      </w:r>
      <w:bookmarkStart w:id="352" w:name="_bookmark14"/>
      <w:bookmarkEnd w:id="352"/>
      <w:r>
        <w:rPr>
          <w:sz w:val="16"/>
        </w:rPr>
        <w:t>Other</w:t>
      </w:r>
      <w:r>
        <w:rPr>
          <w:spacing w:val="35"/>
          <w:sz w:val="16"/>
        </w:rPr>
        <w:t xml:space="preserve"> </w:t>
      </w:r>
      <w:r>
        <w:rPr>
          <w:sz w:val="16"/>
        </w:rPr>
        <w:t>institutional</w:t>
      </w:r>
      <w:r>
        <w:rPr>
          <w:spacing w:val="36"/>
          <w:sz w:val="16"/>
        </w:rPr>
        <w:t xml:space="preserve"> </w:t>
      </w:r>
      <w:r>
        <w:rPr>
          <w:sz w:val="16"/>
        </w:rPr>
        <w:t>sectors</w:t>
      </w:r>
      <w:r>
        <w:rPr>
          <w:spacing w:val="35"/>
          <w:sz w:val="16"/>
        </w:rPr>
        <w:t xml:space="preserve"> </w:t>
      </w:r>
      <w:r>
        <w:rPr>
          <w:sz w:val="16"/>
        </w:rPr>
        <w:t>(non-financial</w:t>
      </w:r>
      <w:r>
        <w:rPr>
          <w:spacing w:val="35"/>
          <w:sz w:val="16"/>
        </w:rPr>
        <w:t xml:space="preserve"> </w:t>
      </w:r>
      <w:proofErr w:type="gramStart"/>
      <w:r>
        <w:rPr>
          <w:sz w:val="16"/>
        </w:rPr>
        <w:t>corporations</w:t>
      </w:r>
      <w:proofErr w:type="gramEnd"/>
      <w:r>
        <w:rPr>
          <w:spacing w:val="36"/>
          <w:sz w:val="16"/>
        </w:rPr>
        <w:t xml:space="preserve"> </w:t>
      </w:r>
      <w:r>
        <w:rPr>
          <w:sz w:val="16"/>
        </w:rPr>
        <w:t>sector,</w:t>
      </w:r>
      <w:r>
        <w:rPr>
          <w:spacing w:val="36"/>
          <w:sz w:val="16"/>
        </w:rPr>
        <w:t xml:space="preserve"> </w:t>
      </w:r>
      <w:r>
        <w:rPr>
          <w:sz w:val="16"/>
        </w:rPr>
        <w:t>financial</w:t>
      </w:r>
      <w:r>
        <w:rPr>
          <w:spacing w:val="35"/>
          <w:sz w:val="16"/>
        </w:rPr>
        <w:t xml:space="preserve"> </w:t>
      </w:r>
      <w:r>
        <w:rPr>
          <w:sz w:val="16"/>
        </w:rPr>
        <w:t>corporations</w:t>
      </w:r>
      <w:r>
        <w:rPr>
          <w:spacing w:val="35"/>
          <w:sz w:val="16"/>
        </w:rPr>
        <w:t xml:space="preserve"> </w:t>
      </w:r>
      <w:r>
        <w:rPr>
          <w:sz w:val="16"/>
        </w:rPr>
        <w:t>sector,</w:t>
      </w:r>
      <w:r>
        <w:rPr>
          <w:spacing w:val="36"/>
          <w:sz w:val="16"/>
        </w:rPr>
        <w:t xml:space="preserve"> </w:t>
      </w:r>
      <w:r>
        <w:rPr>
          <w:sz w:val="16"/>
        </w:rPr>
        <w:t>general</w:t>
      </w:r>
      <w:r>
        <w:rPr>
          <w:spacing w:val="36"/>
          <w:sz w:val="16"/>
        </w:rPr>
        <w:t xml:space="preserve"> </w:t>
      </w:r>
      <w:r>
        <w:rPr>
          <w:sz w:val="16"/>
        </w:rPr>
        <w:t>government</w:t>
      </w:r>
      <w:r>
        <w:rPr>
          <w:spacing w:val="35"/>
          <w:sz w:val="16"/>
        </w:rPr>
        <w:t xml:space="preserve"> </w:t>
      </w:r>
      <w:r>
        <w:rPr>
          <w:sz w:val="16"/>
        </w:rPr>
        <w:t>sector,</w:t>
      </w:r>
      <w:r>
        <w:rPr>
          <w:spacing w:val="36"/>
          <w:sz w:val="16"/>
        </w:rPr>
        <w:t xml:space="preserve"> </w:t>
      </w:r>
      <w:r>
        <w:rPr>
          <w:sz w:val="16"/>
        </w:rPr>
        <w:t>and</w:t>
      </w:r>
      <w:r>
        <w:rPr>
          <w:spacing w:val="40"/>
          <w:sz w:val="16"/>
        </w:rPr>
        <w:t xml:space="preserve"> </w:t>
      </w:r>
      <w:r>
        <w:rPr>
          <w:sz w:val="16"/>
        </w:rPr>
        <w:t>the</w:t>
      </w:r>
      <w:r>
        <w:rPr>
          <w:spacing w:val="40"/>
          <w:sz w:val="16"/>
        </w:rPr>
        <w:t xml:space="preserve"> </w:t>
      </w:r>
      <w:r>
        <w:rPr>
          <w:sz w:val="16"/>
        </w:rPr>
        <w:t>rest</w:t>
      </w:r>
      <w:r>
        <w:rPr>
          <w:spacing w:val="40"/>
          <w:sz w:val="16"/>
        </w:rPr>
        <w:t xml:space="preserve"> </w:t>
      </w:r>
      <w:r>
        <w:rPr>
          <w:sz w:val="16"/>
        </w:rPr>
        <w:t>of</w:t>
      </w:r>
      <w:r>
        <w:rPr>
          <w:spacing w:val="40"/>
          <w:sz w:val="16"/>
        </w:rPr>
        <w:t xml:space="preserve"> </w:t>
      </w:r>
      <w:r>
        <w:rPr>
          <w:sz w:val="16"/>
        </w:rPr>
        <w:t>the</w:t>
      </w:r>
      <w:r>
        <w:rPr>
          <w:spacing w:val="40"/>
          <w:sz w:val="16"/>
        </w:rPr>
        <w:t xml:space="preserve"> </w:t>
      </w:r>
      <w:r>
        <w:rPr>
          <w:sz w:val="16"/>
        </w:rPr>
        <w:t>world)</w:t>
      </w:r>
      <w:r>
        <w:rPr>
          <w:spacing w:val="40"/>
          <w:sz w:val="16"/>
        </w:rPr>
        <w:t xml:space="preserve"> </w:t>
      </w:r>
      <w:r>
        <w:rPr>
          <w:sz w:val="16"/>
        </w:rPr>
        <w:t>are</w:t>
      </w:r>
      <w:r>
        <w:rPr>
          <w:spacing w:val="40"/>
          <w:sz w:val="16"/>
        </w:rPr>
        <w:t xml:space="preserve"> </w:t>
      </w:r>
      <w:r>
        <w:rPr>
          <w:sz w:val="16"/>
        </w:rPr>
        <w:t>not</w:t>
      </w:r>
      <w:r>
        <w:rPr>
          <w:spacing w:val="40"/>
          <w:sz w:val="16"/>
        </w:rPr>
        <w:t xml:space="preserve"> </w:t>
      </w:r>
      <w:r>
        <w:rPr>
          <w:sz w:val="16"/>
        </w:rPr>
        <w:t>currently</w:t>
      </w:r>
      <w:r>
        <w:rPr>
          <w:spacing w:val="40"/>
          <w:sz w:val="16"/>
        </w:rPr>
        <w:t xml:space="preserve"> </w:t>
      </w:r>
      <w:r>
        <w:rPr>
          <w:sz w:val="16"/>
        </w:rPr>
        <w:t>included</w:t>
      </w:r>
      <w:r>
        <w:rPr>
          <w:spacing w:val="40"/>
          <w:sz w:val="16"/>
        </w:rPr>
        <w:t xml:space="preserve"> </w:t>
      </w:r>
      <w:r>
        <w:rPr>
          <w:sz w:val="16"/>
        </w:rPr>
        <w:t>in</w:t>
      </w:r>
      <w:r>
        <w:rPr>
          <w:spacing w:val="40"/>
          <w:sz w:val="16"/>
        </w:rPr>
        <w:t xml:space="preserve"> </w:t>
      </w:r>
      <w:r>
        <w:rPr>
          <w:sz w:val="16"/>
        </w:rPr>
        <w:t>the</w:t>
      </w:r>
      <w:r>
        <w:rPr>
          <w:spacing w:val="40"/>
          <w:sz w:val="16"/>
        </w:rPr>
        <w:t xml:space="preserve"> </w:t>
      </w:r>
      <w:r>
        <w:rPr>
          <w:sz w:val="16"/>
        </w:rPr>
        <w:t>database.</w:t>
      </w:r>
    </w:p>
    <w:p w14:paraId="046CC008" w14:textId="77777777" w:rsidR="00620CF6" w:rsidRDefault="00620CF6">
      <w:pPr>
        <w:spacing w:line="211" w:lineRule="auto"/>
        <w:rPr>
          <w:sz w:val="16"/>
        </w:rPr>
        <w:sectPr w:rsidR="00620CF6" w:rsidSect="00D60468">
          <w:type w:val="continuous"/>
          <w:pgSz w:w="12240" w:h="15840"/>
          <w:pgMar w:top="1620" w:right="1100" w:bottom="280" w:left="1300" w:header="720" w:footer="720" w:gutter="0"/>
          <w:cols w:space="720"/>
        </w:sectPr>
      </w:pPr>
    </w:p>
    <w:p w14:paraId="5B0FB5F7" w14:textId="77777777" w:rsidR="00620CF6" w:rsidRDefault="00000000">
      <w:pPr>
        <w:pStyle w:val="BodyText"/>
        <w:tabs>
          <w:tab w:val="left" w:pos="1418"/>
        </w:tabs>
        <w:spacing w:before="86" w:line="355" w:lineRule="auto"/>
        <w:ind w:left="1418" w:right="38" w:hanging="807"/>
      </w:pPr>
      <w:proofErr w:type="spellStart"/>
      <w:r>
        <w:rPr>
          <w:spacing w:val="-6"/>
        </w:rPr>
        <w:lastRenderedPageBreak/>
        <w:t>hn</w:t>
      </w:r>
      <w:proofErr w:type="spellEnd"/>
      <w:r>
        <w:tab/>
      </w:r>
      <w:r>
        <w:rPr>
          <w:spacing w:val="-8"/>
        </w:rPr>
        <w:t>Households</w:t>
      </w:r>
      <w:r>
        <w:rPr>
          <w:spacing w:val="-5"/>
        </w:rPr>
        <w:t xml:space="preserve"> </w:t>
      </w:r>
      <w:r>
        <w:rPr>
          <w:spacing w:val="-8"/>
        </w:rPr>
        <w:t xml:space="preserve">&amp; </w:t>
      </w:r>
      <w:r>
        <w:rPr>
          <w:spacing w:val="-2"/>
        </w:rPr>
        <w:t>NPISH</w:t>
      </w:r>
    </w:p>
    <w:p w14:paraId="04C4B461" w14:textId="77777777" w:rsidR="00620CF6" w:rsidRDefault="00000000">
      <w:pPr>
        <w:pStyle w:val="BodyText"/>
        <w:spacing w:before="86" w:line="355" w:lineRule="auto"/>
        <w:ind w:left="612" w:right="742"/>
      </w:pPr>
      <w:r>
        <w:br w:type="column"/>
      </w:r>
      <w:r>
        <w:t xml:space="preserve">The households and NPISH sector (non-profit institutions </w:t>
      </w:r>
      <w:r>
        <w:rPr>
          <w:spacing w:val="-2"/>
        </w:rPr>
        <w:t xml:space="preserve">serving households) </w:t>
      </w:r>
      <w:proofErr w:type="gramStart"/>
      <w:r>
        <w:rPr>
          <w:spacing w:val="-2"/>
        </w:rPr>
        <w:t>gathers together</w:t>
      </w:r>
      <w:proofErr w:type="gramEnd"/>
      <w:r>
        <w:rPr>
          <w:spacing w:val="-2"/>
        </w:rPr>
        <w:t xml:space="preserve"> households (all individuals or</w:t>
      </w:r>
      <w:r>
        <w:rPr>
          <w:spacing w:val="-4"/>
        </w:rPr>
        <w:t xml:space="preserve"> </w:t>
      </w:r>
      <w:r>
        <w:rPr>
          <w:spacing w:val="-2"/>
        </w:rPr>
        <w:t>group</w:t>
      </w:r>
      <w:r>
        <w:rPr>
          <w:spacing w:val="-4"/>
        </w:rPr>
        <w:t xml:space="preserve"> </w:t>
      </w:r>
      <w:r>
        <w:rPr>
          <w:spacing w:val="-2"/>
        </w:rPr>
        <w:t>of</w:t>
      </w:r>
      <w:r>
        <w:rPr>
          <w:spacing w:val="-4"/>
        </w:rPr>
        <w:t xml:space="preserve"> </w:t>
      </w:r>
      <w:r>
        <w:rPr>
          <w:spacing w:val="-2"/>
        </w:rPr>
        <w:t>individuals</w:t>
      </w:r>
      <w:r>
        <w:rPr>
          <w:spacing w:val="-4"/>
        </w:rPr>
        <w:t xml:space="preserve"> </w:t>
      </w:r>
      <w:r>
        <w:rPr>
          <w:spacing w:val="-2"/>
        </w:rPr>
        <w:t>who</w:t>
      </w:r>
      <w:r>
        <w:rPr>
          <w:spacing w:val="-4"/>
        </w:rPr>
        <w:t xml:space="preserve"> </w:t>
      </w:r>
      <w:r>
        <w:rPr>
          <w:spacing w:val="-2"/>
        </w:rPr>
        <w:t>live</w:t>
      </w:r>
      <w:r>
        <w:rPr>
          <w:spacing w:val="-4"/>
        </w:rPr>
        <w:t xml:space="preserve"> </w:t>
      </w:r>
      <w:r>
        <w:rPr>
          <w:spacing w:val="-2"/>
        </w:rPr>
        <w:t>together,</w:t>
      </w:r>
      <w:r>
        <w:rPr>
          <w:spacing w:val="-4"/>
        </w:rPr>
        <w:t xml:space="preserve"> </w:t>
      </w:r>
      <w:r>
        <w:rPr>
          <w:spacing w:val="-2"/>
        </w:rPr>
        <w:t>who</w:t>
      </w:r>
      <w:r>
        <w:rPr>
          <w:spacing w:val="-4"/>
        </w:rPr>
        <w:t xml:space="preserve"> </w:t>
      </w:r>
      <w:r>
        <w:rPr>
          <w:spacing w:val="-2"/>
        </w:rPr>
        <w:t>pool</w:t>
      </w:r>
      <w:r>
        <w:rPr>
          <w:spacing w:val="-4"/>
        </w:rPr>
        <w:t xml:space="preserve"> </w:t>
      </w:r>
      <w:r>
        <w:rPr>
          <w:spacing w:val="-2"/>
        </w:rPr>
        <w:t>their</w:t>
      </w:r>
      <w:r>
        <w:rPr>
          <w:spacing w:val="-4"/>
        </w:rPr>
        <w:t xml:space="preserve"> </w:t>
      </w:r>
      <w:r>
        <w:rPr>
          <w:spacing w:val="-2"/>
        </w:rPr>
        <w:t xml:space="preserve">income </w:t>
      </w:r>
      <w:r>
        <w:t xml:space="preserve">and wealth, and make joint economic decisions) and non-profit </w:t>
      </w:r>
      <w:r>
        <w:rPr>
          <w:spacing w:val="-2"/>
        </w:rPr>
        <w:t>organizations</w:t>
      </w:r>
      <w:r>
        <w:rPr>
          <w:spacing w:val="-8"/>
        </w:rPr>
        <w:t xml:space="preserve"> </w:t>
      </w:r>
      <w:r>
        <w:rPr>
          <w:spacing w:val="-2"/>
        </w:rPr>
        <w:t>that</w:t>
      </w:r>
      <w:r>
        <w:rPr>
          <w:spacing w:val="-8"/>
        </w:rPr>
        <w:t xml:space="preserve"> </w:t>
      </w:r>
      <w:r>
        <w:rPr>
          <w:spacing w:val="-2"/>
        </w:rPr>
        <w:t>primarily</w:t>
      </w:r>
      <w:r>
        <w:rPr>
          <w:spacing w:val="-8"/>
        </w:rPr>
        <w:t xml:space="preserve"> </w:t>
      </w:r>
      <w:r>
        <w:rPr>
          <w:spacing w:val="-2"/>
        </w:rPr>
        <w:t>provide</w:t>
      </w:r>
      <w:r>
        <w:rPr>
          <w:spacing w:val="-7"/>
        </w:rPr>
        <w:t xml:space="preserve"> </w:t>
      </w:r>
      <w:r>
        <w:rPr>
          <w:spacing w:val="-2"/>
        </w:rPr>
        <w:t>services</w:t>
      </w:r>
      <w:r>
        <w:rPr>
          <w:spacing w:val="-8"/>
        </w:rPr>
        <w:t xml:space="preserve"> </w:t>
      </w:r>
      <w:r>
        <w:rPr>
          <w:spacing w:val="-2"/>
        </w:rPr>
        <w:t>to</w:t>
      </w:r>
      <w:r>
        <w:rPr>
          <w:spacing w:val="-7"/>
        </w:rPr>
        <w:t xml:space="preserve"> </w:t>
      </w:r>
      <w:r>
        <w:rPr>
          <w:spacing w:val="-2"/>
        </w:rPr>
        <w:t>households</w:t>
      </w:r>
      <w:r>
        <w:rPr>
          <w:spacing w:val="-8"/>
        </w:rPr>
        <w:t xml:space="preserve"> </w:t>
      </w:r>
      <w:r>
        <w:rPr>
          <w:spacing w:val="-2"/>
        </w:rPr>
        <w:t xml:space="preserve">(such </w:t>
      </w:r>
      <w:r>
        <w:t>as charities, religious institutions, and social clubs).</w:t>
      </w:r>
      <w:r>
        <w:rPr>
          <w:spacing w:val="40"/>
        </w:rPr>
        <w:t xml:space="preserve"> </w:t>
      </w:r>
      <w:r>
        <w:t xml:space="preserve">The household and NPISH sector </w:t>
      </w:r>
      <w:proofErr w:type="gramStart"/>
      <w:r>
        <w:t>is</w:t>
      </w:r>
      <w:proofErr w:type="gramEnd"/>
      <w:r>
        <w:t xml:space="preserve"> one of the institutional sectors constituting the national economy.</w:t>
      </w:r>
    </w:p>
    <w:p w14:paraId="09489315" w14:textId="77777777" w:rsidR="00620CF6" w:rsidRDefault="00620CF6">
      <w:pPr>
        <w:spacing w:line="355" w:lineRule="auto"/>
        <w:sectPr w:rsidR="00620CF6" w:rsidSect="00D60468">
          <w:pgSz w:w="12240" w:h="15840"/>
          <w:pgMar w:top="1400" w:right="1100" w:bottom="280" w:left="1300" w:header="720" w:footer="720" w:gutter="0"/>
          <w:cols w:num="2" w:space="720" w:equalWidth="0">
            <w:col w:w="2662" w:space="84"/>
            <w:col w:w="7094"/>
          </w:cols>
        </w:sectPr>
      </w:pPr>
    </w:p>
    <w:p w14:paraId="403F35B1" w14:textId="77777777" w:rsidR="00620CF6" w:rsidRDefault="00620CF6">
      <w:pPr>
        <w:pStyle w:val="BodyText"/>
      </w:pPr>
    </w:p>
    <w:p w14:paraId="53FB8F75" w14:textId="77777777" w:rsidR="00620CF6" w:rsidRDefault="00620CF6">
      <w:pPr>
        <w:pStyle w:val="BodyText"/>
      </w:pPr>
    </w:p>
    <w:p w14:paraId="74BB5245" w14:textId="77777777" w:rsidR="00620CF6" w:rsidRDefault="00620CF6">
      <w:pPr>
        <w:pStyle w:val="BodyText"/>
      </w:pPr>
    </w:p>
    <w:p w14:paraId="515007F1" w14:textId="77777777" w:rsidR="00620CF6" w:rsidRDefault="00620CF6">
      <w:pPr>
        <w:pStyle w:val="BodyText"/>
      </w:pPr>
    </w:p>
    <w:p w14:paraId="064D9187" w14:textId="77777777" w:rsidR="00620CF6" w:rsidRDefault="00620CF6">
      <w:pPr>
        <w:pStyle w:val="BodyText"/>
      </w:pPr>
    </w:p>
    <w:p w14:paraId="68D4ADE0" w14:textId="77777777" w:rsidR="00620CF6" w:rsidRDefault="00620CF6">
      <w:pPr>
        <w:pStyle w:val="BodyText"/>
      </w:pPr>
    </w:p>
    <w:p w14:paraId="421F4F4E" w14:textId="77777777" w:rsidR="00620CF6" w:rsidRDefault="00620CF6">
      <w:pPr>
        <w:pStyle w:val="BodyText"/>
      </w:pPr>
    </w:p>
    <w:p w14:paraId="46323083" w14:textId="77777777" w:rsidR="00620CF6" w:rsidRDefault="00620CF6">
      <w:pPr>
        <w:pStyle w:val="BodyText"/>
      </w:pPr>
    </w:p>
    <w:p w14:paraId="0E7BEEE1" w14:textId="77777777" w:rsidR="00620CF6" w:rsidRDefault="00620CF6">
      <w:pPr>
        <w:pStyle w:val="BodyText"/>
      </w:pPr>
    </w:p>
    <w:p w14:paraId="4387E6AF" w14:textId="77777777" w:rsidR="00620CF6" w:rsidRDefault="00620CF6">
      <w:pPr>
        <w:pStyle w:val="BodyText"/>
        <w:rPr>
          <w:sz w:val="29"/>
        </w:rPr>
      </w:pPr>
    </w:p>
    <w:p w14:paraId="4FA9A336" w14:textId="77777777" w:rsidR="00620CF6" w:rsidRDefault="00000000">
      <w:pPr>
        <w:pStyle w:val="Heading3"/>
        <w:numPr>
          <w:ilvl w:val="2"/>
          <w:numId w:val="13"/>
        </w:numPr>
        <w:tabs>
          <w:tab w:val="left" w:pos="909"/>
        </w:tabs>
        <w:spacing w:before="120"/>
        <w:ind w:hanging="792"/>
      </w:pPr>
      <w:r>
        <w:rPr>
          <w:noProof/>
        </w:rPr>
        <mc:AlternateContent>
          <mc:Choice Requires="wpg">
            <w:drawing>
              <wp:anchor distT="0" distB="0" distL="0" distR="0" simplePos="0" relativeHeight="15732224" behindDoc="0" locked="0" layoutInCell="1" allowOverlap="1" wp14:anchorId="77470F47" wp14:editId="7C220D8D">
                <wp:simplePos x="0" y="0"/>
                <wp:positionH relativeFrom="page">
                  <wp:posOffset>1138453</wp:posOffset>
                </wp:positionH>
                <wp:positionV relativeFrom="paragraph">
                  <wp:posOffset>-1838253</wp:posOffset>
                </wp:positionV>
                <wp:extent cx="5495925" cy="155067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5925" cy="1550670"/>
                          <a:chOff x="0" y="0"/>
                          <a:chExt cx="5495925" cy="1550670"/>
                        </a:xfrm>
                      </wpg:grpSpPr>
                      <wps:wsp>
                        <wps:cNvPr id="12" name="Graphic 12"/>
                        <wps:cNvSpPr/>
                        <wps:spPr>
                          <a:xfrm>
                            <a:off x="0" y="0"/>
                            <a:ext cx="5495925" cy="1518920"/>
                          </a:xfrm>
                          <a:custGeom>
                            <a:avLst/>
                            <a:gdLst/>
                            <a:ahLst/>
                            <a:cxnLst/>
                            <a:rect l="l" t="t" r="r" b="b"/>
                            <a:pathLst>
                              <a:path w="5495925" h="1518920">
                                <a:moveTo>
                                  <a:pt x="5495493" y="0"/>
                                </a:moveTo>
                                <a:lnTo>
                                  <a:pt x="1743671" y="0"/>
                                </a:lnTo>
                                <a:lnTo>
                                  <a:pt x="511835" y="0"/>
                                </a:lnTo>
                                <a:lnTo>
                                  <a:pt x="0" y="0"/>
                                </a:lnTo>
                                <a:lnTo>
                                  <a:pt x="0" y="1518615"/>
                                </a:lnTo>
                                <a:lnTo>
                                  <a:pt x="511835" y="1518615"/>
                                </a:lnTo>
                                <a:lnTo>
                                  <a:pt x="1743659" y="1518615"/>
                                </a:lnTo>
                                <a:lnTo>
                                  <a:pt x="5495493" y="1518615"/>
                                </a:lnTo>
                                <a:lnTo>
                                  <a:pt x="5495493" y="0"/>
                                </a:lnTo>
                                <a:close/>
                              </a:path>
                            </a:pathLst>
                          </a:custGeom>
                          <a:solidFill>
                            <a:srgbClr val="F7F7F7"/>
                          </a:solidFill>
                        </wps:spPr>
                        <wps:bodyPr wrap="square" lIns="0" tIns="0" rIns="0" bIns="0" rtlCol="0">
                          <a:prstTxWarp prst="textNoShape">
                            <a:avLst/>
                          </a:prstTxWarp>
                          <a:noAutofit/>
                        </wps:bodyPr>
                      </wps:wsp>
                      <wps:wsp>
                        <wps:cNvPr id="13" name="Graphic 13"/>
                        <wps:cNvSpPr/>
                        <wps:spPr>
                          <a:xfrm>
                            <a:off x="0" y="1545488"/>
                            <a:ext cx="5495925" cy="1270"/>
                          </a:xfrm>
                          <a:custGeom>
                            <a:avLst/>
                            <a:gdLst/>
                            <a:ahLst/>
                            <a:cxnLst/>
                            <a:rect l="l" t="t" r="r" b="b"/>
                            <a:pathLst>
                              <a:path w="5495925">
                                <a:moveTo>
                                  <a:pt x="0" y="0"/>
                                </a:moveTo>
                                <a:lnTo>
                                  <a:pt x="5495493" y="0"/>
                                </a:lnTo>
                              </a:path>
                            </a:pathLst>
                          </a:custGeom>
                          <a:ln w="10121">
                            <a:solidFill>
                              <a:srgbClr val="000000"/>
                            </a:solidFill>
                            <a:prstDash val="solid"/>
                          </a:ln>
                        </wps:spPr>
                        <wps:bodyPr wrap="square" lIns="0" tIns="0" rIns="0" bIns="0" rtlCol="0">
                          <a:prstTxWarp prst="textNoShape">
                            <a:avLst/>
                          </a:prstTxWarp>
                          <a:noAutofit/>
                        </wps:bodyPr>
                      </wps:wsp>
                      <wps:wsp>
                        <wps:cNvPr id="14" name="Textbox 14"/>
                        <wps:cNvSpPr txBox="1"/>
                        <wps:spPr>
                          <a:xfrm>
                            <a:off x="75920" y="34571"/>
                            <a:ext cx="153670" cy="179705"/>
                          </a:xfrm>
                          <a:prstGeom prst="rect">
                            <a:avLst/>
                          </a:prstGeom>
                        </wps:spPr>
                        <wps:txbx>
                          <w:txbxContent>
                            <w:p w14:paraId="4A7819FE" w14:textId="77777777" w:rsidR="00620CF6" w:rsidRDefault="00000000">
                              <w:pPr>
                                <w:spacing w:before="14" w:line="268" w:lineRule="exact"/>
                                <w:rPr>
                                  <w:sz w:val="20"/>
                                </w:rPr>
                              </w:pPr>
                              <w:r>
                                <w:rPr>
                                  <w:spacing w:val="-5"/>
                                  <w:sz w:val="20"/>
                                </w:rPr>
                                <w:t>np</w:t>
                              </w:r>
                            </w:p>
                          </w:txbxContent>
                        </wps:txbx>
                        <wps:bodyPr wrap="square" lIns="0" tIns="0" rIns="0" bIns="0" rtlCol="0">
                          <a:noAutofit/>
                        </wps:bodyPr>
                      </wps:wsp>
                      <wps:wsp>
                        <wps:cNvPr id="15" name="Textbox 15"/>
                        <wps:cNvSpPr txBox="1"/>
                        <wps:spPr>
                          <a:xfrm>
                            <a:off x="587743" y="34571"/>
                            <a:ext cx="405130" cy="179705"/>
                          </a:xfrm>
                          <a:prstGeom prst="rect">
                            <a:avLst/>
                          </a:prstGeom>
                        </wps:spPr>
                        <wps:txbx>
                          <w:txbxContent>
                            <w:p w14:paraId="58068AEF" w14:textId="77777777" w:rsidR="00620CF6" w:rsidRDefault="00000000">
                              <w:pPr>
                                <w:spacing w:before="14" w:line="268" w:lineRule="exact"/>
                                <w:rPr>
                                  <w:sz w:val="20"/>
                                </w:rPr>
                              </w:pPr>
                              <w:r>
                                <w:rPr>
                                  <w:spacing w:val="-2"/>
                                  <w:sz w:val="20"/>
                                </w:rPr>
                                <w:t>NPISH</w:t>
                              </w:r>
                            </w:p>
                          </w:txbxContent>
                        </wps:txbx>
                        <wps:bodyPr wrap="square" lIns="0" tIns="0" rIns="0" bIns="0" rtlCol="0">
                          <a:noAutofit/>
                        </wps:bodyPr>
                      </wps:wsp>
                      <wps:wsp>
                        <wps:cNvPr id="16" name="Textbox 16"/>
                        <wps:cNvSpPr txBox="1"/>
                        <wps:spPr>
                          <a:xfrm>
                            <a:off x="1819579" y="34571"/>
                            <a:ext cx="3606165" cy="1445260"/>
                          </a:xfrm>
                          <a:prstGeom prst="rect">
                            <a:avLst/>
                          </a:prstGeom>
                        </wps:spPr>
                        <wps:txbx>
                          <w:txbxContent>
                            <w:p w14:paraId="1F16C4C6" w14:textId="77777777" w:rsidR="00620CF6" w:rsidRDefault="00000000">
                              <w:pPr>
                                <w:spacing w:before="14" w:line="355" w:lineRule="auto"/>
                                <w:ind w:right="11"/>
                                <w:rPr>
                                  <w:sz w:val="20"/>
                                </w:rPr>
                              </w:pPr>
                              <w:r>
                                <w:rPr>
                                  <w:sz w:val="20"/>
                                </w:rPr>
                                <w:t xml:space="preserve">The NPISH (non-profit institutions serving households) sector </w:t>
                              </w:r>
                              <w:proofErr w:type="gramStart"/>
                              <w:r>
                                <w:rPr>
                                  <w:sz w:val="20"/>
                                </w:rPr>
                                <w:t>gathers</w:t>
                              </w:r>
                              <w:r>
                                <w:rPr>
                                  <w:spacing w:val="-8"/>
                                  <w:sz w:val="20"/>
                                </w:rPr>
                                <w:t xml:space="preserve"> </w:t>
                              </w:r>
                              <w:r>
                                <w:rPr>
                                  <w:sz w:val="20"/>
                                </w:rPr>
                                <w:t>together</w:t>
                              </w:r>
                              <w:proofErr w:type="gramEnd"/>
                              <w:r>
                                <w:rPr>
                                  <w:spacing w:val="-7"/>
                                  <w:sz w:val="20"/>
                                </w:rPr>
                                <w:t xml:space="preserve"> </w:t>
                              </w:r>
                              <w:r>
                                <w:rPr>
                                  <w:sz w:val="20"/>
                                </w:rPr>
                                <w:t>non-profit</w:t>
                              </w:r>
                              <w:r>
                                <w:rPr>
                                  <w:spacing w:val="-7"/>
                                  <w:sz w:val="20"/>
                                </w:rPr>
                                <w:t xml:space="preserve"> </w:t>
                              </w:r>
                              <w:r>
                                <w:rPr>
                                  <w:sz w:val="20"/>
                                </w:rPr>
                                <w:t>organizations</w:t>
                              </w:r>
                              <w:r>
                                <w:rPr>
                                  <w:spacing w:val="-7"/>
                                  <w:sz w:val="20"/>
                                </w:rPr>
                                <w:t xml:space="preserve"> </w:t>
                              </w:r>
                              <w:r>
                                <w:rPr>
                                  <w:sz w:val="20"/>
                                </w:rPr>
                                <w:t>that</w:t>
                              </w:r>
                              <w:r>
                                <w:rPr>
                                  <w:spacing w:val="-7"/>
                                  <w:sz w:val="20"/>
                                </w:rPr>
                                <w:t xml:space="preserve"> </w:t>
                              </w:r>
                              <w:r>
                                <w:rPr>
                                  <w:sz w:val="20"/>
                                </w:rPr>
                                <w:t>primarily</w:t>
                              </w:r>
                              <w:r>
                                <w:rPr>
                                  <w:spacing w:val="-7"/>
                                  <w:sz w:val="20"/>
                                </w:rPr>
                                <w:t xml:space="preserve"> </w:t>
                              </w:r>
                              <w:r>
                                <w:rPr>
                                  <w:sz w:val="20"/>
                                </w:rPr>
                                <w:t>provide services to households.</w:t>
                              </w:r>
                              <w:r>
                                <w:rPr>
                                  <w:spacing w:val="24"/>
                                  <w:sz w:val="20"/>
                                </w:rPr>
                                <w:t xml:space="preserve"> </w:t>
                              </w:r>
                              <w:r>
                                <w:rPr>
                                  <w:sz w:val="20"/>
                                </w:rPr>
                                <w:t>This includes organizations such as charities, religious institutions, and social clubs.</w:t>
                              </w:r>
                              <w:r>
                                <w:rPr>
                                  <w:spacing w:val="40"/>
                                  <w:sz w:val="20"/>
                                </w:rPr>
                                <w:t xml:space="preserve"> </w:t>
                              </w:r>
                              <w:r>
                                <w:rPr>
                                  <w:sz w:val="20"/>
                                </w:rPr>
                                <w:t>The NPISH sector</w:t>
                              </w:r>
                              <w:r>
                                <w:rPr>
                                  <w:spacing w:val="-2"/>
                                  <w:sz w:val="20"/>
                                </w:rPr>
                                <w:t xml:space="preserve"> </w:t>
                              </w:r>
                              <w:r>
                                <w:rPr>
                                  <w:sz w:val="20"/>
                                </w:rPr>
                                <w:t>is</w:t>
                              </w:r>
                              <w:r>
                                <w:rPr>
                                  <w:spacing w:val="-2"/>
                                  <w:sz w:val="20"/>
                                </w:rPr>
                                <w:t xml:space="preserve"> </w:t>
                              </w:r>
                              <w:r>
                                <w:rPr>
                                  <w:sz w:val="20"/>
                                </w:rPr>
                                <w:t>one</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institutional</w:t>
                              </w:r>
                              <w:r>
                                <w:rPr>
                                  <w:spacing w:val="-2"/>
                                  <w:sz w:val="20"/>
                                </w:rPr>
                                <w:t xml:space="preserve"> </w:t>
                              </w:r>
                              <w:r>
                                <w:rPr>
                                  <w:sz w:val="20"/>
                                </w:rPr>
                                <w:t>sectors</w:t>
                              </w:r>
                              <w:r>
                                <w:rPr>
                                  <w:spacing w:val="-2"/>
                                  <w:sz w:val="20"/>
                                </w:rPr>
                                <w:t xml:space="preserve"> </w:t>
                              </w:r>
                              <w:r>
                                <w:rPr>
                                  <w:sz w:val="20"/>
                                </w:rPr>
                                <w:t>constituting</w:t>
                              </w:r>
                              <w:r>
                                <w:rPr>
                                  <w:spacing w:val="-2"/>
                                  <w:sz w:val="20"/>
                                </w:rPr>
                                <w:t xml:space="preserve"> </w:t>
                              </w:r>
                              <w:r>
                                <w:rPr>
                                  <w:sz w:val="20"/>
                                </w:rPr>
                                <w:t>the</w:t>
                              </w:r>
                              <w:r>
                                <w:rPr>
                                  <w:spacing w:val="-2"/>
                                  <w:sz w:val="20"/>
                                </w:rPr>
                                <w:t xml:space="preserve"> </w:t>
                              </w:r>
                              <w:r>
                                <w:rPr>
                                  <w:sz w:val="20"/>
                                </w:rPr>
                                <w:t>national</w:t>
                              </w:r>
                            </w:p>
                            <w:p w14:paraId="47879B0C" w14:textId="77777777" w:rsidR="00620CF6" w:rsidRDefault="00000000">
                              <w:pPr>
                                <w:spacing w:line="264" w:lineRule="exact"/>
                                <w:rPr>
                                  <w:sz w:val="20"/>
                                </w:rPr>
                              </w:pPr>
                              <w:r>
                                <w:rPr>
                                  <w:spacing w:val="-2"/>
                                  <w:sz w:val="20"/>
                                </w:rPr>
                                <w:t>economy.</w:t>
                              </w:r>
                            </w:p>
                          </w:txbxContent>
                        </wps:txbx>
                        <wps:bodyPr wrap="square" lIns="0" tIns="0" rIns="0" bIns="0" rtlCol="0">
                          <a:noAutofit/>
                        </wps:bodyPr>
                      </wps:wsp>
                    </wpg:wgp>
                  </a:graphicData>
                </a:graphic>
              </wp:anchor>
            </w:drawing>
          </mc:Choice>
          <mc:Fallback>
            <w:pict>
              <v:group w14:anchorId="77470F47" id="Group 11" o:spid="_x0000_s1027" style="position:absolute;left:0;text-align:left;margin-left:89.65pt;margin-top:-144.75pt;width:432.75pt;height:122.1pt;z-index:15732224;mso-wrap-distance-left:0;mso-wrap-distance-right:0;mso-position-horizontal-relative:page;mso-position-vertical-relative:text" coordsize="54959,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">
                <v:shape id="Graphic 12" o:spid="_x0000_s1028" style="position:absolute;width:54959;height:15189;visibility:visible;mso-wrap-style:square;v-text-anchor:top" coordsize="5495925,151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" path="m5495493,l1743671,,511835,,,,,1518615r511835,l1743659,1518615r3751834,l5495493,xe" fillcolor="#f7f7f7" stroked="f">
                  <v:path arrowok="t"/>
                </v:shape>
                <v:shape id="Graphic 13" o:spid="_x0000_s1029" style="position:absolute;top:15454;width:54959;height:13;visibility:visible;mso-wrap-style:square;v-text-anchor:top" coordsize="5495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" path="m,l5495493,e" filled="f" strokeweight=".28114mm">
                  <v:path arrowok="t"/>
                </v:shape>
                <v:shape id="Textbox 14" o:spid="_x0000_s1030" type="#_x0000_t202" style="position:absolute;left:759;top:345;width:15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4A7819FE" w14:textId="77777777" w:rsidR="00620CF6" w:rsidRDefault="00000000">
                        <w:pPr>
                          <w:spacing w:before="14" w:line="268" w:lineRule="exact"/>
                          <w:rPr>
                            <w:sz w:val="20"/>
                          </w:rPr>
                        </w:pPr>
                        <w:r>
                          <w:rPr>
                            <w:spacing w:val="-5"/>
                            <w:sz w:val="20"/>
                          </w:rPr>
                          <w:t>np</w:t>
                        </w:r>
                      </w:p>
                    </w:txbxContent>
                  </v:textbox>
                </v:shape>
                <v:shape id="Textbox 15" o:spid="_x0000_s1031" type="#_x0000_t202" style="position:absolute;left:5877;top:345;width:4051;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58068AEF" w14:textId="77777777" w:rsidR="00620CF6" w:rsidRDefault="00000000">
                        <w:pPr>
                          <w:spacing w:before="14" w:line="268" w:lineRule="exact"/>
                          <w:rPr>
                            <w:sz w:val="20"/>
                          </w:rPr>
                        </w:pPr>
                        <w:r>
                          <w:rPr>
                            <w:spacing w:val="-2"/>
                            <w:sz w:val="20"/>
                          </w:rPr>
                          <w:t>NPISH</w:t>
                        </w:r>
                      </w:p>
                    </w:txbxContent>
                  </v:textbox>
                </v:shape>
                <v:shape id="Textbox 16" o:spid="_x0000_s1032" type="#_x0000_t202" style="position:absolute;left:18195;top:345;width:36062;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1F16C4C6" w14:textId="77777777" w:rsidR="00620CF6" w:rsidRDefault="00000000">
                        <w:pPr>
                          <w:spacing w:before="14" w:line="355" w:lineRule="auto"/>
                          <w:ind w:right="11"/>
                          <w:rPr>
                            <w:sz w:val="20"/>
                          </w:rPr>
                        </w:pPr>
                        <w:r>
                          <w:rPr>
                            <w:sz w:val="20"/>
                          </w:rPr>
                          <w:t xml:space="preserve">The NPISH (non-profit institutions serving households) sector </w:t>
                        </w:r>
                        <w:proofErr w:type="gramStart"/>
                        <w:r>
                          <w:rPr>
                            <w:sz w:val="20"/>
                          </w:rPr>
                          <w:t>gathers</w:t>
                        </w:r>
                        <w:r>
                          <w:rPr>
                            <w:spacing w:val="-8"/>
                            <w:sz w:val="20"/>
                          </w:rPr>
                          <w:t xml:space="preserve"> </w:t>
                        </w:r>
                        <w:r>
                          <w:rPr>
                            <w:sz w:val="20"/>
                          </w:rPr>
                          <w:t>together</w:t>
                        </w:r>
                        <w:proofErr w:type="gramEnd"/>
                        <w:r>
                          <w:rPr>
                            <w:spacing w:val="-7"/>
                            <w:sz w:val="20"/>
                          </w:rPr>
                          <w:t xml:space="preserve"> </w:t>
                        </w:r>
                        <w:r>
                          <w:rPr>
                            <w:sz w:val="20"/>
                          </w:rPr>
                          <w:t>non-profit</w:t>
                        </w:r>
                        <w:r>
                          <w:rPr>
                            <w:spacing w:val="-7"/>
                            <w:sz w:val="20"/>
                          </w:rPr>
                          <w:t xml:space="preserve"> </w:t>
                        </w:r>
                        <w:r>
                          <w:rPr>
                            <w:sz w:val="20"/>
                          </w:rPr>
                          <w:t>organizations</w:t>
                        </w:r>
                        <w:r>
                          <w:rPr>
                            <w:spacing w:val="-7"/>
                            <w:sz w:val="20"/>
                          </w:rPr>
                          <w:t xml:space="preserve"> </w:t>
                        </w:r>
                        <w:r>
                          <w:rPr>
                            <w:sz w:val="20"/>
                          </w:rPr>
                          <w:t>that</w:t>
                        </w:r>
                        <w:r>
                          <w:rPr>
                            <w:spacing w:val="-7"/>
                            <w:sz w:val="20"/>
                          </w:rPr>
                          <w:t xml:space="preserve"> </w:t>
                        </w:r>
                        <w:r>
                          <w:rPr>
                            <w:sz w:val="20"/>
                          </w:rPr>
                          <w:t>primarily</w:t>
                        </w:r>
                        <w:r>
                          <w:rPr>
                            <w:spacing w:val="-7"/>
                            <w:sz w:val="20"/>
                          </w:rPr>
                          <w:t xml:space="preserve"> </w:t>
                        </w:r>
                        <w:r>
                          <w:rPr>
                            <w:sz w:val="20"/>
                          </w:rPr>
                          <w:t>provide services to households.</w:t>
                        </w:r>
                        <w:r>
                          <w:rPr>
                            <w:spacing w:val="24"/>
                            <w:sz w:val="20"/>
                          </w:rPr>
                          <w:t xml:space="preserve"> </w:t>
                        </w:r>
                        <w:r>
                          <w:rPr>
                            <w:sz w:val="20"/>
                          </w:rPr>
                          <w:t>This includes organizations such as charities, religious institutions, and social clubs.</w:t>
                        </w:r>
                        <w:r>
                          <w:rPr>
                            <w:spacing w:val="40"/>
                            <w:sz w:val="20"/>
                          </w:rPr>
                          <w:t xml:space="preserve"> </w:t>
                        </w:r>
                        <w:r>
                          <w:rPr>
                            <w:sz w:val="20"/>
                          </w:rPr>
                          <w:t>The NPISH sector</w:t>
                        </w:r>
                        <w:r>
                          <w:rPr>
                            <w:spacing w:val="-2"/>
                            <w:sz w:val="20"/>
                          </w:rPr>
                          <w:t xml:space="preserve"> </w:t>
                        </w:r>
                        <w:r>
                          <w:rPr>
                            <w:sz w:val="20"/>
                          </w:rPr>
                          <w:t>is</w:t>
                        </w:r>
                        <w:r>
                          <w:rPr>
                            <w:spacing w:val="-2"/>
                            <w:sz w:val="20"/>
                          </w:rPr>
                          <w:t xml:space="preserve"> </w:t>
                        </w:r>
                        <w:r>
                          <w:rPr>
                            <w:sz w:val="20"/>
                          </w:rPr>
                          <w:t>one</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institutional</w:t>
                        </w:r>
                        <w:r>
                          <w:rPr>
                            <w:spacing w:val="-2"/>
                            <w:sz w:val="20"/>
                          </w:rPr>
                          <w:t xml:space="preserve"> </w:t>
                        </w:r>
                        <w:r>
                          <w:rPr>
                            <w:sz w:val="20"/>
                          </w:rPr>
                          <w:t>sectors</w:t>
                        </w:r>
                        <w:r>
                          <w:rPr>
                            <w:spacing w:val="-2"/>
                            <w:sz w:val="20"/>
                          </w:rPr>
                          <w:t xml:space="preserve"> </w:t>
                        </w:r>
                        <w:r>
                          <w:rPr>
                            <w:sz w:val="20"/>
                          </w:rPr>
                          <w:t>constituting</w:t>
                        </w:r>
                        <w:r>
                          <w:rPr>
                            <w:spacing w:val="-2"/>
                            <w:sz w:val="20"/>
                          </w:rPr>
                          <w:t xml:space="preserve"> </w:t>
                        </w:r>
                        <w:r>
                          <w:rPr>
                            <w:sz w:val="20"/>
                          </w:rPr>
                          <w:t>the</w:t>
                        </w:r>
                        <w:r>
                          <w:rPr>
                            <w:spacing w:val="-2"/>
                            <w:sz w:val="20"/>
                          </w:rPr>
                          <w:t xml:space="preserve"> </w:t>
                        </w:r>
                        <w:r>
                          <w:rPr>
                            <w:sz w:val="20"/>
                          </w:rPr>
                          <w:t>national</w:t>
                        </w:r>
                      </w:p>
                      <w:p w14:paraId="47879B0C" w14:textId="77777777" w:rsidR="00620CF6" w:rsidRDefault="00000000">
                        <w:pPr>
                          <w:spacing w:line="264" w:lineRule="exact"/>
                          <w:rPr>
                            <w:sz w:val="20"/>
                          </w:rPr>
                        </w:pPr>
                        <w:r>
                          <w:rPr>
                            <w:spacing w:val="-2"/>
                            <w:sz w:val="20"/>
                          </w:rPr>
                          <w:t>economy.</w:t>
                        </w:r>
                      </w:p>
                    </w:txbxContent>
                  </v:textbox>
                </v:shape>
                <w10:wrap anchorx="page"/>
              </v:group>
            </w:pict>
          </mc:Fallback>
        </mc:AlternateContent>
      </w:r>
      <w:bookmarkStart w:id="353" w:name="Variable_Type:_consolidation"/>
      <w:bookmarkStart w:id="354" w:name="_bookmark15"/>
      <w:bookmarkEnd w:id="353"/>
      <w:bookmarkEnd w:id="354"/>
      <w:r>
        <w:t>Variable</w:t>
      </w:r>
      <w:r>
        <w:rPr>
          <w:spacing w:val="69"/>
        </w:rPr>
        <w:t xml:space="preserve"> </w:t>
      </w:r>
      <w:r>
        <w:t>Type:</w:t>
      </w:r>
      <w:r>
        <w:rPr>
          <w:spacing w:val="64"/>
        </w:rPr>
        <w:t xml:space="preserve"> </w:t>
      </w:r>
      <w:r>
        <w:rPr>
          <w:spacing w:val="-2"/>
        </w:rPr>
        <w:t>consolidation</w:t>
      </w:r>
    </w:p>
    <w:p w14:paraId="39E72E14" w14:textId="77777777" w:rsidR="00620CF6" w:rsidRDefault="00620CF6">
      <w:pPr>
        <w:pStyle w:val="BodyText"/>
        <w:spacing w:before="1"/>
        <w:rPr>
          <w:b/>
          <w:sz w:val="27"/>
        </w:rPr>
      </w:pPr>
    </w:p>
    <w:p w14:paraId="74DF7879" w14:textId="77777777" w:rsidR="00620CF6" w:rsidRDefault="00000000">
      <w:pPr>
        <w:pStyle w:val="BodyText"/>
        <w:spacing w:line="355" w:lineRule="auto"/>
        <w:ind w:left="117" w:right="315"/>
        <w:jc w:val="both"/>
      </w:pPr>
      <w:r>
        <w:t>The</w:t>
      </w:r>
      <w:r>
        <w:rPr>
          <w:spacing w:val="-1"/>
        </w:rPr>
        <w:t xml:space="preserve"> </w:t>
      </w:r>
      <w:r>
        <w:t>third</w:t>
      </w:r>
      <w:r>
        <w:rPr>
          <w:spacing w:val="-1"/>
        </w:rPr>
        <w:t xml:space="preserve"> </w:t>
      </w:r>
      <w:r>
        <w:t>element</w:t>
      </w:r>
      <w:r>
        <w:rPr>
          <w:spacing w:val="-1"/>
        </w:rPr>
        <w:t xml:space="preserve"> </w:t>
      </w:r>
      <w:r>
        <w:t>of</w:t>
      </w:r>
      <w:r>
        <w:rPr>
          <w:spacing w:val="-1"/>
        </w:rPr>
        <w:t xml:space="preserve"> </w:t>
      </w:r>
      <w:r>
        <w:t>the</w:t>
      </w:r>
      <w:r>
        <w:rPr>
          <w:spacing w:val="-1"/>
        </w:rPr>
        <w:t xml:space="preserve"> </w:t>
      </w:r>
      <w:proofErr w:type="spellStart"/>
      <w:r>
        <w:t>varcode</w:t>
      </w:r>
      <w:proofErr w:type="spellEnd"/>
      <w:r>
        <w:rPr>
          <w:spacing w:val="-1"/>
        </w:rPr>
        <w:t xml:space="preserve"> </w:t>
      </w:r>
      <w:r>
        <w:t>identifies</w:t>
      </w:r>
      <w:r>
        <w:rPr>
          <w:spacing w:val="-1"/>
        </w:rPr>
        <w:t xml:space="preserve"> </w:t>
      </w:r>
      <w:r>
        <w:t>the</w:t>
      </w:r>
      <w:r>
        <w:rPr>
          <w:spacing w:val="-1"/>
        </w:rPr>
        <w:t xml:space="preserve"> </w:t>
      </w:r>
      <w:r>
        <w:t>Variable</w:t>
      </w:r>
      <w:r>
        <w:rPr>
          <w:spacing w:val="30"/>
        </w:rPr>
        <w:t xml:space="preserve"> </w:t>
      </w:r>
      <w:r>
        <w:t>Type</w:t>
      </w:r>
      <w:r>
        <w:rPr>
          <w:spacing w:val="-1"/>
        </w:rPr>
        <w:t xml:space="preserve"> </w:t>
      </w:r>
      <w:r>
        <w:t>which,</w:t>
      </w:r>
      <w:r>
        <w:rPr>
          <w:spacing w:val="-1"/>
        </w:rPr>
        <w:t xml:space="preserve"> </w:t>
      </w:r>
      <w:r>
        <w:t>in</w:t>
      </w:r>
      <w:r>
        <w:rPr>
          <w:spacing w:val="-1"/>
        </w:rPr>
        <w:t xml:space="preserve"> </w:t>
      </w:r>
      <w:r>
        <w:t>the</w:t>
      </w:r>
      <w:r>
        <w:rPr>
          <w:spacing w:val="-1"/>
        </w:rPr>
        <w:t xml:space="preserve"> </w:t>
      </w:r>
      <w:r>
        <w:t>Wealth</w:t>
      </w:r>
      <w:r>
        <w:rPr>
          <w:spacing w:val="-1"/>
        </w:rPr>
        <w:t xml:space="preserve"> </w:t>
      </w:r>
      <w:r>
        <w:t>Topography,</w:t>
      </w:r>
      <w:r>
        <w:rPr>
          <w:spacing w:val="-1"/>
        </w:rPr>
        <w:t xml:space="preserve"> </w:t>
      </w:r>
      <w:r>
        <w:t>coincides with the consolidation status.</w:t>
      </w:r>
      <w:r>
        <w:rPr>
          <w:spacing w:val="40"/>
        </w:rPr>
        <w:t xml:space="preserve"> </w:t>
      </w:r>
      <w:r>
        <w:t>The Wealth Topography reports outstanding levels of assets and liabilities and net wealth for the institutional sectors considered.</w:t>
      </w:r>
      <w:r>
        <w:rPr>
          <w:spacing w:val="34"/>
        </w:rPr>
        <w:t xml:space="preserve"> </w:t>
      </w:r>
      <w:r>
        <w:t>In the SNA2008, outstanding levels or stocks for a given</w:t>
      </w:r>
      <w:r>
        <w:rPr>
          <w:spacing w:val="-9"/>
        </w:rPr>
        <w:t xml:space="preserve"> </w:t>
      </w:r>
      <w:r>
        <w:t>sector</w:t>
      </w:r>
      <w:r>
        <w:rPr>
          <w:spacing w:val="-9"/>
        </w:rPr>
        <w:t xml:space="preserve"> </w:t>
      </w:r>
      <w:r>
        <w:t>are</w:t>
      </w:r>
      <w:r>
        <w:rPr>
          <w:spacing w:val="-9"/>
        </w:rPr>
        <w:t xml:space="preserve"> </w:t>
      </w:r>
      <w:r>
        <w:t>obtained</w:t>
      </w:r>
      <w:r>
        <w:rPr>
          <w:spacing w:val="-9"/>
        </w:rPr>
        <w:t xml:space="preserve"> </w:t>
      </w:r>
      <w:r>
        <w:t>by</w:t>
      </w:r>
      <w:r>
        <w:rPr>
          <w:spacing w:val="-9"/>
        </w:rPr>
        <w:t xml:space="preserve"> </w:t>
      </w:r>
      <w:r>
        <w:t>aggregating</w:t>
      </w:r>
      <w:r>
        <w:rPr>
          <w:spacing w:val="-9"/>
        </w:rPr>
        <w:t xml:space="preserve"> </w:t>
      </w:r>
      <w:r>
        <w:t>the</w:t>
      </w:r>
      <w:r>
        <w:rPr>
          <w:spacing w:val="-9"/>
        </w:rPr>
        <w:t xml:space="preserve"> </w:t>
      </w:r>
      <w:r>
        <w:t>accounts</w:t>
      </w:r>
      <w:r>
        <w:rPr>
          <w:spacing w:val="-9"/>
        </w:rPr>
        <w:t xml:space="preserve"> </w:t>
      </w:r>
      <w:r>
        <w:t>of</w:t>
      </w:r>
      <w:r>
        <w:rPr>
          <w:spacing w:val="-9"/>
        </w:rPr>
        <w:t xml:space="preserve"> </w:t>
      </w:r>
      <w:r>
        <w:t>the</w:t>
      </w:r>
      <w:r>
        <w:rPr>
          <w:spacing w:val="-9"/>
        </w:rPr>
        <w:t xml:space="preserve"> </w:t>
      </w:r>
      <w:r>
        <w:t>units</w:t>
      </w:r>
      <w:r>
        <w:rPr>
          <w:spacing w:val="-9"/>
        </w:rPr>
        <w:t xml:space="preserve"> </w:t>
      </w:r>
      <w:r>
        <w:t>of</w:t>
      </w:r>
      <w:r>
        <w:rPr>
          <w:spacing w:val="-9"/>
        </w:rPr>
        <w:t xml:space="preserve"> </w:t>
      </w:r>
      <w:r>
        <w:t>the</w:t>
      </w:r>
      <w:r>
        <w:rPr>
          <w:spacing w:val="-9"/>
        </w:rPr>
        <w:t xml:space="preserve"> </w:t>
      </w:r>
      <w:r>
        <w:t>sector,</w:t>
      </w:r>
      <w:r>
        <w:rPr>
          <w:spacing w:val="-8"/>
        </w:rPr>
        <w:t xml:space="preserve"> </w:t>
      </w:r>
      <w:r>
        <w:t>and</w:t>
      </w:r>
      <w:r>
        <w:rPr>
          <w:spacing w:val="-9"/>
        </w:rPr>
        <w:t xml:space="preserve"> </w:t>
      </w:r>
      <w:r>
        <w:t>the</w:t>
      </w:r>
      <w:r>
        <w:rPr>
          <w:spacing w:val="-9"/>
        </w:rPr>
        <w:t xml:space="preserve"> </w:t>
      </w:r>
      <w:r>
        <w:t>aggregation</w:t>
      </w:r>
      <w:r>
        <w:rPr>
          <w:spacing w:val="-9"/>
        </w:rPr>
        <w:t xml:space="preserve"> </w:t>
      </w:r>
      <w:r>
        <w:t>process can differ according to the treatment of transactions within the sector.</w:t>
      </w:r>
      <w:r>
        <w:rPr>
          <w:spacing w:val="40"/>
        </w:rPr>
        <w:t xml:space="preserve"> </w:t>
      </w:r>
      <w:r>
        <w:t xml:space="preserve">Within-sector transactions can be </w:t>
      </w:r>
      <w:r>
        <w:rPr>
          <w:spacing w:val="-2"/>
        </w:rPr>
        <w:t>consolidated</w:t>
      </w:r>
      <w:r>
        <w:rPr>
          <w:spacing w:val="-11"/>
        </w:rPr>
        <w:t xml:space="preserve"> </w:t>
      </w:r>
      <w:r>
        <w:rPr>
          <w:spacing w:val="-2"/>
        </w:rPr>
        <w:t>or</w:t>
      </w:r>
      <w:r>
        <w:rPr>
          <w:spacing w:val="-10"/>
        </w:rPr>
        <w:t xml:space="preserve"> </w:t>
      </w:r>
      <w:r>
        <w:rPr>
          <w:spacing w:val="-2"/>
        </w:rPr>
        <w:t>non-consolidated</w:t>
      </w:r>
      <w:r>
        <w:rPr>
          <w:spacing w:val="-11"/>
        </w:rPr>
        <w:t xml:space="preserve"> </w:t>
      </w:r>
      <w:r>
        <w:rPr>
          <w:spacing w:val="-2"/>
        </w:rPr>
        <w:t>accounts.</w:t>
      </w:r>
      <w:r>
        <w:t xml:space="preserve"> </w:t>
      </w:r>
      <w:r>
        <w:rPr>
          <w:spacing w:val="-2"/>
        </w:rPr>
        <w:t>Consolidation</w:t>
      </w:r>
      <w:r>
        <w:rPr>
          <w:spacing w:val="-11"/>
        </w:rPr>
        <w:t xml:space="preserve"> </w:t>
      </w:r>
      <w:r>
        <w:rPr>
          <w:spacing w:val="-2"/>
        </w:rPr>
        <w:t>refers</w:t>
      </w:r>
      <w:r>
        <w:rPr>
          <w:spacing w:val="-10"/>
        </w:rPr>
        <w:t xml:space="preserve"> </w:t>
      </w:r>
      <w:r>
        <w:rPr>
          <w:spacing w:val="-2"/>
        </w:rPr>
        <w:t>to</w:t>
      </w:r>
      <w:r>
        <w:rPr>
          <w:spacing w:val="-11"/>
        </w:rPr>
        <w:t xml:space="preserve"> </w:t>
      </w:r>
      <w:r>
        <w:rPr>
          <w:spacing w:val="-2"/>
        </w:rPr>
        <w:t>the</w:t>
      </w:r>
      <w:r>
        <w:rPr>
          <w:spacing w:val="-10"/>
        </w:rPr>
        <w:t xml:space="preserve"> </w:t>
      </w:r>
      <w:r>
        <w:rPr>
          <w:spacing w:val="-2"/>
        </w:rPr>
        <w:t>practice</w:t>
      </w:r>
      <w:r>
        <w:rPr>
          <w:spacing w:val="-11"/>
        </w:rPr>
        <w:t xml:space="preserve"> </w:t>
      </w:r>
      <w:r>
        <w:rPr>
          <w:spacing w:val="-2"/>
        </w:rPr>
        <w:t>of</w:t>
      </w:r>
      <w:r>
        <w:rPr>
          <w:spacing w:val="-10"/>
        </w:rPr>
        <w:t xml:space="preserve"> </w:t>
      </w:r>
      <w:r>
        <w:rPr>
          <w:spacing w:val="-2"/>
        </w:rPr>
        <w:t>eliminating</w:t>
      </w:r>
      <w:r>
        <w:rPr>
          <w:spacing w:val="-11"/>
        </w:rPr>
        <w:t xml:space="preserve"> </w:t>
      </w:r>
      <w:r>
        <w:rPr>
          <w:spacing w:val="-2"/>
        </w:rPr>
        <w:t>any</w:t>
      </w:r>
      <w:r>
        <w:rPr>
          <w:spacing w:val="-10"/>
        </w:rPr>
        <w:t xml:space="preserve"> </w:t>
      </w:r>
      <w:r>
        <w:rPr>
          <w:spacing w:val="-2"/>
        </w:rPr>
        <w:t xml:space="preserve">transaction </w:t>
      </w:r>
      <w:r>
        <w:t>between</w:t>
      </w:r>
      <w:r>
        <w:rPr>
          <w:spacing w:val="-6"/>
        </w:rPr>
        <w:t xml:space="preserve"> </w:t>
      </w:r>
      <w:r>
        <w:t>units</w:t>
      </w:r>
      <w:r>
        <w:rPr>
          <w:spacing w:val="-6"/>
        </w:rPr>
        <w:t xml:space="preserve"> </w:t>
      </w:r>
      <w:r>
        <w:t>or</w:t>
      </w:r>
      <w:r>
        <w:rPr>
          <w:spacing w:val="-6"/>
        </w:rPr>
        <w:t xml:space="preserve"> </w:t>
      </w:r>
      <w:r>
        <w:t>sub-sectors</w:t>
      </w:r>
      <w:r>
        <w:rPr>
          <w:spacing w:val="-6"/>
        </w:rPr>
        <w:t xml:space="preserve"> </w:t>
      </w:r>
      <w:r>
        <w:t>within</w:t>
      </w:r>
      <w:r>
        <w:rPr>
          <w:spacing w:val="-6"/>
        </w:rPr>
        <w:t xml:space="preserve"> </w:t>
      </w:r>
      <w:r>
        <w:t>the</w:t>
      </w:r>
      <w:r>
        <w:rPr>
          <w:spacing w:val="-6"/>
        </w:rPr>
        <w:t xml:space="preserve"> </w:t>
      </w:r>
      <w:r>
        <w:t>same</w:t>
      </w:r>
      <w:r>
        <w:rPr>
          <w:spacing w:val="-6"/>
        </w:rPr>
        <w:t xml:space="preserve"> </w:t>
      </w:r>
      <w:r>
        <w:t>sector.</w:t>
      </w:r>
      <w:r>
        <w:rPr>
          <w:spacing w:val="12"/>
        </w:rPr>
        <w:t xml:space="preserve"> </w:t>
      </w:r>
      <w:r>
        <w:t>In</w:t>
      </w:r>
      <w:r>
        <w:rPr>
          <w:spacing w:val="-6"/>
        </w:rPr>
        <w:t xml:space="preserve"> </w:t>
      </w:r>
      <w:r>
        <w:t>this</w:t>
      </w:r>
      <w:r>
        <w:rPr>
          <w:spacing w:val="-6"/>
        </w:rPr>
        <w:t xml:space="preserve"> </w:t>
      </w:r>
      <w:r>
        <w:t>case,</w:t>
      </w:r>
      <w:r>
        <w:rPr>
          <w:spacing w:val="-5"/>
        </w:rPr>
        <w:t xml:space="preserve"> </w:t>
      </w:r>
      <w:r>
        <w:t>any</w:t>
      </w:r>
      <w:r>
        <w:rPr>
          <w:spacing w:val="-6"/>
        </w:rPr>
        <w:t xml:space="preserve"> </w:t>
      </w:r>
      <w:r>
        <w:t>remaining</w:t>
      </w:r>
      <w:r>
        <w:rPr>
          <w:spacing w:val="-6"/>
        </w:rPr>
        <w:t xml:space="preserve"> </w:t>
      </w:r>
      <w:r>
        <w:t>transaction</w:t>
      </w:r>
      <w:r>
        <w:rPr>
          <w:spacing w:val="-6"/>
        </w:rPr>
        <w:t xml:space="preserve"> </w:t>
      </w:r>
      <w:r>
        <w:t>is</w:t>
      </w:r>
      <w:r>
        <w:rPr>
          <w:spacing w:val="-6"/>
        </w:rPr>
        <w:t xml:space="preserve"> </w:t>
      </w:r>
      <w:r>
        <w:t>a</w:t>
      </w:r>
      <w:r>
        <w:rPr>
          <w:spacing w:val="-6"/>
        </w:rPr>
        <w:t xml:space="preserve"> </w:t>
      </w:r>
      <w:r>
        <w:t>transaction with other institutional sector of the economy.</w:t>
      </w:r>
      <w:r>
        <w:rPr>
          <w:spacing w:val="40"/>
        </w:rPr>
        <w:t xml:space="preserve"> </w:t>
      </w:r>
      <w:r>
        <w:t>For example, in a consolidated financial account, a loan between</w:t>
      </w:r>
      <w:r>
        <w:rPr>
          <w:spacing w:val="-13"/>
        </w:rPr>
        <w:t xml:space="preserve"> </w:t>
      </w:r>
      <w:r>
        <w:t>two</w:t>
      </w:r>
      <w:r>
        <w:rPr>
          <w:spacing w:val="-12"/>
        </w:rPr>
        <w:t xml:space="preserve"> </w:t>
      </w:r>
      <w:r>
        <w:t>households</w:t>
      </w:r>
      <w:r>
        <w:rPr>
          <w:spacing w:val="-13"/>
        </w:rPr>
        <w:t xml:space="preserve"> </w:t>
      </w:r>
      <w:r>
        <w:t>within</w:t>
      </w:r>
      <w:r>
        <w:rPr>
          <w:spacing w:val="-12"/>
        </w:rPr>
        <w:t xml:space="preserve"> </w:t>
      </w:r>
      <w:r>
        <w:t>the</w:t>
      </w:r>
      <w:r>
        <w:rPr>
          <w:spacing w:val="-13"/>
        </w:rPr>
        <w:t xml:space="preserve"> </w:t>
      </w:r>
      <w:proofErr w:type="gramStart"/>
      <w:r>
        <w:t>households</w:t>
      </w:r>
      <w:proofErr w:type="gramEnd"/>
      <w:r>
        <w:rPr>
          <w:spacing w:val="-12"/>
        </w:rPr>
        <w:t xml:space="preserve"> </w:t>
      </w:r>
      <w:r>
        <w:t>sector</w:t>
      </w:r>
      <w:r>
        <w:rPr>
          <w:spacing w:val="-13"/>
        </w:rPr>
        <w:t xml:space="preserve"> </w:t>
      </w:r>
      <w:r>
        <w:t>would</w:t>
      </w:r>
      <w:r>
        <w:rPr>
          <w:spacing w:val="-12"/>
        </w:rPr>
        <w:t xml:space="preserve"> </w:t>
      </w:r>
      <w:r>
        <w:t>be</w:t>
      </w:r>
      <w:r>
        <w:rPr>
          <w:spacing w:val="-13"/>
        </w:rPr>
        <w:t xml:space="preserve"> </w:t>
      </w:r>
      <w:r>
        <w:t>eliminated,</w:t>
      </w:r>
      <w:r>
        <w:rPr>
          <w:spacing w:val="-12"/>
        </w:rPr>
        <w:t xml:space="preserve"> </w:t>
      </w:r>
      <w:r>
        <w:t>and</w:t>
      </w:r>
      <w:r>
        <w:rPr>
          <w:spacing w:val="-13"/>
        </w:rPr>
        <w:t xml:space="preserve"> </w:t>
      </w:r>
      <w:r>
        <w:t>the</w:t>
      </w:r>
      <w:r>
        <w:rPr>
          <w:spacing w:val="-12"/>
        </w:rPr>
        <w:t xml:space="preserve"> </w:t>
      </w:r>
      <w:r>
        <w:t>remaining</w:t>
      </w:r>
      <w:r>
        <w:rPr>
          <w:spacing w:val="-13"/>
        </w:rPr>
        <w:t xml:space="preserve"> </w:t>
      </w:r>
      <w:r>
        <w:t>loans</w:t>
      </w:r>
      <w:r>
        <w:rPr>
          <w:spacing w:val="-12"/>
        </w:rPr>
        <w:t xml:space="preserve"> </w:t>
      </w:r>
      <w:r>
        <w:t>would reflect</w:t>
      </w:r>
      <w:r>
        <w:rPr>
          <w:spacing w:val="-7"/>
        </w:rPr>
        <w:t xml:space="preserve"> </w:t>
      </w:r>
      <w:r>
        <w:t>transactions</w:t>
      </w:r>
      <w:r>
        <w:rPr>
          <w:spacing w:val="-7"/>
        </w:rPr>
        <w:t xml:space="preserve"> </w:t>
      </w:r>
      <w:r>
        <w:t>with</w:t>
      </w:r>
      <w:r>
        <w:rPr>
          <w:spacing w:val="-7"/>
        </w:rPr>
        <w:t xml:space="preserve"> </w:t>
      </w:r>
      <w:r>
        <w:t>other</w:t>
      </w:r>
      <w:r>
        <w:rPr>
          <w:spacing w:val="-7"/>
        </w:rPr>
        <w:t xml:space="preserve"> </w:t>
      </w:r>
      <w:r>
        <w:t>sectors</w:t>
      </w:r>
      <w:r>
        <w:rPr>
          <w:spacing w:val="-7"/>
        </w:rPr>
        <w:t xml:space="preserve"> </w:t>
      </w:r>
      <w:r>
        <w:t>of</w:t>
      </w:r>
      <w:r>
        <w:rPr>
          <w:spacing w:val="-7"/>
        </w:rPr>
        <w:t xml:space="preserve"> </w:t>
      </w:r>
      <w:r>
        <w:t>the</w:t>
      </w:r>
      <w:r>
        <w:rPr>
          <w:spacing w:val="-7"/>
        </w:rPr>
        <w:t xml:space="preserve"> </w:t>
      </w:r>
      <w:r>
        <w:t>economy</w:t>
      </w:r>
      <w:r>
        <w:rPr>
          <w:spacing w:val="-7"/>
        </w:rPr>
        <w:t xml:space="preserve"> </w:t>
      </w:r>
      <w:r>
        <w:t>(e.g.,</w:t>
      </w:r>
      <w:r>
        <w:rPr>
          <w:spacing w:val="-6"/>
        </w:rPr>
        <w:t xml:space="preserve"> </w:t>
      </w:r>
      <w:r>
        <w:t>the</w:t>
      </w:r>
      <w:r>
        <w:rPr>
          <w:spacing w:val="-7"/>
        </w:rPr>
        <w:t xml:space="preserve"> </w:t>
      </w:r>
      <w:r>
        <w:t>rest</w:t>
      </w:r>
      <w:r>
        <w:rPr>
          <w:spacing w:val="-7"/>
        </w:rPr>
        <w:t xml:space="preserve"> </w:t>
      </w:r>
      <w:r>
        <w:t>of</w:t>
      </w:r>
      <w:r>
        <w:rPr>
          <w:spacing w:val="-7"/>
        </w:rPr>
        <w:t xml:space="preserve"> </w:t>
      </w:r>
      <w:r>
        <w:t>the</w:t>
      </w:r>
      <w:r>
        <w:rPr>
          <w:spacing w:val="-7"/>
        </w:rPr>
        <w:t xml:space="preserve"> </w:t>
      </w:r>
      <w:r>
        <w:t>world,</w:t>
      </w:r>
      <w:r>
        <w:rPr>
          <w:spacing w:val="-7"/>
        </w:rPr>
        <w:t xml:space="preserve"> </w:t>
      </w:r>
      <w:r>
        <w:t>the</w:t>
      </w:r>
      <w:r>
        <w:rPr>
          <w:spacing w:val="-7"/>
        </w:rPr>
        <w:t xml:space="preserve"> </w:t>
      </w:r>
      <w:r>
        <w:t>government</w:t>
      </w:r>
      <w:r>
        <w:rPr>
          <w:spacing w:val="-7"/>
        </w:rPr>
        <w:t xml:space="preserve"> </w:t>
      </w:r>
      <w:r>
        <w:t>sector,</w:t>
      </w:r>
      <w:r>
        <w:rPr>
          <w:spacing w:val="-6"/>
        </w:rPr>
        <w:t xml:space="preserve"> </w:t>
      </w:r>
      <w:r>
        <w:t>the non-financial corporations sector, or the financial corporations sector).</w:t>
      </w:r>
      <w:r>
        <w:rPr>
          <w:spacing w:val="40"/>
        </w:rPr>
        <w:t xml:space="preserve"> </w:t>
      </w:r>
      <w:r>
        <w:t>In contrast, in a non-consolidated account, such an elimination is not carried out and the aggregation across units within the same sector includes</w:t>
      </w:r>
      <w:r>
        <w:rPr>
          <w:spacing w:val="-10"/>
        </w:rPr>
        <w:t xml:space="preserve"> </w:t>
      </w:r>
      <w:r>
        <w:t>all</w:t>
      </w:r>
      <w:r>
        <w:rPr>
          <w:spacing w:val="-10"/>
        </w:rPr>
        <w:t xml:space="preserve"> </w:t>
      </w:r>
      <w:r>
        <w:t>types</w:t>
      </w:r>
      <w:r>
        <w:rPr>
          <w:spacing w:val="-10"/>
        </w:rPr>
        <w:t xml:space="preserve"> </w:t>
      </w:r>
      <w:r>
        <w:t>of</w:t>
      </w:r>
      <w:r>
        <w:rPr>
          <w:spacing w:val="-10"/>
        </w:rPr>
        <w:t xml:space="preserve"> </w:t>
      </w:r>
      <w:r>
        <w:t>transactions,</w:t>
      </w:r>
      <w:r>
        <w:rPr>
          <w:spacing w:val="-10"/>
        </w:rPr>
        <w:t xml:space="preserve"> </w:t>
      </w:r>
      <w:r>
        <w:t>regardless</w:t>
      </w:r>
      <w:r>
        <w:rPr>
          <w:spacing w:val="-10"/>
        </w:rPr>
        <w:t xml:space="preserve"> </w:t>
      </w:r>
      <w:r>
        <w:t>of</w:t>
      </w:r>
      <w:r>
        <w:rPr>
          <w:spacing w:val="-10"/>
        </w:rPr>
        <w:t xml:space="preserve"> </w:t>
      </w:r>
      <w:r>
        <w:t>the</w:t>
      </w:r>
      <w:r>
        <w:rPr>
          <w:spacing w:val="-10"/>
        </w:rPr>
        <w:t xml:space="preserve"> </w:t>
      </w:r>
      <w:r>
        <w:t>counterpart. In</w:t>
      </w:r>
      <w:r>
        <w:rPr>
          <w:spacing w:val="-10"/>
        </w:rPr>
        <w:t xml:space="preserve"> </w:t>
      </w:r>
      <w:r>
        <w:t>this</w:t>
      </w:r>
      <w:r>
        <w:rPr>
          <w:spacing w:val="-10"/>
        </w:rPr>
        <w:t xml:space="preserve"> </w:t>
      </w:r>
      <w:r>
        <w:t>case,</w:t>
      </w:r>
      <w:r>
        <w:rPr>
          <w:spacing w:val="-10"/>
        </w:rPr>
        <w:t xml:space="preserve"> </w:t>
      </w:r>
      <w:r>
        <w:t>a</w:t>
      </w:r>
      <w:r>
        <w:rPr>
          <w:spacing w:val="-10"/>
        </w:rPr>
        <w:t xml:space="preserve"> </w:t>
      </w:r>
      <w:r>
        <w:t>loan</w:t>
      </w:r>
      <w:r>
        <w:rPr>
          <w:spacing w:val="-10"/>
        </w:rPr>
        <w:t xml:space="preserve"> </w:t>
      </w:r>
      <w:r>
        <w:t>between</w:t>
      </w:r>
      <w:r>
        <w:rPr>
          <w:spacing w:val="-10"/>
        </w:rPr>
        <w:t xml:space="preserve"> </w:t>
      </w:r>
      <w:r>
        <w:t>two</w:t>
      </w:r>
      <w:r>
        <w:rPr>
          <w:spacing w:val="-10"/>
        </w:rPr>
        <w:t xml:space="preserve"> </w:t>
      </w:r>
      <w:r>
        <w:t>households within</w:t>
      </w:r>
      <w:r>
        <w:rPr>
          <w:spacing w:val="-13"/>
        </w:rPr>
        <w:t xml:space="preserve"> </w:t>
      </w:r>
      <w:r>
        <w:t>the</w:t>
      </w:r>
      <w:r>
        <w:rPr>
          <w:spacing w:val="-12"/>
        </w:rPr>
        <w:t xml:space="preserve"> </w:t>
      </w:r>
      <w:r>
        <w:t>Households</w:t>
      </w:r>
      <w:r>
        <w:rPr>
          <w:spacing w:val="-13"/>
        </w:rPr>
        <w:t xml:space="preserve"> </w:t>
      </w:r>
      <w:r>
        <w:t>sector</w:t>
      </w:r>
      <w:r>
        <w:rPr>
          <w:spacing w:val="-12"/>
        </w:rPr>
        <w:t xml:space="preserve"> </w:t>
      </w:r>
      <w:r>
        <w:t>would</w:t>
      </w:r>
      <w:r>
        <w:rPr>
          <w:spacing w:val="-13"/>
        </w:rPr>
        <w:t xml:space="preserve"> </w:t>
      </w:r>
      <w:r>
        <w:t>be</w:t>
      </w:r>
      <w:r>
        <w:rPr>
          <w:spacing w:val="-12"/>
        </w:rPr>
        <w:t xml:space="preserve"> </w:t>
      </w:r>
      <w:r>
        <w:t>counted</w:t>
      </w:r>
      <w:r>
        <w:rPr>
          <w:spacing w:val="-13"/>
        </w:rPr>
        <w:t xml:space="preserve"> </w:t>
      </w:r>
      <w:r>
        <w:t>both</w:t>
      </w:r>
      <w:r>
        <w:rPr>
          <w:spacing w:val="-12"/>
        </w:rPr>
        <w:t xml:space="preserve"> </w:t>
      </w:r>
      <w:r>
        <w:t>as</w:t>
      </w:r>
      <w:r>
        <w:rPr>
          <w:spacing w:val="-13"/>
        </w:rPr>
        <w:t xml:space="preserve"> </w:t>
      </w:r>
      <w:r>
        <w:t>an</w:t>
      </w:r>
      <w:r>
        <w:rPr>
          <w:spacing w:val="-12"/>
        </w:rPr>
        <w:t xml:space="preserve"> </w:t>
      </w:r>
      <w:r>
        <w:t>asset</w:t>
      </w:r>
      <w:r>
        <w:rPr>
          <w:spacing w:val="-13"/>
        </w:rPr>
        <w:t xml:space="preserve"> </w:t>
      </w:r>
      <w:r>
        <w:t>and</w:t>
      </w:r>
      <w:r>
        <w:rPr>
          <w:spacing w:val="-12"/>
        </w:rPr>
        <w:t xml:space="preserve"> </w:t>
      </w:r>
      <w:r>
        <w:t>a</w:t>
      </w:r>
      <w:r>
        <w:rPr>
          <w:spacing w:val="-13"/>
        </w:rPr>
        <w:t xml:space="preserve"> </w:t>
      </w:r>
      <w:r>
        <w:t>liability.</w:t>
      </w:r>
      <w:r>
        <w:rPr>
          <w:spacing w:val="-12"/>
        </w:rPr>
        <w:t xml:space="preserve"> </w:t>
      </w:r>
      <w:r>
        <w:t>In</w:t>
      </w:r>
      <w:r>
        <w:rPr>
          <w:spacing w:val="-13"/>
        </w:rPr>
        <w:t xml:space="preserve"> </w:t>
      </w:r>
      <w:r>
        <w:t>practice,</w:t>
      </w:r>
      <w:r>
        <w:rPr>
          <w:spacing w:val="-12"/>
        </w:rPr>
        <w:t xml:space="preserve"> </w:t>
      </w:r>
      <w:r>
        <w:t>most</w:t>
      </w:r>
      <w:r>
        <w:rPr>
          <w:spacing w:val="-13"/>
        </w:rPr>
        <w:t xml:space="preserve"> </w:t>
      </w:r>
      <w:r>
        <w:t>of</w:t>
      </w:r>
      <w:r>
        <w:rPr>
          <w:spacing w:val="-12"/>
        </w:rPr>
        <w:t xml:space="preserve"> </w:t>
      </w:r>
      <w:r>
        <w:t xml:space="preserve">statistical </w:t>
      </w:r>
      <w:r>
        <w:rPr>
          <w:spacing w:val="-2"/>
        </w:rPr>
        <w:t>agencies</w:t>
      </w:r>
      <w:r>
        <w:rPr>
          <w:spacing w:val="-7"/>
        </w:rPr>
        <w:t xml:space="preserve"> </w:t>
      </w:r>
      <w:r>
        <w:rPr>
          <w:spacing w:val="-2"/>
        </w:rPr>
        <w:t>publishes</w:t>
      </w:r>
      <w:r>
        <w:rPr>
          <w:spacing w:val="-7"/>
        </w:rPr>
        <w:t xml:space="preserve"> </w:t>
      </w:r>
      <w:r>
        <w:rPr>
          <w:spacing w:val="-2"/>
        </w:rPr>
        <w:t>only</w:t>
      </w:r>
      <w:r>
        <w:rPr>
          <w:spacing w:val="-7"/>
        </w:rPr>
        <w:t xml:space="preserve"> </w:t>
      </w:r>
      <w:r>
        <w:rPr>
          <w:spacing w:val="-2"/>
        </w:rPr>
        <w:t>non-consolidated</w:t>
      </w:r>
      <w:r>
        <w:rPr>
          <w:spacing w:val="-7"/>
        </w:rPr>
        <w:t xml:space="preserve"> </w:t>
      </w:r>
      <w:r>
        <w:rPr>
          <w:spacing w:val="-2"/>
        </w:rPr>
        <w:t>accounts</w:t>
      </w:r>
      <w:r>
        <w:rPr>
          <w:spacing w:val="-7"/>
        </w:rPr>
        <w:t xml:space="preserve"> </w:t>
      </w:r>
      <w:r>
        <w:rPr>
          <w:spacing w:val="-2"/>
        </w:rPr>
        <w:t>because</w:t>
      </w:r>
      <w:r>
        <w:rPr>
          <w:spacing w:val="-7"/>
        </w:rPr>
        <w:t xml:space="preserve"> </w:t>
      </w:r>
      <w:r>
        <w:rPr>
          <w:spacing w:val="-2"/>
        </w:rPr>
        <w:t>the</w:t>
      </w:r>
      <w:r>
        <w:rPr>
          <w:spacing w:val="-7"/>
        </w:rPr>
        <w:t xml:space="preserve"> </w:t>
      </w:r>
      <w:r>
        <w:rPr>
          <w:spacing w:val="-2"/>
        </w:rPr>
        <w:t>construction</w:t>
      </w:r>
      <w:r>
        <w:rPr>
          <w:spacing w:val="-7"/>
        </w:rPr>
        <w:t xml:space="preserve"> </w:t>
      </w:r>
      <w:r>
        <w:rPr>
          <w:spacing w:val="-2"/>
        </w:rPr>
        <w:t>of</w:t>
      </w:r>
      <w:r>
        <w:rPr>
          <w:spacing w:val="-7"/>
        </w:rPr>
        <w:t xml:space="preserve"> </w:t>
      </w:r>
      <w:r>
        <w:rPr>
          <w:spacing w:val="-2"/>
        </w:rPr>
        <w:t>consolidated</w:t>
      </w:r>
      <w:r>
        <w:rPr>
          <w:spacing w:val="-7"/>
        </w:rPr>
        <w:t xml:space="preserve"> </w:t>
      </w:r>
      <w:r>
        <w:rPr>
          <w:spacing w:val="-2"/>
        </w:rPr>
        <w:t>account</w:t>
      </w:r>
      <w:r>
        <w:rPr>
          <w:spacing w:val="-7"/>
        </w:rPr>
        <w:t xml:space="preserve"> </w:t>
      </w:r>
      <w:proofErr w:type="gramStart"/>
      <w:r>
        <w:rPr>
          <w:spacing w:val="-2"/>
        </w:rPr>
        <w:t>requires</w:t>
      </w:r>
      <w:proofErr w:type="gramEnd"/>
    </w:p>
    <w:p w14:paraId="3C1DB78A" w14:textId="77777777" w:rsidR="00620CF6" w:rsidRDefault="00620CF6">
      <w:pPr>
        <w:spacing w:line="355" w:lineRule="auto"/>
        <w:jc w:val="both"/>
        <w:sectPr w:rsidR="00620CF6" w:rsidSect="00D60468">
          <w:type w:val="continuous"/>
          <w:pgSz w:w="12240" w:h="15840"/>
          <w:pgMar w:top="1620" w:right="1100" w:bottom="280" w:left="1300" w:header="720" w:footer="720" w:gutter="0"/>
          <w:cols w:space="720"/>
        </w:sectPr>
      </w:pPr>
    </w:p>
    <w:p w14:paraId="5B16ED17" w14:textId="77777777" w:rsidR="00620CF6" w:rsidRDefault="00000000">
      <w:pPr>
        <w:pStyle w:val="BodyText"/>
        <w:spacing w:before="86"/>
        <w:ind w:left="117"/>
        <w:jc w:val="both"/>
      </w:pPr>
      <w:r>
        <w:rPr>
          <w:spacing w:val="-2"/>
        </w:rPr>
        <w:lastRenderedPageBreak/>
        <w:t>knowing who</w:t>
      </w:r>
      <w:r>
        <w:rPr>
          <w:spacing w:val="-1"/>
        </w:rPr>
        <w:t xml:space="preserve"> </w:t>
      </w:r>
      <w:proofErr w:type="gramStart"/>
      <w:r>
        <w:rPr>
          <w:spacing w:val="-2"/>
        </w:rPr>
        <w:t>is the</w:t>
      </w:r>
      <w:r>
        <w:rPr>
          <w:spacing w:val="-1"/>
        </w:rPr>
        <w:t xml:space="preserve"> </w:t>
      </w:r>
      <w:r>
        <w:rPr>
          <w:spacing w:val="-2"/>
        </w:rPr>
        <w:t>sender</w:t>
      </w:r>
      <w:proofErr w:type="gramEnd"/>
      <w:r>
        <w:rPr>
          <w:spacing w:val="-1"/>
        </w:rPr>
        <w:t xml:space="preserve"> </w:t>
      </w:r>
      <w:r>
        <w:rPr>
          <w:spacing w:val="-2"/>
        </w:rPr>
        <w:t>and who</w:t>
      </w:r>
      <w:r>
        <w:rPr>
          <w:spacing w:val="-1"/>
        </w:rPr>
        <w:t xml:space="preserve"> </w:t>
      </w:r>
      <w:r>
        <w:rPr>
          <w:spacing w:val="-2"/>
        </w:rPr>
        <w:t>is</w:t>
      </w:r>
      <w:r>
        <w:rPr>
          <w:spacing w:val="-1"/>
        </w:rPr>
        <w:t xml:space="preserve"> </w:t>
      </w:r>
      <w:r>
        <w:rPr>
          <w:spacing w:val="-2"/>
        </w:rPr>
        <w:t>the recipient</w:t>
      </w:r>
      <w:r>
        <w:rPr>
          <w:spacing w:val="-1"/>
        </w:rPr>
        <w:t xml:space="preserve"> </w:t>
      </w:r>
      <w:r>
        <w:rPr>
          <w:spacing w:val="-2"/>
        </w:rPr>
        <w:t>of</w:t>
      </w:r>
      <w:r>
        <w:rPr>
          <w:spacing w:val="-1"/>
        </w:rPr>
        <w:t xml:space="preserve"> </w:t>
      </w:r>
      <w:r>
        <w:rPr>
          <w:spacing w:val="-2"/>
        </w:rPr>
        <w:t>all transactions.</w:t>
      </w:r>
    </w:p>
    <w:p w14:paraId="199281E5" w14:textId="77777777" w:rsidR="00620CF6" w:rsidRDefault="00000000">
      <w:pPr>
        <w:pStyle w:val="BodyText"/>
        <w:spacing w:before="249" w:line="355" w:lineRule="auto"/>
        <w:ind w:left="117" w:right="315"/>
        <w:jc w:val="both"/>
      </w:pPr>
      <w:r>
        <w:t xml:space="preserve">Table </w:t>
      </w:r>
      <w:hyperlink w:anchor="_bookmark16" w:history="1">
        <w:r>
          <w:rPr>
            <w:color w:val="7F0000"/>
          </w:rPr>
          <w:t>3.2</w:t>
        </w:r>
      </w:hyperlink>
      <w:r>
        <w:rPr>
          <w:color w:val="7F0000"/>
        </w:rPr>
        <w:t xml:space="preserve"> </w:t>
      </w:r>
      <w:r>
        <w:t xml:space="preserve">reports under the column ‘Code’ the consolidation status identifier used in the </w:t>
      </w:r>
      <w:proofErr w:type="spellStart"/>
      <w:r>
        <w:t>varcode</w:t>
      </w:r>
      <w:proofErr w:type="spellEnd"/>
      <w:r>
        <w:t xml:space="preserve"> of the Wealth</w:t>
      </w:r>
      <w:r>
        <w:rPr>
          <w:spacing w:val="-13"/>
        </w:rPr>
        <w:t xml:space="preserve"> </w:t>
      </w:r>
      <w:r>
        <w:t>Topography</w:t>
      </w:r>
      <w:r>
        <w:rPr>
          <w:spacing w:val="-12"/>
        </w:rPr>
        <w:t xml:space="preserve"> </w:t>
      </w:r>
      <w:r>
        <w:t>while</w:t>
      </w:r>
      <w:r>
        <w:rPr>
          <w:spacing w:val="-13"/>
        </w:rPr>
        <w:t xml:space="preserve"> </w:t>
      </w:r>
      <w:r>
        <w:t>the</w:t>
      </w:r>
      <w:r>
        <w:rPr>
          <w:spacing w:val="-12"/>
        </w:rPr>
        <w:t xml:space="preserve"> </w:t>
      </w:r>
      <w:r>
        <w:t>column</w:t>
      </w:r>
      <w:r>
        <w:rPr>
          <w:spacing w:val="-13"/>
        </w:rPr>
        <w:t xml:space="preserve"> </w:t>
      </w:r>
      <w:r>
        <w:t>‘Description’</w:t>
      </w:r>
      <w:r>
        <w:rPr>
          <w:spacing w:val="-12"/>
        </w:rPr>
        <w:t xml:space="preserve"> </w:t>
      </w:r>
      <w:r>
        <w:t>reports</w:t>
      </w:r>
      <w:r>
        <w:rPr>
          <w:spacing w:val="-13"/>
        </w:rPr>
        <w:t xml:space="preserve"> </w:t>
      </w:r>
      <w:r>
        <w:t>a</w:t>
      </w:r>
      <w:r>
        <w:rPr>
          <w:spacing w:val="-12"/>
        </w:rPr>
        <w:t xml:space="preserve"> </w:t>
      </w:r>
      <w:r>
        <w:t>detailed,</w:t>
      </w:r>
      <w:r>
        <w:rPr>
          <w:spacing w:val="-13"/>
        </w:rPr>
        <w:t xml:space="preserve"> </w:t>
      </w:r>
      <w:r>
        <w:t>non-technical</w:t>
      </w:r>
      <w:r>
        <w:rPr>
          <w:spacing w:val="-12"/>
        </w:rPr>
        <w:t xml:space="preserve"> </w:t>
      </w:r>
      <w:r>
        <w:t>description.</w:t>
      </w:r>
      <w:r>
        <w:rPr>
          <w:spacing w:val="-9"/>
        </w:rPr>
        <w:t xml:space="preserve"> </w:t>
      </w:r>
      <w:r>
        <w:t>If</w:t>
      </w:r>
      <w:r>
        <w:rPr>
          <w:spacing w:val="-13"/>
        </w:rPr>
        <w:t xml:space="preserve"> </w:t>
      </w:r>
      <w:r>
        <w:t>a</w:t>
      </w:r>
      <w:r>
        <w:rPr>
          <w:spacing w:val="-12"/>
        </w:rPr>
        <w:t xml:space="preserve"> </w:t>
      </w:r>
      <w:r>
        <w:t xml:space="preserve">source </w:t>
      </w:r>
      <w:r>
        <w:rPr>
          <w:spacing w:val="-2"/>
        </w:rPr>
        <w:t>in</w:t>
      </w:r>
      <w:r>
        <w:rPr>
          <w:spacing w:val="-10"/>
        </w:rPr>
        <w:t xml:space="preserve"> </w:t>
      </w:r>
      <w:r>
        <w:rPr>
          <w:spacing w:val="-2"/>
        </w:rPr>
        <w:t>the</w:t>
      </w:r>
      <w:r>
        <w:rPr>
          <w:spacing w:val="-10"/>
        </w:rPr>
        <w:t xml:space="preserve"> </w:t>
      </w:r>
      <w:r>
        <w:rPr>
          <w:spacing w:val="-2"/>
        </w:rPr>
        <w:t>Wealth</w:t>
      </w:r>
      <w:r>
        <w:rPr>
          <w:spacing w:val="-10"/>
        </w:rPr>
        <w:t xml:space="preserve"> </w:t>
      </w:r>
      <w:r>
        <w:rPr>
          <w:spacing w:val="-2"/>
        </w:rPr>
        <w:t>Topography</w:t>
      </w:r>
      <w:r>
        <w:rPr>
          <w:spacing w:val="-10"/>
        </w:rPr>
        <w:t xml:space="preserve"> </w:t>
      </w:r>
      <w:r>
        <w:rPr>
          <w:spacing w:val="-2"/>
        </w:rPr>
        <w:t>does</w:t>
      </w:r>
      <w:r>
        <w:rPr>
          <w:spacing w:val="-10"/>
        </w:rPr>
        <w:t xml:space="preserve"> </w:t>
      </w:r>
      <w:r>
        <w:rPr>
          <w:spacing w:val="-2"/>
        </w:rPr>
        <w:t>not</w:t>
      </w:r>
      <w:r>
        <w:rPr>
          <w:spacing w:val="-9"/>
        </w:rPr>
        <w:t xml:space="preserve"> </w:t>
      </w:r>
      <w:r>
        <w:rPr>
          <w:spacing w:val="-2"/>
        </w:rPr>
        <w:t>provide</w:t>
      </w:r>
      <w:r>
        <w:rPr>
          <w:spacing w:val="-10"/>
        </w:rPr>
        <w:t xml:space="preserve"> </w:t>
      </w:r>
      <w:r>
        <w:rPr>
          <w:spacing w:val="-2"/>
        </w:rPr>
        <w:t>any</w:t>
      </w:r>
      <w:r>
        <w:rPr>
          <w:spacing w:val="-10"/>
        </w:rPr>
        <w:t xml:space="preserve"> </w:t>
      </w:r>
      <w:r>
        <w:rPr>
          <w:spacing w:val="-2"/>
        </w:rPr>
        <w:t>information</w:t>
      </w:r>
      <w:r>
        <w:rPr>
          <w:spacing w:val="-10"/>
        </w:rPr>
        <w:t xml:space="preserve"> </w:t>
      </w:r>
      <w:r>
        <w:rPr>
          <w:spacing w:val="-2"/>
        </w:rPr>
        <w:t>about</w:t>
      </w:r>
      <w:r>
        <w:rPr>
          <w:spacing w:val="-10"/>
        </w:rPr>
        <w:t xml:space="preserve"> </w:t>
      </w:r>
      <w:proofErr w:type="spellStart"/>
      <w:r>
        <w:rPr>
          <w:spacing w:val="-2"/>
        </w:rPr>
        <w:t>about</w:t>
      </w:r>
      <w:proofErr w:type="spellEnd"/>
      <w:r>
        <w:rPr>
          <w:spacing w:val="-9"/>
        </w:rPr>
        <w:t xml:space="preserve"> </w:t>
      </w:r>
      <w:r>
        <w:rPr>
          <w:spacing w:val="-2"/>
        </w:rPr>
        <w:t>the</w:t>
      </w:r>
      <w:r>
        <w:rPr>
          <w:spacing w:val="-10"/>
        </w:rPr>
        <w:t xml:space="preserve"> </w:t>
      </w:r>
      <w:r>
        <w:rPr>
          <w:spacing w:val="-2"/>
        </w:rPr>
        <w:t>consolidation</w:t>
      </w:r>
      <w:r>
        <w:rPr>
          <w:spacing w:val="-10"/>
        </w:rPr>
        <w:t xml:space="preserve"> </w:t>
      </w:r>
      <w:r>
        <w:rPr>
          <w:spacing w:val="-2"/>
        </w:rPr>
        <w:t>status,</w:t>
      </w:r>
      <w:r>
        <w:rPr>
          <w:spacing w:val="-8"/>
        </w:rPr>
        <w:t xml:space="preserve"> </w:t>
      </w:r>
      <w:r>
        <w:rPr>
          <w:spacing w:val="-2"/>
        </w:rPr>
        <w:t>we</w:t>
      </w:r>
      <w:r>
        <w:rPr>
          <w:spacing w:val="-10"/>
        </w:rPr>
        <w:t xml:space="preserve"> </w:t>
      </w:r>
      <w:r>
        <w:rPr>
          <w:spacing w:val="-2"/>
        </w:rPr>
        <w:t xml:space="preserve">classify </w:t>
      </w:r>
      <w:r>
        <w:t>them simply as ‘Aggregate’.</w:t>
      </w:r>
    </w:p>
    <w:p w14:paraId="248DEF4E" w14:textId="77777777" w:rsidR="00620CF6" w:rsidRDefault="00000000">
      <w:pPr>
        <w:pStyle w:val="BodyText"/>
        <w:spacing w:before="157"/>
        <w:ind w:left="2427" w:right="2625"/>
        <w:jc w:val="center"/>
      </w:pPr>
      <w:bookmarkStart w:id="355" w:name="_bookmark16"/>
      <w:bookmarkEnd w:id="355"/>
      <w:r>
        <w:t>Table</w:t>
      </w:r>
      <w:r>
        <w:rPr>
          <w:spacing w:val="-3"/>
        </w:rPr>
        <w:t xml:space="preserve"> </w:t>
      </w:r>
      <w:r>
        <w:t>3.2:</w:t>
      </w:r>
      <w:r>
        <w:rPr>
          <w:spacing w:val="14"/>
        </w:rPr>
        <w:t xml:space="preserve"> </w:t>
      </w:r>
      <w:r>
        <w:t>Wealth</w:t>
      </w:r>
      <w:r>
        <w:rPr>
          <w:spacing w:val="-3"/>
        </w:rPr>
        <w:t xml:space="preserve"> </w:t>
      </w:r>
      <w:r>
        <w:t>Topography:</w:t>
      </w:r>
      <w:r>
        <w:rPr>
          <w:spacing w:val="14"/>
        </w:rPr>
        <w:t xml:space="preserve"> </w:t>
      </w:r>
      <w:r>
        <w:t>Variable</w:t>
      </w:r>
      <w:r>
        <w:rPr>
          <w:spacing w:val="-2"/>
        </w:rPr>
        <w:t xml:space="preserve"> </w:t>
      </w:r>
      <w:r>
        <w:rPr>
          <w:spacing w:val="-4"/>
        </w:rPr>
        <w:t>Type</w:t>
      </w:r>
    </w:p>
    <w:p w14:paraId="74225741" w14:textId="77777777" w:rsidR="00620CF6" w:rsidRDefault="00620CF6">
      <w:pPr>
        <w:pStyle w:val="BodyText"/>
        <w:spacing w:before="10"/>
        <w:rPr>
          <w:sz w:val="28"/>
        </w:rPr>
      </w:pPr>
    </w:p>
    <w:tbl>
      <w:tblPr>
        <w:tblW w:w="0" w:type="auto"/>
        <w:tblInd w:w="216" w:type="dxa"/>
        <w:tblLayout w:type="fixed"/>
        <w:tblCellMar>
          <w:left w:w="0" w:type="dxa"/>
          <w:right w:w="0" w:type="dxa"/>
        </w:tblCellMar>
        <w:tblLook w:val="01E0" w:firstRow="1" w:lastRow="1" w:firstColumn="1" w:lastColumn="1" w:noHBand="0" w:noVBand="0"/>
      </w:tblPr>
      <w:tblGrid>
        <w:gridCol w:w="747"/>
        <w:gridCol w:w="2549"/>
        <w:gridCol w:w="5927"/>
      </w:tblGrid>
      <w:tr w:rsidR="00620CF6" w14:paraId="1AA36F2E" w14:textId="77777777">
        <w:trPr>
          <w:trHeight w:val="486"/>
        </w:trPr>
        <w:tc>
          <w:tcPr>
            <w:tcW w:w="747" w:type="dxa"/>
            <w:tcBorders>
              <w:top w:val="single" w:sz="8" w:space="0" w:color="000000"/>
              <w:bottom w:val="single" w:sz="4" w:space="0" w:color="000000"/>
            </w:tcBorders>
          </w:tcPr>
          <w:p w14:paraId="647A433C" w14:textId="77777777" w:rsidR="00620CF6" w:rsidRDefault="00000000">
            <w:pPr>
              <w:pStyle w:val="TableParagraph"/>
              <w:spacing w:before="123"/>
              <w:rPr>
                <w:sz w:val="20"/>
              </w:rPr>
            </w:pPr>
            <w:r>
              <w:rPr>
                <w:spacing w:val="-4"/>
                <w:sz w:val="20"/>
              </w:rPr>
              <w:t>Code</w:t>
            </w:r>
          </w:p>
        </w:tc>
        <w:tc>
          <w:tcPr>
            <w:tcW w:w="2549" w:type="dxa"/>
            <w:tcBorders>
              <w:top w:val="single" w:sz="8" w:space="0" w:color="000000"/>
              <w:bottom w:val="single" w:sz="4" w:space="0" w:color="000000"/>
            </w:tcBorders>
          </w:tcPr>
          <w:p w14:paraId="417240EB" w14:textId="77777777" w:rsidR="00620CF6" w:rsidRDefault="00000000">
            <w:pPr>
              <w:pStyle w:val="TableParagraph"/>
              <w:spacing w:before="123"/>
              <w:ind w:left="178"/>
              <w:rPr>
                <w:sz w:val="20"/>
              </w:rPr>
            </w:pPr>
            <w:r>
              <w:rPr>
                <w:spacing w:val="-5"/>
                <w:sz w:val="20"/>
              </w:rPr>
              <w:t>Consolidation</w:t>
            </w:r>
            <w:r>
              <w:rPr>
                <w:spacing w:val="18"/>
                <w:sz w:val="20"/>
              </w:rPr>
              <w:t xml:space="preserve"> </w:t>
            </w:r>
            <w:r>
              <w:rPr>
                <w:spacing w:val="-2"/>
                <w:sz w:val="20"/>
              </w:rPr>
              <w:t>status</w:t>
            </w:r>
          </w:p>
        </w:tc>
        <w:tc>
          <w:tcPr>
            <w:tcW w:w="5927" w:type="dxa"/>
            <w:tcBorders>
              <w:top w:val="single" w:sz="8" w:space="0" w:color="000000"/>
              <w:bottom w:val="single" w:sz="4" w:space="0" w:color="000000"/>
            </w:tcBorders>
          </w:tcPr>
          <w:p w14:paraId="57315555" w14:textId="77777777" w:rsidR="00620CF6" w:rsidRDefault="00000000">
            <w:pPr>
              <w:pStyle w:val="TableParagraph"/>
              <w:spacing w:before="123"/>
              <w:ind w:left="136"/>
              <w:rPr>
                <w:sz w:val="20"/>
              </w:rPr>
            </w:pPr>
            <w:r>
              <w:rPr>
                <w:spacing w:val="-2"/>
                <w:sz w:val="20"/>
              </w:rPr>
              <w:t>Description</w:t>
            </w:r>
          </w:p>
        </w:tc>
      </w:tr>
      <w:tr w:rsidR="00620CF6" w14:paraId="44542BDA" w14:textId="77777777">
        <w:trPr>
          <w:trHeight w:val="450"/>
        </w:trPr>
        <w:tc>
          <w:tcPr>
            <w:tcW w:w="747" w:type="dxa"/>
            <w:tcBorders>
              <w:top w:val="single" w:sz="4" w:space="0" w:color="000000"/>
            </w:tcBorders>
            <w:shd w:val="clear" w:color="auto" w:fill="F7F7F7"/>
          </w:tcPr>
          <w:p w14:paraId="0AECEE43" w14:textId="77777777" w:rsidR="00620CF6" w:rsidRDefault="00000000">
            <w:pPr>
              <w:pStyle w:val="TableParagraph"/>
              <w:spacing w:before="125"/>
              <w:rPr>
                <w:sz w:val="20"/>
              </w:rPr>
            </w:pPr>
            <w:proofErr w:type="spellStart"/>
            <w:r>
              <w:rPr>
                <w:spacing w:val="-5"/>
                <w:sz w:val="20"/>
              </w:rPr>
              <w:t>agc</w:t>
            </w:r>
            <w:proofErr w:type="spellEnd"/>
          </w:p>
        </w:tc>
        <w:tc>
          <w:tcPr>
            <w:tcW w:w="2549" w:type="dxa"/>
            <w:tcBorders>
              <w:top w:val="single" w:sz="4" w:space="0" w:color="000000"/>
            </w:tcBorders>
            <w:shd w:val="clear" w:color="auto" w:fill="F7F7F7"/>
          </w:tcPr>
          <w:p w14:paraId="3E7D3CCF" w14:textId="77777777" w:rsidR="00620CF6" w:rsidRDefault="00000000">
            <w:pPr>
              <w:pStyle w:val="TableParagraph"/>
              <w:spacing w:before="125"/>
              <w:ind w:left="178"/>
              <w:rPr>
                <w:sz w:val="20"/>
              </w:rPr>
            </w:pPr>
            <w:r>
              <w:rPr>
                <w:spacing w:val="-4"/>
                <w:sz w:val="20"/>
              </w:rPr>
              <w:t>Aggregate</w:t>
            </w:r>
            <w:r>
              <w:rPr>
                <w:spacing w:val="5"/>
                <w:sz w:val="20"/>
              </w:rPr>
              <w:t xml:space="preserve"> </w:t>
            </w:r>
            <w:r>
              <w:rPr>
                <w:spacing w:val="-2"/>
                <w:sz w:val="20"/>
              </w:rPr>
              <w:t>(Consolidated)</w:t>
            </w:r>
          </w:p>
        </w:tc>
        <w:tc>
          <w:tcPr>
            <w:tcW w:w="5927" w:type="dxa"/>
            <w:tcBorders>
              <w:top w:val="single" w:sz="4" w:space="0" w:color="000000"/>
            </w:tcBorders>
            <w:shd w:val="clear" w:color="auto" w:fill="F7F7F7"/>
          </w:tcPr>
          <w:p w14:paraId="65929B14" w14:textId="77777777" w:rsidR="00620CF6" w:rsidRDefault="00000000">
            <w:pPr>
              <w:pStyle w:val="TableParagraph"/>
              <w:spacing w:before="125"/>
              <w:ind w:left="136"/>
              <w:rPr>
                <w:sz w:val="20"/>
              </w:rPr>
            </w:pPr>
            <w:r>
              <w:rPr>
                <w:spacing w:val="-2"/>
                <w:sz w:val="20"/>
              </w:rPr>
              <w:t>Aggregate</w:t>
            </w:r>
            <w:r>
              <w:rPr>
                <w:spacing w:val="1"/>
                <w:sz w:val="20"/>
              </w:rPr>
              <w:t xml:space="preserve"> </w:t>
            </w:r>
            <w:r>
              <w:rPr>
                <w:spacing w:val="-2"/>
                <w:sz w:val="20"/>
              </w:rPr>
              <w:t>value</w:t>
            </w:r>
            <w:r>
              <w:rPr>
                <w:spacing w:val="2"/>
                <w:sz w:val="20"/>
              </w:rPr>
              <w:t xml:space="preserve"> </w:t>
            </w:r>
            <w:r>
              <w:rPr>
                <w:spacing w:val="-2"/>
                <w:sz w:val="20"/>
              </w:rPr>
              <w:t>for</w:t>
            </w:r>
            <w:r>
              <w:rPr>
                <w:spacing w:val="1"/>
                <w:sz w:val="20"/>
              </w:rPr>
              <w:t xml:space="preserve"> </w:t>
            </w:r>
            <w:r>
              <w:rPr>
                <w:spacing w:val="-2"/>
                <w:sz w:val="20"/>
              </w:rPr>
              <w:t>a</w:t>
            </w:r>
            <w:r>
              <w:rPr>
                <w:spacing w:val="2"/>
                <w:sz w:val="20"/>
              </w:rPr>
              <w:t xml:space="preserve"> </w:t>
            </w:r>
            <w:r>
              <w:rPr>
                <w:spacing w:val="-2"/>
                <w:sz w:val="20"/>
              </w:rPr>
              <w:t>given</w:t>
            </w:r>
            <w:r>
              <w:rPr>
                <w:spacing w:val="2"/>
                <w:sz w:val="20"/>
              </w:rPr>
              <w:t xml:space="preserve"> </w:t>
            </w:r>
            <w:r>
              <w:rPr>
                <w:spacing w:val="-2"/>
                <w:sz w:val="20"/>
              </w:rPr>
              <w:t>institutional</w:t>
            </w:r>
            <w:r>
              <w:rPr>
                <w:spacing w:val="1"/>
                <w:sz w:val="20"/>
              </w:rPr>
              <w:t xml:space="preserve"> </w:t>
            </w:r>
            <w:r>
              <w:rPr>
                <w:spacing w:val="-2"/>
                <w:sz w:val="20"/>
              </w:rPr>
              <w:t>sector</w:t>
            </w:r>
            <w:r>
              <w:rPr>
                <w:spacing w:val="2"/>
                <w:sz w:val="20"/>
              </w:rPr>
              <w:t xml:space="preserve"> </w:t>
            </w:r>
            <w:r>
              <w:rPr>
                <w:spacing w:val="-2"/>
                <w:sz w:val="20"/>
              </w:rPr>
              <w:t>for</w:t>
            </w:r>
            <w:r>
              <w:rPr>
                <w:spacing w:val="2"/>
                <w:sz w:val="20"/>
              </w:rPr>
              <w:t xml:space="preserve"> </w:t>
            </w:r>
            <w:r>
              <w:rPr>
                <w:spacing w:val="-2"/>
                <w:sz w:val="20"/>
              </w:rPr>
              <w:t>which</w:t>
            </w:r>
          </w:p>
        </w:tc>
      </w:tr>
      <w:tr w:rsidR="00620CF6" w14:paraId="2978DA10" w14:textId="77777777">
        <w:trPr>
          <w:trHeight w:val="398"/>
        </w:trPr>
        <w:tc>
          <w:tcPr>
            <w:tcW w:w="747" w:type="dxa"/>
            <w:shd w:val="clear" w:color="auto" w:fill="F7F7F7"/>
          </w:tcPr>
          <w:p w14:paraId="6C231F03" w14:textId="77777777" w:rsidR="00620CF6" w:rsidRDefault="00620CF6">
            <w:pPr>
              <w:pStyle w:val="TableParagraph"/>
              <w:spacing w:before="0"/>
              <w:ind w:left="0"/>
              <w:rPr>
                <w:rFonts w:ascii="Times New Roman"/>
                <w:sz w:val="18"/>
              </w:rPr>
            </w:pPr>
          </w:p>
        </w:tc>
        <w:tc>
          <w:tcPr>
            <w:tcW w:w="2549" w:type="dxa"/>
            <w:shd w:val="clear" w:color="auto" w:fill="F7F7F7"/>
          </w:tcPr>
          <w:p w14:paraId="1A69A79C" w14:textId="77777777" w:rsidR="00620CF6" w:rsidRDefault="00620CF6">
            <w:pPr>
              <w:pStyle w:val="TableParagraph"/>
              <w:spacing w:before="0"/>
              <w:ind w:left="0"/>
              <w:rPr>
                <w:rFonts w:ascii="Times New Roman"/>
                <w:sz w:val="18"/>
              </w:rPr>
            </w:pPr>
          </w:p>
        </w:tc>
        <w:tc>
          <w:tcPr>
            <w:tcW w:w="5927" w:type="dxa"/>
            <w:shd w:val="clear" w:color="auto" w:fill="F7F7F7"/>
          </w:tcPr>
          <w:p w14:paraId="624FC657" w14:textId="77777777" w:rsidR="00620CF6" w:rsidRDefault="00000000">
            <w:pPr>
              <w:pStyle w:val="TableParagraph"/>
              <w:spacing w:before="72"/>
              <w:ind w:left="136"/>
              <w:rPr>
                <w:sz w:val="20"/>
              </w:rPr>
            </w:pPr>
            <w:r>
              <w:rPr>
                <w:sz w:val="20"/>
              </w:rPr>
              <w:t>transactions</w:t>
            </w:r>
            <w:r>
              <w:rPr>
                <w:spacing w:val="-2"/>
                <w:sz w:val="20"/>
              </w:rPr>
              <w:t xml:space="preserve"> </w:t>
            </w:r>
            <w:r>
              <w:rPr>
                <w:sz w:val="20"/>
              </w:rPr>
              <w:t>that</w:t>
            </w:r>
            <w:r>
              <w:rPr>
                <w:spacing w:val="-2"/>
                <w:sz w:val="20"/>
              </w:rPr>
              <w:t xml:space="preserve"> </w:t>
            </w:r>
            <w:r>
              <w:rPr>
                <w:sz w:val="20"/>
              </w:rPr>
              <w:t>occur</w:t>
            </w:r>
            <w:r>
              <w:rPr>
                <w:spacing w:val="-2"/>
                <w:sz w:val="20"/>
              </w:rPr>
              <w:t xml:space="preserve"> </w:t>
            </w:r>
            <w:r>
              <w:rPr>
                <w:sz w:val="20"/>
              </w:rPr>
              <w:t>between</w:t>
            </w:r>
            <w:r>
              <w:rPr>
                <w:spacing w:val="-1"/>
                <w:sz w:val="20"/>
              </w:rPr>
              <w:t xml:space="preserve"> </w:t>
            </w:r>
            <w:r>
              <w:rPr>
                <w:sz w:val="20"/>
              </w:rPr>
              <w:t>units</w:t>
            </w:r>
            <w:r>
              <w:rPr>
                <w:spacing w:val="-2"/>
                <w:sz w:val="20"/>
              </w:rPr>
              <w:t xml:space="preserve"> </w:t>
            </w:r>
            <w:r>
              <w:rPr>
                <w:sz w:val="20"/>
              </w:rPr>
              <w:t>within</w:t>
            </w:r>
            <w:r>
              <w:rPr>
                <w:spacing w:val="-2"/>
                <w:sz w:val="20"/>
              </w:rPr>
              <w:t xml:space="preserve"> </w:t>
            </w:r>
            <w:r>
              <w:rPr>
                <w:sz w:val="20"/>
              </w:rPr>
              <w:t>the</w:t>
            </w:r>
            <w:r>
              <w:rPr>
                <w:spacing w:val="-1"/>
                <w:sz w:val="20"/>
              </w:rPr>
              <w:t xml:space="preserve"> </w:t>
            </w:r>
            <w:r>
              <w:rPr>
                <w:sz w:val="20"/>
              </w:rPr>
              <w:t>same</w:t>
            </w:r>
            <w:r>
              <w:rPr>
                <w:spacing w:val="-2"/>
                <w:sz w:val="20"/>
              </w:rPr>
              <w:t xml:space="preserve"> </w:t>
            </w:r>
            <w:r>
              <w:rPr>
                <w:sz w:val="20"/>
              </w:rPr>
              <w:t>sector</w:t>
            </w:r>
            <w:r>
              <w:rPr>
                <w:spacing w:val="-2"/>
                <w:sz w:val="20"/>
              </w:rPr>
              <w:t xml:space="preserve"> </w:t>
            </w:r>
            <w:r>
              <w:rPr>
                <w:spacing w:val="-5"/>
                <w:sz w:val="20"/>
              </w:rPr>
              <w:t>are</w:t>
            </w:r>
          </w:p>
        </w:tc>
      </w:tr>
      <w:tr w:rsidR="00620CF6" w14:paraId="29BCEA34" w14:textId="77777777">
        <w:trPr>
          <w:trHeight w:val="402"/>
        </w:trPr>
        <w:tc>
          <w:tcPr>
            <w:tcW w:w="747" w:type="dxa"/>
            <w:shd w:val="clear" w:color="auto" w:fill="F7F7F7"/>
          </w:tcPr>
          <w:p w14:paraId="1C526537" w14:textId="77777777" w:rsidR="00620CF6" w:rsidRDefault="00620CF6">
            <w:pPr>
              <w:pStyle w:val="TableParagraph"/>
              <w:spacing w:before="0"/>
              <w:ind w:left="0"/>
              <w:rPr>
                <w:rFonts w:ascii="Times New Roman"/>
                <w:sz w:val="18"/>
              </w:rPr>
            </w:pPr>
          </w:p>
        </w:tc>
        <w:tc>
          <w:tcPr>
            <w:tcW w:w="2549" w:type="dxa"/>
            <w:shd w:val="clear" w:color="auto" w:fill="F7F7F7"/>
          </w:tcPr>
          <w:p w14:paraId="2001BACF" w14:textId="77777777" w:rsidR="00620CF6" w:rsidRDefault="00620CF6">
            <w:pPr>
              <w:pStyle w:val="TableParagraph"/>
              <w:spacing w:before="0"/>
              <w:ind w:left="0"/>
              <w:rPr>
                <w:rFonts w:ascii="Times New Roman"/>
                <w:sz w:val="18"/>
              </w:rPr>
            </w:pPr>
          </w:p>
        </w:tc>
        <w:tc>
          <w:tcPr>
            <w:tcW w:w="5927" w:type="dxa"/>
            <w:shd w:val="clear" w:color="auto" w:fill="F7F7F7"/>
          </w:tcPr>
          <w:p w14:paraId="7D686A24" w14:textId="77777777" w:rsidR="00620CF6" w:rsidRDefault="00000000">
            <w:pPr>
              <w:pStyle w:val="TableParagraph"/>
              <w:spacing w:before="72"/>
              <w:ind w:left="136"/>
              <w:rPr>
                <w:sz w:val="20"/>
              </w:rPr>
            </w:pPr>
            <w:r>
              <w:rPr>
                <w:spacing w:val="-2"/>
                <w:sz w:val="20"/>
              </w:rPr>
              <w:t>eliminated.</w:t>
            </w:r>
          </w:p>
        </w:tc>
      </w:tr>
      <w:tr w:rsidR="00620CF6" w14:paraId="0AB48847" w14:textId="77777777">
        <w:trPr>
          <w:trHeight w:val="394"/>
        </w:trPr>
        <w:tc>
          <w:tcPr>
            <w:tcW w:w="747" w:type="dxa"/>
          </w:tcPr>
          <w:p w14:paraId="4F71A1EF" w14:textId="77777777" w:rsidR="00620CF6" w:rsidRDefault="00000000">
            <w:pPr>
              <w:pStyle w:val="TableParagraph"/>
              <w:rPr>
                <w:sz w:val="20"/>
              </w:rPr>
            </w:pPr>
            <w:proofErr w:type="spellStart"/>
            <w:r>
              <w:rPr>
                <w:spacing w:val="-5"/>
                <w:sz w:val="20"/>
              </w:rPr>
              <w:t>agn</w:t>
            </w:r>
            <w:proofErr w:type="spellEnd"/>
          </w:p>
        </w:tc>
        <w:tc>
          <w:tcPr>
            <w:tcW w:w="2549" w:type="dxa"/>
          </w:tcPr>
          <w:p w14:paraId="555E2DE2" w14:textId="77777777" w:rsidR="00620CF6" w:rsidRDefault="00000000">
            <w:pPr>
              <w:pStyle w:val="TableParagraph"/>
              <w:ind w:left="178"/>
              <w:rPr>
                <w:sz w:val="20"/>
              </w:rPr>
            </w:pPr>
            <w:r>
              <w:rPr>
                <w:spacing w:val="-2"/>
                <w:sz w:val="20"/>
              </w:rPr>
              <w:t>Aggregate</w:t>
            </w:r>
          </w:p>
        </w:tc>
        <w:tc>
          <w:tcPr>
            <w:tcW w:w="5927" w:type="dxa"/>
          </w:tcPr>
          <w:p w14:paraId="19130BB3" w14:textId="77777777" w:rsidR="00620CF6" w:rsidRDefault="00000000">
            <w:pPr>
              <w:pStyle w:val="TableParagraph"/>
              <w:ind w:left="136"/>
              <w:rPr>
                <w:sz w:val="20"/>
              </w:rPr>
            </w:pPr>
            <w:r>
              <w:rPr>
                <w:spacing w:val="-2"/>
                <w:sz w:val="20"/>
              </w:rPr>
              <w:t>Aggregate</w:t>
            </w:r>
            <w:r>
              <w:rPr>
                <w:spacing w:val="1"/>
                <w:sz w:val="20"/>
              </w:rPr>
              <w:t xml:space="preserve"> </w:t>
            </w:r>
            <w:r>
              <w:rPr>
                <w:spacing w:val="-2"/>
                <w:sz w:val="20"/>
              </w:rPr>
              <w:t>value</w:t>
            </w:r>
            <w:r>
              <w:rPr>
                <w:spacing w:val="2"/>
                <w:sz w:val="20"/>
              </w:rPr>
              <w:t xml:space="preserve"> </w:t>
            </w:r>
            <w:r>
              <w:rPr>
                <w:spacing w:val="-2"/>
                <w:sz w:val="20"/>
              </w:rPr>
              <w:t>for</w:t>
            </w:r>
            <w:r>
              <w:rPr>
                <w:spacing w:val="1"/>
                <w:sz w:val="20"/>
              </w:rPr>
              <w:t xml:space="preserve"> </w:t>
            </w:r>
            <w:r>
              <w:rPr>
                <w:spacing w:val="-2"/>
                <w:sz w:val="20"/>
              </w:rPr>
              <w:t>a</w:t>
            </w:r>
            <w:r>
              <w:rPr>
                <w:spacing w:val="2"/>
                <w:sz w:val="20"/>
              </w:rPr>
              <w:t xml:space="preserve"> </w:t>
            </w:r>
            <w:r>
              <w:rPr>
                <w:spacing w:val="-2"/>
                <w:sz w:val="20"/>
              </w:rPr>
              <w:t>given</w:t>
            </w:r>
            <w:r>
              <w:rPr>
                <w:spacing w:val="2"/>
                <w:sz w:val="20"/>
              </w:rPr>
              <w:t xml:space="preserve"> </w:t>
            </w:r>
            <w:r>
              <w:rPr>
                <w:spacing w:val="-2"/>
                <w:sz w:val="20"/>
              </w:rPr>
              <w:t>institutional</w:t>
            </w:r>
            <w:r>
              <w:rPr>
                <w:spacing w:val="1"/>
                <w:sz w:val="20"/>
              </w:rPr>
              <w:t xml:space="preserve"> </w:t>
            </w:r>
            <w:r>
              <w:rPr>
                <w:spacing w:val="-2"/>
                <w:sz w:val="20"/>
              </w:rPr>
              <w:t>sector</w:t>
            </w:r>
            <w:r>
              <w:rPr>
                <w:spacing w:val="2"/>
                <w:sz w:val="20"/>
              </w:rPr>
              <w:t xml:space="preserve"> </w:t>
            </w:r>
            <w:r>
              <w:rPr>
                <w:spacing w:val="-2"/>
                <w:sz w:val="20"/>
              </w:rPr>
              <w:t>for</w:t>
            </w:r>
            <w:r>
              <w:rPr>
                <w:spacing w:val="2"/>
                <w:sz w:val="20"/>
              </w:rPr>
              <w:t xml:space="preserve"> </w:t>
            </w:r>
            <w:r>
              <w:rPr>
                <w:spacing w:val="-2"/>
                <w:sz w:val="20"/>
              </w:rPr>
              <w:t>which</w:t>
            </w:r>
          </w:p>
        </w:tc>
      </w:tr>
      <w:tr w:rsidR="00620CF6" w14:paraId="7D4B54AA" w14:textId="77777777">
        <w:trPr>
          <w:trHeight w:val="398"/>
        </w:trPr>
        <w:tc>
          <w:tcPr>
            <w:tcW w:w="747" w:type="dxa"/>
          </w:tcPr>
          <w:p w14:paraId="4ADCD2C0" w14:textId="77777777" w:rsidR="00620CF6" w:rsidRDefault="00620CF6">
            <w:pPr>
              <w:pStyle w:val="TableParagraph"/>
              <w:spacing w:before="0"/>
              <w:ind w:left="0"/>
              <w:rPr>
                <w:rFonts w:ascii="Times New Roman"/>
                <w:sz w:val="18"/>
              </w:rPr>
            </w:pPr>
          </w:p>
        </w:tc>
        <w:tc>
          <w:tcPr>
            <w:tcW w:w="2549" w:type="dxa"/>
          </w:tcPr>
          <w:p w14:paraId="148DEA1E" w14:textId="77777777" w:rsidR="00620CF6" w:rsidRDefault="00000000">
            <w:pPr>
              <w:pStyle w:val="TableParagraph"/>
              <w:spacing w:before="72"/>
              <w:ind w:left="178"/>
              <w:rPr>
                <w:sz w:val="20"/>
              </w:rPr>
            </w:pPr>
            <w:r>
              <w:rPr>
                <w:spacing w:val="-6"/>
                <w:sz w:val="20"/>
              </w:rPr>
              <w:t>(Non-</w:t>
            </w:r>
            <w:r>
              <w:rPr>
                <w:spacing w:val="-2"/>
                <w:sz w:val="20"/>
              </w:rPr>
              <w:t>consolidated)</w:t>
            </w:r>
          </w:p>
        </w:tc>
        <w:tc>
          <w:tcPr>
            <w:tcW w:w="5927" w:type="dxa"/>
          </w:tcPr>
          <w:p w14:paraId="235B36A0" w14:textId="77777777" w:rsidR="00620CF6" w:rsidRDefault="00000000">
            <w:pPr>
              <w:pStyle w:val="TableParagraph"/>
              <w:spacing w:before="72"/>
              <w:ind w:left="136"/>
              <w:rPr>
                <w:sz w:val="20"/>
              </w:rPr>
            </w:pPr>
            <w:r>
              <w:rPr>
                <w:sz w:val="20"/>
              </w:rPr>
              <w:t>transactions</w:t>
            </w:r>
            <w:r>
              <w:rPr>
                <w:spacing w:val="-2"/>
                <w:sz w:val="20"/>
              </w:rPr>
              <w:t xml:space="preserve"> </w:t>
            </w:r>
            <w:r>
              <w:rPr>
                <w:sz w:val="20"/>
              </w:rPr>
              <w:t>that</w:t>
            </w:r>
            <w:r>
              <w:rPr>
                <w:spacing w:val="-2"/>
                <w:sz w:val="20"/>
              </w:rPr>
              <w:t xml:space="preserve"> </w:t>
            </w:r>
            <w:r>
              <w:rPr>
                <w:sz w:val="20"/>
              </w:rPr>
              <w:t>occur</w:t>
            </w:r>
            <w:r>
              <w:rPr>
                <w:spacing w:val="-2"/>
                <w:sz w:val="20"/>
              </w:rPr>
              <w:t xml:space="preserve"> </w:t>
            </w:r>
            <w:r>
              <w:rPr>
                <w:sz w:val="20"/>
              </w:rPr>
              <w:t>between</w:t>
            </w:r>
            <w:r>
              <w:rPr>
                <w:spacing w:val="-1"/>
                <w:sz w:val="20"/>
              </w:rPr>
              <w:t xml:space="preserve"> </w:t>
            </w:r>
            <w:r>
              <w:rPr>
                <w:sz w:val="20"/>
              </w:rPr>
              <w:t>units</w:t>
            </w:r>
            <w:r>
              <w:rPr>
                <w:spacing w:val="-2"/>
                <w:sz w:val="20"/>
              </w:rPr>
              <w:t xml:space="preserve"> </w:t>
            </w:r>
            <w:r>
              <w:rPr>
                <w:sz w:val="20"/>
              </w:rPr>
              <w:t>within</w:t>
            </w:r>
            <w:r>
              <w:rPr>
                <w:spacing w:val="-2"/>
                <w:sz w:val="20"/>
              </w:rPr>
              <w:t xml:space="preserve"> </w:t>
            </w:r>
            <w:r>
              <w:rPr>
                <w:sz w:val="20"/>
              </w:rPr>
              <w:t>the</w:t>
            </w:r>
            <w:r>
              <w:rPr>
                <w:spacing w:val="-1"/>
                <w:sz w:val="20"/>
              </w:rPr>
              <w:t xml:space="preserve"> </w:t>
            </w:r>
            <w:r>
              <w:rPr>
                <w:sz w:val="20"/>
              </w:rPr>
              <w:t>same</w:t>
            </w:r>
            <w:r>
              <w:rPr>
                <w:spacing w:val="-2"/>
                <w:sz w:val="20"/>
              </w:rPr>
              <w:t xml:space="preserve"> </w:t>
            </w:r>
            <w:r>
              <w:rPr>
                <w:sz w:val="20"/>
              </w:rPr>
              <w:t>sector</w:t>
            </w:r>
            <w:r>
              <w:rPr>
                <w:spacing w:val="-2"/>
                <w:sz w:val="20"/>
              </w:rPr>
              <w:t xml:space="preserve"> </w:t>
            </w:r>
            <w:r>
              <w:rPr>
                <w:spacing w:val="-5"/>
                <w:sz w:val="20"/>
              </w:rPr>
              <w:t>are</w:t>
            </w:r>
          </w:p>
        </w:tc>
      </w:tr>
      <w:tr w:rsidR="00620CF6" w14:paraId="76C432F6" w14:textId="77777777">
        <w:trPr>
          <w:trHeight w:val="398"/>
        </w:trPr>
        <w:tc>
          <w:tcPr>
            <w:tcW w:w="747" w:type="dxa"/>
          </w:tcPr>
          <w:p w14:paraId="4DFBF4F8" w14:textId="77777777" w:rsidR="00620CF6" w:rsidRDefault="00620CF6">
            <w:pPr>
              <w:pStyle w:val="TableParagraph"/>
              <w:spacing w:before="0"/>
              <w:ind w:left="0"/>
              <w:rPr>
                <w:rFonts w:ascii="Times New Roman"/>
                <w:sz w:val="18"/>
              </w:rPr>
            </w:pPr>
          </w:p>
        </w:tc>
        <w:tc>
          <w:tcPr>
            <w:tcW w:w="2549" w:type="dxa"/>
          </w:tcPr>
          <w:p w14:paraId="55F1A7A2" w14:textId="77777777" w:rsidR="00620CF6" w:rsidRDefault="00620CF6">
            <w:pPr>
              <w:pStyle w:val="TableParagraph"/>
              <w:spacing w:before="0"/>
              <w:ind w:left="0"/>
              <w:rPr>
                <w:rFonts w:ascii="Times New Roman"/>
                <w:sz w:val="18"/>
              </w:rPr>
            </w:pPr>
          </w:p>
        </w:tc>
        <w:tc>
          <w:tcPr>
            <w:tcW w:w="5927" w:type="dxa"/>
          </w:tcPr>
          <w:p w14:paraId="32B8CE04" w14:textId="77777777" w:rsidR="00620CF6" w:rsidRDefault="00000000">
            <w:pPr>
              <w:pStyle w:val="TableParagraph"/>
              <w:spacing w:before="72"/>
              <w:ind w:left="136"/>
              <w:rPr>
                <w:sz w:val="20"/>
              </w:rPr>
            </w:pPr>
            <w:r>
              <w:rPr>
                <w:sz w:val="20"/>
              </w:rPr>
              <w:t>not</w:t>
            </w:r>
            <w:r>
              <w:rPr>
                <w:spacing w:val="-6"/>
                <w:sz w:val="20"/>
              </w:rPr>
              <w:t xml:space="preserve"> </w:t>
            </w:r>
            <w:r>
              <w:rPr>
                <w:sz w:val="20"/>
              </w:rPr>
              <w:t>eliminated.</w:t>
            </w:r>
            <w:r>
              <w:rPr>
                <w:spacing w:val="9"/>
                <w:sz w:val="20"/>
              </w:rPr>
              <w:t xml:space="preserve"> </w:t>
            </w:r>
            <w:r>
              <w:rPr>
                <w:sz w:val="20"/>
              </w:rPr>
              <w:t>This</w:t>
            </w:r>
            <w:r>
              <w:rPr>
                <w:spacing w:val="-5"/>
                <w:sz w:val="20"/>
              </w:rPr>
              <w:t xml:space="preserve"> </w:t>
            </w:r>
            <w:r>
              <w:rPr>
                <w:sz w:val="20"/>
              </w:rPr>
              <w:t>may</w:t>
            </w:r>
            <w:r>
              <w:rPr>
                <w:spacing w:val="-6"/>
                <w:sz w:val="20"/>
              </w:rPr>
              <w:t xml:space="preserve"> </w:t>
            </w:r>
            <w:r>
              <w:rPr>
                <w:sz w:val="20"/>
              </w:rPr>
              <w:t>result</w:t>
            </w:r>
            <w:r>
              <w:rPr>
                <w:spacing w:val="-6"/>
                <w:sz w:val="20"/>
              </w:rPr>
              <w:t xml:space="preserve"> </w:t>
            </w:r>
            <w:r>
              <w:rPr>
                <w:sz w:val="20"/>
              </w:rPr>
              <w:t>in</w:t>
            </w:r>
            <w:r>
              <w:rPr>
                <w:spacing w:val="-5"/>
                <w:sz w:val="20"/>
              </w:rPr>
              <w:t xml:space="preserve"> </w:t>
            </w:r>
            <w:r>
              <w:rPr>
                <w:sz w:val="20"/>
              </w:rPr>
              <w:t>double-counting</w:t>
            </w:r>
            <w:r>
              <w:rPr>
                <w:spacing w:val="-6"/>
                <w:sz w:val="20"/>
              </w:rPr>
              <w:t xml:space="preserve"> </w:t>
            </w:r>
            <w:r>
              <w:rPr>
                <w:sz w:val="20"/>
              </w:rPr>
              <w:t>of</w:t>
            </w:r>
            <w:r>
              <w:rPr>
                <w:spacing w:val="-5"/>
                <w:sz w:val="20"/>
              </w:rPr>
              <w:t xml:space="preserve"> </w:t>
            </w:r>
            <w:r>
              <w:rPr>
                <w:sz w:val="20"/>
              </w:rPr>
              <w:t>assets</w:t>
            </w:r>
            <w:r>
              <w:rPr>
                <w:spacing w:val="-6"/>
                <w:sz w:val="20"/>
              </w:rPr>
              <w:t xml:space="preserve"> </w:t>
            </w:r>
            <w:r>
              <w:rPr>
                <w:spacing w:val="-5"/>
                <w:sz w:val="20"/>
              </w:rPr>
              <w:t>and</w:t>
            </w:r>
          </w:p>
        </w:tc>
      </w:tr>
      <w:tr w:rsidR="00620CF6" w14:paraId="2FB69DF8" w14:textId="77777777">
        <w:trPr>
          <w:trHeight w:val="402"/>
        </w:trPr>
        <w:tc>
          <w:tcPr>
            <w:tcW w:w="747" w:type="dxa"/>
          </w:tcPr>
          <w:p w14:paraId="5FE3FA75" w14:textId="77777777" w:rsidR="00620CF6" w:rsidRDefault="00620CF6">
            <w:pPr>
              <w:pStyle w:val="TableParagraph"/>
              <w:spacing w:before="0"/>
              <w:ind w:left="0"/>
              <w:rPr>
                <w:rFonts w:ascii="Times New Roman"/>
                <w:sz w:val="18"/>
              </w:rPr>
            </w:pPr>
          </w:p>
        </w:tc>
        <w:tc>
          <w:tcPr>
            <w:tcW w:w="2549" w:type="dxa"/>
          </w:tcPr>
          <w:p w14:paraId="480C3458" w14:textId="77777777" w:rsidR="00620CF6" w:rsidRDefault="00620CF6">
            <w:pPr>
              <w:pStyle w:val="TableParagraph"/>
              <w:spacing w:before="0"/>
              <w:ind w:left="0"/>
              <w:rPr>
                <w:rFonts w:ascii="Times New Roman"/>
                <w:sz w:val="18"/>
              </w:rPr>
            </w:pPr>
          </w:p>
        </w:tc>
        <w:tc>
          <w:tcPr>
            <w:tcW w:w="5927" w:type="dxa"/>
          </w:tcPr>
          <w:p w14:paraId="1740E5A5" w14:textId="77777777" w:rsidR="00620CF6" w:rsidRDefault="00000000">
            <w:pPr>
              <w:pStyle w:val="TableParagraph"/>
              <w:spacing w:before="72"/>
              <w:ind w:left="136"/>
              <w:rPr>
                <w:sz w:val="20"/>
              </w:rPr>
            </w:pPr>
            <w:r>
              <w:rPr>
                <w:spacing w:val="-2"/>
                <w:sz w:val="20"/>
              </w:rPr>
              <w:t>liabilities</w:t>
            </w:r>
          </w:p>
        </w:tc>
      </w:tr>
      <w:tr w:rsidR="00620CF6" w14:paraId="7143A4D6" w14:textId="77777777">
        <w:trPr>
          <w:trHeight w:val="394"/>
        </w:trPr>
        <w:tc>
          <w:tcPr>
            <w:tcW w:w="747" w:type="dxa"/>
            <w:shd w:val="clear" w:color="auto" w:fill="F7F7F7"/>
          </w:tcPr>
          <w:p w14:paraId="0BD70153" w14:textId="77777777" w:rsidR="00620CF6" w:rsidRDefault="00000000">
            <w:pPr>
              <w:pStyle w:val="TableParagraph"/>
              <w:rPr>
                <w:sz w:val="20"/>
              </w:rPr>
            </w:pPr>
            <w:proofErr w:type="spellStart"/>
            <w:r>
              <w:rPr>
                <w:spacing w:val="-5"/>
                <w:sz w:val="20"/>
              </w:rPr>
              <w:t>agg</w:t>
            </w:r>
            <w:proofErr w:type="spellEnd"/>
          </w:p>
        </w:tc>
        <w:tc>
          <w:tcPr>
            <w:tcW w:w="2549" w:type="dxa"/>
            <w:shd w:val="clear" w:color="auto" w:fill="F7F7F7"/>
          </w:tcPr>
          <w:p w14:paraId="525A728A" w14:textId="77777777" w:rsidR="00620CF6" w:rsidRDefault="00000000">
            <w:pPr>
              <w:pStyle w:val="TableParagraph"/>
              <w:ind w:left="178"/>
              <w:rPr>
                <w:sz w:val="20"/>
              </w:rPr>
            </w:pPr>
            <w:r>
              <w:rPr>
                <w:spacing w:val="-2"/>
                <w:sz w:val="20"/>
              </w:rPr>
              <w:t>Aggregate</w:t>
            </w:r>
          </w:p>
        </w:tc>
        <w:tc>
          <w:tcPr>
            <w:tcW w:w="5927" w:type="dxa"/>
            <w:shd w:val="clear" w:color="auto" w:fill="F7F7F7"/>
          </w:tcPr>
          <w:p w14:paraId="72E90A78" w14:textId="77777777" w:rsidR="00620CF6" w:rsidRDefault="00000000">
            <w:pPr>
              <w:pStyle w:val="TableParagraph"/>
              <w:ind w:left="136"/>
              <w:rPr>
                <w:sz w:val="20"/>
              </w:rPr>
            </w:pPr>
            <w:r>
              <w:rPr>
                <w:spacing w:val="-2"/>
                <w:sz w:val="20"/>
              </w:rPr>
              <w:t>Aggregate</w:t>
            </w:r>
            <w:r>
              <w:rPr>
                <w:spacing w:val="3"/>
                <w:sz w:val="20"/>
              </w:rPr>
              <w:t xml:space="preserve"> </w:t>
            </w:r>
            <w:r>
              <w:rPr>
                <w:spacing w:val="-2"/>
                <w:sz w:val="20"/>
              </w:rPr>
              <w:t>value</w:t>
            </w:r>
            <w:r>
              <w:rPr>
                <w:spacing w:val="4"/>
                <w:sz w:val="20"/>
              </w:rPr>
              <w:t xml:space="preserve"> </w:t>
            </w:r>
            <w:r>
              <w:rPr>
                <w:spacing w:val="-2"/>
                <w:sz w:val="20"/>
              </w:rPr>
              <w:t>for</w:t>
            </w:r>
            <w:r>
              <w:rPr>
                <w:spacing w:val="3"/>
                <w:sz w:val="20"/>
              </w:rPr>
              <w:t xml:space="preserve"> </w:t>
            </w:r>
            <w:r>
              <w:rPr>
                <w:spacing w:val="-2"/>
                <w:sz w:val="20"/>
              </w:rPr>
              <w:t>a</w:t>
            </w:r>
            <w:r>
              <w:rPr>
                <w:spacing w:val="4"/>
                <w:sz w:val="20"/>
              </w:rPr>
              <w:t xml:space="preserve"> </w:t>
            </w:r>
            <w:r>
              <w:rPr>
                <w:spacing w:val="-2"/>
                <w:sz w:val="20"/>
              </w:rPr>
              <w:t>given</w:t>
            </w:r>
            <w:r>
              <w:rPr>
                <w:spacing w:val="4"/>
                <w:sz w:val="20"/>
              </w:rPr>
              <w:t xml:space="preserve"> </w:t>
            </w:r>
            <w:r>
              <w:rPr>
                <w:spacing w:val="-2"/>
                <w:sz w:val="20"/>
              </w:rPr>
              <w:t>institutional</w:t>
            </w:r>
            <w:r>
              <w:rPr>
                <w:spacing w:val="3"/>
                <w:sz w:val="20"/>
              </w:rPr>
              <w:t xml:space="preserve"> </w:t>
            </w:r>
            <w:r>
              <w:rPr>
                <w:spacing w:val="-2"/>
                <w:sz w:val="20"/>
              </w:rPr>
              <w:t>sector.</w:t>
            </w:r>
            <w:r>
              <w:rPr>
                <w:spacing w:val="22"/>
                <w:sz w:val="20"/>
              </w:rPr>
              <w:t xml:space="preserve"> </w:t>
            </w:r>
            <w:r>
              <w:rPr>
                <w:spacing w:val="-2"/>
                <w:sz w:val="20"/>
              </w:rPr>
              <w:t>The</w:t>
            </w:r>
            <w:r>
              <w:rPr>
                <w:spacing w:val="3"/>
                <w:sz w:val="20"/>
              </w:rPr>
              <w:t xml:space="preserve"> </w:t>
            </w:r>
            <w:r>
              <w:rPr>
                <w:spacing w:val="-2"/>
                <w:sz w:val="20"/>
              </w:rPr>
              <w:t>value</w:t>
            </w:r>
            <w:r>
              <w:rPr>
                <w:spacing w:val="4"/>
                <w:sz w:val="20"/>
              </w:rPr>
              <w:t xml:space="preserve"> </w:t>
            </w:r>
            <w:r>
              <w:rPr>
                <w:spacing w:val="-5"/>
                <w:sz w:val="20"/>
              </w:rPr>
              <w:t>is</w:t>
            </w:r>
          </w:p>
        </w:tc>
      </w:tr>
      <w:tr w:rsidR="00620CF6" w14:paraId="6D270505" w14:textId="77777777">
        <w:trPr>
          <w:trHeight w:val="398"/>
        </w:trPr>
        <w:tc>
          <w:tcPr>
            <w:tcW w:w="747" w:type="dxa"/>
            <w:shd w:val="clear" w:color="auto" w:fill="F7F7F7"/>
          </w:tcPr>
          <w:p w14:paraId="4B17A0B3" w14:textId="77777777" w:rsidR="00620CF6" w:rsidRDefault="00620CF6">
            <w:pPr>
              <w:pStyle w:val="TableParagraph"/>
              <w:spacing w:before="0"/>
              <w:ind w:left="0"/>
              <w:rPr>
                <w:rFonts w:ascii="Times New Roman"/>
                <w:sz w:val="18"/>
              </w:rPr>
            </w:pPr>
          </w:p>
        </w:tc>
        <w:tc>
          <w:tcPr>
            <w:tcW w:w="2549" w:type="dxa"/>
            <w:shd w:val="clear" w:color="auto" w:fill="F7F7F7"/>
          </w:tcPr>
          <w:p w14:paraId="647CCFB6" w14:textId="77777777" w:rsidR="00620CF6" w:rsidRDefault="00620CF6">
            <w:pPr>
              <w:pStyle w:val="TableParagraph"/>
              <w:spacing w:before="0"/>
              <w:ind w:left="0"/>
              <w:rPr>
                <w:rFonts w:ascii="Times New Roman"/>
                <w:sz w:val="18"/>
              </w:rPr>
            </w:pPr>
          </w:p>
        </w:tc>
        <w:tc>
          <w:tcPr>
            <w:tcW w:w="5927" w:type="dxa"/>
            <w:shd w:val="clear" w:color="auto" w:fill="F7F7F7"/>
          </w:tcPr>
          <w:p w14:paraId="23396D68" w14:textId="77777777" w:rsidR="00620CF6" w:rsidRDefault="00000000">
            <w:pPr>
              <w:pStyle w:val="TableParagraph"/>
              <w:spacing w:before="72"/>
              <w:ind w:left="136"/>
              <w:rPr>
                <w:sz w:val="20"/>
              </w:rPr>
            </w:pPr>
            <w:r>
              <w:rPr>
                <w:spacing w:val="-2"/>
                <w:sz w:val="20"/>
              </w:rPr>
              <w:t>reported</w:t>
            </w:r>
            <w:r>
              <w:rPr>
                <w:sz w:val="20"/>
              </w:rPr>
              <w:t xml:space="preserve"> </w:t>
            </w:r>
            <w:r>
              <w:rPr>
                <w:spacing w:val="-2"/>
                <w:sz w:val="20"/>
              </w:rPr>
              <w:t>without</w:t>
            </w:r>
            <w:r>
              <w:rPr>
                <w:spacing w:val="1"/>
                <w:sz w:val="20"/>
              </w:rPr>
              <w:t xml:space="preserve"> </w:t>
            </w:r>
            <w:r>
              <w:rPr>
                <w:spacing w:val="-2"/>
                <w:sz w:val="20"/>
              </w:rPr>
              <w:t>knowing</w:t>
            </w:r>
            <w:r>
              <w:rPr>
                <w:sz w:val="20"/>
              </w:rPr>
              <w:t xml:space="preserve"> </w:t>
            </w:r>
            <w:r>
              <w:rPr>
                <w:spacing w:val="-2"/>
                <w:sz w:val="20"/>
              </w:rPr>
              <w:t>whether</w:t>
            </w:r>
            <w:r>
              <w:rPr>
                <w:spacing w:val="1"/>
                <w:sz w:val="20"/>
              </w:rPr>
              <w:t xml:space="preserve"> </w:t>
            </w:r>
            <w:r>
              <w:rPr>
                <w:spacing w:val="-2"/>
                <w:sz w:val="20"/>
              </w:rPr>
              <w:t>transactions</w:t>
            </w:r>
            <w:r>
              <w:rPr>
                <w:sz w:val="20"/>
              </w:rPr>
              <w:t xml:space="preserve"> </w:t>
            </w:r>
            <w:r>
              <w:rPr>
                <w:spacing w:val="-2"/>
                <w:sz w:val="20"/>
              </w:rPr>
              <w:t>that</w:t>
            </w:r>
            <w:r>
              <w:rPr>
                <w:spacing w:val="1"/>
                <w:sz w:val="20"/>
              </w:rPr>
              <w:t xml:space="preserve"> </w:t>
            </w:r>
            <w:r>
              <w:rPr>
                <w:spacing w:val="-4"/>
                <w:sz w:val="20"/>
              </w:rPr>
              <w:t>occur</w:t>
            </w:r>
          </w:p>
        </w:tc>
      </w:tr>
      <w:tr w:rsidR="00620CF6" w14:paraId="5B6EC393" w14:textId="77777777">
        <w:trPr>
          <w:trHeight w:val="398"/>
        </w:trPr>
        <w:tc>
          <w:tcPr>
            <w:tcW w:w="747" w:type="dxa"/>
            <w:shd w:val="clear" w:color="auto" w:fill="F7F7F7"/>
          </w:tcPr>
          <w:p w14:paraId="0CF893A5" w14:textId="77777777" w:rsidR="00620CF6" w:rsidRDefault="00620CF6">
            <w:pPr>
              <w:pStyle w:val="TableParagraph"/>
              <w:spacing w:before="0"/>
              <w:ind w:left="0"/>
              <w:rPr>
                <w:rFonts w:ascii="Times New Roman"/>
                <w:sz w:val="18"/>
              </w:rPr>
            </w:pPr>
          </w:p>
        </w:tc>
        <w:tc>
          <w:tcPr>
            <w:tcW w:w="2549" w:type="dxa"/>
            <w:shd w:val="clear" w:color="auto" w:fill="F7F7F7"/>
          </w:tcPr>
          <w:p w14:paraId="3744DA1D" w14:textId="77777777" w:rsidR="00620CF6" w:rsidRDefault="00620CF6">
            <w:pPr>
              <w:pStyle w:val="TableParagraph"/>
              <w:spacing w:before="0"/>
              <w:ind w:left="0"/>
              <w:rPr>
                <w:rFonts w:ascii="Times New Roman"/>
                <w:sz w:val="18"/>
              </w:rPr>
            </w:pPr>
          </w:p>
        </w:tc>
        <w:tc>
          <w:tcPr>
            <w:tcW w:w="5927" w:type="dxa"/>
            <w:shd w:val="clear" w:color="auto" w:fill="F7F7F7"/>
          </w:tcPr>
          <w:p w14:paraId="677054B6" w14:textId="77777777" w:rsidR="00620CF6" w:rsidRDefault="00000000">
            <w:pPr>
              <w:pStyle w:val="TableParagraph"/>
              <w:spacing w:before="72"/>
              <w:ind w:left="136"/>
              <w:rPr>
                <w:sz w:val="20"/>
              </w:rPr>
            </w:pPr>
            <w:r>
              <w:rPr>
                <w:sz w:val="20"/>
              </w:rPr>
              <w:t>between</w:t>
            </w:r>
            <w:r>
              <w:rPr>
                <w:spacing w:val="-7"/>
                <w:sz w:val="20"/>
              </w:rPr>
              <w:t xml:space="preserve"> </w:t>
            </w:r>
            <w:r>
              <w:rPr>
                <w:sz w:val="20"/>
              </w:rPr>
              <w:t>units</w:t>
            </w:r>
            <w:r>
              <w:rPr>
                <w:spacing w:val="-7"/>
                <w:sz w:val="20"/>
              </w:rPr>
              <w:t xml:space="preserve"> </w:t>
            </w:r>
            <w:r>
              <w:rPr>
                <w:sz w:val="20"/>
              </w:rPr>
              <w:t>within</w:t>
            </w:r>
            <w:r>
              <w:rPr>
                <w:spacing w:val="-7"/>
                <w:sz w:val="20"/>
              </w:rPr>
              <w:t xml:space="preserve"> </w:t>
            </w:r>
            <w:r>
              <w:rPr>
                <w:sz w:val="20"/>
              </w:rPr>
              <w:t>the</w:t>
            </w:r>
            <w:r>
              <w:rPr>
                <w:spacing w:val="-7"/>
                <w:sz w:val="20"/>
              </w:rPr>
              <w:t xml:space="preserve"> </w:t>
            </w:r>
            <w:r>
              <w:rPr>
                <w:sz w:val="20"/>
              </w:rPr>
              <w:t>same</w:t>
            </w:r>
            <w:r>
              <w:rPr>
                <w:spacing w:val="-6"/>
                <w:sz w:val="20"/>
              </w:rPr>
              <w:t xml:space="preserve"> </w:t>
            </w:r>
            <w:r>
              <w:rPr>
                <w:sz w:val="20"/>
              </w:rPr>
              <w:t>sector</w:t>
            </w:r>
            <w:r>
              <w:rPr>
                <w:spacing w:val="-7"/>
                <w:sz w:val="20"/>
              </w:rPr>
              <w:t xml:space="preserve"> </w:t>
            </w:r>
            <w:r>
              <w:rPr>
                <w:sz w:val="20"/>
              </w:rPr>
              <w:t>are</w:t>
            </w:r>
            <w:r>
              <w:rPr>
                <w:spacing w:val="-7"/>
                <w:sz w:val="20"/>
              </w:rPr>
              <w:t xml:space="preserve"> </w:t>
            </w:r>
            <w:r>
              <w:rPr>
                <w:sz w:val="20"/>
              </w:rPr>
              <w:t>eliminated</w:t>
            </w:r>
            <w:r>
              <w:rPr>
                <w:spacing w:val="-7"/>
                <w:sz w:val="20"/>
              </w:rPr>
              <w:t xml:space="preserve"> </w:t>
            </w:r>
            <w:r>
              <w:rPr>
                <w:sz w:val="20"/>
              </w:rPr>
              <w:t>or</w:t>
            </w:r>
            <w:r>
              <w:rPr>
                <w:spacing w:val="-6"/>
                <w:sz w:val="20"/>
              </w:rPr>
              <w:t xml:space="preserve"> </w:t>
            </w:r>
            <w:r>
              <w:rPr>
                <w:spacing w:val="-4"/>
                <w:sz w:val="20"/>
              </w:rPr>
              <w:t>kept</w:t>
            </w:r>
          </w:p>
        </w:tc>
      </w:tr>
      <w:tr w:rsidR="00620CF6" w14:paraId="27E2C26F" w14:textId="77777777">
        <w:trPr>
          <w:trHeight w:val="434"/>
        </w:trPr>
        <w:tc>
          <w:tcPr>
            <w:tcW w:w="747" w:type="dxa"/>
            <w:tcBorders>
              <w:bottom w:val="single" w:sz="8" w:space="0" w:color="000000"/>
            </w:tcBorders>
            <w:shd w:val="clear" w:color="auto" w:fill="F7F7F7"/>
          </w:tcPr>
          <w:p w14:paraId="4351C91A" w14:textId="77777777" w:rsidR="00620CF6" w:rsidRDefault="00620CF6">
            <w:pPr>
              <w:pStyle w:val="TableParagraph"/>
              <w:spacing w:before="0"/>
              <w:ind w:left="0"/>
              <w:rPr>
                <w:rFonts w:ascii="Times New Roman"/>
                <w:sz w:val="18"/>
              </w:rPr>
            </w:pPr>
          </w:p>
        </w:tc>
        <w:tc>
          <w:tcPr>
            <w:tcW w:w="2549" w:type="dxa"/>
            <w:tcBorders>
              <w:bottom w:val="single" w:sz="8" w:space="0" w:color="000000"/>
            </w:tcBorders>
            <w:shd w:val="clear" w:color="auto" w:fill="F7F7F7"/>
          </w:tcPr>
          <w:p w14:paraId="339CB719" w14:textId="77777777" w:rsidR="00620CF6" w:rsidRDefault="00620CF6">
            <w:pPr>
              <w:pStyle w:val="TableParagraph"/>
              <w:spacing w:before="0"/>
              <w:ind w:left="0"/>
              <w:rPr>
                <w:rFonts w:ascii="Times New Roman"/>
                <w:sz w:val="18"/>
              </w:rPr>
            </w:pPr>
          </w:p>
        </w:tc>
        <w:tc>
          <w:tcPr>
            <w:tcW w:w="5927" w:type="dxa"/>
            <w:tcBorders>
              <w:bottom w:val="single" w:sz="8" w:space="0" w:color="000000"/>
            </w:tcBorders>
            <w:shd w:val="clear" w:color="auto" w:fill="F7F7F7"/>
          </w:tcPr>
          <w:p w14:paraId="1E290CF5" w14:textId="77777777" w:rsidR="00620CF6" w:rsidRDefault="00000000">
            <w:pPr>
              <w:pStyle w:val="TableParagraph"/>
              <w:spacing w:before="72"/>
              <w:ind w:left="136"/>
              <w:rPr>
                <w:sz w:val="20"/>
              </w:rPr>
            </w:pPr>
            <w:r>
              <w:rPr>
                <w:sz w:val="20"/>
              </w:rPr>
              <w:t>during</w:t>
            </w:r>
            <w:r>
              <w:rPr>
                <w:spacing w:val="-7"/>
                <w:sz w:val="20"/>
              </w:rPr>
              <w:t xml:space="preserve"> </w:t>
            </w:r>
            <w:r>
              <w:rPr>
                <w:sz w:val="20"/>
              </w:rPr>
              <w:t>the</w:t>
            </w:r>
            <w:r>
              <w:rPr>
                <w:spacing w:val="-7"/>
                <w:sz w:val="20"/>
              </w:rPr>
              <w:t xml:space="preserve"> </w:t>
            </w:r>
            <w:r>
              <w:rPr>
                <w:spacing w:val="-2"/>
                <w:sz w:val="20"/>
              </w:rPr>
              <w:t>aggregation.</w:t>
            </w:r>
          </w:p>
        </w:tc>
      </w:tr>
    </w:tbl>
    <w:p w14:paraId="4149F557" w14:textId="77777777" w:rsidR="00620CF6" w:rsidRDefault="00620CF6">
      <w:pPr>
        <w:pStyle w:val="BodyText"/>
      </w:pPr>
    </w:p>
    <w:p w14:paraId="4D55DC5A" w14:textId="77777777" w:rsidR="00620CF6" w:rsidRDefault="00000000">
      <w:pPr>
        <w:pStyle w:val="Heading3"/>
        <w:numPr>
          <w:ilvl w:val="2"/>
          <w:numId w:val="13"/>
        </w:numPr>
        <w:tabs>
          <w:tab w:val="left" w:pos="909"/>
        </w:tabs>
        <w:spacing w:before="296"/>
        <w:ind w:hanging="792"/>
      </w:pPr>
      <w:bookmarkStart w:id="356" w:name="Concept"/>
      <w:bookmarkStart w:id="357" w:name="_bookmark17"/>
      <w:bookmarkEnd w:id="356"/>
      <w:bookmarkEnd w:id="357"/>
      <w:r>
        <w:rPr>
          <w:spacing w:val="-2"/>
        </w:rPr>
        <w:t>Concept</w:t>
      </w:r>
    </w:p>
    <w:p w14:paraId="71F3490D" w14:textId="77777777" w:rsidR="00620CF6" w:rsidRDefault="00620CF6">
      <w:pPr>
        <w:pStyle w:val="BodyText"/>
        <w:spacing w:before="1"/>
        <w:rPr>
          <w:b/>
          <w:sz w:val="27"/>
        </w:rPr>
      </w:pPr>
    </w:p>
    <w:p w14:paraId="1D466831" w14:textId="77777777" w:rsidR="00620CF6" w:rsidRDefault="00000000">
      <w:pPr>
        <w:pStyle w:val="BodyText"/>
        <w:spacing w:line="355" w:lineRule="auto"/>
        <w:ind w:left="117" w:right="315"/>
        <w:jc w:val="both"/>
      </w:pPr>
      <w:r>
        <w:t>The</w:t>
      </w:r>
      <w:r>
        <w:rPr>
          <w:spacing w:val="-3"/>
        </w:rPr>
        <w:t xml:space="preserve"> </w:t>
      </w:r>
      <w:r>
        <w:t>fourth</w:t>
      </w:r>
      <w:r>
        <w:rPr>
          <w:spacing w:val="-3"/>
        </w:rPr>
        <w:t xml:space="preserve"> </w:t>
      </w:r>
      <w:r>
        <w:t>element</w:t>
      </w:r>
      <w:r>
        <w:rPr>
          <w:spacing w:val="-3"/>
        </w:rPr>
        <w:t xml:space="preserve"> </w:t>
      </w:r>
      <w:r>
        <w:t>of</w:t>
      </w:r>
      <w:r>
        <w:rPr>
          <w:spacing w:val="-3"/>
        </w:rPr>
        <w:t xml:space="preserve"> </w:t>
      </w:r>
      <w:r>
        <w:t>the</w:t>
      </w:r>
      <w:r>
        <w:rPr>
          <w:spacing w:val="-2"/>
        </w:rPr>
        <w:t xml:space="preserve"> </w:t>
      </w:r>
      <w:proofErr w:type="spellStart"/>
      <w:r>
        <w:t>varcode</w:t>
      </w:r>
      <w:proofErr w:type="spellEnd"/>
      <w:r>
        <w:rPr>
          <w:spacing w:val="-3"/>
        </w:rPr>
        <w:t xml:space="preserve"> </w:t>
      </w:r>
      <w:r>
        <w:t>identifies</w:t>
      </w:r>
      <w:r>
        <w:rPr>
          <w:spacing w:val="-3"/>
        </w:rPr>
        <w:t xml:space="preserve"> </w:t>
      </w:r>
      <w:r>
        <w:t>the</w:t>
      </w:r>
      <w:r>
        <w:rPr>
          <w:spacing w:val="-2"/>
        </w:rPr>
        <w:t xml:space="preserve"> </w:t>
      </w:r>
      <w:r>
        <w:t>Concept.</w:t>
      </w:r>
      <w:r>
        <w:rPr>
          <w:spacing w:val="16"/>
        </w:rPr>
        <w:t xml:space="preserve"> </w:t>
      </w:r>
      <w:r>
        <w:t>In</w:t>
      </w:r>
      <w:r>
        <w:rPr>
          <w:spacing w:val="-3"/>
        </w:rPr>
        <w:t xml:space="preserve"> </w:t>
      </w:r>
      <w:r>
        <w:t>the</w:t>
      </w:r>
      <w:r>
        <w:rPr>
          <w:spacing w:val="-3"/>
        </w:rPr>
        <w:t xml:space="preserve"> </w:t>
      </w:r>
      <w:r>
        <w:t>Wealth</w:t>
      </w:r>
      <w:r>
        <w:rPr>
          <w:spacing w:val="-3"/>
        </w:rPr>
        <w:t xml:space="preserve"> </w:t>
      </w:r>
      <w:r>
        <w:t>Topography,</w:t>
      </w:r>
      <w:r>
        <w:rPr>
          <w:spacing w:val="-2"/>
        </w:rPr>
        <w:t xml:space="preserve"> </w:t>
      </w:r>
      <w:r>
        <w:t>a</w:t>
      </w:r>
      <w:r>
        <w:rPr>
          <w:spacing w:val="-3"/>
        </w:rPr>
        <w:t xml:space="preserve"> </w:t>
      </w:r>
      <w:r>
        <w:t>concept</w:t>
      </w:r>
      <w:r>
        <w:rPr>
          <w:spacing w:val="-3"/>
        </w:rPr>
        <w:t xml:space="preserve"> </w:t>
      </w:r>
      <w:r>
        <w:t>is</w:t>
      </w:r>
      <w:r>
        <w:rPr>
          <w:spacing w:val="-3"/>
        </w:rPr>
        <w:t xml:space="preserve"> </w:t>
      </w:r>
      <w:r>
        <w:t>a</w:t>
      </w:r>
      <w:r>
        <w:rPr>
          <w:spacing w:val="-3"/>
        </w:rPr>
        <w:t xml:space="preserve"> </w:t>
      </w:r>
      <w:r>
        <w:t>macro- category</w:t>
      </w:r>
      <w:r>
        <w:rPr>
          <w:spacing w:val="-13"/>
        </w:rPr>
        <w:t xml:space="preserve"> </w:t>
      </w:r>
      <w:r>
        <w:t>of</w:t>
      </w:r>
      <w:r>
        <w:rPr>
          <w:spacing w:val="-12"/>
        </w:rPr>
        <w:t xml:space="preserve"> </w:t>
      </w:r>
      <w:r>
        <w:t>the</w:t>
      </w:r>
      <w:r>
        <w:rPr>
          <w:spacing w:val="-13"/>
        </w:rPr>
        <w:t xml:space="preserve"> </w:t>
      </w:r>
      <w:r>
        <w:t>balance</w:t>
      </w:r>
      <w:r>
        <w:rPr>
          <w:spacing w:val="-12"/>
        </w:rPr>
        <w:t xml:space="preserve"> </w:t>
      </w:r>
      <w:r>
        <w:t>sheet,</w:t>
      </w:r>
      <w:r>
        <w:rPr>
          <w:spacing w:val="-13"/>
        </w:rPr>
        <w:t xml:space="preserve"> </w:t>
      </w:r>
      <w:r>
        <w:t>computed</w:t>
      </w:r>
      <w:r>
        <w:rPr>
          <w:spacing w:val="-12"/>
        </w:rPr>
        <w:t xml:space="preserve"> </w:t>
      </w:r>
      <w:r>
        <w:t>by</w:t>
      </w:r>
      <w:r>
        <w:rPr>
          <w:spacing w:val="-13"/>
        </w:rPr>
        <w:t xml:space="preserve"> </w:t>
      </w:r>
      <w:r>
        <w:t>aggregating</w:t>
      </w:r>
      <w:r>
        <w:rPr>
          <w:spacing w:val="-12"/>
        </w:rPr>
        <w:t xml:space="preserve"> </w:t>
      </w:r>
      <w:r>
        <w:t>different</w:t>
      </w:r>
      <w:r>
        <w:rPr>
          <w:spacing w:val="-13"/>
        </w:rPr>
        <w:t xml:space="preserve"> </w:t>
      </w:r>
      <w:r>
        <w:t>asset</w:t>
      </w:r>
      <w:r>
        <w:rPr>
          <w:spacing w:val="-12"/>
        </w:rPr>
        <w:t xml:space="preserve"> </w:t>
      </w:r>
      <w:r>
        <w:t>and</w:t>
      </w:r>
      <w:r>
        <w:rPr>
          <w:spacing w:val="-13"/>
        </w:rPr>
        <w:t xml:space="preserve"> </w:t>
      </w:r>
      <w:r>
        <w:t>liability</w:t>
      </w:r>
      <w:r>
        <w:rPr>
          <w:spacing w:val="-12"/>
        </w:rPr>
        <w:t xml:space="preserve"> </w:t>
      </w:r>
      <w:r>
        <w:t>classes.</w:t>
      </w:r>
      <w:r>
        <w:rPr>
          <w:spacing w:val="-13"/>
        </w:rPr>
        <w:t xml:space="preserve"> </w:t>
      </w:r>
      <w:r>
        <w:t>The</w:t>
      </w:r>
      <w:r>
        <w:rPr>
          <w:spacing w:val="-12"/>
        </w:rPr>
        <w:t xml:space="preserve"> </w:t>
      </w:r>
      <w:r>
        <w:t xml:space="preserve">construction of such concepts and the aggregation procedure are explained in Section </w:t>
      </w:r>
      <w:hyperlink w:anchor="_bookmark20" w:history="1">
        <w:r>
          <w:rPr>
            <w:color w:val="7F0000"/>
          </w:rPr>
          <w:t>3.3</w:t>
        </w:r>
      </w:hyperlink>
      <w:r>
        <w:t>.</w:t>
      </w:r>
      <w:r>
        <w:rPr>
          <w:spacing w:val="38"/>
        </w:rPr>
        <w:t xml:space="preserve"> </w:t>
      </w:r>
      <w:r>
        <w:t xml:space="preserve">The concepts and the </w:t>
      </w:r>
      <w:proofErr w:type="spellStart"/>
      <w:r>
        <w:t>corre</w:t>
      </w:r>
      <w:proofErr w:type="spellEnd"/>
      <w:r>
        <w:t xml:space="preserve">- </w:t>
      </w:r>
      <w:proofErr w:type="spellStart"/>
      <w:r>
        <w:rPr>
          <w:spacing w:val="-2"/>
        </w:rPr>
        <w:t>sponding</w:t>
      </w:r>
      <w:proofErr w:type="spellEnd"/>
      <w:r>
        <w:rPr>
          <w:spacing w:val="-4"/>
        </w:rPr>
        <w:t xml:space="preserve"> </w:t>
      </w:r>
      <w:r>
        <w:rPr>
          <w:spacing w:val="-2"/>
        </w:rPr>
        <w:t>identifiers</w:t>
      </w:r>
      <w:r>
        <w:rPr>
          <w:spacing w:val="-4"/>
        </w:rPr>
        <w:t xml:space="preserve"> </w:t>
      </w:r>
      <w:r>
        <w:rPr>
          <w:spacing w:val="-2"/>
        </w:rPr>
        <w:t>used</w:t>
      </w:r>
      <w:r>
        <w:rPr>
          <w:spacing w:val="-3"/>
        </w:rPr>
        <w:t xml:space="preserve"> </w:t>
      </w:r>
      <w:r>
        <w:rPr>
          <w:spacing w:val="-2"/>
        </w:rPr>
        <w:t>in</w:t>
      </w:r>
      <w:r>
        <w:rPr>
          <w:spacing w:val="-4"/>
        </w:rPr>
        <w:t xml:space="preserve"> </w:t>
      </w:r>
      <w:r>
        <w:rPr>
          <w:spacing w:val="-2"/>
        </w:rPr>
        <w:t>the</w:t>
      </w:r>
      <w:r>
        <w:rPr>
          <w:spacing w:val="-3"/>
        </w:rPr>
        <w:t xml:space="preserve"> </w:t>
      </w:r>
      <w:proofErr w:type="spellStart"/>
      <w:r>
        <w:rPr>
          <w:spacing w:val="-2"/>
        </w:rPr>
        <w:t>varcode</w:t>
      </w:r>
      <w:proofErr w:type="spellEnd"/>
      <w:r>
        <w:rPr>
          <w:spacing w:val="-3"/>
        </w:rPr>
        <w:t xml:space="preserve"> </w:t>
      </w:r>
      <w:r>
        <w:rPr>
          <w:spacing w:val="-2"/>
        </w:rPr>
        <w:t>of</w:t>
      </w:r>
      <w:r>
        <w:rPr>
          <w:spacing w:val="-4"/>
        </w:rPr>
        <w:t xml:space="preserve"> </w:t>
      </w:r>
      <w:r>
        <w:rPr>
          <w:spacing w:val="-2"/>
        </w:rPr>
        <w:t>the</w:t>
      </w:r>
      <w:r>
        <w:rPr>
          <w:spacing w:val="-3"/>
        </w:rPr>
        <w:t xml:space="preserve"> </w:t>
      </w:r>
      <w:r>
        <w:rPr>
          <w:spacing w:val="-2"/>
        </w:rPr>
        <w:t>Wealth</w:t>
      </w:r>
      <w:r>
        <w:rPr>
          <w:spacing w:val="-4"/>
        </w:rPr>
        <w:t xml:space="preserve"> </w:t>
      </w:r>
      <w:r>
        <w:rPr>
          <w:spacing w:val="-2"/>
        </w:rPr>
        <w:t>Topography, together</w:t>
      </w:r>
      <w:r>
        <w:rPr>
          <w:spacing w:val="-4"/>
        </w:rPr>
        <w:t xml:space="preserve"> </w:t>
      </w:r>
      <w:r>
        <w:rPr>
          <w:spacing w:val="-2"/>
        </w:rPr>
        <w:t>with</w:t>
      </w:r>
      <w:r>
        <w:rPr>
          <w:spacing w:val="-3"/>
        </w:rPr>
        <w:t xml:space="preserve"> </w:t>
      </w:r>
      <w:r>
        <w:rPr>
          <w:spacing w:val="-2"/>
        </w:rPr>
        <w:t>a</w:t>
      </w:r>
      <w:r>
        <w:rPr>
          <w:spacing w:val="-3"/>
        </w:rPr>
        <w:t xml:space="preserve"> </w:t>
      </w:r>
      <w:r>
        <w:rPr>
          <w:spacing w:val="-2"/>
        </w:rPr>
        <w:t>detailed</w:t>
      </w:r>
      <w:r>
        <w:rPr>
          <w:spacing w:val="-4"/>
        </w:rPr>
        <w:t xml:space="preserve"> </w:t>
      </w:r>
      <w:r>
        <w:rPr>
          <w:spacing w:val="-2"/>
        </w:rPr>
        <w:t xml:space="preserve">description, are </w:t>
      </w:r>
      <w:r>
        <w:t xml:space="preserve">reported in Table </w:t>
      </w:r>
      <w:hyperlink w:anchor="_bookmark16" w:history="1">
        <w:r>
          <w:rPr>
            <w:color w:val="7F0000"/>
          </w:rPr>
          <w:t>3.2</w:t>
        </w:r>
      </w:hyperlink>
      <w:r>
        <w:t>.</w:t>
      </w:r>
    </w:p>
    <w:p w14:paraId="3117EC01" w14:textId="77777777" w:rsidR="00620CF6" w:rsidRDefault="00000000">
      <w:pPr>
        <w:pStyle w:val="BodyText"/>
        <w:spacing w:before="154"/>
        <w:ind w:left="2427" w:right="2625"/>
        <w:jc w:val="center"/>
      </w:pPr>
      <w:r>
        <w:t>Table 3.3:</w:t>
      </w:r>
      <w:r>
        <w:rPr>
          <w:spacing w:val="17"/>
        </w:rPr>
        <w:t xml:space="preserve"> </w:t>
      </w:r>
      <w:r>
        <w:t>Wealth Topography:</w:t>
      </w:r>
      <w:r>
        <w:rPr>
          <w:spacing w:val="17"/>
        </w:rPr>
        <w:t xml:space="preserve"> </w:t>
      </w:r>
      <w:r>
        <w:rPr>
          <w:spacing w:val="-2"/>
        </w:rPr>
        <w:t>Concept</w:t>
      </w:r>
    </w:p>
    <w:p w14:paraId="7DC5B1C9" w14:textId="77777777" w:rsidR="00620CF6" w:rsidRDefault="00000000">
      <w:pPr>
        <w:pStyle w:val="BodyText"/>
        <w:spacing w:before="13"/>
        <w:rPr>
          <w:sz w:val="26"/>
        </w:rPr>
      </w:pPr>
      <w:r>
        <w:rPr>
          <w:noProof/>
        </w:rPr>
        <mc:AlternateContent>
          <mc:Choice Requires="wps">
            <w:drawing>
              <wp:anchor distT="0" distB="0" distL="0" distR="0" simplePos="0" relativeHeight="487591936" behindDoc="1" locked="0" layoutInCell="1" allowOverlap="1" wp14:anchorId="416ED6AE" wp14:editId="542E9FCF">
                <wp:simplePos x="0" y="0"/>
                <wp:positionH relativeFrom="page">
                  <wp:posOffset>958456</wp:posOffset>
                </wp:positionH>
                <wp:positionV relativeFrom="paragraph">
                  <wp:posOffset>246481</wp:posOffset>
                </wp:positionV>
                <wp:extent cx="5855970" cy="127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55970" cy="1270"/>
                        </a:xfrm>
                        <a:custGeom>
                          <a:avLst/>
                          <a:gdLst/>
                          <a:ahLst/>
                          <a:cxnLst/>
                          <a:rect l="l" t="t" r="r" b="b"/>
                          <a:pathLst>
                            <a:path w="5855970">
                              <a:moveTo>
                                <a:pt x="0" y="0"/>
                              </a:moveTo>
                              <a:lnTo>
                                <a:pt x="5855487"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E7E37D" id="Graphic 17" o:spid="_x0000_s1026" style="position:absolute;margin-left:75.45pt;margin-top:19.4pt;width:461.1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5855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" path="m,l5855487,e" filled="f" strokeweight=".28114mm">
                <v:path arrowok="t"/>
                <w10:wrap type="topAndBottom" anchorx="page"/>
              </v:shape>
            </w:pict>
          </mc:Fallback>
        </mc:AlternateContent>
      </w:r>
    </w:p>
    <w:p w14:paraId="24425A8A" w14:textId="77777777" w:rsidR="00620CF6" w:rsidRDefault="00000000">
      <w:pPr>
        <w:pStyle w:val="BodyText"/>
        <w:tabs>
          <w:tab w:val="left" w:pos="1134"/>
          <w:tab w:val="left" w:pos="3641"/>
        </w:tabs>
        <w:spacing w:before="125"/>
        <w:ind w:left="328"/>
      </w:pPr>
      <w:r>
        <w:rPr>
          <w:spacing w:val="-4"/>
        </w:rPr>
        <w:t>Code</w:t>
      </w:r>
      <w:r>
        <w:tab/>
      </w:r>
      <w:r>
        <w:rPr>
          <w:spacing w:val="-2"/>
        </w:rPr>
        <w:t>Concept</w:t>
      </w:r>
      <w:r>
        <w:tab/>
      </w:r>
      <w:r>
        <w:rPr>
          <w:spacing w:val="-2"/>
        </w:rPr>
        <w:t>Description</w:t>
      </w:r>
    </w:p>
    <w:p w14:paraId="209836FA" w14:textId="77777777" w:rsidR="00620CF6" w:rsidRDefault="00000000">
      <w:pPr>
        <w:pStyle w:val="BodyText"/>
        <w:spacing w:before="7"/>
        <w:rPr>
          <w:sz w:val="5"/>
        </w:rPr>
      </w:pPr>
      <w:r>
        <w:rPr>
          <w:noProof/>
        </w:rPr>
        <mc:AlternateContent>
          <mc:Choice Requires="wps">
            <w:drawing>
              <wp:anchor distT="0" distB="0" distL="0" distR="0" simplePos="0" relativeHeight="487592448" behindDoc="1" locked="0" layoutInCell="1" allowOverlap="1" wp14:anchorId="1BB5B6CC" wp14:editId="2532677C">
                <wp:simplePos x="0" y="0"/>
                <wp:positionH relativeFrom="page">
                  <wp:posOffset>958456</wp:posOffset>
                </wp:positionH>
                <wp:positionV relativeFrom="paragraph">
                  <wp:posOffset>62519</wp:posOffset>
                </wp:positionV>
                <wp:extent cx="5855970"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55970" cy="1270"/>
                        </a:xfrm>
                        <a:custGeom>
                          <a:avLst/>
                          <a:gdLst/>
                          <a:ahLst/>
                          <a:cxnLst/>
                          <a:rect l="l" t="t" r="r" b="b"/>
                          <a:pathLst>
                            <a:path w="5855970">
                              <a:moveTo>
                                <a:pt x="0" y="0"/>
                              </a:moveTo>
                              <a:lnTo>
                                <a:pt x="5855487" y="0"/>
                              </a:lnTo>
                            </a:path>
                          </a:pathLst>
                        </a:custGeom>
                        <a:ln w="632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123771" id="Graphic 18" o:spid="_x0000_s1026" style="position:absolute;margin-left:75.45pt;margin-top:4.9pt;width:461.1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5855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" path="m,l5855487,e" filled="f" strokeweight=".17575mm">
                <v:path arrowok="t"/>
                <w10:wrap type="topAndBottom" anchorx="page"/>
              </v:shape>
            </w:pict>
          </mc:Fallback>
        </mc:AlternateContent>
      </w:r>
    </w:p>
    <w:p w14:paraId="0A81DC4E" w14:textId="77777777" w:rsidR="00620CF6" w:rsidRDefault="00620CF6">
      <w:pPr>
        <w:rPr>
          <w:sz w:val="5"/>
        </w:rPr>
        <w:sectPr w:rsidR="00620CF6" w:rsidSect="00D60468">
          <w:pgSz w:w="12240" w:h="15840"/>
          <w:pgMar w:top="1320" w:right="1100" w:bottom="280" w:left="1300" w:header="720" w:footer="720" w:gutter="0"/>
          <w:cols w:space="720"/>
        </w:sectPr>
      </w:pPr>
    </w:p>
    <w:tbl>
      <w:tblPr>
        <w:tblW w:w="0" w:type="auto"/>
        <w:tblInd w:w="216" w:type="dxa"/>
        <w:tblLayout w:type="fixed"/>
        <w:tblCellMar>
          <w:left w:w="0" w:type="dxa"/>
          <w:right w:w="0" w:type="dxa"/>
        </w:tblCellMar>
        <w:tblLook w:val="01E0" w:firstRow="1" w:lastRow="1" w:firstColumn="1" w:lastColumn="1" w:noHBand="0" w:noVBand="0"/>
      </w:tblPr>
      <w:tblGrid>
        <w:gridCol w:w="821"/>
        <w:gridCol w:w="2457"/>
        <w:gridCol w:w="5941"/>
      </w:tblGrid>
      <w:tr w:rsidR="00620CF6" w14:paraId="25200845" w14:textId="77777777">
        <w:trPr>
          <w:trHeight w:val="394"/>
        </w:trPr>
        <w:tc>
          <w:tcPr>
            <w:tcW w:w="821" w:type="dxa"/>
            <w:shd w:val="clear" w:color="auto" w:fill="F7F7F7"/>
          </w:tcPr>
          <w:p w14:paraId="32ED5AC1" w14:textId="77777777" w:rsidR="00620CF6" w:rsidRDefault="00000000">
            <w:pPr>
              <w:pStyle w:val="TableParagraph"/>
              <w:rPr>
                <w:sz w:val="20"/>
              </w:rPr>
            </w:pPr>
            <w:proofErr w:type="spellStart"/>
            <w:r>
              <w:rPr>
                <w:spacing w:val="-2"/>
                <w:sz w:val="20"/>
              </w:rPr>
              <w:lastRenderedPageBreak/>
              <w:t>netwea</w:t>
            </w:r>
            <w:proofErr w:type="spellEnd"/>
          </w:p>
        </w:tc>
        <w:tc>
          <w:tcPr>
            <w:tcW w:w="2457" w:type="dxa"/>
            <w:shd w:val="clear" w:color="auto" w:fill="F7F7F7"/>
          </w:tcPr>
          <w:p w14:paraId="56BF5D5A" w14:textId="77777777" w:rsidR="00620CF6" w:rsidRDefault="00000000">
            <w:pPr>
              <w:pStyle w:val="TableParagraph"/>
              <w:ind w:left="104"/>
              <w:rPr>
                <w:sz w:val="20"/>
              </w:rPr>
            </w:pPr>
            <w:r>
              <w:rPr>
                <w:sz w:val="20"/>
              </w:rPr>
              <w:t>Net</w:t>
            </w:r>
            <w:r>
              <w:rPr>
                <w:spacing w:val="2"/>
                <w:sz w:val="20"/>
              </w:rPr>
              <w:t xml:space="preserve"> </w:t>
            </w:r>
            <w:r>
              <w:rPr>
                <w:spacing w:val="-2"/>
                <w:sz w:val="20"/>
              </w:rPr>
              <w:t>Wealth</w:t>
            </w:r>
          </w:p>
        </w:tc>
        <w:tc>
          <w:tcPr>
            <w:tcW w:w="5941" w:type="dxa"/>
            <w:shd w:val="clear" w:color="auto" w:fill="F7F7F7"/>
          </w:tcPr>
          <w:p w14:paraId="066D2B3A" w14:textId="77777777" w:rsidR="00620CF6" w:rsidRDefault="00000000">
            <w:pPr>
              <w:pStyle w:val="TableParagraph"/>
              <w:ind w:left="154"/>
              <w:rPr>
                <w:sz w:val="20"/>
              </w:rPr>
            </w:pPr>
            <w:r>
              <w:rPr>
                <w:sz w:val="20"/>
              </w:rPr>
              <w:t>Net</w:t>
            </w:r>
            <w:r>
              <w:rPr>
                <w:spacing w:val="1"/>
                <w:sz w:val="20"/>
              </w:rPr>
              <w:t xml:space="preserve"> </w:t>
            </w:r>
            <w:r>
              <w:rPr>
                <w:sz w:val="20"/>
              </w:rPr>
              <w:t>wealth</w:t>
            </w:r>
            <w:r>
              <w:rPr>
                <w:spacing w:val="1"/>
                <w:sz w:val="20"/>
              </w:rPr>
              <w:t xml:space="preserve"> </w:t>
            </w:r>
            <w:r>
              <w:rPr>
                <w:sz w:val="20"/>
              </w:rPr>
              <w:t>is</w:t>
            </w:r>
            <w:r>
              <w:rPr>
                <w:spacing w:val="1"/>
                <w:sz w:val="20"/>
              </w:rPr>
              <w:t xml:space="preserve"> </w:t>
            </w:r>
            <w:r>
              <w:rPr>
                <w:sz w:val="20"/>
              </w:rPr>
              <w:t>the</w:t>
            </w:r>
            <w:r>
              <w:rPr>
                <w:spacing w:val="1"/>
                <w:sz w:val="20"/>
              </w:rPr>
              <w:t xml:space="preserve"> </w:t>
            </w:r>
            <w:r>
              <w:rPr>
                <w:sz w:val="20"/>
              </w:rPr>
              <w:t>sum</w:t>
            </w:r>
            <w:r>
              <w:rPr>
                <w:spacing w:val="1"/>
                <w:sz w:val="20"/>
              </w:rPr>
              <w:t xml:space="preserve"> </w:t>
            </w:r>
            <w:r>
              <w:rPr>
                <w:sz w:val="20"/>
              </w:rPr>
              <w:t>of</w:t>
            </w:r>
            <w:r>
              <w:rPr>
                <w:spacing w:val="1"/>
                <w:sz w:val="20"/>
              </w:rPr>
              <w:t xml:space="preserve"> </w:t>
            </w:r>
            <w:r>
              <w:rPr>
                <w:sz w:val="20"/>
              </w:rPr>
              <w:t>all</w:t>
            </w:r>
            <w:r>
              <w:rPr>
                <w:spacing w:val="1"/>
                <w:sz w:val="20"/>
              </w:rPr>
              <w:t xml:space="preserve"> </w:t>
            </w:r>
            <w:r>
              <w:rPr>
                <w:sz w:val="20"/>
              </w:rPr>
              <w:t>tangible</w:t>
            </w:r>
            <w:r>
              <w:rPr>
                <w:spacing w:val="1"/>
                <w:sz w:val="20"/>
              </w:rPr>
              <w:t xml:space="preserve"> </w:t>
            </w:r>
            <w:r>
              <w:rPr>
                <w:sz w:val="20"/>
              </w:rPr>
              <w:t>assets</w:t>
            </w:r>
            <w:r>
              <w:rPr>
                <w:spacing w:val="1"/>
                <w:sz w:val="20"/>
              </w:rPr>
              <w:t xml:space="preserve"> </w:t>
            </w:r>
            <w:r>
              <w:rPr>
                <w:sz w:val="20"/>
              </w:rPr>
              <w:t>(real</w:t>
            </w:r>
            <w:r>
              <w:rPr>
                <w:spacing w:val="1"/>
                <w:sz w:val="20"/>
              </w:rPr>
              <w:t xml:space="preserve"> </w:t>
            </w:r>
            <w:r>
              <w:rPr>
                <w:spacing w:val="-2"/>
                <w:sz w:val="20"/>
              </w:rPr>
              <w:t>estate</w:t>
            </w:r>
          </w:p>
        </w:tc>
      </w:tr>
      <w:tr w:rsidR="00620CF6" w14:paraId="49F9883E" w14:textId="77777777">
        <w:trPr>
          <w:trHeight w:val="398"/>
        </w:trPr>
        <w:tc>
          <w:tcPr>
            <w:tcW w:w="821" w:type="dxa"/>
            <w:shd w:val="clear" w:color="auto" w:fill="F7F7F7"/>
          </w:tcPr>
          <w:p w14:paraId="58E9FB62" w14:textId="77777777" w:rsidR="00620CF6" w:rsidRDefault="00620CF6">
            <w:pPr>
              <w:pStyle w:val="TableParagraph"/>
              <w:spacing w:before="0"/>
              <w:ind w:left="0"/>
              <w:rPr>
                <w:rFonts w:ascii="Times New Roman"/>
                <w:sz w:val="18"/>
              </w:rPr>
            </w:pPr>
          </w:p>
        </w:tc>
        <w:tc>
          <w:tcPr>
            <w:tcW w:w="2457" w:type="dxa"/>
            <w:shd w:val="clear" w:color="auto" w:fill="F7F7F7"/>
          </w:tcPr>
          <w:p w14:paraId="235DC0E9" w14:textId="77777777" w:rsidR="00620CF6" w:rsidRDefault="00620CF6">
            <w:pPr>
              <w:pStyle w:val="TableParagraph"/>
              <w:spacing w:before="0"/>
              <w:ind w:left="0"/>
              <w:rPr>
                <w:rFonts w:ascii="Times New Roman"/>
                <w:sz w:val="18"/>
              </w:rPr>
            </w:pPr>
          </w:p>
        </w:tc>
        <w:tc>
          <w:tcPr>
            <w:tcW w:w="5941" w:type="dxa"/>
            <w:shd w:val="clear" w:color="auto" w:fill="F7F7F7"/>
          </w:tcPr>
          <w:p w14:paraId="5EBE6A1B" w14:textId="77777777" w:rsidR="00620CF6" w:rsidRDefault="00000000">
            <w:pPr>
              <w:pStyle w:val="TableParagraph"/>
              <w:spacing w:before="72"/>
              <w:ind w:left="154"/>
              <w:rPr>
                <w:sz w:val="20"/>
              </w:rPr>
            </w:pPr>
            <w:r>
              <w:rPr>
                <w:spacing w:val="-2"/>
                <w:sz w:val="20"/>
              </w:rPr>
              <w:t>properties and land, valuables, plants, machineries, equipment,</w:t>
            </w:r>
          </w:p>
        </w:tc>
      </w:tr>
      <w:tr w:rsidR="00620CF6" w14:paraId="78B3ACBB" w14:textId="77777777">
        <w:trPr>
          <w:trHeight w:val="398"/>
        </w:trPr>
        <w:tc>
          <w:tcPr>
            <w:tcW w:w="821" w:type="dxa"/>
            <w:shd w:val="clear" w:color="auto" w:fill="F7F7F7"/>
          </w:tcPr>
          <w:p w14:paraId="04EC84B9" w14:textId="77777777" w:rsidR="00620CF6" w:rsidRDefault="00620CF6">
            <w:pPr>
              <w:pStyle w:val="TableParagraph"/>
              <w:spacing w:before="0"/>
              <w:ind w:left="0"/>
              <w:rPr>
                <w:rFonts w:ascii="Times New Roman"/>
                <w:sz w:val="18"/>
              </w:rPr>
            </w:pPr>
          </w:p>
        </w:tc>
        <w:tc>
          <w:tcPr>
            <w:tcW w:w="2457" w:type="dxa"/>
            <w:shd w:val="clear" w:color="auto" w:fill="F7F7F7"/>
          </w:tcPr>
          <w:p w14:paraId="00AC6AA7" w14:textId="77777777" w:rsidR="00620CF6" w:rsidRDefault="00620CF6">
            <w:pPr>
              <w:pStyle w:val="TableParagraph"/>
              <w:spacing w:before="0"/>
              <w:ind w:left="0"/>
              <w:rPr>
                <w:rFonts w:ascii="Times New Roman"/>
                <w:sz w:val="18"/>
              </w:rPr>
            </w:pPr>
          </w:p>
        </w:tc>
        <w:tc>
          <w:tcPr>
            <w:tcW w:w="5941" w:type="dxa"/>
            <w:shd w:val="clear" w:color="auto" w:fill="F7F7F7"/>
          </w:tcPr>
          <w:p w14:paraId="71843A0B" w14:textId="77777777" w:rsidR="00620CF6" w:rsidRDefault="00000000">
            <w:pPr>
              <w:pStyle w:val="TableParagraph"/>
              <w:spacing w:before="72"/>
              <w:ind w:left="154"/>
              <w:rPr>
                <w:sz w:val="20"/>
              </w:rPr>
            </w:pPr>
            <w:r>
              <w:rPr>
                <w:sz w:val="20"/>
              </w:rPr>
              <w:t>etc.)</w:t>
            </w:r>
            <w:r>
              <w:rPr>
                <w:spacing w:val="17"/>
                <w:sz w:val="20"/>
              </w:rPr>
              <w:t xml:space="preserve"> </w:t>
            </w:r>
            <w:r>
              <w:rPr>
                <w:sz w:val="20"/>
              </w:rPr>
              <w:t>and</w:t>
            </w:r>
            <w:r>
              <w:rPr>
                <w:spacing w:val="1"/>
                <w:sz w:val="20"/>
              </w:rPr>
              <w:t xml:space="preserve"> </w:t>
            </w:r>
            <w:r>
              <w:rPr>
                <w:sz w:val="20"/>
              </w:rPr>
              <w:t>intangible</w:t>
            </w:r>
            <w:r>
              <w:rPr>
                <w:spacing w:val="1"/>
                <w:sz w:val="20"/>
              </w:rPr>
              <w:t xml:space="preserve"> </w:t>
            </w:r>
            <w:r>
              <w:rPr>
                <w:sz w:val="20"/>
              </w:rPr>
              <w:t>assets</w:t>
            </w:r>
            <w:r>
              <w:rPr>
                <w:spacing w:val="1"/>
                <w:sz w:val="20"/>
              </w:rPr>
              <w:t xml:space="preserve"> </w:t>
            </w:r>
            <w:r>
              <w:rPr>
                <w:sz w:val="20"/>
              </w:rPr>
              <w:t>(stocks,</w:t>
            </w:r>
            <w:r>
              <w:rPr>
                <w:spacing w:val="1"/>
                <w:sz w:val="20"/>
              </w:rPr>
              <w:t xml:space="preserve"> </w:t>
            </w:r>
            <w:r>
              <w:rPr>
                <w:sz w:val="20"/>
              </w:rPr>
              <w:t>bonds, balances</w:t>
            </w:r>
            <w:r>
              <w:rPr>
                <w:spacing w:val="1"/>
                <w:sz w:val="20"/>
              </w:rPr>
              <w:t xml:space="preserve"> </w:t>
            </w:r>
            <w:r>
              <w:rPr>
                <w:sz w:val="20"/>
              </w:rPr>
              <w:t>of</w:t>
            </w:r>
            <w:r>
              <w:rPr>
                <w:spacing w:val="1"/>
                <w:sz w:val="20"/>
              </w:rPr>
              <w:t xml:space="preserve"> </w:t>
            </w:r>
            <w:r>
              <w:rPr>
                <w:spacing w:val="-2"/>
                <w:sz w:val="20"/>
              </w:rPr>
              <w:t>current,</w:t>
            </w:r>
          </w:p>
        </w:tc>
      </w:tr>
      <w:tr w:rsidR="00620CF6" w14:paraId="561826FE" w14:textId="77777777">
        <w:trPr>
          <w:trHeight w:val="398"/>
        </w:trPr>
        <w:tc>
          <w:tcPr>
            <w:tcW w:w="821" w:type="dxa"/>
            <w:shd w:val="clear" w:color="auto" w:fill="F7F7F7"/>
          </w:tcPr>
          <w:p w14:paraId="1FF68D87" w14:textId="77777777" w:rsidR="00620CF6" w:rsidRDefault="00620CF6">
            <w:pPr>
              <w:pStyle w:val="TableParagraph"/>
              <w:spacing w:before="0"/>
              <w:ind w:left="0"/>
              <w:rPr>
                <w:rFonts w:ascii="Times New Roman"/>
                <w:sz w:val="18"/>
              </w:rPr>
            </w:pPr>
          </w:p>
        </w:tc>
        <w:tc>
          <w:tcPr>
            <w:tcW w:w="2457" w:type="dxa"/>
            <w:shd w:val="clear" w:color="auto" w:fill="F7F7F7"/>
          </w:tcPr>
          <w:p w14:paraId="50A036CE" w14:textId="77777777" w:rsidR="00620CF6" w:rsidRDefault="00620CF6">
            <w:pPr>
              <w:pStyle w:val="TableParagraph"/>
              <w:spacing w:before="0"/>
              <w:ind w:left="0"/>
              <w:rPr>
                <w:rFonts w:ascii="Times New Roman"/>
                <w:sz w:val="18"/>
              </w:rPr>
            </w:pPr>
          </w:p>
        </w:tc>
        <w:tc>
          <w:tcPr>
            <w:tcW w:w="5941" w:type="dxa"/>
            <w:shd w:val="clear" w:color="auto" w:fill="F7F7F7"/>
          </w:tcPr>
          <w:p w14:paraId="2D63509B" w14:textId="77777777" w:rsidR="00620CF6" w:rsidRDefault="00000000">
            <w:pPr>
              <w:pStyle w:val="TableParagraph"/>
              <w:spacing w:before="72"/>
              <w:ind w:left="154"/>
              <w:rPr>
                <w:sz w:val="20"/>
              </w:rPr>
            </w:pPr>
            <w:r>
              <w:rPr>
                <w:spacing w:val="-2"/>
                <w:sz w:val="20"/>
              </w:rPr>
              <w:t>saving,</w:t>
            </w:r>
            <w:r>
              <w:rPr>
                <w:spacing w:val="-4"/>
                <w:sz w:val="20"/>
              </w:rPr>
              <w:t xml:space="preserve"> </w:t>
            </w:r>
            <w:r>
              <w:rPr>
                <w:spacing w:val="-2"/>
                <w:sz w:val="20"/>
              </w:rPr>
              <w:t>and</w:t>
            </w:r>
            <w:r>
              <w:rPr>
                <w:spacing w:val="-3"/>
                <w:sz w:val="20"/>
              </w:rPr>
              <w:t xml:space="preserve"> </w:t>
            </w:r>
            <w:r>
              <w:rPr>
                <w:spacing w:val="-2"/>
                <w:sz w:val="20"/>
              </w:rPr>
              <w:t>investment</w:t>
            </w:r>
            <w:r>
              <w:rPr>
                <w:spacing w:val="-4"/>
                <w:sz w:val="20"/>
              </w:rPr>
              <w:t xml:space="preserve"> </w:t>
            </w:r>
            <w:r>
              <w:rPr>
                <w:spacing w:val="-2"/>
                <w:sz w:val="20"/>
              </w:rPr>
              <w:t>accounts,</w:t>
            </w:r>
            <w:r>
              <w:rPr>
                <w:spacing w:val="-3"/>
                <w:sz w:val="20"/>
              </w:rPr>
              <w:t xml:space="preserve"> </w:t>
            </w:r>
            <w:r>
              <w:rPr>
                <w:spacing w:val="-2"/>
                <w:sz w:val="20"/>
              </w:rPr>
              <w:t>private</w:t>
            </w:r>
            <w:r>
              <w:rPr>
                <w:spacing w:val="-3"/>
                <w:sz w:val="20"/>
              </w:rPr>
              <w:t xml:space="preserve"> </w:t>
            </w:r>
            <w:proofErr w:type="gramStart"/>
            <w:r>
              <w:rPr>
                <w:spacing w:val="-2"/>
                <w:sz w:val="20"/>
              </w:rPr>
              <w:t>pension</w:t>
            </w:r>
            <w:proofErr w:type="gramEnd"/>
            <w:r>
              <w:rPr>
                <w:spacing w:val="-4"/>
                <w:sz w:val="20"/>
              </w:rPr>
              <w:t xml:space="preserve"> </w:t>
            </w:r>
            <w:r>
              <w:rPr>
                <w:spacing w:val="-2"/>
                <w:sz w:val="20"/>
              </w:rPr>
              <w:t>and</w:t>
            </w:r>
            <w:r>
              <w:rPr>
                <w:spacing w:val="-3"/>
                <w:sz w:val="20"/>
              </w:rPr>
              <w:t xml:space="preserve"> </w:t>
            </w:r>
            <w:r>
              <w:rPr>
                <w:spacing w:val="-4"/>
                <w:sz w:val="20"/>
              </w:rPr>
              <w:t>life</w:t>
            </w:r>
          </w:p>
        </w:tc>
      </w:tr>
      <w:tr w:rsidR="00620CF6" w14:paraId="4437F39D" w14:textId="77777777">
        <w:trPr>
          <w:trHeight w:val="398"/>
        </w:trPr>
        <w:tc>
          <w:tcPr>
            <w:tcW w:w="821" w:type="dxa"/>
            <w:shd w:val="clear" w:color="auto" w:fill="F7F7F7"/>
          </w:tcPr>
          <w:p w14:paraId="779CD28F" w14:textId="77777777" w:rsidR="00620CF6" w:rsidRDefault="00620CF6">
            <w:pPr>
              <w:pStyle w:val="TableParagraph"/>
              <w:spacing w:before="0"/>
              <w:ind w:left="0"/>
              <w:rPr>
                <w:rFonts w:ascii="Times New Roman"/>
                <w:sz w:val="18"/>
              </w:rPr>
            </w:pPr>
          </w:p>
        </w:tc>
        <w:tc>
          <w:tcPr>
            <w:tcW w:w="2457" w:type="dxa"/>
            <w:shd w:val="clear" w:color="auto" w:fill="F7F7F7"/>
          </w:tcPr>
          <w:p w14:paraId="5646B48E" w14:textId="77777777" w:rsidR="00620CF6" w:rsidRDefault="00620CF6">
            <w:pPr>
              <w:pStyle w:val="TableParagraph"/>
              <w:spacing w:before="0"/>
              <w:ind w:left="0"/>
              <w:rPr>
                <w:rFonts w:ascii="Times New Roman"/>
                <w:sz w:val="18"/>
              </w:rPr>
            </w:pPr>
          </w:p>
        </w:tc>
        <w:tc>
          <w:tcPr>
            <w:tcW w:w="5941" w:type="dxa"/>
            <w:shd w:val="clear" w:color="auto" w:fill="F7F7F7"/>
          </w:tcPr>
          <w:p w14:paraId="7189881F" w14:textId="77777777" w:rsidR="00620CF6" w:rsidRDefault="00000000">
            <w:pPr>
              <w:pStyle w:val="TableParagraph"/>
              <w:spacing w:before="72"/>
              <w:ind w:left="154"/>
              <w:rPr>
                <w:sz w:val="20"/>
              </w:rPr>
            </w:pPr>
            <w:r>
              <w:rPr>
                <w:sz w:val="20"/>
              </w:rPr>
              <w:t>insurance</w:t>
            </w:r>
            <w:r>
              <w:rPr>
                <w:spacing w:val="-3"/>
                <w:sz w:val="20"/>
              </w:rPr>
              <w:t xml:space="preserve"> </w:t>
            </w:r>
            <w:r>
              <w:rPr>
                <w:sz w:val="20"/>
              </w:rPr>
              <w:t>funds,</w:t>
            </w:r>
            <w:r>
              <w:rPr>
                <w:spacing w:val="-2"/>
                <w:sz w:val="20"/>
              </w:rPr>
              <w:t xml:space="preserve"> </w:t>
            </w:r>
            <w:r>
              <w:rPr>
                <w:sz w:val="20"/>
              </w:rPr>
              <w:t>etc.)</w:t>
            </w:r>
            <w:r>
              <w:rPr>
                <w:spacing w:val="14"/>
                <w:sz w:val="20"/>
              </w:rPr>
              <w:t xml:space="preserve"> </w:t>
            </w:r>
            <w:r>
              <w:rPr>
                <w:sz w:val="20"/>
              </w:rPr>
              <w:t>minus</w:t>
            </w:r>
            <w:r>
              <w:rPr>
                <w:spacing w:val="-2"/>
                <w:sz w:val="20"/>
              </w:rPr>
              <w:t xml:space="preserve"> </w:t>
            </w:r>
            <w:r>
              <w:rPr>
                <w:sz w:val="20"/>
              </w:rPr>
              <w:t>the</w:t>
            </w:r>
            <w:r>
              <w:rPr>
                <w:spacing w:val="-3"/>
                <w:sz w:val="20"/>
              </w:rPr>
              <w:t xml:space="preserve"> </w:t>
            </w:r>
            <w:r>
              <w:rPr>
                <w:sz w:val="20"/>
              </w:rPr>
              <w:t>sum</w:t>
            </w:r>
            <w:r>
              <w:rPr>
                <w:spacing w:val="-2"/>
                <w:sz w:val="20"/>
              </w:rPr>
              <w:t xml:space="preserve"> </w:t>
            </w:r>
            <w:r>
              <w:rPr>
                <w:sz w:val="20"/>
              </w:rPr>
              <w:t>of</w:t>
            </w:r>
            <w:r>
              <w:rPr>
                <w:spacing w:val="-2"/>
                <w:sz w:val="20"/>
              </w:rPr>
              <w:t xml:space="preserve"> </w:t>
            </w:r>
            <w:r>
              <w:rPr>
                <w:sz w:val="20"/>
              </w:rPr>
              <w:t>all</w:t>
            </w:r>
            <w:r>
              <w:rPr>
                <w:spacing w:val="-2"/>
                <w:sz w:val="20"/>
              </w:rPr>
              <w:t xml:space="preserve"> </w:t>
            </w:r>
            <w:r>
              <w:rPr>
                <w:sz w:val="20"/>
              </w:rPr>
              <w:t>debts</w:t>
            </w:r>
            <w:r>
              <w:rPr>
                <w:spacing w:val="-3"/>
                <w:sz w:val="20"/>
              </w:rPr>
              <w:t xml:space="preserve"> </w:t>
            </w:r>
            <w:r>
              <w:rPr>
                <w:sz w:val="20"/>
              </w:rPr>
              <w:t>and</w:t>
            </w:r>
            <w:r>
              <w:rPr>
                <w:spacing w:val="-2"/>
                <w:sz w:val="20"/>
              </w:rPr>
              <w:t xml:space="preserve"> liabilities</w:t>
            </w:r>
          </w:p>
        </w:tc>
      </w:tr>
      <w:tr w:rsidR="00620CF6" w14:paraId="09B88FF5" w14:textId="77777777">
        <w:trPr>
          <w:trHeight w:val="402"/>
        </w:trPr>
        <w:tc>
          <w:tcPr>
            <w:tcW w:w="821" w:type="dxa"/>
            <w:shd w:val="clear" w:color="auto" w:fill="F7F7F7"/>
          </w:tcPr>
          <w:p w14:paraId="3189ACAC" w14:textId="77777777" w:rsidR="00620CF6" w:rsidRDefault="00620CF6">
            <w:pPr>
              <w:pStyle w:val="TableParagraph"/>
              <w:spacing w:before="0"/>
              <w:ind w:left="0"/>
              <w:rPr>
                <w:rFonts w:ascii="Times New Roman"/>
                <w:sz w:val="18"/>
              </w:rPr>
            </w:pPr>
          </w:p>
        </w:tc>
        <w:tc>
          <w:tcPr>
            <w:tcW w:w="2457" w:type="dxa"/>
            <w:shd w:val="clear" w:color="auto" w:fill="F7F7F7"/>
          </w:tcPr>
          <w:p w14:paraId="09B205C6" w14:textId="77777777" w:rsidR="00620CF6" w:rsidRDefault="00620CF6">
            <w:pPr>
              <w:pStyle w:val="TableParagraph"/>
              <w:spacing w:before="0"/>
              <w:ind w:left="0"/>
              <w:rPr>
                <w:rFonts w:ascii="Times New Roman"/>
                <w:sz w:val="18"/>
              </w:rPr>
            </w:pPr>
          </w:p>
        </w:tc>
        <w:tc>
          <w:tcPr>
            <w:tcW w:w="5941" w:type="dxa"/>
            <w:shd w:val="clear" w:color="auto" w:fill="F7F7F7"/>
          </w:tcPr>
          <w:p w14:paraId="0D9434C1" w14:textId="77777777" w:rsidR="00620CF6" w:rsidRDefault="00000000">
            <w:pPr>
              <w:pStyle w:val="TableParagraph"/>
              <w:spacing w:before="72"/>
              <w:ind w:left="154"/>
              <w:rPr>
                <w:sz w:val="20"/>
              </w:rPr>
            </w:pPr>
            <w:r>
              <w:rPr>
                <w:sz w:val="20"/>
              </w:rPr>
              <w:t>(mortgages,</w:t>
            </w:r>
            <w:r>
              <w:rPr>
                <w:spacing w:val="-5"/>
                <w:sz w:val="20"/>
              </w:rPr>
              <w:t xml:space="preserve"> </w:t>
            </w:r>
            <w:r>
              <w:rPr>
                <w:sz w:val="20"/>
              </w:rPr>
              <w:t>loans,</w:t>
            </w:r>
            <w:r>
              <w:rPr>
                <w:spacing w:val="-5"/>
                <w:sz w:val="20"/>
              </w:rPr>
              <w:t xml:space="preserve"> </w:t>
            </w:r>
            <w:r>
              <w:rPr>
                <w:sz w:val="20"/>
              </w:rPr>
              <w:t>and</w:t>
            </w:r>
            <w:r>
              <w:rPr>
                <w:spacing w:val="-5"/>
                <w:sz w:val="20"/>
              </w:rPr>
              <w:t xml:space="preserve"> </w:t>
            </w:r>
            <w:r>
              <w:rPr>
                <w:sz w:val="20"/>
              </w:rPr>
              <w:t>credit</w:t>
            </w:r>
            <w:r>
              <w:rPr>
                <w:spacing w:val="-4"/>
                <w:sz w:val="20"/>
              </w:rPr>
              <w:t xml:space="preserve"> </w:t>
            </w:r>
            <w:r>
              <w:rPr>
                <w:sz w:val="20"/>
              </w:rPr>
              <w:t>card</w:t>
            </w:r>
            <w:r>
              <w:rPr>
                <w:spacing w:val="-5"/>
                <w:sz w:val="20"/>
              </w:rPr>
              <w:t xml:space="preserve"> </w:t>
            </w:r>
            <w:r>
              <w:rPr>
                <w:spacing w:val="-2"/>
                <w:sz w:val="20"/>
              </w:rPr>
              <w:t>debt).</w:t>
            </w:r>
          </w:p>
        </w:tc>
      </w:tr>
      <w:tr w:rsidR="00620CF6" w14:paraId="78F44DDB" w14:textId="77777777">
        <w:trPr>
          <w:trHeight w:val="394"/>
        </w:trPr>
        <w:tc>
          <w:tcPr>
            <w:tcW w:w="821" w:type="dxa"/>
          </w:tcPr>
          <w:p w14:paraId="08775431" w14:textId="77777777" w:rsidR="00620CF6" w:rsidRDefault="00000000">
            <w:pPr>
              <w:pStyle w:val="TableParagraph"/>
              <w:rPr>
                <w:sz w:val="20"/>
              </w:rPr>
            </w:pPr>
            <w:proofErr w:type="spellStart"/>
            <w:r>
              <w:rPr>
                <w:spacing w:val="-2"/>
                <w:sz w:val="20"/>
              </w:rPr>
              <w:t>nnhass</w:t>
            </w:r>
            <w:proofErr w:type="spellEnd"/>
          </w:p>
        </w:tc>
        <w:tc>
          <w:tcPr>
            <w:tcW w:w="2457" w:type="dxa"/>
          </w:tcPr>
          <w:p w14:paraId="64E59964" w14:textId="77777777" w:rsidR="00620CF6" w:rsidRDefault="00000000">
            <w:pPr>
              <w:pStyle w:val="TableParagraph"/>
              <w:ind w:left="104"/>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tc>
        <w:tc>
          <w:tcPr>
            <w:tcW w:w="5941" w:type="dxa"/>
          </w:tcPr>
          <w:p w14:paraId="573A7701" w14:textId="77777777" w:rsidR="00620CF6" w:rsidRDefault="00000000">
            <w:pPr>
              <w:pStyle w:val="TableParagraph"/>
              <w:ind w:left="154"/>
              <w:rPr>
                <w:sz w:val="20"/>
              </w:rPr>
            </w:pPr>
            <w:r>
              <w:rPr>
                <w:sz w:val="20"/>
              </w:rPr>
              <w:t>Sum</w:t>
            </w:r>
            <w:r>
              <w:rPr>
                <w:spacing w:val="-3"/>
                <w:sz w:val="20"/>
              </w:rPr>
              <w:t xml:space="preserve"> </w:t>
            </w:r>
            <w:r>
              <w:rPr>
                <w:sz w:val="20"/>
              </w:rPr>
              <w:t>of</w:t>
            </w:r>
            <w:r>
              <w:rPr>
                <w:spacing w:val="-3"/>
                <w:sz w:val="20"/>
              </w:rPr>
              <w:t xml:space="preserve"> </w:t>
            </w:r>
            <w:r>
              <w:rPr>
                <w:sz w:val="20"/>
              </w:rPr>
              <w:t>all</w:t>
            </w:r>
            <w:r>
              <w:rPr>
                <w:spacing w:val="-3"/>
                <w:sz w:val="20"/>
              </w:rPr>
              <w:t xml:space="preserve"> </w:t>
            </w:r>
            <w:r>
              <w:rPr>
                <w:sz w:val="20"/>
              </w:rPr>
              <w:t>financial</w:t>
            </w:r>
            <w:r>
              <w:rPr>
                <w:spacing w:val="-3"/>
                <w:sz w:val="20"/>
              </w:rPr>
              <w:t xml:space="preserve"> </w:t>
            </w:r>
            <w:r>
              <w:rPr>
                <w:sz w:val="20"/>
              </w:rPr>
              <w:t>assets</w:t>
            </w:r>
            <w:r>
              <w:rPr>
                <w:spacing w:val="-2"/>
                <w:sz w:val="20"/>
              </w:rPr>
              <w:t xml:space="preserve"> </w:t>
            </w:r>
            <w:r>
              <w:rPr>
                <w:sz w:val="20"/>
              </w:rPr>
              <w:t>(such</w:t>
            </w:r>
            <w:r>
              <w:rPr>
                <w:spacing w:val="-3"/>
                <w:sz w:val="20"/>
              </w:rPr>
              <w:t xml:space="preserve"> </w:t>
            </w:r>
            <w:r>
              <w:rPr>
                <w:sz w:val="20"/>
              </w:rPr>
              <w:t>as</w:t>
            </w:r>
            <w:r>
              <w:rPr>
                <w:spacing w:val="-3"/>
                <w:sz w:val="20"/>
              </w:rPr>
              <w:t xml:space="preserve"> </w:t>
            </w:r>
            <w:r>
              <w:rPr>
                <w:sz w:val="20"/>
              </w:rPr>
              <w:t>stocks,</w:t>
            </w:r>
            <w:r>
              <w:rPr>
                <w:spacing w:val="-3"/>
                <w:sz w:val="20"/>
              </w:rPr>
              <w:t xml:space="preserve"> </w:t>
            </w:r>
            <w:proofErr w:type="gramStart"/>
            <w:r>
              <w:rPr>
                <w:sz w:val="20"/>
              </w:rPr>
              <w:t>shares</w:t>
            </w:r>
            <w:proofErr w:type="gramEnd"/>
            <w:r>
              <w:rPr>
                <w:spacing w:val="-3"/>
                <w:sz w:val="20"/>
              </w:rPr>
              <w:t xml:space="preserve"> </w:t>
            </w:r>
            <w:r>
              <w:rPr>
                <w:sz w:val="20"/>
              </w:rPr>
              <w:t>or</w:t>
            </w:r>
            <w:r>
              <w:rPr>
                <w:spacing w:val="-2"/>
                <w:sz w:val="20"/>
              </w:rPr>
              <w:t xml:space="preserve"> </w:t>
            </w:r>
            <w:r>
              <w:rPr>
                <w:sz w:val="20"/>
              </w:rPr>
              <w:t>equities</w:t>
            </w:r>
            <w:r>
              <w:rPr>
                <w:spacing w:val="-3"/>
                <w:sz w:val="20"/>
              </w:rPr>
              <w:t xml:space="preserve"> </w:t>
            </w:r>
            <w:r>
              <w:rPr>
                <w:spacing w:val="-5"/>
                <w:sz w:val="20"/>
              </w:rPr>
              <w:t>in</w:t>
            </w:r>
          </w:p>
        </w:tc>
      </w:tr>
      <w:tr w:rsidR="00620CF6" w14:paraId="64C274EB" w14:textId="77777777">
        <w:trPr>
          <w:trHeight w:val="398"/>
        </w:trPr>
        <w:tc>
          <w:tcPr>
            <w:tcW w:w="821" w:type="dxa"/>
          </w:tcPr>
          <w:p w14:paraId="4F5BCB5C" w14:textId="77777777" w:rsidR="00620CF6" w:rsidRDefault="00620CF6">
            <w:pPr>
              <w:pStyle w:val="TableParagraph"/>
              <w:spacing w:before="0"/>
              <w:ind w:left="0"/>
              <w:rPr>
                <w:rFonts w:ascii="Times New Roman"/>
                <w:sz w:val="18"/>
              </w:rPr>
            </w:pPr>
          </w:p>
        </w:tc>
        <w:tc>
          <w:tcPr>
            <w:tcW w:w="2457" w:type="dxa"/>
          </w:tcPr>
          <w:p w14:paraId="0F956B8E" w14:textId="77777777" w:rsidR="00620CF6" w:rsidRDefault="00000000">
            <w:pPr>
              <w:pStyle w:val="TableParagraph"/>
              <w:spacing w:before="72"/>
              <w:ind w:left="104"/>
              <w:rPr>
                <w:sz w:val="20"/>
              </w:rPr>
            </w:pPr>
            <w:r>
              <w:rPr>
                <w:sz w:val="20"/>
              </w:rPr>
              <w:t>Capital</w:t>
            </w:r>
            <w:r>
              <w:rPr>
                <w:spacing w:val="4"/>
                <w:sz w:val="20"/>
              </w:rPr>
              <w:t xml:space="preserve"> </w:t>
            </w:r>
            <w:r>
              <w:rPr>
                <w:sz w:val="20"/>
              </w:rPr>
              <w:t>of</w:t>
            </w:r>
            <w:r>
              <w:rPr>
                <w:spacing w:val="5"/>
                <w:sz w:val="20"/>
              </w:rPr>
              <w:t xml:space="preserve"> </w:t>
            </w:r>
            <w:r>
              <w:rPr>
                <w:spacing w:val="-2"/>
                <w:sz w:val="20"/>
              </w:rPr>
              <w:t>Personal</w:t>
            </w:r>
          </w:p>
        </w:tc>
        <w:tc>
          <w:tcPr>
            <w:tcW w:w="5941" w:type="dxa"/>
          </w:tcPr>
          <w:p w14:paraId="724BE5F9" w14:textId="77777777" w:rsidR="00620CF6" w:rsidRDefault="00000000">
            <w:pPr>
              <w:pStyle w:val="TableParagraph"/>
              <w:spacing w:before="72"/>
              <w:ind w:left="154"/>
              <w:rPr>
                <w:sz w:val="20"/>
              </w:rPr>
            </w:pPr>
            <w:r>
              <w:rPr>
                <w:spacing w:val="-2"/>
                <w:sz w:val="20"/>
              </w:rPr>
              <w:t>corporations and quasi-corporations, corporate and government</w:t>
            </w:r>
          </w:p>
        </w:tc>
      </w:tr>
      <w:tr w:rsidR="00620CF6" w14:paraId="23687425" w14:textId="77777777">
        <w:trPr>
          <w:trHeight w:val="398"/>
        </w:trPr>
        <w:tc>
          <w:tcPr>
            <w:tcW w:w="821" w:type="dxa"/>
          </w:tcPr>
          <w:p w14:paraId="130C5821" w14:textId="77777777" w:rsidR="00620CF6" w:rsidRDefault="00620CF6">
            <w:pPr>
              <w:pStyle w:val="TableParagraph"/>
              <w:spacing w:before="0"/>
              <w:ind w:left="0"/>
              <w:rPr>
                <w:rFonts w:ascii="Times New Roman"/>
                <w:sz w:val="18"/>
              </w:rPr>
            </w:pPr>
          </w:p>
        </w:tc>
        <w:tc>
          <w:tcPr>
            <w:tcW w:w="2457" w:type="dxa"/>
          </w:tcPr>
          <w:p w14:paraId="5B9DAE06" w14:textId="77777777" w:rsidR="00620CF6" w:rsidRDefault="00000000">
            <w:pPr>
              <w:pStyle w:val="TableParagraph"/>
              <w:spacing w:before="72"/>
              <w:ind w:left="104"/>
              <w:rPr>
                <w:sz w:val="20"/>
              </w:rPr>
            </w:pPr>
            <w:r>
              <w:rPr>
                <w:spacing w:val="-2"/>
                <w:sz w:val="20"/>
              </w:rPr>
              <w:t>Businesses</w:t>
            </w:r>
          </w:p>
        </w:tc>
        <w:tc>
          <w:tcPr>
            <w:tcW w:w="5941" w:type="dxa"/>
          </w:tcPr>
          <w:p w14:paraId="4B29F352" w14:textId="77777777" w:rsidR="00620CF6" w:rsidRDefault="00000000">
            <w:pPr>
              <w:pStyle w:val="TableParagraph"/>
              <w:spacing w:before="72"/>
              <w:ind w:left="154"/>
              <w:rPr>
                <w:sz w:val="20"/>
              </w:rPr>
            </w:pPr>
            <w:r>
              <w:rPr>
                <w:spacing w:val="-2"/>
                <w:sz w:val="20"/>
              </w:rPr>
              <w:t>bonds,</w:t>
            </w:r>
            <w:r>
              <w:rPr>
                <w:spacing w:val="-1"/>
                <w:sz w:val="20"/>
              </w:rPr>
              <w:t xml:space="preserve"> </w:t>
            </w:r>
            <w:r>
              <w:rPr>
                <w:spacing w:val="-2"/>
                <w:sz w:val="20"/>
              </w:rPr>
              <w:t>mutual</w:t>
            </w:r>
            <w:r>
              <w:rPr>
                <w:spacing w:val="1"/>
                <w:sz w:val="20"/>
              </w:rPr>
              <w:t xml:space="preserve"> </w:t>
            </w:r>
            <w:r>
              <w:rPr>
                <w:spacing w:val="-2"/>
                <w:sz w:val="20"/>
              </w:rPr>
              <w:t>funds,</w:t>
            </w:r>
            <w:r>
              <w:rPr>
                <w:spacing w:val="1"/>
                <w:sz w:val="20"/>
              </w:rPr>
              <w:t xml:space="preserve"> </w:t>
            </w:r>
            <w:r>
              <w:rPr>
                <w:spacing w:val="-2"/>
                <w:sz w:val="20"/>
              </w:rPr>
              <w:t>cash,</w:t>
            </w:r>
            <w:r>
              <w:rPr>
                <w:spacing w:val="1"/>
                <w:sz w:val="20"/>
              </w:rPr>
              <w:t xml:space="preserve"> </w:t>
            </w:r>
            <w:r>
              <w:rPr>
                <w:spacing w:val="-2"/>
                <w:sz w:val="20"/>
              </w:rPr>
              <w:t>current,</w:t>
            </w:r>
            <w:r>
              <w:rPr>
                <w:spacing w:val="1"/>
                <w:sz w:val="20"/>
              </w:rPr>
              <w:t xml:space="preserve"> </w:t>
            </w:r>
            <w:r>
              <w:rPr>
                <w:spacing w:val="-2"/>
                <w:sz w:val="20"/>
              </w:rPr>
              <w:t>savings</w:t>
            </w:r>
            <w:r>
              <w:rPr>
                <w:spacing w:val="1"/>
                <w:sz w:val="20"/>
              </w:rPr>
              <w:t xml:space="preserve"> </w:t>
            </w:r>
            <w:r>
              <w:rPr>
                <w:spacing w:val="-2"/>
                <w:sz w:val="20"/>
              </w:rPr>
              <w:t>and</w:t>
            </w:r>
            <w:r>
              <w:rPr>
                <w:spacing w:val="1"/>
                <w:sz w:val="20"/>
              </w:rPr>
              <w:t xml:space="preserve"> </w:t>
            </w:r>
            <w:r>
              <w:rPr>
                <w:spacing w:val="-2"/>
                <w:sz w:val="20"/>
              </w:rPr>
              <w:t>investment</w:t>
            </w:r>
          </w:p>
        </w:tc>
      </w:tr>
      <w:tr w:rsidR="00620CF6" w14:paraId="11E4FB01" w14:textId="77777777">
        <w:trPr>
          <w:trHeight w:val="398"/>
        </w:trPr>
        <w:tc>
          <w:tcPr>
            <w:tcW w:w="821" w:type="dxa"/>
          </w:tcPr>
          <w:p w14:paraId="793C83BC" w14:textId="77777777" w:rsidR="00620CF6" w:rsidRDefault="00620CF6">
            <w:pPr>
              <w:pStyle w:val="TableParagraph"/>
              <w:spacing w:before="0"/>
              <w:ind w:left="0"/>
              <w:rPr>
                <w:rFonts w:ascii="Times New Roman"/>
                <w:sz w:val="18"/>
              </w:rPr>
            </w:pPr>
          </w:p>
        </w:tc>
        <w:tc>
          <w:tcPr>
            <w:tcW w:w="2457" w:type="dxa"/>
          </w:tcPr>
          <w:p w14:paraId="2196AA66" w14:textId="77777777" w:rsidR="00620CF6" w:rsidRDefault="00620CF6">
            <w:pPr>
              <w:pStyle w:val="TableParagraph"/>
              <w:spacing w:before="0"/>
              <w:ind w:left="0"/>
              <w:rPr>
                <w:rFonts w:ascii="Times New Roman"/>
                <w:sz w:val="18"/>
              </w:rPr>
            </w:pPr>
          </w:p>
        </w:tc>
        <w:tc>
          <w:tcPr>
            <w:tcW w:w="5941" w:type="dxa"/>
          </w:tcPr>
          <w:p w14:paraId="2C13E27F" w14:textId="77777777" w:rsidR="00620CF6" w:rsidRDefault="00000000">
            <w:pPr>
              <w:pStyle w:val="TableParagraph"/>
              <w:spacing w:before="72"/>
              <w:ind w:left="154"/>
              <w:rPr>
                <w:sz w:val="20"/>
              </w:rPr>
            </w:pPr>
            <w:r>
              <w:rPr>
                <w:sz w:val="20"/>
              </w:rPr>
              <w:t>accounts,</w:t>
            </w:r>
            <w:r>
              <w:rPr>
                <w:spacing w:val="-8"/>
                <w:sz w:val="20"/>
              </w:rPr>
              <w:t xml:space="preserve"> </w:t>
            </w:r>
            <w:r>
              <w:rPr>
                <w:sz w:val="20"/>
              </w:rPr>
              <w:t>time</w:t>
            </w:r>
            <w:r>
              <w:rPr>
                <w:spacing w:val="-7"/>
                <w:sz w:val="20"/>
              </w:rPr>
              <w:t xml:space="preserve"> </w:t>
            </w:r>
            <w:r>
              <w:rPr>
                <w:sz w:val="20"/>
              </w:rPr>
              <w:t>deposits</w:t>
            </w:r>
            <w:r>
              <w:rPr>
                <w:spacing w:val="-7"/>
                <w:sz w:val="20"/>
              </w:rPr>
              <w:t xml:space="preserve"> </w:t>
            </w:r>
            <w:r>
              <w:rPr>
                <w:sz w:val="20"/>
              </w:rPr>
              <w:t>or</w:t>
            </w:r>
            <w:r>
              <w:rPr>
                <w:spacing w:val="-7"/>
                <w:sz w:val="20"/>
              </w:rPr>
              <w:t xml:space="preserve"> </w:t>
            </w:r>
            <w:r>
              <w:rPr>
                <w:sz w:val="20"/>
              </w:rPr>
              <w:t>certificates</w:t>
            </w:r>
            <w:r>
              <w:rPr>
                <w:spacing w:val="-7"/>
                <w:sz w:val="20"/>
              </w:rPr>
              <w:t xml:space="preserve"> </w:t>
            </w:r>
            <w:r>
              <w:rPr>
                <w:sz w:val="20"/>
              </w:rPr>
              <w:t>of</w:t>
            </w:r>
            <w:r>
              <w:rPr>
                <w:spacing w:val="-7"/>
                <w:sz w:val="20"/>
              </w:rPr>
              <w:t xml:space="preserve"> </w:t>
            </w:r>
            <w:r>
              <w:rPr>
                <w:sz w:val="20"/>
              </w:rPr>
              <w:t>deposit</w:t>
            </w:r>
            <w:r>
              <w:rPr>
                <w:spacing w:val="-7"/>
                <w:sz w:val="20"/>
              </w:rPr>
              <w:t xml:space="preserve"> </w:t>
            </w:r>
            <w:r>
              <w:rPr>
                <w:spacing w:val="-2"/>
                <w:sz w:val="20"/>
              </w:rPr>
              <w:t>(CDs),</w:t>
            </w:r>
          </w:p>
        </w:tc>
      </w:tr>
      <w:tr w:rsidR="00620CF6" w14:paraId="73BCAC00" w14:textId="77777777">
        <w:trPr>
          <w:trHeight w:val="398"/>
        </w:trPr>
        <w:tc>
          <w:tcPr>
            <w:tcW w:w="821" w:type="dxa"/>
          </w:tcPr>
          <w:p w14:paraId="187E192D" w14:textId="77777777" w:rsidR="00620CF6" w:rsidRDefault="00620CF6">
            <w:pPr>
              <w:pStyle w:val="TableParagraph"/>
              <w:spacing w:before="0"/>
              <w:ind w:left="0"/>
              <w:rPr>
                <w:rFonts w:ascii="Times New Roman"/>
                <w:sz w:val="18"/>
              </w:rPr>
            </w:pPr>
          </w:p>
        </w:tc>
        <w:tc>
          <w:tcPr>
            <w:tcW w:w="2457" w:type="dxa"/>
          </w:tcPr>
          <w:p w14:paraId="38989596" w14:textId="77777777" w:rsidR="00620CF6" w:rsidRDefault="00620CF6">
            <w:pPr>
              <w:pStyle w:val="TableParagraph"/>
              <w:spacing w:before="0"/>
              <w:ind w:left="0"/>
              <w:rPr>
                <w:rFonts w:ascii="Times New Roman"/>
                <w:sz w:val="18"/>
              </w:rPr>
            </w:pPr>
          </w:p>
        </w:tc>
        <w:tc>
          <w:tcPr>
            <w:tcW w:w="5941" w:type="dxa"/>
          </w:tcPr>
          <w:p w14:paraId="50AF64D9" w14:textId="77777777" w:rsidR="00620CF6" w:rsidRDefault="00000000">
            <w:pPr>
              <w:pStyle w:val="TableParagraph"/>
              <w:spacing w:before="72"/>
              <w:ind w:left="154"/>
              <w:rPr>
                <w:sz w:val="20"/>
              </w:rPr>
            </w:pPr>
            <w:r>
              <w:rPr>
                <w:spacing w:val="-2"/>
                <w:sz w:val="20"/>
              </w:rPr>
              <w:t>accumulated</w:t>
            </w:r>
            <w:r>
              <w:rPr>
                <w:sz w:val="20"/>
              </w:rPr>
              <w:t xml:space="preserve"> </w:t>
            </w:r>
            <w:r>
              <w:rPr>
                <w:spacing w:val="-2"/>
                <w:sz w:val="20"/>
              </w:rPr>
              <w:t>balance</w:t>
            </w:r>
            <w:r>
              <w:rPr>
                <w:sz w:val="20"/>
              </w:rPr>
              <w:t xml:space="preserve"> </w:t>
            </w:r>
            <w:r>
              <w:rPr>
                <w:spacing w:val="-2"/>
                <w:sz w:val="20"/>
              </w:rPr>
              <w:t>in</w:t>
            </w:r>
            <w:r>
              <w:rPr>
                <w:spacing w:val="1"/>
                <w:sz w:val="20"/>
              </w:rPr>
              <w:t xml:space="preserve"> </w:t>
            </w:r>
            <w:r>
              <w:rPr>
                <w:spacing w:val="-2"/>
                <w:sz w:val="20"/>
              </w:rPr>
              <w:t>private</w:t>
            </w:r>
            <w:r>
              <w:rPr>
                <w:sz w:val="20"/>
              </w:rPr>
              <w:t xml:space="preserve"> </w:t>
            </w:r>
            <w:r>
              <w:rPr>
                <w:spacing w:val="-2"/>
                <w:sz w:val="20"/>
              </w:rPr>
              <w:t>pension</w:t>
            </w:r>
            <w:r>
              <w:rPr>
                <w:spacing w:val="1"/>
                <w:sz w:val="20"/>
              </w:rPr>
              <w:t xml:space="preserve"> </w:t>
            </w:r>
            <w:r>
              <w:rPr>
                <w:spacing w:val="-2"/>
                <w:sz w:val="20"/>
              </w:rPr>
              <w:t>funds,</w:t>
            </w:r>
            <w:r>
              <w:rPr>
                <w:sz w:val="20"/>
              </w:rPr>
              <w:t xml:space="preserve"> </w:t>
            </w:r>
            <w:proofErr w:type="gramStart"/>
            <w:r>
              <w:rPr>
                <w:spacing w:val="-2"/>
                <w:sz w:val="20"/>
              </w:rPr>
              <w:t>cash</w:t>
            </w:r>
            <w:proofErr w:type="gramEnd"/>
            <w:r>
              <w:rPr>
                <w:sz w:val="20"/>
              </w:rPr>
              <w:t xml:space="preserve"> </w:t>
            </w:r>
            <w:r>
              <w:rPr>
                <w:spacing w:val="-2"/>
                <w:sz w:val="20"/>
              </w:rPr>
              <w:t>or</w:t>
            </w:r>
            <w:r>
              <w:rPr>
                <w:spacing w:val="1"/>
                <w:sz w:val="20"/>
              </w:rPr>
              <w:t xml:space="preserve"> </w:t>
            </w:r>
            <w:r>
              <w:rPr>
                <w:spacing w:val="-2"/>
                <w:sz w:val="20"/>
              </w:rPr>
              <w:t>reserve</w:t>
            </w:r>
          </w:p>
        </w:tc>
      </w:tr>
      <w:tr w:rsidR="00620CF6" w14:paraId="7520EB2B" w14:textId="77777777">
        <w:trPr>
          <w:trHeight w:val="398"/>
        </w:trPr>
        <w:tc>
          <w:tcPr>
            <w:tcW w:w="821" w:type="dxa"/>
          </w:tcPr>
          <w:p w14:paraId="281F6DAB" w14:textId="77777777" w:rsidR="00620CF6" w:rsidRDefault="00620CF6">
            <w:pPr>
              <w:pStyle w:val="TableParagraph"/>
              <w:spacing w:before="0"/>
              <w:ind w:left="0"/>
              <w:rPr>
                <w:rFonts w:ascii="Times New Roman"/>
                <w:sz w:val="18"/>
              </w:rPr>
            </w:pPr>
          </w:p>
        </w:tc>
        <w:tc>
          <w:tcPr>
            <w:tcW w:w="2457" w:type="dxa"/>
          </w:tcPr>
          <w:p w14:paraId="58BF01BA" w14:textId="77777777" w:rsidR="00620CF6" w:rsidRDefault="00620CF6">
            <w:pPr>
              <w:pStyle w:val="TableParagraph"/>
              <w:spacing w:before="0"/>
              <w:ind w:left="0"/>
              <w:rPr>
                <w:rFonts w:ascii="Times New Roman"/>
                <w:sz w:val="18"/>
              </w:rPr>
            </w:pPr>
          </w:p>
        </w:tc>
        <w:tc>
          <w:tcPr>
            <w:tcW w:w="5941" w:type="dxa"/>
          </w:tcPr>
          <w:p w14:paraId="32B216C9" w14:textId="77777777" w:rsidR="00620CF6" w:rsidRDefault="00000000">
            <w:pPr>
              <w:pStyle w:val="TableParagraph"/>
              <w:spacing w:before="72"/>
              <w:ind w:left="154"/>
              <w:rPr>
                <w:sz w:val="20"/>
              </w:rPr>
            </w:pPr>
            <w:r>
              <w:rPr>
                <w:sz w:val="20"/>
              </w:rPr>
              <w:t>value</w:t>
            </w:r>
            <w:r>
              <w:rPr>
                <w:spacing w:val="-3"/>
                <w:sz w:val="20"/>
              </w:rPr>
              <w:t xml:space="preserve"> </w:t>
            </w:r>
            <w:r>
              <w:rPr>
                <w:sz w:val="20"/>
              </w:rPr>
              <w:t>of</w:t>
            </w:r>
            <w:r>
              <w:rPr>
                <w:spacing w:val="-2"/>
                <w:sz w:val="20"/>
              </w:rPr>
              <w:t xml:space="preserve"> </w:t>
            </w:r>
            <w:r>
              <w:rPr>
                <w:sz w:val="20"/>
              </w:rPr>
              <w:t>life</w:t>
            </w:r>
            <w:r>
              <w:rPr>
                <w:spacing w:val="-3"/>
                <w:sz w:val="20"/>
              </w:rPr>
              <w:t xml:space="preserve"> </w:t>
            </w:r>
            <w:r>
              <w:rPr>
                <w:sz w:val="20"/>
              </w:rPr>
              <w:t>insurance</w:t>
            </w:r>
            <w:r>
              <w:rPr>
                <w:spacing w:val="-2"/>
                <w:sz w:val="20"/>
              </w:rPr>
              <w:t xml:space="preserve"> </w:t>
            </w:r>
            <w:r>
              <w:rPr>
                <w:sz w:val="20"/>
              </w:rPr>
              <w:t>funds,</w:t>
            </w:r>
            <w:r>
              <w:rPr>
                <w:spacing w:val="-3"/>
                <w:sz w:val="20"/>
              </w:rPr>
              <w:t xml:space="preserve"> </w:t>
            </w:r>
            <w:r>
              <w:rPr>
                <w:sz w:val="20"/>
              </w:rPr>
              <w:t>etc.)</w:t>
            </w:r>
            <w:r>
              <w:rPr>
                <w:spacing w:val="14"/>
                <w:sz w:val="20"/>
              </w:rPr>
              <w:t xml:space="preserve"> </w:t>
            </w:r>
            <w:r>
              <w:rPr>
                <w:sz w:val="20"/>
              </w:rPr>
              <w:t>and</w:t>
            </w:r>
            <w:r>
              <w:rPr>
                <w:spacing w:val="-3"/>
                <w:sz w:val="20"/>
              </w:rPr>
              <w:t xml:space="preserve"> </w:t>
            </w:r>
            <w:r>
              <w:rPr>
                <w:sz w:val="20"/>
              </w:rPr>
              <w:t>the</w:t>
            </w:r>
            <w:r>
              <w:rPr>
                <w:spacing w:val="-2"/>
                <w:sz w:val="20"/>
              </w:rPr>
              <w:t xml:space="preserve"> </w:t>
            </w:r>
            <w:r>
              <w:rPr>
                <w:sz w:val="20"/>
              </w:rPr>
              <w:t>fixed</w:t>
            </w:r>
            <w:r>
              <w:rPr>
                <w:spacing w:val="-3"/>
                <w:sz w:val="20"/>
              </w:rPr>
              <w:t xml:space="preserve"> </w:t>
            </w:r>
            <w:r>
              <w:rPr>
                <w:sz w:val="20"/>
              </w:rPr>
              <w:t>capital</w:t>
            </w:r>
            <w:r>
              <w:rPr>
                <w:spacing w:val="-2"/>
                <w:sz w:val="20"/>
              </w:rPr>
              <w:t xml:space="preserve"> </w:t>
            </w:r>
            <w:r>
              <w:rPr>
                <w:sz w:val="20"/>
              </w:rPr>
              <w:t>stock</w:t>
            </w:r>
            <w:r>
              <w:rPr>
                <w:spacing w:val="-2"/>
                <w:sz w:val="20"/>
              </w:rPr>
              <w:t xml:space="preserve"> </w:t>
            </w:r>
            <w:r>
              <w:rPr>
                <w:spacing w:val="-5"/>
                <w:sz w:val="20"/>
              </w:rPr>
              <w:t>of</w:t>
            </w:r>
          </w:p>
        </w:tc>
      </w:tr>
      <w:tr w:rsidR="00620CF6" w14:paraId="3F99F287" w14:textId="77777777">
        <w:trPr>
          <w:trHeight w:val="398"/>
        </w:trPr>
        <w:tc>
          <w:tcPr>
            <w:tcW w:w="821" w:type="dxa"/>
          </w:tcPr>
          <w:p w14:paraId="0AEABBC6" w14:textId="77777777" w:rsidR="00620CF6" w:rsidRDefault="00620CF6">
            <w:pPr>
              <w:pStyle w:val="TableParagraph"/>
              <w:spacing w:before="0"/>
              <w:ind w:left="0"/>
              <w:rPr>
                <w:rFonts w:ascii="Times New Roman"/>
                <w:sz w:val="18"/>
              </w:rPr>
            </w:pPr>
          </w:p>
        </w:tc>
        <w:tc>
          <w:tcPr>
            <w:tcW w:w="2457" w:type="dxa"/>
          </w:tcPr>
          <w:p w14:paraId="6A3244D0" w14:textId="77777777" w:rsidR="00620CF6" w:rsidRDefault="00620CF6">
            <w:pPr>
              <w:pStyle w:val="TableParagraph"/>
              <w:spacing w:before="0"/>
              <w:ind w:left="0"/>
              <w:rPr>
                <w:rFonts w:ascii="Times New Roman"/>
                <w:sz w:val="18"/>
              </w:rPr>
            </w:pPr>
          </w:p>
        </w:tc>
        <w:tc>
          <w:tcPr>
            <w:tcW w:w="5941" w:type="dxa"/>
          </w:tcPr>
          <w:p w14:paraId="2586CE02" w14:textId="77777777" w:rsidR="00620CF6" w:rsidRDefault="00000000">
            <w:pPr>
              <w:pStyle w:val="TableParagraph"/>
              <w:spacing w:before="72"/>
              <w:ind w:left="154"/>
              <w:rPr>
                <w:sz w:val="20"/>
              </w:rPr>
            </w:pPr>
            <w:r>
              <w:rPr>
                <w:spacing w:val="-4"/>
                <w:sz w:val="20"/>
              </w:rPr>
              <w:t>small</w:t>
            </w:r>
            <w:r>
              <w:rPr>
                <w:sz w:val="20"/>
              </w:rPr>
              <w:t xml:space="preserve"> </w:t>
            </w:r>
            <w:r>
              <w:rPr>
                <w:spacing w:val="-4"/>
                <w:sz w:val="20"/>
              </w:rPr>
              <w:t>personal</w:t>
            </w:r>
            <w:r>
              <w:rPr>
                <w:spacing w:val="1"/>
                <w:sz w:val="20"/>
              </w:rPr>
              <w:t xml:space="preserve"> </w:t>
            </w:r>
            <w:r>
              <w:rPr>
                <w:spacing w:val="-4"/>
                <w:sz w:val="20"/>
              </w:rPr>
              <w:t>businesses</w:t>
            </w:r>
            <w:r>
              <w:rPr>
                <w:spacing w:val="1"/>
                <w:sz w:val="20"/>
              </w:rPr>
              <w:t xml:space="preserve"> </w:t>
            </w:r>
            <w:r>
              <w:rPr>
                <w:spacing w:val="-4"/>
                <w:sz w:val="20"/>
              </w:rPr>
              <w:t>of</w:t>
            </w:r>
            <w:r>
              <w:rPr>
                <w:spacing w:val="1"/>
                <w:sz w:val="20"/>
              </w:rPr>
              <w:t xml:space="preserve"> </w:t>
            </w:r>
            <w:r>
              <w:rPr>
                <w:spacing w:val="-4"/>
                <w:sz w:val="20"/>
              </w:rPr>
              <w:t>producer</w:t>
            </w:r>
            <w:r>
              <w:rPr>
                <w:spacing w:val="1"/>
                <w:sz w:val="20"/>
              </w:rPr>
              <w:t xml:space="preserve"> </w:t>
            </w:r>
            <w:r>
              <w:rPr>
                <w:spacing w:val="-4"/>
                <w:sz w:val="20"/>
              </w:rPr>
              <w:t>households</w:t>
            </w:r>
            <w:r>
              <w:rPr>
                <w:spacing w:val="1"/>
                <w:sz w:val="20"/>
              </w:rPr>
              <w:t xml:space="preserve"> </w:t>
            </w:r>
            <w:r>
              <w:rPr>
                <w:spacing w:val="-4"/>
                <w:sz w:val="20"/>
              </w:rPr>
              <w:t>(such</w:t>
            </w:r>
            <w:r>
              <w:rPr>
                <w:sz w:val="20"/>
              </w:rPr>
              <w:t xml:space="preserve"> </w:t>
            </w:r>
            <w:r>
              <w:rPr>
                <w:spacing w:val="-4"/>
                <w:sz w:val="20"/>
              </w:rPr>
              <w:t>as</w:t>
            </w:r>
            <w:r>
              <w:rPr>
                <w:spacing w:val="1"/>
                <w:sz w:val="20"/>
              </w:rPr>
              <w:t xml:space="preserve"> </w:t>
            </w:r>
            <w:r>
              <w:rPr>
                <w:spacing w:val="-4"/>
                <w:sz w:val="20"/>
              </w:rPr>
              <w:t>plants,</w:t>
            </w:r>
          </w:p>
        </w:tc>
      </w:tr>
      <w:tr w:rsidR="00620CF6" w14:paraId="7C191CA1" w14:textId="77777777">
        <w:trPr>
          <w:trHeight w:val="402"/>
        </w:trPr>
        <w:tc>
          <w:tcPr>
            <w:tcW w:w="821" w:type="dxa"/>
          </w:tcPr>
          <w:p w14:paraId="0FF9E9AE" w14:textId="77777777" w:rsidR="00620CF6" w:rsidRDefault="00620CF6">
            <w:pPr>
              <w:pStyle w:val="TableParagraph"/>
              <w:spacing w:before="0"/>
              <w:ind w:left="0"/>
              <w:rPr>
                <w:rFonts w:ascii="Times New Roman"/>
                <w:sz w:val="18"/>
              </w:rPr>
            </w:pPr>
          </w:p>
        </w:tc>
        <w:tc>
          <w:tcPr>
            <w:tcW w:w="2457" w:type="dxa"/>
          </w:tcPr>
          <w:p w14:paraId="01867A60" w14:textId="77777777" w:rsidR="00620CF6" w:rsidRDefault="00620CF6">
            <w:pPr>
              <w:pStyle w:val="TableParagraph"/>
              <w:spacing w:before="0"/>
              <w:ind w:left="0"/>
              <w:rPr>
                <w:rFonts w:ascii="Times New Roman"/>
                <w:sz w:val="18"/>
              </w:rPr>
            </w:pPr>
          </w:p>
        </w:tc>
        <w:tc>
          <w:tcPr>
            <w:tcW w:w="5941" w:type="dxa"/>
          </w:tcPr>
          <w:p w14:paraId="1F117744" w14:textId="77777777" w:rsidR="00620CF6" w:rsidRDefault="00000000">
            <w:pPr>
              <w:pStyle w:val="TableParagraph"/>
              <w:spacing w:before="72"/>
              <w:ind w:left="154"/>
              <w:rPr>
                <w:sz w:val="20"/>
              </w:rPr>
            </w:pPr>
            <w:r>
              <w:rPr>
                <w:spacing w:val="-4"/>
                <w:sz w:val="20"/>
              </w:rPr>
              <w:t>machinery,</w:t>
            </w:r>
            <w:r>
              <w:rPr>
                <w:spacing w:val="2"/>
                <w:sz w:val="20"/>
              </w:rPr>
              <w:t xml:space="preserve"> </w:t>
            </w:r>
            <w:r>
              <w:rPr>
                <w:spacing w:val="-4"/>
                <w:sz w:val="20"/>
              </w:rPr>
              <w:t>equipment,</w:t>
            </w:r>
            <w:r>
              <w:rPr>
                <w:spacing w:val="3"/>
                <w:sz w:val="20"/>
              </w:rPr>
              <w:t xml:space="preserve"> </w:t>
            </w:r>
            <w:r>
              <w:rPr>
                <w:spacing w:val="-4"/>
                <w:sz w:val="20"/>
              </w:rPr>
              <w:t>inventories,</w:t>
            </w:r>
            <w:r>
              <w:rPr>
                <w:spacing w:val="3"/>
                <w:sz w:val="20"/>
              </w:rPr>
              <w:t xml:space="preserve"> </w:t>
            </w:r>
            <w:r>
              <w:rPr>
                <w:spacing w:val="-4"/>
                <w:sz w:val="20"/>
              </w:rPr>
              <w:t>software,</w:t>
            </w:r>
            <w:r>
              <w:rPr>
                <w:spacing w:val="3"/>
                <w:sz w:val="20"/>
              </w:rPr>
              <w:t xml:space="preserve"> </w:t>
            </w:r>
            <w:r>
              <w:rPr>
                <w:spacing w:val="-4"/>
                <w:sz w:val="20"/>
              </w:rPr>
              <w:t>and</w:t>
            </w:r>
            <w:r>
              <w:rPr>
                <w:spacing w:val="3"/>
                <w:sz w:val="20"/>
              </w:rPr>
              <w:t xml:space="preserve"> </w:t>
            </w:r>
            <w:r>
              <w:rPr>
                <w:spacing w:val="-4"/>
                <w:sz w:val="20"/>
              </w:rPr>
              <w:t>goodwill).</w:t>
            </w:r>
          </w:p>
        </w:tc>
      </w:tr>
      <w:tr w:rsidR="00620CF6" w14:paraId="692AF6C6" w14:textId="77777777">
        <w:trPr>
          <w:trHeight w:val="394"/>
        </w:trPr>
        <w:tc>
          <w:tcPr>
            <w:tcW w:w="821" w:type="dxa"/>
            <w:shd w:val="clear" w:color="auto" w:fill="F7F7F7"/>
          </w:tcPr>
          <w:p w14:paraId="6A6C4947" w14:textId="77777777" w:rsidR="00620CF6" w:rsidRDefault="00000000">
            <w:pPr>
              <w:pStyle w:val="TableParagraph"/>
              <w:rPr>
                <w:sz w:val="20"/>
              </w:rPr>
            </w:pPr>
            <w:proofErr w:type="spellStart"/>
            <w:r>
              <w:rPr>
                <w:spacing w:val="-2"/>
                <w:sz w:val="20"/>
              </w:rPr>
              <w:t>fliabi</w:t>
            </w:r>
            <w:proofErr w:type="spellEnd"/>
          </w:p>
        </w:tc>
        <w:tc>
          <w:tcPr>
            <w:tcW w:w="2457" w:type="dxa"/>
            <w:shd w:val="clear" w:color="auto" w:fill="F7F7F7"/>
          </w:tcPr>
          <w:p w14:paraId="574429E5" w14:textId="77777777" w:rsidR="00620CF6" w:rsidRDefault="00000000">
            <w:pPr>
              <w:pStyle w:val="TableParagraph"/>
              <w:ind w:left="104"/>
              <w:rPr>
                <w:sz w:val="20"/>
              </w:rPr>
            </w:pPr>
            <w:r>
              <w:rPr>
                <w:spacing w:val="-4"/>
                <w:sz w:val="20"/>
              </w:rPr>
              <w:t>Debt</w:t>
            </w:r>
          </w:p>
        </w:tc>
        <w:tc>
          <w:tcPr>
            <w:tcW w:w="5941" w:type="dxa"/>
            <w:shd w:val="clear" w:color="auto" w:fill="F7F7F7"/>
          </w:tcPr>
          <w:p w14:paraId="6D080EC1" w14:textId="77777777" w:rsidR="00620CF6" w:rsidRDefault="00000000">
            <w:pPr>
              <w:pStyle w:val="TableParagraph"/>
              <w:ind w:left="154"/>
              <w:rPr>
                <w:sz w:val="20"/>
              </w:rPr>
            </w:pPr>
            <w:r>
              <w:rPr>
                <w:sz w:val="20"/>
              </w:rPr>
              <w:t>Debts,</w:t>
            </w:r>
            <w:r>
              <w:rPr>
                <w:spacing w:val="-5"/>
                <w:sz w:val="20"/>
              </w:rPr>
              <w:t xml:space="preserve"> </w:t>
            </w:r>
            <w:r>
              <w:rPr>
                <w:sz w:val="20"/>
              </w:rPr>
              <w:t>or</w:t>
            </w:r>
            <w:r>
              <w:rPr>
                <w:spacing w:val="-6"/>
                <w:sz w:val="20"/>
              </w:rPr>
              <w:t xml:space="preserve"> </w:t>
            </w:r>
            <w:r>
              <w:rPr>
                <w:sz w:val="20"/>
              </w:rPr>
              <w:t>liabilities,</w:t>
            </w:r>
            <w:r>
              <w:rPr>
                <w:spacing w:val="-5"/>
                <w:sz w:val="20"/>
              </w:rPr>
              <w:t xml:space="preserve"> </w:t>
            </w:r>
            <w:r>
              <w:rPr>
                <w:sz w:val="20"/>
              </w:rPr>
              <w:t>are</w:t>
            </w:r>
            <w:r>
              <w:rPr>
                <w:spacing w:val="-5"/>
                <w:sz w:val="20"/>
              </w:rPr>
              <w:t xml:space="preserve"> </w:t>
            </w:r>
            <w:r>
              <w:rPr>
                <w:sz w:val="20"/>
              </w:rPr>
              <w:t>financial</w:t>
            </w:r>
            <w:r>
              <w:rPr>
                <w:spacing w:val="-6"/>
                <w:sz w:val="20"/>
              </w:rPr>
              <w:t xml:space="preserve"> </w:t>
            </w:r>
            <w:r>
              <w:rPr>
                <w:sz w:val="20"/>
              </w:rPr>
              <w:t>obligations</w:t>
            </w:r>
            <w:r>
              <w:rPr>
                <w:spacing w:val="-5"/>
                <w:sz w:val="20"/>
              </w:rPr>
              <w:t xml:space="preserve"> </w:t>
            </w:r>
            <w:r>
              <w:rPr>
                <w:sz w:val="20"/>
              </w:rPr>
              <w:t>that</w:t>
            </w:r>
            <w:r>
              <w:rPr>
                <w:spacing w:val="-6"/>
                <w:sz w:val="20"/>
              </w:rPr>
              <w:t xml:space="preserve"> </w:t>
            </w:r>
            <w:r>
              <w:rPr>
                <w:sz w:val="20"/>
              </w:rPr>
              <w:t>generally</w:t>
            </w:r>
            <w:r>
              <w:rPr>
                <w:spacing w:val="-5"/>
                <w:sz w:val="20"/>
              </w:rPr>
              <w:t xml:space="preserve"> </w:t>
            </w:r>
            <w:r>
              <w:rPr>
                <w:spacing w:val="-2"/>
                <w:sz w:val="20"/>
              </w:rPr>
              <w:t>result</w:t>
            </w:r>
          </w:p>
        </w:tc>
      </w:tr>
      <w:tr w:rsidR="00620CF6" w14:paraId="5B8A8B34" w14:textId="77777777">
        <w:trPr>
          <w:trHeight w:val="398"/>
        </w:trPr>
        <w:tc>
          <w:tcPr>
            <w:tcW w:w="821" w:type="dxa"/>
            <w:shd w:val="clear" w:color="auto" w:fill="F7F7F7"/>
          </w:tcPr>
          <w:p w14:paraId="304A0317" w14:textId="77777777" w:rsidR="00620CF6" w:rsidRDefault="00620CF6">
            <w:pPr>
              <w:pStyle w:val="TableParagraph"/>
              <w:spacing w:before="0"/>
              <w:ind w:left="0"/>
              <w:rPr>
                <w:rFonts w:ascii="Times New Roman"/>
                <w:sz w:val="18"/>
              </w:rPr>
            </w:pPr>
          </w:p>
        </w:tc>
        <w:tc>
          <w:tcPr>
            <w:tcW w:w="2457" w:type="dxa"/>
            <w:shd w:val="clear" w:color="auto" w:fill="F7F7F7"/>
          </w:tcPr>
          <w:p w14:paraId="2265582F" w14:textId="77777777" w:rsidR="00620CF6" w:rsidRDefault="00620CF6">
            <w:pPr>
              <w:pStyle w:val="TableParagraph"/>
              <w:spacing w:before="0"/>
              <w:ind w:left="0"/>
              <w:rPr>
                <w:rFonts w:ascii="Times New Roman"/>
                <w:sz w:val="18"/>
              </w:rPr>
            </w:pPr>
          </w:p>
        </w:tc>
        <w:tc>
          <w:tcPr>
            <w:tcW w:w="5941" w:type="dxa"/>
            <w:shd w:val="clear" w:color="auto" w:fill="F7F7F7"/>
          </w:tcPr>
          <w:p w14:paraId="24F4B9D9" w14:textId="77777777" w:rsidR="00620CF6" w:rsidRDefault="00000000">
            <w:pPr>
              <w:pStyle w:val="TableParagraph"/>
              <w:spacing w:before="72"/>
              <w:ind w:left="154"/>
              <w:rPr>
                <w:sz w:val="20"/>
              </w:rPr>
            </w:pPr>
            <w:r>
              <w:rPr>
                <w:spacing w:val="-2"/>
                <w:sz w:val="20"/>
              </w:rPr>
              <w:t>from</w:t>
            </w:r>
            <w:r>
              <w:rPr>
                <w:spacing w:val="-6"/>
                <w:sz w:val="20"/>
              </w:rPr>
              <w:t xml:space="preserve"> </w:t>
            </w:r>
            <w:r>
              <w:rPr>
                <w:spacing w:val="-2"/>
                <w:sz w:val="20"/>
              </w:rPr>
              <w:t>borrowing.</w:t>
            </w:r>
            <w:r>
              <w:rPr>
                <w:spacing w:val="10"/>
                <w:sz w:val="20"/>
              </w:rPr>
              <w:t xml:space="preserve"> </w:t>
            </w:r>
            <w:r>
              <w:rPr>
                <w:spacing w:val="-2"/>
                <w:sz w:val="20"/>
              </w:rPr>
              <w:t>For</w:t>
            </w:r>
            <w:r>
              <w:rPr>
                <w:spacing w:val="-5"/>
                <w:sz w:val="20"/>
              </w:rPr>
              <w:t xml:space="preserve"> </w:t>
            </w:r>
            <w:r>
              <w:rPr>
                <w:spacing w:val="-2"/>
                <w:sz w:val="20"/>
              </w:rPr>
              <w:t>households,</w:t>
            </w:r>
            <w:r>
              <w:rPr>
                <w:spacing w:val="-5"/>
                <w:sz w:val="20"/>
              </w:rPr>
              <w:t xml:space="preserve"> </w:t>
            </w:r>
            <w:r>
              <w:rPr>
                <w:spacing w:val="-2"/>
                <w:sz w:val="20"/>
              </w:rPr>
              <w:t>the</w:t>
            </w:r>
            <w:r>
              <w:rPr>
                <w:spacing w:val="-6"/>
                <w:sz w:val="20"/>
              </w:rPr>
              <w:t xml:space="preserve"> </w:t>
            </w:r>
            <w:r>
              <w:rPr>
                <w:spacing w:val="-2"/>
                <w:sz w:val="20"/>
              </w:rPr>
              <w:t>most</w:t>
            </w:r>
            <w:r>
              <w:rPr>
                <w:spacing w:val="-5"/>
                <w:sz w:val="20"/>
              </w:rPr>
              <w:t xml:space="preserve"> </w:t>
            </w:r>
            <w:r>
              <w:rPr>
                <w:spacing w:val="-2"/>
                <w:sz w:val="20"/>
              </w:rPr>
              <w:t>common</w:t>
            </w:r>
            <w:r>
              <w:rPr>
                <w:spacing w:val="-5"/>
                <w:sz w:val="20"/>
              </w:rPr>
              <w:t xml:space="preserve"> </w:t>
            </w:r>
            <w:r>
              <w:rPr>
                <w:spacing w:val="-2"/>
                <w:sz w:val="20"/>
              </w:rPr>
              <w:t>form</w:t>
            </w:r>
            <w:r>
              <w:rPr>
                <w:spacing w:val="-5"/>
                <w:sz w:val="20"/>
              </w:rPr>
              <w:t xml:space="preserve"> </w:t>
            </w:r>
            <w:r>
              <w:rPr>
                <w:spacing w:val="-2"/>
                <w:sz w:val="20"/>
              </w:rPr>
              <w:t>of</w:t>
            </w:r>
            <w:r>
              <w:rPr>
                <w:spacing w:val="-6"/>
                <w:sz w:val="20"/>
              </w:rPr>
              <w:t xml:space="preserve"> </w:t>
            </w:r>
            <w:r>
              <w:rPr>
                <w:spacing w:val="-4"/>
                <w:sz w:val="20"/>
              </w:rPr>
              <w:t>debt</w:t>
            </w:r>
          </w:p>
        </w:tc>
      </w:tr>
      <w:tr w:rsidR="00620CF6" w14:paraId="1C62016D" w14:textId="77777777">
        <w:trPr>
          <w:trHeight w:val="398"/>
        </w:trPr>
        <w:tc>
          <w:tcPr>
            <w:tcW w:w="821" w:type="dxa"/>
            <w:shd w:val="clear" w:color="auto" w:fill="F7F7F7"/>
          </w:tcPr>
          <w:p w14:paraId="6D0B2DC5" w14:textId="77777777" w:rsidR="00620CF6" w:rsidRDefault="00620CF6">
            <w:pPr>
              <w:pStyle w:val="TableParagraph"/>
              <w:spacing w:before="0"/>
              <w:ind w:left="0"/>
              <w:rPr>
                <w:rFonts w:ascii="Times New Roman"/>
                <w:sz w:val="18"/>
              </w:rPr>
            </w:pPr>
          </w:p>
        </w:tc>
        <w:tc>
          <w:tcPr>
            <w:tcW w:w="2457" w:type="dxa"/>
            <w:shd w:val="clear" w:color="auto" w:fill="F7F7F7"/>
          </w:tcPr>
          <w:p w14:paraId="60E7BD46" w14:textId="77777777" w:rsidR="00620CF6" w:rsidRDefault="00620CF6">
            <w:pPr>
              <w:pStyle w:val="TableParagraph"/>
              <w:spacing w:before="0"/>
              <w:ind w:left="0"/>
              <w:rPr>
                <w:rFonts w:ascii="Times New Roman"/>
                <w:sz w:val="18"/>
              </w:rPr>
            </w:pPr>
          </w:p>
        </w:tc>
        <w:tc>
          <w:tcPr>
            <w:tcW w:w="5941" w:type="dxa"/>
            <w:shd w:val="clear" w:color="auto" w:fill="F7F7F7"/>
          </w:tcPr>
          <w:p w14:paraId="3555170C" w14:textId="77777777" w:rsidR="00620CF6" w:rsidRDefault="00000000">
            <w:pPr>
              <w:pStyle w:val="TableParagraph"/>
              <w:spacing w:before="72"/>
              <w:ind w:left="154"/>
              <w:rPr>
                <w:sz w:val="20"/>
              </w:rPr>
            </w:pPr>
            <w:r>
              <w:rPr>
                <w:sz w:val="20"/>
              </w:rPr>
              <w:t>is</w:t>
            </w:r>
            <w:r>
              <w:rPr>
                <w:spacing w:val="-6"/>
                <w:sz w:val="20"/>
              </w:rPr>
              <w:t xml:space="preserve"> </w:t>
            </w:r>
            <w:r>
              <w:rPr>
                <w:sz w:val="20"/>
              </w:rPr>
              <w:t>the</w:t>
            </w:r>
            <w:r>
              <w:rPr>
                <w:spacing w:val="-6"/>
                <w:sz w:val="20"/>
              </w:rPr>
              <w:t xml:space="preserve"> </w:t>
            </w:r>
            <w:r>
              <w:rPr>
                <w:sz w:val="20"/>
              </w:rPr>
              <w:t>mortgage,</w:t>
            </w:r>
            <w:r>
              <w:rPr>
                <w:spacing w:val="-5"/>
                <w:sz w:val="20"/>
              </w:rPr>
              <w:t xml:space="preserve"> </w:t>
            </w:r>
            <w:r>
              <w:rPr>
                <w:sz w:val="20"/>
              </w:rPr>
              <w:t>a</w:t>
            </w:r>
            <w:r>
              <w:rPr>
                <w:spacing w:val="-5"/>
                <w:sz w:val="20"/>
              </w:rPr>
              <w:t xml:space="preserve"> </w:t>
            </w:r>
            <w:r>
              <w:rPr>
                <w:sz w:val="20"/>
              </w:rPr>
              <w:t>loan</w:t>
            </w:r>
            <w:r>
              <w:rPr>
                <w:spacing w:val="-6"/>
                <w:sz w:val="20"/>
              </w:rPr>
              <w:t xml:space="preserve"> </w:t>
            </w:r>
            <w:r>
              <w:rPr>
                <w:sz w:val="20"/>
              </w:rPr>
              <w:t>taken</w:t>
            </w:r>
            <w:r>
              <w:rPr>
                <w:spacing w:val="-5"/>
                <w:sz w:val="20"/>
              </w:rPr>
              <w:t xml:space="preserve"> </w:t>
            </w:r>
            <w:r>
              <w:rPr>
                <w:sz w:val="20"/>
              </w:rPr>
              <w:t>out</w:t>
            </w:r>
            <w:r>
              <w:rPr>
                <w:spacing w:val="-6"/>
                <w:sz w:val="20"/>
              </w:rPr>
              <w:t xml:space="preserve"> </w:t>
            </w:r>
            <w:r>
              <w:rPr>
                <w:sz w:val="20"/>
              </w:rPr>
              <w:t>by</w:t>
            </w:r>
            <w:r>
              <w:rPr>
                <w:spacing w:val="-6"/>
                <w:sz w:val="20"/>
              </w:rPr>
              <w:t xml:space="preserve"> </w:t>
            </w:r>
            <w:r>
              <w:rPr>
                <w:sz w:val="20"/>
              </w:rPr>
              <w:t>an</w:t>
            </w:r>
            <w:r>
              <w:rPr>
                <w:spacing w:val="-5"/>
                <w:sz w:val="20"/>
              </w:rPr>
              <w:t xml:space="preserve"> </w:t>
            </w:r>
            <w:r>
              <w:rPr>
                <w:sz w:val="20"/>
              </w:rPr>
              <w:t>individual</w:t>
            </w:r>
            <w:r>
              <w:rPr>
                <w:spacing w:val="-5"/>
                <w:sz w:val="20"/>
              </w:rPr>
              <w:t xml:space="preserve"> </w:t>
            </w:r>
            <w:r>
              <w:rPr>
                <w:sz w:val="20"/>
              </w:rPr>
              <w:t>or</w:t>
            </w:r>
            <w:r>
              <w:rPr>
                <w:spacing w:val="-6"/>
                <w:sz w:val="20"/>
              </w:rPr>
              <w:t xml:space="preserve"> </w:t>
            </w:r>
            <w:r>
              <w:rPr>
                <w:sz w:val="20"/>
              </w:rPr>
              <w:t>a</w:t>
            </w:r>
            <w:r>
              <w:rPr>
                <w:spacing w:val="-6"/>
                <w:sz w:val="20"/>
              </w:rPr>
              <w:t xml:space="preserve"> </w:t>
            </w:r>
            <w:r>
              <w:rPr>
                <w:spacing w:val="-2"/>
                <w:sz w:val="20"/>
              </w:rPr>
              <w:t>household</w:t>
            </w:r>
          </w:p>
        </w:tc>
      </w:tr>
      <w:tr w:rsidR="00620CF6" w14:paraId="56955471" w14:textId="77777777">
        <w:trPr>
          <w:trHeight w:val="398"/>
        </w:trPr>
        <w:tc>
          <w:tcPr>
            <w:tcW w:w="821" w:type="dxa"/>
            <w:shd w:val="clear" w:color="auto" w:fill="F7F7F7"/>
          </w:tcPr>
          <w:p w14:paraId="76DD72CF" w14:textId="77777777" w:rsidR="00620CF6" w:rsidRDefault="00620CF6">
            <w:pPr>
              <w:pStyle w:val="TableParagraph"/>
              <w:spacing w:before="0"/>
              <w:ind w:left="0"/>
              <w:rPr>
                <w:rFonts w:ascii="Times New Roman"/>
                <w:sz w:val="18"/>
              </w:rPr>
            </w:pPr>
          </w:p>
        </w:tc>
        <w:tc>
          <w:tcPr>
            <w:tcW w:w="2457" w:type="dxa"/>
            <w:shd w:val="clear" w:color="auto" w:fill="F7F7F7"/>
          </w:tcPr>
          <w:p w14:paraId="288A6297" w14:textId="77777777" w:rsidR="00620CF6" w:rsidRDefault="00620CF6">
            <w:pPr>
              <w:pStyle w:val="TableParagraph"/>
              <w:spacing w:before="0"/>
              <w:ind w:left="0"/>
              <w:rPr>
                <w:rFonts w:ascii="Times New Roman"/>
                <w:sz w:val="18"/>
              </w:rPr>
            </w:pPr>
          </w:p>
        </w:tc>
        <w:tc>
          <w:tcPr>
            <w:tcW w:w="5941" w:type="dxa"/>
            <w:shd w:val="clear" w:color="auto" w:fill="F7F7F7"/>
          </w:tcPr>
          <w:p w14:paraId="5FF50A34" w14:textId="77777777" w:rsidR="00620CF6" w:rsidRDefault="00000000">
            <w:pPr>
              <w:pStyle w:val="TableParagraph"/>
              <w:spacing w:before="72"/>
              <w:ind w:left="154"/>
              <w:rPr>
                <w:sz w:val="20"/>
              </w:rPr>
            </w:pPr>
            <w:r>
              <w:rPr>
                <w:sz w:val="20"/>
              </w:rPr>
              <w:t>to purchase a home or other real</w:t>
            </w:r>
            <w:r>
              <w:rPr>
                <w:spacing w:val="1"/>
                <w:sz w:val="20"/>
              </w:rPr>
              <w:t xml:space="preserve"> </w:t>
            </w:r>
            <w:r>
              <w:rPr>
                <w:sz w:val="20"/>
              </w:rPr>
              <w:t>estate properties.</w:t>
            </w:r>
            <w:r>
              <w:rPr>
                <w:spacing w:val="17"/>
                <w:sz w:val="20"/>
              </w:rPr>
              <w:t xml:space="preserve"> </w:t>
            </w:r>
            <w:r>
              <w:rPr>
                <w:sz w:val="20"/>
              </w:rPr>
              <w:t xml:space="preserve">Other </w:t>
            </w:r>
            <w:r>
              <w:rPr>
                <w:spacing w:val="-4"/>
                <w:sz w:val="20"/>
              </w:rPr>
              <w:t>forms</w:t>
            </w:r>
          </w:p>
        </w:tc>
      </w:tr>
      <w:tr w:rsidR="00620CF6" w14:paraId="59823EE4" w14:textId="77777777">
        <w:trPr>
          <w:trHeight w:val="402"/>
        </w:trPr>
        <w:tc>
          <w:tcPr>
            <w:tcW w:w="821" w:type="dxa"/>
            <w:shd w:val="clear" w:color="auto" w:fill="F7F7F7"/>
          </w:tcPr>
          <w:p w14:paraId="39D54DF1" w14:textId="77777777" w:rsidR="00620CF6" w:rsidRDefault="00620CF6">
            <w:pPr>
              <w:pStyle w:val="TableParagraph"/>
              <w:spacing w:before="0"/>
              <w:ind w:left="0"/>
              <w:rPr>
                <w:rFonts w:ascii="Times New Roman"/>
                <w:sz w:val="18"/>
              </w:rPr>
            </w:pPr>
          </w:p>
        </w:tc>
        <w:tc>
          <w:tcPr>
            <w:tcW w:w="2457" w:type="dxa"/>
            <w:shd w:val="clear" w:color="auto" w:fill="F7F7F7"/>
          </w:tcPr>
          <w:p w14:paraId="471BD6B0" w14:textId="77777777" w:rsidR="00620CF6" w:rsidRDefault="00620CF6">
            <w:pPr>
              <w:pStyle w:val="TableParagraph"/>
              <w:spacing w:before="0"/>
              <w:ind w:left="0"/>
              <w:rPr>
                <w:rFonts w:ascii="Times New Roman"/>
                <w:sz w:val="18"/>
              </w:rPr>
            </w:pPr>
          </w:p>
        </w:tc>
        <w:tc>
          <w:tcPr>
            <w:tcW w:w="5941" w:type="dxa"/>
            <w:shd w:val="clear" w:color="auto" w:fill="F7F7F7"/>
          </w:tcPr>
          <w:p w14:paraId="12080A5D" w14:textId="77777777" w:rsidR="00620CF6" w:rsidRDefault="00000000">
            <w:pPr>
              <w:pStyle w:val="TableParagraph"/>
              <w:spacing w:before="72"/>
              <w:ind w:left="154"/>
              <w:rPr>
                <w:sz w:val="20"/>
              </w:rPr>
            </w:pPr>
            <w:r>
              <w:rPr>
                <w:sz w:val="20"/>
              </w:rPr>
              <w:t>of</w:t>
            </w:r>
            <w:r>
              <w:rPr>
                <w:spacing w:val="-3"/>
                <w:sz w:val="20"/>
              </w:rPr>
              <w:t xml:space="preserve"> </w:t>
            </w:r>
            <w:r>
              <w:rPr>
                <w:sz w:val="20"/>
              </w:rPr>
              <w:t>debt</w:t>
            </w:r>
            <w:r>
              <w:rPr>
                <w:spacing w:val="-2"/>
                <w:sz w:val="20"/>
              </w:rPr>
              <w:t xml:space="preserve"> </w:t>
            </w:r>
            <w:r>
              <w:rPr>
                <w:sz w:val="20"/>
              </w:rPr>
              <w:t>include</w:t>
            </w:r>
            <w:r>
              <w:rPr>
                <w:spacing w:val="-3"/>
                <w:sz w:val="20"/>
              </w:rPr>
              <w:t xml:space="preserve"> </w:t>
            </w:r>
            <w:r>
              <w:rPr>
                <w:sz w:val="20"/>
              </w:rPr>
              <w:t>credit</w:t>
            </w:r>
            <w:r>
              <w:rPr>
                <w:spacing w:val="-2"/>
                <w:sz w:val="20"/>
              </w:rPr>
              <w:t xml:space="preserve"> </w:t>
            </w:r>
            <w:r>
              <w:rPr>
                <w:sz w:val="20"/>
              </w:rPr>
              <w:t>card</w:t>
            </w:r>
            <w:r>
              <w:rPr>
                <w:spacing w:val="-3"/>
                <w:sz w:val="20"/>
              </w:rPr>
              <w:t xml:space="preserve"> </w:t>
            </w:r>
            <w:r>
              <w:rPr>
                <w:sz w:val="20"/>
              </w:rPr>
              <w:t>debts,</w:t>
            </w:r>
            <w:r>
              <w:rPr>
                <w:spacing w:val="-2"/>
                <w:sz w:val="20"/>
              </w:rPr>
              <w:t xml:space="preserve"> </w:t>
            </w:r>
            <w:r>
              <w:rPr>
                <w:sz w:val="20"/>
              </w:rPr>
              <w:t>auto</w:t>
            </w:r>
            <w:r>
              <w:rPr>
                <w:spacing w:val="-3"/>
                <w:sz w:val="20"/>
              </w:rPr>
              <w:t xml:space="preserve"> </w:t>
            </w:r>
            <w:r>
              <w:rPr>
                <w:sz w:val="20"/>
              </w:rPr>
              <w:t>loans,</w:t>
            </w:r>
            <w:r>
              <w:rPr>
                <w:spacing w:val="-2"/>
                <w:sz w:val="20"/>
              </w:rPr>
              <w:t xml:space="preserve"> </w:t>
            </w:r>
            <w:r>
              <w:rPr>
                <w:sz w:val="20"/>
              </w:rPr>
              <w:t>and</w:t>
            </w:r>
            <w:r>
              <w:rPr>
                <w:spacing w:val="-3"/>
                <w:sz w:val="20"/>
              </w:rPr>
              <w:t xml:space="preserve"> </w:t>
            </w:r>
            <w:r>
              <w:rPr>
                <w:sz w:val="20"/>
              </w:rPr>
              <w:t>student</w:t>
            </w:r>
            <w:r>
              <w:rPr>
                <w:spacing w:val="-2"/>
                <w:sz w:val="20"/>
              </w:rPr>
              <w:t xml:space="preserve"> loans.</w:t>
            </w:r>
          </w:p>
        </w:tc>
      </w:tr>
      <w:tr w:rsidR="00620CF6" w14:paraId="7C054D07" w14:textId="77777777">
        <w:trPr>
          <w:trHeight w:val="394"/>
        </w:trPr>
        <w:tc>
          <w:tcPr>
            <w:tcW w:w="821" w:type="dxa"/>
          </w:tcPr>
          <w:p w14:paraId="74B39800" w14:textId="77777777" w:rsidR="00620CF6" w:rsidRDefault="00000000">
            <w:pPr>
              <w:pStyle w:val="TableParagraph"/>
              <w:rPr>
                <w:sz w:val="20"/>
              </w:rPr>
            </w:pPr>
            <w:proofErr w:type="spellStart"/>
            <w:r>
              <w:rPr>
                <w:spacing w:val="-2"/>
                <w:sz w:val="20"/>
              </w:rPr>
              <w:t>facdbl</w:t>
            </w:r>
            <w:proofErr w:type="spellEnd"/>
          </w:p>
        </w:tc>
        <w:tc>
          <w:tcPr>
            <w:tcW w:w="2457" w:type="dxa"/>
          </w:tcPr>
          <w:p w14:paraId="28DB3CC6" w14:textId="77777777" w:rsidR="00620CF6" w:rsidRDefault="00000000">
            <w:pPr>
              <w:pStyle w:val="TableParagraph"/>
              <w:ind w:left="104"/>
              <w:rPr>
                <w:sz w:val="20"/>
              </w:rPr>
            </w:pPr>
            <w:r>
              <w:rPr>
                <w:sz w:val="20"/>
              </w:rPr>
              <w:t xml:space="preserve">Cash, Deposits, Bonds </w:t>
            </w:r>
            <w:r>
              <w:rPr>
                <w:spacing w:val="-10"/>
                <w:sz w:val="20"/>
              </w:rPr>
              <w:t>&amp;</w:t>
            </w:r>
          </w:p>
        </w:tc>
        <w:tc>
          <w:tcPr>
            <w:tcW w:w="5941" w:type="dxa"/>
          </w:tcPr>
          <w:p w14:paraId="7DB74CAC" w14:textId="77777777" w:rsidR="00620CF6" w:rsidRDefault="00000000">
            <w:pPr>
              <w:pStyle w:val="TableParagraph"/>
              <w:ind w:left="154"/>
              <w:rPr>
                <w:sz w:val="20"/>
              </w:rPr>
            </w:pPr>
            <w:r>
              <w:rPr>
                <w:sz w:val="20"/>
              </w:rPr>
              <w:t>Cash can</w:t>
            </w:r>
            <w:r>
              <w:rPr>
                <w:spacing w:val="1"/>
                <w:sz w:val="20"/>
              </w:rPr>
              <w:t xml:space="preserve"> </w:t>
            </w:r>
            <w:r>
              <w:rPr>
                <w:sz w:val="20"/>
              </w:rPr>
              <w:t>be held</w:t>
            </w:r>
            <w:r>
              <w:rPr>
                <w:spacing w:val="1"/>
                <w:sz w:val="20"/>
              </w:rPr>
              <w:t xml:space="preserve"> </w:t>
            </w:r>
            <w:r>
              <w:rPr>
                <w:sz w:val="20"/>
              </w:rPr>
              <w:t>in the</w:t>
            </w:r>
            <w:r>
              <w:rPr>
                <w:spacing w:val="1"/>
                <w:sz w:val="20"/>
              </w:rPr>
              <w:t xml:space="preserve"> </w:t>
            </w:r>
            <w:r>
              <w:rPr>
                <w:sz w:val="20"/>
              </w:rPr>
              <w:t>form of</w:t>
            </w:r>
            <w:r>
              <w:rPr>
                <w:spacing w:val="1"/>
                <w:sz w:val="20"/>
              </w:rPr>
              <w:t xml:space="preserve"> </w:t>
            </w:r>
            <w:r>
              <w:rPr>
                <w:sz w:val="20"/>
              </w:rPr>
              <w:t>banknotes, coins,</w:t>
            </w:r>
            <w:r>
              <w:rPr>
                <w:spacing w:val="1"/>
                <w:sz w:val="20"/>
              </w:rPr>
              <w:t xml:space="preserve"> </w:t>
            </w:r>
            <w:r>
              <w:rPr>
                <w:sz w:val="20"/>
              </w:rPr>
              <w:t xml:space="preserve">or </w:t>
            </w:r>
            <w:r>
              <w:rPr>
                <w:spacing w:val="-2"/>
                <w:sz w:val="20"/>
              </w:rPr>
              <w:t>digital</w:t>
            </w:r>
          </w:p>
        </w:tc>
      </w:tr>
      <w:tr w:rsidR="00620CF6" w14:paraId="32BD78EA" w14:textId="77777777">
        <w:trPr>
          <w:trHeight w:val="398"/>
        </w:trPr>
        <w:tc>
          <w:tcPr>
            <w:tcW w:w="821" w:type="dxa"/>
          </w:tcPr>
          <w:p w14:paraId="72691122" w14:textId="77777777" w:rsidR="00620CF6" w:rsidRDefault="00620CF6">
            <w:pPr>
              <w:pStyle w:val="TableParagraph"/>
              <w:spacing w:before="0"/>
              <w:ind w:left="0"/>
              <w:rPr>
                <w:rFonts w:ascii="Times New Roman"/>
                <w:sz w:val="18"/>
              </w:rPr>
            </w:pPr>
          </w:p>
        </w:tc>
        <w:tc>
          <w:tcPr>
            <w:tcW w:w="2457" w:type="dxa"/>
          </w:tcPr>
          <w:p w14:paraId="43C32E7A" w14:textId="77777777" w:rsidR="00620CF6" w:rsidRDefault="00000000">
            <w:pPr>
              <w:pStyle w:val="TableParagraph"/>
              <w:spacing w:before="72"/>
              <w:ind w:left="104"/>
              <w:rPr>
                <w:sz w:val="20"/>
              </w:rPr>
            </w:pPr>
            <w:r>
              <w:rPr>
                <w:spacing w:val="-2"/>
                <w:sz w:val="20"/>
              </w:rPr>
              <w:t>Loans</w:t>
            </w:r>
          </w:p>
        </w:tc>
        <w:tc>
          <w:tcPr>
            <w:tcW w:w="5941" w:type="dxa"/>
          </w:tcPr>
          <w:p w14:paraId="31DAD22B" w14:textId="77777777" w:rsidR="00620CF6" w:rsidRDefault="00000000">
            <w:pPr>
              <w:pStyle w:val="TableParagraph"/>
              <w:spacing w:before="72"/>
              <w:ind w:left="154"/>
              <w:rPr>
                <w:sz w:val="20"/>
              </w:rPr>
            </w:pPr>
            <w:r>
              <w:rPr>
                <w:spacing w:val="-2"/>
                <w:sz w:val="20"/>
              </w:rPr>
              <w:t>currency.</w:t>
            </w:r>
            <w:r>
              <w:rPr>
                <w:spacing w:val="14"/>
                <w:sz w:val="20"/>
              </w:rPr>
              <w:t xml:space="preserve"> </w:t>
            </w:r>
            <w:r>
              <w:rPr>
                <w:spacing w:val="-2"/>
                <w:sz w:val="20"/>
              </w:rPr>
              <w:t>Bonds</w:t>
            </w:r>
            <w:r>
              <w:rPr>
                <w:spacing w:val="-1"/>
                <w:sz w:val="20"/>
              </w:rPr>
              <w:t xml:space="preserve"> </w:t>
            </w:r>
            <w:r>
              <w:rPr>
                <w:spacing w:val="-2"/>
                <w:sz w:val="20"/>
              </w:rPr>
              <w:t>represent a</w:t>
            </w:r>
            <w:r>
              <w:rPr>
                <w:spacing w:val="-1"/>
                <w:sz w:val="20"/>
              </w:rPr>
              <w:t xml:space="preserve"> </w:t>
            </w:r>
            <w:r>
              <w:rPr>
                <w:spacing w:val="-2"/>
                <w:sz w:val="20"/>
              </w:rPr>
              <w:t>loan made</w:t>
            </w:r>
            <w:r>
              <w:rPr>
                <w:spacing w:val="-1"/>
                <w:sz w:val="20"/>
              </w:rPr>
              <w:t xml:space="preserve"> </w:t>
            </w:r>
            <w:r>
              <w:rPr>
                <w:spacing w:val="-2"/>
                <w:sz w:val="20"/>
              </w:rPr>
              <w:t>by households</w:t>
            </w:r>
            <w:r>
              <w:rPr>
                <w:spacing w:val="-1"/>
                <w:sz w:val="20"/>
              </w:rPr>
              <w:t xml:space="preserve"> </w:t>
            </w:r>
            <w:r>
              <w:rPr>
                <w:spacing w:val="-2"/>
                <w:sz w:val="20"/>
              </w:rPr>
              <w:t xml:space="preserve">to </w:t>
            </w:r>
            <w:r>
              <w:rPr>
                <w:spacing w:val="-10"/>
                <w:sz w:val="20"/>
              </w:rPr>
              <w:t>a</w:t>
            </w:r>
          </w:p>
        </w:tc>
      </w:tr>
      <w:tr w:rsidR="00620CF6" w14:paraId="709D4672" w14:textId="77777777">
        <w:trPr>
          <w:trHeight w:val="398"/>
        </w:trPr>
        <w:tc>
          <w:tcPr>
            <w:tcW w:w="821" w:type="dxa"/>
          </w:tcPr>
          <w:p w14:paraId="29D472D0" w14:textId="77777777" w:rsidR="00620CF6" w:rsidRDefault="00620CF6">
            <w:pPr>
              <w:pStyle w:val="TableParagraph"/>
              <w:spacing w:before="0"/>
              <w:ind w:left="0"/>
              <w:rPr>
                <w:rFonts w:ascii="Times New Roman"/>
                <w:sz w:val="18"/>
              </w:rPr>
            </w:pPr>
          </w:p>
        </w:tc>
        <w:tc>
          <w:tcPr>
            <w:tcW w:w="2457" w:type="dxa"/>
          </w:tcPr>
          <w:p w14:paraId="56456C2E" w14:textId="77777777" w:rsidR="00620CF6" w:rsidRDefault="00620CF6">
            <w:pPr>
              <w:pStyle w:val="TableParagraph"/>
              <w:spacing w:before="0"/>
              <w:ind w:left="0"/>
              <w:rPr>
                <w:rFonts w:ascii="Times New Roman"/>
                <w:sz w:val="18"/>
              </w:rPr>
            </w:pPr>
          </w:p>
        </w:tc>
        <w:tc>
          <w:tcPr>
            <w:tcW w:w="5941" w:type="dxa"/>
          </w:tcPr>
          <w:p w14:paraId="4053F9A7" w14:textId="77777777" w:rsidR="00620CF6" w:rsidRDefault="00000000">
            <w:pPr>
              <w:pStyle w:val="TableParagraph"/>
              <w:spacing w:before="72"/>
              <w:ind w:left="154"/>
              <w:rPr>
                <w:sz w:val="20"/>
              </w:rPr>
            </w:pPr>
            <w:r>
              <w:rPr>
                <w:spacing w:val="-2"/>
                <w:sz w:val="20"/>
              </w:rPr>
              <w:t>corporation</w:t>
            </w:r>
            <w:r>
              <w:rPr>
                <w:spacing w:val="-3"/>
                <w:sz w:val="20"/>
              </w:rPr>
              <w:t xml:space="preserve"> </w:t>
            </w:r>
            <w:r>
              <w:rPr>
                <w:spacing w:val="-2"/>
                <w:sz w:val="20"/>
              </w:rPr>
              <w:t>or government entity</w:t>
            </w:r>
            <w:r>
              <w:rPr>
                <w:spacing w:val="-3"/>
                <w:sz w:val="20"/>
              </w:rPr>
              <w:t xml:space="preserve"> </w:t>
            </w:r>
            <w:r>
              <w:rPr>
                <w:spacing w:val="-2"/>
                <w:sz w:val="20"/>
              </w:rPr>
              <w:t>and provide a</w:t>
            </w:r>
            <w:r>
              <w:rPr>
                <w:spacing w:val="-3"/>
                <w:sz w:val="20"/>
              </w:rPr>
              <w:t xml:space="preserve"> </w:t>
            </w:r>
            <w:r>
              <w:rPr>
                <w:spacing w:val="-2"/>
                <w:sz w:val="20"/>
              </w:rPr>
              <w:t xml:space="preserve">fixed return </w:t>
            </w:r>
            <w:r>
              <w:rPr>
                <w:spacing w:val="-5"/>
                <w:sz w:val="20"/>
              </w:rPr>
              <w:t>to</w:t>
            </w:r>
          </w:p>
        </w:tc>
      </w:tr>
      <w:tr w:rsidR="00620CF6" w14:paraId="396BBC8E" w14:textId="77777777">
        <w:trPr>
          <w:trHeight w:val="398"/>
        </w:trPr>
        <w:tc>
          <w:tcPr>
            <w:tcW w:w="821" w:type="dxa"/>
          </w:tcPr>
          <w:p w14:paraId="5CA467E4" w14:textId="77777777" w:rsidR="00620CF6" w:rsidRDefault="00620CF6">
            <w:pPr>
              <w:pStyle w:val="TableParagraph"/>
              <w:spacing w:before="0"/>
              <w:ind w:left="0"/>
              <w:rPr>
                <w:rFonts w:ascii="Times New Roman"/>
                <w:sz w:val="18"/>
              </w:rPr>
            </w:pPr>
          </w:p>
        </w:tc>
        <w:tc>
          <w:tcPr>
            <w:tcW w:w="2457" w:type="dxa"/>
          </w:tcPr>
          <w:p w14:paraId="2A3285FF" w14:textId="77777777" w:rsidR="00620CF6" w:rsidRDefault="00620CF6">
            <w:pPr>
              <w:pStyle w:val="TableParagraph"/>
              <w:spacing w:before="0"/>
              <w:ind w:left="0"/>
              <w:rPr>
                <w:rFonts w:ascii="Times New Roman"/>
                <w:sz w:val="18"/>
              </w:rPr>
            </w:pPr>
          </w:p>
        </w:tc>
        <w:tc>
          <w:tcPr>
            <w:tcW w:w="5941" w:type="dxa"/>
          </w:tcPr>
          <w:p w14:paraId="6F4B5E40" w14:textId="77777777" w:rsidR="00620CF6" w:rsidRDefault="00000000">
            <w:pPr>
              <w:pStyle w:val="TableParagraph"/>
              <w:spacing w:before="72"/>
              <w:ind w:left="154"/>
              <w:rPr>
                <w:sz w:val="20"/>
              </w:rPr>
            </w:pPr>
            <w:r>
              <w:rPr>
                <w:sz w:val="20"/>
              </w:rPr>
              <w:t>the</w:t>
            </w:r>
            <w:r>
              <w:rPr>
                <w:spacing w:val="-5"/>
                <w:sz w:val="20"/>
              </w:rPr>
              <w:t xml:space="preserve"> </w:t>
            </w:r>
            <w:r>
              <w:rPr>
                <w:sz w:val="20"/>
              </w:rPr>
              <w:t>investor</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form</w:t>
            </w:r>
            <w:r>
              <w:rPr>
                <w:spacing w:val="-5"/>
                <w:sz w:val="20"/>
              </w:rPr>
              <w:t xml:space="preserve"> </w:t>
            </w:r>
            <w:r>
              <w:rPr>
                <w:sz w:val="20"/>
              </w:rPr>
              <w:t>of</w:t>
            </w:r>
            <w:r>
              <w:rPr>
                <w:spacing w:val="-5"/>
                <w:sz w:val="20"/>
              </w:rPr>
              <w:t xml:space="preserve"> </w:t>
            </w:r>
            <w:r>
              <w:rPr>
                <w:sz w:val="20"/>
              </w:rPr>
              <w:t>interest</w:t>
            </w:r>
            <w:r>
              <w:rPr>
                <w:spacing w:val="-4"/>
                <w:sz w:val="20"/>
              </w:rPr>
              <w:t xml:space="preserve"> </w:t>
            </w:r>
            <w:r>
              <w:rPr>
                <w:sz w:val="20"/>
              </w:rPr>
              <w:t>payments.</w:t>
            </w:r>
            <w:r>
              <w:rPr>
                <w:spacing w:val="10"/>
                <w:sz w:val="20"/>
              </w:rPr>
              <w:t xml:space="preserve"> </w:t>
            </w:r>
            <w:r>
              <w:rPr>
                <w:sz w:val="20"/>
              </w:rPr>
              <w:t>Deposits</w:t>
            </w:r>
            <w:r>
              <w:rPr>
                <w:spacing w:val="-5"/>
                <w:sz w:val="20"/>
              </w:rPr>
              <w:t xml:space="preserve"> </w:t>
            </w:r>
            <w:r>
              <w:rPr>
                <w:spacing w:val="-2"/>
                <w:sz w:val="20"/>
              </w:rPr>
              <w:t>include</w:t>
            </w:r>
          </w:p>
        </w:tc>
      </w:tr>
      <w:tr w:rsidR="00620CF6" w14:paraId="56CB9DEB" w14:textId="77777777">
        <w:trPr>
          <w:trHeight w:val="398"/>
        </w:trPr>
        <w:tc>
          <w:tcPr>
            <w:tcW w:w="821" w:type="dxa"/>
          </w:tcPr>
          <w:p w14:paraId="752D5E70" w14:textId="77777777" w:rsidR="00620CF6" w:rsidRDefault="00620CF6">
            <w:pPr>
              <w:pStyle w:val="TableParagraph"/>
              <w:spacing w:before="0"/>
              <w:ind w:left="0"/>
              <w:rPr>
                <w:rFonts w:ascii="Times New Roman"/>
                <w:sz w:val="18"/>
              </w:rPr>
            </w:pPr>
          </w:p>
        </w:tc>
        <w:tc>
          <w:tcPr>
            <w:tcW w:w="2457" w:type="dxa"/>
          </w:tcPr>
          <w:p w14:paraId="688CDA22" w14:textId="77777777" w:rsidR="00620CF6" w:rsidRDefault="00620CF6">
            <w:pPr>
              <w:pStyle w:val="TableParagraph"/>
              <w:spacing w:before="0"/>
              <w:ind w:left="0"/>
              <w:rPr>
                <w:rFonts w:ascii="Times New Roman"/>
                <w:sz w:val="18"/>
              </w:rPr>
            </w:pPr>
          </w:p>
        </w:tc>
        <w:tc>
          <w:tcPr>
            <w:tcW w:w="5941" w:type="dxa"/>
          </w:tcPr>
          <w:p w14:paraId="7E993678" w14:textId="77777777" w:rsidR="00620CF6" w:rsidRDefault="00000000">
            <w:pPr>
              <w:pStyle w:val="TableParagraph"/>
              <w:spacing w:before="72"/>
              <w:ind w:left="154"/>
              <w:rPr>
                <w:sz w:val="20"/>
              </w:rPr>
            </w:pPr>
            <w:r>
              <w:rPr>
                <w:spacing w:val="-2"/>
                <w:sz w:val="20"/>
              </w:rPr>
              <w:t>both</w:t>
            </w:r>
            <w:r>
              <w:rPr>
                <w:spacing w:val="4"/>
                <w:sz w:val="20"/>
              </w:rPr>
              <w:t xml:space="preserve"> </w:t>
            </w:r>
            <w:r>
              <w:rPr>
                <w:spacing w:val="-2"/>
                <w:sz w:val="20"/>
              </w:rPr>
              <w:t>current</w:t>
            </w:r>
            <w:r>
              <w:rPr>
                <w:spacing w:val="5"/>
                <w:sz w:val="20"/>
              </w:rPr>
              <w:t xml:space="preserve"> </w:t>
            </w:r>
            <w:r>
              <w:rPr>
                <w:spacing w:val="-2"/>
                <w:sz w:val="20"/>
              </w:rPr>
              <w:t>accounts</w:t>
            </w:r>
            <w:r>
              <w:rPr>
                <w:spacing w:val="4"/>
                <w:sz w:val="20"/>
              </w:rPr>
              <w:t xml:space="preserve"> </w:t>
            </w:r>
            <w:r>
              <w:rPr>
                <w:spacing w:val="-2"/>
                <w:sz w:val="20"/>
              </w:rPr>
              <w:t>(available</w:t>
            </w:r>
            <w:r>
              <w:rPr>
                <w:spacing w:val="5"/>
                <w:sz w:val="20"/>
              </w:rPr>
              <w:t xml:space="preserve"> </w:t>
            </w:r>
            <w:r>
              <w:rPr>
                <w:spacing w:val="-2"/>
                <w:sz w:val="20"/>
              </w:rPr>
              <w:t>on</w:t>
            </w:r>
            <w:r>
              <w:rPr>
                <w:spacing w:val="5"/>
                <w:sz w:val="20"/>
              </w:rPr>
              <w:t xml:space="preserve"> </w:t>
            </w:r>
            <w:r>
              <w:rPr>
                <w:spacing w:val="-2"/>
                <w:sz w:val="20"/>
              </w:rPr>
              <w:t>demand)</w:t>
            </w:r>
            <w:r>
              <w:rPr>
                <w:spacing w:val="4"/>
                <w:sz w:val="20"/>
              </w:rPr>
              <w:t xml:space="preserve"> </w:t>
            </w:r>
            <w:r>
              <w:rPr>
                <w:spacing w:val="-2"/>
                <w:sz w:val="20"/>
              </w:rPr>
              <w:t>and</w:t>
            </w:r>
            <w:r>
              <w:rPr>
                <w:spacing w:val="5"/>
                <w:sz w:val="20"/>
              </w:rPr>
              <w:t xml:space="preserve"> </w:t>
            </w:r>
            <w:r>
              <w:rPr>
                <w:spacing w:val="-2"/>
                <w:sz w:val="20"/>
              </w:rPr>
              <w:t>savings</w:t>
            </w:r>
          </w:p>
        </w:tc>
      </w:tr>
      <w:tr w:rsidR="00620CF6" w14:paraId="1A14D7F3" w14:textId="77777777">
        <w:trPr>
          <w:trHeight w:val="398"/>
        </w:trPr>
        <w:tc>
          <w:tcPr>
            <w:tcW w:w="821" w:type="dxa"/>
          </w:tcPr>
          <w:p w14:paraId="5C7611D1" w14:textId="77777777" w:rsidR="00620CF6" w:rsidRDefault="00620CF6">
            <w:pPr>
              <w:pStyle w:val="TableParagraph"/>
              <w:spacing w:before="0"/>
              <w:ind w:left="0"/>
              <w:rPr>
                <w:rFonts w:ascii="Times New Roman"/>
                <w:sz w:val="18"/>
              </w:rPr>
            </w:pPr>
          </w:p>
        </w:tc>
        <w:tc>
          <w:tcPr>
            <w:tcW w:w="2457" w:type="dxa"/>
          </w:tcPr>
          <w:p w14:paraId="389669C6" w14:textId="77777777" w:rsidR="00620CF6" w:rsidRDefault="00620CF6">
            <w:pPr>
              <w:pStyle w:val="TableParagraph"/>
              <w:spacing w:before="0"/>
              <w:ind w:left="0"/>
              <w:rPr>
                <w:rFonts w:ascii="Times New Roman"/>
                <w:sz w:val="18"/>
              </w:rPr>
            </w:pPr>
          </w:p>
        </w:tc>
        <w:tc>
          <w:tcPr>
            <w:tcW w:w="5941" w:type="dxa"/>
          </w:tcPr>
          <w:p w14:paraId="7D64AB84" w14:textId="77777777" w:rsidR="00620CF6" w:rsidRDefault="00000000">
            <w:pPr>
              <w:pStyle w:val="TableParagraph"/>
              <w:spacing w:before="72"/>
              <w:ind w:left="154"/>
              <w:rPr>
                <w:sz w:val="20"/>
              </w:rPr>
            </w:pPr>
            <w:r>
              <w:rPr>
                <w:spacing w:val="-2"/>
                <w:sz w:val="20"/>
              </w:rPr>
              <w:t>accounts</w:t>
            </w:r>
            <w:r>
              <w:rPr>
                <w:sz w:val="20"/>
              </w:rPr>
              <w:t xml:space="preserve"> </w:t>
            </w:r>
            <w:r>
              <w:rPr>
                <w:spacing w:val="-2"/>
                <w:sz w:val="20"/>
              </w:rPr>
              <w:t>(generally</w:t>
            </w:r>
            <w:r>
              <w:rPr>
                <w:sz w:val="20"/>
              </w:rPr>
              <w:t xml:space="preserve"> </w:t>
            </w:r>
            <w:r>
              <w:rPr>
                <w:spacing w:val="-2"/>
                <w:sz w:val="20"/>
              </w:rPr>
              <w:t>interest-bearing</w:t>
            </w:r>
            <w:r>
              <w:rPr>
                <w:spacing w:val="1"/>
                <w:sz w:val="20"/>
              </w:rPr>
              <w:t xml:space="preserve"> </w:t>
            </w:r>
            <w:r>
              <w:rPr>
                <w:spacing w:val="-2"/>
                <w:sz w:val="20"/>
              </w:rPr>
              <w:t>instruments</w:t>
            </w:r>
            <w:r>
              <w:rPr>
                <w:sz w:val="20"/>
              </w:rPr>
              <w:t xml:space="preserve"> </w:t>
            </w:r>
            <w:r>
              <w:rPr>
                <w:spacing w:val="-2"/>
                <w:sz w:val="20"/>
              </w:rPr>
              <w:t>with</w:t>
            </w:r>
            <w:r>
              <w:rPr>
                <w:sz w:val="20"/>
              </w:rPr>
              <w:t xml:space="preserve"> </w:t>
            </w:r>
            <w:r>
              <w:rPr>
                <w:spacing w:val="-2"/>
                <w:sz w:val="20"/>
              </w:rPr>
              <w:t>limited</w:t>
            </w:r>
          </w:p>
        </w:tc>
      </w:tr>
      <w:tr w:rsidR="00620CF6" w14:paraId="4BDB5673" w14:textId="77777777">
        <w:trPr>
          <w:trHeight w:val="398"/>
        </w:trPr>
        <w:tc>
          <w:tcPr>
            <w:tcW w:w="821" w:type="dxa"/>
          </w:tcPr>
          <w:p w14:paraId="2CAD3575" w14:textId="77777777" w:rsidR="00620CF6" w:rsidRDefault="00620CF6">
            <w:pPr>
              <w:pStyle w:val="TableParagraph"/>
              <w:spacing w:before="0"/>
              <w:ind w:left="0"/>
              <w:rPr>
                <w:rFonts w:ascii="Times New Roman"/>
                <w:sz w:val="18"/>
              </w:rPr>
            </w:pPr>
          </w:p>
        </w:tc>
        <w:tc>
          <w:tcPr>
            <w:tcW w:w="2457" w:type="dxa"/>
          </w:tcPr>
          <w:p w14:paraId="0BE89B7B" w14:textId="77777777" w:rsidR="00620CF6" w:rsidRDefault="00620CF6">
            <w:pPr>
              <w:pStyle w:val="TableParagraph"/>
              <w:spacing w:before="0"/>
              <w:ind w:left="0"/>
              <w:rPr>
                <w:rFonts w:ascii="Times New Roman"/>
                <w:sz w:val="18"/>
              </w:rPr>
            </w:pPr>
          </w:p>
        </w:tc>
        <w:tc>
          <w:tcPr>
            <w:tcW w:w="5941" w:type="dxa"/>
          </w:tcPr>
          <w:p w14:paraId="75A16638" w14:textId="77777777" w:rsidR="00620CF6" w:rsidRDefault="00000000">
            <w:pPr>
              <w:pStyle w:val="TableParagraph"/>
              <w:spacing w:before="72"/>
              <w:ind w:left="154"/>
              <w:rPr>
                <w:sz w:val="20"/>
              </w:rPr>
            </w:pPr>
            <w:r>
              <w:rPr>
                <w:spacing w:val="-2"/>
                <w:sz w:val="20"/>
              </w:rPr>
              <w:t>withdrawal).</w:t>
            </w:r>
            <w:r>
              <w:rPr>
                <w:spacing w:val="17"/>
                <w:sz w:val="20"/>
              </w:rPr>
              <w:t xml:space="preserve"> </w:t>
            </w:r>
            <w:r>
              <w:rPr>
                <w:spacing w:val="-2"/>
                <w:sz w:val="20"/>
              </w:rPr>
              <w:t>Loans</w:t>
            </w:r>
            <w:r>
              <w:rPr>
                <w:spacing w:val="1"/>
                <w:sz w:val="20"/>
              </w:rPr>
              <w:t xml:space="preserve"> </w:t>
            </w:r>
            <w:r>
              <w:rPr>
                <w:spacing w:val="-2"/>
                <w:sz w:val="20"/>
              </w:rPr>
              <w:t>are</w:t>
            </w:r>
            <w:r>
              <w:rPr>
                <w:spacing w:val="1"/>
                <w:sz w:val="20"/>
              </w:rPr>
              <w:t xml:space="preserve"> </w:t>
            </w:r>
            <w:r>
              <w:rPr>
                <w:spacing w:val="-2"/>
                <w:sz w:val="20"/>
              </w:rPr>
              <w:t>the</w:t>
            </w:r>
            <w:r>
              <w:rPr>
                <w:sz w:val="20"/>
              </w:rPr>
              <w:t xml:space="preserve"> </w:t>
            </w:r>
            <w:r>
              <w:rPr>
                <w:spacing w:val="-2"/>
                <w:sz w:val="20"/>
              </w:rPr>
              <w:t>money</w:t>
            </w:r>
            <w:r>
              <w:rPr>
                <w:spacing w:val="1"/>
                <w:sz w:val="20"/>
              </w:rPr>
              <w:t xml:space="preserve"> </w:t>
            </w:r>
            <w:r>
              <w:rPr>
                <w:spacing w:val="-2"/>
                <w:sz w:val="20"/>
              </w:rPr>
              <w:t>lent</w:t>
            </w:r>
            <w:r>
              <w:rPr>
                <w:spacing w:val="1"/>
                <w:sz w:val="20"/>
              </w:rPr>
              <w:t xml:space="preserve"> </w:t>
            </w:r>
            <w:r>
              <w:rPr>
                <w:spacing w:val="-2"/>
                <w:sz w:val="20"/>
              </w:rPr>
              <w:t>to</w:t>
            </w:r>
            <w:r>
              <w:rPr>
                <w:spacing w:val="1"/>
                <w:sz w:val="20"/>
              </w:rPr>
              <w:t xml:space="preserve"> </w:t>
            </w:r>
            <w:r>
              <w:rPr>
                <w:spacing w:val="-2"/>
                <w:sz w:val="20"/>
              </w:rPr>
              <w:t>individuals</w:t>
            </w:r>
            <w:r>
              <w:rPr>
                <w:sz w:val="20"/>
              </w:rPr>
              <w:t xml:space="preserve"> </w:t>
            </w:r>
            <w:r>
              <w:rPr>
                <w:spacing w:val="-5"/>
                <w:sz w:val="20"/>
              </w:rPr>
              <w:t>or</w:t>
            </w:r>
          </w:p>
        </w:tc>
      </w:tr>
      <w:tr w:rsidR="00620CF6" w14:paraId="5B77AB9F" w14:textId="77777777">
        <w:trPr>
          <w:trHeight w:val="398"/>
        </w:trPr>
        <w:tc>
          <w:tcPr>
            <w:tcW w:w="821" w:type="dxa"/>
          </w:tcPr>
          <w:p w14:paraId="38904707" w14:textId="77777777" w:rsidR="00620CF6" w:rsidRDefault="00620CF6">
            <w:pPr>
              <w:pStyle w:val="TableParagraph"/>
              <w:spacing w:before="0"/>
              <w:ind w:left="0"/>
              <w:rPr>
                <w:rFonts w:ascii="Times New Roman"/>
                <w:sz w:val="18"/>
              </w:rPr>
            </w:pPr>
          </w:p>
        </w:tc>
        <w:tc>
          <w:tcPr>
            <w:tcW w:w="2457" w:type="dxa"/>
          </w:tcPr>
          <w:p w14:paraId="1201BBCD" w14:textId="77777777" w:rsidR="00620CF6" w:rsidRDefault="00620CF6">
            <w:pPr>
              <w:pStyle w:val="TableParagraph"/>
              <w:spacing w:before="0"/>
              <w:ind w:left="0"/>
              <w:rPr>
                <w:rFonts w:ascii="Times New Roman"/>
                <w:sz w:val="18"/>
              </w:rPr>
            </w:pPr>
          </w:p>
        </w:tc>
        <w:tc>
          <w:tcPr>
            <w:tcW w:w="5941" w:type="dxa"/>
          </w:tcPr>
          <w:p w14:paraId="678E5C4C" w14:textId="77777777" w:rsidR="00620CF6" w:rsidRDefault="00000000">
            <w:pPr>
              <w:pStyle w:val="TableParagraph"/>
              <w:spacing w:before="72"/>
              <w:ind w:left="154"/>
              <w:rPr>
                <w:sz w:val="20"/>
              </w:rPr>
            </w:pPr>
            <w:r>
              <w:rPr>
                <w:spacing w:val="-2"/>
                <w:sz w:val="20"/>
              </w:rPr>
              <w:t>households</w:t>
            </w:r>
            <w:r>
              <w:rPr>
                <w:spacing w:val="-3"/>
                <w:sz w:val="20"/>
              </w:rPr>
              <w:t xml:space="preserve"> </w:t>
            </w:r>
            <w:r>
              <w:rPr>
                <w:spacing w:val="-2"/>
                <w:sz w:val="20"/>
              </w:rPr>
              <w:t>for</w:t>
            </w:r>
            <w:r>
              <w:rPr>
                <w:spacing w:val="-3"/>
                <w:sz w:val="20"/>
              </w:rPr>
              <w:t xml:space="preserve"> </w:t>
            </w:r>
            <w:r>
              <w:rPr>
                <w:spacing w:val="-2"/>
                <w:sz w:val="20"/>
              </w:rPr>
              <w:t>which they</w:t>
            </w:r>
            <w:r>
              <w:rPr>
                <w:spacing w:val="-3"/>
                <w:sz w:val="20"/>
              </w:rPr>
              <w:t xml:space="preserve"> </w:t>
            </w:r>
            <w:r>
              <w:rPr>
                <w:spacing w:val="-2"/>
                <w:sz w:val="20"/>
              </w:rPr>
              <w:t>owe the</w:t>
            </w:r>
            <w:r>
              <w:rPr>
                <w:spacing w:val="-3"/>
                <w:sz w:val="20"/>
              </w:rPr>
              <w:t xml:space="preserve"> </w:t>
            </w:r>
            <w:r>
              <w:rPr>
                <w:spacing w:val="-2"/>
                <w:sz w:val="20"/>
              </w:rPr>
              <w:t>principal</w:t>
            </w:r>
            <w:r>
              <w:rPr>
                <w:spacing w:val="-3"/>
                <w:sz w:val="20"/>
              </w:rPr>
              <w:t xml:space="preserve"> </w:t>
            </w:r>
            <w:r>
              <w:rPr>
                <w:spacing w:val="-2"/>
                <w:sz w:val="20"/>
              </w:rPr>
              <w:t>and interests</w:t>
            </w:r>
            <w:r>
              <w:rPr>
                <w:spacing w:val="-3"/>
                <w:sz w:val="20"/>
              </w:rPr>
              <w:t xml:space="preserve"> </w:t>
            </w:r>
            <w:r>
              <w:rPr>
                <w:spacing w:val="-2"/>
                <w:sz w:val="20"/>
              </w:rPr>
              <w:t xml:space="preserve">to </w:t>
            </w:r>
            <w:r>
              <w:rPr>
                <w:spacing w:val="-5"/>
                <w:sz w:val="20"/>
              </w:rPr>
              <w:t>the</w:t>
            </w:r>
          </w:p>
        </w:tc>
      </w:tr>
      <w:tr w:rsidR="00620CF6" w14:paraId="624B5049" w14:textId="77777777">
        <w:trPr>
          <w:trHeight w:val="340"/>
        </w:trPr>
        <w:tc>
          <w:tcPr>
            <w:tcW w:w="821" w:type="dxa"/>
          </w:tcPr>
          <w:p w14:paraId="18FFCEB4" w14:textId="77777777" w:rsidR="00620CF6" w:rsidRDefault="00620CF6">
            <w:pPr>
              <w:pStyle w:val="TableParagraph"/>
              <w:spacing w:before="0"/>
              <w:ind w:left="0"/>
              <w:rPr>
                <w:rFonts w:ascii="Times New Roman"/>
                <w:sz w:val="18"/>
              </w:rPr>
            </w:pPr>
          </w:p>
        </w:tc>
        <w:tc>
          <w:tcPr>
            <w:tcW w:w="2457" w:type="dxa"/>
          </w:tcPr>
          <w:p w14:paraId="28A97DFF" w14:textId="77777777" w:rsidR="00620CF6" w:rsidRDefault="00620CF6">
            <w:pPr>
              <w:pStyle w:val="TableParagraph"/>
              <w:spacing w:before="0"/>
              <w:ind w:left="0"/>
              <w:rPr>
                <w:rFonts w:ascii="Times New Roman"/>
                <w:sz w:val="18"/>
              </w:rPr>
            </w:pPr>
          </w:p>
        </w:tc>
        <w:tc>
          <w:tcPr>
            <w:tcW w:w="5941" w:type="dxa"/>
          </w:tcPr>
          <w:p w14:paraId="095378BB" w14:textId="77777777" w:rsidR="00620CF6" w:rsidRDefault="00000000">
            <w:pPr>
              <w:pStyle w:val="TableParagraph"/>
              <w:spacing w:before="72" w:line="248" w:lineRule="exact"/>
              <w:ind w:left="154"/>
              <w:rPr>
                <w:sz w:val="20"/>
              </w:rPr>
            </w:pPr>
            <w:r>
              <w:rPr>
                <w:spacing w:val="-2"/>
                <w:sz w:val="20"/>
              </w:rPr>
              <w:t>creditors.</w:t>
            </w:r>
          </w:p>
        </w:tc>
      </w:tr>
    </w:tbl>
    <w:p w14:paraId="7E53DCC1" w14:textId="77777777" w:rsidR="00620CF6" w:rsidRDefault="00620CF6">
      <w:pPr>
        <w:spacing w:line="248" w:lineRule="exact"/>
        <w:rPr>
          <w:sz w:val="20"/>
        </w:rPr>
        <w:sectPr w:rsidR="00620CF6" w:rsidSect="00D60468">
          <w:pgSz w:w="12240" w:h="15840"/>
          <w:pgMar w:top="1400" w:right="1100" w:bottom="280" w:left="1300" w:header="720" w:footer="720" w:gutter="0"/>
          <w:cols w:space="720"/>
        </w:sectPr>
      </w:pPr>
    </w:p>
    <w:tbl>
      <w:tblPr>
        <w:tblW w:w="0" w:type="auto"/>
        <w:tblInd w:w="216" w:type="dxa"/>
        <w:tblLayout w:type="fixed"/>
        <w:tblCellMar>
          <w:left w:w="0" w:type="dxa"/>
          <w:right w:w="0" w:type="dxa"/>
        </w:tblCellMar>
        <w:tblLook w:val="01E0" w:firstRow="1" w:lastRow="1" w:firstColumn="1" w:lastColumn="1" w:noHBand="0" w:noVBand="0"/>
      </w:tblPr>
      <w:tblGrid>
        <w:gridCol w:w="808"/>
        <w:gridCol w:w="2504"/>
        <w:gridCol w:w="5908"/>
      </w:tblGrid>
      <w:tr w:rsidR="00620CF6" w14:paraId="49CF3757" w14:textId="77777777">
        <w:trPr>
          <w:trHeight w:val="394"/>
        </w:trPr>
        <w:tc>
          <w:tcPr>
            <w:tcW w:w="808" w:type="dxa"/>
            <w:shd w:val="clear" w:color="auto" w:fill="F7F7F7"/>
          </w:tcPr>
          <w:p w14:paraId="7248C8F4" w14:textId="77777777" w:rsidR="00620CF6" w:rsidRDefault="00000000">
            <w:pPr>
              <w:pStyle w:val="TableParagraph"/>
              <w:rPr>
                <w:sz w:val="20"/>
              </w:rPr>
            </w:pPr>
            <w:proofErr w:type="spellStart"/>
            <w:r>
              <w:rPr>
                <w:spacing w:val="-2"/>
                <w:sz w:val="20"/>
              </w:rPr>
              <w:lastRenderedPageBreak/>
              <w:t>faeqfd</w:t>
            </w:r>
            <w:proofErr w:type="spellEnd"/>
          </w:p>
        </w:tc>
        <w:tc>
          <w:tcPr>
            <w:tcW w:w="2504" w:type="dxa"/>
            <w:shd w:val="clear" w:color="auto" w:fill="F7F7F7"/>
          </w:tcPr>
          <w:p w14:paraId="6D5227C2" w14:textId="77777777" w:rsidR="00620CF6" w:rsidRDefault="00000000">
            <w:pPr>
              <w:pStyle w:val="TableParagraph"/>
              <w:ind w:left="117"/>
              <w:rPr>
                <w:sz w:val="20"/>
              </w:rPr>
            </w:pPr>
            <w:r>
              <w:rPr>
                <w:sz w:val="20"/>
              </w:rPr>
              <w:t xml:space="preserve">Stocks, Business </w:t>
            </w:r>
            <w:r>
              <w:rPr>
                <w:spacing w:val="-2"/>
                <w:sz w:val="20"/>
              </w:rPr>
              <w:t>Equities</w:t>
            </w:r>
          </w:p>
        </w:tc>
        <w:tc>
          <w:tcPr>
            <w:tcW w:w="5908" w:type="dxa"/>
            <w:shd w:val="clear" w:color="auto" w:fill="F7F7F7"/>
          </w:tcPr>
          <w:p w14:paraId="03CC25B5" w14:textId="77777777" w:rsidR="00620CF6" w:rsidRDefault="00000000">
            <w:pPr>
              <w:pStyle w:val="TableParagraph"/>
              <w:ind w:left="120"/>
              <w:rPr>
                <w:sz w:val="20"/>
              </w:rPr>
            </w:pPr>
            <w:r>
              <w:rPr>
                <w:sz w:val="20"/>
              </w:rPr>
              <w:t>Stocks</w:t>
            </w:r>
            <w:r>
              <w:rPr>
                <w:spacing w:val="-4"/>
                <w:sz w:val="20"/>
              </w:rPr>
              <w:t xml:space="preserve"> </w:t>
            </w:r>
            <w:r>
              <w:rPr>
                <w:sz w:val="20"/>
              </w:rPr>
              <w:t>(or</w:t>
            </w:r>
            <w:r>
              <w:rPr>
                <w:spacing w:val="-4"/>
                <w:sz w:val="20"/>
              </w:rPr>
              <w:t xml:space="preserve"> </w:t>
            </w:r>
            <w:r>
              <w:rPr>
                <w:sz w:val="20"/>
              </w:rPr>
              <w:t>shares)</w:t>
            </w:r>
            <w:r>
              <w:rPr>
                <w:spacing w:val="-3"/>
                <w:sz w:val="20"/>
              </w:rPr>
              <w:t xml:space="preserve"> </w:t>
            </w:r>
            <w:r>
              <w:rPr>
                <w:sz w:val="20"/>
              </w:rPr>
              <w:t>and</w:t>
            </w:r>
            <w:r>
              <w:rPr>
                <w:spacing w:val="-4"/>
                <w:sz w:val="20"/>
              </w:rPr>
              <w:t xml:space="preserve"> </w:t>
            </w:r>
            <w:r>
              <w:rPr>
                <w:sz w:val="20"/>
              </w:rPr>
              <w:t>business</w:t>
            </w:r>
            <w:r>
              <w:rPr>
                <w:spacing w:val="-4"/>
                <w:sz w:val="20"/>
              </w:rPr>
              <w:t xml:space="preserve"> </w:t>
            </w:r>
            <w:r>
              <w:rPr>
                <w:sz w:val="20"/>
              </w:rPr>
              <w:t>equities</w:t>
            </w:r>
            <w:r>
              <w:rPr>
                <w:spacing w:val="-3"/>
                <w:sz w:val="20"/>
              </w:rPr>
              <w:t xml:space="preserve"> </w:t>
            </w:r>
            <w:r>
              <w:rPr>
                <w:sz w:val="20"/>
              </w:rPr>
              <w:t>are</w:t>
            </w:r>
            <w:r>
              <w:rPr>
                <w:spacing w:val="-4"/>
                <w:sz w:val="20"/>
              </w:rPr>
              <w:t xml:space="preserve"> </w:t>
            </w:r>
            <w:r>
              <w:rPr>
                <w:spacing w:val="-2"/>
                <w:sz w:val="20"/>
              </w:rPr>
              <w:t>securities</w:t>
            </w:r>
          </w:p>
        </w:tc>
      </w:tr>
      <w:tr w:rsidR="00620CF6" w14:paraId="7FCE0C65" w14:textId="77777777">
        <w:trPr>
          <w:trHeight w:val="398"/>
        </w:trPr>
        <w:tc>
          <w:tcPr>
            <w:tcW w:w="808" w:type="dxa"/>
            <w:shd w:val="clear" w:color="auto" w:fill="F7F7F7"/>
          </w:tcPr>
          <w:p w14:paraId="2D8AF35A" w14:textId="77777777" w:rsidR="00620CF6" w:rsidRDefault="00620CF6">
            <w:pPr>
              <w:pStyle w:val="TableParagraph"/>
              <w:spacing w:before="0"/>
              <w:ind w:left="0"/>
              <w:rPr>
                <w:rFonts w:ascii="Times New Roman"/>
                <w:sz w:val="18"/>
              </w:rPr>
            </w:pPr>
          </w:p>
        </w:tc>
        <w:tc>
          <w:tcPr>
            <w:tcW w:w="2504" w:type="dxa"/>
            <w:shd w:val="clear" w:color="auto" w:fill="F7F7F7"/>
          </w:tcPr>
          <w:p w14:paraId="46A68901" w14:textId="77777777" w:rsidR="00620CF6" w:rsidRDefault="00000000">
            <w:pPr>
              <w:pStyle w:val="TableParagraph"/>
              <w:spacing w:before="72"/>
              <w:ind w:left="117"/>
              <w:rPr>
                <w:sz w:val="20"/>
              </w:rPr>
            </w:pPr>
            <w:r>
              <w:rPr>
                <w:sz w:val="20"/>
              </w:rPr>
              <w:t>&amp;</w:t>
            </w:r>
            <w:r>
              <w:rPr>
                <w:spacing w:val="1"/>
                <w:sz w:val="20"/>
              </w:rPr>
              <w:t xml:space="preserve"> </w:t>
            </w:r>
            <w:r>
              <w:rPr>
                <w:sz w:val="20"/>
              </w:rPr>
              <w:t>Fund</w:t>
            </w:r>
            <w:r>
              <w:rPr>
                <w:spacing w:val="1"/>
                <w:sz w:val="20"/>
              </w:rPr>
              <w:t xml:space="preserve"> </w:t>
            </w:r>
            <w:r>
              <w:rPr>
                <w:spacing w:val="-2"/>
                <w:sz w:val="20"/>
              </w:rPr>
              <w:t>Shares</w:t>
            </w:r>
          </w:p>
        </w:tc>
        <w:tc>
          <w:tcPr>
            <w:tcW w:w="5908" w:type="dxa"/>
            <w:shd w:val="clear" w:color="auto" w:fill="F7F7F7"/>
          </w:tcPr>
          <w:p w14:paraId="7DE2C5E0" w14:textId="77777777" w:rsidR="00620CF6" w:rsidRDefault="00000000">
            <w:pPr>
              <w:pStyle w:val="TableParagraph"/>
              <w:spacing w:before="72"/>
              <w:ind w:left="120"/>
              <w:rPr>
                <w:sz w:val="20"/>
              </w:rPr>
            </w:pPr>
            <w:r>
              <w:rPr>
                <w:spacing w:val="-2"/>
                <w:sz w:val="20"/>
              </w:rPr>
              <w:t>representing</w:t>
            </w:r>
            <w:r>
              <w:rPr>
                <w:spacing w:val="-5"/>
                <w:sz w:val="20"/>
              </w:rPr>
              <w:t xml:space="preserve"> </w:t>
            </w:r>
            <w:r>
              <w:rPr>
                <w:spacing w:val="-2"/>
                <w:sz w:val="20"/>
              </w:rPr>
              <w:t>the</w:t>
            </w:r>
            <w:r>
              <w:rPr>
                <w:spacing w:val="-4"/>
                <w:sz w:val="20"/>
              </w:rPr>
              <w:t xml:space="preserve"> </w:t>
            </w:r>
            <w:r>
              <w:rPr>
                <w:spacing w:val="-2"/>
                <w:sz w:val="20"/>
              </w:rPr>
              <w:t>ownership</w:t>
            </w:r>
            <w:r>
              <w:rPr>
                <w:spacing w:val="-4"/>
                <w:sz w:val="20"/>
              </w:rPr>
              <w:t xml:space="preserve"> </w:t>
            </w:r>
            <w:r>
              <w:rPr>
                <w:spacing w:val="-2"/>
                <w:sz w:val="20"/>
              </w:rPr>
              <w:t>in</w:t>
            </w:r>
            <w:r>
              <w:rPr>
                <w:spacing w:val="-5"/>
                <w:sz w:val="20"/>
              </w:rPr>
              <w:t xml:space="preserve"> </w:t>
            </w:r>
            <w:r>
              <w:rPr>
                <w:spacing w:val="-2"/>
                <w:sz w:val="20"/>
              </w:rPr>
              <w:t>a</w:t>
            </w:r>
            <w:r>
              <w:rPr>
                <w:spacing w:val="-4"/>
                <w:sz w:val="20"/>
              </w:rPr>
              <w:t xml:space="preserve"> </w:t>
            </w:r>
            <w:r>
              <w:rPr>
                <w:spacing w:val="-2"/>
                <w:sz w:val="20"/>
              </w:rPr>
              <w:t>corporation</w:t>
            </w:r>
            <w:r>
              <w:rPr>
                <w:spacing w:val="-4"/>
                <w:sz w:val="20"/>
              </w:rPr>
              <w:t xml:space="preserve"> </w:t>
            </w:r>
            <w:r>
              <w:rPr>
                <w:spacing w:val="-2"/>
                <w:sz w:val="20"/>
              </w:rPr>
              <w:t>or</w:t>
            </w:r>
            <w:r>
              <w:rPr>
                <w:spacing w:val="-5"/>
                <w:sz w:val="20"/>
              </w:rPr>
              <w:t xml:space="preserve"> </w:t>
            </w:r>
            <w:r>
              <w:rPr>
                <w:spacing w:val="-2"/>
                <w:sz w:val="20"/>
              </w:rPr>
              <w:t>quasi-corporation</w:t>
            </w:r>
          </w:p>
        </w:tc>
      </w:tr>
      <w:tr w:rsidR="00620CF6" w14:paraId="2BA1CA66" w14:textId="77777777">
        <w:trPr>
          <w:trHeight w:val="398"/>
        </w:trPr>
        <w:tc>
          <w:tcPr>
            <w:tcW w:w="808" w:type="dxa"/>
            <w:shd w:val="clear" w:color="auto" w:fill="F7F7F7"/>
          </w:tcPr>
          <w:p w14:paraId="1EBE7FCC" w14:textId="77777777" w:rsidR="00620CF6" w:rsidRDefault="00620CF6">
            <w:pPr>
              <w:pStyle w:val="TableParagraph"/>
              <w:spacing w:before="0"/>
              <w:ind w:left="0"/>
              <w:rPr>
                <w:rFonts w:ascii="Times New Roman"/>
                <w:sz w:val="18"/>
              </w:rPr>
            </w:pPr>
          </w:p>
        </w:tc>
        <w:tc>
          <w:tcPr>
            <w:tcW w:w="2504" w:type="dxa"/>
            <w:shd w:val="clear" w:color="auto" w:fill="F7F7F7"/>
          </w:tcPr>
          <w:p w14:paraId="0D396764" w14:textId="77777777" w:rsidR="00620CF6" w:rsidRDefault="00620CF6">
            <w:pPr>
              <w:pStyle w:val="TableParagraph"/>
              <w:spacing w:before="0"/>
              <w:ind w:left="0"/>
              <w:rPr>
                <w:rFonts w:ascii="Times New Roman"/>
                <w:sz w:val="18"/>
              </w:rPr>
            </w:pPr>
          </w:p>
        </w:tc>
        <w:tc>
          <w:tcPr>
            <w:tcW w:w="5908" w:type="dxa"/>
            <w:shd w:val="clear" w:color="auto" w:fill="F7F7F7"/>
          </w:tcPr>
          <w:p w14:paraId="6E40163B" w14:textId="77777777" w:rsidR="00620CF6" w:rsidRDefault="00000000">
            <w:pPr>
              <w:pStyle w:val="TableParagraph"/>
              <w:spacing w:before="72"/>
              <w:ind w:left="120"/>
              <w:rPr>
                <w:sz w:val="20"/>
              </w:rPr>
            </w:pPr>
            <w:r>
              <w:rPr>
                <w:sz w:val="20"/>
              </w:rPr>
              <w:t>and</w:t>
            </w:r>
            <w:r>
              <w:rPr>
                <w:spacing w:val="-4"/>
                <w:sz w:val="20"/>
              </w:rPr>
              <w:t xml:space="preserve"> </w:t>
            </w:r>
            <w:r>
              <w:rPr>
                <w:sz w:val="20"/>
              </w:rPr>
              <w:t>entitling</w:t>
            </w:r>
            <w:r>
              <w:rPr>
                <w:spacing w:val="-4"/>
                <w:sz w:val="20"/>
              </w:rPr>
              <w:t xml:space="preserve"> </w:t>
            </w:r>
            <w:r>
              <w:rPr>
                <w:sz w:val="20"/>
              </w:rPr>
              <w:t>the</w:t>
            </w:r>
            <w:r>
              <w:rPr>
                <w:spacing w:val="-3"/>
                <w:sz w:val="20"/>
              </w:rPr>
              <w:t xml:space="preserve"> </w:t>
            </w:r>
            <w:r>
              <w:rPr>
                <w:sz w:val="20"/>
              </w:rPr>
              <w:t>holder</w:t>
            </w:r>
            <w:r>
              <w:rPr>
                <w:spacing w:val="-4"/>
                <w:sz w:val="20"/>
              </w:rPr>
              <w:t xml:space="preserve"> </w:t>
            </w:r>
            <w:r>
              <w:rPr>
                <w:sz w:val="20"/>
              </w:rPr>
              <w:t>to</w:t>
            </w:r>
            <w:r>
              <w:rPr>
                <w:spacing w:val="-3"/>
                <w:sz w:val="20"/>
              </w:rPr>
              <w:t xml:space="preserve"> </w:t>
            </w:r>
            <w:r>
              <w:rPr>
                <w:sz w:val="20"/>
              </w:rPr>
              <w:t>a</w:t>
            </w:r>
            <w:r>
              <w:rPr>
                <w:spacing w:val="-4"/>
                <w:sz w:val="20"/>
              </w:rPr>
              <w:t xml:space="preserve"> </w:t>
            </w:r>
            <w:r>
              <w:rPr>
                <w:sz w:val="20"/>
              </w:rPr>
              <w:t>portion</w:t>
            </w:r>
            <w:r>
              <w:rPr>
                <w:spacing w:val="-3"/>
                <w:sz w:val="20"/>
              </w:rPr>
              <w:t xml:space="preserve"> </w:t>
            </w:r>
            <w:r>
              <w:rPr>
                <w:sz w:val="20"/>
              </w:rPr>
              <w:t>of</w:t>
            </w:r>
            <w:r>
              <w:rPr>
                <w:spacing w:val="-4"/>
                <w:sz w:val="20"/>
              </w:rPr>
              <w:t xml:space="preserve"> </w:t>
            </w:r>
            <w:r>
              <w:rPr>
                <w:sz w:val="20"/>
              </w:rPr>
              <w:t>the</w:t>
            </w:r>
            <w:r>
              <w:rPr>
                <w:spacing w:val="-3"/>
                <w:sz w:val="20"/>
              </w:rPr>
              <w:t xml:space="preserve"> </w:t>
            </w:r>
            <w:r>
              <w:rPr>
                <w:sz w:val="20"/>
              </w:rPr>
              <w:t>company’s</w:t>
            </w:r>
            <w:r>
              <w:rPr>
                <w:spacing w:val="-4"/>
                <w:sz w:val="20"/>
              </w:rPr>
              <w:t xml:space="preserve"> </w:t>
            </w:r>
            <w:r>
              <w:rPr>
                <w:spacing w:val="-2"/>
                <w:sz w:val="20"/>
              </w:rPr>
              <w:t>profits.</w:t>
            </w:r>
          </w:p>
        </w:tc>
      </w:tr>
      <w:tr w:rsidR="00620CF6" w14:paraId="4B566CA0" w14:textId="77777777">
        <w:trPr>
          <w:trHeight w:val="398"/>
        </w:trPr>
        <w:tc>
          <w:tcPr>
            <w:tcW w:w="808" w:type="dxa"/>
            <w:shd w:val="clear" w:color="auto" w:fill="F7F7F7"/>
          </w:tcPr>
          <w:p w14:paraId="78DE735B" w14:textId="77777777" w:rsidR="00620CF6" w:rsidRDefault="00620CF6">
            <w:pPr>
              <w:pStyle w:val="TableParagraph"/>
              <w:spacing w:before="0"/>
              <w:ind w:left="0"/>
              <w:rPr>
                <w:rFonts w:ascii="Times New Roman"/>
                <w:sz w:val="18"/>
              </w:rPr>
            </w:pPr>
          </w:p>
        </w:tc>
        <w:tc>
          <w:tcPr>
            <w:tcW w:w="2504" w:type="dxa"/>
            <w:shd w:val="clear" w:color="auto" w:fill="F7F7F7"/>
          </w:tcPr>
          <w:p w14:paraId="08FC7521" w14:textId="77777777" w:rsidR="00620CF6" w:rsidRDefault="00620CF6">
            <w:pPr>
              <w:pStyle w:val="TableParagraph"/>
              <w:spacing w:before="0"/>
              <w:ind w:left="0"/>
              <w:rPr>
                <w:rFonts w:ascii="Times New Roman"/>
                <w:sz w:val="18"/>
              </w:rPr>
            </w:pPr>
          </w:p>
        </w:tc>
        <w:tc>
          <w:tcPr>
            <w:tcW w:w="5908" w:type="dxa"/>
            <w:shd w:val="clear" w:color="auto" w:fill="F7F7F7"/>
          </w:tcPr>
          <w:p w14:paraId="58262B42" w14:textId="77777777" w:rsidR="00620CF6" w:rsidRDefault="00000000">
            <w:pPr>
              <w:pStyle w:val="TableParagraph"/>
              <w:spacing w:before="72"/>
              <w:ind w:left="120"/>
              <w:rPr>
                <w:sz w:val="20"/>
              </w:rPr>
            </w:pPr>
            <w:r>
              <w:rPr>
                <w:sz w:val="20"/>
              </w:rPr>
              <w:t>Fund</w:t>
            </w:r>
            <w:r>
              <w:rPr>
                <w:spacing w:val="-6"/>
                <w:sz w:val="20"/>
              </w:rPr>
              <w:t xml:space="preserve"> </w:t>
            </w:r>
            <w:r>
              <w:rPr>
                <w:sz w:val="20"/>
              </w:rPr>
              <w:t>shares</w:t>
            </w:r>
            <w:r>
              <w:rPr>
                <w:spacing w:val="-6"/>
                <w:sz w:val="20"/>
              </w:rPr>
              <w:t xml:space="preserve"> </w:t>
            </w:r>
            <w:r>
              <w:rPr>
                <w:sz w:val="20"/>
              </w:rPr>
              <w:t>represent</w:t>
            </w:r>
            <w:r>
              <w:rPr>
                <w:spacing w:val="-5"/>
                <w:sz w:val="20"/>
              </w:rPr>
              <w:t xml:space="preserve"> </w:t>
            </w:r>
            <w:r>
              <w:rPr>
                <w:sz w:val="20"/>
              </w:rPr>
              <w:t>the</w:t>
            </w:r>
            <w:r>
              <w:rPr>
                <w:spacing w:val="-6"/>
                <w:sz w:val="20"/>
              </w:rPr>
              <w:t xml:space="preserve"> </w:t>
            </w:r>
            <w:r>
              <w:rPr>
                <w:sz w:val="20"/>
              </w:rPr>
              <w:t>participation</w:t>
            </w:r>
            <w:r>
              <w:rPr>
                <w:spacing w:val="-5"/>
                <w:sz w:val="20"/>
              </w:rPr>
              <w:t xml:space="preserve"> </w:t>
            </w:r>
            <w:r>
              <w:rPr>
                <w:sz w:val="20"/>
              </w:rPr>
              <w:t>in</w:t>
            </w:r>
            <w:r>
              <w:rPr>
                <w:spacing w:val="-6"/>
                <w:sz w:val="20"/>
              </w:rPr>
              <w:t xml:space="preserve"> </w:t>
            </w:r>
            <w:r>
              <w:rPr>
                <w:sz w:val="20"/>
              </w:rPr>
              <w:t>mutual</w:t>
            </w:r>
            <w:r>
              <w:rPr>
                <w:spacing w:val="-5"/>
                <w:sz w:val="20"/>
              </w:rPr>
              <w:t xml:space="preserve"> </w:t>
            </w:r>
            <w:r>
              <w:rPr>
                <w:sz w:val="20"/>
              </w:rPr>
              <w:t>or</w:t>
            </w:r>
            <w:r>
              <w:rPr>
                <w:spacing w:val="-6"/>
                <w:sz w:val="20"/>
              </w:rPr>
              <w:t xml:space="preserve"> </w:t>
            </w:r>
            <w:r>
              <w:rPr>
                <w:spacing w:val="-2"/>
                <w:sz w:val="20"/>
              </w:rPr>
              <w:t>investment</w:t>
            </w:r>
          </w:p>
        </w:tc>
      </w:tr>
      <w:tr w:rsidR="00620CF6" w14:paraId="725FAF42" w14:textId="77777777">
        <w:trPr>
          <w:trHeight w:val="398"/>
        </w:trPr>
        <w:tc>
          <w:tcPr>
            <w:tcW w:w="808" w:type="dxa"/>
            <w:shd w:val="clear" w:color="auto" w:fill="F7F7F7"/>
          </w:tcPr>
          <w:p w14:paraId="4D92144F" w14:textId="77777777" w:rsidR="00620CF6" w:rsidRDefault="00620CF6">
            <w:pPr>
              <w:pStyle w:val="TableParagraph"/>
              <w:spacing w:before="0"/>
              <w:ind w:left="0"/>
              <w:rPr>
                <w:rFonts w:ascii="Times New Roman"/>
                <w:sz w:val="18"/>
              </w:rPr>
            </w:pPr>
          </w:p>
        </w:tc>
        <w:tc>
          <w:tcPr>
            <w:tcW w:w="2504" w:type="dxa"/>
            <w:shd w:val="clear" w:color="auto" w:fill="F7F7F7"/>
          </w:tcPr>
          <w:p w14:paraId="782200E6" w14:textId="77777777" w:rsidR="00620CF6" w:rsidRDefault="00620CF6">
            <w:pPr>
              <w:pStyle w:val="TableParagraph"/>
              <w:spacing w:before="0"/>
              <w:ind w:left="0"/>
              <w:rPr>
                <w:rFonts w:ascii="Times New Roman"/>
                <w:sz w:val="18"/>
              </w:rPr>
            </w:pPr>
          </w:p>
        </w:tc>
        <w:tc>
          <w:tcPr>
            <w:tcW w:w="5908" w:type="dxa"/>
            <w:shd w:val="clear" w:color="auto" w:fill="F7F7F7"/>
          </w:tcPr>
          <w:p w14:paraId="4B896E77" w14:textId="77777777" w:rsidR="00620CF6" w:rsidRDefault="00000000">
            <w:pPr>
              <w:pStyle w:val="TableParagraph"/>
              <w:spacing w:before="72"/>
              <w:ind w:left="120"/>
              <w:rPr>
                <w:sz w:val="20"/>
              </w:rPr>
            </w:pPr>
            <w:r>
              <w:rPr>
                <w:spacing w:val="-2"/>
                <w:sz w:val="20"/>
              </w:rPr>
              <w:t>funds</w:t>
            </w:r>
            <w:r>
              <w:rPr>
                <w:spacing w:val="-1"/>
                <w:sz w:val="20"/>
              </w:rPr>
              <w:t xml:space="preserve"> </w:t>
            </w:r>
            <w:r>
              <w:rPr>
                <w:spacing w:val="-2"/>
                <w:sz w:val="20"/>
              </w:rPr>
              <w:t>which</w:t>
            </w:r>
            <w:r>
              <w:rPr>
                <w:sz w:val="20"/>
              </w:rPr>
              <w:t xml:space="preserve"> </w:t>
            </w:r>
            <w:r>
              <w:rPr>
                <w:spacing w:val="-2"/>
                <w:sz w:val="20"/>
              </w:rPr>
              <w:t>are</w:t>
            </w:r>
            <w:r>
              <w:rPr>
                <w:sz w:val="20"/>
              </w:rPr>
              <w:t xml:space="preserve"> </w:t>
            </w:r>
            <w:r>
              <w:rPr>
                <w:spacing w:val="-2"/>
                <w:sz w:val="20"/>
              </w:rPr>
              <w:t>investment</w:t>
            </w:r>
            <w:r>
              <w:rPr>
                <w:sz w:val="20"/>
              </w:rPr>
              <w:t xml:space="preserve"> </w:t>
            </w:r>
            <w:r>
              <w:rPr>
                <w:spacing w:val="-2"/>
                <w:sz w:val="20"/>
              </w:rPr>
              <w:t>vehicles</w:t>
            </w:r>
            <w:r>
              <w:rPr>
                <w:spacing w:val="-1"/>
                <w:sz w:val="20"/>
              </w:rPr>
              <w:t xml:space="preserve"> </w:t>
            </w:r>
            <w:r>
              <w:rPr>
                <w:spacing w:val="-2"/>
                <w:sz w:val="20"/>
              </w:rPr>
              <w:t>that</w:t>
            </w:r>
            <w:r>
              <w:rPr>
                <w:sz w:val="20"/>
              </w:rPr>
              <w:t xml:space="preserve"> </w:t>
            </w:r>
            <w:r>
              <w:rPr>
                <w:spacing w:val="-2"/>
                <w:sz w:val="20"/>
              </w:rPr>
              <w:t>pool</w:t>
            </w:r>
            <w:r>
              <w:rPr>
                <w:sz w:val="20"/>
              </w:rPr>
              <w:t xml:space="preserve"> </w:t>
            </w:r>
            <w:r>
              <w:rPr>
                <w:spacing w:val="-2"/>
                <w:sz w:val="20"/>
              </w:rPr>
              <w:t>together</w:t>
            </w:r>
            <w:r>
              <w:rPr>
                <w:sz w:val="20"/>
              </w:rPr>
              <w:t xml:space="preserve"> </w:t>
            </w:r>
            <w:r>
              <w:rPr>
                <w:spacing w:val="-2"/>
                <w:sz w:val="20"/>
              </w:rPr>
              <w:t>money</w:t>
            </w:r>
          </w:p>
        </w:tc>
      </w:tr>
      <w:tr w:rsidR="00620CF6" w14:paraId="39138E5C" w14:textId="77777777">
        <w:trPr>
          <w:trHeight w:val="398"/>
        </w:trPr>
        <w:tc>
          <w:tcPr>
            <w:tcW w:w="808" w:type="dxa"/>
            <w:shd w:val="clear" w:color="auto" w:fill="F7F7F7"/>
          </w:tcPr>
          <w:p w14:paraId="5BD3639F" w14:textId="77777777" w:rsidR="00620CF6" w:rsidRDefault="00620CF6">
            <w:pPr>
              <w:pStyle w:val="TableParagraph"/>
              <w:spacing w:before="0"/>
              <w:ind w:left="0"/>
              <w:rPr>
                <w:rFonts w:ascii="Times New Roman"/>
                <w:sz w:val="18"/>
              </w:rPr>
            </w:pPr>
          </w:p>
        </w:tc>
        <w:tc>
          <w:tcPr>
            <w:tcW w:w="2504" w:type="dxa"/>
            <w:shd w:val="clear" w:color="auto" w:fill="F7F7F7"/>
          </w:tcPr>
          <w:p w14:paraId="57A1B349" w14:textId="77777777" w:rsidR="00620CF6" w:rsidRDefault="00620CF6">
            <w:pPr>
              <w:pStyle w:val="TableParagraph"/>
              <w:spacing w:before="0"/>
              <w:ind w:left="0"/>
              <w:rPr>
                <w:rFonts w:ascii="Times New Roman"/>
                <w:sz w:val="18"/>
              </w:rPr>
            </w:pPr>
          </w:p>
        </w:tc>
        <w:tc>
          <w:tcPr>
            <w:tcW w:w="5908" w:type="dxa"/>
            <w:shd w:val="clear" w:color="auto" w:fill="F7F7F7"/>
          </w:tcPr>
          <w:p w14:paraId="7167E044" w14:textId="77777777" w:rsidR="00620CF6" w:rsidRDefault="00000000">
            <w:pPr>
              <w:pStyle w:val="TableParagraph"/>
              <w:spacing w:before="72"/>
              <w:ind w:left="120"/>
              <w:rPr>
                <w:sz w:val="20"/>
              </w:rPr>
            </w:pPr>
            <w:r>
              <w:rPr>
                <w:spacing w:val="-2"/>
                <w:sz w:val="20"/>
              </w:rPr>
              <w:t xml:space="preserve">from multiple investors to purchase a </w:t>
            </w:r>
            <w:proofErr w:type="gramStart"/>
            <w:r>
              <w:rPr>
                <w:spacing w:val="-2"/>
                <w:sz w:val="20"/>
              </w:rPr>
              <w:t>portfolios</w:t>
            </w:r>
            <w:r>
              <w:rPr>
                <w:spacing w:val="-1"/>
                <w:sz w:val="20"/>
              </w:rPr>
              <w:t xml:space="preserve"> </w:t>
            </w:r>
            <w:r>
              <w:rPr>
                <w:spacing w:val="-2"/>
                <w:sz w:val="20"/>
              </w:rPr>
              <w:t>of securities</w:t>
            </w:r>
            <w:proofErr w:type="gramEnd"/>
            <w:r>
              <w:rPr>
                <w:spacing w:val="-2"/>
                <w:sz w:val="20"/>
              </w:rPr>
              <w:t xml:space="preserve"> </w:t>
            </w:r>
            <w:r>
              <w:rPr>
                <w:spacing w:val="-4"/>
                <w:sz w:val="20"/>
              </w:rPr>
              <w:t>such</w:t>
            </w:r>
          </w:p>
        </w:tc>
      </w:tr>
      <w:tr w:rsidR="00620CF6" w14:paraId="0B8AA9C4" w14:textId="77777777">
        <w:trPr>
          <w:trHeight w:val="402"/>
        </w:trPr>
        <w:tc>
          <w:tcPr>
            <w:tcW w:w="808" w:type="dxa"/>
            <w:shd w:val="clear" w:color="auto" w:fill="F7F7F7"/>
          </w:tcPr>
          <w:p w14:paraId="3E492A6D" w14:textId="77777777" w:rsidR="00620CF6" w:rsidRDefault="00620CF6">
            <w:pPr>
              <w:pStyle w:val="TableParagraph"/>
              <w:spacing w:before="0"/>
              <w:ind w:left="0"/>
              <w:rPr>
                <w:rFonts w:ascii="Times New Roman"/>
                <w:sz w:val="18"/>
              </w:rPr>
            </w:pPr>
          </w:p>
        </w:tc>
        <w:tc>
          <w:tcPr>
            <w:tcW w:w="2504" w:type="dxa"/>
            <w:shd w:val="clear" w:color="auto" w:fill="F7F7F7"/>
          </w:tcPr>
          <w:p w14:paraId="17ED6A9F" w14:textId="77777777" w:rsidR="00620CF6" w:rsidRDefault="00620CF6">
            <w:pPr>
              <w:pStyle w:val="TableParagraph"/>
              <w:spacing w:before="0"/>
              <w:ind w:left="0"/>
              <w:rPr>
                <w:rFonts w:ascii="Times New Roman"/>
                <w:sz w:val="18"/>
              </w:rPr>
            </w:pPr>
          </w:p>
        </w:tc>
        <w:tc>
          <w:tcPr>
            <w:tcW w:w="5908" w:type="dxa"/>
            <w:shd w:val="clear" w:color="auto" w:fill="F7F7F7"/>
          </w:tcPr>
          <w:p w14:paraId="0A201322" w14:textId="77777777" w:rsidR="00620CF6" w:rsidRDefault="00000000">
            <w:pPr>
              <w:pStyle w:val="TableParagraph"/>
              <w:spacing w:before="72"/>
              <w:ind w:left="120"/>
              <w:rPr>
                <w:sz w:val="20"/>
              </w:rPr>
            </w:pPr>
            <w:r>
              <w:rPr>
                <w:sz w:val="20"/>
              </w:rPr>
              <w:t>as</w:t>
            </w:r>
            <w:r>
              <w:rPr>
                <w:spacing w:val="1"/>
                <w:sz w:val="20"/>
              </w:rPr>
              <w:t xml:space="preserve"> </w:t>
            </w:r>
            <w:r>
              <w:rPr>
                <w:sz w:val="20"/>
              </w:rPr>
              <w:t>stocks,</w:t>
            </w:r>
            <w:r>
              <w:rPr>
                <w:spacing w:val="2"/>
                <w:sz w:val="20"/>
              </w:rPr>
              <w:t xml:space="preserve"> </w:t>
            </w:r>
            <w:r>
              <w:rPr>
                <w:sz w:val="20"/>
              </w:rPr>
              <w:t>bonds,</w:t>
            </w:r>
            <w:r>
              <w:rPr>
                <w:spacing w:val="2"/>
                <w:sz w:val="20"/>
              </w:rPr>
              <w:t xml:space="preserve"> </w:t>
            </w:r>
            <w:r>
              <w:rPr>
                <w:sz w:val="20"/>
              </w:rPr>
              <w:t>or</w:t>
            </w:r>
            <w:r>
              <w:rPr>
                <w:spacing w:val="2"/>
                <w:sz w:val="20"/>
              </w:rPr>
              <w:t xml:space="preserve"> </w:t>
            </w:r>
            <w:r>
              <w:rPr>
                <w:sz w:val="20"/>
              </w:rPr>
              <w:t>other</w:t>
            </w:r>
            <w:r>
              <w:rPr>
                <w:spacing w:val="1"/>
                <w:sz w:val="20"/>
              </w:rPr>
              <w:t xml:space="preserve"> </w:t>
            </w:r>
            <w:r>
              <w:rPr>
                <w:spacing w:val="-2"/>
                <w:sz w:val="20"/>
              </w:rPr>
              <w:t>assets.</w:t>
            </w:r>
          </w:p>
        </w:tc>
      </w:tr>
      <w:tr w:rsidR="00620CF6" w14:paraId="5CFDCE20" w14:textId="77777777">
        <w:trPr>
          <w:trHeight w:val="494"/>
        </w:trPr>
        <w:tc>
          <w:tcPr>
            <w:tcW w:w="808" w:type="dxa"/>
          </w:tcPr>
          <w:p w14:paraId="619F7056" w14:textId="77777777" w:rsidR="00620CF6" w:rsidRDefault="00000000">
            <w:pPr>
              <w:pStyle w:val="TableParagraph"/>
              <w:spacing w:before="168"/>
              <w:rPr>
                <w:sz w:val="20"/>
              </w:rPr>
            </w:pPr>
            <w:proofErr w:type="spellStart"/>
            <w:r>
              <w:rPr>
                <w:spacing w:val="-2"/>
                <w:sz w:val="20"/>
              </w:rPr>
              <w:t>falipe</w:t>
            </w:r>
            <w:proofErr w:type="spellEnd"/>
          </w:p>
        </w:tc>
        <w:tc>
          <w:tcPr>
            <w:tcW w:w="2504" w:type="dxa"/>
          </w:tcPr>
          <w:p w14:paraId="3CA56C8F" w14:textId="77777777" w:rsidR="00620CF6" w:rsidRDefault="00000000">
            <w:pPr>
              <w:pStyle w:val="TableParagraph"/>
              <w:spacing w:before="168"/>
              <w:ind w:left="117"/>
              <w:rPr>
                <w:sz w:val="20"/>
              </w:rPr>
            </w:pPr>
            <w:r>
              <w:rPr>
                <w:sz w:val="20"/>
              </w:rPr>
              <w:t>Pensions</w:t>
            </w:r>
            <w:r>
              <w:rPr>
                <w:spacing w:val="-4"/>
                <w:sz w:val="20"/>
              </w:rPr>
              <w:t xml:space="preserve"> </w:t>
            </w:r>
            <w:r>
              <w:rPr>
                <w:sz w:val="20"/>
              </w:rPr>
              <w:t>&amp;</w:t>
            </w:r>
            <w:r>
              <w:rPr>
                <w:spacing w:val="-4"/>
                <w:sz w:val="20"/>
              </w:rPr>
              <w:t xml:space="preserve"> </w:t>
            </w:r>
            <w:r>
              <w:rPr>
                <w:sz w:val="20"/>
              </w:rPr>
              <w:t>Life</w:t>
            </w:r>
            <w:r>
              <w:rPr>
                <w:spacing w:val="-4"/>
                <w:sz w:val="20"/>
              </w:rPr>
              <w:t xml:space="preserve"> </w:t>
            </w:r>
            <w:r>
              <w:rPr>
                <w:spacing w:val="-2"/>
                <w:sz w:val="20"/>
              </w:rPr>
              <w:t>Insurance</w:t>
            </w:r>
          </w:p>
        </w:tc>
        <w:tc>
          <w:tcPr>
            <w:tcW w:w="5908" w:type="dxa"/>
          </w:tcPr>
          <w:p w14:paraId="31427135" w14:textId="77777777" w:rsidR="00620CF6" w:rsidRDefault="00000000">
            <w:pPr>
              <w:pStyle w:val="TableParagraph"/>
              <w:spacing w:before="168"/>
              <w:ind w:left="120"/>
              <w:rPr>
                <w:sz w:val="20"/>
              </w:rPr>
            </w:pPr>
            <w:r>
              <w:rPr>
                <w:sz w:val="20"/>
              </w:rPr>
              <w:t>Private pension assets refer to funds that</w:t>
            </w:r>
            <w:r>
              <w:rPr>
                <w:spacing w:val="1"/>
                <w:sz w:val="20"/>
              </w:rPr>
              <w:t xml:space="preserve"> </w:t>
            </w:r>
            <w:r>
              <w:rPr>
                <w:sz w:val="20"/>
              </w:rPr>
              <w:t xml:space="preserve">are set aside by </w:t>
            </w:r>
            <w:r>
              <w:rPr>
                <w:spacing w:val="-5"/>
                <w:sz w:val="20"/>
              </w:rPr>
              <w:t>an</w:t>
            </w:r>
          </w:p>
        </w:tc>
      </w:tr>
      <w:tr w:rsidR="00620CF6" w14:paraId="0AF37E38" w14:textId="77777777">
        <w:trPr>
          <w:trHeight w:val="398"/>
        </w:trPr>
        <w:tc>
          <w:tcPr>
            <w:tcW w:w="808" w:type="dxa"/>
          </w:tcPr>
          <w:p w14:paraId="0FD99398" w14:textId="77777777" w:rsidR="00620CF6" w:rsidRDefault="00620CF6">
            <w:pPr>
              <w:pStyle w:val="TableParagraph"/>
              <w:spacing w:before="0"/>
              <w:ind w:left="0"/>
              <w:rPr>
                <w:rFonts w:ascii="Times New Roman"/>
                <w:sz w:val="18"/>
              </w:rPr>
            </w:pPr>
          </w:p>
        </w:tc>
        <w:tc>
          <w:tcPr>
            <w:tcW w:w="2504" w:type="dxa"/>
          </w:tcPr>
          <w:p w14:paraId="28FFEC43" w14:textId="77777777" w:rsidR="00620CF6" w:rsidRDefault="00620CF6">
            <w:pPr>
              <w:pStyle w:val="TableParagraph"/>
              <w:spacing w:before="0"/>
              <w:ind w:left="0"/>
              <w:rPr>
                <w:rFonts w:ascii="Times New Roman"/>
                <w:sz w:val="18"/>
              </w:rPr>
            </w:pPr>
          </w:p>
        </w:tc>
        <w:tc>
          <w:tcPr>
            <w:tcW w:w="5908" w:type="dxa"/>
          </w:tcPr>
          <w:p w14:paraId="7D178919" w14:textId="77777777" w:rsidR="00620CF6" w:rsidRDefault="00000000">
            <w:pPr>
              <w:pStyle w:val="TableParagraph"/>
              <w:spacing w:before="72"/>
              <w:ind w:left="120"/>
              <w:rPr>
                <w:sz w:val="20"/>
              </w:rPr>
            </w:pPr>
            <w:r>
              <w:rPr>
                <w:spacing w:val="-2"/>
                <w:sz w:val="20"/>
              </w:rPr>
              <w:t>individual</w:t>
            </w:r>
            <w:r>
              <w:rPr>
                <w:spacing w:val="-7"/>
                <w:sz w:val="20"/>
              </w:rPr>
              <w:t xml:space="preserve"> </w:t>
            </w:r>
            <w:r>
              <w:rPr>
                <w:spacing w:val="-2"/>
                <w:sz w:val="20"/>
              </w:rPr>
              <w:t>(or</w:t>
            </w:r>
            <w:r>
              <w:rPr>
                <w:spacing w:val="-7"/>
                <w:sz w:val="20"/>
              </w:rPr>
              <w:t xml:space="preserve"> </w:t>
            </w:r>
            <w:r>
              <w:rPr>
                <w:spacing w:val="-2"/>
                <w:sz w:val="20"/>
              </w:rPr>
              <w:t>an</w:t>
            </w:r>
            <w:r>
              <w:rPr>
                <w:spacing w:val="-6"/>
                <w:sz w:val="20"/>
              </w:rPr>
              <w:t xml:space="preserve"> </w:t>
            </w:r>
            <w:r>
              <w:rPr>
                <w:spacing w:val="-2"/>
                <w:sz w:val="20"/>
              </w:rPr>
              <w:t>employer)</w:t>
            </w:r>
            <w:r>
              <w:rPr>
                <w:spacing w:val="-7"/>
                <w:sz w:val="20"/>
              </w:rPr>
              <w:t xml:space="preserve"> </w:t>
            </w:r>
            <w:r>
              <w:rPr>
                <w:spacing w:val="-2"/>
                <w:sz w:val="20"/>
              </w:rPr>
              <w:t>to</w:t>
            </w:r>
            <w:r>
              <w:rPr>
                <w:spacing w:val="-6"/>
                <w:sz w:val="20"/>
              </w:rPr>
              <w:t xml:space="preserve"> </w:t>
            </w:r>
            <w:r>
              <w:rPr>
                <w:spacing w:val="-2"/>
                <w:sz w:val="20"/>
              </w:rPr>
              <w:t>provide</w:t>
            </w:r>
            <w:r>
              <w:rPr>
                <w:spacing w:val="-7"/>
                <w:sz w:val="20"/>
              </w:rPr>
              <w:t xml:space="preserve"> </w:t>
            </w:r>
            <w:r>
              <w:rPr>
                <w:spacing w:val="-2"/>
                <w:sz w:val="20"/>
              </w:rPr>
              <w:t>income</w:t>
            </w:r>
            <w:r>
              <w:rPr>
                <w:spacing w:val="-7"/>
                <w:sz w:val="20"/>
              </w:rPr>
              <w:t xml:space="preserve"> </w:t>
            </w:r>
            <w:r>
              <w:rPr>
                <w:spacing w:val="-2"/>
                <w:sz w:val="20"/>
              </w:rPr>
              <w:t>during</w:t>
            </w:r>
            <w:r>
              <w:rPr>
                <w:spacing w:val="-6"/>
                <w:sz w:val="20"/>
              </w:rPr>
              <w:t xml:space="preserve"> </w:t>
            </w:r>
            <w:r>
              <w:rPr>
                <w:spacing w:val="-2"/>
                <w:sz w:val="20"/>
              </w:rPr>
              <w:t>retirement</w:t>
            </w:r>
          </w:p>
        </w:tc>
      </w:tr>
      <w:tr w:rsidR="00620CF6" w14:paraId="7EB128E2" w14:textId="77777777">
        <w:trPr>
          <w:trHeight w:val="398"/>
        </w:trPr>
        <w:tc>
          <w:tcPr>
            <w:tcW w:w="808" w:type="dxa"/>
          </w:tcPr>
          <w:p w14:paraId="3A3DE0D1" w14:textId="77777777" w:rsidR="00620CF6" w:rsidRDefault="00620CF6">
            <w:pPr>
              <w:pStyle w:val="TableParagraph"/>
              <w:spacing w:before="0"/>
              <w:ind w:left="0"/>
              <w:rPr>
                <w:rFonts w:ascii="Times New Roman"/>
                <w:sz w:val="18"/>
              </w:rPr>
            </w:pPr>
          </w:p>
        </w:tc>
        <w:tc>
          <w:tcPr>
            <w:tcW w:w="2504" w:type="dxa"/>
          </w:tcPr>
          <w:p w14:paraId="72E68DC9" w14:textId="77777777" w:rsidR="00620CF6" w:rsidRDefault="00620CF6">
            <w:pPr>
              <w:pStyle w:val="TableParagraph"/>
              <w:spacing w:before="0"/>
              <w:ind w:left="0"/>
              <w:rPr>
                <w:rFonts w:ascii="Times New Roman"/>
                <w:sz w:val="18"/>
              </w:rPr>
            </w:pPr>
          </w:p>
        </w:tc>
        <w:tc>
          <w:tcPr>
            <w:tcW w:w="5908" w:type="dxa"/>
          </w:tcPr>
          <w:p w14:paraId="11DA4C63" w14:textId="77777777" w:rsidR="00620CF6" w:rsidRDefault="00000000">
            <w:pPr>
              <w:pStyle w:val="TableParagraph"/>
              <w:spacing w:before="72"/>
              <w:ind w:left="120"/>
              <w:rPr>
                <w:sz w:val="20"/>
              </w:rPr>
            </w:pPr>
            <w:r>
              <w:rPr>
                <w:spacing w:val="-2"/>
                <w:sz w:val="20"/>
              </w:rPr>
              <w:t>(excluding</w:t>
            </w:r>
            <w:r>
              <w:rPr>
                <w:spacing w:val="-3"/>
                <w:sz w:val="20"/>
              </w:rPr>
              <w:t xml:space="preserve"> </w:t>
            </w:r>
            <w:r>
              <w:rPr>
                <w:spacing w:val="-2"/>
                <w:sz w:val="20"/>
              </w:rPr>
              <w:t>public pension</w:t>
            </w:r>
            <w:r>
              <w:rPr>
                <w:spacing w:val="-3"/>
                <w:sz w:val="20"/>
              </w:rPr>
              <w:t xml:space="preserve"> </w:t>
            </w:r>
            <w:r>
              <w:rPr>
                <w:spacing w:val="-2"/>
                <w:sz w:val="20"/>
              </w:rPr>
              <w:t>and social security</w:t>
            </w:r>
            <w:r>
              <w:rPr>
                <w:spacing w:val="-3"/>
                <w:sz w:val="20"/>
              </w:rPr>
              <w:t xml:space="preserve"> </w:t>
            </w:r>
            <w:r>
              <w:rPr>
                <w:spacing w:val="-2"/>
                <w:sz w:val="20"/>
              </w:rPr>
              <w:t>schemes).</w:t>
            </w:r>
            <w:r>
              <w:rPr>
                <w:spacing w:val="14"/>
                <w:sz w:val="20"/>
              </w:rPr>
              <w:t xml:space="preserve"> </w:t>
            </w:r>
            <w:r>
              <w:rPr>
                <w:spacing w:val="-2"/>
                <w:sz w:val="20"/>
              </w:rPr>
              <w:t>Pension</w:t>
            </w:r>
          </w:p>
        </w:tc>
      </w:tr>
      <w:tr w:rsidR="00620CF6" w14:paraId="048DE9CD" w14:textId="77777777">
        <w:trPr>
          <w:trHeight w:val="398"/>
        </w:trPr>
        <w:tc>
          <w:tcPr>
            <w:tcW w:w="808" w:type="dxa"/>
          </w:tcPr>
          <w:p w14:paraId="6D7A6BC5" w14:textId="77777777" w:rsidR="00620CF6" w:rsidRDefault="00620CF6">
            <w:pPr>
              <w:pStyle w:val="TableParagraph"/>
              <w:spacing w:before="0"/>
              <w:ind w:left="0"/>
              <w:rPr>
                <w:rFonts w:ascii="Times New Roman"/>
                <w:sz w:val="18"/>
              </w:rPr>
            </w:pPr>
          </w:p>
        </w:tc>
        <w:tc>
          <w:tcPr>
            <w:tcW w:w="2504" w:type="dxa"/>
          </w:tcPr>
          <w:p w14:paraId="0C856692" w14:textId="77777777" w:rsidR="00620CF6" w:rsidRDefault="00620CF6">
            <w:pPr>
              <w:pStyle w:val="TableParagraph"/>
              <w:spacing w:before="0"/>
              <w:ind w:left="0"/>
              <w:rPr>
                <w:rFonts w:ascii="Times New Roman"/>
                <w:sz w:val="18"/>
              </w:rPr>
            </w:pPr>
          </w:p>
        </w:tc>
        <w:tc>
          <w:tcPr>
            <w:tcW w:w="5908" w:type="dxa"/>
          </w:tcPr>
          <w:p w14:paraId="74BCA835" w14:textId="77777777" w:rsidR="00620CF6" w:rsidRDefault="00000000">
            <w:pPr>
              <w:pStyle w:val="TableParagraph"/>
              <w:spacing w:before="72"/>
              <w:ind w:left="120"/>
              <w:rPr>
                <w:sz w:val="20"/>
              </w:rPr>
            </w:pPr>
            <w:r>
              <w:rPr>
                <w:sz w:val="20"/>
              </w:rPr>
              <w:t>assets</w:t>
            </w:r>
            <w:r>
              <w:rPr>
                <w:spacing w:val="-6"/>
                <w:sz w:val="20"/>
              </w:rPr>
              <w:t xml:space="preserve"> </w:t>
            </w:r>
            <w:r>
              <w:rPr>
                <w:sz w:val="20"/>
              </w:rPr>
              <w:t>can</w:t>
            </w:r>
            <w:r>
              <w:rPr>
                <w:spacing w:val="-5"/>
                <w:sz w:val="20"/>
              </w:rPr>
              <w:t xml:space="preserve"> </w:t>
            </w:r>
            <w:r>
              <w:rPr>
                <w:sz w:val="20"/>
              </w:rPr>
              <w:t>take</w:t>
            </w:r>
            <w:r>
              <w:rPr>
                <w:spacing w:val="-5"/>
                <w:sz w:val="20"/>
              </w:rPr>
              <w:t xml:space="preserve"> </w:t>
            </w:r>
            <w:r>
              <w:rPr>
                <w:sz w:val="20"/>
              </w:rPr>
              <w:t>the</w:t>
            </w:r>
            <w:r>
              <w:rPr>
                <w:spacing w:val="-5"/>
                <w:sz w:val="20"/>
              </w:rPr>
              <w:t xml:space="preserve"> </w:t>
            </w:r>
            <w:r>
              <w:rPr>
                <w:sz w:val="20"/>
              </w:rPr>
              <w:t>form</w:t>
            </w:r>
            <w:r>
              <w:rPr>
                <w:spacing w:val="-6"/>
                <w:sz w:val="20"/>
              </w:rPr>
              <w:t xml:space="preserve"> </w:t>
            </w:r>
            <w:r>
              <w:rPr>
                <w:sz w:val="20"/>
              </w:rPr>
              <w:t>of</w:t>
            </w:r>
            <w:r>
              <w:rPr>
                <w:spacing w:val="-5"/>
                <w:sz w:val="20"/>
              </w:rPr>
              <w:t xml:space="preserve"> </w:t>
            </w:r>
            <w:r>
              <w:rPr>
                <w:sz w:val="20"/>
              </w:rPr>
              <w:t>defined</w:t>
            </w:r>
            <w:r>
              <w:rPr>
                <w:spacing w:val="-5"/>
                <w:sz w:val="20"/>
              </w:rPr>
              <w:t xml:space="preserve"> </w:t>
            </w:r>
            <w:r>
              <w:rPr>
                <w:sz w:val="20"/>
              </w:rPr>
              <w:t>benefit</w:t>
            </w:r>
            <w:r>
              <w:rPr>
                <w:spacing w:val="-5"/>
                <w:sz w:val="20"/>
              </w:rPr>
              <w:t xml:space="preserve"> </w:t>
            </w:r>
            <w:r>
              <w:rPr>
                <w:sz w:val="20"/>
              </w:rPr>
              <w:t>plans</w:t>
            </w:r>
            <w:r>
              <w:rPr>
                <w:spacing w:val="-6"/>
                <w:sz w:val="20"/>
              </w:rPr>
              <w:t xml:space="preserve"> </w:t>
            </w:r>
            <w:r>
              <w:rPr>
                <w:spacing w:val="-2"/>
                <w:sz w:val="20"/>
              </w:rPr>
              <w:t>(retirement</w:t>
            </w:r>
          </w:p>
        </w:tc>
      </w:tr>
      <w:tr w:rsidR="00620CF6" w14:paraId="7603D680" w14:textId="77777777">
        <w:trPr>
          <w:trHeight w:val="398"/>
        </w:trPr>
        <w:tc>
          <w:tcPr>
            <w:tcW w:w="808" w:type="dxa"/>
          </w:tcPr>
          <w:p w14:paraId="534F0A5B" w14:textId="77777777" w:rsidR="00620CF6" w:rsidRDefault="00620CF6">
            <w:pPr>
              <w:pStyle w:val="TableParagraph"/>
              <w:spacing w:before="0"/>
              <w:ind w:left="0"/>
              <w:rPr>
                <w:rFonts w:ascii="Times New Roman"/>
                <w:sz w:val="18"/>
              </w:rPr>
            </w:pPr>
          </w:p>
        </w:tc>
        <w:tc>
          <w:tcPr>
            <w:tcW w:w="2504" w:type="dxa"/>
          </w:tcPr>
          <w:p w14:paraId="1A4D1755" w14:textId="77777777" w:rsidR="00620CF6" w:rsidRDefault="00620CF6">
            <w:pPr>
              <w:pStyle w:val="TableParagraph"/>
              <w:spacing w:before="0"/>
              <w:ind w:left="0"/>
              <w:rPr>
                <w:rFonts w:ascii="Times New Roman"/>
                <w:sz w:val="18"/>
              </w:rPr>
            </w:pPr>
          </w:p>
        </w:tc>
        <w:tc>
          <w:tcPr>
            <w:tcW w:w="5908" w:type="dxa"/>
          </w:tcPr>
          <w:p w14:paraId="1A84DC4B" w14:textId="77777777" w:rsidR="00620CF6" w:rsidRDefault="00000000">
            <w:pPr>
              <w:pStyle w:val="TableParagraph"/>
              <w:spacing w:before="72"/>
              <w:ind w:left="120"/>
              <w:rPr>
                <w:sz w:val="20"/>
              </w:rPr>
            </w:pPr>
            <w:r>
              <w:rPr>
                <w:spacing w:val="-2"/>
                <w:sz w:val="20"/>
              </w:rPr>
              <w:t>income</w:t>
            </w:r>
            <w:r>
              <w:rPr>
                <w:sz w:val="20"/>
              </w:rPr>
              <w:t xml:space="preserve"> </w:t>
            </w:r>
            <w:r>
              <w:rPr>
                <w:spacing w:val="-2"/>
                <w:sz w:val="20"/>
              </w:rPr>
              <w:t>benefits</w:t>
            </w:r>
            <w:r>
              <w:rPr>
                <w:spacing w:val="1"/>
                <w:sz w:val="20"/>
              </w:rPr>
              <w:t xml:space="preserve"> </w:t>
            </w:r>
            <w:r>
              <w:rPr>
                <w:spacing w:val="-2"/>
                <w:sz w:val="20"/>
              </w:rPr>
              <w:t>are</w:t>
            </w:r>
            <w:r>
              <w:rPr>
                <w:sz w:val="20"/>
              </w:rPr>
              <w:t xml:space="preserve"> </w:t>
            </w:r>
            <w:r>
              <w:rPr>
                <w:spacing w:val="-2"/>
                <w:sz w:val="20"/>
              </w:rPr>
              <w:t>fixed)</w:t>
            </w:r>
            <w:r>
              <w:rPr>
                <w:spacing w:val="1"/>
                <w:sz w:val="20"/>
              </w:rPr>
              <w:t xml:space="preserve"> </w:t>
            </w:r>
            <w:r>
              <w:rPr>
                <w:spacing w:val="-2"/>
                <w:sz w:val="20"/>
              </w:rPr>
              <w:t>or</w:t>
            </w:r>
            <w:r>
              <w:rPr>
                <w:sz w:val="20"/>
              </w:rPr>
              <w:t xml:space="preserve"> </w:t>
            </w:r>
            <w:r>
              <w:rPr>
                <w:spacing w:val="-2"/>
                <w:sz w:val="20"/>
              </w:rPr>
              <w:t>defined</w:t>
            </w:r>
            <w:r>
              <w:rPr>
                <w:spacing w:val="1"/>
                <w:sz w:val="20"/>
              </w:rPr>
              <w:t xml:space="preserve"> </w:t>
            </w:r>
            <w:r>
              <w:rPr>
                <w:spacing w:val="-2"/>
                <w:sz w:val="20"/>
              </w:rPr>
              <w:t>contribution</w:t>
            </w:r>
            <w:r>
              <w:rPr>
                <w:sz w:val="20"/>
              </w:rPr>
              <w:t xml:space="preserve"> </w:t>
            </w:r>
            <w:r>
              <w:rPr>
                <w:spacing w:val="-4"/>
                <w:sz w:val="20"/>
              </w:rPr>
              <w:t>plans</w:t>
            </w:r>
          </w:p>
        </w:tc>
      </w:tr>
      <w:tr w:rsidR="00620CF6" w14:paraId="1B0A8700" w14:textId="77777777">
        <w:trPr>
          <w:trHeight w:val="398"/>
        </w:trPr>
        <w:tc>
          <w:tcPr>
            <w:tcW w:w="808" w:type="dxa"/>
          </w:tcPr>
          <w:p w14:paraId="0C48E19E" w14:textId="77777777" w:rsidR="00620CF6" w:rsidRDefault="00620CF6">
            <w:pPr>
              <w:pStyle w:val="TableParagraph"/>
              <w:spacing w:before="0"/>
              <w:ind w:left="0"/>
              <w:rPr>
                <w:rFonts w:ascii="Times New Roman"/>
                <w:sz w:val="18"/>
              </w:rPr>
            </w:pPr>
          </w:p>
        </w:tc>
        <w:tc>
          <w:tcPr>
            <w:tcW w:w="2504" w:type="dxa"/>
          </w:tcPr>
          <w:p w14:paraId="63041A47" w14:textId="77777777" w:rsidR="00620CF6" w:rsidRDefault="00620CF6">
            <w:pPr>
              <w:pStyle w:val="TableParagraph"/>
              <w:spacing w:before="0"/>
              <w:ind w:left="0"/>
              <w:rPr>
                <w:rFonts w:ascii="Times New Roman"/>
                <w:sz w:val="18"/>
              </w:rPr>
            </w:pPr>
          </w:p>
        </w:tc>
        <w:tc>
          <w:tcPr>
            <w:tcW w:w="5908" w:type="dxa"/>
          </w:tcPr>
          <w:p w14:paraId="2F70F241" w14:textId="77777777" w:rsidR="00620CF6" w:rsidRDefault="00000000">
            <w:pPr>
              <w:pStyle w:val="TableParagraph"/>
              <w:spacing w:before="72"/>
              <w:ind w:left="120"/>
              <w:rPr>
                <w:sz w:val="20"/>
              </w:rPr>
            </w:pPr>
            <w:r>
              <w:rPr>
                <w:spacing w:val="-2"/>
                <w:sz w:val="20"/>
              </w:rPr>
              <w:t>(retirement</w:t>
            </w:r>
            <w:r>
              <w:rPr>
                <w:sz w:val="20"/>
              </w:rPr>
              <w:t xml:space="preserve"> </w:t>
            </w:r>
            <w:r>
              <w:rPr>
                <w:spacing w:val="-2"/>
                <w:sz w:val="20"/>
              </w:rPr>
              <w:t>income</w:t>
            </w:r>
            <w:r>
              <w:rPr>
                <w:spacing w:val="1"/>
                <w:sz w:val="20"/>
              </w:rPr>
              <w:t xml:space="preserve"> </w:t>
            </w:r>
            <w:r>
              <w:rPr>
                <w:spacing w:val="-2"/>
                <w:sz w:val="20"/>
              </w:rPr>
              <w:t>benefits</w:t>
            </w:r>
            <w:r>
              <w:rPr>
                <w:spacing w:val="1"/>
                <w:sz w:val="20"/>
              </w:rPr>
              <w:t xml:space="preserve"> </w:t>
            </w:r>
            <w:r>
              <w:rPr>
                <w:spacing w:val="-2"/>
                <w:sz w:val="20"/>
              </w:rPr>
              <w:t>are</w:t>
            </w:r>
            <w:r>
              <w:rPr>
                <w:sz w:val="20"/>
              </w:rPr>
              <w:t xml:space="preserve"> </w:t>
            </w:r>
            <w:r>
              <w:rPr>
                <w:spacing w:val="-2"/>
                <w:sz w:val="20"/>
              </w:rPr>
              <w:t>dependent</w:t>
            </w:r>
            <w:r>
              <w:rPr>
                <w:spacing w:val="1"/>
                <w:sz w:val="20"/>
              </w:rPr>
              <w:t xml:space="preserve"> </w:t>
            </w:r>
            <w:r>
              <w:rPr>
                <w:spacing w:val="-2"/>
                <w:sz w:val="20"/>
              </w:rPr>
              <w:t>on</w:t>
            </w:r>
            <w:r>
              <w:rPr>
                <w:spacing w:val="1"/>
                <w:sz w:val="20"/>
              </w:rPr>
              <w:t xml:space="preserve"> </w:t>
            </w:r>
            <w:r>
              <w:rPr>
                <w:spacing w:val="-2"/>
                <w:sz w:val="20"/>
              </w:rPr>
              <w:t>contributions).</w:t>
            </w:r>
          </w:p>
        </w:tc>
      </w:tr>
      <w:tr w:rsidR="00620CF6" w14:paraId="20FECB94" w14:textId="77777777">
        <w:trPr>
          <w:trHeight w:val="398"/>
        </w:trPr>
        <w:tc>
          <w:tcPr>
            <w:tcW w:w="808" w:type="dxa"/>
          </w:tcPr>
          <w:p w14:paraId="7DE9C73D" w14:textId="77777777" w:rsidR="00620CF6" w:rsidRDefault="00620CF6">
            <w:pPr>
              <w:pStyle w:val="TableParagraph"/>
              <w:spacing w:before="0"/>
              <w:ind w:left="0"/>
              <w:rPr>
                <w:rFonts w:ascii="Times New Roman"/>
                <w:sz w:val="18"/>
              </w:rPr>
            </w:pPr>
          </w:p>
        </w:tc>
        <w:tc>
          <w:tcPr>
            <w:tcW w:w="2504" w:type="dxa"/>
          </w:tcPr>
          <w:p w14:paraId="0C8D70DD" w14:textId="77777777" w:rsidR="00620CF6" w:rsidRDefault="00620CF6">
            <w:pPr>
              <w:pStyle w:val="TableParagraph"/>
              <w:spacing w:before="0"/>
              <w:ind w:left="0"/>
              <w:rPr>
                <w:rFonts w:ascii="Times New Roman"/>
                <w:sz w:val="18"/>
              </w:rPr>
            </w:pPr>
          </w:p>
        </w:tc>
        <w:tc>
          <w:tcPr>
            <w:tcW w:w="5908" w:type="dxa"/>
          </w:tcPr>
          <w:p w14:paraId="292F91F2" w14:textId="77777777" w:rsidR="00620CF6" w:rsidRDefault="00000000">
            <w:pPr>
              <w:pStyle w:val="TableParagraph"/>
              <w:spacing w:before="72"/>
              <w:ind w:left="120"/>
              <w:rPr>
                <w:sz w:val="20"/>
              </w:rPr>
            </w:pPr>
            <w:r>
              <w:rPr>
                <w:sz w:val="20"/>
              </w:rPr>
              <w:t>Life</w:t>
            </w:r>
            <w:r>
              <w:rPr>
                <w:spacing w:val="-7"/>
                <w:sz w:val="20"/>
              </w:rPr>
              <w:t xml:space="preserve"> </w:t>
            </w:r>
            <w:r>
              <w:rPr>
                <w:sz w:val="20"/>
              </w:rPr>
              <w:t>insurance</w:t>
            </w:r>
            <w:r>
              <w:rPr>
                <w:spacing w:val="-7"/>
                <w:sz w:val="20"/>
              </w:rPr>
              <w:t xml:space="preserve"> </w:t>
            </w:r>
            <w:r>
              <w:rPr>
                <w:sz w:val="20"/>
              </w:rPr>
              <w:t>assets</w:t>
            </w:r>
            <w:r>
              <w:rPr>
                <w:spacing w:val="-6"/>
                <w:sz w:val="20"/>
              </w:rPr>
              <w:t xml:space="preserve"> </w:t>
            </w:r>
            <w:r>
              <w:rPr>
                <w:sz w:val="20"/>
              </w:rPr>
              <w:t>refer</w:t>
            </w:r>
            <w:r>
              <w:rPr>
                <w:spacing w:val="-7"/>
                <w:sz w:val="20"/>
              </w:rPr>
              <w:t xml:space="preserve"> </w:t>
            </w:r>
            <w:r>
              <w:rPr>
                <w:sz w:val="20"/>
              </w:rPr>
              <w:t>to</w:t>
            </w:r>
            <w:r>
              <w:rPr>
                <w:spacing w:val="-6"/>
                <w:sz w:val="20"/>
              </w:rPr>
              <w:t xml:space="preserve"> </w:t>
            </w:r>
            <w:r>
              <w:rPr>
                <w:sz w:val="20"/>
              </w:rPr>
              <w:t>the</w:t>
            </w:r>
            <w:r>
              <w:rPr>
                <w:spacing w:val="-7"/>
                <w:sz w:val="20"/>
              </w:rPr>
              <w:t xml:space="preserve"> </w:t>
            </w:r>
            <w:r>
              <w:rPr>
                <w:sz w:val="20"/>
              </w:rPr>
              <w:t>cash</w:t>
            </w:r>
            <w:r>
              <w:rPr>
                <w:spacing w:val="-6"/>
                <w:sz w:val="20"/>
              </w:rPr>
              <w:t xml:space="preserve"> </w:t>
            </w:r>
            <w:r>
              <w:rPr>
                <w:sz w:val="20"/>
              </w:rPr>
              <w:t>value</w:t>
            </w:r>
            <w:r>
              <w:rPr>
                <w:spacing w:val="-7"/>
                <w:sz w:val="20"/>
              </w:rPr>
              <w:t xml:space="preserve"> </w:t>
            </w:r>
            <w:r>
              <w:rPr>
                <w:sz w:val="20"/>
              </w:rPr>
              <w:t>or</w:t>
            </w:r>
            <w:r>
              <w:rPr>
                <w:spacing w:val="-6"/>
                <w:sz w:val="20"/>
              </w:rPr>
              <w:t xml:space="preserve"> </w:t>
            </w:r>
            <w:r>
              <w:rPr>
                <w:sz w:val="20"/>
              </w:rPr>
              <w:t>reserve</w:t>
            </w:r>
            <w:r>
              <w:rPr>
                <w:spacing w:val="-7"/>
                <w:sz w:val="20"/>
              </w:rPr>
              <w:t xml:space="preserve"> </w:t>
            </w:r>
            <w:r>
              <w:rPr>
                <w:sz w:val="20"/>
              </w:rPr>
              <w:t>value</w:t>
            </w:r>
            <w:r>
              <w:rPr>
                <w:spacing w:val="-6"/>
                <w:sz w:val="20"/>
              </w:rPr>
              <w:t xml:space="preserve"> </w:t>
            </w:r>
            <w:r>
              <w:rPr>
                <w:sz w:val="20"/>
              </w:rPr>
              <w:t>of</w:t>
            </w:r>
            <w:r>
              <w:rPr>
                <w:spacing w:val="-7"/>
                <w:sz w:val="20"/>
              </w:rPr>
              <w:t xml:space="preserve"> </w:t>
            </w:r>
            <w:r>
              <w:rPr>
                <w:spacing w:val="-10"/>
                <w:sz w:val="20"/>
              </w:rPr>
              <w:t>a</w:t>
            </w:r>
          </w:p>
        </w:tc>
      </w:tr>
      <w:tr w:rsidR="00620CF6" w14:paraId="2D74BE53" w14:textId="77777777">
        <w:trPr>
          <w:trHeight w:val="398"/>
        </w:trPr>
        <w:tc>
          <w:tcPr>
            <w:tcW w:w="808" w:type="dxa"/>
          </w:tcPr>
          <w:p w14:paraId="69D4BE5C" w14:textId="77777777" w:rsidR="00620CF6" w:rsidRDefault="00620CF6">
            <w:pPr>
              <w:pStyle w:val="TableParagraph"/>
              <w:spacing w:before="0"/>
              <w:ind w:left="0"/>
              <w:rPr>
                <w:rFonts w:ascii="Times New Roman"/>
                <w:sz w:val="18"/>
              </w:rPr>
            </w:pPr>
          </w:p>
        </w:tc>
        <w:tc>
          <w:tcPr>
            <w:tcW w:w="2504" w:type="dxa"/>
          </w:tcPr>
          <w:p w14:paraId="2197C835" w14:textId="77777777" w:rsidR="00620CF6" w:rsidRDefault="00620CF6">
            <w:pPr>
              <w:pStyle w:val="TableParagraph"/>
              <w:spacing w:before="0"/>
              <w:ind w:left="0"/>
              <w:rPr>
                <w:rFonts w:ascii="Times New Roman"/>
                <w:sz w:val="18"/>
              </w:rPr>
            </w:pPr>
          </w:p>
        </w:tc>
        <w:tc>
          <w:tcPr>
            <w:tcW w:w="5908" w:type="dxa"/>
          </w:tcPr>
          <w:p w14:paraId="56E86B99" w14:textId="77777777" w:rsidR="00620CF6" w:rsidRDefault="00000000">
            <w:pPr>
              <w:pStyle w:val="TableParagraph"/>
              <w:spacing w:before="72"/>
              <w:ind w:left="120"/>
              <w:rPr>
                <w:sz w:val="20"/>
              </w:rPr>
            </w:pPr>
            <w:r>
              <w:rPr>
                <w:spacing w:val="-4"/>
                <w:sz w:val="20"/>
              </w:rPr>
              <w:t>life</w:t>
            </w:r>
            <w:r>
              <w:rPr>
                <w:spacing w:val="5"/>
                <w:sz w:val="20"/>
              </w:rPr>
              <w:t xml:space="preserve"> </w:t>
            </w:r>
            <w:r>
              <w:rPr>
                <w:spacing w:val="-4"/>
                <w:sz w:val="20"/>
              </w:rPr>
              <w:t>insurance</w:t>
            </w:r>
            <w:r>
              <w:rPr>
                <w:spacing w:val="5"/>
                <w:sz w:val="20"/>
              </w:rPr>
              <w:t xml:space="preserve"> </w:t>
            </w:r>
            <w:r>
              <w:rPr>
                <w:spacing w:val="-4"/>
                <w:sz w:val="20"/>
              </w:rPr>
              <w:t>policy</w:t>
            </w:r>
            <w:r>
              <w:rPr>
                <w:spacing w:val="6"/>
                <w:sz w:val="20"/>
              </w:rPr>
              <w:t xml:space="preserve"> </w:t>
            </w:r>
            <w:r>
              <w:rPr>
                <w:spacing w:val="-4"/>
                <w:sz w:val="20"/>
              </w:rPr>
              <w:t>(where</w:t>
            </w:r>
            <w:r>
              <w:rPr>
                <w:spacing w:val="5"/>
                <w:sz w:val="20"/>
              </w:rPr>
              <w:t xml:space="preserve"> </w:t>
            </w:r>
            <w:r>
              <w:rPr>
                <w:spacing w:val="-4"/>
                <w:sz w:val="20"/>
              </w:rPr>
              <w:t>the</w:t>
            </w:r>
            <w:r>
              <w:rPr>
                <w:spacing w:val="6"/>
                <w:sz w:val="20"/>
              </w:rPr>
              <w:t xml:space="preserve"> </w:t>
            </w:r>
            <w:r>
              <w:rPr>
                <w:spacing w:val="-4"/>
                <w:sz w:val="20"/>
              </w:rPr>
              <w:t>policyholder</w:t>
            </w:r>
            <w:r>
              <w:rPr>
                <w:spacing w:val="5"/>
                <w:sz w:val="20"/>
              </w:rPr>
              <w:t xml:space="preserve"> </w:t>
            </w:r>
            <w:r>
              <w:rPr>
                <w:spacing w:val="-4"/>
                <w:sz w:val="20"/>
              </w:rPr>
              <w:t>pays</w:t>
            </w:r>
            <w:r>
              <w:rPr>
                <w:spacing w:val="6"/>
                <w:sz w:val="20"/>
              </w:rPr>
              <w:t xml:space="preserve"> </w:t>
            </w:r>
            <w:r>
              <w:rPr>
                <w:spacing w:val="-4"/>
                <w:sz w:val="20"/>
              </w:rPr>
              <w:t>premiums</w:t>
            </w:r>
            <w:r>
              <w:rPr>
                <w:spacing w:val="5"/>
                <w:sz w:val="20"/>
              </w:rPr>
              <w:t xml:space="preserve"> </w:t>
            </w:r>
            <w:r>
              <w:rPr>
                <w:spacing w:val="-5"/>
                <w:sz w:val="20"/>
              </w:rPr>
              <w:t>in</w:t>
            </w:r>
          </w:p>
        </w:tc>
      </w:tr>
      <w:tr w:rsidR="00620CF6" w14:paraId="1171FF95" w14:textId="77777777">
        <w:trPr>
          <w:trHeight w:val="398"/>
        </w:trPr>
        <w:tc>
          <w:tcPr>
            <w:tcW w:w="808" w:type="dxa"/>
          </w:tcPr>
          <w:p w14:paraId="72B645A6" w14:textId="77777777" w:rsidR="00620CF6" w:rsidRDefault="00620CF6">
            <w:pPr>
              <w:pStyle w:val="TableParagraph"/>
              <w:spacing w:before="0"/>
              <w:ind w:left="0"/>
              <w:rPr>
                <w:rFonts w:ascii="Times New Roman"/>
                <w:sz w:val="18"/>
              </w:rPr>
            </w:pPr>
          </w:p>
        </w:tc>
        <w:tc>
          <w:tcPr>
            <w:tcW w:w="2504" w:type="dxa"/>
          </w:tcPr>
          <w:p w14:paraId="559AE6CB" w14:textId="77777777" w:rsidR="00620CF6" w:rsidRDefault="00620CF6">
            <w:pPr>
              <w:pStyle w:val="TableParagraph"/>
              <w:spacing w:before="0"/>
              <w:ind w:left="0"/>
              <w:rPr>
                <w:rFonts w:ascii="Times New Roman"/>
                <w:sz w:val="18"/>
              </w:rPr>
            </w:pPr>
          </w:p>
        </w:tc>
        <w:tc>
          <w:tcPr>
            <w:tcW w:w="5908" w:type="dxa"/>
          </w:tcPr>
          <w:p w14:paraId="3294CC65" w14:textId="77777777" w:rsidR="00620CF6" w:rsidRDefault="00000000">
            <w:pPr>
              <w:pStyle w:val="TableParagraph"/>
              <w:spacing w:before="72"/>
              <w:ind w:left="120"/>
              <w:rPr>
                <w:sz w:val="20"/>
              </w:rPr>
            </w:pPr>
            <w:r>
              <w:rPr>
                <w:sz w:val="20"/>
              </w:rPr>
              <w:t>exchange</w:t>
            </w:r>
            <w:r>
              <w:rPr>
                <w:spacing w:val="3"/>
                <w:sz w:val="20"/>
              </w:rPr>
              <w:t xml:space="preserve"> </w:t>
            </w:r>
            <w:r>
              <w:rPr>
                <w:sz w:val="20"/>
              </w:rPr>
              <w:t>for</w:t>
            </w:r>
            <w:r>
              <w:rPr>
                <w:spacing w:val="4"/>
                <w:sz w:val="20"/>
              </w:rPr>
              <w:t xml:space="preserve"> </w:t>
            </w:r>
            <w:r>
              <w:rPr>
                <w:sz w:val="20"/>
              </w:rPr>
              <w:t>a</w:t>
            </w:r>
            <w:r>
              <w:rPr>
                <w:spacing w:val="4"/>
                <w:sz w:val="20"/>
              </w:rPr>
              <w:t xml:space="preserve"> </w:t>
            </w:r>
            <w:r>
              <w:rPr>
                <w:sz w:val="20"/>
              </w:rPr>
              <w:t>death</w:t>
            </w:r>
            <w:r>
              <w:rPr>
                <w:spacing w:val="4"/>
                <w:sz w:val="20"/>
              </w:rPr>
              <w:t xml:space="preserve"> </w:t>
            </w:r>
            <w:r>
              <w:rPr>
                <w:sz w:val="20"/>
              </w:rPr>
              <w:t>benefit</w:t>
            </w:r>
            <w:r>
              <w:rPr>
                <w:spacing w:val="4"/>
                <w:sz w:val="20"/>
              </w:rPr>
              <w:t xml:space="preserve"> </w:t>
            </w:r>
            <w:r>
              <w:rPr>
                <w:sz w:val="20"/>
              </w:rPr>
              <w:t>that</w:t>
            </w:r>
            <w:r>
              <w:rPr>
                <w:spacing w:val="4"/>
                <w:sz w:val="20"/>
              </w:rPr>
              <w:t xml:space="preserve"> </w:t>
            </w:r>
            <w:r>
              <w:rPr>
                <w:sz w:val="20"/>
              </w:rPr>
              <w:t>is</w:t>
            </w:r>
            <w:r>
              <w:rPr>
                <w:spacing w:val="3"/>
                <w:sz w:val="20"/>
              </w:rPr>
              <w:t xml:space="preserve"> </w:t>
            </w:r>
            <w:r>
              <w:rPr>
                <w:sz w:val="20"/>
              </w:rPr>
              <w:t>paid</w:t>
            </w:r>
            <w:r>
              <w:rPr>
                <w:spacing w:val="4"/>
                <w:sz w:val="20"/>
              </w:rPr>
              <w:t xml:space="preserve"> </w:t>
            </w:r>
            <w:r>
              <w:rPr>
                <w:sz w:val="20"/>
              </w:rPr>
              <w:t>out</w:t>
            </w:r>
            <w:r>
              <w:rPr>
                <w:spacing w:val="4"/>
                <w:sz w:val="20"/>
              </w:rPr>
              <w:t xml:space="preserve"> </w:t>
            </w:r>
            <w:r>
              <w:rPr>
                <w:sz w:val="20"/>
              </w:rPr>
              <w:t>to</w:t>
            </w:r>
            <w:r>
              <w:rPr>
                <w:spacing w:val="4"/>
                <w:sz w:val="20"/>
              </w:rPr>
              <w:t xml:space="preserve"> </w:t>
            </w:r>
            <w:r>
              <w:rPr>
                <w:spacing w:val="-2"/>
                <w:sz w:val="20"/>
              </w:rPr>
              <w:t>their</w:t>
            </w:r>
          </w:p>
        </w:tc>
      </w:tr>
      <w:tr w:rsidR="00620CF6" w14:paraId="3C20E7DB" w14:textId="77777777">
        <w:trPr>
          <w:trHeight w:val="402"/>
        </w:trPr>
        <w:tc>
          <w:tcPr>
            <w:tcW w:w="808" w:type="dxa"/>
          </w:tcPr>
          <w:p w14:paraId="5D66B624" w14:textId="77777777" w:rsidR="00620CF6" w:rsidRDefault="00620CF6">
            <w:pPr>
              <w:pStyle w:val="TableParagraph"/>
              <w:spacing w:before="0"/>
              <w:ind w:left="0"/>
              <w:rPr>
                <w:rFonts w:ascii="Times New Roman"/>
                <w:sz w:val="18"/>
              </w:rPr>
            </w:pPr>
          </w:p>
        </w:tc>
        <w:tc>
          <w:tcPr>
            <w:tcW w:w="2504" w:type="dxa"/>
          </w:tcPr>
          <w:p w14:paraId="48667A10" w14:textId="77777777" w:rsidR="00620CF6" w:rsidRDefault="00620CF6">
            <w:pPr>
              <w:pStyle w:val="TableParagraph"/>
              <w:spacing w:before="0"/>
              <w:ind w:left="0"/>
              <w:rPr>
                <w:rFonts w:ascii="Times New Roman"/>
                <w:sz w:val="18"/>
              </w:rPr>
            </w:pPr>
          </w:p>
        </w:tc>
        <w:tc>
          <w:tcPr>
            <w:tcW w:w="5908" w:type="dxa"/>
          </w:tcPr>
          <w:p w14:paraId="1E65A2BD" w14:textId="77777777" w:rsidR="00620CF6" w:rsidRDefault="00000000">
            <w:pPr>
              <w:pStyle w:val="TableParagraph"/>
              <w:spacing w:before="72"/>
              <w:ind w:left="120"/>
              <w:rPr>
                <w:sz w:val="20"/>
              </w:rPr>
            </w:pPr>
            <w:r>
              <w:rPr>
                <w:spacing w:val="-2"/>
                <w:sz w:val="20"/>
              </w:rPr>
              <w:t>beneficiaries</w:t>
            </w:r>
            <w:r>
              <w:rPr>
                <w:spacing w:val="-1"/>
                <w:sz w:val="20"/>
              </w:rPr>
              <w:t xml:space="preserve"> </w:t>
            </w:r>
            <w:r>
              <w:rPr>
                <w:spacing w:val="-2"/>
                <w:sz w:val="20"/>
              </w:rPr>
              <w:t>upon</w:t>
            </w:r>
            <w:r>
              <w:rPr>
                <w:sz w:val="20"/>
              </w:rPr>
              <w:t xml:space="preserve"> </w:t>
            </w:r>
            <w:r>
              <w:rPr>
                <w:spacing w:val="-2"/>
                <w:sz w:val="20"/>
              </w:rPr>
              <w:t>their</w:t>
            </w:r>
            <w:r>
              <w:rPr>
                <w:spacing w:val="-1"/>
                <w:sz w:val="20"/>
              </w:rPr>
              <w:t xml:space="preserve"> </w:t>
            </w:r>
            <w:r>
              <w:rPr>
                <w:spacing w:val="-2"/>
                <w:sz w:val="20"/>
              </w:rPr>
              <w:t>death).</w:t>
            </w:r>
          </w:p>
        </w:tc>
      </w:tr>
      <w:tr w:rsidR="00620CF6" w14:paraId="79F00746" w14:textId="77777777">
        <w:trPr>
          <w:trHeight w:val="394"/>
        </w:trPr>
        <w:tc>
          <w:tcPr>
            <w:tcW w:w="808" w:type="dxa"/>
            <w:shd w:val="clear" w:color="auto" w:fill="F7F7F7"/>
          </w:tcPr>
          <w:p w14:paraId="556B8311" w14:textId="77777777" w:rsidR="00620CF6" w:rsidRDefault="00000000">
            <w:pPr>
              <w:pStyle w:val="TableParagraph"/>
              <w:rPr>
                <w:sz w:val="20"/>
              </w:rPr>
            </w:pPr>
            <w:proofErr w:type="spellStart"/>
            <w:r>
              <w:rPr>
                <w:spacing w:val="-2"/>
                <w:sz w:val="20"/>
              </w:rPr>
              <w:t>nfabus</w:t>
            </w:r>
            <w:proofErr w:type="spellEnd"/>
          </w:p>
        </w:tc>
        <w:tc>
          <w:tcPr>
            <w:tcW w:w="2504" w:type="dxa"/>
            <w:shd w:val="clear" w:color="auto" w:fill="F7F7F7"/>
          </w:tcPr>
          <w:p w14:paraId="188FFA18" w14:textId="77777777" w:rsidR="00620CF6" w:rsidRDefault="00000000">
            <w:pPr>
              <w:pStyle w:val="TableParagraph"/>
              <w:ind w:left="117"/>
              <w:rPr>
                <w:sz w:val="20"/>
              </w:rPr>
            </w:pPr>
            <w:r>
              <w:rPr>
                <w:sz w:val="20"/>
              </w:rPr>
              <w:t>Fixed</w:t>
            </w:r>
            <w:r>
              <w:rPr>
                <w:spacing w:val="6"/>
                <w:sz w:val="20"/>
              </w:rPr>
              <w:t xml:space="preserve"> </w:t>
            </w:r>
            <w:r>
              <w:rPr>
                <w:sz w:val="20"/>
              </w:rPr>
              <w:t>Capital</w:t>
            </w:r>
            <w:r>
              <w:rPr>
                <w:spacing w:val="7"/>
                <w:sz w:val="20"/>
              </w:rPr>
              <w:t xml:space="preserve"> </w:t>
            </w:r>
            <w:r>
              <w:rPr>
                <w:sz w:val="20"/>
              </w:rPr>
              <w:t>of</w:t>
            </w:r>
            <w:r>
              <w:rPr>
                <w:spacing w:val="7"/>
                <w:sz w:val="20"/>
              </w:rPr>
              <w:t xml:space="preserve"> </w:t>
            </w:r>
            <w:r>
              <w:rPr>
                <w:spacing w:val="-2"/>
                <w:sz w:val="20"/>
              </w:rPr>
              <w:t>Personal</w:t>
            </w:r>
          </w:p>
        </w:tc>
        <w:tc>
          <w:tcPr>
            <w:tcW w:w="5908" w:type="dxa"/>
            <w:shd w:val="clear" w:color="auto" w:fill="F7F7F7"/>
          </w:tcPr>
          <w:p w14:paraId="667A392B" w14:textId="77777777" w:rsidR="00620CF6" w:rsidRDefault="00000000">
            <w:pPr>
              <w:pStyle w:val="TableParagraph"/>
              <w:ind w:left="120"/>
              <w:rPr>
                <w:sz w:val="20"/>
              </w:rPr>
            </w:pPr>
            <w:r>
              <w:rPr>
                <w:spacing w:val="-2"/>
                <w:sz w:val="20"/>
              </w:rPr>
              <w:t>Fixed</w:t>
            </w:r>
            <w:r>
              <w:rPr>
                <w:sz w:val="20"/>
              </w:rPr>
              <w:t xml:space="preserve"> </w:t>
            </w:r>
            <w:r>
              <w:rPr>
                <w:spacing w:val="-2"/>
                <w:sz w:val="20"/>
              </w:rPr>
              <w:t>capital</w:t>
            </w:r>
            <w:r>
              <w:rPr>
                <w:sz w:val="20"/>
              </w:rPr>
              <w:t xml:space="preserve"> </w:t>
            </w:r>
            <w:r>
              <w:rPr>
                <w:spacing w:val="-2"/>
                <w:sz w:val="20"/>
              </w:rPr>
              <w:t>of</w:t>
            </w:r>
            <w:r>
              <w:rPr>
                <w:sz w:val="20"/>
              </w:rPr>
              <w:t xml:space="preserve"> </w:t>
            </w:r>
            <w:r>
              <w:rPr>
                <w:spacing w:val="-2"/>
                <w:sz w:val="20"/>
              </w:rPr>
              <w:t>small</w:t>
            </w:r>
            <w:r>
              <w:rPr>
                <w:sz w:val="20"/>
              </w:rPr>
              <w:t xml:space="preserve"> </w:t>
            </w:r>
            <w:r>
              <w:rPr>
                <w:spacing w:val="-2"/>
                <w:sz w:val="20"/>
              </w:rPr>
              <w:t>personal</w:t>
            </w:r>
            <w:r>
              <w:rPr>
                <w:sz w:val="20"/>
              </w:rPr>
              <w:t xml:space="preserve"> </w:t>
            </w:r>
            <w:r>
              <w:rPr>
                <w:spacing w:val="-2"/>
                <w:sz w:val="20"/>
              </w:rPr>
              <w:t>businesses</w:t>
            </w:r>
            <w:r>
              <w:rPr>
                <w:sz w:val="20"/>
              </w:rPr>
              <w:t xml:space="preserve"> </w:t>
            </w:r>
            <w:r>
              <w:rPr>
                <w:spacing w:val="-2"/>
                <w:sz w:val="20"/>
              </w:rPr>
              <w:t>represents</w:t>
            </w:r>
            <w:r>
              <w:rPr>
                <w:sz w:val="20"/>
              </w:rPr>
              <w:t xml:space="preserve"> </w:t>
            </w:r>
            <w:r>
              <w:rPr>
                <w:spacing w:val="-5"/>
                <w:sz w:val="20"/>
              </w:rPr>
              <w:t>the</w:t>
            </w:r>
          </w:p>
        </w:tc>
      </w:tr>
      <w:tr w:rsidR="00620CF6" w14:paraId="60A72180" w14:textId="77777777">
        <w:trPr>
          <w:trHeight w:val="398"/>
        </w:trPr>
        <w:tc>
          <w:tcPr>
            <w:tcW w:w="808" w:type="dxa"/>
            <w:shd w:val="clear" w:color="auto" w:fill="F7F7F7"/>
          </w:tcPr>
          <w:p w14:paraId="085414C6" w14:textId="77777777" w:rsidR="00620CF6" w:rsidRDefault="00620CF6">
            <w:pPr>
              <w:pStyle w:val="TableParagraph"/>
              <w:spacing w:before="0"/>
              <w:ind w:left="0"/>
              <w:rPr>
                <w:rFonts w:ascii="Times New Roman"/>
                <w:sz w:val="18"/>
              </w:rPr>
            </w:pPr>
          </w:p>
        </w:tc>
        <w:tc>
          <w:tcPr>
            <w:tcW w:w="2504" w:type="dxa"/>
            <w:shd w:val="clear" w:color="auto" w:fill="F7F7F7"/>
          </w:tcPr>
          <w:p w14:paraId="1CADABA6" w14:textId="77777777" w:rsidR="00620CF6" w:rsidRDefault="00000000">
            <w:pPr>
              <w:pStyle w:val="TableParagraph"/>
              <w:spacing w:before="72"/>
              <w:ind w:left="117"/>
              <w:rPr>
                <w:sz w:val="20"/>
              </w:rPr>
            </w:pPr>
            <w:r>
              <w:rPr>
                <w:spacing w:val="-2"/>
                <w:sz w:val="20"/>
              </w:rPr>
              <w:t>Businesses</w:t>
            </w:r>
          </w:p>
        </w:tc>
        <w:tc>
          <w:tcPr>
            <w:tcW w:w="5908" w:type="dxa"/>
            <w:shd w:val="clear" w:color="auto" w:fill="F7F7F7"/>
          </w:tcPr>
          <w:p w14:paraId="4D9ED03A" w14:textId="77777777" w:rsidR="00620CF6" w:rsidRDefault="00000000">
            <w:pPr>
              <w:pStyle w:val="TableParagraph"/>
              <w:spacing w:before="72"/>
              <w:ind w:left="120"/>
              <w:rPr>
                <w:sz w:val="20"/>
              </w:rPr>
            </w:pPr>
            <w:r>
              <w:rPr>
                <w:spacing w:val="-2"/>
                <w:sz w:val="20"/>
              </w:rPr>
              <w:t>non-financial</w:t>
            </w:r>
            <w:r>
              <w:rPr>
                <w:spacing w:val="1"/>
                <w:sz w:val="20"/>
              </w:rPr>
              <w:t xml:space="preserve"> </w:t>
            </w:r>
            <w:r>
              <w:rPr>
                <w:spacing w:val="-2"/>
                <w:sz w:val="20"/>
              </w:rPr>
              <w:t>assets</w:t>
            </w:r>
            <w:r>
              <w:rPr>
                <w:spacing w:val="2"/>
                <w:sz w:val="20"/>
              </w:rPr>
              <w:t xml:space="preserve"> </w:t>
            </w:r>
            <w:r>
              <w:rPr>
                <w:spacing w:val="-2"/>
                <w:sz w:val="20"/>
              </w:rPr>
              <w:t>that</w:t>
            </w:r>
            <w:r>
              <w:rPr>
                <w:spacing w:val="1"/>
                <w:sz w:val="20"/>
              </w:rPr>
              <w:t xml:space="preserve"> </w:t>
            </w:r>
            <w:r>
              <w:rPr>
                <w:spacing w:val="-2"/>
                <w:sz w:val="20"/>
              </w:rPr>
              <w:t>are</w:t>
            </w:r>
            <w:r>
              <w:rPr>
                <w:spacing w:val="2"/>
                <w:sz w:val="20"/>
              </w:rPr>
              <w:t xml:space="preserve"> </w:t>
            </w:r>
            <w:r>
              <w:rPr>
                <w:spacing w:val="-2"/>
                <w:sz w:val="20"/>
              </w:rPr>
              <w:t>used</w:t>
            </w:r>
            <w:r>
              <w:rPr>
                <w:spacing w:val="2"/>
                <w:sz w:val="20"/>
              </w:rPr>
              <w:t xml:space="preserve"> </w:t>
            </w:r>
            <w:r>
              <w:rPr>
                <w:spacing w:val="-2"/>
                <w:sz w:val="20"/>
              </w:rPr>
              <w:t>by</w:t>
            </w:r>
            <w:r>
              <w:rPr>
                <w:spacing w:val="1"/>
                <w:sz w:val="20"/>
              </w:rPr>
              <w:t xml:space="preserve"> </w:t>
            </w:r>
            <w:r>
              <w:rPr>
                <w:spacing w:val="-2"/>
                <w:sz w:val="20"/>
              </w:rPr>
              <w:t>a</w:t>
            </w:r>
            <w:r>
              <w:rPr>
                <w:spacing w:val="2"/>
                <w:sz w:val="20"/>
              </w:rPr>
              <w:t xml:space="preserve"> </w:t>
            </w:r>
            <w:r>
              <w:rPr>
                <w:spacing w:val="-2"/>
                <w:sz w:val="20"/>
              </w:rPr>
              <w:t>small</w:t>
            </w:r>
            <w:r>
              <w:rPr>
                <w:spacing w:val="1"/>
                <w:sz w:val="20"/>
              </w:rPr>
              <w:t xml:space="preserve"> </w:t>
            </w:r>
            <w:r>
              <w:rPr>
                <w:spacing w:val="-2"/>
                <w:sz w:val="20"/>
              </w:rPr>
              <w:t>personal</w:t>
            </w:r>
            <w:r>
              <w:rPr>
                <w:spacing w:val="2"/>
                <w:sz w:val="20"/>
              </w:rPr>
              <w:t xml:space="preserve"> </w:t>
            </w:r>
            <w:r>
              <w:rPr>
                <w:spacing w:val="-2"/>
                <w:sz w:val="20"/>
              </w:rPr>
              <w:t>business</w:t>
            </w:r>
            <w:r>
              <w:rPr>
                <w:spacing w:val="2"/>
                <w:sz w:val="20"/>
              </w:rPr>
              <w:t xml:space="preserve"> </w:t>
            </w:r>
            <w:r>
              <w:rPr>
                <w:spacing w:val="-5"/>
                <w:sz w:val="20"/>
              </w:rPr>
              <w:t>to</w:t>
            </w:r>
          </w:p>
        </w:tc>
      </w:tr>
      <w:tr w:rsidR="00620CF6" w14:paraId="357F0E65" w14:textId="77777777">
        <w:trPr>
          <w:trHeight w:val="398"/>
        </w:trPr>
        <w:tc>
          <w:tcPr>
            <w:tcW w:w="808" w:type="dxa"/>
            <w:shd w:val="clear" w:color="auto" w:fill="F7F7F7"/>
          </w:tcPr>
          <w:p w14:paraId="06BD22F1" w14:textId="77777777" w:rsidR="00620CF6" w:rsidRDefault="00620CF6">
            <w:pPr>
              <w:pStyle w:val="TableParagraph"/>
              <w:spacing w:before="0"/>
              <w:ind w:left="0"/>
              <w:rPr>
                <w:rFonts w:ascii="Times New Roman"/>
                <w:sz w:val="18"/>
              </w:rPr>
            </w:pPr>
          </w:p>
        </w:tc>
        <w:tc>
          <w:tcPr>
            <w:tcW w:w="2504" w:type="dxa"/>
            <w:shd w:val="clear" w:color="auto" w:fill="F7F7F7"/>
          </w:tcPr>
          <w:p w14:paraId="20F21932" w14:textId="77777777" w:rsidR="00620CF6" w:rsidRDefault="00620CF6">
            <w:pPr>
              <w:pStyle w:val="TableParagraph"/>
              <w:spacing w:before="0"/>
              <w:ind w:left="0"/>
              <w:rPr>
                <w:rFonts w:ascii="Times New Roman"/>
                <w:sz w:val="18"/>
              </w:rPr>
            </w:pPr>
          </w:p>
        </w:tc>
        <w:tc>
          <w:tcPr>
            <w:tcW w:w="5908" w:type="dxa"/>
            <w:shd w:val="clear" w:color="auto" w:fill="F7F7F7"/>
          </w:tcPr>
          <w:p w14:paraId="02BD5C00" w14:textId="77777777" w:rsidR="00620CF6" w:rsidRDefault="00000000">
            <w:pPr>
              <w:pStyle w:val="TableParagraph"/>
              <w:spacing w:before="72"/>
              <w:ind w:left="120"/>
              <w:rPr>
                <w:sz w:val="20"/>
              </w:rPr>
            </w:pPr>
            <w:r>
              <w:rPr>
                <w:spacing w:val="-2"/>
                <w:sz w:val="20"/>
              </w:rPr>
              <w:t>produce</w:t>
            </w:r>
            <w:r>
              <w:rPr>
                <w:spacing w:val="-3"/>
                <w:sz w:val="20"/>
              </w:rPr>
              <w:t xml:space="preserve"> </w:t>
            </w:r>
            <w:r>
              <w:rPr>
                <w:spacing w:val="-2"/>
                <w:sz w:val="20"/>
              </w:rPr>
              <w:t>goods or services and to support the ongoing operations</w:t>
            </w:r>
          </w:p>
        </w:tc>
      </w:tr>
      <w:tr w:rsidR="00620CF6" w14:paraId="6638439A" w14:textId="77777777">
        <w:trPr>
          <w:trHeight w:val="398"/>
        </w:trPr>
        <w:tc>
          <w:tcPr>
            <w:tcW w:w="808" w:type="dxa"/>
            <w:shd w:val="clear" w:color="auto" w:fill="F7F7F7"/>
          </w:tcPr>
          <w:p w14:paraId="6657FA7B" w14:textId="77777777" w:rsidR="00620CF6" w:rsidRDefault="00620CF6">
            <w:pPr>
              <w:pStyle w:val="TableParagraph"/>
              <w:spacing w:before="0"/>
              <w:ind w:left="0"/>
              <w:rPr>
                <w:rFonts w:ascii="Times New Roman"/>
                <w:sz w:val="18"/>
              </w:rPr>
            </w:pPr>
          </w:p>
        </w:tc>
        <w:tc>
          <w:tcPr>
            <w:tcW w:w="2504" w:type="dxa"/>
            <w:shd w:val="clear" w:color="auto" w:fill="F7F7F7"/>
          </w:tcPr>
          <w:p w14:paraId="58311D98" w14:textId="77777777" w:rsidR="00620CF6" w:rsidRDefault="00620CF6">
            <w:pPr>
              <w:pStyle w:val="TableParagraph"/>
              <w:spacing w:before="0"/>
              <w:ind w:left="0"/>
              <w:rPr>
                <w:rFonts w:ascii="Times New Roman"/>
                <w:sz w:val="18"/>
              </w:rPr>
            </w:pPr>
          </w:p>
        </w:tc>
        <w:tc>
          <w:tcPr>
            <w:tcW w:w="5908" w:type="dxa"/>
            <w:shd w:val="clear" w:color="auto" w:fill="F7F7F7"/>
          </w:tcPr>
          <w:p w14:paraId="6F49330C" w14:textId="77777777" w:rsidR="00620CF6" w:rsidRDefault="00000000">
            <w:pPr>
              <w:pStyle w:val="TableParagraph"/>
              <w:spacing w:before="72"/>
              <w:ind w:left="120"/>
              <w:rPr>
                <w:sz w:val="20"/>
              </w:rPr>
            </w:pPr>
            <w:r>
              <w:rPr>
                <w:sz w:val="20"/>
              </w:rPr>
              <w:t>of</w:t>
            </w:r>
            <w:r>
              <w:rPr>
                <w:spacing w:val="-3"/>
                <w:sz w:val="20"/>
              </w:rPr>
              <w:t xml:space="preserve"> </w:t>
            </w:r>
            <w:r>
              <w:rPr>
                <w:sz w:val="20"/>
              </w:rPr>
              <w:t>the</w:t>
            </w:r>
            <w:r>
              <w:rPr>
                <w:spacing w:val="-3"/>
                <w:sz w:val="20"/>
              </w:rPr>
              <w:t xml:space="preserve"> </w:t>
            </w:r>
            <w:r>
              <w:rPr>
                <w:sz w:val="20"/>
              </w:rPr>
              <w:t>business.</w:t>
            </w:r>
            <w:r>
              <w:rPr>
                <w:spacing w:val="13"/>
                <w:sz w:val="20"/>
              </w:rPr>
              <w:t xml:space="preserve"> </w:t>
            </w:r>
            <w:r>
              <w:rPr>
                <w:sz w:val="20"/>
              </w:rPr>
              <w:t>This</w:t>
            </w:r>
            <w:r>
              <w:rPr>
                <w:spacing w:val="-3"/>
                <w:sz w:val="20"/>
              </w:rPr>
              <w:t xml:space="preserve"> </w:t>
            </w:r>
            <w:r>
              <w:rPr>
                <w:sz w:val="20"/>
              </w:rPr>
              <w:t>category</w:t>
            </w:r>
            <w:r>
              <w:rPr>
                <w:spacing w:val="-3"/>
                <w:sz w:val="20"/>
              </w:rPr>
              <w:t xml:space="preserve"> </w:t>
            </w:r>
            <w:r>
              <w:rPr>
                <w:sz w:val="20"/>
              </w:rPr>
              <w:t>includes</w:t>
            </w:r>
            <w:r>
              <w:rPr>
                <w:spacing w:val="-3"/>
                <w:sz w:val="20"/>
              </w:rPr>
              <w:t xml:space="preserve"> </w:t>
            </w:r>
            <w:r>
              <w:rPr>
                <w:sz w:val="20"/>
              </w:rPr>
              <w:t>both</w:t>
            </w:r>
            <w:r>
              <w:rPr>
                <w:spacing w:val="-3"/>
                <w:sz w:val="20"/>
              </w:rPr>
              <w:t xml:space="preserve"> </w:t>
            </w:r>
            <w:r>
              <w:rPr>
                <w:sz w:val="20"/>
              </w:rPr>
              <w:t>tangible</w:t>
            </w:r>
            <w:r>
              <w:rPr>
                <w:spacing w:val="-3"/>
                <w:sz w:val="20"/>
              </w:rPr>
              <w:t xml:space="preserve"> </w:t>
            </w:r>
            <w:r>
              <w:rPr>
                <w:spacing w:val="-2"/>
                <w:sz w:val="20"/>
              </w:rPr>
              <w:t>assets</w:t>
            </w:r>
          </w:p>
        </w:tc>
      </w:tr>
      <w:tr w:rsidR="00620CF6" w14:paraId="7AB4E611" w14:textId="77777777">
        <w:trPr>
          <w:trHeight w:val="398"/>
        </w:trPr>
        <w:tc>
          <w:tcPr>
            <w:tcW w:w="808" w:type="dxa"/>
            <w:shd w:val="clear" w:color="auto" w:fill="F7F7F7"/>
          </w:tcPr>
          <w:p w14:paraId="178648AF" w14:textId="77777777" w:rsidR="00620CF6" w:rsidRDefault="00620CF6">
            <w:pPr>
              <w:pStyle w:val="TableParagraph"/>
              <w:spacing w:before="0"/>
              <w:ind w:left="0"/>
              <w:rPr>
                <w:rFonts w:ascii="Times New Roman"/>
                <w:sz w:val="18"/>
              </w:rPr>
            </w:pPr>
          </w:p>
        </w:tc>
        <w:tc>
          <w:tcPr>
            <w:tcW w:w="2504" w:type="dxa"/>
            <w:shd w:val="clear" w:color="auto" w:fill="F7F7F7"/>
          </w:tcPr>
          <w:p w14:paraId="159F1DF8" w14:textId="77777777" w:rsidR="00620CF6" w:rsidRDefault="00620CF6">
            <w:pPr>
              <w:pStyle w:val="TableParagraph"/>
              <w:spacing w:before="0"/>
              <w:ind w:left="0"/>
              <w:rPr>
                <w:rFonts w:ascii="Times New Roman"/>
                <w:sz w:val="18"/>
              </w:rPr>
            </w:pPr>
          </w:p>
        </w:tc>
        <w:tc>
          <w:tcPr>
            <w:tcW w:w="5908" w:type="dxa"/>
            <w:shd w:val="clear" w:color="auto" w:fill="F7F7F7"/>
          </w:tcPr>
          <w:p w14:paraId="144D7602" w14:textId="77777777" w:rsidR="00620CF6" w:rsidRDefault="00000000">
            <w:pPr>
              <w:pStyle w:val="TableParagraph"/>
              <w:spacing w:before="72"/>
              <w:ind w:left="120"/>
              <w:rPr>
                <w:sz w:val="20"/>
              </w:rPr>
            </w:pPr>
            <w:r>
              <w:rPr>
                <w:spacing w:val="-2"/>
                <w:sz w:val="20"/>
              </w:rPr>
              <w:t>(such</w:t>
            </w:r>
            <w:r>
              <w:rPr>
                <w:spacing w:val="-4"/>
                <w:sz w:val="20"/>
              </w:rPr>
              <w:t xml:space="preserve"> </w:t>
            </w:r>
            <w:r>
              <w:rPr>
                <w:spacing w:val="-2"/>
                <w:sz w:val="20"/>
              </w:rPr>
              <w:t>as</w:t>
            </w:r>
            <w:r>
              <w:rPr>
                <w:spacing w:val="-3"/>
                <w:sz w:val="20"/>
              </w:rPr>
              <w:t xml:space="preserve"> </w:t>
            </w:r>
            <w:r>
              <w:rPr>
                <w:spacing w:val="-2"/>
                <w:sz w:val="20"/>
              </w:rPr>
              <w:t>plants,</w:t>
            </w:r>
            <w:r>
              <w:rPr>
                <w:spacing w:val="-4"/>
                <w:sz w:val="20"/>
              </w:rPr>
              <w:t xml:space="preserve"> </w:t>
            </w:r>
            <w:r>
              <w:rPr>
                <w:spacing w:val="-2"/>
                <w:sz w:val="20"/>
              </w:rPr>
              <w:t>machineries,</w:t>
            </w:r>
            <w:r>
              <w:rPr>
                <w:spacing w:val="-3"/>
                <w:sz w:val="20"/>
              </w:rPr>
              <w:t xml:space="preserve"> </w:t>
            </w:r>
            <w:r>
              <w:rPr>
                <w:spacing w:val="-2"/>
                <w:sz w:val="20"/>
              </w:rPr>
              <w:t>equipment,</w:t>
            </w:r>
            <w:r>
              <w:rPr>
                <w:spacing w:val="-3"/>
                <w:sz w:val="20"/>
              </w:rPr>
              <w:t xml:space="preserve"> </w:t>
            </w:r>
            <w:r>
              <w:rPr>
                <w:spacing w:val="-2"/>
                <w:sz w:val="20"/>
              </w:rPr>
              <w:t>inventories,</w:t>
            </w:r>
            <w:r>
              <w:rPr>
                <w:spacing w:val="-4"/>
                <w:sz w:val="20"/>
              </w:rPr>
              <w:t xml:space="preserve"> </w:t>
            </w:r>
            <w:r>
              <w:rPr>
                <w:spacing w:val="-2"/>
                <w:sz w:val="20"/>
              </w:rPr>
              <w:t>valuables)</w:t>
            </w:r>
          </w:p>
        </w:tc>
      </w:tr>
      <w:tr w:rsidR="00620CF6" w14:paraId="7A2362C8" w14:textId="77777777">
        <w:trPr>
          <w:trHeight w:val="402"/>
        </w:trPr>
        <w:tc>
          <w:tcPr>
            <w:tcW w:w="808" w:type="dxa"/>
            <w:shd w:val="clear" w:color="auto" w:fill="F7F7F7"/>
          </w:tcPr>
          <w:p w14:paraId="08EB14FD" w14:textId="77777777" w:rsidR="00620CF6" w:rsidRDefault="00620CF6">
            <w:pPr>
              <w:pStyle w:val="TableParagraph"/>
              <w:spacing w:before="0"/>
              <w:ind w:left="0"/>
              <w:rPr>
                <w:rFonts w:ascii="Times New Roman"/>
                <w:sz w:val="18"/>
              </w:rPr>
            </w:pPr>
          </w:p>
        </w:tc>
        <w:tc>
          <w:tcPr>
            <w:tcW w:w="2504" w:type="dxa"/>
            <w:shd w:val="clear" w:color="auto" w:fill="F7F7F7"/>
          </w:tcPr>
          <w:p w14:paraId="3D90D64C" w14:textId="77777777" w:rsidR="00620CF6" w:rsidRDefault="00620CF6">
            <w:pPr>
              <w:pStyle w:val="TableParagraph"/>
              <w:spacing w:before="0"/>
              <w:ind w:left="0"/>
              <w:rPr>
                <w:rFonts w:ascii="Times New Roman"/>
                <w:sz w:val="18"/>
              </w:rPr>
            </w:pPr>
          </w:p>
        </w:tc>
        <w:tc>
          <w:tcPr>
            <w:tcW w:w="5908" w:type="dxa"/>
            <w:shd w:val="clear" w:color="auto" w:fill="F7F7F7"/>
          </w:tcPr>
          <w:p w14:paraId="7879F7C6" w14:textId="77777777" w:rsidR="00620CF6" w:rsidRDefault="00000000">
            <w:pPr>
              <w:pStyle w:val="TableParagraph"/>
              <w:spacing w:before="72"/>
              <w:ind w:left="120"/>
              <w:rPr>
                <w:sz w:val="20"/>
              </w:rPr>
            </w:pPr>
            <w:r>
              <w:rPr>
                <w:spacing w:val="-2"/>
                <w:sz w:val="20"/>
              </w:rPr>
              <w:t>and</w:t>
            </w:r>
            <w:r>
              <w:rPr>
                <w:spacing w:val="1"/>
                <w:sz w:val="20"/>
              </w:rPr>
              <w:t xml:space="preserve"> </w:t>
            </w:r>
            <w:r>
              <w:rPr>
                <w:spacing w:val="-2"/>
                <w:sz w:val="20"/>
              </w:rPr>
              <w:t>intangible</w:t>
            </w:r>
            <w:r>
              <w:rPr>
                <w:spacing w:val="2"/>
                <w:sz w:val="20"/>
              </w:rPr>
              <w:t xml:space="preserve"> </w:t>
            </w:r>
            <w:r>
              <w:rPr>
                <w:spacing w:val="-2"/>
                <w:sz w:val="20"/>
              </w:rPr>
              <w:t>assets</w:t>
            </w:r>
            <w:r>
              <w:rPr>
                <w:spacing w:val="1"/>
                <w:sz w:val="20"/>
              </w:rPr>
              <w:t xml:space="preserve"> </w:t>
            </w:r>
            <w:r>
              <w:rPr>
                <w:spacing w:val="-2"/>
                <w:sz w:val="20"/>
              </w:rPr>
              <w:t>(such</w:t>
            </w:r>
            <w:r>
              <w:rPr>
                <w:spacing w:val="2"/>
                <w:sz w:val="20"/>
              </w:rPr>
              <w:t xml:space="preserve"> </w:t>
            </w:r>
            <w:r>
              <w:rPr>
                <w:spacing w:val="-2"/>
                <w:sz w:val="20"/>
              </w:rPr>
              <w:t>as</w:t>
            </w:r>
            <w:r>
              <w:rPr>
                <w:spacing w:val="1"/>
                <w:sz w:val="20"/>
              </w:rPr>
              <w:t xml:space="preserve"> </w:t>
            </w:r>
            <w:r>
              <w:rPr>
                <w:spacing w:val="-2"/>
                <w:sz w:val="20"/>
              </w:rPr>
              <w:t>software</w:t>
            </w:r>
            <w:r>
              <w:rPr>
                <w:spacing w:val="2"/>
                <w:sz w:val="20"/>
              </w:rPr>
              <w:t xml:space="preserve"> </w:t>
            </w:r>
            <w:r>
              <w:rPr>
                <w:spacing w:val="-2"/>
                <w:sz w:val="20"/>
              </w:rPr>
              <w:t>and</w:t>
            </w:r>
            <w:r>
              <w:rPr>
                <w:spacing w:val="2"/>
                <w:sz w:val="20"/>
              </w:rPr>
              <w:t xml:space="preserve"> </w:t>
            </w:r>
            <w:r>
              <w:rPr>
                <w:spacing w:val="-2"/>
                <w:sz w:val="20"/>
              </w:rPr>
              <w:t>goodwill).</w:t>
            </w:r>
          </w:p>
        </w:tc>
      </w:tr>
      <w:tr w:rsidR="00620CF6" w14:paraId="2C1C1E26" w14:textId="77777777">
        <w:trPr>
          <w:trHeight w:val="394"/>
        </w:trPr>
        <w:tc>
          <w:tcPr>
            <w:tcW w:w="808" w:type="dxa"/>
          </w:tcPr>
          <w:p w14:paraId="3A919C9A" w14:textId="77777777" w:rsidR="00620CF6" w:rsidRDefault="00000000">
            <w:pPr>
              <w:pStyle w:val="TableParagraph"/>
              <w:rPr>
                <w:sz w:val="20"/>
              </w:rPr>
            </w:pPr>
            <w:proofErr w:type="spellStart"/>
            <w:r>
              <w:rPr>
                <w:spacing w:val="-2"/>
                <w:sz w:val="20"/>
              </w:rPr>
              <w:t>nfadur</w:t>
            </w:r>
            <w:proofErr w:type="spellEnd"/>
          </w:p>
        </w:tc>
        <w:tc>
          <w:tcPr>
            <w:tcW w:w="2504" w:type="dxa"/>
          </w:tcPr>
          <w:p w14:paraId="7F3182DA" w14:textId="77777777" w:rsidR="00620CF6" w:rsidRDefault="00000000">
            <w:pPr>
              <w:pStyle w:val="TableParagraph"/>
              <w:ind w:left="117"/>
              <w:rPr>
                <w:sz w:val="20"/>
              </w:rPr>
            </w:pPr>
            <w:r>
              <w:rPr>
                <w:spacing w:val="-2"/>
                <w:sz w:val="20"/>
              </w:rPr>
              <w:t>Durable</w:t>
            </w:r>
            <w:r>
              <w:rPr>
                <w:spacing w:val="1"/>
                <w:sz w:val="20"/>
              </w:rPr>
              <w:t xml:space="preserve"> </w:t>
            </w:r>
            <w:r>
              <w:rPr>
                <w:spacing w:val="-2"/>
                <w:sz w:val="20"/>
              </w:rPr>
              <w:t>Goods</w:t>
            </w:r>
          </w:p>
        </w:tc>
        <w:tc>
          <w:tcPr>
            <w:tcW w:w="5908" w:type="dxa"/>
          </w:tcPr>
          <w:p w14:paraId="2975ED44" w14:textId="77777777" w:rsidR="00620CF6" w:rsidRDefault="00000000">
            <w:pPr>
              <w:pStyle w:val="TableParagraph"/>
              <w:ind w:left="120"/>
              <w:rPr>
                <w:sz w:val="20"/>
              </w:rPr>
            </w:pPr>
            <w:r>
              <w:rPr>
                <w:spacing w:val="-4"/>
                <w:sz w:val="20"/>
              </w:rPr>
              <w:t>Durable</w:t>
            </w:r>
            <w:r>
              <w:rPr>
                <w:sz w:val="20"/>
              </w:rPr>
              <w:t xml:space="preserve"> </w:t>
            </w:r>
            <w:r>
              <w:rPr>
                <w:spacing w:val="-4"/>
                <w:sz w:val="20"/>
              </w:rPr>
              <w:t>goods</w:t>
            </w:r>
            <w:r>
              <w:rPr>
                <w:spacing w:val="-1"/>
                <w:sz w:val="20"/>
              </w:rPr>
              <w:t xml:space="preserve"> </w:t>
            </w:r>
            <w:r>
              <w:rPr>
                <w:spacing w:val="-4"/>
                <w:sz w:val="20"/>
              </w:rPr>
              <w:t>are</w:t>
            </w:r>
            <w:r>
              <w:rPr>
                <w:sz w:val="20"/>
              </w:rPr>
              <w:t xml:space="preserve"> </w:t>
            </w:r>
            <w:r>
              <w:rPr>
                <w:spacing w:val="-4"/>
                <w:sz w:val="20"/>
              </w:rPr>
              <w:t>goods</w:t>
            </w:r>
            <w:r>
              <w:rPr>
                <w:sz w:val="20"/>
              </w:rPr>
              <w:t xml:space="preserve"> </w:t>
            </w:r>
            <w:r>
              <w:rPr>
                <w:spacing w:val="-4"/>
                <w:sz w:val="20"/>
              </w:rPr>
              <w:t>used</w:t>
            </w:r>
            <w:r>
              <w:rPr>
                <w:sz w:val="20"/>
              </w:rPr>
              <w:t xml:space="preserve"> </w:t>
            </w:r>
            <w:r>
              <w:rPr>
                <w:spacing w:val="-4"/>
                <w:sz w:val="20"/>
              </w:rPr>
              <w:t>by</w:t>
            </w:r>
            <w:r>
              <w:rPr>
                <w:sz w:val="20"/>
              </w:rPr>
              <w:t xml:space="preserve"> </w:t>
            </w:r>
            <w:r>
              <w:rPr>
                <w:spacing w:val="-4"/>
                <w:sz w:val="20"/>
              </w:rPr>
              <w:t>households</w:t>
            </w:r>
            <w:r>
              <w:rPr>
                <w:sz w:val="20"/>
              </w:rPr>
              <w:t xml:space="preserve"> </w:t>
            </w:r>
            <w:r>
              <w:rPr>
                <w:spacing w:val="-4"/>
                <w:sz w:val="20"/>
              </w:rPr>
              <w:t>and</w:t>
            </w:r>
            <w:r>
              <w:rPr>
                <w:sz w:val="20"/>
              </w:rPr>
              <w:t xml:space="preserve"> </w:t>
            </w:r>
            <w:r>
              <w:rPr>
                <w:spacing w:val="-4"/>
                <w:sz w:val="20"/>
              </w:rPr>
              <w:t>individuals</w:t>
            </w:r>
            <w:r>
              <w:rPr>
                <w:sz w:val="20"/>
              </w:rPr>
              <w:t xml:space="preserve"> </w:t>
            </w:r>
            <w:r>
              <w:rPr>
                <w:spacing w:val="-5"/>
                <w:sz w:val="20"/>
              </w:rPr>
              <w:t>for</w:t>
            </w:r>
          </w:p>
        </w:tc>
      </w:tr>
      <w:tr w:rsidR="00620CF6" w14:paraId="573DAD9C" w14:textId="77777777">
        <w:trPr>
          <w:trHeight w:val="398"/>
        </w:trPr>
        <w:tc>
          <w:tcPr>
            <w:tcW w:w="808" w:type="dxa"/>
          </w:tcPr>
          <w:p w14:paraId="4DBD667B" w14:textId="77777777" w:rsidR="00620CF6" w:rsidRDefault="00620CF6">
            <w:pPr>
              <w:pStyle w:val="TableParagraph"/>
              <w:spacing w:before="0"/>
              <w:ind w:left="0"/>
              <w:rPr>
                <w:rFonts w:ascii="Times New Roman"/>
                <w:sz w:val="18"/>
              </w:rPr>
            </w:pPr>
          </w:p>
        </w:tc>
        <w:tc>
          <w:tcPr>
            <w:tcW w:w="2504" w:type="dxa"/>
          </w:tcPr>
          <w:p w14:paraId="76114BE1" w14:textId="77777777" w:rsidR="00620CF6" w:rsidRDefault="00620CF6">
            <w:pPr>
              <w:pStyle w:val="TableParagraph"/>
              <w:spacing w:before="0"/>
              <w:ind w:left="0"/>
              <w:rPr>
                <w:rFonts w:ascii="Times New Roman"/>
                <w:sz w:val="18"/>
              </w:rPr>
            </w:pPr>
          </w:p>
        </w:tc>
        <w:tc>
          <w:tcPr>
            <w:tcW w:w="5908" w:type="dxa"/>
          </w:tcPr>
          <w:p w14:paraId="1098F6B8" w14:textId="77777777" w:rsidR="00620CF6" w:rsidRDefault="00000000">
            <w:pPr>
              <w:pStyle w:val="TableParagraph"/>
              <w:spacing w:before="72"/>
              <w:ind w:left="120"/>
              <w:rPr>
                <w:sz w:val="20"/>
              </w:rPr>
            </w:pPr>
            <w:r>
              <w:rPr>
                <w:spacing w:val="-2"/>
                <w:sz w:val="20"/>
              </w:rPr>
              <w:t>consumption</w:t>
            </w:r>
            <w:r>
              <w:rPr>
                <w:spacing w:val="2"/>
                <w:sz w:val="20"/>
              </w:rPr>
              <w:t xml:space="preserve"> </w:t>
            </w:r>
            <w:r>
              <w:rPr>
                <w:spacing w:val="-2"/>
                <w:sz w:val="20"/>
              </w:rPr>
              <w:t>that</w:t>
            </w:r>
            <w:r>
              <w:rPr>
                <w:spacing w:val="3"/>
                <w:sz w:val="20"/>
              </w:rPr>
              <w:t xml:space="preserve"> </w:t>
            </w:r>
            <w:r>
              <w:rPr>
                <w:spacing w:val="-2"/>
                <w:sz w:val="20"/>
              </w:rPr>
              <w:t>may</w:t>
            </w:r>
            <w:r>
              <w:rPr>
                <w:spacing w:val="3"/>
                <w:sz w:val="20"/>
              </w:rPr>
              <w:t xml:space="preserve"> </w:t>
            </w:r>
            <w:r>
              <w:rPr>
                <w:spacing w:val="-2"/>
                <w:sz w:val="20"/>
              </w:rPr>
              <w:t>be</w:t>
            </w:r>
            <w:r>
              <w:rPr>
                <w:spacing w:val="2"/>
                <w:sz w:val="20"/>
              </w:rPr>
              <w:t xml:space="preserve"> </w:t>
            </w:r>
            <w:r>
              <w:rPr>
                <w:spacing w:val="-2"/>
                <w:sz w:val="20"/>
              </w:rPr>
              <w:t>used</w:t>
            </w:r>
            <w:r>
              <w:rPr>
                <w:spacing w:val="3"/>
                <w:sz w:val="20"/>
              </w:rPr>
              <w:t xml:space="preserve"> </w:t>
            </w:r>
            <w:r>
              <w:rPr>
                <w:spacing w:val="-2"/>
                <w:sz w:val="20"/>
              </w:rPr>
              <w:t>repeatedly</w:t>
            </w:r>
            <w:r>
              <w:rPr>
                <w:spacing w:val="3"/>
                <w:sz w:val="20"/>
              </w:rPr>
              <w:t xml:space="preserve"> </w:t>
            </w:r>
            <w:r>
              <w:rPr>
                <w:spacing w:val="-2"/>
                <w:sz w:val="20"/>
              </w:rPr>
              <w:t>over</w:t>
            </w:r>
            <w:r>
              <w:rPr>
                <w:spacing w:val="3"/>
                <w:sz w:val="20"/>
              </w:rPr>
              <w:t xml:space="preserve"> </w:t>
            </w:r>
            <w:r>
              <w:rPr>
                <w:spacing w:val="-2"/>
                <w:sz w:val="20"/>
              </w:rPr>
              <w:t>time</w:t>
            </w:r>
            <w:r>
              <w:rPr>
                <w:spacing w:val="2"/>
                <w:sz w:val="20"/>
              </w:rPr>
              <w:t xml:space="preserve"> </w:t>
            </w:r>
            <w:r>
              <w:rPr>
                <w:spacing w:val="-2"/>
                <w:sz w:val="20"/>
              </w:rPr>
              <w:t>(such</w:t>
            </w:r>
            <w:r>
              <w:rPr>
                <w:spacing w:val="3"/>
                <w:sz w:val="20"/>
              </w:rPr>
              <w:t xml:space="preserve"> </w:t>
            </w:r>
            <w:r>
              <w:rPr>
                <w:spacing w:val="-5"/>
                <w:sz w:val="20"/>
              </w:rPr>
              <w:t>as</w:t>
            </w:r>
          </w:p>
        </w:tc>
      </w:tr>
      <w:tr w:rsidR="00620CF6" w14:paraId="3FEFA558" w14:textId="77777777">
        <w:trPr>
          <w:trHeight w:val="398"/>
        </w:trPr>
        <w:tc>
          <w:tcPr>
            <w:tcW w:w="808" w:type="dxa"/>
          </w:tcPr>
          <w:p w14:paraId="743A1F6C" w14:textId="77777777" w:rsidR="00620CF6" w:rsidRDefault="00620CF6">
            <w:pPr>
              <w:pStyle w:val="TableParagraph"/>
              <w:spacing w:before="0"/>
              <w:ind w:left="0"/>
              <w:rPr>
                <w:rFonts w:ascii="Times New Roman"/>
                <w:sz w:val="18"/>
              </w:rPr>
            </w:pPr>
          </w:p>
        </w:tc>
        <w:tc>
          <w:tcPr>
            <w:tcW w:w="2504" w:type="dxa"/>
          </w:tcPr>
          <w:p w14:paraId="74D465B2" w14:textId="77777777" w:rsidR="00620CF6" w:rsidRDefault="00620CF6">
            <w:pPr>
              <w:pStyle w:val="TableParagraph"/>
              <w:spacing w:before="0"/>
              <w:ind w:left="0"/>
              <w:rPr>
                <w:rFonts w:ascii="Times New Roman"/>
                <w:sz w:val="18"/>
              </w:rPr>
            </w:pPr>
          </w:p>
        </w:tc>
        <w:tc>
          <w:tcPr>
            <w:tcW w:w="5908" w:type="dxa"/>
          </w:tcPr>
          <w:p w14:paraId="134E5A6C" w14:textId="77777777" w:rsidR="00620CF6" w:rsidRDefault="00000000">
            <w:pPr>
              <w:pStyle w:val="TableParagraph"/>
              <w:spacing w:before="72"/>
              <w:ind w:left="120"/>
              <w:rPr>
                <w:sz w:val="20"/>
              </w:rPr>
            </w:pPr>
            <w:r>
              <w:rPr>
                <w:sz w:val="20"/>
              </w:rPr>
              <w:t>appliances,</w:t>
            </w:r>
            <w:r>
              <w:rPr>
                <w:spacing w:val="-6"/>
                <w:sz w:val="20"/>
              </w:rPr>
              <w:t xml:space="preserve"> </w:t>
            </w:r>
            <w:r>
              <w:rPr>
                <w:sz w:val="20"/>
              </w:rPr>
              <w:t>furniture,</w:t>
            </w:r>
            <w:r>
              <w:rPr>
                <w:spacing w:val="-5"/>
                <w:sz w:val="20"/>
              </w:rPr>
              <w:t xml:space="preserve"> </w:t>
            </w:r>
            <w:r>
              <w:rPr>
                <w:sz w:val="20"/>
              </w:rPr>
              <w:t>vehicles,</w:t>
            </w:r>
            <w:r>
              <w:rPr>
                <w:spacing w:val="-5"/>
                <w:sz w:val="20"/>
              </w:rPr>
              <w:t xml:space="preserve"> </w:t>
            </w:r>
            <w:r>
              <w:rPr>
                <w:sz w:val="20"/>
              </w:rPr>
              <w:t>boats,</w:t>
            </w:r>
            <w:r>
              <w:rPr>
                <w:spacing w:val="-6"/>
                <w:sz w:val="20"/>
              </w:rPr>
              <w:t xml:space="preserve"> </w:t>
            </w:r>
            <w:r>
              <w:rPr>
                <w:sz w:val="20"/>
              </w:rPr>
              <w:t>aircrafts,</w:t>
            </w:r>
            <w:r>
              <w:rPr>
                <w:spacing w:val="-5"/>
                <w:sz w:val="20"/>
              </w:rPr>
              <w:t xml:space="preserve"> </w:t>
            </w:r>
            <w:r>
              <w:rPr>
                <w:spacing w:val="-2"/>
                <w:sz w:val="20"/>
              </w:rPr>
              <w:t>jewelries,</w:t>
            </w:r>
          </w:p>
        </w:tc>
      </w:tr>
      <w:tr w:rsidR="00620CF6" w14:paraId="78FCB533" w14:textId="77777777">
        <w:trPr>
          <w:trHeight w:val="340"/>
        </w:trPr>
        <w:tc>
          <w:tcPr>
            <w:tcW w:w="808" w:type="dxa"/>
          </w:tcPr>
          <w:p w14:paraId="67A6FF14" w14:textId="77777777" w:rsidR="00620CF6" w:rsidRDefault="00620CF6">
            <w:pPr>
              <w:pStyle w:val="TableParagraph"/>
              <w:spacing w:before="0"/>
              <w:ind w:left="0"/>
              <w:rPr>
                <w:rFonts w:ascii="Times New Roman"/>
                <w:sz w:val="18"/>
              </w:rPr>
            </w:pPr>
          </w:p>
        </w:tc>
        <w:tc>
          <w:tcPr>
            <w:tcW w:w="2504" w:type="dxa"/>
          </w:tcPr>
          <w:p w14:paraId="0C948181" w14:textId="77777777" w:rsidR="00620CF6" w:rsidRDefault="00620CF6">
            <w:pPr>
              <w:pStyle w:val="TableParagraph"/>
              <w:spacing w:before="0"/>
              <w:ind w:left="0"/>
              <w:rPr>
                <w:rFonts w:ascii="Times New Roman"/>
                <w:sz w:val="18"/>
              </w:rPr>
            </w:pPr>
          </w:p>
        </w:tc>
        <w:tc>
          <w:tcPr>
            <w:tcW w:w="5908" w:type="dxa"/>
          </w:tcPr>
          <w:p w14:paraId="3838E02B" w14:textId="77777777" w:rsidR="00620CF6" w:rsidRDefault="00000000">
            <w:pPr>
              <w:pStyle w:val="TableParagraph"/>
              <w:spacing w:before="72" w:line="248" w:lineRule="exact"/>
              <w:ind w:left="120"/>
              <w:rPr>
                <w:sz w:val="20"/>
              </w:rPr>
            </w:pPr>
            <w:r>
              <w:rPr>
                <w:sz w:val="20"/>
              </w:rPr>
              <w:t>antiques,</w:t>
            </w:r>
            <w:r>
              <w:rPr>
                <w:spacing w:val="-5"/>
                <w:sz w:val="20"/>
              </w:rPr>
              <w:t xml:space="preserve"> </w:t>
            </w:r>
            <w:r>
              <w:rPr>
                <w:sz w:val="20"/>
              </w:rPr>
              <w:t>works</w:t>
            </w:r>
            <w:r>
              <w:rPr>
                <w:spacing w:val="-5"/>
                <w:sz w:val="20"/>
              </w:rPr>
              <w:t xml:space="preserve"> </w:t>
            </w:r>
            <w:r>
              <w:rPr>
                <w:sz w:val="20"/>
              </w:rPr>
              <w:t>of</w:t>
            </w:r>
            <w:r>
              <w:rPr>
                <w:spacing w:val="-5"/>
                <w:sz w:val="20"/>
              </w:rPr>
              <w:t xml:space="preserve"> </w:t>
            </w:r>
            <w:r>
              <w:rPr>
                <w:sz w:val="20"/>
              </w:rPr>
              <w:t>art,</w:t>
            </w:r>
            <w:r>
              <w:rPr>
                <w:spacing w:val="-5"/>
                <w:sz w:val="20"/>
              </w:rPr>
              <w:t xml:space="preserve"> </w:t>
            </w:r>
            <w:r>
              <w:rPr>
                <w:sz w:val="20"/>
              </w:rPr>
              <w:t>and</w:t>
            </w:r>
            <w:r>
              <w:rPr>
                <w:spacing w:val="-4"/>
                <w:sz w:val="20"/>
              </w:rPr>
              <w:t xml:space="preserve"> </w:t>
            </w:r>
            <w:r>
              <w:rPr>
                <w:spacing w:val="-2"/>
                <w:sz w:val="20"/>
              </w:rPr>
              <w:t>collections).</w:t>
            </w:r>
          </w:p>
        </w:tc>
      </w:tr>
    </w:tbl>
    <w:p w14:paraId="11C04EBB" w14:textId="77777777" w:rsidR="00620CF6" w:rsidRDefault="00620CF6">
      <w:pPr>
        <w:spacing w:line="248" w:lineRule="exact"/>
        <w:rPr>
          <w:sz w:val="20"/>
        </w:rPr>
        <w:sectPr w:rsidR="00620CF6" w:rsidSect="00D60468">
          <w:pgSz w:w="12240" w:h="15840"/>
          <w:pgMar w:top="1400" w:right="1100" w:bottom="280" w:left="1300" w:header="720" w:footer="720" w:gutter="0"/>
          <w:cols w:space="720"/>
        </w:sectPr>
      </w:pPr>
    </w:p>
    <w:p w14:paraId="19991050" w14:textId="77777777" w:rsidR="00620CF6" w:rsidRDefault="00000000">
      <w:pPr>
        <w:pStyle w:val="BodyText"/>
        <w:ind w:left="201"/>
      </w:pPr>
      <w:r>
        <w:rPr>
          <w:noProof/>
        </w:rPr>
        <w:lastRenderedPageBreak/>
        <mc:AlternateContent>
          <mc:Choice Requires="wpg">
            <w:drawing>
              <wp:inline distT="0" distB="0" distL="0" distR="0" wp14:anchorId="19B8BC71" wp14:editId="5F21FDF6">
                <wp:extent cx="5855970" cy="1804035"/>
                <wp:effectExtent l="9525" t="0" r="1904" b="5714"/>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55970" cy="1804035"/>
                          <a:chOff x="0" y="0"/>
                          <a:chExt cx="5855970" cy="1804035"/>
                        </a:xfrm>
                      </wpg:grpSpPr>
                      <wps:wsp>
                        <wps:cNvPr id="20" name="Graphic 20"/>
                        <wps:cNvSpPr/>
                        <wps:spPr>
                          <a:xfrm>
                            <a:off x="0" y="0"/>
                            <a:ext cx="5855970" cy="1772285"/>
                          </a:xfrm>
                          <a:custGeom>
                            <a:avLst/>
                            <a:gdLst/>
                            <a:ahLst/>
                            <a:cxnLst/>
                            <a:rect l="l" t="t" r="r" b="b"/>
                            <a:pathLst>
                              <a:path w="5855970" h="1772285">
                                <a:moveTo>
                                  <a:pt x="5855487" y="0"/>
                                </a:moveTo>
                                <a:lnTo>
                                  <a:pt x="2103653" y="0"/>
                                </a:lnTo>
                                <a:lnTo>
                                  <a:pt x="511835" y="0"/>
                                </a:lnTo>
                                <a:lnTo>
                                  <a:pt x="0" y="0"/>
                                </a:lnTo>
                                <a:lnTo>
                                  <a:pt x="0" y="1771713"/>
                                </a:lnTo>
                                <a:lnTo>
                                  <a:pt x="511822" y="1771713"/>
                                </a:lnTo>
                                <a:lnTo>
                                  <a:pt x="2103653" y="1771713"/>
                                </a:lnTo>
                                <a:lnTo>
                                  <a:pt x="5855487" y="1771713"/>
                                </a:lnTo>
                                <a:lnTo>
                                  <a:pt x="5855487" y="0"/>
                                </a:lnTo>
                                <a:close/>
                              </a:path>
                            </a:pathLst>
                          </a:custGeom>
                          <a:solidFill>
                            <a:srgbClr val="F7F7F7"/>
                          </a:solidFill>
                        </wps:spPr>
                        <wps:bodyPr wrap="square" lIns="0" tIns="0" rIns="0" bIns="0" rtlCol="0">
                          <a:prstTxWarp prst="textNoShape">
                            <a:avLst/>
                          </a:prstTxWarp>
                          <a:noAutofit/>
                        </wps:bodyPr>
                      </wps:wsp>
                      <wps:wsp>
                        <wps:cNvPr id="21" name="Graphic 21"/>
                        <wps:cNvSpPr/>
                        <wps:spPr>
                          <a:xfrm>
                            <a:off x="0" y="1798586"/>
                            <a:ext cx="5855970" cy="1270"/>
                          </a:xfrm>
                          <a:custGeom>
                            <a:avLst/>
                            <a:gdLst/>
                            <a:ahLst/>
                            <a:cxnLst/>
                            <a:rect l="l" t="t" r="r" b="b"/>
                            <a:pathLst>
                              <a:path w="5855970">
                                <a:moveTo>
                                  <a:pt x="0" y="0"/>
                                </a:moveTo>
                                <a:lnTo>
                                  <a:pt x="5855487" y="0"/>
                                </a:lnTo>
                              </a:path>
                            </a:pathLst>
                          </a:custGeom>
                          <a:ln w="10121">
                            <a:solidFill>
                              <a:srgbClr val="000000"/>
                            </a:solidFill>
                            <a:prstDash val="solid"/>
                          </a:ln>
                        </wps:spPr>
                        <wps:bodyPr wrap="square" lIns="0" tIns="0" rIns="0" bIns="0" rtlCol="0">
                          <a:prstTxWarp prst="textNoShape">
                            <a:avLst/>
                          </a:prstTxWarp>
                          <a:noAutofit/>
                        </wps:bodyPr>
                      </wps:wsp>
                      <wps:wsp>
                        <wps:cNvPr id="22" name="Textbox 22"/>
                        <wps:cNvSpPr txBox="1"/>
                        <wps:spPr>
                          <a:xfrm>
                            <a:off x="75907" y="34571"/>
                            <a:ext cx="1437640" cy="179705"/>
                          </a:xfrm>
                          <a:prstGeom prst="rect">
                            <a:avLst/>
                          </a:prstGeom>
                        </wps:spPr>
                        <wps:txbx>
                          <w:txbxContent>
                            <w:p w14:paraId="09C14262" w14:textId="77777777" w:rsidR="00620CF6" w:rsidRDefault="00000000">
                              <w:pPr>
                                <w:tabs>
                                  <w:tab w:val="left" w:pos="805"/>
                                </w:tabs>
                                <w:spacing w:before="14" w:line="268" w:lineRule="exact"/>
                                <w:rPr>
                                  <w:sz w:val="20"/>
                                </w:rPr>
                              </w:pPr>
                              <w:proofErr w:type="spellStart"/>
                              <w:r>
                                <w:rPr>
                                  <w:spacing w:val="-2"/>
                                  <w:sz w:val="20"/>
                                </w:rPr>
                                <w:t>nfahou</w:t>
                              </w:r>
                              <w:proofErr w:type="spellEnd"/>
                              <w:r>
                                <w:rPr>
                                  <w:sz w:val="20"/>
                                </w:rPr>
                                <w:tab/>
                              </w:r>
                              <w:r>
                                <w:rPr>
                                  <w:spacing w:val="-4"/>
                                  <w:sz w:val="20"/>
                                </w:rPr>
                                <w:t>Housing</w:t>
                              </w:r>
                              <w:r>
                                <w:rPr>
                                  <w:spacing w:val="-6"/>
                                  <w:sz w:val="20"/>
                                </w:rPr>
                                <w:t xml:space="preserve"> </w:t>
                              </w:r>
                              <w:r>
                                <w:rPr>
                                  <w:spacing w:val="-4"/>
                                  <w:sz w:val="20"/>
                                </w:rPr>
                                <w:t>&amp;</w:t>
                              </w:r>
                              <w:r>
                                <w:rPr>
                                  <w:spacing w:val="-3"/>
                                  <w:sz w:val="20"/>
                                </w:rPr>
                                <w:t xml:space="preserve"> </w:t>
                              </w:r>
                              <w:r>
                                <w:rPr>
                                  <w:spacing w:val="-4"/>
                                  <w:sz w:val="20"/>
                                </w:rPr>
                                <w:t>Land</w:t>
                              </w:r>
                            </w:p>
                          </w:txbxContent>
                        </wps:txbx>
                        <wps:bodyPr wrap="square" lIns="0" tIns="0" rIns="0" bIns="0" rtlCol="0">
                          <a:noAutofit/>
                        </wps:bodyPr>
                      </wps:wsp>
                      <wps:wsp>
                        <wps:cNvPr id="23" name="Textbox 23"/>
                        <wps:cNvSpPr txBox="1"/>
                        <wps:spPr>
                          <a:xfrm>
                            <a:off x="2179573" y="34571"/>
                            <a:ext cx="3583304" cy="1697989"/>
                          </a:xfrm>
                          <a:prstGeom prst="rect">
                            <a:avLst/>
                          </a:prstGeom>
                        </wps:spPr>
                        <wps:txbx>
                          <w:txbxContent>
                            <w:p w14:paraId="17684E3F" w14:textId="77777777" w:rsidR="00620CF6" w:rsidRDefault="00000000">
                              <w:pPr>
                                <w:spacing w:before="14" w:line="355" w:lineRule="auto"/>
                                <w:rPr>
                                  <w:sz w:val="20"/>
                                </w:rPr>
                              </w:pPr>
                              <w:r>
                                <w:rPr>
                                  <w:spacing w:val="-2"/>
                                  <w:sz w:val="20"/>
                                </w:rPr>
                                <w:t>Housing</w:t>
                              </w:r>
                              <w:r>
                                <w:rPr>
                                  <w:spacing w:val="-10"/>
                                  <w:sz w:val="20"/>
                                </w:rPr>
                                <w:t xml:space="preserve"> </w:t>
                              </w:r>
                              <w:r>
                                <w:rPr>
                                  <w:spacing w:val="-2"/>
                                  <w:sz w:val="20"/>
                                </w:rPr>
                                <w:t>identifies</w:t>
                              </w:r>
                              <w:r>
                                <w:rPr>
                                  <w:spacing w:val="-9"/>
                                  <w:sz w:val="20"/>
                                </w:rPr>
                                <w:t xml:space="preserve"> </w:t>
                              </w:r>
                              <w:r>
                                <w:rPr>
                                  <w:spacing w:val="-2"/>
                                  <w:sz w:val="20"/>
                                </w:rPr>
                                <w:t>the</w:t>
                              </w:r>
                              <w:r>
                                <w:rPr>
                                  <w:spacing w:val="-9"/>
                                  <w:sz w:val="20"/>
                                </w:rPr>
                                <w:t xml:space="preserve"> </w:t>
                              </w:r>
                              <w:r>
                                <w:rPr>
                                  <w:spacing w:val="-2"/>
                                  <w:sz w:val="20"/>
                                </w:rPr>
                                <w:t>value</w:t>
                              </w:r>
                              <w:r>
                                <w:rPr>
                                  <w:spacing w:val="-9"/>
                                  <w:sz w:val="20"/>
                                </w:rPr>
                                <w:t xml:space="preserve"> </w:t>
                              </w:r>
                              <w:r>
                                <w:rPr>
                                  <w:spacing w:val="-2"/>
                                  <w:sz w:val="20"/>
                                </w:rPr>
                                <w:t>of</w:t>
                              </w:r>
                              <w:r>
                                <w:rPr>
                                  <w:spacing w:val="-9"/>
                                  <w:sz w:val="20"/>
                                </w:rPr>
                                <w:t xml:space="preserve"> </w:t>
                              </w:r>
                              <w:r>
                                <w:rPr>
                                  <w:spacing w:val="-2"/>
                                  <w:sz w:val="20"/>
                                </w:rPr>
                                <w:t>residential</w:t>
                              </w:r>
                              <w:r>
                                <w:rPr>
                                  <w:spacing w:val="-9"/>
                                  <w:sz w:val="20"/>
                                </w:rPr>
                                <w:t xml:space="preserve"> </w:t>
                              </w:r>
                              <w:r>
                                <w:rPr>
                                  <w:spacing w:val="-2"/>
                                  <w:sz w:val="20"/>
                                </w:rPr>
                                <w:t>buildings</w:t>
                              </w:r>
                              <w:r>
                                <w:rPr>
                                  <w:spacing w:val="-9"/>
                                  <w:sz w:val="20"/>
                                </w:rPr>
                                <w:t xml:space="preserve"> </w:t>
                              </w:r>
                              <w:r>
                                <w:rPr>
                                  <w:spacing w:val="-2"/>
                                  <w:sz w:val="20"/>
                                </w:rPr>
                                <w:t>or</w:t>
                              </w:r>
                              <w:r>
                                <w:rPr>
                                  <w:spacing w:val="-9"/>
                                  <w:sz w:val="20"/>
                                </w:rPr>
                                <w:t xml:space="preserve"> </w:t>
                              </w:r>
                              <w:r>
                                <w:rPr>
                                  <w:spacing w:val="-2"/>
                                  <w:sz w:val="20"/>
                                </w:rPr>
                                <w:t>structures that</w:t>
                              </w:r>
                              <w:r>
                                <w:rPr>
                                  <w:spacing w:val="-11"/>
                                  <w:sz w:val="20"/>
                                </w:rPr>
                                <w:t xml:space="preserve"> </w:t>
                              </w:r>
                              <w:r>
                                <w:rPr>
                                  <w:spacing w:val="-2"/>
                                  <w:sz w:val="20"/>
                                </w:rPr>
                                <w:t>are</w:t>
                              </w:r>
                              <w:r>
                                <w:rPr>
                                  <w:spacing w:val="-10"/>
                                  <w:sz w:val="20"/>
                                </w:rPr>
                                <w:t xml:space="preserve"> </w:t>
                              </w:r>
                              <w:r>
                                <w:rPr>
                                  <w:spacing w:val="-2"/>
                                  <w:sz w:val="20"/>
                                </w:rPr>
                                <w:t>owned</w:t>
                              </w:r>
                              <w:r>
                                <w:rPr>
                                  <w:spacing w:val="-11"/>
                                  <w:sz w:val="20"/>
                                </w:rPr>
                                <w:t xml:space="preserve"> </w:t>
                              </w:r>
                              <w:r>
                                <w:rPr>
                                  <w:spacing w:val="-2"/>
                                  <w:sz w:val="20"/>
                                </w:rPr>
                                <w:t>by</w:t>
                              </w:r>
                              <w:r>
                                <w:rPr>
                                  <w:spacing w:val="-10"/>
                                  <w:sz w:val="20"/>
                                </w:rPr>
                                <w:t xml:space="preserve"> </w:t>
                              </w:r>
                              <w:r>
                                <w:rPr>
                                  <w:spacing w:val="-2"/>
                                  <w:sz w:val="20"/>
                                </w:rPr>
                                <w:t>households</w:t>
                              </w:r>
                              <w:r>
                                <w:rPr>
                                  <w:spacing w:val="-11"/>
                                  <w:sz w:val="20"/>
                                </w:rPr>
                                <w:t xml:space="preserve"> </w:t>
                              </w:r>
                              <w:r>
                                <w:rPr>
                                  <w:spacing w:val="-2"/>
                                  <w:sz w:val="20"/>
                                </w:rPr>
                                <w:t>(may</w:t>
                              </w:r>
                              <w:r>
                                <w:rPr>
                                  <w:spacing w:val="-10"/>
                                  <w:sz w:val="20"/>
                                </w:rPr>
                                <w:t xml:space="preserve"> </w:t>
                              </w:r>
                              <w:r>
                                <w:rPr>
                                  <w:spacing w:val="-2"/>
                                  <w:sz w:val="20"/>
                                </w:rPr>
                                <w:t>include</w:t>
                              </w:r>
                              <w:r>
                                <w:rPr>
                                  <w:spacing w:val="-11"/>
                                  <w:sz w:val="20"/>
                                </w:rPr>
                                <w:t xml:space="preserve"> </w:t>
                              </w:r>
                              <w:r>
                                <w:rPr>
                                  <w:spacing w:val="-2"/>
                                  <w:sz w:val="20"/>
                                </w:rPr>
                                <w:t>single-family</w:t>
                              </w:r>
                              <w:r>
                                <w:rPr>
                                  <w:spacing w:val="-10"/>
                                  <w:sz w:val="20"/>
                                </w:rPr>
                                <w:t xml:space="preserve"> </w:t>
                              </w:r>
                              <w:r>
                                <w:rPr>
                                  <w:spacing w:val="-2"/>
                                  <w:sz w:val="20"/>
                                </w:rPr>
                                <w:t xml:space="preserve">homes, </w:t>
                              </w:r>
                              <w:r>
                                <w:rPr>
                                  <w:sz w:val="20"/>
                                </w:rPr>
                                <w:t>apartments, condominiums, and other types of housing).</w:t>
                              </w:r>
                              <w:r>
                                <w:rPr>
                                  <w:spacing w:val="25"/>
                                  <w:sz w:val="20"/>
                                </w:rPr>
                                <w:t xml:space="preserve"> </w:t>
                              </w:r>
                              <w:r>
                                <w:rPr>
                                  <w:sz w:val="20"/>
                                </w:rPr>
                                <w:t>Land assets include agricultural land, residential land, commercial land,</w:t>
                              </w:r>
                              <w:r>
                                <w:rPr>
                                  <w:spacing w:val="-10"/>
                                  <w:sz w:val="20"/>
                                </w:rPr>
                                <w:t xml:space="preserve"> </w:t>
                              </w:r>
                              <w:r>
                                <w:rPr>
                                  <w:sz w:val="20"/>
                                </w:rPr>
                                <w:t>and</w:t>
                              </w:r>
                              <w:r>
                                <w:rPr>
                                  <w:spacing w:val="-10"/>
                                  <w:sz w:val="20"/>
                                </w:rPr>
                                <w:t xml:space="preserve"> </w:t>
                              </w:r>
                              <w:r>
                                <w:rPr>
                                  <w:sz w:val="20"/>
                                </w:rPr>
                                <w:t>industrial</w:t>
                              </w:r>
                              <w:r>
                                <w:rPr>
                                  <w:spacing w:val="-10"/>
                                  <w:sz w:val="20"/>
                                </w:rPr>
                                <w:t xml:space="preserve"> </w:t>
                              </w:r>
                              <w:r>
                                <w:rPr>
                                  <w:sz w:val="20"/>
                                </w:rPr>
                                <w:t>land. The</w:t>
                              </w:r>
                              <w:r>
                                <w:rPr>
                                  <w:spacing w:val="-10"/>
                                  <w:sz w:val="20"/>
                                </w:rPr>
                                <w:t xml:space="preserve"> </w:t>
                              </w:r>
                              <w:r>
                                <w:rPr>
                                  <w:sz w:val="20"/>
                                </w:rPr>
                                <w:t>value</w:t>
                              </w:r>
                              <w:r>
                                <w:rPr>
                                  <w:spacing w:val="-10"/>
                                  <w:sz w:val="20"/>
                                </w:rPr>
                                <w:t xml:space="preserve"> </w:t>
                              </w:r>
                              <w:r>
                                <w:rPr>
                                  <w:sz w:val="20"/>
                                </w:rPr>
                                <w:t>land</w:t>
                              </w:r>
                              <w:r>
                                <w:rPr>
                                  <w:spacing w:val="-10"/>
                                  <w:sz w:val="20"/>
                                </w:rPr>
                                <w:t xml:space="preserve"> </w:t>
                              </w:r>
                              <w:r>
                                <w:rPr>
                                  <w:sz w:val="20"/>
                                </w:rPr>
                                <w:t>on</w:t>
                              </w:r>
                              <w:r>
                                <w:rPr>
                                  <w:spacing w:val="-10"/>
                                  <w:sz w:val="20"/>
                                </w:rPr>
                                <w:t xml:space="preserve"> </w:t>
                              </w:r>
                              <w:r>
                                <w:rPr>
                                  <w:sz w:val="20"/>
                                </w:rPr>
                                <w:t>which</w:t>
                              </w:r>
                              <w:r>
                                <w:rPr>
                                  <w:spacing w:val="-10"/>
                                  <w:sz w:val="20"/>
                                </w:rPr>
                                <w:t xml:space="preserve"> </w:t>
                              </w:r>
                              <w:r>
                                <w:rPr>
                                  <w:sz w:val="20"/>
                                </w:rPr>
                                <w:t>housings</w:t>
                              </w:r>
                              <w:r>
                                <w:rPr>
                                  <w:spacing w:val="-10"/>
                                  <w:sz w:val="20"/>
                                </w:rPr>
                                <w:t xml:space="preserve"> </w:t>
                              </w:r>
                              <w:r>
                                <w:rPr>
                                  <w:sz w:val="20"/>
                                </w:rPr>
                                <w:t>are constructed</w:t>
                              </w:r>
                              <w:r>
                                <w:rPr>
                                  <w:spacing w:val="-8"/>
                                  <w:sz w:val="20"/>
                                </w:rPr>
                                <w:t xml:space="preserve"> </w:t>
                              </w:r>
                              <w:r>
                                <w:rPr>
                                  <w:sz w:val="20"/>
                                </w:rPr>
                                <w:t>is</w:t>
                              </w:r>
                              <w:r>
                                <w:rPr>
                                  <w:spacing w:val="-7"/>
                                  <w:sz w:val="20"/>
                                </w:rPr>
                                <w:t xml:space="preserve"> </w:t>
                              </w:r>
                              <w:r>
                                <w:rPr>
                                  <w:sz w:val="20"/>
                                </w:rPr>
                                <w:t>instead</w:t>
                              </w:r>
                              <w:r>
                                <w:rPr>
                                  <w:spacing w:val="-7"/>
                                  <w:sz w:val="20"/>
                                </w:rPr>
                                <w:t xml:space="preserve"> </w:t>
                              </w:r>
                              <w:r>
                                <w:rPr>
                                  <w:sz w:val="20"/>
                                </w:rPr>
                                <w:t>typically</w:t>
                              </w:r>
                              <w:r>
                                <w:rPr>
                                  <w:spacing w:val="-7"/>
                                  <w:sz w:val="20"/>
                                </w:rPr>
                                <w:t xml:space="preserve"> </w:t>
                              </w:r>
                              <w:r>
                                <w:rPr>
                                  <w:sz w:val="20"/>
                                </w:rPr>
                                <w:t>included</w:t>
                              </w:r>
                              <w:r>
                                <w:rPr>
                                  <w:spacing w:val="-7"/>
                                  <w:sz w:val="20"/>
                                </w:rPr>
                                <w:t xml:space="preserve"> </w:t>
                              </w:r>
                              <w:r>
                                <w:rPr>
                                  <w:sz w:val="20"/>
                                </w:rPr>
                                <w:t>in</w:t>
                              </w:r>
                              <w:r>
                                <w:rPr>
                                  <w:spacing w:val="-7"/>
                                  <w:sz w:val="20"/>
                                </w:rPr>
                                <w:t xml:space="preserve"> </w:t>
                              </w:r>
                              <w:r>
                                <w:rPr>
                                  <w:sz w:val="20"/>
                                </w:rPr>
                                <w:t>the</w:t>
                              </w:r>
                              <w:r>
                                <w:rPr>
                                  <w:spacing w:val="-7"/>
                                  <w:sz w:val="20"/>
                                </w:rPr>
                                <w:t xml:space="preserve"> </w:t>
                              </w:r>
                              <w:r>
                                <w:rPr>
                                  <w:sz w:val="20"/>
                                </w:rPr>
                                <w:t>value</w:t>
                              </w:r>
                              <w:r>
                                <w:rPr>
                                  <w:spacing w:val="-7"/>
                                  <w:sz w:val="20"/>
                                </w:rPr>
                                <w:t xml:space="preserve"> </w:t>
                              </w:r>
                              <w:r>
                                <w:rPr>
                                  <w:sz w:val="20"/>
                                </w:rPr>
                                <w:t>of</w:t>
                              </w:r>
                              <w:r>
                                <w:rPr>
                                  <w:spacing w:val="-7"/>
                                  <w:sz w:val="20"/>
                                </w:rPr>
                                <w:t xml:space="preserve"> </w:t>
                              </w:r>
                              <w:proofErr w:type="gramStart"/>
                              <w:r>
                                <w:rPr>
                                  <w:spacing w:val="-2"/>
                                  <w:sz w:val="20"/>
                                </w:rPr>
                                <w:t>housing</w:t>
                              </w:r>
                              <w:proofErr w:type="gramEnd"/>
                            </w:p>
                            <w:p w14:paraId="178E74BF" w14:textId="77777777" w:rsidR="00620CF6" w:rsidRDefault="00000000">
                              <w:pPr>
                                <w:spacing w:line="263" w:lineRule="exact"/>
                                <w:rPr>
                                  <w:sz w:val="20"/>
                                </w:rPr>
                              </w:pPr>
                              <w:r>
                                <w:rPr>
                                  <w:spacing w:val="-2"/>
                                  <w:sz w:val="20"/>
                                </w:rPr>
                                <w:t>assets.</w:t>
                              </w:r>
                            </w:p>
                          </w:txbxContent>
                        </wps:txbx>
                        <wps:bodyPr wrap="square" lIns="0" tIns="0" rIns="0" bIns="0" rtlCol="0">
                          <a:noAutofit/>
                        </wps:bodyPr>
                      </wps:wsp>
                    </wpg:wgp>
                  </a:graphicData>
                </a:graphic>
              </wp:inline>
            </w:drawing>
          </mc:Choice>
          <mc:Fallback>
            <w:pict>
              <v:group w14:anchorId="19B8BC71" id="Group 19" o:spid="_x0000_s1033" style="width:461.1pt;height:142.05pt;mso-position-horizontal-relative:char;mso-position-vertical-relative:line" coordsize="58559,18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">
                <v:shape id="Graphic 20" o:spid="_x0000_s1034" style="position:absolute;width:58559;height:17722;visibility:visible;mso-wrap-style:square;v-text-anchor:top" coordsize="5855970,177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" path="m5855487,l2103653,,511835,,,,,1771713r511822,l2103653,1771713r3751834,l5855487,xe" fillcolor="#f7f7f7" stroked="f">
                  <v:path arrowok="t"/>
                </v:shape>
                <v:shape id="Graphic 21" o:spid="_x0000_s1035" style="position:absolute;top:17985;width:58559;height:13;visibility:visible;mso-wrap-style:square;v-text-anchor:top" coordsize="5855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" path="m,l5855487,e" filled="f" strokeweight=".28114mm">
                  <v:path arrowok="t"/>
                </v:shape>
                <v:shape id="Textbox 22" o:spid="_x0000_s1036" type="#_x0000_t202" style="position:absolute;left:759;top:345;width:1437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9C14262" w14:textId="77777777" w:rsidR="00620CF6" w:rsidRDefault="00000000">
                        <w:pPr>
                          <w:tabs>
                            <w:tab w:val="left" w:pos="805"/>
                          </w:tabs>
                          <w:spacing w:before="14" w:line="268" w:lineRule="exact"/>
                          <w:rPr>
                            <w:sz w:val="20"/>
                          </w:rPr>
                        </w:pPr>
                        <w:proofErr w:type="spellStart"/>
                        <w:r>
                          <w:rPr>
                            <w:spacing w:val="-2"/>
                            <w:sz w:val="20"/>
                          </w:rPr>
                          <w:t>nfahou</w:t>
                        </w:r>
                        <w:proofErr w:type="spellEnd"/>
                        <w:r>
                          <w:rPr>
                            <w:sz w:val="20"/>
                          </w:rPr>
                          <w:tab/>
                        </w:r>
                        <w:r>
                          <w:rPr>
                            <w:spacing w:val="-4"/>
                            <w:sz w:val="20"/>
                          </w:rPr>
                          <w:t>Housing</w:t>
                        </w:r>
                        <w:r>
                          <w:rPr>
                            <w:spacing w:val="-6"/>
                            <w:sz w:val="20"/>
                          </w:rPr>
                          <w:t xml:space="preserve"> </w:t>
                        </w:r>
                        <w:r>
                          <w:rPr>
                            <w:spacing w:val="-4"/>
                            <w:sz w:val="20"/>
                          </w:rPr>
                          <w:t>&amp;</w:t>
                        </w:r>
                        <w:r>
                          <w:rPr>
                            <w:spacing w:val="-3"/>
                            <w:sz w:val="20"/>
                          </w:rPr>
                          <w:t xml:space="preserve"> </w:t>
                        </w:r>
                        <w:r>
                          <w:rPr>
                            <w:spacing w:val="-4"/>
                            <w:sz w:val="20"/>
                          </w:rPr>
                          <w:t>Land</w:t>
                        </w:r>
                      </w:p>
                    </w:txbxContent>
                  </v:textbox>
                </v:shape>
                <v:shape id="Textbox 23" o:spid="_x0000_s1037" type="#_x0000_t202" style="position:absolute;left:21795;top:345;width:35833;height:16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17684E3F" w14:textId="77777777" w:rsidR="00620CF6" w:rsidRDefault="00000000">
                        <w:pPr>
                          <w:spacing w:before="14" w:line="355" w:lineRule="auto"/>
                          <w:rPr>
                            <w:sz w:val="20"/>
                          </w:rPr>
                        </w:pPr>
                        <w:r>
                          <w:rPr>
                            <w:spacing w:val="-2"/>
                            <w:sz w:val="20"/>
                          </w:rPr>
                          <w:t>Housing</w:t>
                        </w:r>
                        <w:r>
                          <w:rPr>
                            <w:spacing w:val="-10"/>
                            <w:sz w:val="20"/>
                          </w:rPr>
                          <w:t xml:space="preserve"> </w:t>
                        </w:r>
                        <w:r>
                          <w:rPr>
                            <w:spacing w:val="-2"/>
                            <w:sz w:val="20"/>
                          </w:rPr>
                          <w:t>identifies</w:t>
                        </w:r>
                        <w:r>
                          <w:rPr>
                            <w:spacing w:val="-9"/>
                            <w:sz w:val="20"/>
                          </w:rPr>
                          <w:t xml:space="preserve"> </w:t>
                        </w:r>
                        <w:r>
                          <w:rPr>
                            <w:spacing w:val="-2"/>
                            <w:sz w:val="20"/>
                          </w:rPr>
                          <w:t>the</w:t>
                        </w:r>
                        <w:r>
                          <w:rPr>
                            <w:spacing w:val="-9"/>
                            <w:sz w:val="20"/>
                          </w:rPr>
                          <w:t xml:space="preserve"> </w:t>
                        </w:r>
                        <w:r>
                          <w:rPr>
                            <w:spacing w:val="-2"/>
                            <w:sz w:val="20"/>
                          </w:rPr>
                          <w:t>value</w:t>
                        </w:r>
                        <w:r>
                          <w:rPr>
                            <w:spacing w:val="-9"/>
                            <w:sz w:val="20"/>
                          </w:rPr>
                          <w:t xml:space="preserve"> </w:t>
                        </w:r>
                        <w:r>
                          <w:rPr>
                            <w:spacing w:val="-2"/>
                            <w:sz w:val="20"/>
                          </w:rPr>
                          <w:t>of</w:t>
                        </w:r>
                        <w:r>
                          <w:rPr>
                            <w:spacing w:val="-9"/>
                            <w:sz w:val="20"/>
                          </w:rPr>
                          <w:t xml:space="preserve"> </w:t>
                        </w:r>
                        <w:r>
                          <w:rPr>
                            <w:spacing w:val="-2"/>
                            <w:sz w:val="20"/>
                          </w:rPr>
                          <w:t>residential</w:t>
                        </w:r>
                        <w:r>
                          <w:rPr>
                            <w:spacing w:val="-9"/>
                            <w:sz w:val="20"/>
                          </w:rPr>
                          <w:t xml:space="preserve"> </w:t>
                        </w:r>
                        <w:r>
                          <w:rPr>
                            <w:spacing w:val="-2"/>
                            <w:sz w:val="20"/>
                          </w:rPr>
                          <w:t>buildings</w:t>
                        </w:r>
                        <w:r>
                          <w:rPr>
                            <w:spacing w:val="-9"/>
                            <w:sz w:val="20"/>
                          </w:rPr>
                          <w:t xml:space="preserve"> </w:t>
                        </w:r>
                        <w:r>
                          <w:rPr>
                            <w:spacing w:val="-2"/>
                            <w:sz w:val="20"/>
                          </w:rPr>
                          <w:t>or</w:t>
                        </w:r>
                        <w:r>
                          <w:rPr>
                            <w:spacing w:val="-9"/>
                            <w:sz w:val="20"/>
                          </w:rPr>
                          <w:t xml:space="preserve"> </w:t>
                        </w:r>
                        <w:r>
                          <w:rPr>
                            <w:spacing w:val="-2"/>
                            <w:sz w:val="20"/>
                          </w:rPr>
                          <w:t>structures that</w:t>
                        </w:r>
                        <w:r>
                          <w:rPr>
                            <w:spacing w:val="-11"/>
                            <w:sz w:val="20"/>
                          </w:rPr>
                          <w:t xml:space="preserve"> </w:t>
                        </w:r>
                        <w:r>
                          <w:rPr>
                            <w:spacing w:val="-2"/>
                            <w:sz w:val="20"/>
                          </w:rPr>
                          <w:t>are</w:t>
                        </w:r>
                        <w:r>
                          <w:rPr>
                            <w:spacing w:val="-10"/>
                            <w:sz w:val="20"/>
                          </w:rPr>
                          <w:t xml:space="preserve"> </w:t>
                        </w:r>
                        <w:r>
                          <w:rPr>
                            <w:spacing w:val="-2"/>
                            <w:sz w:val="20"/>
                          </w:rPr>
                          <w:t>owned</w:t>
                        </w:r>
                        <w:r>
                          <w:rPr>
                            <w:spacing w:val="-11"/>
                            <w:sz w:val="20"/>
                          </w:rPr>
                          <w:t xml:space="preserve"> </w:t>
                        </w:r>
                        <w:r>
                          <w:rPr>
                            <w:spacing w:val="-2"/>
                            <w:sz w:val="20"/>
                          </w:rPr>
                          <w:t>by</w:t>
                        </w:r>
                        <w:r>
                          <w:rPr>
                            <w:spacing w:val="-10"/>
                            <w:sz w:val="20"/>
                          </w:rPr>
                          <w:t xml:space="preserve"> </w:t>
                        </w:r>
                        <w:r>
                          <w:rPr>
                            <w:spacing w:val="-2"/>
                            <w:sz w:val="20"/>
                          </w:rPr>
                          <w:t>households</w:t>
                        </w:r>
                        <w:r>
                          <w:rPr>
                            <w:spacing w:val="-11"/>
                            <w:sz w:val="20"/>
                          </w:rPr>
                          <w:t xml:space="preserve"> </w:t>
                        </w:r>
                        <w:r>
                          <w:rPr>
                            <w:spacing w:val="-2"/>
                            <w:sz w:val="20"/>
                          </w:rPr>
                          <w:t>(may</w:t>
                        </w:r>
                        <w:r>
                          <w:rPr>
                            <w:spacing w:val="-10"/>
                            <w:sz w:val="20"/>
                          </w:rPr>
                          <w:t xml:space="preserve"> </w:t>
                        </w:r>
                        <w:r>
                          <w:rPr>
                            <w:spacing w:val="-2"/>
                            <w:sz w:val="20"/>
                          </w:rPr>
                          <w:t>include</w:t>
                        </w:r>
                        <w:r>
                          <w:rPr>
                            <w:spacing w:val="-11"/>
                            <w:sz w:val="20"/>
                          </w:rPr>
                          <w:t xml:space="preserve"> </w:t>
                        </w:r>
                        <w:r>
                          <w:rPr>
                            <w:spacing w:val="-2"/>
                            <w:sz w:val="20"/>
                          </w:rPr>
                          <w:t>single-family</w:t>
                        </w:r>
                        <w:r>
                          <w:rPr>
                            <w:spacing w:val="-10"/>
                            <w:sz w:val="20"/>
                          </w:rPr>
                          <w:t xml:space="preserve"> </w:t>
                        </w:r>
                        <w:r>
                          <w:rPr>
                            <w:spacing w:val="-2"/>
                            <w:sz w:val="20"/>
                          </w:rPr>
                          <w:t xml:space="preserve">homes, </w:t>
                        </w:r>
                        <w:r>
                          <w:rPr>
                            <w:sz w:val="20"/>
                          </w:rPr>
                          <w:t>apartments, condominiums, and other types of housing).</w:t>
                        </w:r>
                        <w:r>
                          <w:rPr>
                            <w:spacing w:val="25"/>
                            <w:sz w:val="20"/>
                          </w:rPr>
                          <w:t xml:space="preserve"> </w:t>
                        </w:r>
                        <w:r>
                          <w:rPr>
                            <w:sz w:val="20"/>
                          </w:rPr>
                          <w:t>Land assets include agricultural land, residential land, commercial land,</w:t>
                        </w:r>
                        <w:r>
                          <w:rPr>
                            <w:spacing w:val="-10"/>
                            <w:sz w:val="20"/>
                          </w:rPr>
                          <w:t xml:space="preserve"> </w:t>
                        </w:r>
                        <w:r>
                          <w:rPr>
                            <w:sz w:val="20"/>
                          </w:rPr>
                          <w:t>and</w:t>
                        </w:r>
                        <w:r>
                          <w:rPr>
                            <w:spacing w:val="-10"/>
                            <w:sz w:val="20"/>
                          </w:rPr>
                          <w:t xml:space="preserve"> </w:t>
                        </w:r>
                        <w:r>
                          <w:rPr>
                            <w:sz w:val="20"/>
                          </w:rPr>
                          <w:t>industrial</w:t>
                        </w:r>
                        <w:r>
                          <w:rPr>
                            <w:spacing w:val="-10"/>
                            <w:sz w:val="20"/>
                          </w:rPr>
                          <w:t xml:space="preserve"> </w:t>
                        </w:r>
                        <w:r>
                          <w:rPr>
                            <w:sz w:val="20"/>
                          </w:rPr>
                          <w:t>land. The</w:t>
                        </w:r>
                        <w:r>
                          <w:rPr>
                            <w:spacing w:val="-10"/>
                            <w:sz w:val="20"/>
                          </w:rPr>
                          <w:t xml:space="preserve"> </w:t>
                        </w:r>
                        <w:r>
                          <w:rPr>
                            <w:sz w:val="20"/>
                          </w:rPr>
                          <w:t>value</w:t>
                        </w:r>
                        <w:r>
                          <w:rPr>
                            <w:spacing w:val="-10"/>
                            <w:sz w:val="20"/>
                          </w:rPr>
                          <w:t xml:space="preserve"> </w:t>
                        </w:r>
                        <w:r>
                          <w:rPr>
                            <w:sz w:val="20"/>
                          </w:rPr>
                          <w:t>land</w:t>
                        </w:r>
                        <w:r>
                          <w:rPr>
                            <w:spacing w:val="-10"/>
                            <w:sz w:val="20"/>
                          </w:rPr>
                          <w:t xml:space="preserve"> </w:t>
                        </w:r>
                        <w:r>
                          <w:rPr>
                            <w:sz w:val="20"/>
                          </w:rPr>
                          <w:t>on</w:t>
                        </w:r>
                        <w:r>
                          <w:rPr>
                            <w:spacing w:val="-10"/>
                            <w:sz w:val="20"/>
                          </w:rPr>
                          <w:t xml:space="preserve"> </w:t>
                        </w:r>
                        <w:r>
                          <w:rPr>
                            <w:sz w:val="20"/>
                          </w:rPr>
                          <w:t>which</w:t>
                        </w:r>
                        <w:r>
                          <w:rPr>
                            <w:spacing w:val="-10"/>
                            <w:sz w:val="20"/>
                          </w:rPr>
                          <w:t xml:space="preserve"> </w:t>
                        </w:r>
                        <w:r>
                          <w:rPr>
                            <w:sz w:val="20"/>
                          </w:rPr>
                          <w:t>housings</w:t>
                        </w:r>
                        <w:r>
                          <w:rPr>
                            <w:spacing w:val="-10"/>
                            <w:sz w:val="20"/>
                          </w:rPr>
                          <w:t xml:space="preserve"> </w:t>
                        </w:r>
                        <w:r>
                          <w:rPr>
                            <w:sz w:val="20"/>
                          </w:rPr>
                          <w:t>are constructed</w:t>
                        </w:r>
                        <w:r>
                          <w:rPr>
                            <w:spacing w:val="-8"/>
                            <w:sz w:val="20"/>
                          </w:rPr>
                          <w:t xml:space="preserve"> </w:t>
                        </w:r>
                        <w:r>
                          <w:rPr>
                            <w:sz w:val="20"/>
                          </w:rPr>
                          <w:t>is</w:t>
                        </w:r>
                        <w:r>
                          <w:rPr>
                            <w:spacing w:val="-7"/>
                            <w:sz w:val="20"/>
                          </w:rPr>
                          <w:t xml:space="preserve"> </w:t>
                        </w:r>
                        <w:r>
                          <w:rPr>
                            <w:sz w:val="20"/>
                          </w:rPr>
                          <w:t>instead</w:t>
                        </w:r>
                        <w:r>
                          <w:rPr>
                            <w:spacing w:val="-7"/>
                            <w:sz w:val="20"/>
                          </w:rPr>
                          <w:t xml:space="preserve"> </w:t>
                        </w:r>
                        <w:r>
                          <w:rPr>
                            <w:sz w:val="20"/>
                          </w:rPr>
                          <w:t>typically</w:t>
                        </w:r>
                        <w:r>
                          <w:rPr>
                            <w:spacing w:val="-7"/>
                            <w:sz w:val="20"/>
                          </w:rPr>
                          <w:t xml:space="preserve"> </w:t>
                        </w:r>
                        <w:r>
                          <w:rPr>
                            <w:sz w:val="20"/>
                          </w:rPr>
                          <w:t>included</w:t>
                        </w:r>
                        <w:r>
                          <w:rPr>
                            <w:spacing w:val="-7"/>
                            <w:sz w:val="20"/>
                          </w:rPr>
                          <w:t xml:space="preserve"> </w:t>
                        </w:r>
                        <w:r>
                          <w:rPr>
                            <w:sz w:val="20"/>
                          </w:rPr>
                          <w:t>in</w:t>
                        </w:r>
                        <w:r>
                          <w:rPr>
                            <w:spacing w:val="-7"/>
                            <w:sz w:val="20"/>
                          </w:rPr>
                          <w:t xml:space="preserve"> </w:t>
                        </w:r>
                        <w:r>
                          <w:rPr>
                            <w:sz w:val="20"/>
                          </w:rPr>
                          <w:t>the</w:t>
                        </w:r>
                        <w:r>
                          <w:rPr>
                            <w:spacing w:val="-7"/>
                            <w:sz w:val="20"/>
                          </w:rPr>
                          <w:t xml:space="preserve"> </w:t>
                        </w:r>
                        <w:r>
                          <w:rPr>
                            <w:sz w:val="20"/>
                          </w:rPr>
                          <w:t>value</w:t>
                        </w:r>
                        <w:r>
                          <w:rPr>
                            <w:spacing w:val="-7"/>
                            <w:sz w:val="20"/>
                          </w:rPr>
                          <w:t xml:space="preserve"> </w:t>
                        </w:r>
                        <w:r>
                          <w:rPr>
                            <w:sz w:val="20"/>
                          </w:rPr>
                          <w:t>of</w:t>
                        </w:r>
                        <w:r>
                          <w:rPr>
                            <w:spacing w:val="-7"/>
                            <w:sz w:val="20"/>
                          </w:rPr>
                          <w:t xml:space="preserve"> </w:t>
                        </w:r>
                        <w:proofErr w:type="gramStart"/>
                        <w:r>
                          <w:rPr>
                            <w:spacing w:val="-2"/>
                            <w:sz w:val="20"/>
                          </w:rPr>
                          <w:t>housing</w:t>
                        </w:r>
                        <w:proofErr w:type="gramEnd"/>
                      </w:p>
                      <w:p w14:paraId="178E74BF" w14:textId="77777777" w:rsidR="00620CF6" w:rsidRDefault="00000000">
                        <w:pPr>
                          <w:spacing w:line="263" w:lineRule="exact"/>
                          <w:rPr>
                            <w:sz w:val="20"/>
                          </w:rPr>
                        </w:pPr>
                        <w:r>
                          <w:rPr>
                            <w:spacing w:val="-2"/>
                            <w:sz w:val="20"/>
                          </w:rPr>
                          <w:t>assets.</w:t>
                        </w:r>
                      </w:p>
                    </w:txbxContent>
                  </v:textbox>
                </v:shape>
                <w10:anchorlock/>
              </v:group>
            </w:pict>
          </mc:Fallback>
        </mc:AlternateContent>
      </w:r>
    </w:p>
    <w:p w14:paraId="20137F44" w14:textId="77777777" w:rsidR="00620CF6" w:rsidRDefault="00620CF6">
      <w:pPr>
        <w:pStyle w:val="BodyText"/>
      </w:pPr>
    </w:p>
    <w:p w14:paraId="27062201" w14:textId="77777777" w:rsidR="00620CF6" w:rsidRDefault="00000000">
      <w:pPr>
        <w:pStyle w:val="Heading3"/>
        <w:numPr>
          <w:ilvl w:val="2"/>
          <w:numId w:val="13"/>
        </w:numPr>
        <w:tabs>
          <w:tab w:val="left" w:pos="909"/>
        </w:tabs>
        <w:spacing w:before="272"/>
        <w:ind w:hanging="792"/>
      </w:pPr>
      <w:bookmarkStart w:id="358" w:name="Section_Specific:_recording_of_financial"/>
      <w:bookmarkStart w:id="359" w:name="_bookmark18"/>
      <w:bookmarkEnd w:id="358"/>
      <w:bookmarkEnd w:id="359"/>
      <w:r>
        <w:rPr>
          <w:w w:val="105"/>
        </w:rPr>
        <w:t>Section</w:t>
      </w:r>
      <w:r>
        <w:rPr>
          <w:spacing w:val="71"/>
          <w:w w:val="105"/>
        </w:rPr>
        <w:t xml:space="preserve"> </w:t>
      </w:r>
      <w:r>
        <w:rPr>
          <w:w w:val="105"/>
        </w:rPr>
        <w:t>Specific:</w:t>
      </w:r>
      <w:r>
        <w:rPr>
          <w:spacing w:val="66"/>
          <w:w w:val="105"/>
        </w:rPr>
        <w:t xml:space="preserve"> </w:t>
      </w:r>
      <w:r>
        <w:rPr>
          <w:w w:val="105"/>
        </w:rPr>
        <w:t>recording</w:t>
      </w:r>
      <w:r>
        <w:rPr>
          <w:spacing w:val="33"/>
          <w:w w:val="105"/>
        </w:rPr>
        <w:t xml:space="preserve"> </w:t>
      </w:r>
      <w:r>
        <w:rPr>
          <w:w w:val="105"/>
        </w:rPr>
        <w:t>of</w:t>
      </w:r>
      <w:r>
        <w:rPr>
          <w:spacing w:val="33"/>
          <w:w w:val="105"/>
        </w:rPr>
        <w:t xml:space="preserve"> </w:t>
      </w:r>
      <w:r>
        <w:rPr>
          <w:w w:val="105"/>
        </w:rPr>
        <w:t>financial</w:t>
      </w:r>
      <w:r>
        <w:rPr>
          <w:spacing w:val="33"/>
          <w:w w:val="105"/>
        </w:rPr>
        <w:t xml:space="preserve"> </w:t>
      </w:r>
      <w:proofErr w:type="gramStart"/>
      <w:r>
        <w:rPr>
          <w:spacing w:val="-2"/>
          <w:w w:val="105"/>
        </w:rPr>
        <w:t>position</w:t>
      </w:r>
      <w:proofErr w:type="gramEnd"/>
    </w:p>
    <w:p w14:paraId="31535316" w14:textId="77777777" w:rsidR="00620CF6" w:rsidRDefault="00620CF6">
      <w:pPr>
        <w:pStyle w:val="BodyText"/>
        <w:rPr>
          <w:b/>
          <w:sz w:val="27"/>
        </w:rPr>
      </w:pPr>
    </w:p>
    <w:p w14:paraId="64A73AD9" w14:textId="77777777" w:rsidR="00620CF6" w:rsidRDefault="00000000">
      <w:pPr>
        <w:pStyle w:val="BodyText"/>
        <w:spacing w:before="1" w:line="355" w:lineRule="auto"/>
        <w:ind w:left="117" w:right="315"/>
        <w:jc w:val="both"/>
      </w:pPr>
      <w:r>
        <w:t>The</w:t>
      </w:r>
      <w:r>
        <w:rPr>
          <w:spacing w:val="-5"/>
        </w:rPr>
        <w:t xml:space="preserve"> </w:t>
      </w:r>
      <w:r>
        <w:t>fifth</w:t>
      </w:r>
      <w:r>
        <w:rPr>
          <w:spacing w:val="-5"/>
        </w:rPr>
        <w:t xml:space="preserve"> </w:t>
      </w:r>
      <w:r>
        <w:t>element</w:t>
      </w:r>
      <w:r>
        <w:rPr>
          <w:spacing w:val="-5"/>
        </w:rPr>
        <w:t xml:space="preserve"> </w:t>
      </w:r>
      <w:r>
        <w:t>of</w:t>
      </w:r>
      <w:r>
        <w:rPr>
          <w:spacing w:val="-5"/>
        </w:rPr>
        <w:t xml:space="preserve"> </w:t>
      </w:r>
      <w:r>
        <w:t>the</w:t>
      </w:r>
      <w:r>
        <w:rPr>
          <w:spacing w:val="-4"/>
        </w:rPr>
        <w:t xml:space="preserve"> </w:t>
      </w:r>
      <w:proofErr w:type="spellStart"/>
      <w:r>
        <w:t>varcode</w:t>
      </w:r>
      <w:proofErr w:type="spellEnd"/>
      <w:r>
        <w:rPr>
          <w:spacing w:val="-5"/>
        </w:rPr>
        <w:t xml:space="preserve"> </w:t>
      </w:r>
      <w:r>
        <w:t>is</w:t>
      </w:r>
      <w:r>
        <w:rPr>
          <w:spacing w:val="-5"/>
        </w:rPr>
        <w:t xml:space="preserve"> </w:t>
      </w:r>
      <w:r>
        <w:t>a</w:t>
      </w:r>
      <w:r>
        <w:rPr>
          <w:spacing w:val="-4"/>
        </w:rPr>
        <w:t xml:space="preserve"> </w:t>
      </w:r>
      <w:r>
        <w:t>Section</w:t>
      </w:r>
      <w:r>
        <w:rPr>
          <w:spacing w:val="40"/>
        </w:rPr>
        <w:t xml:space="preserve"> </w:t>
      </w:r>
      <w:r>
        <w:t>Specific</w:t>
      </w:r>
      <w:r>
        <w:rPr>
          <w:spacing w:val="-4"/>
        </w:rPr>
        <w:t xml:space="preserve"> </w:t>
      </w:r>
      <w:r>
        <w:t>string</w:t>
      </w:r>
      <w:r>
        <w:rPr>
          <w:spacing w:val="-5"/>
        </w:rPr>
        <w:t xml:space="preserve"> </w:t>
      </w:r>
      <w:r>
        <w:t>which,</w:t>
      </w:r>
      <w:r>
        <w:rPr>
          <w:spacing w:val="-1"/>
        </w:rPr>
        <w:t xml:space="preserve"> </w:t>
      </w:r>
      <w:r>
        <w:t>in</w:t>
      </w:r>
      <w:r>
        <w:rPr>
          <w:spacing w:val="-5"/>
        </w:rPr>
        <w:t xml:space="preserve"> </w:t>
      </w:r>
      <w:r>
        <w:t>the</w:t>
      </w:r>
      <w:r>
        <w:rPr>
          <w:spacing w:val="-4"/>
        </w:rPr>
        <w:t xml:space="preserve"> </w:t>
      </w:r>
      <w:r>
        <w:t>Wealth</w:t>
      </w:r>
      <w:r>
        <w:rPr>
          <w:spacing w:val="-5"/>
        </w:rPr>
        <w:t xml:space="preserve"> </w:t>
      </w:r>
      <w:r>
        <w:t>Topography,</w:t>
      </w:r>
      <w:r>
        <w:rPr>
          <w:spacing w:val="-1"/>
        </w:rPr>
        <w:t xml:space="preserve"> </w:t>
      </w:r>
      <w:r>
        <w:t xml:space="preserve">corresponds to the financial position of each </w:t>
      </w:r>
      <w:proofErr w:type="gramStart"/>
      <w:r>
        <w:t>concepts</w:t>
      </w:r>
      <w:proofErr w:type="gramEnd"/>
      <w:r>
        <w:t>.</w:t>
      </w:r>
      <w:r>
        <w:rPr>
          <w:spacing w:val="26"/>
        </w:rPr>
        <w:t xml:space="preserve"> </w:t>
      </w:r>
      <w:r>
        <w:t>Financial assets may be recorded gross or net of all liabilities, at a given point in time.</w:t>
      </w:r>
      <w:r>
        <w:rPr>
          <w:spacing w:val="40"/>
        </w:rPr>
        <w:t xml:space="preserve"> </w:t>
      </w:r>
      <w:r>
        <w:t xml:space="preserve">Similarly, debt securities can appear both as assets </w:t>
      </w:r>
      <w:proofErr w:type="gramStart"/>
      <w:r>
        <w:t>or</w:t>
      </w:r>
      <w:proofErr w:type="gramEnd"/>
      <w:r>
        <w:t xml:space="preserve"> as liabilities.</w:t>
      </w:r>
      <w:r>
        <w:rPr>
          <w:spacing w:val="40"/>
        </w:rPr>
        <w:t xml:space="preserve"> </w:t>
      </w:r>
      <w:r>
        <w:t xml:space="preserve">To distinguish between the financial position of each concept, the Wealth Topography distinguishes between three types of financial </w:t>
      </w:r>
      <w:proofErr w:type="gramStart"/>
      <w:r>
        <w:t>position;</w:t>
      </w:r>
      <w:proofErr w:type="gramEnd"/>
      <w:r>
        <w:t xml:space="preserve"> gross assets (ga), net assets (</w:t>
      </w:r>
      <w:proofErr w:type="spellStart"/>
      <w:r>
        <w:t>na</w:t>
      </w:r>
      <w:proofErr w:type="spellEnd"/>
      <w:r>
        <w:t>), and liabilities (</w:t>
      </w:r>
      <w:proofErr w:type="spellStart"/>
      <w:r>
        <w:t>lb</w:t>
      </w:r>
      <w:proofErr w:type="spellEnd"/>
      <w:r>
        <w:t>).</w:t>
      </w:r>
      <w:r>
        <w:rPr>
          <w:spacing w:val="40"/>
        </w:rPr>
        <w:t xml:space="preserve"> </w:t>
      </w:r>
      <w:r>
        <w:t>When this classification is not possible, the financial position is not applicable (_).</w:t>
      </w:r>
      <w:r>
        <w:rPr>
          <w:spacing w:val="40"/>
        </w:rPr>
        <w:t xml:space="preserve"> </w:t>
      </w:r>
      <w:r>
        <w:t xml:space="preserve">Table </w:t>
      </w:r>
      <w:hyperlink w:anchor="_bookmark19" w:history="1">
        <w:r>
          <w:rPr>
            <w:color w:val="7F0000"/>
          </w:rPr>
          <w:t>3.4</w:t>
        </w:r>
      </w:hyperlink>
      <w:r>
        <w:rPr>
          <w:color w:val="7F0000"/>
        </w:rPr>
        <w:t xml:space="preserve"> </w:t>
      </w:r>
      <w:r>
        <w:t xml:space="preserve">provides a taxonomy of financial positions together with a non-technical description for </w:t>
      </w:r>
      <w:proofErr w:type="gramStart"/>
      <w:r>
        <w:t>each</w:t>
      </w:r>
      <w:proofErr w:type="gramEnd"/>
      <w:r>
        <w:t xml:space="preserve"> them.</w:t>
      </w:r>
    </w:p>
    <w:p w14:paraId="7E897816" w14:textId="77777777" w:rsidR="00620CF6" w:rsidRDefault="00000000">
      <w:pPr>
        <w:pStyle w:val="BodyText"/>
        <w:spacing w:before="155"/>
        <w:ind w:left="2732"/>
        <w:jc w:val="both"/>
      </w:pPr>
      <w:bookmarkStart w:id="360" w:name="_bookmark19"/>
      <w:bookmarkEnd w:id="360"/>
      <w:r>
        <w:t>Table 3.4:</w:t>
      </w:r>
      <w:r>
        <w:rPr>
          <w:spacing w:val="18"/>
        </w:rPr>
        <w:t xml:space="preserve"> </w:t>
      </w:r>
      <w:r>
        <w:t>Wealth</w:t>
      </w:r>
      <w:r>
        <w:rPr>
          <w:spacing w:val="1"/>
        </w:rPr>
        <w:t xml:space="preserve"> </w:t>
      </w:r>
      <w:r>
        <w:t>Topography:</w:t>
      </w:r>
      <w:r>
        <w:rPr>
          <w:spacing w:val="18"/>
        </w:rPr>
        <w:t xml:space="preserve"> </w:t>
      </w:r>
      <w:r>
        <w:t>Section</w:t>
      </w:r>
      <w:r>
        <w:rPr>
          <w:spacing w:val="1"/>
        </w:rPr>
        <w:t xml:space="preserve"> </w:t>
      </w:r>
      <w:r>
        <w:rPr>
          <w:spacing w:val="-2"/>
        </w:rPr>
        <w:t>Specific</w:t>
      </w:r>
    </w:p>
    <w:p w14:paraId="7AD0DB5A" w14:textId="77777777" w:rsidR="00620CF6" w:rsidRDefault="00620CF6">
      <w:pPr>
        <w:pStyle w:val="BodyText"/>
        <w:spacing w:before="10"/>
        <w:rPr>
          <w:sz w:val="28"/>
        </w:rPr>
      </w:pPr>
    </w:p>
    <w:tbl>
      <w:tblPr>
        <w:tblW w:w="0" w:type="auto"/>
        <w:tblInd w:w="500" w:type="dxa"/>
        <w:tblLayout w:type="fixed"/>
        <w:tblCellMar>
          <w:left w:w="0" w:type="dxa"/>
          <w:right w:w="0" w:type="dxa"/>
        </w:tblCellMar>
        <w:tblLook w:val="01E0" w:firstRow="1" w:lastRow="1" w:firstColumn="1" w:lastColumn="1" w:noHBand="0" w:noVBand="0"/>
      </w:tblPr>
      <w:tblGrid>
        <w:gridCol w:w="747"/>
        <w:gridCol w:w="1932"/>
        <w:gridCol w:w="5977"/>
      </w:tblGrid>
      <w:tr w:rsidR="00620CF6" w14:paraId="235E2E12" w14:textId="77777777">
        <w:trPr>
          <w:trHeight w:val="486"/>
        </w:trPr>
        <w:tc>
          <w:tcPr>
            <w:tcW w:w="747" w:type="dxa"/>
            <w:tcBorders>
              <w:top w:val="single" w:sz="8" w:space="0" w:color="000000"/>
              <w:bottom w:val="single" w:sz="4" w:space="0" w:color="000000"/>
            </w:tcBorders>
          </w:tcPr>
          <w:p w14:paraId="397BF32C" w14:textId="77777777" w:rsidR="00620CF6" w:rsidRDefault="00000000">
            <w:pPr>
              <w:pStyle w:val="TableParagraph"/>
              <w:spacing w:before="123"/>
              <w:rPr>
                <w:sz w:val="20"/>
              </w:rPr>
            </w:pPr>
            <w:r>
              <w:rPr>
                <w:spacing w:val="-4"/>
                <w:sz w:val="20"/>
              </w:rPr>
              <w:t>Code</w:t>
            </w:r>
          </w:p>
        </w:tc>
        <w:tc>
          <w:tcPr>
            <w:tcW w:w="1932" w:type="dxa"/>
            <w:tcBorders>
              <w:top w:val="single" w:sz="8" w:space="0" w:color="000000"/>
              <w:bottom w:val="single" w:sz="4" w:space="0" w:color="000000"/>
            </w:tcBorders>
          </w:tcPr>
          <w:p w14:paraId="632CB2FA" w14:textId="77777777" w:rsidR="00620CF6" w:rsidRDefault="00000000">
            <w:pPr>
              <w:pStyle w:val="TableParagraph"/>
              <w:spacing w:before="123"/>
              <w:ind w:left="178"/>
              <w:rPr>
                <w:sz w:val="20"/>
              </w:rPr>
            </w:pPr>
            <w:r>
              <w:rPr>
                <w:sz w:val="20"/>
              </w:rPr>
              <w:t>Financial</w:t>
            </w:r>
            <w:r>
              <w:rPr>
                <w:spacing w:val="7"/>
                <w:sz w:val="20"/>
              </w:rPr>
              <w:t xml:space="preserve"> </w:t>
            </w:r>
            <w:r>
              <w:rPr>
                <w:spacing w:val="-2"/>
                <w:sz w:val="20"/>
              </w:rPr>
              <w:t>position</w:t>
            </w:r>
          </w:p>
        </w:tc>
        <w:tc>
          <w:tcPr>
            <w:tcW w:w="5977" w:type="dxa"/>
            <w:tcBorders>
              <w:top w:val="single" w:sz="8" w:space="0" w:color="000000"/>
              <w:bottom w:val="single" w:sz="4" w:space="0" w:color="000000"/>
            </w:tcBorders>
          </w:tcPr>
          <w:p w14:paraId="44DB1269" w14:textId="77777777" w:rsidR="00620CF6" w:rsidRDefault="00000000">
            <w:pPr>
              <w:pStyle w:val="TableParagraph"/>
              <w:spacing w:before="123"/>
              <w:ind w:left="186"/>
              <w:rPr>
                <w:sz w:val="20"/>
              </w:rPr>
            </w:pPr>
            <w:r>
              <w:rPr>
                <w:spacing w:val="-2"/>
                <w:sz w:val="20"/>
              </w:rPr>
              <w:t>Description</w:t>
            </w:r>
          </w:p>
        </w:tc>
      </w:tr>
      <w:tr w:rsidR="00620CF6" w14:paraId="5AABD8AC" w14:textId="77777777">
        <w:trPr>
          <w:trHeight w:val="852"/>
        </w:trPr>
        <w:tc>
          <w:tcPr>
            <w:tcW w:w="747" w:type="dxa"/>
            <w:tcBorders>
              <w:top w:val="single" w:sz="4" w:space="0" w:color="000000"/>
            </w:tcBorders>
            <w:shd w:val="clear" w:color="auto" w:fill="F7F7F7"/>
          </w:tcPr>
          <w:p w14:paraId="6F1A3FE7" w14:textId="77777777" w:rsidR="00620CF6" w:rsidRDefault="00000000">
            <w:pPr>
              <w:pStyle w:val="TableParagraph"/>
              <w:spacing w:before="125"/>
              <w:rPr>
                <w:sz w:val="20"/>
              </w:rPr>
            </w:pPr>
            <w:r>
              <w:rPr>
                <w:spacing w:val="-5"/>
                <w:sz w:val="20"/>
              </w:rPr>
              <w:t>ga</w:t>
            </w:r>
          </w:p>
        </w:tc>
        <w:tc>
          <w:tcPr>
            <w:tcW w:w="1932" w:type="dxa"/>
            <w:tcBorders>
              <w:top w:val="single" w:sz="4" w:space="0" w:color="000000"/>
            </w:tcBorders>
            <w:shd w:val="clear" w:color="auto" w:fill="F7F7F7"/>
          </w:tcPr>
          <w:p w14:paraId="5D12792D" w14:textId="77777777" w:rsidR="00620CF6" w:rsidRDefault="00000000">
            <w:pPr>
              <w:pStyle w:val="TableParagraph"/>
              <w:spacing w:before="125"/>
              <w:ind w:left="178"/>
              <w:rPr>
                <w:sz w:val="20"/>
              </w:rPr>
            </w:pPr>
            <w:r>
              <w:rPr>
                <w:sz w:val="20"/>
              </w:rPr>
              <w:t>Gross</w:t>
            </w:r>
            <w:r>
              <w:rPr>
                <w:spacing w:val="-5"/>
                <w:sz w:val="20"/>
              </w:rPr>
              <w:t xml:space="preserve"> </w:t>
            </w:r>
            <w:r>
              <w:rPr>
                <w:spacing w:val="-2"/>
                <w:sz w:val="20"/>
              </w:rPr>
              <w:t>Assets</w:t>
            </w:r>
          </w:p>
        </w:tc>
        <w:tc>
          <w:tcPr>
            <w:tcW w:w="5977" w:type="dxa"/>
            <w:tcBorders>
              <w:top w:val="single" w:sz="4" w:space="0" w:color="000000"/>
            </w:tcBorders>
            <w:shd w:val="clear" w:color="auto" w:fill="F7F7F7"/>
          </w:tcPr>
          <w:p w14:paraId="28BFA1B8" w14:textId="77777777" w:rsidR="00620CF6" w:rsidRDefault="00000000">
            <w:pPr>
              <w:pStyle w:val="TableParagraph"/>
              <w:spacing w:before="16" w:line="398" w:lineRule="exact"/>
              <w:ind w:left="186" w:right="125"/>
              <w:rPr>
                <w:sz w:val="20"/>
              </w:rPr>
            </w:pPr>
            <w:r>
              <w:rPr>
                <w:sz w:val="20"/>
              </w:rPr>
              <w:t>Gross</w:t>
            </w:r>
            <w:r>
              <w:rPr>
                <w:spacing w:val="-2"/>
                <w:sz w:val="20"/>
              </w:rPr>
              <w:t xml:space="preserve"> </w:t>
            </w:r>
            <w:r>
              <w:rPr>
                <w:sz w:val="20"/>
              </w:rPr>
              <w:t>assets</w:t>
            </w:r>
            <w:r>
              <w:rPr>
                <w:spacing w:val="-2"/>
                <w:sz w:val="20"/>
              </w:rPr>
              <w:t xml:space="preserve"> </w:t>
            </w:r>
            <w:r>
              <w:rPr>
                <w:sz w:val="20"/>
              </w:rPr>
              <w:t>are</w:t>
            </w:r>
            <w:r>
              <w:rPr>
                <w:spacing w:val="-2"/>
                <w:sz w:val="20"/>
              </w:rPr>
              <w:t xml:space="preserve"> </w:t>
            </w:r>
            <w:r>
              <w:rPr>
                <w:sz w:val="20"/>
              </w:rPr>
              <w:t>the</w:t>
            </w:r>
            <w:r>
              <w:rPr>
                <w:spacing w:val="-2"/>
                <w:sz w:val="20"/>
              </w:rPr>
              <w:t xml:space="preserve"> </w:t>
            </w:r>
            <w:r>
              <w:rPr>
                <w:sz w:val="20"/>
              </w:rPr>
              <w:t>total</w:t>
            </w:r>
            <w:r>
              <w:rPr>
                <w:spacing w:val="-2"/>
                <w:sz w:val="20"/>
              </w:rPr>
              <w:t xml:space="preserve"> </w:t>
            </w:r>
            <w:r>
              <w:rPr>
                <w:sz w:val="20"/>
              </w:rPr>
              <w:t>value</w:t>
            </w:r>
            <w:r>
              <w:rPr>
                <w:spacing w:val="-2"/>
                <w:sz w:val="20"/>
              </w:rPr>
              <w:t xml:space="preserve"> </w:t>
            </w:r>
            <w:r>
              <w:rPr>
                <w:sz w:val="20"/>
              </w:rPr>
              <w:t>of</w:t>
            </w:r>
            <w:r>
              <w:rPr>
                <w:spacing w:val="-2"/>
                <w:sz w:val="20"/>
              </w:rPr>
              <w:t xml:space="preserve"> </w:t>
            </w:r>
            <w:r>
              <w:rPr>
                <w:sz w:val="20"/>
              </w:rPr>
              <w:t>all</w:t>
            </w:r>
            <w:r>
              <w:rPr>
                <w:spacing w:val="-2"/>
                <w:sz w:val="20"/>
              </w:rPr>
              <w:t xml:space="preserve"> </w:t>
            </w:r>
            <w:r>
              <w:rPr>
                <w:sz w:val="20"/>
              </w:rPr>
              <w:t>assets</w:t>
            </w:r>
            <w:r>
              <w:rPr>
                <w:spacing w:val="-2"/>
                <w:sz w:val="20"/>
              </w:rPr>
              <w:t xml:space="preserve"> </w:t>
            </w:r>
            <w:r>
              <w:rPr>
                <w:sz w:val="20"/>
              </w:rPr>
              <w:t>before</w:t>
            </w:r>
            <w:r>
              <w:rPr>
                <w:spacing w:val="-2"/>
                <w:sz w:val="20"/>
              </w:rPr>
              <w:t xml:space="preserve"> </w:t>
            </w:r>
            <w:r>
              <w:rPr>
                <w:sz w:val="20"/>
              </w:rPr>
              <w:t>subtracting the value of debts and liabilities.</w:t>
            </w:r>
          </w:p>
        </w:tc>
      </w:tr>
      <w:tr w:rsidR="00620CF6" w14:paraId="1F675C21" w14:textId="77777777">
        <w:trPr>
          <w:trHeight w:val="797"/>
        </w:trPr>
        <w:tc>
          <w:tcPr>
            <w:tcW w:w="747" w:type="dxa"/>
          </w:tcPr>
          <w:p w14:paraId="0DA42D9B" w14:textId="77777777" w:rsidR="00620CF6" w:rsidRDefault="00000000">
            <w:pPr>
              <w:pStyle w:val="TableParagraph"/>
              <w:rPr>
                <w:sz w:val="20"/>
              </w:rPr>
            </w:pPr>
            <w:proofErr w:type="spellStart"/>
            <w:r>
              <w:rPr>
                <w:spacing w:val="-5"/>
                <w:sz w:val="20"/>
              </w:rPr>
              <w:t>na</w:t>
            </w:r>
            <w:proofErr w:type="spellEnd"/>
          </w:p>
        </w:tc>
        <w:tc>
          <w:tcPr>
            <w:tcW w:w="1932" w:type="dxa"/>
          </w:tcPr>
          <w:p w14:paraId="6E765518" w14:textId="77777777" w:rsidR="00620CF6" w:rsidRDefault="00000000">
            <w:pPr>
              <w:pStyle w:val="TableParagraph"/>
              <w:ind w:left="178"/>
              <w:rPr>
                <w:sz w:val="20"/>
              </w:rPr>
            </w:pPr>
            <w:r>
              <w:rPr>
                <w:sz w:val="20"/>
              </w:rPr>
              <w:t>Net</w:t>
            </w:r>
            <w:r>
              <w:rPr>
                <w:spacing w:val="2"/>
                <w:sz w:val="20"/>
              </w:rPr>
              <w:t xml:space="preserve"> </w:t>
            </w:r>
            <w:r>
              <w:rPr>
                <w:spacing w:val="-2"/>
                <w:sz w:val="20"/>
              </w:rPr>
              <w:t>Assets</w:t>
            </w:r>
          </w:p>
        </w:tc>
        <w:tc>
          <w:tcPr>
            <w:tcW w:w="5977" w:type="dxa"/>
          </w:tcPr>
          <w:p w14:paraId="4CAB65FD" w14:textId="77777777" w:rsidR="00620CF6" w:rsidRDefault="00000000">
            <w:pPr>
              <w:pStyle w:val="TableParagraph"/>
              <w:ind w:left="186"/>
              <w:rPr>
                <w:sz w:val="20"/>
              </w:rPr>
            </w:pPr>
            <w:r>
              <w:rPr>
                <w:sz w:val="20"/>
              </w:rPr>
              <w:t>Net</w:t>
            </w:r>
            <w:r>
              <w:rPr>
                <w:spacing w:val="3"/>
                <w:sz w:val="20"/>
              </w:rPr>
              <w:t xml:space="preserve"> </w:t>
            </w:r>
            <w:r>
              <w:rPr>
                <w:sz w:val="20"/>
              </w:rPr>
              <w:t>assets</w:t>
            </w:r>
            <w:r>
              <w:rPr>
                <w:spacing w:val="3"/>
                <w:sz w:val="20"/>
              </w:rPr>
              <w:t xml:space="preserve"> </w:t>
            </w:r>
            <w:r>
              <w:rPr>
                <w:sz w:val="20"/>
              </w:rPr>
              <w:t>are</w:t>
            </w:r>
            <w:r>
              <w:rPr>
                <w:spacing w:val="3"/>
                <w:sz w:val="20"/>
              </w:rPr>
              <w:t xml:space="preserve"> </w:t>
            </w:r>
            <w:r>
              <w:rPr>
                <w:sz w:val="20"/>
              </w:rPr>
              <w:t>the</w:t>
            </w:r>
            <w:r>
              <w:rPr>
                <w:spacing w:val="4"/>
                <w:sz w:val="20"/>
              </w:rPr>
              <w:t xml:space="preserve"> </w:t>
            </w:r>
            <w:r>
              <w:rPr>
                <w:sz w:val="20"/>
              </w:rPr>
              <w:t>total</w:t>
            </w:r>
            <w:r>
              <w:rPr>
                <w:spacing w:val="3"/>
                <w:sz w:val="20"/>
              </w:rPr>
              <w:t xml:space="preserve"> </w:t>
            </w:r>
            <w:r>
              <w:rPr>
                <w:sz w:val="20"/>
              </w:rPr>
              <w:t>value</w:t>
            </w:r>
            <w:r>
              <w:rPr>
                <w:spacing w:val="3"/>
                <w:sz w:val="20"/>
              </w:rPr>
              <w:t xml:space="preserve"> </w:t>
            </w:r>
            <w:r>
              <w:rPr>
                <w:sz w:val="20"/>
              </w:rPr>
              <w:t>of</w:t>
            </w:r>
            <w:r>
              <w:rPr>
                <w:spacing w:val="4"/>
                <w:sz w:val="20"/>
              </w:rPr>
              <w:t xml:space="preserve"> </w:t>
            </w:r>
            <w:r>
              <w:rPr>
                <w:sz w:val="20"/>
              </w:rPr>
              <w:t>all</w:t>
            </w:r>
            <w:r>
              <w:rPr>
                <w:spacing w:val="3"/>
                <w:sz w:val="20"/>
              </w:rPr>
              <w:t xml:space="preserve"> </w:t>
            </w:r>
            <w:r>
              <w:rPr>
                <w:sz w:val="20"/>
              </w:rPr>
              <w:t>assets</w:t>
            </w:r>
            <w:r>
              <w:rPr>
                <w:spacing w:val="3"/>
                <w:sz w:val="20"/>
              </w:rPr>
              <w:t xml:space="preserve"> </w:t>
            </w:r>
            <w:r>
              <w:rPr>
                <w:sz w:val="20"/>
              </w:rPr>
              <w:t>after</w:t>
            </w:r>
            <w:r>
              <w:rPr>
                <w:spacing w:val="3"/>
                <w:sz w:val="20"/>
              </w:rPr>
              <w:t xml:space="preserve"> </w:t>
            </w:r>
            <w:r>
              <w:rPr>
                <w:sz w:val="20"/>
              </w:rPr>
              <w:t>subtracting</w:t>
            </w:r>
            <w:r>
              <w:rPr>
                <w:spacing w:val="4"/>
                <w:sz w:val="20"/>
              </w:rPr>
              <w:t xml:space="preserve"> </w:t>
            </w:r>
            <w:r>
              <w:rPr>
                <w:spacing w:val="-5"/>
                <w:sz w:val="20"/>
              </w:rPr>
              <w:t>the</w:t>
            </w:r>
          </w:p>
          <w:p w14:paraId="667486E1" w14:textId="77777777" w:rsidR="00620CF6" w:rsidRDefault="00000000">
            <w:pPr>
              <w:pStyle w:val="TableParagraph"/>
              <w:spacing w:before="129"/>
              <w:ind w:left="186"/>
              <w:rPr>
                <w:sz w:val="20"/>
              </w:rPr>
            </w:pPr>
            <w:r>
              <w:rPr>
                <w:spacing w:val="-2"/>
                <w:sz w:val="20"/>
              </w:rPr>
              <w:t>value</w:t>
            </w:r>
            <w:r>
              <w:rPr>
                <w:sz w:val="20"/>
              </w:rPr>
              <w:t xml:space="preserve"> </w:t>
            </w:r>
            <w:r>
              <w:rPr>
                <w:spacing w:val="-2"/>
                <w:sz w:val="20"/>
              </w:rPr>
              <w:t>of</w:t>
            </w:r>
            <w:r>
              <w:rPr>
                <w:sz w:val="20"/>
              </w:rPr>
              <w:t xml:space="preserve"> </w:t>
            </w:r>
            <w:r>
              <w:rPr>
                <w:spacing w:val="-2"/>
                <w:sz w:val="20"/>
              </w:rPr>
              <w:t>debts</w:t>
            </w:r>
            <w:r>
              <w:rPr>
                <w:sz w:val="20"/>
              </w:rPr>
              <w:t xml:space="preserve"> </w:t>
            </w:r>
            <w:r>
              <w:rPr>
                <w:spacing w:val="-2"/>
                <w:sz w:val="20"/>
              </w:rPr>
              <w:t>and</w:t>
            </w:r>
            <w:r>
              <w:rPr>
                <w:spacing w:val="1"/>
                <w:sz w:val="20"/>
              </w:rPr>
              <w:t xml:space="preserve"> </w:t>
            </w:r>
            <w:r>
              <w:rPr>
                <w:spacing w:val="-2"/>
                <w:sz w:val="20"/>
              </w:rPr>
              <w:t>liabilities.</w:t>
            </w:r>
          </w:p>
        </w:tc>
      </w:tr>
      <w:tr w:rsidR="00620CF6" w14:paraId="4D6C1460" w14:textId="77777777">
        <w:trPr>
          <w:trHeight w:val="797"/>
        </w:trPr>
        <w:tc>
          <w:tcPr>
            <w:tcW w:w="747" w:type="dxa"/>
            <w:shd w:val="clear" w:color="auto" w:fill="F7F7F7"/>
          </w:tcPr>
          <w:p w14:paraId="5B46112A" w14:textId="77777777" w:rsidR="00620CF6" w:rsidRDefault="00000000">
            <w:pPr>
              <w:pStyle w:val="TableParagraph"/>
              <w:rPr>
                <w:sz w:val="20"/>
              </w:rPr>
            </w:pPr>
            <w:proofErr w:type="spellStart"/>
            <w:r>
              <w:rPr>
                <w:spacing w:val="-5"/>
                <w:sz w:val="20"/>
              </w:rPr>
              <w:t>lb</w:t>
            </w:r>
            <w:proofErr w:type="spellEnd"/>
          </w:p>
        </w:tc>
        <w:tc>
          <w:tcPr>
            <w:tcW w:w="1932" w:type="dxa"/>
            <w:shd w:val="clear" w:color="auto" w:fill="F7F7F7"/>
          </w:tcPr>
          <w:p w14:paraId="2A0D546C" w14:textId="77777777" w:rsidR="00620CF6" w:rsidRDefault="00000000">
            <w:pPr>
              <w:pStyle w:val="TableParagraph"/>
              <w:ind w:left="178"/>
              <w:rPr>
                <w:sz w:val="20"/>
              </w:rPr>
            </w:pPr>
            <w:r>
              <w:rPr>
                <w:spacing w:val="-2"/>
                <w:sz w:val="20"/>
              </w:rPr>
              <w:t>Liabilities</w:t>
            </w:r>
          </w:p>
        </w:tc>
        <w:tc>
          <w:tcPr>
            <w:tcW w:w="5977" w:type="dxa"/>
            <w:shd w:val="clear" w:color="auto" w:fill="F7F7F7"/>
          </w:tcPr>
          <w:p w14:paraId="5C6C76BE" w14:textId="77777777" w:rsidR="00620CF6" w:rsidRDefault="00000000">
            <w:pPr>
              <w:pStyle w:val="TableParagraph"/>
              <w:ind w:left="186"/>
              <w:rPr>
                <w:sz w:val="20"/>
              </w:rPr>
            </w:pPr>
            <w:r>
              <w:rPr>
                <w:sz w:val="20"/>
              </w:rPr>
              <w:t>Liabilities are</w:t>
            </w:r>
            <w:r>
              <w:rPr>
                <w:spacing w:val="1"/>
                <w:sz w:val="20"/>
              </w:rPr>
              <w:t xml:space="preserve"> </w:t>
            </w:r>
            <w:r>
              <w:rPr>
                <w:sz w:val="20"/>
              </w:rPr>
              <w:t>financial</w:t>
            </w:r>
            <w:r>
              <w:rPr>
                <w:spacing w:val="1"/>
                <w:sz w:val="20"/>
              </w:rPr>
              <w:t xml:space="preserve"> </w:t>
            </w:r>
            <w:r>
              <w:rPr>
                <w:sz w:val="20"/>
              </w:rPr>
              <w:t>obligations</w:t>
            </w:r>
            <w:r>
              <w:rPr>
                <w:spacing w:val="1"/>
                <w:sz w:val="20"/>
              </w:rPr>
              <w:t xml:space="preserve"> </w:t>
            </w:r>
            <w:r>
              <w:rPr>
                <w:sz w:val="20"/>
              </w:rPr>
              <w:t>or</w:t>
            </w:r>
            <w:r>
              <w:rPr>
                <w:spacing w:val="1"/>
                <w:sz w:val="20"/>
              </w:rPr>
              <w:t xml:space="preserve"> </w:t>
            </w:r>
            <w:r>
              <w:rPr>
                <w:sz w:val="20"/>
              </w:rPr>
              <w:t>debts</w:t>
            </w:r>
            <w:r>
              <w:rPr>
                <w:spacing w:val="1"/>
                <w:sz w:val="20"/>
              </w:rPr>
              <w:t xml:space="preserve"> </w:t>
            </w:r>
            <w:r>
              <w:rPr>
                <w:sz w:val="20"/>
              </w:rPr>
              <w:t>that</w:t>
            </w:r>
            <w:r>
              <w:rPr>
                <w:spacing w:val="1"/>
                <w:sz w:val="20"/>
              </w:rPr>
              <w:t xml:space="preserve"> </w:t>
            </w:r>
            <w:r>
              <w:rPr>
                <w:sz w:val="20"/>
              </w:rPr>
              <w:t>an</w:t>
            </w:r>
            <w:r>
              <w:rPr>
                <w:spacing w:val="1"/>
                <w:sz w:val="20"/>
              </w:rPr>
              <w:t xml:space="preserve"> </w:t>
            </w:r>
            <w:r>
              <w:rPr>
                <w:spacing w:val="-2"/>
                <w:sz w:val="20"/>
              </w:rPr>
              <w:t>individual,</w:t>
            </w:r>
          </w:p>
          <w:p w14:paraId="48144A1D" w14:textId="77777777" w:rsidR="00620CF6" w:rsidRDefault="00000000">
            <w:pPr>
              <w:pStyle w:val="TableParagraph"/>
              <w:spacing w:before="129"/>
              <w:ind w:left="186"/>
              <w:rPr>
                <w:sz w:val="20"/>
              </w:rPr>
            </w:pPr>
            <w:r>
              <w:rPr>
                <w:spacing w:val="-4"/>
                <w:sz w:val="20"/>
              </w:rPr>
              <w:t>company,</w:t>
            </w:r>
            <w:r>
              <w:rPr>
                <w:spacing w:val="3"/>
                <w:sz w:val="20"/>
              </w:rPr>
              <w:t xml:space="preserve"> </w:t>
            </w:r>
            <w:r>
              <w:rPr>
                <w:spacing w:val="-4"/>
                <w:sz w:val="20"/>
              </w:rPr>
              <w:t>or</w:t>
            </w:r>
            <w:r>
              <w:rPr>
                <w:spacing w:val="4"/>
                <w:sz w:val="20"/>
              </w:rPr>
              <w:t xml:space="preserve"> </w:t>
            </w:r>
            <w:r>
              <w:rPr>
                <w:spacing w:val="-4"/>
                <w:sz w:val="20"/>
              </w:rPr>
              <w:t>organization</w:t>
            </w:r>
            <w:r>
              <w:rPr>
                <w:spacing w:val="4"/>
                <w:sz w:val="20"/>
              </w:rPr>
              <w:t xml:space="preserve"> </w:t>
            </w:r>
            <w:r>
              <w:rPr>
                <w:spacing w:val="-4"/>
                <w:sz w:val="20"/>
              </w:rPr>
              <w:t>owes</w:t>
            </w:r>
            <w:r>
              <w:rPr>
                <w:spacing w:val="4"/>
                <w:sz w:val="20"/>
              </w:rPr>
              <w:t xml:space="preserve"> </w:t>
            </w:r>
            <w:r>
              <w:rPr>
                <w:spacing w:val="-4"/>
                <w:sz w:val="20"/>
              </w:rPr>
              <w:t>to</w:t>
            </w:r>
            <w:r>
              <w:rPr>
                <w:spacing w:val="4"/>
                <w:sz w:val="20"/>
              </w:rPr>
              <w:t xml:space="preserve"> </w:t>
            </w:r>
            <w:r>
              <w:rPr>
                <w:spacing w:val="-4"/>
                <w:sz w:val="20"/>
              </w:rPr>
              <w:t>another</w:t>
            </w:r>
            <w:r>
              <w:rPr>
                <w:spacing w:val="3"/>
                <w:sz w:val="20"/>
              </w:rPr>
              <w:t xml:space="preserve"> </w:t>
            </w:r>
            <w:r>
              <w:rPr>
                <w:spacing w:val="-4"/>
                <w:sz w:val="20"/>
              </w:rPr>
              <w:t>party.</w:t>
            </w:r>
          </w:p>
        </w:tc>
      </w:tr>
      <w:tr w:rsidR="00620CF6" w14:paraId="22A151E2" w14:textId="77777777">
        <w:trPr>
          <w:trHeight w:val="430"/>
        </w:trPr>
        <w:tc>
          <w:tcPr>
            <w:tcW w:w="747" w:type="dxa"/>
            <w:tcBorders>
              <w:bottom w:val="single" w:sz="8" w:space="0" w:color="000000"/>
            </w:tcBorders>
          </w:tcPr>
          <w:p w14:paraId="4656788C" w14:textId="77777777" w:rsidR="00620CF6" w:rsidRDefault="00620CF6">
            <w:pPr>
              <w:pStyle w:val="TableParagraph"/>
              <w:spacing w:before="7"/>
              <w:ind w:left="0"/>
            </w:pPr>
          </w:p>
          <w:p w14:paraId="7E5B6C3F" w14:textId="77777777" w:rsidR="00620CF6" w:rsidRDefault="00000000">
            <w:pPr>
              <w:pStyle w:val="TableParagraph"/>
              <w:spacing w:before="0" w:line="20" w:lineRule="exact"/>
              <w:rPr>
                <w:sz w:val="2"/>
              </w:rPr>
            </w:pPr>
            <w:r>
              <w:rPr>
                <w:noProof/>
                <w:sz w:val="2"/>
              </w:rPr>
              <mc:AlternateContent>
                <mc:Choice Requires="wpg">
                  <w:drawing>
                    <wp:inline distT="0" distB="0" distL="0" distR="0" wp14:anchorId="3618A813" wp14:editId="6AF4B558">
                      <wp:extent cx="189865" cy="3810"/>
                      <wp:effectExtent l="9525" t="0" r="635" b="571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865" cy="3810"/>
                                <a:chOff x="0" y="0"/>
                                <a:chExt cx="189865" cy="3810"/>
                              </a:xfrm>
                            </wpg:grpSpPr>
                            <wps:wsp>
                              <wps:cNvPr id="25" name="Graphic 25"/>
                              <wps:cNvSpPr/>
                              <wps:spPr>
                                <a:xfrm>
                                  <a:off x="0" y="1644"/>
                                  <a:ext cx="189865" cy="1270"/>
                                </a:xfrm>
                                <a:custGeom>
                                  <a:avLst/>
                                  <a:gdLst/>
                                  <a:ahLst/>
                                  <a:cxnLst/>
                                  <a:rect l="l" t="t" r="r" b="b"/>
                                  <a:pathLst>
                                    <a:path w="189865">
                                      <a:moveTo>
                                        <a:pt x="0" y="0"/>
                                      </a:moveTo>
                                      <a:lnTo>
                                        <a:pt x="189787" y="0"/>
                                      </a:lnTo>
                                    </a:path>
                                  </a:pathLst>
                                </a:custGeom>
                                <a:ln w="328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B24BE9B" id="Group 24" o:spid="_x0000_s1026" style="width:14.95pt;height:.3pt;mso-position-horizontal-relative:char;mso-position-vertical-relative:line" coordsize="189865,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">
                      <v:shape id="Graphic 25" o:spid="_x0000_s1027" style="position:absolute;top:1644;width:189865;height:1270;visibility:visible;mso-wrap-style:square;v-text-anchor:top" coordsize="189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" path="m,l189787,e" filled="f" strokeweight=".09136mm">
                        <v:path arrowok="t"/>
                      </v:shape>
                      <w10:anchorlock/>
                    </v:group>
                  </w:pict>
                </mc:Fallback>
              </mc:AlternateContent>
            </w:r>
          </w:p>
        </w:tc>
        <w:tc>
          <w:tcPr>
            <w:tcW w:w="1932" w:type="dxa"/>
            <w:tcBorders>
              <w:bottom w:val="single" w:sz="8" w:space="0" w:color="000000"/>
            </w:tcBorders>
          </w:tcPr>
          <w:p w14:paraId="1454A17A" w14:textId="77777777" w:rsidR="00620CF6" w:rsidRDefault="00000000">
            <w:pPr>
              <w:pStyle w:val="TableParagraph"/>
              <w:ind w:left="178"/>
              <w:rPr>
                <w:sz w:val="20"/>
              </w:rPr>
            </w:pPr>
            <w:r>
              <w:rPr>
                <w:sz w:val="20"/>
              </w:rPr>
              <w:t>Not</w:t>
            </w:r>
            <w:r>
              <w:rPr>
                <w:spacing w:val="-2"/>
                <w:sz w:val="20"/>
              </w:rPr>
              <w:t xml:space="preserve"> Applicable</w:t>
            </w:r>
          </w:p>
        </w:tc>
        <w:tc>
          <w:tcPr>
            <w:tcW w:w="5977" w:type="dxa"/>
            <w:tcBorders>
              <w:bottom w:val="single" w:sz="8" w:space="0" w:color="000000"/>
            </w:tcBorders>
          </w:tcPr>
          <w:p w14:paraId="0DC39114" w14:textId="77777777" w:rsidR="00620CF6" w:rsidRDefault="00000000">
            <w:pPr>
              <w:pStyle w:val="TableParagraph"/>
              <w:ind w:left="186"/>
              <w:rPr>
                <w:sz w:val="20"/>
              </w:rPr>
            </w:pPr>
            <w:r>
              <w:rPr>
                <w:sz w:val="20"/>
              </w:rPr>
              <w:t>Not</w:t>
            </w:r>
            <w:r>
              <w:rPr>
                <w:spacing w:val="-2"/>
                <w:sz w:val="20"/>
              </w:rPr>
              <w:t xml:space="preserve"> Applicable</w:t>
            </w:r>
          </w:p>
        </w:tc>
      </w:tr>
    </w:tbl>
    <w:p w14:paraId="21CF059F" w14:textId="77777777" w:rsidR="00620CF6" w:rsidRDefault="00620CF6">
      <w:pPr>
        <w:rPr>
          <w:sz w:val="20"/>
        </w:rPr>
        <w:sectPr w:rsidR="00620CF6" w:rsidSect="00D60468">
          <w:pgSz w:w="12240" w:h="15840"/>
          <w:pgMar w:top="1420" w:right="1100" w:bottom="280" w:left="1300" w:header="720" w:footer="720" w:gutter="0"/>
          <w:cols w:space="720"/>
        </w:sectPr>
      </w:pPr>
    </w:p>
    <w:p w14:paraId="1E177949" w14:textId="77777777" w:rsidR="00620CF6" w:rsidRDefault="00000000">
      <w:pPr>
        <w:pStyle w:val="Heading2"/>
        <w:numPr>
          <w:ilvl w:val="1"/>
          <w:numId w:val="13"/>
        </w:numPr>
        <w:tabs>
          <w:tab w:val="left" w:pos="817"/>
        </w:tabs>
        <w:spacing w:before="104"/>
      </w:pPr>
      <w:bookmarkStart w:id="361" w:name="Construction_of_the_Wealth_Topography"/>
      <w:bookmarkStart w:id="362" w:name="_bookmark20"/>
      <w:bookmarkEnd w:id="361"/>
      <w:bookmarkEnd w:id="362"/>
      <w:r>
        <w:rPr>
          <w:w w:val="110"/>
        </w:rPr>
        <w:lastRenderedPageBreak/>
        <w:t>Construction</w:t>
      </w:r>
      <w:r>
        <w:rPr>
          <w:spacing w:val="21"/>
          <w:w w:val="110"/>
        </w:rPr>
        <w:t xml:space="preserve"> </w:t>
      </w:r>
      <w:r>
        <w:rPr>
          <w:w w:val="110"/>
        </w:rPr>
        <w:t>of</w:t>
      </w:r>
      <w:r>
        <w:rPr>
          <w:spacing w:val="21"/>
          <w:w w:val="110"/>
        </w:rPr>
        <w:t xml:space="preserve"> </w:t>
      </w:r>
      <w:r>
        <w:rPr>
          <w:w w:val="110"/>
        </w:rPr>
        <w:t>the</w:t>
      </w:r>
      <w:r>
        <w:rPr>
          <w:spacing w:val="21"/>
          <w:w w:val="110"/>
        </w:rPr>
        <w:t xml:space="preserve"> </w:t>
      </w:r>
      <w:r>
        <w:rPr>
          <w:w w:val="110"/>
        </w:rPr>
        <w:t>Wealth</w:t>
      </w:r>
      <w:r>
        <w:rPr>
          <w:spacing w:val="21"/>
          <w:w w:val="110"/>
        </w:rPr>
        <w:t xml:space="preserve"> </w:t>
      </w:r>
      <w:r>
        <w:rPr>
          <w:spacing w:val="-2"/>
          <w:w w:val="110"/>
        </w:rPr>
        <w:t>Topography</w:t>
      </w:r>
    </w:p>
    <w:p w14:paraId="059494CE" w14:textId="77777777" w:rsidR="00620CF6" w:rsidRDefault="00620CF6">
      <w:pPr>
        <w:pStyle w:val="BodyText"/>
        <w:spacing w:before="3"/>
        <w:rPr>
          <w:b/>
          <w:sz w:val="31"/>
        </w:rPr>
      </w:pPr>
    </w:p>
    <w:p w14:paraId="301D478D" w14:textId="77777777" w:rsidR="00620CF6" w:rsidRDefault="00000000">
      <w:pPr>
        <w:pStyle w:val="BodyText"/>
        <w:spacing w:before="1" w:line="355" w:lineRule="auto"/>
        <w:ind w:left="117" w:right="315"/>
        <w:jc w:val="both"/>
      </w:pPr>
      <w:r>
        <w:t xml:space="preserve">We now give a brief and stylized description of the process underlying the construction of the Wealth To- </w:t>
      </w:r>
      <w:proofErr w:type="spellStart"/>
      <w:r>
        <w:t>pography</w:t>
      </w:r>
      <w:proofErr w:type="spellEnd"/>
      <w:r>
        <w:t xml:space="preserve"> database.</w:t>
      </w:r>
      <w:r>
        <w:rPr>
          <w:spacing w:val="37"/>
        </w:rPr>
        <w:t xml:space="preserve"> </w:t>
      </w:r>
      <w:r>
        <w:t xml:space="preserve">In its most stylized version, this process involves three steps (synthesized in the flow </w:t>
      </w:r>
      <w:r>
        <w:rPr>
          <w:spacing w:val="-2"/>
        </w:rPr>
        <w:t>chart):</w:t>
      </w:r>
    </w:p>
    <w:p w14:paraId="6E4EC636" w14:textId="77777777" w:rsidR="00620CF6" w:rsidRDefault="00620CF6">
      <w:pPr>
        <w:pStyle w:val="BodyText"/>
        <w:spacing w:before="6"/>
        <w:rPr>
          <w:sz w:val="23"/>
        </w:rPr>
      </w:pPr>
    </w:p>
    <w:p w14:paraId="5F16E539" w14:textId="77777777" w:rsidR="00620CF6" w:rsidRDefault="00000000">
      <w:pPr>
        <w:pStyle w:val="ListParagraph"/>
        <w:numPr>
          <w:ilvl w:val="0"/>
          <w:numId w:val="12"/>
        </w:numPr>
        <w:tabs>
          <w:tab w:val="left" w:pos="614"/>
        </w:tabs>
        <w:ind w:left="614" w:right="0" w:hanging="254"/>
        <w:rPr>
          <w:sz w:val="20"/>
        </w:rPr>
      </w:pPr>
      <w:r>
        <w:rPr>
          <w:spacing w:val="-2"/>
          <w:sz w:val="20"/>
        </w:rPr>
        <w:t>Identify</w:t>
      </w:r>
      <w:r>
        <w:rPr>
          <w:spacing w:val="-4"/>
          <w:sz w:val="20"/>
        </w:rPr>
        <w:t xml:space="preserve"> </w:t>
      </w:r>
      <w:r>
        <w:rPr>
          <w:spacing w:val="-2"/>
          <w:sz w:val="20"/>
        </w:rPr>
        <w:t>and</w:t>
      </w:r>
      <w:r>
        <w:rPr>
          <w:spacing w:val="-3"/>
          <w:sz w:val="20"/>
        </w:rPr>
        <w:t xml:space="preserve"> </w:t>
      </w:r>
      <w:r>
        <w:rPr>
          <w:spacing w:val="-2"/>
          <w:sz w:val="20"/>
        </w:rPr>
        <w:t>download</w:t>
      </w:r>
      <w:r>
        <w:rPr>
          <w:spacing w:val="-4"/>
          <w:sz w:val="20"/>
        </w:rPr>
        <w:t xml:space="preserve"> </w:t>
      </w:r>
      <w:r>
        <w:rPr>
          <w:spacing w:val="-2"/>
          <w:sz w:val="20"/>
        </w:rPr>
        <w:t>raw</w:t>
      </w:r>
      <w:r>
        <w:rPr>
          <w:spacing w:val="-3"/>
          <w:sz w:val="20"/>
        </w:rPr>
        <w:t xml:space="preserve"> </w:t>
      </w:r>
      <w:r>
        <w:rPr>
          <w:spacing w:val="-2"/>
          <w:sz w:val="20"/>
        </w:rPr>
        <w:t>data</w:t>
      </w:r>
      <w:r>
        <w:rPr>
          <w:spacing w:val="-3"/>
          <w:sz w:val="20"/>
        </w:rPr>
        <w:t xml:space="preserve"> </w:t>
      </w:r>
      <w:r>
        <w:rPr>
          <w:spacing w:val="-2"/>
          <w:sz w:val="20"/>
        </w:rPr>
        <w:t>for</w:t>
      </w:r>
      <w:r>
        <w:rPr>
          <w:spacing w:val="-4"/>
          <w:sz w:val="20"/>
        </w:rPr>
        <w:t xml:space="preserve"> </w:t>
      </w:r>
      <w:r>
        <w:rPr>
          <w:spacing w:val="-2"/>
          <w:sz w:val="20"/>
        </w:rPr>
        <w:t>each</w:t>
      </w:r>
      <w:r>
        <w:rPr>
          <w:spacing w:val="-3"/>
          <w:sz w:val="20"/>
        </w:rPr>
        <w:t xml:space="preserve"> </w:t>
      </w:r>
      <w:r>
        <w:rPr>
          <w:spacing w:val="-2"/>
          <w:sz w:val="20"/>
        </w:rPr>
        <w:t>source.</w:t>
      </w:r>
    </w:p>
    <w:p w14:paraId="0C64B339" w14:textId="77777777" w:rsidR="00620CF6" w:rsidRDefault="00620CF6">
      <w:pPr>
        <w:pStyle w:val="BodyText"/>
        <w:spacing w:before="4"/>
        <w:rPr>
          <w:sz w:val="21"/>
        </w:rPr>
      </w:pPr>
    </w:p>
    <w:p w14:paraId="0E3C3A52" w14:textId="77777777" w:rsidR="00620CF6" w:rsidRDefault="00000000">
      <w:pPr>
        <w:pStyle w:val="ListParagraph"/>
        <w:numPr>
          <w:ilvl w:val="0"/>
          <w:numId w:val="12"/>
        </w:numPr>
        <w:tabs>
          <w:tab w:val="left" w:pos="615"/>
        </w:tabs>
        <w:spacing w:before="1" w:line="355" w:lineRule="auto"/>
        <w:ind w:right="315"/>
        <w:rPr>
          <w:sz w:val="20"/>
        </w:rPr>
      </w:pPr>
      <w:r>
        <w:rPr>
          <w:sz w:val="20"/>
        </w:rPr>
        <w:t>Map</w:t>
      </w:r>
      <w:r>
        <w:rPr>
          <w:spacing w:val="8"/>
          <w:sz w:val="20"/>
        </w:rPr>
        <w:t xml:space="preserve"> </w:t>
      </w:r>
      <w:r>
        <w:rPr>
          <w:sz w:val="20"/>
        </w:rPr>
        <w:t>every</w:t>
      </w:r>
      <w:r>
        <w:rPr>
          <w:spacing w:val="9"/>
          <w:sz w:val="20"/>
        </w:rPr>
        <w:t xml:space="preserve"> </w:t>
      </w:r>
      <w:r>
        <w:rPr>
          <w:sz w:val="20"/>
        </w:rPr>
        <w:t>raw</w:t>
      </w:r>
      <w:r>
        <w:rPr>
          <w:spacing w:val="8"/>
          <w:sz w:val="20"/>
        </w:rPr>
        <w:t xml:space="preserve"> </w:t>
      </w:r>
      <w:r>
        <w:rPr>
          <w:sz w:val="20"/>
        </w:rPr>
        <w:t>source</w:t>
      </w:r>
      <w:r>
        <w:rPr>
          <w:spacing w:val="9"/>
          <w:sz w:val="20"/>
        </w:rPr>
        <w:t xml:space="preserve"> </w:t>
      </w:r>
      <w:r>
        <w:rPr>
          <w:sz w:val="20"/>
        </w:rPr>
        <w:t>into</w:t>
      </w:r>
      <w:r>
        <w:rPr>
          <w:spacing w:val="9"/>
          <w:sz w:val="20"/>
        </w:rPr>
        <w:t xml:space="preserve"> </w:t>
      </w:r>
      <w:r>
        <w:rPr>
          <w:sz w:val="20"/>
        </w:rPr>
        <w:t>national</w:t>
      </w:r>
      <w:r>
        <w:rPr>
          <w:spacing w:val="8"/>
          <w:sz w:val="20"/>
        </w:rPr>
        <w:t xml:space="preserve"> </w:t>
      </w:r>
      <w:r>
        <w:rPr>
          <w:sz w:val="20"/>
        </w:rPr>
        <w:t>accounting</w:t>
      </w:r>
      <w:r>
        <w:rPr>
          <w:spacing w:val="9"/>
          <w:sz w:val="20"/>
        </w:rPr>
        <w:t xml:space="preserve"> </w:t>
      </w:r>
      <w:r>
        <w:rPr>
          <w:sz w:val="20"/>
        </w:rPr>
        <w:t>concepts</w:t>
      </w:r>
      <w:r>
        <w:rPr>
          <w:spacing w:val="9"/>
          <w:sz w:val="20"/>
        </w:rPr>
        <w:t xml:space="preserve"> </w:t>
      </w:r>
      <w:r>
        <w:rPr>
          <w:sz w:val="20"/>
        </w:rPr>
        <w:t>using</w:t>
      </w:r>
      <w:r>
        <w:rPr>
          <w:spacing w:val="8"/>
          <w:sz w:val="20"/>
        </w:rPr>
        <w:t xml:space="preserve"> </w:t>
      </w:r>
      <w:r>
        <w:rPr>
          <w:sz w:val="20"/>
        </w:rPr>
        <w:t>the</w:t>
      </w:r>
      <w:r>
        <w:rPr>
          <w:spacing w:val="9"/>
          <w:sz w:val="20"/>
        </w:rPr>
        <w:t xml:space="preserve"> </w:t>
      </w:r>
      <w:r>
        <w:rPr>
          <w:sz w:val="20"/>
        </w:rPr>
        <w:t>Wealth</w:t>
      </w:r>
      <w:r>
        <w:rPr>
          <w:spacing w:val="8"/>
          <w:sz w:val="20"/>
        </w:rPr>
        <w:t xml:space="preserve"> </w:t>
      </w:r>
      <w:r>
        <w:rPr>
          <w:sz w:val="20"/>
        </w:rPr>
        <w:t>Topography</w:t>
      </w:r>
      <w:r>
        <w:rPr>
          <w:spacing w:val="9"/>
          <w:sz w:val="20"/>
        </w:rPr>
        <w:t xml:space="preserve"> </w:t>
      </w:r>
      <w:r>
        <w:rPr>
          <w:sz w:val="20"/>
        </w:rPr>
        <w:t xml:space="preserve">Conceptual </w:t>
      </w:r>
      <w:r>
        <w:rPr>
          <w:spacing w:val="-2"/>
          <w:sz w:val="20"/>
        </w:rPr>
        <w:t>Grid.</w:t>
      </w:r>
    </w:p>
    <w:p w14:paraId="37962080" w14:textId="77777777" w:rsidR="00620CF6" w:rsidRDefault="00000000">
      <w:pPr>
        <w:pStyle w:val="ListParagraph"/>
        <w:numPr>
          <w:ilvl w:val="0"/>
          <w:numId w:val="12"/>
        </w:numPr>
        <w:tabs>
          <w:tab w:val="left" w:pos="615"/>
        </w:tabs>
        <w:spacing w:before="158" w:line="355" w:lineRule="auto"/>
        <w:ind w:right="315"/>
        <w:rPr>
          <w:sz w:val="20"/>
        </w:rPr>
      </w:pPr>
      <w:r>
        <w:rPr>
          <w:sz w:val="20"/>
        </w:rPr>
        <w:t>Create</w:t>
      </w:r>
      <w:r>
        <w:rPr>
          <w:spacing w:val="1"/>
          <w:sz w:val="20"/>
        </w:rPr>
        <w:t xml:space="preserve"> </w:t>
      </w:r>
      <w:r>
        <w:rPr>
          <w:sz w:val="20"/>
        </w:rPr>
        <w:t>Wealth</w:t>
      </w:r>
      <w:r>
        <w:rPr>
          <w:spacing w:val="1"/>
          <w:sz w:val="20"/>
        </w:rPr>
        <w:t xml:space="preserve"> </w:t>
      </w:r>
      <w:r>
        <w:rPr>
          <w:sz w:val="20"/>
        </w:rPr>
        <w:t>Topography</w:t>
      </w:r>
      <w:r>
        <w:rPr>
          <w:spacing w:val="2"/>
          <w:sz w:val="20"/>
        </w:rPr>
        <w:t xml:space="preserve"> </w:t>
      </w:r>
      <w:proofErr w:type="spellStart"/>
      <w:r>
        <w:rPr>
          <w:sz w:val="20"/>
        </w:rPr>
        <w:t>macrocategory</w:t>
      </w:r>
      <w:proofErr w:type="spellEnd"/>
      <w:r>
        <w:rPr>
          <w:spacing w:val="2"/>
          <w:sz w:val="20"/>
        </w:rPr>
        <w:t xml:space="preserve"> </w:t>
      </w:r>
      <w:r>
        <w:rPr>
          <w:sz w:val="20"/>
        </w:rPr>
        <w:t>(‘</w:t>
      </w:r>
      <w:proofErr w:type="gramStart"/>
      <w:r>
        <w:rPr>
          <w:sz w:val="20"/>
        </w:rPr>
        <w:t>concept‘</w:t>
      </w:r>
      <w:proofErr w:type="gramEnd"/>
      <w:r>
        <w:rPr>
          <w:sz w:val="20"/>
        </w:rPr>
        <w:t>)</w:t>
      </w:r>
      <w:r>
        <w:rPr>
          <w:spacing w:val="1"/>
          <w:sz w:val="20"/>
        </w:rPr>
        <w:t xml:space="preserve"> </w:t>
      </w:r>
      <w:r>
        <w:rPr>
          <w:sz w:val="20"/>
        </w:rPr>
        <w:t>by</w:t>
      </w:r>
      <w:r>
        <w:rPr>
          <w:spacing w:val="1"/>
          <w:sz w:val="20"/>
        </w:rPr>
        <w:t xml:space="preserve"> </w:t>
      </w:r>
      <w:r>
        <w:rPr>
          <w:sz w:val="20"/>
        </w:rPr>
        <w:t>aggregating</w:t>
      </w:r>
      <w:r>
        <w:rPr>
          <w:spacing w:val="2"/>
          <w:sz w:val="20"/>
        </w:rPr>
        <w:t xml:space="preserve"> </w:t>
      </w:r>
      <w:r>
        <w:rPr>
          <w:sz w:val="20"/>
        </w:rPr>
        <w:t>the</w:t>
      </w:r>
      <w:r>
        <w:rPr>
          <w:spacing w:val="2"/>
          <w:sz w:val="20"/>
        </w:rPr>
        <w:t xml:space="preserve"> </w:t>
      </w:r>
      <w:r>
        <w:rPr>
          <w:sz w:val="20"/>
        </w:rPr>
        <w:t>variables</w:t>
      </w:r>
      <w:r>
        <w:rPr>
          <w:spacing w:val="1"/>
          <w:sz w:val="20"/>
        </w:rPr>
        <w:t xml:space="preserve"> </w:t>
      </w:r>
      <w:r>
        <w:rPr>
          <w:sz w:val="20"/>
        </w:rPr>
        <w:t>from</w:t>
      </w:r>
      <w:r>
        <w:rPr>
          <w:spacing w:val="1"/>
          <w:sz w:val="20"/>
        </w:rPr>
        <w:t xml:space="preserve"> </w:t>
      </w:r>
      <w:r>
        <w:rPr>
          <w:sz w:val="20"/>
        </w:rPr>
        <w:t>each</w:t>
      </w:r>
      <w:r>
        <w:rPr>
          <w:spacing w:val="2"/>
          <w:sz w:val="20"/>
        </w:rPr>
        <w:t xml:space="preserve"> </w:t>
      </w:r>
      <w:r>
        <w:rPr>
          <w:sz w:val="20"/>
        </w:rPr>
        <w:t>source (transformed following step 2) using the Wealth Topography Composition Rules.</w:t>
      </w:r>
    </w:p>
    <w:p w14:paraId="156997A2" w14:textId="77777777" w:rsidR="00620CF6" w:rsidRDefault="00000000">
      <w:pPr>
        <w:pStyle w:val="BodyText"/>
        <w:spacing w:before="4"/>
      </w:pPr>
      <w:r>
        <w:rPr>
          <w:noProof/>
        </w:rPr>
        <w:drawing>
          <wp:anchor distT="0" distB="0" distL="0" distR="0" simplePos="0" relativeHeight="487593984" behindDoc="1" locked="0" layoutInCell="1" allowOverlap="1" wp14:anchorId="48DDE602" wp14:editId="03CDAA14">
            <wp:simplePos x="0" y="0"/>
            <wp:positionH relativeFrom="page">
              <wp:posOffset>2691777</wp:posOffset>
            </wp:positionH>
            <wp:positionV relativeFrom="paragraph">
              <wp:posOffset>189167</wp:posOffset>
            </wp:positionV>
            <wp:extent cx="2479643" cy="2658999"/>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1" cstate="print"/>
                    <a:stretch>
                      <a:fillRect/>
                    </a:stretch>
                  </pic:blipFill>
                  <pic:spPr>
                    <a:xfrm>
                      <a:off x="0" y="0"/>
                      <a:ext cx="2479643" cy="2658999"/>
                    </a:xfrm>
                    <a:prstGeom prst="rect">
                      <a:avLst/>
                    </a:prstGeom>
                  </pic:spPr>
                </pic:pic>
              </a:graphicData>
            </a:graphic>
          </wp:anchor>
        </w:drawing>
      </w:r>
    </w:p>
    <w:p w14:paraId="0EEAE01F" w14:textId="77777777" w:rsidR="00620CF6" w:rsidRDefault="00000000">
      <w:pPr>
        <w:pStyle w:val="BodyText"/>
        <w:spacing w:before="74"/>
        <w:ind w:left="2427" w:right="2625"/>
        <w:jc w:val="center"/>
      </w:pPr>
      <w:r>
        <w:t>Figure</w:t>
      </w:r>
      <w:r>
        <w:rPr>
          <w:spacing w:val="6"/>
        </w:rPr>
        <w:t xml:space="preserve"> </w:t>
      </w:r>
      <w:r>
        <w:t>3.1:</w:t>
      </w:r>
      <w:r>
        <w:rPr>
          <w:spacing w:val="25"/>
        </w:rPr>
        <w:t xml:space="preserve"> </w:t>
      </w:r>
      <w:r>
        <w:t>Flow</w:t>
      </w:r>
      <w:r>
        <w:rPr>
          <w:spacing w:val="6"/>
        </w:rPr>
        <w:t xml:space="preserve"> </w:t>
      </w:r>
      <w:r>
        <w:t>chart</w:t>
      </w:r>
      <w:r>
        <w:rPr>
          <w:spacing w:val="6"/>
        </w:rPr>
        <w:t xml:space="preserve"> </w:t>
      </w:r>
      <w:r>
        <w:t>of</w:t>
      </w:r>
      <w:r>
        <w:rPr>
          <w:spacing w:val="7"/>
        </w:rPr>
        <w:t xml:space="preserve"> </w:t>
      </w:r>
      <w:r>
        <w:t>the</w:t>
      </w:r>
      <w:r>
        <w:rPr>
          <w:spacing w:val="6"/>
        </w:rPr>
        <w:t xml:space="preserve"> </w:t>
      </w:r>
      <w:r>
        <w:t>Wealth</w:t>
      </w:r>
      <w:r>
        <w:rPr>
          <w:spacing w:val="6"/>
        </w:rPr>
        <w:t xml:space="preserve"> </w:t>
      </w:r>
      <w:r>
        <w:rPr>
          <w:spacing w:val="-2"/>
        </w:rPr>
        <w:t>Topography:</w:t>
      </w:r>
    </w:p>
    <w:p w14:paraId="63A4B690" w14:textId="77777777" w:rsidR="00620CF6" w:rsidRDefault="00620CF6">
      <w:pPr>
        <w:pStyle w:val="BodyText"/>
        <w:spacing w:before="8"/>
        <w:rPr>
          <w:sz w:val="26"/>
        </w:rPr>
      </w:pPr>
    </w:p>
    <w:p w14:paraId="40FCA015" w14:textId="77777777" w:rsidR="00620CF6" w:rsidRDefault="00000000">
      <w:pPr>
        <w:pStyle w:val="BodyText"/>
        <w:ind w:left="117"/>
        <w:jc w:val="both"/>
      </w:pPr>
      <w:r>
        <w:t>We</w:t>
      </w:r>
      <w:r>
        <w:rPr>
          <w:spacing w:val="-4"/>
        </w:rPr>
        <w:t xml:space="preserve"> </w:t>
      </w:r>
      <w:r>
        <w:t>now</w:t>
      </w:r>
      <w:r>
        <w:rPr>
          <w:spacing w:val="-3"/>
        </w:rPr>
        <w:t xml:space="preserve"> </w:t>
      </w:r>
      <w:r>
        <w:t>provide</w:t>
      </w:r>
      <w:r>
        <w:rPr>
          <w:spacing w:val="-3"/>
        </w:rPr>
        <w:t xml:space="preserve"> </w:t>
      </w:r>
      <w:r>
        <w:t>a</w:t>
      </w:r>
      <w:r>
        <w:rPr>
          <w:spacing w:val="-4"/>
        </w:rPr>
        <w:t xml:space="preserve"> </w:t>
      </w:r>
      <w:r>
        <w:t>detailed</w:t>
      </w:r>
      <w:r>
        <w:rPr>
          <w:spacing w:val="-3"/>
        </w:rPr>
        <w:t xml:space="preserve"> </w:t>
      </w:r>
      <w:r>
        <w:t>explanation</w:t>
      </w:r>
      <w:r>
        <w:rPr>
          <w:spacing w:val="-3"/>
        </w:rPr>
        <w:t xml:space="preserve"> </w:t>
      </w:r>
      <w:r>
        <w:t>of</w:t>
      </w:r>
      <w:r>
        <w:rPr>
          <w:spacing w:val="-4"/>
        </w:rPr>
        <w:t xml:space="preserve"> </w:t>
      </w:r>
      <w:r>
        <w:t>all</w:t>
      </w:r>
      <w:r>
        <w:rPr>
          <w:spacing w:val="-3"/>
        </w:rPr>
        <w:t xml:space="preserve"> </w:t>
      </w:r>
      <w:r>
        <w:t>steps</w:t>
      </w:r>
      <w:r>
        <w:rPr>
          <w:spacing w:val="-3"/>
        </w:rPr>
        <w:t xml:space="preserve"> </w:t>
      </w:r>
      <w:r>
        <w:t>put</w:t>
      </w:r>
      <w:r>
        <w:rPr>
          <w:spacing w:val="-4"/>
        </w:rPr>
        <w:t xml:space="preserve"> </w:t>
      </w:r>
      <w:r>
        <w:t>in</w:t>
      </w:r>
      <w:r>
        <w:rPr>
          <w:spacing w:val="-3"/>
        </w:rPr>
        <w:t xml:space="preserve"> </w:t>
      </w:r>
      <w:r>
        <w:t>place</w:t>
      </w:r>
      <w:r>
        <w:rPr>
          <w:spacing w:val="-3"/>
        </w:rPr>
        <w:t xml:space="preserve"> </w:t>
      </w:r>
      <w:r>
        <w:t>to</w:t>
      </w:r>
      <w:r>
        <w:rPr>
          <w:spacing w:val="-3"/>
        </w:rPr>
        <w:t xml:space="preserve"> </w:t>
      </w:r>
      <w:r>
        <w:t>construct</w:t>
      </w:r>
      <w:r>
        <w:rPr>
          <w:spacing w:val="-4"/>
        </w:rPr>
        <w:t xml:space="preserve"> </w:t>
      </w:r>
      <w:r>
        <w:t>the</w:t>
      </w:r>
      <w:r>
        <w:rPr>
          <w:spacing w:val="-3"/>
        </w:rPr>
        <w:t xml:space="preserve"> </w:t>
      </w:r>
      <w:r>
        <w:t>Wealth</w:t>
      </w:r>
      <w:r>
        <w:rPr>
          <w:spacing w:val="-3"/>
        </w:rPr>
        <w:t xml:space="preserve"> </w:t>
      </w:r>
      <w:r>
        <w:rPr>
          <w:spacing w:val="-2"/>
        </w:rPr>
        <w:t>Topography.</w:t>
      </w:r>
    </w:p>
    <w:p w14:paraId="36962371" w14:textId="77777777" w:rsidR="00620CF6" w:rsidRDefault="00620CF6">
      <w:pPr>
        <w:pStyle w:val="BodyText"/>
        <w:spacing w:before="12"/>
        <w:rPr>
          <w:sz w:val="40"/>
        </w:rPr>
      </w:pPr>
    </w:p>
    <w:p w14:paraId="38DA6969" w14:textId="77777777" w:rsidR="00620CF6" w:rsidRDefault="00000000">
      <w:pPr>
        <w:pStyle w:val="Heading3"/>
        <w:numPr>
          <w:ilvl w:val="2"/>
          <w:numId w:val="13"/>
        </w:numPr>
        <w:tabs>
          <w:tab w:val="left" w:pos="909"/>
        </w:tabs>
        <w:ind w:hanging="792"/>
      </w:pPr>
      <w:bookmarkStart w:id="363" w:name="Identify_and_download_raw_data_for_each_"/>
      <w:bookmarkStart w:id="364" w:name="_bookmark21"/>
      <w:bookmarkEnd w:id="363"/>
      <w:bookmarkEnd w:id="364"/>
      <w:r>
        <w:rPr>
          <w:w w:val="105"/>
        </w:rPr>
        <w:t>Identify</w:t>
      </w:r>
      <w:r>
        <w:rPr>
          <w:spacing w:val="11"/>
          <w:w w:val="105"/>
        </w:rPr>
        <w:t xml:space="preserve"> </w:t>
      </w:r>
      <w:r>
        <w:rPr>
          <w:w w:val="105"/>
        </w:rPr>
        <w:t>and</w:t>
      </w:r>
      <w:r>
        <w:rPr>
          <w:spacing w:val="12"/>
          <w:w w:val="105"/>
        </w:rPr>
        <w:t xml:space="preserve"> </w:t>
      </w:r>
      <w:r>
        <w:rPr>
          <w:w w:val="105"/>
        </w:rPr>
        <w:t>download</w:t>
      </w:r>
      <w:r>
        <w:rPr>
          <w:spacing w:val="12"/>
          <w:w w:val="105"/>
        </w:rPr>
        <w:t xml:space="preserve"> </w:t>
      </w:r>
      <w:r>
        <w:rPr>
          <w:w w:val="105"/>
        </w:rPr>
        <w:t>raw</w:t>
      </w:r>
      <w:r>
        <w:rPr>
          <w:spacing w:val="12"/>
          <w:w w:val="105"/>
        </w:rPr>
        <w:t xml:space="preserve"> </w:t>
      </w:r>
      <w:r>
        <w:rPr>
          <w:w w:val="105"/>
        </w:rPr>
        <w:t>data</w:t>
      </w:r>
      <w:r>
        <w:rPr>
          <w:spacing w:val="12"/>
          <w:w w:val="105"/>
        </w:rPr>
        <w:t xml:space="preserve"> </w:t>
      </w:r>
      <w:r>
        <w:rPr>
          <w:w w:val="105"/>
        </w:rPr>
        <w:t>for</w:t>
      </w:r>
      <w:r>
        <w:rPr>
          <w:spacing w:val="12"/>
          <w:w w:val="105"/>
        </w:rPr>
        <w:t xml:space="preserve"> </w:t>
      </w:r>
      <w:r>
        <w:rPr>
          <w:w w:val="105"/>
        </w:rPr>
        <w:t>each</w:t>
      </w:r>
      <w:r>
        <w:rPr>
          <w:spacing w:val="12"/>
          <w:w w:val="105"/>
        </w:rPr>
        <w:t xml:space="preserve"> </w:t>
      </w:r>
      <w:proofErr w:type="gramStart"/>
      <w:r>
        <w:rPr>
          <w:spacing w:val="-2"/>
          <w:w w:val="105"/>
        </w:rPr>
        <w:t>source</w:t>
      </w:r>
      <w:proofErr w:type="gramEnd"/>
    </w:p>
    <w:p w14:paraId="2E0AC64D" w14:textId="77777777" w:rsidR="00620CF6" w:rsidRDefault="00620CF6">
      <w:pPr>
        <w:pStyle w:val="BodyText"/>
        <w:spacing w:before="1"/>
        <w:rPr>
          <w:b/>
          <w:sz w:val="27"/>
        </w:rPr>
      </w:pPr>
    </w:p>
    <w:p w14:paraId="6E6633B0" w14:textId="77777777" w:rsidR="00620CF6" w:rsidRDefault="00000000">
      <w:pPr>
        <w:pStyle w:val="BodyText"/>
        <w:spacing w:line="355" w:lineRule="auto"/>
        <w:ind w:left="117" w:right="315"/>
        <w:jc w:val="both"/>
      </w:pPr>
      <w:r>
        <w:t>The starting point is the identification of raw data on balance sheets from various sources such as national accounts, household surveys, and a range of research projects and reports.</w:t>
      </w:r>
      <w:r>
        <w:rPr>
          <w:spacing w:val="40"/>
        </w:rPr>
        <w:t xml:space="preserve"> </w:t>
      </w:r>
      <w:r>
        <w:t xml:space="preserve">Once the sources have been </w:t>
      </w:r>
      <w:r>
        <w:rPr>
          <w:spacing w:val="-2"/>
        </w:rPr>
        <w:t>identified</w:t>
      </w:r>
      <w:r>
        <w:rPr>
          <w:spacing w:val="-6"/>
        </w:rPr>
        <w:t xml:space="preserve"> </w:t>
      </w:r>
      <w:r>
        <w:rPr>
          <w:spacing w:val="-2"/>
        </w:rPr>
        <w:t>and</w:t>
      </w:r>
      <w:r>
        <w:rPr>
          <w:spacing w:val="-6"/>
        </w:rPr>
        <w:t xml:space="preserve"> </w:t>
      </w:r>
      <w:r>
        <w:rPr>
          <w:spacing w:val="-2"/>
        </w:rPr>
        <w:t>the</w:t>
      </w:r>
      <w:r>
        <w:rPr>
          <w:spacing w:val="-6"/>
        </w:rPr>
        <w:t xml:space="preserve"> </w:t>
      </w:r>
      <w:r>
        <w:rPr>
          <w:spacing w:val="-2"/>
        </w:rPr>
        <w:t>raw</w:t>
      </w:r>
      <w:r>
        <w:rPr>
          <w:spacing w:val="-6"/>
        </w:rPr>
        <w:t xml:space="preserve"> </w:t>
      </w:r>
      <w:r>
        <w:rPr>
          <w:spacing w:val="-2"/>
        </w:rPr>
        <w:t>data</w:t>
      </w:r>
      <w:r>
        <w:rPr>
          <w:spacing w:val="-6"/>
        </w:rPr>
        <w:t xml:space="preserve"> </w:t>
      </w:r>
      <w:r>
        <w:rPr>
          <w:spacing w:val="-2"/>
        </w:rPr>
        <w:t>downloaded,</w:t>
      </w:r>
      <w:r>
        <w:rPr>
          <w:spacing w:val="-5"/>
        </w:rPr>
        <w:t xml:space="preserve"> </w:t>
      </w:r>
      <w:r>
        <w:rPr>
          <w:spacing w:val="-2"/>
        </w:rPr>
        <w:t>we</w:t>
      </w:r>
      <w:r>
        <w:rPr>
          <w:spacing w:val="-6"/>
        </w:rPr>
        <w:t xml:space="preserve"> </w:t>
      </w:r>
      <w:r>
        <w:rPr>
          <w:spacing w:val="-2"/>
        </w:rPr>
        <w:t>proceed</w:t>
      </w:r>
      <w:r>
        <w:rPr>
          <w:spacing w:val="-6"/>
        </w:rPr>
        <w:t xml:space="preserve"> </w:t>
      </w:r>
      <w:r>
        <w:rPr>
          <w:spacing w:val="-2"/>
        </w:rPr>
        <w:t>to</w:t>
      </w:r>
      <w:r>
        <w:rPr>
          <w:spacing w:val="-6"/>
        </w:rPr>
        <w:t xml:space="preserve"> </w:t>
      </w:r>
      <w:r>
        <w:rPr>
          <w:spacing w:val="-2"/>
        </w:rPr>
        <w:t>their</w:t>
      </w:r>
      <w:r>
        <w:rPr>
          <w:spacing w:val="-6"/>
        </w:rPr>
        <w:t xml:space="preserve"> </w:t>
      </w:r>
      <w:r>
        <w:rPr>
          <w:spacing w:val="-2"/>
        </w:rPr>
        <w:t>classification.</w:t>
      </w:r>
      <w:r>
        <w:rPr>
          <w:spacing w:val="13"/>
        </w:rPr>
        <w:t xml:space="preserve"> </w:t>
      </w:r>
      <w:r>
        <w:rPr>
          <w:spacing w:val="-2"/>
        </w:rPr>
        <w:t>Raw</w:t>
      </w:r>
      <w:r>
        <w:rPr>
          <w:spacing w:val="-6"/>
        </w:rPr>
        <w:t xml:space="preserve"> </w:t>
      </w:r>
      <w:r>
        <w:rPr>
          <w:spacing w:val="-2"/>
        </w:rPr>
        <w:t>data</w:t>
      </w:r>
      <w:r>
        <w:rPr>
          <w:spacing w:val="-6"/>
        </w:rPr>
        <w:t xml:space="preserve"> </w:t>
      </w:r>
      <w:r>
        <w:rPr>
          <w:spacing w:val="-2"/>
        </w:rPr>
        <w:t>sources</w:t>
      </w:r>
      <w:r>
        <w:rPr>
          <w:spacing w:val="-6"/>
        </w:rPr>
        <w:t xml:space="preserve"> </w:t>
      </w:r>
      <w:r>
        <w:rPr>
          <w:spacing w:val="-2"/>
        </w:rPr>
        <w:t>included</w:t>
      </w:r>
      <w:r>
        <w:rPr>
          <w:spacing w:val="-6"/>
        </w:rPr>
        <w:t xml:space="preserve"> </w:t>
      </w:r>
      <w:r>
        <w:rPr>
          <w:spacing w:val="-2"/>
        </w:rPr>
        <w:t>in</w:t>
      </w:r>
      <w:r>
        <w:rPr>
          <w:spacing w:val="-6"/>
        </w:rPr>
        <w:t xml:space="preserve"> </w:t>
      </w:r>
      <w:r>
        <w:rPr>
          <w:spacing w:val="-2"/>
        </w:rPr>
        <w:t xml:space="preserve">the </w:t>
      </w:r>
      <w:r>
        <w:t>Wealth Topography can be classified in three macro groups:</w:t>
      </w:r>
    </w:p>
    <w:p w14:paraId="61D9DE39" w14:textId="77777777" w:rsidR="00620CF6" w:rsidRDefault="00620CF6">
      <w:pPr>
        <w:spacing w:line="355" w:lineRule="auto"/>
        <w:jc w:val="both"/>
        <w:sectPr w:rsidR="00620CF6" w:rsidSect="00D60468">
          <w:pgSz w:w="12240" w:h="15840"/>
          <w:pgMar w:top="1220" w:right="1100" w:bottom="280" w:left="1300" w:header="720" w:footer="720" w:gutter="0"/>
          <w:cols w:space="720"/>
        </w:sectPr>
      </w:pPr>
    </w:p>
    <w:p w14:paraId="7E2F1123" w14:textId="77777777" w:rsidR="00620CF6" w:rsidRDefault="00000000">
      <w:pPr>
        <w:pStyle w:val="ListParagraph"/>
        <w:numPr>
          <w:ilvl w:val="3"/>
          <w:numId w:val="13"/>
        </w:numPr>
        <w:tabs>
          <w:tab w:val="left" w:pos="615"/>
        </w:tabs>
        <w:spacing w:before="86" w:line="355" w:lineRule="auto"/>
        <w:ind w:right="315"/>
        <w:rPr>
          <w:sz w:val="20"/>
        </w:rPr>
      </w:pPr>
      <w:r>
        <w:rPr>
          <w:sz w:val="20"/>
        </w:rPr>
        <w:lastRenderedPageBreak/>
        <w:t>Raw data sources published by central banks and national statistical institutes that use the SNA2008/ESA2010</w:t>
      </w:r>
      <w:r>
        <w:rPr>
          <w:spacing w:val="-13"/>
          <w:sz w:val="20"/>
        </w:rPr>
        <w:t xml:space="preserve"> </w:t>
      </w:r>
      <w:r>
        <w:rPr>
          <w:sz w:val="20"/>
        </w:rPr>
        <w:t>framework</w:t>
      </w:r>
      <w:r>
        <w:rPr>
          <w:spacing w:val="-12"/>
          <w:sz w:val="20"/>
        </w:rPr>
        <w:t xml:space="preserve"> </w:t>
      </w:r>
      <w:r>
        <w:rPr>
          <w:sz w:val="20"/>
        </w:rPr>
        <w:t>to</w:t>
      </w:r>
      <w:r>
        <w:rPr>
          <w:spacing w:val="-13"/>
          <w:sz w:val="20"/>
        </w:rPr>
        <w:t xml:space="preserve"> </w:t>
      </w:r>
      <w:r>
        <w:rPr>
          <w:sz w:val="20"/>
        </w:rPr>
        <w:t>organize</w:t>
      </w:r>
      <w:r>
        <w:rPr>
          <w:spacing w:val="-12"/>
          <w:sz w:val="20"/>
        </w:rPr>
        <w:t xml:space="preserve"> </w:t>
      </w:r>
      <w:r>
        <w:rPr>
          <w:sz w:val="20"/>
        </w:rPr>
        <w:t>and</w:t>
      </w:r>
      <w:r>
        <w:rPr>
          <w:spacing w:val="-13"/>
          <w:sz w:val="20"/>
        </w:rPr>
        <w:t xml:space="preserve"> </w:t>
      </w:r>
      <w:r>
        <w:rPr>
          <w:sz w:val="20"/>
        </w:rPr>
        <w:t>disseminate</w:t>
      </w:r>
      <w:r>
        <w:rPr>
          <w:spacing w:val="-12"/>
          <w:sz w:val="20"/>
        </w:rPr>
        <w:t xml:space="preserve"> </w:t>
      </w:r>
      <w:r>
        <w:rPr>
          <w:sz w:val="20"/>
        </w:rPr>
        <w:t>the</w:t>
      </w:r>
      <w:r>
        <w:rPr>
          <w:spacing w:val="-13"/>
          <w:sz w:val="20"/>
        </w:rPr>
        <w:t xml:space="preserve"> </w:t>
      </w:r>
      <w:r>
        <w:rPr>
          <w:sz w:val="20"/>
        </w:rPr>
        <w:t>data.</w:t>
      </w:r>
      <w:r>
        <w:rPr>
          <w:spacing w:val="6"/>
          <w:sz w:val="20"/>
        </w:rPr>
        <w:t xml:space="preserve"> </w:t>
      </w:r>
      <w:r>
        <w:rPr>
          <w:sz w:val="20"/>
        </w:rPr>
        <w:t>We</w:t>
      </w:r>
      <w:r>
        <w:rPr>
          <w:spacing w:val="-13"/>
          <w:sz w:val="20"/>
        </w:rPr>
        <w:t xml:space="preserve"> </w:t>
      </w:r>
      <w:r>
        <w:rPr>
          <w:sz w:val="20"/>
        </w:rPr>
        <w:t>refer</w:t>
      </w:r>
      <w:r>
        <w:rPr>
          <w:spacing w:val="-12"/>
          <w:sz w:val="20"/>
        </w:rPr>
        <w:t xml:space="preserve"> </w:t>
      </w:r>
      <w:r>
        <w:rPr>
          <w:sz w:val="20"/>
        </w:rPr>
        <w:t>to</w:t>
      </w:r>
      <w:r>
        <w:rPr>
          <w:spacing w:val="-13"/>
          <w:sz w:val="20"/>
        </w:rPr>
        <w:t xml:space="preserve"> </w:t>
      </w:r>
      <w:r>
        <w:rPr>
          <w:sz w:val="20"/>
        </w:rPr>
        <w:t>this</w:t>
      </w:r>
      <w:r>
        <w:rPr>
          <w:spacing w:val="-12"/>
          <w:sz w:val="20"/>
        </w:rPr>
        <w:t xml:space="preserve"> </w:t>
      </w:r>
      <w:r>
        <w:rPr>
          <w:sz w:val="20"/>
        </w:rPr>
        <w:t>raw</w:t>
      </w:r>
      <w:r>
        <w:rPr>
          <w:spacing w:val="-13"/>
          <w:sz w:val="20"/>
        </w:rPr>
        <w:t xml:space="preserve"> </w:t>
      </w:r>
      <w:r>
        <w:rPr>
          <w:sz w:val="20"/>
        </w:rPr>
        <w:t>data</w:t>
      </w:r>
      <w:r>
        <w:rPr>
          <w:spacing w:val="-12"/>
          <w:sz w:val="20"/>
        </w:rPr>
        <w:t xml:space="preserve"> </w:t>
      </w:r>
      <w:r>
        <w:rPr>
          <w:sz w:val="20"/>
        </w:rPr>
        <w:t>sources simply as cross-national oﬀicial statistics.</w:t>
      </w:r>
    </w:p>
    <w:p w14:paraId="6EB16326" w14:textId="77777777" w:rsidR="00620CF6" w:rsidRDefault="00000000">
      <w:pPr>
        <w:pStyle w:val="ListParagraph"/>
        <w:numPr>
          <w:ilvl w:val="3"/>
          <w:numId w:val="13"/>
        </w:numPr>
        <w:tabs>
          <w:tab w:val="left" w:pos="615"/>
        </w:tabs>
        <w:spacing w:before="142" w:line="355" w:lineRule="auto"/>
        <w:ind w:right="315"/>
        <w:rPr>
          <w:sz w:val="20"/>
        </w:rPr>
      </w:pPr>
      <w:r>
        <w:rPr>
          <w:sz w:val="20"/>
        </w:rPr>
        <w:t>Raw</w:t>
      </w:r>
      <w:r>
        <w:rPr>
          <w:spacing w:val="-6"/>
          <w:sz w:val="20"/>
        </w:rPr>
        <w:t xml:space="preserve"> </w:t>
      </w:r>
      <w:r>
        <w:rPr>
          <w:sz w:val="20"/>
        </w:rPr>
        <w:t>data</w:t>
      </w:r>
      <w:r>
        <w:rPr>
          <w:spacing w:val="-6"/>
          <w:sz w:val="20"/>
        </w:rPr>
        <w:t xml:space="preserve"> </w:t>
      </w:r>
      <w:r>
        <w:rPr>
          <w:sz w:val="20"/>
        </w:rPr>
        <w:t>sources</w:t>
      </w:r>
      <w:r>
        <w:rPr>
          <w:spacing w:val="-6"/>
          <w:sz w:val="20"/>
        </w:rPr>
        <w:t xml:space="preserve"> </w:t>
      </w:r>
      <w:r>
        <w:rPr>
          <w:sz w:val="20"/>
        </w:rPr>
        <w:t>published</w:t>
      </w:r>
      <w:r>
        <w:rPr>
          <w:spacing w:val="-6"/>
          <w:sz w:val="20"/>
        </w:rPr>
        <w:t xml:space="preserve"> </w:t>
      </w:r>
      <w:r>
        <w:rPr>
          <w:sz w:val="20"/>
        </w:rPr>
        <w:t>by</w:t>
      </w:r>
      <w:r>
        <w:rPr>
          <w:spacing w:val="-6"/>
          <w:sz w:val="20"/>
        </w:rPr>
        <w:t xml:space="preserve"> </w:t>
      </w:r>
      <w:r>
        <w:rPr>
          <w:sz w:val="20"/>
        </w:rPr>
        <w:t>central</w:t>
      </w:r>
      <w:r>
        <w:rPr>
          <w:spacing w:val="-6"/>
          <w:sz w:val="20"/>
        </w:rPr>
        <w:t xml:space="preserve"> </w:t>
      </w:r>
      <w:r>
        <w:rPr>
          <w:sz w:val="20"/>
        </w:rPr>
        <w:t>banks</w:t>
      </w:r>
      <w:r>
        <w:rPr>
          <w:spacing w:val="-6"/>
          <w:sz w:val="20"/>
        </w:rPr>
        <w:t xml:space="preserve"> </w:t>
      </w:r>
      <w:r>
        <w:rPr>
          <w:sz w:val="20"/>
        </w:rPr>
        <w:t>and</w:t>
      </w:r>
      <w:r>
        <w:rPr>
          <w:spacing w:val="-6"/>
          <w:sz w:val="20"/>
        </w:rPr>
        <w:t xml:space="preserve"> </w:t>
      </w:r>
      <w:r>
        <w:rPr>
          <w:sz w:val="20"/>
        </w:rPr>
        <w:t>national</w:t>
      </w:r>
      <w:r>
        <w:rPr>
          <w:spacing w:val="-6"/>
          <w:sz w:val="20"/>
        </w:rPr>
        <w:t xml:space="preserve"> </w:t>
      </w:r>
      <w:r>
        <w:rPr>
          <w:sz w:val="20"/>
        </w:rPr>
        <w:t>statistical</w:t>
      </w:r>
      <w:r>
        <w:rPr>
          <w:spacing w:val="-6"/>
          <w:sz w:val="20"/>
        </w:rPr>
        <w:t xml:space="preserve"> </w:t>
      </w:r>
      <w:r>
        <w:rPr>
          <w:sz w:val="20"/>
        </w:rPr>
        <w:t>institutes</w:t>
      </w:r>
      <w:r>
        <w:rPr>
          <w:spacing w:val="-6"/>
          <w:sz w:val="20"/>
        </w:rPr>
        <w:t xml:space="preserve"> </w:t>
      </w:r>
      <w:r>
        <w:rPr>
          <w:sz w:val="20"/>
        </w:rPr>
        <w:t>that</w:t>
      </w:r>
      <w:r>
        <w:rPr>
          <w:spacing w:val="-6"/>
          <w:sz w:val="20"/>
        </w:rPr>
        <w:t xml:space="preserve"> </w:t>
      </w:r>
      <w:r>
        <w:rPr>
          <w:sz w:val="20"/>
        </w:rPr>
        <w:t>use</w:t>
      </w:r>
      <w:r>
        <w:rPr>
          <w:spacing w:val="-6"/>
          <w:sz w:val="20"/>
        </w:rPr>
        <w:t xml:space="preserve"> </w:t>
      </w:r>
      <w:r>
        <w:rPr>
          <w:sz w:val="20"/>
        </w:rPr>
        <w:t>variants</w:t>
      </w:r>
      <w:r>
        <w:rPr>
          <w:spacing w:val="-6"/>
          <w:sz w:val="20"/>
        </w:rPr>
        <w:t xml:space="preserve"> </w:t>
      </w:r>
      <w:r>
        <w:rPr>
          <w:sz w:val="20"/>
        </w:rPr>
        <w:t>of</w:t>
      </w:r>
      <w:r>
        <w:rPr>
          <w:spacing w:val="-6"/>
          <w:sz w:val="20"/>
        </w:rPr>
        <w:t xml:space="preserve"> </w:t>
      </w:r>
      <w:r>
        <w:rPr>
          <w:sz w:val="20"/>
        </w:rPr>
        <w:t>the SNA2008/ESA2010 framework or other frameworks to organize and disseminate the data.</w:t>
      </w:r>
      <w:r>
        <w:rPr>
          <w:spacing w:val="40"/>
          <w:sz w:val="20"/>
        </w:rPr>
        <w:t xml:space="preserve"> </w:t>
      </w:r>
      <w:r>
        <w:rPr>
          <w:sz w:val="20"/>
        </w:rPr>
        <w:t xml:space="preserve">We refer to these raw data sources as cross-national oﬀicial statistics that use variants of SNA2008/ESA2010 </w:t>
      </w:r>
      <w:r>
        <w:rPr>
          <w:spacing w:val="-2"/>
          <w:sz w:val="20"/>
        </w:rPr>
        <w:t>framework.</w:t>
      </w:r>
    </w:p>
    <w:p w14:paraId="26359753" w14:textId="77777777" w:rsidR="00620CF6" w:rsidRDefault="00000000">
      <w:pPr>
        <w:pStyle w:val="ListParagraph"/>
        <w:numPr>
          <w:ilvl w:val="3"/>
          <w:numId w:val="13"/>
        </w:numPr>
        <w:tabs>
          <w:tab w:val="left" w:pos="615"/>
        </w:tabs>
        <w:spacing w:before="140" w:line="355" w:lineRule="auto"/>
        <w:ind w:right="315"/>
        <w:rPr>
          <w:sz w:val="20"/>
        </w:rPr>
      </w:pPr>
      <w:r>
        <w:rPr>
          <w:spacing w:val="-2"/>
          <w:sz w:val="20"/>
        </w:rPr>
        <w:t>Raw</w:t>
      </w:r>
      <w:r>
        <w:rPr>
          <w:spacing w:val="-11"/>
          <w:sz w:val="20"/>
        </w:rPr>
        <w:t xml:space="preserve"> </w:t>
      </w:r>
      <w:r>
        <w:rPr>
          <w:spacing w:val="-2"/>
          <w:sz w:val="20"/>
        </w:rPr>
        <w:t>data</w:t>
      </w:r>
      <w:r>
        <w:rPr>
          <w:spacing w:val="-10"/>
          <w:sz w:val="20"/>
        </w:rPr>
        <w:t xml:space="preserve"> </w:t>
      </w:r>
      <w:r>
        <w:rPr>
          <w:spacing w:val="-2"/>
          <w:sz w:val="20"/>
        </w:rPr>
        <w:t>sources</w:t>
      </w:r>
      <w:r>
        <w:rPr>
          <w:spacing w:val="-11"/>
          <w:sz w:val="20"/>
        </w:rPr>
        <w:t xml:space="preserve"> </w:t>
      </w:r>
      <w:r>
        <w:rPr>
          <w:spacing w:val="-2"/>
          <w:sz w:val="20"/>
        </w:rPr>
        <w:t>contained</w:t>
      </w:r>
      <w:r>
        <w:rPr>
          <w:spacing w:val="-10"/>
          <w:sz w:val="20"/>
        </w:rPr>
        <w:t xml:space="preserve"> </w:t>
      </w:r>
      <w:r>
        <w:rPr>
          <w:spacing w:val="-2"/>
          <w:sz w:val="20"/>
        </w:rPr>
        <w:t>in</w:t>
      </w:r>
      <w:r>
        <w:rPr>
          <w:spacing w:val="-11"/>
          <w:sz w:val="20"/>
        </w:rPr>
        <w:t xml:space="preserve"> </w:t>
      </w:r>
      <w:r>
        <w:rPr>
          <w:spacing w:val="-2"/>
          <w:sz w:val="20"/>
        </w:rPr>
        <w:t>surveys</w:t>
      </w:r>
      <w:r>
        <w:rPr>
          <w:spacing w:val="-10"/>
          <w:sz w:val="20"/>
        </w:rPr>
        <w:t xml:space="preserve"> </w:t>
      </w:r>
      <w:r>
        <w:rPr>
          <w:spacing w:val="-2"/>
          <w:sz w:val="20"/>
        </w:rPr>
        <w:t>and</w:t>
      </w:r>
      <w:r>
        <w:rPr>
          <w:spacing w:val="-11"/>
          <w:sz w:val="20"/>
        </w:rPr>
        <w:t xml:space="preserve"> </w:t>
      </w:r>
      <w:r>
        <w:rPr>
          <w:spacing w:val="-2"/>
          <w:sz w:val="20"/>
        </w:rPr>
        <w:t>academic</w:t>
      </w:r>
      <w:r>
        <w:rPr>
          <w:spacing w:val="-10"/>
          <w:sz w:val="20"/>
        </w:rPr>
        <w:t xml:space="preserve"> </w:t>
      </w:r>
      <w:r>
        <w:rPr>
          <w:spacing w:val="-2"/>
          <w:sz w:val="20"/>
        </w:rPr>
        <w:t>papers</w:t>
      </w:r>
      <w:r>
        <w:rPr>
          <w:spacing w:val="-11"/>
          <w:sz w:val="20"/>
        </w:rPr>
        <w:t xml:space="preserve"> </w:t>
      </w:r>
      <w:r>
        <w:rPr>
          <w:spacing w:val="-2"/>
          <w:sz w:val="20"/>
        </w:rPr>
        <w:t>or</w:t>
      </w:r>
      <w:r>
        <w:rPr>
          <w:spacing w:val="-10"/>
          <w:sz w:val="20"/>
        </w:rPr>
        <w:t xml:space="preserve"> </w:t>
      </w:r>
      <w:r>
        <w:rPr>
          <w:spacing w:val="-2"/>
          <w:sz w:val="20"/>
        </w:rPr>
        <w:t>published</w:t>
      </w:r>
      <w:r>
        <w:rPr>
          <w:spacing w:val="-11"/>
          <w:sz w:val="20"/>
        </w:rPr>
        <w:t xml:space="preserve"> </w:t>
      </w:r>
      <w:r>
        <w:rPr>
          <w:spacing w:val="-2"/>
          <w:sz w:val="20"/>
        </w:rPr>
        <w:t>by</w:t>
      </w:r>
      <w:r>
        <w:rPr>
          <w:spacing w:val="-10"/>
          <w:sz w:val="20"/>
        </w:rPr>
        <w:t xml:space="preserve"> </w:t>
      </w:r>
      <w:r>
        <w:rPr>
          <w:spacing w:val="-2"/>
          <w:sz w:val="20"/>
        </w:rPr>
        <w:t>central</w:t>
      </w:r>
      <w:r>
        <w:rPr>
          <w:spacing w:val="-11"/>
          <w:sz w:val="20"/>
        </w:rPr>
        <w:t xml:space="preserve"> </w:t>
      </w:r>
      <w:r>
        <w:rPr>
          <w:spacing w:val="-2"/>
          <w:sz w:val="20"/>
        </w:rPr>
        <w:t>banks</w:t>
      </w:r>
      <w:r>
        <w:rPr>
          <w:spacing w:val="-10"/>
          <w:sz w:val="20"/>
        </w:rPr>
        <w:t xml:space="preserve"> </w:t>
      </w:r>
      <w:r>
        <w:rPr>
          <w:spacing w:val="-2"/>
          <w:sz w:val="20"/>
        </w:rPr>
        <w:t>and</w:t>
      </w:r>
      <w:r>
        <w:rPr>
          <w:spacing w:val="-11"/>
          <w:sz w:val="20"/>
        </w:rPr>
        <w:t xml:space="preserve"> </w:t>
      </w:r>
      <w:r>
        <w:rPr>
          <w:spacing w:val="-2"/>
          <w:sz w:val="20"/>
        </w:rPr>
        <w:t xml:space="preserve">research </w:t>
      </w:r>
      <w:r>
        <w:rPr>
          <w:sz w:val="20"/>
        </w:rPr>
        <w:t>institutes</w:t>
      </w:r>
      <w:r>
        <w:rPr>
          <w:spacing w:val="-2"/>
          <w:sz w:val="20"/>
        </w:rPr>
        <w:t xml:space="preserve"> </w:t>
      </w:r>
      <w:r>
        <w:rPr>
          <w:sz w:val="20"/>
        </w:rPr>
        <w:t>that</w:t>
      </w:r>
      <w:r>
        <w:rPr>
          <w:spacing w:val="-1"/>
          <w:sz w:val="20"/>
        </w:rPr>
        <w:t xml:space="preserve"> </w:t>
      </w:r>
      <w:r>
        <w:rPr>
          <w:sz w:val="20"/>
        </w:rPr>
        <w:t>use</w:t>
      </w:r>
      <w:r>
        <w:rPr>
          <w:spacing w:val="-1"/>
          <w:sz w:val="20"/>
        </w:rPr>
        <w:t xml:space="preserve"> </w:t>
      </w:r>
      <w:r>
        <w:rPr>
          <w:sz w:val="20"/>
        </w:rPr>
        <w:t>frameworks</w:t>
      </w:r>
      <w:r>
        <w:rPr>
          <w:spacing w:val="-2"/>
          <w:sz w:val="20"/>
        </w:rPr>
        <w:t xml:space="preserve"> </w:t>
      </w:r>
      <w:r>
        <w:rPr>
          <w:sz w:val="20"/>
        </w:rPr>
        <w:t>different</w:t>
      </w:r>
      <w:r>
        <w:rPr>
          <w:spacing w:val="-2"/>
          <w:sz w:val="20"/>
        </w:rPr>
        <w:t xml:space="preserve"> </w:t>
      </w:r>
      <w:r>
        <w:rPr>
          <w:sz w:val="20"/>
        </w:rPr>
        <w:t>from</w:t>
      </w:r>
      <w:r>
        <w:rPr>
          <w:spacing w:val="-1"/>
          <w:sz w:val="20"/>
        </w:rPr>
        <w:t xml:space="preserve"> </w:t>
      </w:r>
      <w:r>
        <w:rPr>
          <w:sz w:val="20"/>
        </w:rPr>
        <w:t>the</w:t>
      </w:r>
      <w:r>
        <w:rPr>
          <w:spacing w:val="-1"/>
          <w:sz w:val="20"/>
        </w:rPr>
        <w:t xml:space="preserve"> </w:t>
      </w:r>
      <w:r>
        <w:rPr>
          <w:sz w:val="20"/>
        </w:rPr>
        <w:t>SNA2008/ESA2010</w:t>
      </w:r>
      <w:r>
        <w:rPr>
          <w:spacing w:val="-1"/>
          <w:sz w:val="20"/>
        </w:rPr>
        <w:t xml:space="preserve"> </w:t>
      </w:r>
      <w:r>
        <w:rPr>
          <w:sz w:val="20"/>
        </w:rPr>
        <w:t>framework</w:t>
      </w:r>
      <w:r>
        <w:rPr>
          <w:spacing w:val="-2"/>
          <w:sz w:val="20"/>
        </w:rPr>
        <w:t xml:space="preserve"> </w:t>
      </w:r>
      <w:r>
        <w:rPr>
          <w:sz w:val="20"/>
        </w:rPr>
        <w:t>to</w:t>
      </w:r>
      <w:r>
        <w:rPr>
          <w:spacing w:val="-1"/>
          <w:sz w:val="20"/>
        </w:rPr>
        <w:t xml:space="preserve"> </w:t>
      </w:r>
      <w:r>
        <w:rPr>
          <w:sz w:val="20"/>
        </w:rPr>
        <w:t>organize</w:t>
      </w:r>
      <w:r>
        <w:rPr>
          <w:spacing w:val="-1"/>
          <w:sz w:val="20"/>
        </w:rPr>
        <w:t xml:space="preserve"> </w:t>
      </w:r>
      <w:r>
        <w:rPr>
          <w:sz w:val="20"/>
        </w:rPr>
        <w:t>and</w:t>
      </w:r>
      <w:r>
        <w:rPr>
          <w:spacing w:val="-1"/>
          <w:sz w:val="20"/>
        </w:rPr>
        <w:t xml:space="preserve"> </w:t>
      </w:r>
      <w:r>
        <w:rPr>
          <w:sz w:val="20"/>
        </w:rPr>
        <w:t xml:space="preserve">dis- </w:t>
      </w:r>
      <w:proofErr w:type="spellStart"/>
      <w:r>
        <w:rPr>
          <w:spacing w:val="-2"/>
          <w:sz w:val="20"/>
        </w:rPr>
        <w:t>seminate</w:t>
      </w:r>
      <w:proofErr w:type="spellEnd"/>
      <w:r>
        <w:rPr>
          <w:spacing w:val="-5"/>
          <w:sz w:val="20"/>
        </w:rPr>
        <w:t xml:space="preserve"> </w:t>
      </w:r>
      <w:r>
        <w:rPr>
          <w:spacing w:val="-2"/>
          <w:sz w:val="20"/>
        </w:rPr>
        <w:t>the</w:t>
      </w:r>
      <w:r>
        <w:rPr>
          <w:spacing w:val="-5"/>
          <w:sz w:val="20"/>
        </w:rPr>
        <w:t xml:space="preserve"> </w:t>
      </w:r>
      <w:r>
        <w:rPr>
          <w:spacing w:val="-2"/>
          <w:sz w:val="20"/>
        </w:rPr>
        <w:t>data.</w:t>
      </w:r>
      <w:r>
        <w:rPr>
          <w:spacing w:val="19"/>
          <w:sz w:val="20"/>
        </w:rPr>
        <w:t xml:space="preserve"> </w:t>
      </w:r>
      <w:r>
        <w:rPr>
          <w:spacing w:val="-2"/>
          <w:sz w:val="20"/>
        </w:rPr>
        <w:t>We</w:t>
      </w:r>
      <w:r>
        <w:rPr>
          <w:spacing w:val="-5"/>
          <w:sz w:val="20"/>
        </w:rPr>
        <w:t xml:space="preserve"> </w:t>
      </w:r>
      <w:r>
        <w:rPr>
          <w:spacing w:val="-2"/>
          <w:sz w:val="20"/>
        </w:rPr>
        <w:t>refer</w:t>
      </w:r>
      <w:r>
        <w:rPr>
          <w:spacing w:val="-5"/>
          <w:sz w:val="20"/>
        </w:rPr>
        <w:t xml:space="preserve"> </w:t>
      </w:r>
      <w:r>
        <w:rPr>
          <w:spacing w:val="-2"/>
          <w:sz w:val="20"/>
        </w:rPr>
        <w:t>to</w:t>
      </w:r>
      <w:r>
        <w:rPr>
          <w:spacing w:val="-5"/>
          <w:sz w:val="20"/>
        </w:rPr>
        <w:t xml:space="preserve"> </w:t>
      </w:r>
      <w:r>
        <w:rPr>
          <w:spacing w:val="-2"/>
          <w:sz w:val="20"/>
        </w:rPr>
        <w:t>these</w:t>
      </w:r>
      <w:r>
        <w:rPr>
          <w:spacing w:val="-5"/>
          <w:sz w:val="20"/>
        </w:rPr>
        <w:t xml:space="preserve"> </w:t>
      </w:r>
      <w:r>
        <w:rPr>
          <w:spacing w:val="-2"/>
          <w:sz w:val="20"/>
        </w:rPr>
        <w:t>data</w:t>
      </w:r>
      <w:r>
        <w:rPr>
          <w:spacing w:val="-5"/>
          <w:sz w:val="20"/>
        </w:rPr>
        <w:t xml:space="preserve"> </w:t>
      </w:r>
      <w:r>
        <w:rPr>
          <w:spacing w:val="-2"/>
          <w:sz w:val="20"/>
        </w:rPr>
        <w:t>sources</w:t>
      </w:r>
      <w:r>
        <w:rPr>
          <w:spacing w:val="-5"/>
          <w:sz w:val="20"/>
        </w:rPr>
        <w:t xml:space="preserve"> </w:t>
      </w:r>
      <w:r>
        <w:rPr>
          <w:spacing w:val="-2"/>
          <w:sz w:val="20"/>
        </w:rPr>
        <w:t>as</w:t>
      </w:r>
      <w:r>
        <w:rPr>
          <w:spacing w:val="-5"/>
          <w:sz w:val="20"/>
        </w:rPr>
        <w:t xml:space="preserve"> </w:t>
      </w:r>
      <w:r>
        <w:rPr>
          <w:spacing w:val="-2"/>
          <w:sz w:val="20"/>
        </w:rPr>
        <w:t>cross-national</w:t>
      </w:r>
      <w:r>
        <w:rPr>
          <w:spacing w:val="-5"/>
          <w:sz w:val="20"/>
        </w:rPr>
        <w:t xml:space="preserve"> </w:t>
      </w:r>
      <w:r>
        <w:rPr>
          <w:spacing w:val="-2"/>
          <w:sz w:val="20"/>
        </w:rPr>
        <w:t>oﬀicial</w:t>
      </w:r>
      <w:r>
        <w:rPr>
          <w:spacing w:val="-5"/>
          <w:sz w:val="20"/>
        </w:rPr>
        <w:t xml:space="preserve"> </w:t>
      </w:r>
      <w:r>
        <w:rPr>
          <w:spacing w:val="-2"/>
          <w:sz w:val="20"/>
        </w:rPr>
        <w:t>survey</w:t>
      </w:r>
      <w:r>
        <w:rPr>
          <w:spacing w:val="-5"/>
          <w:sz w:val="20"/>
        </w:rPr>
        <w:t xml:space="preserve"> </w:t>
      </w:r>
      <w:r>
        <w:rPr>
          <w:spacing w:val="-2"/>
          <w:sz w:val="20"/>
        </w:rPr>
        <w:t>data</w:t>
      </w:r>
      <w:r>
        <w:rPr>
          <w:spacing w:val="-5"/>
          <w:sz w:val="20"/>
        </w:rPr>
        <w:t xml:space="preserve"> </w:t>
      </w:r>
      <w:r>
        <w:rPr>
          <w:spacing w:val="-2"/>
          <w:sz w:val="20"/>
        </w:rPr>
        <w:t>or</w:t>
      </w:r>
      <w:r>
        <w:rPr>
          <w:spacing w:val="-5"/>
          <w:sz w:val="20"/>
        </w:rPr>
        <w:t xml:space="preserve"> </w:t>
      </w:r>
      <w:r>
        <w:rPr>
          <w:spacing w:val="-2"/>
          <w:sz w:val="20"/>
        </w:rPr>
        <w:t xml:space="preserve">cross-national </w:t>
      </w:r>
      <w:r>
        <w:rPr>
          <w:sz w:val="20"/>
        </w:rPr>
        <w:t>academic research that do not use the SNA2008/ESA2010 framework.</w:t>
      </w:r>
    </w:p>
    <w:p w14:paraId="70FB21FE" w14:textId="77777777" w:rsidR="00620CF6" w:rsidRDefault="00620CF6">
      <w:pPr>
        <w:pStyle w:val="BodyText"/>
        <w:spacing w:before="1"/>
        <w:rPr>
          <w:sz w:val="30"/>
        </w:rPr>
      </w:pPr>
    </w:p>
    <w:p w14:paraId="6D53FB1E" w14:textId="77777777" w:rsidR="00620CF6" w:rsidRDefault="00000000">
      <w:pPr>
        <w:pStyle w:val="Heading3"/>
        <w:numPr>
          <w:ilvl w:val="2"/>
          <w:numId w:val="13"/>
        </w:numPr>
        <w:tabs>
          <w:tab w:val="left" w:pos="909"/>
        </w:tabs>
        <w:ind w:hanging="792"/>
      </w:pPr>
      <w:bookmarkStart w:id="365" w:name="Map_raw_data_into_national_accounting_co"/>
      <w:bookmarkStart w:id="366" w:name="_bookmark22"/>
      <w:bookmarkEnd w:id="365"/>
      <w:bookmarkEnd w:id="366"/>
      <w:r>
        <w:rPr>
          <w:w w:val="105"/>
        </w:rPr>
        <w:t>Map</w:t>
      </w:r>
      <w:r>
        <w:rPr>
          <w:spacing w:val="24"/>
          <w:w w:val="105"/>
        </w:rPr>
        <w:t xml:space="preserve"> </w:t>
      </w:r>
      <w:r>
        <w:rPr>
          <w:w w:val="105"/>
        </w:rPr>
        <w:t>raw</w:t>
      </w:r>
      <w:r>
        <w:rPr>
          <w:spacing w:val="24"/>
          <w:w w:val="105"/>
        </w:rPr>
        <w:t xml:space="preserve"> </w:t>
      </w:r>
      <w:r>
        <w:rPr>
          <w:w w:val="105"/>
        </w:rPr>
        <w:t>data</w:t>
      </w:r>
      <w:r>
        <w:rPr>
          <w:spacing w:val="25"/>
          <w:w w:val="105"/>
        </w:rPr>
        <w:t xml:space="preserve"> </w:t>
      </w:r>
      <w:r>
        <w:rPr>
          <w:w w:val="105"/>
        </w:rPr>
        <w:t>into</w:t>
      </w:r>
      <w:r>
        <w:rPr>
          <w:spacing w:val="24"/>
          <w:w w:val="105"/>
        </w:rPr>
        <w:t xml:space="preserve"> </w:t>
      </w:r>
      <w:r>
        <w:rPr>
          <w:w w:val="105"/>
        </w:rPr>
        <w:t>national</w:t>
      </w:r>
      <w:r>
        <w:rPr>
          <w:spacing w:val="25"/>
          <w:w w:val="105"/>
        </w:rPr>
        <w:t xml:space="preserve"> </w:t>
      </w:r>
      <w:r>
        <w:rPr>
          <w:w w:val="105"/>
        </w:rPr>
        <w:t>accounting</w:t>
      </w:r>
      <w:r>
        <w:rPr>
          <w:spacing w:val="24"/>
          <w:w w:val="105"/>
        </w:rPr>
        <w:t xml:space="preserve"> </w:t>
      </w:r>
      <w:r>
        <w:rPr>
          <w:spacing w:val="-2"/>
          <w:w w:val="105"/>
        </w:rPr>
        <w:t>concepts</w:t>
      </w:r>
    </w:p>
    <w:p w14:paraId="49D592D4" w14:textId="77777777" w:rsidR="00620CF6" w:rsidRDefault="00620CF6">
      <w:pPr>
        <w:pStyle w:val="BodyText"/>
        <w:spacing w:before="6"/>
        <w:rPr>
          <w:b/>
          <w:sz w:val="26"/>
        </w:rPr>
      </w:pPr>
    </w:p>
    <w:p w14:paraId="216E9C45" w14:textId="77777777" w:rsidR="00620CF6" w:rsidRDefault="00000000">
      <w:pPr>
        <w:pStyle w:val="BodyText"/>
        <w:spacing w:line="352" w:lineRule="auto"/>
        <w:ind w:left="117" w:right="315"/>
        <w:jc w:val="both"/>
      </w:pPr>
      <w:r>
        <w:rPr>
          <w:spacing w:val="-2"/>
        </w:rPr>
        <w:t>Once</w:t>
      </w:r>
      <w:r>
        <w:rPr>
          <w:spacing w:val="-10"/>
        </w:rPr>
        <w:t xml:space="preserve"> </w:t>
      </w:r>
      <w:r>
        <w:rPr>
          <w:spacing w:val="-2"/>
        </w:rPr>
        <w:t>raw</w:t>
      </w:r>
      <w:r>
        <w:rPr>
          <w:spacing w:val="-10"/>
        </w:rPr>
        <w:t xml:space="preserve"> </w:t>
      </w:r>
      <w:r>
        <w:rPr>
          <w:spacing w:val="-2"/>
        </w:rPr>
        <w:t>data</w:t>
      </w:r>
      <w:r>
        <w:rPr>
          <w:spacing w:val="-10"/>
        </w:rPr>
        <w:t xml:space="preserve"> </w:t>
      </w:r>
      <w:r>
        <w:rPr>
          <w:spacing w:val="-2"/>
        </w:rPr>
        <w:t>have</w:t>
      </w:r>
      <w:r>
        <w:rPr>
          <w:spacing w:val="-10"/>
        </w:rPr>
        <w:t xml:space="preserve"> </w:t>
      </w:r>
      <w:r>
        <w:rPr>
          <w:spacing w:val="-2"/>
        </w:rPr>
        <w:t>been</w:t>
      </w:r>
      <w:r>
        <w:rPr>
          <w:spacing w:val="-10"/>
        </w:rPr>
        <w:t xml:space="preserve"> </w:t>
      </w:r>
      <w:r>
        <w:rPr>
          <w:spacing w:val="-2"/>
        </w:rPr>
        <w:t>obtained</w:t>
      </w:r>
      <w:r>
        <w:rPr>
          <w:spacing w:val="-10"/>
        </w:rPr>
        <w:t xml:space="preserve"> </w:t>
      </w:r>
      <w:r>
        <w:rPr>
          <w:spacing w:val="-2"/>
        </w:rPr>
        <w:t>and</w:t>
      </w:r>
      <w:r>
        <w:rPr>
          <w:spacing w:val="-10"/>
        </w:rPr>
        <w:t xml:space="preserve"> </w:t>
      </w:r>
      <w:r>
        <w:rPr>
          <w:spacing w:val="-2"/>
        </w:rPr>
        <w:t>classified,</w:t>
      </w:r>
      <w:r>
        <w:rPr>
          <w:spacing w:val="-9"/>
        </w:rPr>
        <w:t xml:space="preserve"> </w:t>
      </w:r>
      <w:r>
        <w:rPr>
          <w:spacing w:val="-2"/>
        </w:rPr>
        <w:t>we</w:t>
      </w:r>
      <w:r>
        <w:rPr>
          <w:spacing w:val="-10"/>
        </w:rPr>
        <w:t xml:space="preserve"> </w:t>
      </w:r>
      <w:r>
        <w:rPr>
          <w:spacing w:val="-2"/>
        </w:rPr>
        <w:t>harmonize</w:t>
      </w:r>
      <w:r>
        <w:rPr>
          <w:spacing w:val="-10"/>
        </w:rPr>
        <w:t xml:space="preserve"> </w:t>
      </w:r>
      <w:r>
        <w:rPr>
          <w:spacing w:val="-2"/>
        </w:rPr>
        <w:t>them</w:t>
      </w:r>
      <w:r>
        <w:rPr>
          <w:spacing w:val="-10"/>
        </w:rPr>
        <w:t xml:space="preserve"> </w:t>
      </w:r>
      <w:r>
        <w:rPr>
          <w:spacing w:val="-2"/>
        </w:rPr>
        <w:t>using</w:t>
      </w:r>
      <w:r>
        <w:rPr>
          <w:spacing w:val="-10"/>
        </w:rPr>
        <w:t xml:space="preserve"> </w:t>
      </w:r>
      <w:r>
        <w:rPr>
          <w:spacing w:val="-2"/>
        </w:rPr>
        <w:t>the</w:t>
      </w:r>
      <w:r>
        <w:rPr>
          <w:spacing w:val="-10"/>
        </w:rPr>
        <w:t xml:space="preserve"> </w:t>
      </w:r>
      <w:r>
        <w:rPr>
          <w:spacing w:val="-2"/>
        </w:rPr>
        <w:t>Wealth</w:t>
      </w:r>
      <w:r>
        <w:rPr>
          <w:spacing w:val="-10"/>
        </w:rPr>
        <w:t xml:space="preserve"> </w:t>
      </w:r>
      <w:r>
        <w:rPr>
          <w:spacing w:val="-2"/>
        </w:rPr>
        <w:t>Topography</w:t>
      </w:r>
      <w:r>
        <w:rPr>
          <w:spacing w:val="-10"/>
        </w:rPr>
        <w:t xml:space="preserve"> </w:t>
      </w:r>
      <w:r>
        <w:rPr>
          <w:spacing w:val="-2"/>
        </w:rPr>
        <w:t xml:space="preserve">Concep- </w:t>
      </w:r>
      <w:proofErr w:type="spellStart"/>
      <w:r>
        <w:rPr>
          <w:spacing w:val="-2"/>
        </w:rPr>
        <w:t>tual</w:t>
      </w:r>
      <w:proofErr w:type="spellEnd"/>
      <w:r>
        <w:rPr>
          <w:spacing w:val="-7"/>
        </w:rPr>
        <w:t xml:space="preserve"> </w:t>
      </w:r>
      <w:r>
        <w:rPr>
          <w:spacing w:val="-2"/>
        </w:rPr>
        <w:t>Grid,</w:t>
      </w:r>
      <w:r>
        <w:rPr>
          <w:spacing w:val="-5"/>
        </w:rPr>
        <w:t xml:space="preserve"> </w:t>
      </w:r>
      <w:r>
        <w:rPr>
          <w:spacing w:val="-2"/>
        </w:rPr>
        <w:t>or</w:t>
      </w:r>
      <w:r>
        <w:rPr>
          <w:spacing w:val="-7"/>
        </w:rPr>
        <w:t xml:space="preserve"> </w:t>
      </w:r>
      <w:r>
        <w:rPr>
          <w:spacing w:val="-2"/>
        </w:rPr>
        <w:t>simply</w:t>
      </w:r>
      <w:r>
        <w:rPr>
          <w:spacing w:val="-7"/>
        </w:rPr>
        <w:t xml:space="preserve"> </w:t>
      </w:r>
      <w:r>
        <w:rPr>
          <w:i/>
          <w:spacing w:val="-2"/>
        </w:rPr>
        <w:t>the</w:t>
      </w:r>
      <w:r>
        <w:rPr>
          <w:i/>
          <w:spacing w:val="-6"/>
        </w:rPr>
        <w:t xml:space="preserve"> </w:t>
      </w:r>
      <w:r>
        <w:rPr>
          <w:spacing w:val="-2"/>
        </w:rPr>
        <w:t>grid.</w:t>
      </w:r>
      <w:r>
        <w:rPr>
          <w:spacing w:val="21"/>
        </w:rPr>
        <w:t xml:space="preserve"> </w:t>
      </w:r>
      <w:r>
        <w:rPr>
          <w:spacing w:val="-2"/>
        </w:rPr>
        <w:t>The</w:t>
      </w:r>
      <w:r>
        <w:rPr>
          <w:spacing w:val="-7"/>
        </w:rPr>
        <w:t xml:space="preserve"> </w:t>
      </w:r>
      <w:r>
        <w:rPr>
          <w:spacing w:val="-2"/>
        </w:rPr>
        <w:t>grid,</w:t>
      </w:r>
      <w:r>
        <w:rPr>
          <w:spacing w:val="-5"/>
        </w:rPr>
        <w:t xml:space="preserve"> </w:t>
      </w:r>
      <w:r>
        <w:rPr>
          <w:spacing w:val="-2"/>
        </w:rPr>
        <w:t>inspired</w:t>
      </w:r>
      <w:r>
        <w:rPr>
          <w:spacing w:val="-7"/>
        </w:rPr>
        <w:t xml:space="preserve"> </w:t>
      </w:r>
      <w:r>
        <w:rPr>
          <w:spacing w:val="-2"/>
        </w:rPr>
        <w:t>by</w:t>
      </w:r>
      <w:r>
        <w:rPr>
          <w:spacing w:val="-7"/>
        </w:rPr>
        <w:t xml:space="preserve"> </w:t>
      </w:r>
      <w:r>
        <w:rPr>
          <w:spacing w:val="-2"/>
        </w:rPr>
        <w:t>National</w:t>
      </w:r>
      <w:r>
        <w:rPr>
          <w:spacing w:val="-7"/>
        </w:rPr>
        <w:t xml:space="preserve"> </w:t>
      </w:r>
      <w:r>
        <w:rPr>
          <w:spacing w:val="-2"/>
        </w:rPr>
        <w:t>Accounts,</w:t>
      </w:r>
      <w:r>
        <w:rPr>
          <w:spacing w:val="-5"/>
        </w:rPr>
        <w:t xml:space="preserve"> </w:t>
      </w:r>
      <w:r>
        <w:rPr>
          <w:spacing w:val="-2"/>
        </w:rPr>
        <w:t>is</w:t>
      </w:r>
      <w:r>
        <w:rPr>
          <w:spacing w:val="-7"/>
        </w:rPr>
        <w:t xml:space="preserve"> </w:t>
      </w:r>
      <w:r>
        <w:rPr>
          <w:spacing w:val="-2"/>
        </w:rPr>
        <w:t>a</w:t>
      </w:r>
      <w:r>
        <w:rPr>
          <w:spacing w:val="-7"/>
        </w:rPr>
        <w:t xml:space="preserve"> </w:t>
      </w:r>
      <w:r>
        <w:rPr>
          <w:spacing w:val="-2"/>
        </w:rPr>
        <w:t>table</w:t>
      </w:r>
      <w:r>
        <w:rPr>
          <w:spacing w:val="-7"/>
        </w:rPr>
        <w:t xml:space="preserve"> </w:t>
      </w:r>
      <w:r>
        <w:rPr>
          <w:spacing w:val="-2"/>
        </w:rPr>
        <w:t>that</w:t>
      </w:r>
      <w:r>
        <w:rPr>
          <w:spacing w:val="-7"/>
        </w:rPr>
        <w:t xml:space="preserve"> </w:t>
      </w:r>
      <w:r>
        <w:rPr>
          <w:spacing w:val="-2"/>
        </w:rPr>
        <w:t>assigns</w:t>
      </w:r>
      <w:r>
        <w:rPr>
          <w:spacing w:val="-7"/>
        </w:rPr>
        <w:t xml:space="preserve"> </w:t>
      </w:r>
      <w:r>
        <w:rPr>
          <w:spacing w:val="-2"/>
        </w:rPr>
        <w:t>an</w:t>
      </w:r>
      <w:r>
        <w:rPr>
          <w:spacing w:val="-7"/>
        </w:rPr>
        <w:t xml:space="preserve"> </w:t>
      </w:r>
      <w:r>
        <w:rPr>
          <w:spacing w:val="-2"/>
        </w:rPr>
        <w:t xml:space="preserve">alphanumeric </w:t>
      </w:r>
      <w:r>
        <w:t>identifier to each item or instrument of the balance sheet.</w:t>
      </w:r>
      <w:hyperlink w:anchor="_bookmark23" w:history="1">
        <w:r>
          <w:rPr>
            <w:color w:val="7F0000"/>
            <w:position w:val="7"/>
            <w:sz w:val="14"/>
          </w:rPr>
          <w:t>2</w:t>
        </w:r>
      </w:hyperlink>
      <w:r>
        <w:rPr>
          <w:color w:val="7F0000"/>
          <w:spacing w:val="40"/>
          <w:position w:val="7"/>
          <w:sz w:val="14"/>
        </w:rPr>
        <w:t xml:space="preserve"> </w:t>
      </w:r>
      <w:r>
        <w:t xml:space="preserve">An extract of the grid, can be seen in Table </w:t>
      </w:r>
      <w:hyperlink w:anchor="_bookmark24" w:history="1">
        <w:r>
          <w:rPr>
            <w:color w:val="7F0000"/>
          </w:rPr>
          <w:t>3.5</w:t>
        </w:r>
      </w:hyperlink>
      <w:r>
        <w:t>. Under the column ‘Code’, we report the code that identifies each item of the balance sheet (e.g., AN111 stands for Dwellings).</w:t>
      </w:r>
      <w:r>
        <w:rPr>
          <w:spacing w:val="25"/>
        </w:rPr>
        <w:t xml:space="preserve"> </w:t>
      </w:r>
      <w:r>
        <w:t>The code consists of two elements (letters and numbers), and by a special character for</w:t>
      </w:r>
      <w:r>
        <w:rPr>
          <w:spacing w:val="-13"/>
        </w:rPr>
        <w:t xml:space="preserve"> </w:t>
      </w:r>
      <w:r>
        <w:t>the</w:t>
      </w:r>
      <w:r>
        <w:rPr>
          <w:spacing w:val="-12"/>
        </w:rPr>
        <w:t xml:space="preserve"> </w:t>
      </w:r>
      <w:r>
        <w:t>case</w:t>
      </w:r>
      <w:r>
        <w:rPr>
          <w:spacing w:val="-13"/>
        </w:rPr>
        <w:t xml:space="preserve"> </w:t>
      </w:r>
      <w:r>
        <w:t>of</w:t>
      </w:r>
      <w:r>
        <w:rPr>
          <w:spacing w:val="-12"/>
        </w:rPr>
        <w:t xml:space="preserve"> </w:t>
      </w:r>
      <w:r>
        <w:t>financial</w:t>
      </w:r>
      <w:r>
        <w:rPr>
          <w:spacing w:val="-13"/>
        </w:rPr>
        <w:t xml:space="preserve"> </w:t>
      </w:r>
      <w:r>
        <w:t>assets</w:t>
      </w:r>
      <w:r>
        <w:rPr>
          <w:spacing w:val="-12"/>
        </w:rPr>
        <w:t xml:space="preserve"> </w:t>
      </w:r>
      <w:r>
        <w:t>and</w:t>
      </w:r>
      <w:r>
        <w:rPr>
          <w:spacing w:val="-13"/>
        </w:rPr>
        <w:t xml:space="preserve"> </w:t>
      </w:r>
      <w:r>
        <w:t>liabilities.</w:t>
      </w:r>
      <w:r>
        <w:rPr>
          <w:spacing w:val="-5"/>
        </w:rPr>
        <w:t xml:space="preserve"> </w:t>
      </w:r>
      <w:r>
        <w:t>The</w:t>
      </w:r>
      <w:r>
        <w:rPr>
          <w:spacing w:val="-12"/>
        </w:rPr>
        <w:t xml:space="preserve"> </w:t>
      </w:r>
      <w:r>
        <w:t>alphabetic</w:t>
      </w:r>
      <w:r>
        <w:rPr>
          <w:spacing w:val="-13"/>
        </w:rPr>
        <w:t xml:space="preserve"> </w:t>
      </w:r>
      <w:r>
        <w:t>part</w:t>
      </w:r>
      <w:r>
        <w:rPr>
          <w:spacing w:val="-12"/>
        </w:rPr>
        <w:t xml:space="preserve"> </w:t>
      </w:r>
      <w:r>
        <w:t>of</w:t>
      </w:r>
      <w:r>
        <w:rPr>
          <w:spacing w:val="-13"/>
        </w:rPr>
        <w:t xml:space="preserve"> </w:t>
      </w:r>
      <w:r>
        <w:t>the</w:t>
      </w:r>
      <w:r>
        <w:rPr>
          <w:spacing w:val="-12"/>
        </w:rPr>
        <w:t xml:space="preserve"> </w:t>
      </w:r>
      <w:r>
        <w:t>code</w:t>
      </w:r>
      <w:r>
        <w:rPr>
          <w:spacing w:val="-13"/>
        </w:rPr>
        <w:t xml:space="preserve"> </w:t>
      </w:r>
      <w:r>
        <w:t>identifies</w:t>
      </w:r>
      <w:r>
        <w:rPr>
          <w:spacing w:val="-12"/>
        </w:rPr>
        <w:t xml:space="preserve"> </w:t>
      </w:r>
      <w:r>
        <w:t>whether</w:t>
      </w:r>
      <w:r>
        <w:rPr>
          <w:spacing w:val="-13"/>
        </w:rPr>
        <w:t xml:space="preserve"> </w:t>
      </w:r>
      <w:r>
        <w:t>a</w:t>
      </w:r>
      <w:r>
        <w:rPr>
          <w:spacing w:val="-12"/>
        </w:rPr>
        <w:t xml:space="preserve"> </w:t>
      </w:r>
      <w:r>
        <w:t>specific</w:t>
      </w:r>
      <w:r>
        <w:rPr>
          <w:spacing w:val="-13"/>
        </w:rPr>
        <w:t xml:space="preserve"> </w:t>
      </w:r>
      <w:proofErr w:type="spellStart"/>
      <w:r>
        <w:t>bal</w:t>
      </w:r>
      <w:proofErr w:type="spellEnd"/>
      <w:r>
        <w:t xml:space="preserve">- </w:t>
      </w:r>
      <w:proofErr w:type="spellStart"/>
      <w:r>
        <w:t>ance</w:t>
      </w:r>
      <w:proofErr w:type="spellEnd"/>
      <w:r>
        <w:rPr>
          <w:spacing w:val="-8"/>
        </w:rPr>
        <w:t xml:space="preserve"> </w:t>
      </w:r>
      <w:r>
        <w:t>sheet</w:t>
      </w:r>
      <w:r>
        <w:rPr>
          <w:spacing w:val="-8"/>
        </w:rPr>
        <w:t xml:space="preserve"> </w:t>
      </w:r>
      <w:r>
        <w:t>component</w:t>
      </w:r>
      <w:r>
        <w:rPr>
          <w:spacing w:val="-9"/>
        </w:rPr>
        <w:t xml:space="preserve"> </w:t>
      </w:r>
      <w:r>
        <w:t>falls</w:t>
      </w:r>
      <w:r>
        <w:rPr>
          <w:spacing w:val="-8"/>
        </w:rPr>
        <w:t xml:space="preserve"> </w:t>
      </w:r>
      <w:r>
        <w:t>in</w:t>
      </w:r>
      <w:r>
        <w:rPr>
          <w:spacing w:val="-8"/>
        </w:rPr>
        <w:t xml:space="preserve"> </w:t>
      </w:r>
      <w:r>
        <w:t>the</w:t>
      </w:r>
      <w:r>
        <w:rPr>
          <w:spacing w:val="-8"/>
        </w:rPr>
        <w:t xml:space="preserve"> </w:t>
      </w:r>
      <w:r>
        <w:t>category</w:t>
      </w:r>
      <w:r>
        <w:rPr>
          <w:spacing w:val="-8"/>
        </w:rPr>
        <w:t xml:space="preserve"> </w:t>
      </w:r>
      <w:r>
        <w:t>of</w:t>
      </w:r>
      <w:r>
        <w:rPr>
          <w:spacing w:val="-8"/>
        </w:rPr>
        <w:t xml:space="preserve"> </w:t>
      </w:r>
      <w:r>
        <w:t>non-financial</w:t>
      </w:r>
      <w:r>
        <w:rPr>
          <w:spacing w:val="-8"/>
        </w:rPr>
        <w:t xml:space="preserve"> </w:t>
      </w:r>
      <w:r>
        <w:t>assets</w:t>
      </w:r>
      <w:r>
        <w:rPr>
          <w:spacing w:val="-8"/>
        </w:rPr>
        <w:t xml:space="preserve"> </w:t>
      </w:r>
      <w:r>
        <w:t>(AN),</w:t>
      </w:r>
      <w:r>
        <w:rPr>
          <w:spacing w:val="-8"/>
        </w:rPr>
        <w:t xml:space="preserve"> </w:t>
      </w:r>
      <w:r>
        <w:t>financial</w:t>
      </w:r>
      <w:r>
        <w:rPr>
          <w:spacing w:val="-8"/>
        </w:rPr>
        <w:t xml:space="preserve"> </w:t>
      </w:r>
      <w:r>
        <w:t>assets</w:t>
      </w:r>
      <w:r>
        <w:rPr>
          <w:spacing w:val="-8"/>
        </w:rPr>
        <w:t xml:space="preserve"> </w:t>
      </w:r>
      <w:r>
        <w:t>(A_AF)</w:t>
      </w:r>
      <w:r>
        <w:rPr>
          <w:spacing w:val="-8"/>
        </w:rPr>
        <w:t xml:space="preserve"> </w:t>
      </w:r>
      <w:r>
        <w:t>or</w:t>
      </w:r>
      <w:r>
        <w:rPr>
          <w:spacing w:val="-8"/>
        </w:rPr>
        <w:t xml:space="preserve"> </w:t>
      </w:r>
      <w:r>
        <w:t>liabilities (L_AF). Numbers, instead, identifies the class of assets and liabilities to which the instrument belongs.</w:t>
      </w:r>
    </w:p>
    <w:p w14:paraId="2B6DC0F5" w14:textId="77777777" w:rsidR="00620CF6" w:rsidRDefault="00000000">
      <w:pPr>
        <w:pStyle w:val="BodyText"/>
        <w:spacing w:before="120" w:line="355" w:lineRule="auto"/>
        <w:ind w:left="117" w:right="315"/>
        <w:jc w:val="both"/>
      </w:pPr>
      <w:r>
        <w:t>Equipped with the grid, we can map each raw source into national accounting concepts with the aim of obtaining</w:t>
      </w:r>
      <w:r>
        <w:rPr>
          <w:spacing w:val="-1"/>
        </w:rPr>
        <w:t xml:space="preserve"> </w:t>
      </w:r>
      <w:r>
        <w:t>harmonized</w:t>
      </w:r>
      <w:r>
        <w:rPr>
          <w:spacing w:val="-1"/>
        </w:rPr>
        <w:t xml:space="preserve"> </w:t>
      </w:r>
      <w:r>
        <w:t>data</w:t>
      </w:r>
      <w:r>
        <w:rPr>
          <w:spacing w:val="-1"/>
        </w:rPr>
        <w:t xml:space="preserve"> </w:t>
      </w:r>
      <w:r>
        <w:t>on</w:t>
      </w:r>
      <w:r>
        <w:rPr>
          <w:spacing w:val="-1"/>
        </w:rPr>
        <w:t xml:space="preserve"> </w:t>
      </w:r>
      <w:r>
        <w:t>net</w:t>
      </w:r>
      <w:r>
        <w:rPr>
          <w:spacing w:val="-1"/>
        </w:rPr>
        <w:t xml:space="preserve"> </w:t>
      </w:r>
      <w:r>
        <w:t>wealth, assets, and</w:t>
      </w:r>
      <w:r>
        <w:rPr>
          <w:spacing w:val="-1"/>
        </w:rPr>
        <w:t xml:space="preserve"> </w:t>
      </w:r>
      <w:r>
        <w:t>liabilities</w:t>
      </w:r>
      <w:r>
        <w:rPr>
          <w:spacing w:val="-1"/>
        </w:rPr>
        <w:t xml:space="preserve"> </w:t>
      </w:r>
      <w:r>
        <w:t>that</w:t>
      </w:r>
      <w:r>
        <w:rPr>
          <w:spacing w:val="-1"/>
        </w:rPr>
        <w:t xml:space="preserve"> </w:t>
      </w:r>
      <w:r>
        <w:t>can</w:t>
      </w:r>
      <w:r>
        <w:rPr>
          <w:spacing w:val="-1"/>
        </w:rPr>
        <w:t xml:space="preserve"> </w:t>
      </w:r>
      <w:r>
        <w:t>be</w:t>
      </w:r>
      <w:r>
        <w:rPr>
          <w:spacing w:val="-1"/>
        </w:rPr>
        <w:t xml:space="preserve"> </w:t>
      </w:r>
      <w:r>
        <w:t>compared</w:t>
      </w:r>
      <w:r>
        <w:rPr>
          <w:spacing w:val="-1"/>
        </w:rPr>
        <w:t xml:space="preserve"> </w:t>
      </w:r>
      <w:r>
        <w:t>across</w:t>
      </w:r>
      <w:r>
        <w:rPr>
          <w:spacing w:val="-1"/>
        </w:rPr>
        <w:t xml:space="preserve"> </w:t>
      </w:r>
      <w:r>
        <w:t>countries</w:t>
      </w:r>
      <w:r>
        <w:rPr>
          <w:spacing w:val="-1"/>
        </w:rPr>
        <w:t xml:space="preserve"> </w:t>
      </w:r>
      <w:r>
        <w:t>and sources.</w:t>
      </w:r>
      <w:r>
        <w:rPr>
          <w:spacing w:val="15"/>
        </w:rPr>
        <w:t xml:space="preserve"> </w:t>
      </w:r>
      <w:r>
        <w:t>According</w:t>
      </w:r>
      <w:r>
        <w:rPr>
          <w:spacing w:val="-1"/>
        </w:rPr>
        <w:t xml:space="preserve"> </w:t>
      </w:r>
      <w:r>
        <w:t>to</w:t>
      </w:r>
      <w:r>
        <w:rPr>
          <w:spacing w:val="-1"/>
        </w:rPr>
        <w:t xml:space="preserve"> </w:t>
      </w:r>
      <w:r>
        <w:t>the</w:t>
      </w:r>
      <w:r>
        <w:rPr>
          <w:spacing w:val="-1"/>
        </w:rPr>
        <w:t xml:space="preserve"> </w:t>
      </w:r>
      <w:r>
        <w:t>type</w:t>
      </w:r>
      <w:r>
        <w:rPr>
          <w:spacing w:val="-1"/>
        </w:rPr>
        <w:t xml:space="preserve"> </w:t>
      </w:r>
      <w:r>
        <w:t>of</w:t>
      </w:r>
      <w:r>
        <w:rPr>
          <w:spacing w:val="-1"/>
        </w:rPr>
        <w:t xml:space="preserve"> </w:t>
      </w:r>
      <w:r>
        <w:t>raw</w:t>
      </w:r>
      <w:r>
        <w:rPr>
          <w:spacing w:val="-1"/>
        </w:rPr>
        <w:t xml:space="preserve"> </w:t>
      </w:r>
      <w:r>
        <w:t>data</w:t>
      </w:r>
      <w:r>
        <w:rPr>
          <w:spacing w:val="-1"/>
        </w:rPr>
        <w:t xml:space="preserve"> </w:t>
      </w:r>
      <w:r>
        <w:t>source,</w:t>
      </w:r>
      <w:r>
        <w:rPr>
          <w:spacing w:val="-1"/>
        </w:rPr>
        <w:t xml:space="preserve"> </w:t>
      </w:r>
      <w:r>
        <w:t>we</w:t>
      </w:r>
      <w:r>
        <w:rPr>
          <w:spacing w:val="-1"/>
        </w:rPr>
        <w:t xml:space="preserve"> </w:t>
      </w:r>
      <w:r>
        <w:t>distinguish</w:t>
      </w:r>
      <w:r>
        <w:rPr>
          <w:spacing w:val="-1"/>
        </w:rPr>
        <w:t xml:space="preserve"> </w:t>
      </w:r>
      <w:r>
        <w:t>between</w:t>
      </w:r>
      <w:r>
        <w:rPr>
          <w:spacing w:val="-1"/>
        </w:rPr>
        <w:t xml:space="preserve"> </w:t>
      </w:r>
      <w:r>
        <w:t>two</w:t>
      </w:r>
      <w:r>
        <w:rPr>
          <w:spacing w:val="-1"/>
        </w:rPr>
        <w:t xml:space="preserve"> </w:t>
      </w:r>
      <w:r>
        <w:t>types</w:t>
      </w:r>
      <w:r>
        <w:rPr>
          <w:spacing w:val="-1"/>
        </w:rPr>
        <w:t xml:space="preserve"> </w:t>
      </w:r>
      <w:r>
        <w:t>of</w:t>
      </w:r>
      <w:r>
        <w:rPr>
          <w:spacing w:val="-1"/>
        </w:rPr>
        <w:t xml:space="preserve"> </w:t>
      </w:r>
      <w:r>
        <w:t>mapping:</w:t>
      </w:r>
    </w:p>
    <w:p w14:paraId="2C905231" w14:textId="77777777" w:rsidR="00620CF6" w:rsidRDefault="00620CF6">
      <w:pPr>
        <w:pStyle w:val="BodyText"/>
        <w:spacing w:before="13"/>
        <w:rPr>
          <w:sz w:val="19"/>
        </w:rPr>
      </w:pPr>
    </w:p>
    <w:p w14:paraId="37ADFDD0" w14:textId="77777777" w:rsidR="00620CF6" w:rsidRDefault="00000000">
      <w:pPr>
        <w:pStyle w:val="ListParagraph"/>
        <w:numPr>
          <w:ilvl w:val="0"/>
          <w:numId w:val="11"/>
        </w:numPr>
        <w:tabs>
          <w:tab w:val="left" w:pos="615"/>
        </w:tabs>
        <w:spacing w:line="355" w:lineRule="auto"/>
        <w:ind w:right="315"/>
        <w:rPr>
          <w:sz w:val="20"/>
        </w:rPr>
      </w:pPr>
      <w:r>
        <w:rPr>
          <w:sz w:val="20"/>
        </w:rPr>
        <w:t>Automatic mapping (for cross-national oﬀicial statistics).</w:t>
      </w:r>
      <w:r>
        <w:rPr>
          <w:spacing w:val="38"/>
          <w:sz w:val="20"/>
        </w:rPr>
        <w:t xml:space="preserve"> </w:t>
      </w:r>
      <w:r>
        <w:rPr>
          <w:sz w:val="20"/>
        </w:rPr>
        <w:t>For raw data sources published by central banks and national statistical institutes that use the SNA2008/ESA2010 framework to organize and disseminate the data, the mapping of raw data into national accounting concepts is straightforward.</w:t>
      </w:r>
    </w:p>
    <w:p w14:paraId="28EEF080" w14:textId="77777777" w:rsidR="00620CF6" w:rsidRDefault="00000000">
      <w:pPr>
        <w:pStyle w:val="ListParagraph"/>
        <w:numPr>
          <w:ilvl w:val="0"/>
          <w:numId w:val="11"/>
        </w:numPr>
        <w:tabs>
          <w:tab w:val="left" w:pos="615"/>
        </w:tabs>
        <w:spacing w:before="141" w:line="355" w:lineRule="auto"/>
        <w:ind w:right="99"/>
        <w:rPr>
          <w:sz w:val="20"/>
        </w:rPr>
      </w:pPr>
      <w:r>
        <w:rPr>
          <w:noProof/>
        </w:rPr>
        <mc:AlternateContent>
          <mc:Choice Requires="wps">
            <w:drawing>
              <wp:anchor distT="0" distB="0" distL="0" distR="0" simplePos="0" relativeHeight="15735296" behindDoc="0" locked="0" layoutInCell="1" allowOverlap="1" wp14:anchorId="04028275" wp14:editId="6F537707">
                <wp:simplePos x="0" y="0"/>
                <wp:positionH relativeFrom="page">
                  <wp:posOffset>899998</wp:posOffset>
                </wp:positionH>
                <wp:positionV relativeFrom="paragraph">
                  <wp:posOffset>575970</wp:posOffset>
                </wp:positionV>
                <wp:extent cx="2389505" cy="12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9505" cy="1270"/>
                        </a:xfrm>
                        <a:custGeom>
                          <a:avLst/>
                          <a:gdLst/>
                          <a:ahLst/>
                          <a:cxnLst/>
                          <a:rect l="l" t="t" r="r" b="b"/>
                          <a:pathLst>
                            <a:path w="2389505">
                              <a:moveTo>
                                <a:pt x="0" y="0"/>
                              </a:moveTo>
                              <a:lnTo>
                                <a:pt x="2388920"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38CFB1" id="Graphic 27" o:spid="_x0000_s1026" style="position:absolute;margin-left:70.85pt;margin-top:45.35pt;width:188.15pt;height:.1pt;z-index:15735296;visibility:visible;mso-wrap-style:square;mso-wrap-distance-left:0;mso-wrap-distance-top:0;mso-wrap-distance-right:0;mso-wrap-distance-bottom:0;mso-position-horizontal:absolute;mso-position-horizontal-relative:page;mso-position-vertical:absolute;mso-position-vertical-relative:text;v-text-anchor:top" coordsize="23895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" path="m,l2388920,e" filled="f" strokeweight=".14056mm">
                <v:path arrowok="t"/>
                <w10:wrap anchorx="page"/>
              </v:shape>
            </w:pict>
          </mc:Fallback>
        </mc:AlternateContent>
      </w:r>
      <w:r>
        <w:rPr>
          <w:spacing w:val="-2"/>
          <w:sz w:val="20"/>
        </w:rPr>
        <w:t>Conceptual</w:t>
      </w:r>
      <w:r>
        <w:rPr>
          <w:spacing w:val="-11"/>
          <w:sz w:val="20"/>
        </w:rPr>
        <w:t xml:space="preserve"> </w:t>
      </w:r>
      <w:r>
        <w:rPr>
          <w:spacing w:val="-2"/>
          <w:sz w:val="20"/>
        </w:rPr>
        <w:t>or</w:t>
      </w:r>
      <w:r>
        <w:rPr>
          <w:spacing w:val="-10"/>
          <w:sz w:val="20"/>
        </w:rPr>
        <w:t xml:space="preserve"> </w:t>
      </w:r>
      <w:r>
        <w:rPr>
          <w:spacing w:val="-2"/>
          <w:sz w:val="20"/>
        </w:rPr>
        <w:t>manual</w:t>
      </w:r>
      <w:r>
        <w:rPr>
          <w:spacing w:val="-11"/>
          <w:sz w:val="20"/>
        </w:rPr>
        <w:t xml:space="preserve"> </w:t>
      </w:r>
      <w:r>
        <w:rPr>
          <w:spacing w:val="-2"/>
          <w:sz w:val="20"/>
        </w:rPr>
        <w:t>mapping</w:t>
      </w:r>
      <w:r>
        <w:rPr>
          <w:spacing w:val="-10"/>
          <w:sz w:val="20"/>
        </w:rPr>
        <w:t xml:space="preserve"> </w:t>
      </w:r>
      <w:r>
        <w:rPr>
          <w:spacing w:val="-2"/>
          <w:sz w:val="20"/>
        </w:rPr>
        <w:t>(for</w:t>
      </w:r>
      <w:r>
        <w:rPr>
          <w:spacing w:val="-11"/>
          <w:sz w:val="20"/>
        </w:rPr>
        <w:t xml:space="preserve"> </w:t>
      </w:r>
      <w:r>
        <w:rPr>
          <w:spacing w:val="-2"/>
          <w:sz w:val="20"/>
        </w:rPr>
        <w:t>cross-national</w:t>
      </w:r>
      <w:r>
        <w:rPr>
          <w:spacing w:val="-10"/>
          <w:sz w:val="20"/>
        </w:rPr>
        <w:t xml:space="preserve"> </w:t>
      </w:r>
      <w:r>
        <w:rPr>
          <w:spacing w:val="-2"/>
          <w:sz w:val="20"/>
        </w:rPr>
        <w:t>oﬀicial</w:t>
      </w:r>
      <w:r>
        <w:rPr>
          <w:spacing w:val="-11"/>
          <w:sz w:val="20"/>
        </w:rPr>
        <w:t xml:space="preserve"> </w:t>
      </w:r>
      <w:r>
        <w:rPr>
          <w:spacing w:val="-2"/>
          <w:sz w:val="20"/>
        </w:rPr>
        <w:t>statistics</w:t>
      </w:r>
      <w:r>
        <w:rPr>
          <w:spacing w:val="-10"/>
          <w:sz w:val="20"/>
        </w:rPr>
        <w:t xml:space="preserve"> </w:t>
      </w:r>
      <w:r>
        <w:rPr>
          <w:spacing w:val="-2"/>
          <w:sz w:val="20"/>
        </w:rPr>
        <w:t>that</w:t>
      </w:r>
      <w:r>
        <w:rPr>
          <w:spacing w:val="-11"/>
          <w:sz w:val="20"/>
        </w:rPr>
        <w:t xml:space="preserve"> </w:t>
      </w:r>
      <w:r>
        <w:rPr>
          <w:spacing w:val="-2"/>
          <w:sz w:val="20"/>
        </w:rPr>
        <w:t>use</w:t>
      </w:r>
      <w:r>
        <w:rPr>
          <w:spacing w:val="-10"/>
          <w:sz w:val="20"/>
        </w:rPr>
        <w:t xml:space="preserve"> </w:t>
      </w:r>
      <w:r>
        <w:rPr>
          <w:spacing w:val="-2"/>
          <w:sz w:val="20"/>
        </w:rPr>
        <w:t>variants</w:t>
      </w:r>
      <w:r>
        <w:rPr>
          <w:spacing w:val="-11"/>
          <w:sz w:val="20"/>
        </w:rPr>
        <w:t xml:space="preserve"> </w:t>
      </w:r>
      <w:r>
        <w:rPr>
          <w:spacing w:val="-2"/>
          <w:sz w:val="20"/>
        </w:rPr>
        <w:t>of</w:t>
      </w:r>
      <w:r>
        <w:rPr>
          <w:spacing w:val="-10"/>
          <w:sz w:val="20"/>
        </w:rPr>
        <w:t xml:space="preserve"> </w:t>
      </w:r>
      <w:r>
        <w:rPr>
          <w:spacing w:val="-2"/>
          <w:sz w:val="20"/>
        </w:rPr>
        <w:t xml:space="preserve">SNA2008/ESA2010 </w:t>
      </w:r>
      <w:r>
        <w:rPr>
          <w:sz w:val="20"/>
        </w:rPr>
        <w:t>framework).</w:t>
      </w:r>
      <w:r>
        <w:rPr>
          <w:spacing w:val="40"/>
          <w:sz w:val="20"/>
        </w:rPr>
        <w:t xml:space="preserve"> </w:t>
      </w:r>
      <w:r>
        <w:rPr>
          <w:sz w:val="20"/>
        </w:rPr>
        <w:t>For</w:t>
      </w:r>
      <w:r>
        <w:rPr>
          <w:spacing w:val="21"/>
          <w:sz w:val="20"/>
        </w:rPr>
        <w:t xml:space="preserve"> </w:t>
      </w:r>
      <w:r>
        <w:rPr>
          <w:sz w:val="20"/>
        </w:rPr>
        <w:t>raw</w:t>
      </w:r>
      <w:r>
        <w:rPr>
          <w:spacing w:val="21"/>
          <w:sz w:val="20"/>
        </w:rPr>
        <w:t xml:space="preserve"> </w:t>
      </w:r>
      <w:r>
        <w:rPr>
          <w:sz w:val="20"/>
        </w:rPr>
        <w:t>data</w:t>
      </w:r>
      <w:r>
        <w:rPr>
          <w:spacing w:val="21"/>
          <w:sz w:val="20"/>
        </w:rPr>
        <w:t xml:space="preserve"> </w:t>
      </w:r>
      <w:r>
        <w:rPr>
          <w:sz w:val="20"/>
        </w:rPr>
        <w:t>sources</w:t>
      </w:r>
      <w:r>
        <w:rPr>
          <w:spacing w:val="21"/>
          <w:sz w:val="20"/>
        </w:rPr>
        <w:t xml:space="preserve"> </w:t>
      </w:r>
      <w:r>
        <w:rPr>
          <w:sz w:val="20"/>
        </w:rPr>
        <w:t>published</w:t>
      </w:r>
      <w:r>
        <w:rPr>
          <w:spacing w:val="21"/>
          <w:sz w:val="20"/>
        </w:rPr>
        <w:t xml:space="preserve"> </w:t>
      </w:r>
      <w:r>
        <w:rPr>
          <w:sz w:val="20"/>
        </w:rPr>
        <w:t>by</w:t>
      </w:r>
      <w:r>
        <w:rPr>
          <w:spacing w:val="21"/>
          <w:sz w:val="20"/>
        </w:rPr>
        <w:t xml:space="preserve"> </w:t>
      </w:r>
      <w:r>
        <w:rPr>
          <w:sz w:val="20"/>
        </w:rPr>
        <w:t>central</w:t>
      </w:r>
      <w:r>
        <w:rPr>
          <w:spacing w:val="21"/>
          <w:sz w:val="20"/>
        </w:rPr>
        <w:t xml:space="preserve"> </w:t>
      </w:r>
      <w:r>
        <w:rPr>
          <w:sz w:val="20"/>
        </w:rPr>
        <w:t>banks</w:t>
      </w:r>
      <w:r>
        <w:rPr>
          <w:spacing w:val="21"/>
          <w:sz w:val="20"/>
        </w:rPr>
        <w:t xml:space="preserve"> </w:t>
      </w:r>
      <w:r>
        <w:rPr>
          <w:sz w:val="20"/>
        </w:rPr>
        <w:t>and</w:t>
      </w:r>
      <w:r>
        <w:rPr>
          <w:spacing w:val="21"/>
          <w:sz w:val="20"/>
        </w:rPr>
        <w:t xml:space="preserve"> </w:t>
      </w:r>
      <w:r>
        <w:rPr>
          <w:sz w:val="20"/>
        </w:rPr>
        <w:t>national</w:t>
      </w:r>
      <w:r>
        <w:rPr>
          <w:spacing w:val="21"/>
          <w:sz w:val="20"/>
        </w:rPr>
        <w:t xml:space="preserve"> </w:t>
      </w:r>
      <w:r>
        <w:rPr>
          <w:sz w:val="20"/>
        </w:rPr>
        <w:t>statistical</w:t>
      </w:r>
      <w:r>
        <w:rPr>
          <w:spacing w:val="21"/>
          <w:sz w:val="20"/>
        </w:rPr>
        <w:t xml:space="preserve"> </w:t>
      </w:r>
      <w:r>
        <w:rPr>
          <w:sz w:val="20"/>
        </w:rPr>
        <w:t>institutes</w:t>
      </w:r>
      <w:r>
        <w:rPr>
          <w:spacing w:val="21"/>
          <w:sz w:val="20"/>
        </w:rPr>
        <w:t xml:space="preserve"> </w:t>
      </w:r>
      <w:r>
        <w:rPr>
          <w:sz w:val="20"/>
        </w:rPr>
        <w:t>that</w:t>
      </w:r>
    </w:p>
    <w:p w14:paraId="718D3377" w14:textId="77777777" w:rsidR="00620CF6" w:rsidRDefault="00000000">
      <w:pPr>
        <w:spacing w:line="195" w:lineRule="exact"/>
        <w:ind w:left="321"/>
        <w:rPr>
          <w:sz w:val="16"/>
        </w:rPr>
      </w:pPr>
      <w:r>
        <w:rPr>
          <w:rFonts w:ascii="Bookman Old Style" w:hAnsi="Bookman Old Style"/>
          <w:w w:val="105"/>
          <w:position w:val="6"/>
          <w:sz w:val="12"/>
        </w:rPr>
        <w:t>2</w:t>
      </w:r>
      <w:bookmarkStart w:id="367" w:name="_bookmark23"/>
      <w:bookmarkEnd w:id="367"/>
      <w:r>
        <w:rPr>
          <w:w w:val="105"/>
          <w:sz w:val="16"/>
        </w:rPr>
        <w:t>For</w:t>
      </w:r>
      <w:r>
        <w:rPr>
          <w:spacing w:val="10"/>
          <w:w w:val="105"/>
          <w:sz w:val="16"/>
        </w:rPr>
        <w:t xml:space="preserve"> </w:t>
      </w:r>
      <w:r>
        <w:rPr>
          <w:w w:val="105"/>
          <w:sz w:val="16"/>
        </w:rPr>
        <w:t>the</w:t>
      </w:r>
      <w:r>
        <w:rPr>
          <w:spacing w:val="10"/>
          <w:w w:val="105"/>
          <w:sz w:val="16"/>
        </w:rPr>
        <w:t xml:space="preserve"> </w:t>
      </w:r>
      <w:r>
        <w:rPr>
          <w:w w:val="105"/>
          <w:sz w:val="16"/>
        </w:rPr>
        <w:t>original</w:t>
      </w:r>
      <w:r>
        <w:rPr>
          <w:spacing w:val="10"/>
          <w:w w:val="105"/>
          <w:sz w:val="16"/>
        </w:rPr>
        <w:t xml:space="preserve"> </w:t>
      </w:r>
      <w:r>
        <w:rPr>
          <w:w w:val="105"/>
          <w:sz w:val="16"/>
        </w:rPr>
        <w:t>table</w:t>
      </w:r>
      <w:r>
        <w:rPr>
          <w:spacing w:val="10"/>
          <w:w w:val="105"/>
          <w:sz w:val="16"/>
        </w:rPr>
        <w:t xml:space="preserve"> </w:t>
      </w:r>
      <w:r>
        <w:rPr>
          <w:w w:val="105"/>
          <w:sz w:val="16"/>
        </w:rPr>
        <w:t>used</w:t>
      </w:r>
      <w:r>
        <w:rPr>
          <w:spacing w:val="11"/>
          <w:w w:val="105"/>
          <w:sz w:val="16"/>
        </w:rPr>
        <w:t xml:space="preserve"> </w:t>
      </w:r>
      <w:r>
        <w:rPr>
          <w:w w:val="105"/>
          <w:sz w:val="16"/>
        </w:rPr>
        <w:t>in</w:t>
      </w:r>
      <w:r>
        <w:rPr>
          <w:spacing w:val="10"/>
          <w:w w:val="105"/>
          <w:sz w:val="16"/>
        </w:rPr>
        <w:t xml:space="preserve"> </w:t>
      </w:r>
      <w:r>
        <w:rPr>
          <w:w w:val="105"/>
          <w:sz w:val="16"/>
        </w:rPr>
        <w:t>ESA2010</w:t>
      </w:r>
      <w:r>
        <w:rPr>
          <w:spacing w:val="10"/>
          <w:w w:val="105"/>
          <w:sz w:val="16"/>
        </w:rPr>
        <w:t xml:space="preserve"> </w:t>
      </w:r>
      <w:r>
        <w:rPr>
          <w:w w:val="105"/>
          <w:sz w:val="16"/>
        </w:rPr>
        <w:t>@ESA2010,</w:t>
      </w:r>
      <w:r>
        <w:rPr>
          <w:spacing w:val="10"/>
          <w:w w:val="105"/>
          <w:sz w:val="16"/>
        </w:rPr>
        <w:t xml:space="preserve"> </w:t>
      </w:r>
      <w:r>
        <w:rPr>
          <w:w w:val="105"/>
          <w:sz w:val="16"/>
        </w:rPr>
        <w:t>see</w:t>
      </w:r>
      <w:r>
        <w:rPr>
          <w:spacing w:val="11"/>
          <w:w w:val="105"/>
          <w:sz w:val="16"/>
        </w:rPr>
        <w:t xml:space="preserve"> </w:t>
      </w:r>
      <w:r>
        <w:rPr>
          <w:w w:val="105"/>
          <w:sz w:val="16"/>
        </w:rPr>
        <w:t>Section</w:t>
      </w:r>
      <w:r>
        <w:rPr>
          <w:spacing w:val="10"/>
          <w:w w:val="105"/>
          <w:sz w:val="16"/>
        </w:rPr>
        <w:t xml:space="preserve"> </w:t>
      </w:r>
      <w:r>
        <w:rPr>
          <w:w w:val="105"/>
          <w:sz w:val="16"/>
        </w:rPr>
        <w:t>’IV.3:</w:t>
      </w:r>
      <w:r>
        <w:rPr>
          <w:spacing w:val="28"/>
          <w:w w:val="105"/>
          <w:sz w:val="16"/>
        </w:rPr>
        <w:t xml:space="preserve"> </w:t>
      </w:r>
      <w:r>
        <w:rPr>
          <w:w w:val="105"/>
          <w:sz w:val="16"/>
        </w:rPr>
        <w:t>Balance</w:t>
      </w:r>
      <w:r>
        <w:rPr>
          <w:spacing w:val="10"/>
          <w:w w:val="105"/>
          <w:sz w:val="16"/>
        </w:rPr>
        <w:t xml:space="preserve"> </w:t>
      </w:r>
      <w:r>
        <w:rPr>
          <w:w w:val="105"/>
          <w:sz w:val="16"/>
        </w:rPr>
        <w:t>sheets:</w:t>
      </w:r>
      <w:r>
        <w:rPr>
          <w:spacing w:val="28"/>
          <w:w w:val="105"/>
          <w:sz w:val="16"/>
        </w:rPr>
        <w:t xml:space="preserve"> </w:t>
      </w:r>
      <w:r>
        <w:rPr>
          <w:w w:val="105"/>
          <w:sz w:val="16"/>
        </w:rPr>
        <w:t>Closing</w:t>
      </w:r>
      <w:r>
        <w:rPr>
          <w:spacing w:val="10"/>
          <w:w w:val="105"/>
          <w:sz w:val="16"/>
        </w:rPr>
        <w:t xml:space="preserve"> </w:t>
      </w:r>
      <w:r>
        <w:rPr>
          <w:w w:val="105"/>
          <w:sz w:val="16"/>
        </w:rPr>
        <w:t>balance</w:t>
      </w:r>
      <w:r>
        <w:rPr>
          <w:spacing w:val="11"/>
          <w:w w:val="105"/>
          <w:sz w:val="16"/>
        </w:rPr>
        <w:t xml:space="preserve"> </w:t>
      </w:r>
      <w:r>
        <w:rPr>
          <w:w w:val="105"/>
          <w:sz w:val="16"/>
        </w:rPr>
        <w:t>sheet’</w:t>
      </w:r>
      <w:r>
        <w:rPr>
          <w:spacing w:val="10"/>
          <w:w w:val="105"/>
          <w:sz w:val="16"/>
        </w:rPr>
        <w:t xml:space="preserve"> </w:t>
      </w:r>
      <w:r>
        <w:rPr>
          <w:w w:val="105"/>
          <w:sz w:val="16"/>
        </w:rPr>
        <w:t>in</w:t>
      </w:r>
      <w:r>
        <w:rPr>
          <w:spacing w:val="10"/>
          <w:w w:val="105"/>
          <w:sz w:val="16"/>
        </w:rPr>
        <w:t xml:space="preserve"> </w:t>
      </w:r>
      <w:r>
        <w:rPr>
          <w:w w:val="105"/>
          <w:sz w:val="16"/>
        </w:rPr>
        <w:t>’Table</w:t>
      </w:r>
      <w:r>
        <w:rPr>
          <w:spacing w:val="10"/>
          <w:w w:val="105"/>
          <w:sz w:val="16"/>
        </w:rPr>
        <w:t xml:space="preserve"> </w:t>
      </w:r>
      <w:r>
        <w:rPr>
          <w:spacing w:val="-4"/>
          <w:w w:val="105"/>
          <w:sz w:val="16"/>
        </w:rPr>
        <w:t>24.6</w:t>
      </w:r>
    </w:p>
    <w:p w14:paraId="50FC5BAF" w14:textId="77777777" w:rsidR="00620CF6" w:rsidRDefault="00000000">
      <w:pPr>
        <w:spacing w:line="203" w:lineRule="exact"/>
        <w:ind w:left="117"/>
        <w:jc w:val="both"/>
        <w:rPr>
          <w:sz w:val="16"/>
        </w:rPr>
      </w:pPr>
      <w:r>
        <w:rPr>
          <w:w w:val="105"/>
          <w:sz w:val="16"/>
        </w:rPr>
        <w:t>—</w:t>
      </w:r>
      <w:r>
        <w:rPr>
          <w:spacing w:val="-2"/>
          <w:w w:val="105"/>
          <w:sz w:val="16"/>
        </w:rPr>
        <w:t xml:space="preserve"> </w:t>
      </w:r>
      <w:r>
        <w:rPr>
          <w:w w:val="105"/>
          <w:sz w:val="16"/>
        </w:rPr>
        <w:t>Full</w:t>
      </w:r>
      <w:r>
        <w:rPr>
          <w:spacing w:val="-1"/>
          <w:w w:val="105"/>
          <w:sz w:val="16"/>
        </w:rPr>
        <w:t xml:space="preserve"> </w:t>
      </w:r>
      <w:r>
        <w:rPr>
          <w:w w:val="105"/>
          <w:sz w:val="16"/>
        </w:rPr>
        <w:t>sequence</w:t>
      </w:r>
      <w:r>
        <w:rPr>
          <w:spacing w:val="-1"/>
          <w:w w:val="105"/>
          <w:sz w:val="16"/>
        </w:rPr>
        <w:t xml:space="preserve"> </w:t>
      </w:r>
      <w:r>
        <w:rPr>
          <w:w w:val="105"/>
          <w:sz w:val="16"/>
        </w:rPr>
        <w:t>of</w:t>
      </w:r>
      <w:r>
        <w:rPr>
          <w:spacing w:val="-2"/>
          <w:w w:val="105"/>
          <w:sz w:val="16"/>
        </w:rPr>
        <w:t xml:space="preserve"> </w:t>
      </w:r>
      <w:r>
        <w:rPr>
          <w:w w:val="105"/>
          <w:sz w:val="16"/>
        </w:rPr>
        <w:t>accounts</w:t>
      </w:r>
      <w:r>
        <w:rPr>
          <w:spacing w:val="-1"/>
          <w:w w:val="105"/>
          <w:sz w:val="16"/>
        </w:rPr>
        <w:t xml:space="preserve"> </w:t>
      </w:r>
      <w:r>
        <w:rPr>
          <w:w w:val="105"/>
          <w:sz w:val="16"/>
        </w:rPr>
        <w:t>for</w:t>
      </w:r>
      <w:r>
        <w:rPr>
          <w:spacing w:val="-1"/>
          <w:w w:val="105"/>
          <w:sz w:val="16"/>
        </w:rPr>
        <w:t xml:space="preserve"> </w:t>
      </w:r>
      <w:r>
        <w:rPr>
          <w:w w:val="105"/>
          <w:sz w:val="16"/>
        </w:rPr>
        <w:t>households’</w:t>
      </w:r>
      <w:r>
        <w:rPr>
          <w:spacing w:val="-2"/>
          <w:w w:val="105"/>
          <w:sz w:val="16"/>
        </w:rPr>
        <w:t xml:space="preserve"> </w:t>
      </w:r>
      <w:r>
        <w:rPr>
          <w:w w:val="105"/>
          <w:sz w:val="16"/>
        </w:rPr>
        <w:t>(ibid.,</w:t>
      </w:r>
      <w:r>
        <w:rPr>
          <w:spacing w:val="-1"/>
          <w:w w:val="105"/>
          <w:sz w:val="16"/>
        </w:rPr>
        <w:t xml:space="preserve"> </w:t>
      </w:r>
      <w:r>
        <w:rPr>
          <w:w w:val="105"/>
          <w:sz w:val="16"/>
        </w:rPr>
        <w:t>pp.</w:t>
      </w:r>
      <w:r>
        <w:rPr>
          <w:spacing w:val="12"/>
          <w:w w:val="105"/>
          <w:sz w:val="16"/>
        </w:rPr>
        <w:t xml:space="preserve"> </w:t>
      </w:r>
      <w:r>
        <w:rPr>
          <w:w w:val="105"/>
          <w:sz w:val="16"/>
        </w:rPr>
        <w:t>603-</w:t>
      </w:r>
      <w:r>
        <w:rPr>
          <w:spacing w:val="-2"/>
          <w:w w:val="105"/>
          <w:sz w:val="16"/>
        </w:rPr>
        <w:t>611).</w:t>
      </w:r>
    </w:p>
    <w:p w14:paraId="7C56215C" w14:textId="77777777" w:rsidR="00620CF6" w:rsidRDefault="00620CF6">
      <w:pPr>
        <w:spacing w:line="203" w:lineRule="exact"/>
        <w:jc w:val="both"/>
        <w:rPr>
          <w:sz w:val="16"/>
        </w:rPr>
        <w:sectPr w:rsidR="00620CF6" w:rsidSect="00D60468">
          <w:pgSz w:w="12240" w:h="15840"/>
          <w:pgMar w:top="1320" w:right="1100" w:bottom="280" w:left="1300" w:header="720" w:footer="720" w:gutter="0"/>
          <w:cols w:space="720"/>
        </w:sectPr>
      </w:pPr>
    </w:p>
    <w:p w14:paraId="0F4ACFFE" w14:textId="77777777" w:rsidR="00620CF6" w:rsidRDefault="00000000">
      <w:pPr>
        <w:pStyle w:val="BodyText"/>
        <w:spacing w:before="86" w:line="355" w:lineRule="auto"/>
        <w:ind w:left="615" w:right="315"/>
        <w:jc w:val="both"/>
      </w:pPr>
      <w:r>
        <w:rPr>
          <w:spacing w:val="-2"/>
        </w:rPr>
        <w:lastRenderedPageBreak/>
        <w:t>use</w:t>
      </w:r>
      <w:r>
        <w:rPr>
          <w:spacing w:val="-7"/>
        </w:rPr>
        <w:t xml:space="preserve"> </w:t>
      </w:r>
      <w:r>
        <w:rPr>
          <w:spacing w:val="-2"/>
        </w:rPr>
        <w:t>variants</w:t>
      </w:r>
      <w:r>
        <w:rPr>
          <w:spacing w:val="-7"/>
        </w:rPr>
        <w:t xml:space="preserve"> </w:t>
      </w:r>
      <w:r>
        <w:rPr>
          <w:spacing w:val="-2"/>
        </w:rPr>
        <w:t>of</w:t>
      </w:r>
      <w:r>
        <w:rPr>
          <w:spacing w:val="-7"/>
        </w:rPr>
        <w:t xml:space="preserve"> </w:t>
      </w:r>
      <w:r>
        <w:rPr>
          <w:spacing w:val="-2"/>
        </w:rPr>
        <w:t>the</w:t>
      </w:r>
      <w:r>
        <w:rPr>
          <w:spacing w:val="-7"/>
        </w:rPr>
        <w:t xml:space="preserve"> </w:t>
      </w:r>
      <w:r>
        <w:rPr>
          <w:spacing w:val="-2"/>
        </w:rPr>
        <w:t>SNA2008/ESA2010</w:t>
      </w:r>
      <w:r>
        <w:rPr>
          <w:spacing w:val="-7"/>
        </w:rPr>
        <w:t xml:space="preserve"> </w:t>
      </w:r>
      <w:r>
        <w:rPr>
          <w:spacing w:val="-2"/>
        </w:rPr>
        <w:t>framework</w:t>
      </w:r>
      <w:r>
        <w:rPr>
          <w:spacing w:val="-7"/>
        </w:rPr>
        <w:t xml:space="preserve"> </w:t>
      </w:r>
      <w:r>
        <w:rPr>
          <w:spacing w:val="-2"/>
        </w:rPr>
        <w:t>or</w:t>
      </w:r>
      <w:r>
        <w:rPr>
          <w:spacing w:val="-7"/>
        </w:rPr>
        <w:t xml:space="preserve"> </w:t>
      </w:r>
      <w:r>
        <w:rPr>
          <w:spacing w:val="-2"/>
        </w:rPr>
        <w:t>other</w:t>
      </w:r>
      <w:r>
        <w:rPr>
          <w:spacing w:val="-7"/>
        </w:rPr>
        <w:t xml:space="preserve"> </w:t>
      </w:r>
      <w:r>
        <w:rPr>
          <w:spacing w:val="-2"/>
        </w:rPr>
        <w:t>frameworks</w:t>
      </w:r>
      <w:r>
        <w:rPr>
          <w:spacing w:val="-7"/>
        </w:rPr>
        <w:t xml:space="preserve"> </w:t>
      </w:r>
      <w:r>
        <w:rPr>
          <w:spacing w:val="-2"/>
        </w:rPr>
        <w:t>to</w:t>
      </w:r>
      <w:r>
        <w:rPr>
          <w:spacing w:val="-7"/>
        </w:rPr>
        <w:t xml:space="preserve"> </w:t>
      </w:r>
      <w:r>
        <w:rPr>
          <w:spacing w:val="-2"/>
        </w:rPr>
        <w:t>organize</w:t>
      </w:r>
      <w:r>
        <w:rPr>
          <w:spacing w:val="-7"/>
        </w:rPr>
        <w:t xml:space="preserve"> </w:t>
      </w:r>
      <w:r>
        <w:rPr>
          <w:spacing w:val="-2"/>
        </w:rPr>
        <w:t>and</w:t>
      </w:r>
      <w:r>
        <w:rPr>
          <w:spacing w:val="-7"/>
        </w:rPr>
        <w:t xml:space="preserve"> </w:t>
      </w:r>
      <w:r>
        <w:rPr>
          <w:spacing w:val="-2"/>
        </w:rPr>
        <w:t>disseminate</w:t>
      </w:r>
      <w:r>
        <w:rPr>
          <w:spacing w:val="-7"/>
        </w:rPr>
        <w:t xml:space="preserve"> </w:t>
      </w:r>
      <w:r>
        <w:rPr>
          <w:spacing w:val="-2"/>
        </w:rPr>
        <w:t xml:space="preserve">the </w:t>
      </w:r>
      <w:r>
        <w:t>data,</w:t>
      </w:r>
      <w:r>
        <w:rPr>
          <w:spacing w:val="-11"/>
        </w:rPr>
        <w:t xml:space="preserve"> </w:t>
      </w:r>
      <w:r>
        <w:t>the</w:t>
      </w:r>
      <w:r>
        <w:rPr>
          <w:spacing w:val="-11"/>
        </w:rPr>
        <w:t xml:space="preserve"> </w:t>
      </w:r>
      <w:r>
        <w:t>mapping</w:t>
      </w:r>
      <w:r>
        <w:rPr>
          <w:spacing w:val="-11"/>
        </w:rPr>
        <w:t xml:space="preserve"> </w:t>
      </w:r>
      <w:r>
        <w:t>of</w:t>
      </w:r>
      <w:r>
        <w:rPr>
          <w:spacing w:val="-11"/>
        </w:rPr>
        <w:t xml:space="preserve"> </w:t>
      </w:r>
      <w:r>
        <w:t>raw</w:t>
      </w:r>
      <w:r>
        <w:rPr>
          <w:spacing w:val="-11"/>
        </w:rPr>
        <w:t xml:space="preserve"> </w:t>
      </w:r>
      <w:r>
        <w:t>data</w:t>
      </w:r>
      <w:r>
        <w:rPr>
          <w:spacing w:val="-11"/>
        </w:rPr>
        <w:t xml:space="preserve"> </w:t>
      </w:r>
      <w:r>
        <w:t>into</w:t>
      </w:r>
      <w:r>
        <w:rPr>
          <w:spacing w:val="-11"/>
        </w:rPr>
        <w:t xml:space="preserve"> </w:t>
      </w:r>
      <w:r>
        <w:t>national</w:t>
      </w:r>
      <w:r>
        <w:rPr>
          <w:spacing w:val="-11"/>
        </w:rPr>
        <w:t xml:space="preserve"> </w:t>
      </w:r>
      <w:r>
        <w:t>accounting</w:t>
      </w:r>
      <w:r>
        <w:rPr>
          <w:spacing w:val="-11"/>
        </w:rPr>
        <w:t xml:space="preserve"> </w:t>
      </w:r>
      <w:r>
        <w:t>concepts</w:t>
      </w:r>
      <w:r>
        <w:rPr>
          <w:spacing w:val="-11"/>
        </w:rPr>
        <w:t xml:space="preserve"> </w:t>
      </w:r>
      <w:r>
        <w:t>is</w:t>
      </w:r>
      <w:r>
        <w:rPr>
          <w:spacing w:val="-11"/>
        </w:rPr>
        <w:t xml:space="preserve"> </w:t>
      </w:r>
      <w:r>
        <w:t>not</w:t>
      </w:r>
      <w:r>
        <w:rPr>
          <w:spacing w:val="-11"/>
        </w:rPr>
        <w:t xml:space="preserve"> </w:t>
      </w:r>
      <w:r>
        <w:t>straightforward.</w:t>
      </w:r>
      <w:r>
        <w:rPr>
          <w:spacing w:val="4"/>
        </w:rPr>
        <w:t xml:space="preserve"> </w:t>
      </w:r>
      <w:r>
        <w:t>Therefore,</w:t>
      </w:r>
      <w:r>
        <w:rPr>
          <w:spacing w:val="-11"/>
        </w:rPr>
        <w:t xml:space="preserve"> </w:t>
      </w:r>
      <w:r>
        <w:t>we manually</w:t>
      </w:r>
      <w:r>
        <w:rPr>
          <w:spacing w:val="-13"/>
        </w:rPr>
        <w:t xml:space="preserve"> </w:t>
      </w:r>
      <w:r>
        <w:t>map</w:t>
      </w:r>
      <w:r>
        <w:rPr>
          <w:spacing w:val="-12"/>
        </w:rPr>
        <w:t xml:space="preserve"> </w:t>
      </w:r>
      <w:r>
        <w:t>each</w:t>
      </w:r>
      <w:r>
        <w:rPr>
          <w:spacing w:val="-13"/>
        </w:rPr>
        <w:t xml:space="preserve"> </w:t>
      </w:r>
      <w:r>
        <w:t>series</w:t>
      </w:r>
      <w:r>
        <w:rPr>
          <w:spacing w:val="-12"/>
        </w:rPr>
        <w:t xml:space="preserve"> </w:t>
      </w:r>
      <w:r>
        <w:t>from</w:t>
      </w:r>
      <w:r>
        <w:rPr>
          <w:spacing w:val="-13"/>
        </w:rPr>
        <w:t xml:space="preserve"> </w:t>
      </w:r>
      <w:r>
        <w:t>the</w:t>
      </w:r>
      <w:r>
        <w:rPr>
          <w:spacing w:val="-12"/>
        </w:rPr>
        <w:t xml:space="preserve"> </w:t>
      </w:r>
      <w:r>
        <w:t>raw</w:t>
      </w:r>
      <w:r>
        <w:rPr>
          <w:spacing w:val="-13"/>
        </w:rPr>
        <w:t xml:space="preserve"> </w:t>
      </w:r>
      <w:r>
        <w:t>data</w:t>
      </w:r>
      <w:r>
        <w:rPr>
          <w:spacing w:val="-12"/>
        </w:rPr>
        <w:t xml:space="preserve"> </w:t>
      </w:r>
      <w:r>
        <w:t>source</w:t>
      </w:r>
      <w:r>
        <w:rPr>
          <w:spacing w:val="-13"/>
        </w:rPr>
        <w:t xml:space="preserve"> </w:t>
      </w:r>
      <w:r>
        <w:t>to</w:t>
      </w:r>
      <w:r>
        <w:rPr>
          <w:spacing w:val="-12"/>
        </w:rPr>
        <w:t xml:space="preserve"> </w:t>
      </w:r>
      <w:r>
        <w:t>elements</w:t>
      </w:r>
      <w:r>
        <w:rPr>
          <w:spacing w:val="-13"/>
        </w:rPr>
        <w:t xml:space="preserve"> </w:t>
      </w:r>
      <w:r>
        <w:t>of</w:t>
      </w:r>
      <w:r>
        <w:rPr>
          <w:spacing w:val="-12"/>
        </w:rPr>
        <w:t xml:space="preserve"> </w:t>
      </w:r>
      <w:r>
        <w:t>the</w:t>
      </w:r>
      <w:r>
        <w:rPr>
          <w:spacing w:val="-13"/>
        </w:rPr>
        <w:t xml:space="preserve"> </w:t>
      </w:r>
      <w:r>
        <w:t>grid.</w:t>
      </w:r>
      <w:r>
        <w:rPr>
          <w:spacing w:val="-12"/>
        </w:rPr>
        <w:t xml:space="preserve"> </w:t>
      </w:r>
      <w:r>
        <w:t>The</w:t>
      </w:r>
      <w:r>
        <w:rPr>
          <w:spacing w:val="-13"/>
        </w:rPr>
        <w:t xml:space="preserve"> </w:t>
      </w:r>
      <w:r>
        <w:t>mapping</w:t>
      </w:r>
      <w:r>
        <w:rPr>
          <w:spacing w:val="-12"/>
        </w:rPr>
        <w:t xml:space="preserve"> </w:t>
      </w:r>
      <w:r>
        <w:t>is</w:t>
      </w:r>
      <w:r>
        <w:rPr>
          <w:spacing w:val="-13"/>
        </w:rPr>
        <w:t xml:space="preserve"> </w:t>
      </w:r>
      <w:r>
        <w:t xml:space="preserve">conceptual </w:t>
      </w:r>
      <w:r>
        <w:rPr>
          <w:spacing w:val="-2"/>
        </w:rPr>
        <w:t>and</w:t>
      </w:r>
      <w:r>
        <w:rPr>
          <w:spacing w:val="-7"/>
        </w:rPr>
        <w:t xml:space="preserve"> </w:t>
      </w:r>
      <w:r>
        <w:rPr>
          <w:spacing w:val="-2"/>
        </w:rPr>
        <w:t>based</w:t>
      </w:r>
      <w:r>
        <w:rPr>
          <w:spacing w:val="-7"/>
        </w:rPr>
        <w:t xml:space="preserve"> </w:t>
      </w:r>
      <w:r>
        <w:rPr>
          <w:spacing w:val="-2"/>
        </w:rPr>
        <w:t>on</w:t>
      </w:r>
      <w:r>
        <w:rPr>
          <w:spacing w:val="-7"/>
        </w:rPr>
        <w:t xml:space="preserve"> </w:t>
      </w:r>
      <w:r>
        <w:rPr>
          <w:spacing w:val="-2"/>
        </w:rPr>
        <w:t>our</w:t>
      </w:r>
      <w:r>
        <w:rPr>
          <w:spacing w:val="-7"/>
        </w:rPr>
        <w:t xml:space="preserve"> </w:t>
      </w:r>
      <w:r>
        <w:rPr>
          <w:spacing w:val="-2"/>
        </w:rPr>
        <w:t>reading</w:t>
      </w:r>
      <w:r>
        <w:rPr>
          <w:spacing w:val="-7"/>
        </w:rPr>
        <w:t xml:space="preserve"> </w:t>
      </w:r>
      <w:r>
        <w:rPr>
          <w:spacing w:val="-2"/>
        </w:rPr>
        <w:t>of</w:t>
      </w:r>
      <w:r>
        <w:rPr>
          <w:spacing w:val="-7"/>
        </w:rPr>
        <w:t xml:space="preserve"> </w:t>
      </w:r>
      <w:r>
        <w:rPr>
          <w:spacing w:val="-2"/>
        </w:rPr>
        <w:t>source-specific</w:t>
      </w:r>
      <w:r>
        <w:rPr>
          <w:spacing w:val="-7"/>
        </w:rPr>
        <w:t xml:space="preserve"> </w:t>
      </w:r>
      <w:r>
        <w:rPr>
          <w:spacing w:val="-2"/>
        </w:rPr>
        <w:t>documentation.</w:t>
      </w:r>
      <w:r>
        <w:rPr>
          <w:spacing w:val="8"/>
        </w:rPr>
        <w:t xml:space="preserve"> </w:t>
      </w:r>
      <w:r>
        <w:rPr>
          <w:spacing w:val="-2"/>
        </w:rPr>
        <w:t>All</w:t>
      </w:r>
      <w:r>
        <w:rPr>
          <w:spacing w:val="-7"/>
        </w:rPr>
        <w:t xml:space="preserve"> </w:t>
      </w:r>
      <w:r>
        <w:rPr>
          <w:spacing w:val="-2"/>
        </w:rPr>
        <w:t>source-specific</w:t>
      </w:r>
      <w:r>
        <w:rPr>
          <w:spacing w:val="-7"/>
        </w:rPr>
        <w:t xml:space="preserve"> </w:t>
      </w:r>
      <w:r>
        <w:rPr>
          <w:spacing w:val="-2"/>
        </w:rPr>
        <w:t>manual</w:t>
      </w:r>
      <w:r>
        <w:rPr>
          <w:spacing w:val="-7"/>
        </w:rPr>
        <w:t xml:space="preserve"> </w:t>
      </w:r>
      <w:r>
        <w:rPr>
          <w:spacing w:val="-2"/>
        </w:rPr>
        <w:t>mapping</w:t>
      </w:r>
      <w:r>
        <w:rPr>
          <w:spacing w:val="-7"/>
        </w:rPr>
        <w:t xml:space="preserve"> </w:t>
      </w:r>
      <w:r>
        <w:rPr>
          <w:spacing w:val="-2"/>
        </w:rPr>
        <w:t xml:space="preserve">tables </w:t>
      </w:r>
      <w:r>
        <w:t xml:space="preserve">are reported in Appendix </w:t>
      </w:r>
      <w:hyperlink w:anchor="_bookmark72" w:history="1">
        <w:r>
          <w:rPr>
            <w:color w:val="7F0000"/>
          </w:rPr>
          <w:t>B.4</w:t>
        </w:r>
      </w:hyperlink>
      <w:r>
        <w:t>.</w:t>
      </w:r>
    </w:p>
    <w:p w14:paraId="441A09A2" w14:textId="77777777" w:rsidR="00620CF6" w:rsidRDefault="00620CF6">
      <w:pPr>
        <w:pStyle w:val="BodyText"/>
        <w:spacing w:before="5"/>
        <w:rPr>
          <w:sz w:val="23"/>
        </w:rPr>
      </w:pPr>
    </w:p>
    <w:p w14:paraId="35F054D5" w14:textId="77777777" w:rsidR="00620CF6" w:rsidRDefault="00000000">
      <w:pPr>
        <w:pStyle w:val="BodyText"/>
        <w:spacing w:line="355" w:lineRule="auto"/>
        <w:ind w:left="117" w:right="315"/>
        <w:jc w:val="both"/>
      </w:pPr>
      <w:r>
        <w:t>For cross-national oﬀicial survey data or cross-national academic research that do not use the SNA2008/ESA2010</w:t>
      </w:r>
      <w:r>
        <w:rPr>
          <w:spacing w:val="34"/>
        </w:rPr>
        <w:t xml:space="preserve"> </w:t>
      </w:r>
      <w:r>
        <w:t>framework,</w:t>
      </w:r>
      <w:r>
        <w:rPr>
          <w:spacing w:val="40"/>
        </w:rPr>
        <w:t xml:space="preserve"> </w:t>
      </w:r>
      <w:r>
        <w:t>we</w:t>
      </w:r>
      <w:r>
        <w:rPr>
          <w:spacing w:val="34"/>
        </w:rPr>
        <w:t xml:space="preserve"> </w:t>
      </w:r>
      <w:r>
        <w:t>build</w:t>
      </w:r>
      <w:r>
        <w:rPr>
          <w:spacing w:val="34"/>
        </w:rPr>
        <w:t xml:space="preserve"> </w:t>
      </w:r>
      <w:r>
        <w:t>source-specific</w:t>
      </w:r>
      <w:r>
        <w:rPr>
          <w:spacing w:val="34"/>
        </w:rPr>
        <w:t xml:space="preserve"> </w:t>
      </w:r>
      <w:r>
        <w:t>grids</w:t>
      </w:r>
      <w:r>
        <w:rPr>
          <w:spacing w:val="34"/>
        </w:rPr>
        <w:t xml:space="preserve"> </w:t>
      </w:r>
      <w:r>
        <w:t>to</w:t>
      </w:r>
      <w:r>
        <w:rPr>
          <w:spacing w:val="34"/>
        </w:rPr>
        <w:t xml:space="preserve"> </w:t>
      </w:r>
      <w:r>
        <w:t>help</w:t>
      </w:r>
      <w:r>
        <w:rPr>
          <w:spacing w:val="34"/>
        </w:rPr>
        <w:t xml:space="preserve"> </w:t>
      </w:r>
      <w:r>
        <w:t>cross-walking</w:t>
      </w:r>
      <w:r>
        <w:rPr>
          <w:spacing w:val="34"/>
        </w:rPr>
        <w:t xml:space="preserve"> </w:t>
      </w:r>
      <w:r>
        <w:t>from</w:t>
      </w:r>
      <w:r>
        <w:rPr>
          <w:spacing w:val="34"/>
        </w:rPr>
        <w:t xml:space="preserve"> </w:t>
      </w:r>
      <w:r>
        <w:t>raw</w:t>
      </w:r>
      <w:r>
        <w:rPr>
          <w:spacing w:val="34"/>
        </w:rPr>
        <w:t xml:space="preserve"> </w:t>
      </w:r>
      <w:r>
        <w:t>data</w:t>
      </w:r>
      <w:r>
        <w:rPr>
          <w:spacing w:val="34"/>
        </w:rPr>
        <w:t xml:space="preserve"> </w:t>
      </w:r>
      <w:r>
        <w:t>to the</w:t>
      </w:r>
      <w:r>
        <w:rPr>
          <w:spacing w:val="-13"/>
        </w:rPr>
        <w:t xml:space="preserve"> </w:t>
      </w:r>
      <w:r>
        <w:t>national</w:t>
      </w:r>
      <w:r>
        <w:rPr>
          <w:spacing w:val="-12"/>
        </w:rPr>
        <w:t xml:space="preserve"> </w:t>
      </w:r>
      <w:r>
        <w:t>accounting</w:t>
      </w:r>
      <w:r>
        <w:rPr>
          <w:spacing w:val="-13"/>
        </w:rPr>
        <w:t xml:space="preserve"> </w:t>
      </w:r>
      <w:r>
        <w:t>concepts</w:t>
      </w:r>
      <w:r>
        <w:rPr>
          <w:spacing w:val="-12"/>
        </w:rPr>
        <w:t xml:space="preserve"> </w:t>
      </w:r>
      <w:r>
        <w:t>in</w:t>
      </w:r>
      <w:r>
        <w:rPr>
          <w:spacing w:val="-13"/>
        </w:rPr>
        <w:t xml:space="preserve"> </w:t>
      </w:r>
      <w:r>
        <w:t>Table</w:t>
      </w:r>
      <w:r>
        <w:rPr>
          <w:spacing w:val="-12"/>
        </w:rPr>
        <w:t xml:space="preserve"> </w:t>
      </w:r>
      <w:hyperlink w:anchor="_bookmark24" w:history="1">
        <w:r>
          <w:rPr>
            <w:color w:val="7F0000"/>
          </w:rPr>
          <w:t>3.5</w:t>
        </w:r>
      </w:hyperlink>
      <w:r>
        <w:t>.</w:t>
      </w:r>
      <w:r>
        <w:rPr>
          <w:spacing w:val="-6"/>
        </w:rPr>
        <w:t xml:space="preserve"> </w:t>
      </w:r>
      <w:r>
        <w:t>For</w:t>
      </w:r>
      <w:r>
        <w:rPr>
          <w:spacing w:val="-12"/>
        </w:rPr>
        <w:t xml:space="preserve"> </w:t>
      </w:r>
      <w:r>
        <w:t>completeness,</w:t>
      </w:r>
      <w:r>
        <w:rPr>
          <w:spacing w:val="-13"/>
        </w:rPr>
        <w:t xml:space="preserve"> </w:t>
      </w:r>
      <w:r>
        <w:t>we</w:t>
      </w:r>
      <w:r>
        <w:rPr>
          <w:spacing w:val="-12"/>
        </w:rPr>
        <w:t xml:space="preserve"> </w:t>
      </w:r>
      <w:r>
        <w:t>report</w:t>
      </w:r>
      <w:r>
        <w:rPr>
          <w:spacing w:val="-13"/>
        </w:rPr>
        <w:t xml:space="preserve"> </w:t>
      </w:r>
      <w:r>
        <w:t>the</w:t>
      </w:r>
      <w:r>
        <w:rPr>
          <w:spacing w:val="-12"/>
        </w:rPr>
        <w:t xml:space="preserve"> </w:t>
      </w:r>
      <w:r>
        <w:t>source-specific</w:t>
      </w:r>
      <w:r>
        <w:rPr>
          <w:spacing w:val="-13"/>
        </w:rPr>
        <w:t xml:space="preserve"> </w:t>
      </w:r>
      <w:r>
        <w:t>grids</w:t>
      </w:r>
      <w:r>
        <w:rPr>
          <w:spacing w:val="-12"/>
        </w:rPr>
        <w:t xml:space="preserve"> </w:t>
      </w:r>
      <w:r>
        <w:t xml:space="preserve">together source-specific documentation in Appendix </w:t>
      </w:r>
      <w:hyperlink w:anchor="_bookmark72" w:history="1">
        <w:r>
          <w:rPr>
            <w:color w:val="7F0000"/>
          </w:rPr>
          <w:t>B.4</w:t>
        </w:r>
      </w:hyperlink>
      <w:r>
        <w:t>.</w:t>
      </w:r>
    </w:p>
    <w:p w14:paraId="5FF34612" w14:textId="77777777" w:rsidR="00620CF6" w:rsidRDefault="00000000">
      <w:pPr>
        <w:pStyle w:val="BodyText"/>
        <w:spacing w:before="155"/>
        <w:ind w:left="2684"/>
        <w:jc w:val="both"/>
      </w:pPr>
      <w:bookmarkStart w:id="368" w:name="_bookmark24"/>
      <w:bookmarkEnd w:id="368"/>
      <w:r>
        <w:t>Table</w:t>
      </w:r>
      <w:r>
        <w:rPr>
          <w:spacing w:val="-5"/>
        </w:rPr>
        <w:t xml:space="preserve"> </w:t>
      </w:r>
      <w:r>
        <w:t>3.5:</w:t>
      </w:r>
      <w:r>
        <w:rPr>
          <w:spacing w:val="12"/>
        </w:rPr>
        <w:t xml:space="preserve"> </w:t>
      </w:r>
      <w:r>
        <w:t>Wealth</w:t>
      </w:r>
      <w:r>
        <w:rPr>
          <w:spacing w:val="-4"/>
        </w:rPr>
        <w:t xml:space="preserve"> </w:t>
      </w:r>
      <w:r>
        <w:t>Topography:</w:t>
      </w:r>
      <w:r>
        <w:rPr>
          <w:spacing w:val="11"/>
        </w:rPr>
        <w:t xml:space="preserve"> </w:t>
      </w:r>
      <w:r>
        <w:t>Conceptual</w:t>
      </w:r>
      <w:r>
        <w:rPr>
          <w:spacing w:val="-4"/>
        </w:rPr>
        <w:t xml:space="preserve"> Grid</w:t>
      </w:r>
    </w:p>
    <w:p w14:paraId="12D40073" w14:textId="77777777" w:rsidR="00620CF6" w:rsidRDefault="00620CF6">
      <w:pPr>
        <w:pStyle w:val="BodyText"/>
        <w:spacing w:before="10"/>
        <w:rPr>
          <w:sz w:val="28"/>
        </w:rPr>
      </w:pPr>
    </w:p>
    <w:tbl>
      <w:tblPr>
        <w:tblW w:w="0" w:type="auto"/>
        <w:tblInd w:w="1194" w:type="dxa"/>
        <w:tblLayout w:type="fixed"/>
        <w:tblCellMar>
          <w:left w:w="0" w:type="dxa"/>
          <w:right w:w="0" w:type="dxa"/>
        </w:tblCellMar>
        <w:tblLook w:val="01E0" w:firstRow="1" w:lastRow="1" w:firstColumn="1" w:lastColumn="1" w:noHBand="0" w:noVBand="0"/>
      </w:tblPr>
      <w:tblGrid>
        <w:gridCol w:w="1068"/>
        <w:gridCol w:w="4104"/>
        <w:gridCol w:w="2096"/>
      </w:tblGrid>
      <w:tr w:rsidR="00620CF6" w14:paraId="76A4E3C6" w14:textId="77777777">
        <w:trPr>
          <w:trHeight w:val="486"/>
        </w:trPr>
        <w:tc>
          <w:tcPr>
            <w:tcW w:w="1068" w:type="dxa"/>
            <w:tcBorders>
              <w:top w:val="single" w:sz="8" w:space="0" w:color="000000"/>
              <w:bottom w:val="single" w:sz="4" w:space="0" w:color="000000"/>
            </w:tcBorders>
          </w:tcPr>
          <w:p w14:paraId="6A22026F" w14:textId="77777777" w:rsidR="00620CF6" w:rsidRDefault="00000000">
            <w:pPr>
              <w:pStyle w:val="TableParagraph"/>
              <w:spacing w:before="123"/>
              <w:rPr>
                <w:sz w:val="20"/>
              </w:rPr>
            </w:pPr>
            <w:r>
              <w:rPr>
                <w:spacing w:val="-4"/>
                <w:sz w:val="20"/>
              </w:rPr>
              <w:t>Code</w:t>
            </w:r>
          </w:p>
        </w:tc>
        <w:tc>
          <w:tcPr>
            <w:tcW w:w="4104" w:type="dxa"/>
            <w:tcBorders>
              <w:top w:val="single" w:sz="8" w:space="0" w:color="000000"/>
              <w:bottom w:val="single" w:sz="4" w:space="0" w:color="000000"/>
            </w:tcBorders>
          </w:tcPr>
          <w:p w14:paraId="35C4412E" w14:textId="77777777" w:rsidR="00620CF6" w:rsidRDefault="00000000">
            <w:pPr>
              <w:pStyle w:val="TableParagraph"/>
              <w:spacing w:before="123"/>
              <w:ind w:left="170"/>
              <w:rPr>
                <w:sz w:val="20"/>
              </w:rPr>
            </w:pPr>
            <w:r>
              <w:rPr>
                <w:spacing w:val="-2"/>
                <w:sz w:val="20"/>
              </w:rPr>
              <w:t>Description</w:t>
            </w:r>
          </w:p>
        </w:tc>
        <w:tc>
          <w:tcPr>
            <w:tcW w:w="2096" w:type="dxa"/>
            <w:tcBorders>
              <w:top w:val="single" w:sz="8" w:space="0" w:color="000000"/>
              <w:bottom w:val="single" w:sz="4" w:space="0" w:color="000000"/>
            </w:tcBorders>
          </w:tcPr>
          <w:p w14:paraId="450547EB" w14:textId="77777777" w:rsidR="00620CF6" w:rsidRDefault="00000000">
            <w:pPr>
              <w:pStyle w:val="TableParagraph"/>
              <w:spacing w:before="123"/>
              <w:ind w:left="274"/>
              <w:rPr>
                <w:sz w:val="20"/>
              </w:rPr>
            </w:pPr>
            <w:r>
              <w:rPr>
                <w:sz w:val="20"/>
              </w:rPr>
              <w:t>Financial</w:t>
            </w:r>
            <w:r>
              <w:rPr>
                <w:spacing w:val="7"/>
                <w:sz w:val="20"/>
              </w:rPr>
              <w:t xml:space="preserve"> </w:t>
            </w:r>
            <w:r>
              <w:rPr>
                <w:spacing w:val="-2"/>
                <w:sz w:val="20"/>
              </w:rPr>
              <w:t>position</w:t>
            </w:r>
          </w:p>
        </w:tc>
      </w:tr>
      <w:tr w:rsidR="00620CF6" w14:paraId="0F0132F2" w14:textId="77777777">
        <w:trPr>
          <w:trHeight w:val="852"/>
        </w:trPr>
        <w:tc>
          <w:tcPr>
            <w:tcW w:w="1068" w:type="dxa"/>
            <w:tcBorders>
              <w:top w:val="single" w:sz="4" w:space="0" w:color="000000"/>
            </w:tcBorders>
            <w:shd w:val="clear" w:color="auto" w:fill="F7F7F7"/>
          </w:tcPr>
          <w:p w14:paraId="2EC3283A" w14:textId="77777777" w:rsidR="00620CF6" w:rsidRDefault="00000000">
            <w:pPr>
              <w:pStyle w:val="TableParagraph"/>
              <w:spacing w:before="125"/>
              <w:rPr>
                <w:sz w:val="20"/>
              </w:rPr>
            </w:pPr>
            <w:r>
              <w:rPr>
                <w:spacing w:val="-5"/>
                <w:sz w:val="20"/>
              </w:rPr>
              <w:t>AN</w:t>
            </w:r>
          </w:p>
        </w:tc>
        <w:tc>
          <w:tcPr>
            <w:tcW w:w="4104" w:type="dxa"/>
            <w:tcBorders>
              <w:top w:val="single" w:sz="4" w:space="0" w:color="000000"/>
            </w:tcBorders>
            <w:shd w:val="clear" w:color="auto" w:fill="F7F7F7"/>
          </w:tcPr>
          <w:p w14:paraId="0FEB184F" w14:textId="77777777" w:rsidR="00620CF6" w:rsidRDefault="00000000">
            <w:pPr>
              <w:pStyle w:val="TableParagraph"/>
              <w:spacing w:before="16" w:line="398" w:lineRule="exact"/>
              <w:ind w:left="170"/>
              <w:rPr>
                <w:sz w:val="20"/>
              </w:rPr>
            </w:pPr>
            <w:r>
              <w:rPr>
                <w:spacing w:val="-4"/>
                <w:sz w:val="20"/>
              </w:rPr>
              <w:t>Produced</w:t>
            </w:r>
            <w:r>
              <w:rPr>
                <w:spacing w:val="-7"/>
                <w:sz w:val="20"/>
              </w:rPr>
              <w:t xml:space="preserve"> </w:t>
            </w:r>
            <w:r>
              <w:rPr>
                <w:spacing w:val="-4"/>
                <w:sz w:val="20"/>
              </w:rPr>
              <w:t>and</w:t>
            </w:r>
            <w:r>
              <w:rPr>
                <w:spacing w:val="-7"/>
                <w:sz w:val="20"/>
              </w:rPr>
              <w:t xml:space="preserve"> </w:t>
            </w:r>
            <w:r>
              <w:rPr>
                <w:spacing w:val="-4"/>
                <w:sz w:val="20"/>
              </w:rPr>
              <w:t>non-produced</w:t>
            </w:r>
            <w:r>
              <w:rPr>
                <w:spacing w:val="-7"/>
                <w:sz w:val="20"/>
              </w:rPr>
              <w:t xml:space="preserve"> </w:t>
            </w:r>
            <w:r>
              <w:rPr>
                <w:spacing w:val="-4"/>
                <w:sz w:val="20"/>
              </w:rPr>
              <w:t xml:space="preserve">non-financial </w:t>
            </w:r>
            <w:r>
              <w:rPr>
                <w:spacing w:val="-2"/>
                <w:sz w:val="20"/>
              </w:rPr>
              <w:t>assets</w:t>
            </w:r>
          </w:p>
        </w:tc>
        <w:tc>
          <w:tcPr>
            <w:tcW w:w="2096" w:type="dxa"/>
            <w:tcBorders>
              <w:top w:val="single" w:sz="4" w:space="0" w:color="000000"/>
            </w:tcBorders>
            <w:shd w:val="clear" w:color="auto" w:fill="F7F7F7"/>
          </w:tcPr>
          <w:p w14:paraId="49103D01" w14:textId="77777777" w:rsidR="00620CF6" w:rsidRDefault="00000000">
            <w:pPr>
              <w:pStyle w:val="TableParagraph"/>
              <w:spacing w:before="125"/>
              <w:ind w:left="274"/>
              <w:rPr>
                <w:sz w:val="20"/>
              </w:rPr>
            </w:pPr>
            <w:r>
              <w:rPr>
                <w:spacing w:val="-5"/>
                <w:sz w:val="20"/>
              </w:rPr>
              <w:t>ga</w:t>
            </w:r>
          </w:p>
        </w:tc>
      </w:tr>
      <w:tr w:rsidR="00620CF6" w14:paraId="56083C1F" w14:textId="77777777">
        <w:trPr>
          <w:trHeight w:val="398"/>
        </w:trPr>
        <w:tc>
          <w:tcPr>
            <w:tcW w:w="1068" w:type="dxa"/>
          </w:tcPr>
          <w:p w14:paraId="3C0C30C0" w14:textId="77777777" w:rsidR="00620CF6" w:rsidRDefault="00000000">
            <w:pPr>
              <w:pStyle w:val="TableParagraph"/>
              <w:rPr>
                <w:sz w:val="20"/>
              </w:rPr>
            </w:pPr>
            <w:r>
              <w:rPr>
                <w:spacing w:val="-5"/>
                <w:sz w:val="20"/>
              </w:rPr>
              <w:t>AN1</w:t>
            </w:r>
          </w:p>
        </w:tc>
        <w:tc>
          <w:tcPr>
            <w:tcW w:w="4104" w:type="dxa"/>
          </w:tcPr>
          <w:p w14:paraId="3AB7107D" w14:textId="77777777" w:rsidR="00620CF6" w:rsidRDefault="00000000">
            <w:pPr>
              <w:pStyle w:val="TableParagraph"/>
              <w:ind w:left="170"/>
              <w:rPr>
                <w:sz w:val="20"/>
              </w:rPr>
            </w:pPr>
            <w:r>
              <w:rPr>
                <w:spacing w:val="-4"/>
                <w:sz w:val="20"/>
              </w:rPr>
              <w:t>Produced</w:t>
            </w:r>
            <w:r>
              <w:rPr>
                <w:spacing w:val="10"/>
                <w:sz w:val="20"/>
              </w:rPr>
              <w:t xml:space="preserve"> </w:t>
            </w:r>
            <w:r>
              <w:rPr>
                <w:spacing w:val="-4"/>
                <w:sz w:val="20"/>
              </w:rPr>
              <w:t>non-financial</w:t>
            </w:r>
            <w:r>
              <w:rPr>
                <w:spacing w:val="11"/>
                <w:sz w:val="20"/>
              </w:rPr>
              <w:t xml:space="preserve"> </w:t>
            </w:r>
            <w:r>
              <w:rPr>
                <w:spacing w:val="-4"/>
                <w:sz w:val="20"/>
              </w:rPr>
              <w:t>assets</w:t>
            </w:r>
          </w:p>
        </w:tc>
        <w:tc>
          <w:tcPr>
            <w:tcW w:w="2096" w:type="dxa"/>
          </w:tcPr>
          <w:p w14:paraId="1C0063FA" w14:textId="77777777" w:rsidR="00620CF6" w:rsidRDefault="00000000">
            <w:pPr>
              <w:pStyle w:val="TableParagraph"/>
              <w:ind w:left="274"/>
              <w:rPr>
                <w:sz w:val="20"/>
              </w:rPr>
            </w:pPr>
            <w:r>
              <w:rPr>
                <w:spacing w:val="-5"/>
                <w:sz w:val="20"/>
              </w:rPr>
              <w:t>ga</w:t>
            </w:r>
          </w:p>
        </w:tc>
      </w:tr>
      <w:tr w:rsidR="00620CF6" w14:paraId="56CA3FFE" w14:textId="77777777">
        <w:trPr>
          <w:trHeight w:val="398"/>
        </w:trPr>
        <w:tc>
          <w:tcPr>
            <w:tcW w:w="1068" w:type="dxa"/>
            <w:shd w:val="clear" w:color="auto" w:fill="F7F7F7"/>
          </w:tcPr>
          <w:p w14:paraId="14F743FC" w14:textId="77777777" w:rsidR="00620CF6" w:rsidRDefault="00000000">
            <w:pPr>
              <w:pStyle w:val="TableParagraph"/>
              <w:rPr>
                <w:sz w:val="20"/>
              </w:rPr>
            </w:pPr>
            <w:r>
              <w:rPr>
                <w:spacing w:val="-4"/>
                <w:sz w:val="20"/>
              </w:rPr>
              <w:t>AN11</w:t>
            </w:r>
          </w:p>
        </w:tc>
        <w:tc>
          <w:tcPr>
            <w:tcW w:w="4104" w:type="dxa"/>
            <w:shd w:val="clear" w:color="auto" w:fill="F7F7F7"/>
          </w:tcPr>
          <w:p w14:paraId="6CF7E267" w14:textId="77777777" w:rsidR="00620CF6" w:rsidRDefault="00000000">
            <w:pPr>
              <w:pStyle w:val="TableParagraph"/>
              <w:ind w:left="170"/>
              <w:rPr>
                <w:sz w:val="20"/>
              </w:rPr>
            </w:pPr>
            <w:r>
              <w:rPr>
                <w:sz w:val="20"/>
              </w:rPr>
              <w:t>Fixed</w:t>
            </w:r>
            <w:r>
              <w:rPr>
                <w:spacing w:val="3"/>
                <w:sz w:val="20"/>
              </w:rPr>
              <w:t xml:space="preserve"> </w:t>
            </w:r>
            <w:r>
              <w:rPr>
                <w:sz w:val="20"/>
              </w:rPr>
              <w:t>assets</w:t>
            </w:r>
            <w:r>
              <w:rPr>
                <w:spacing w:val="4"/>
                <w:sz w:val="20"/>
              </w:rPr>
              <w:t xml:space="preserve"> </w:t>
            </w:r>
            <w:r>
              <w:rPr>
                <w:sz w:val="20"/>
              </w:rPr>
              <w:t>by</w:t>
            </w:r>
            <w:r>
              <w:rPr>
                <w:spacing w:val="3"/>
                <w:sz w:val="20"/>
              </w:rPr>
              <w:t xml:space="preserve"> </w:t>
            </w:r>
            <w:r>
              <w:rPr>
                <w:sz w:val="20"/>
              </w:rPr>
              <w:t>type</w:t>
            </w:r>
            <w:r>
              <w:rPr>
                <w:spacing w:val="4"/>
                <w:sz w:val="20"/>
              </w:rPr>
              <w:t xml:space="preserve"> </w:t>
            </w:r>
            <w:r>
              <w:rPr>
                <w:sz w:val="20"/>
              </w:rPr>
              <w:t>of</w:t>
            </w:r>
            <w:r>
              <w:rPr>
                <w:spacing w:val="4"/>
                <w:sz w:val="20"/>
              </w:rPr>
              <w:t xml:space="preserve"> </w:t>
            </w:r>
            <w:r>
              <w:rPr>
                <w:spacing w:val="-2"/>
                <w:sz w:val="20"/>
              </w:rPr>
              <w:t>assets</w:t>
            </w:r>
          </w:p>
        </w:tc>
        <w:tc>
          <w:tcPr>
            <w:tcW w:w="2096" w:type="dxa"/>
            <w:shd w:val="clear" w:color="auto" w:fill="F7F7F7"/>
          </w:tcPr>
          <w:p w14:paraId="7CB56AAC" w14:textId="77777777" w:rsidR="00620CF6" w:rsidRDefault="00000000">
            <w:pPr>
              <w:pStyle w:val="TableParagraph"/>
              <w:ind w:left="274"/>
              <w:rPr>
                <w:sz w:val="20"/>
              </w:rPr>
            </w:pPr>
            <w:r>
              <w:rPr>
                <w:spacing w:val="-5"/>
                <w:sz w:val="20"/>
              </w:rPr>
              <w:t>ga</w:t>
            </w:r>
          </w:p>
        </w:tc>
      </w:tr>
      <w:tr w:rsidR="00620CF6" w14:paraId="4F232FC9" w14:textId="77777777">
        <w:trPr>
          <w:trHeight w:val="398"/>
        </w:trPr>
        <w:tc>
          <w:tcPr>
            <w:tcW w:w="1068" w:type="dxa"/>
          </w:tcPr>
          <w:p w14:paraId="2805E8B0" w14:textId="77777777" w:rsidR="00620CF6" w:rsidRDefault="00000000">
            <w:pPr>
              <w:pStyle w:val="TableParagraph"/>
              <w:rPr>
                <w:sz w:val="20"/>
              </w:rPr>
            </w:pPr>
            <w:r>
              <w:rPr>
                <w:spacing w:val="-2"/>
                <w:sz w:val="20"/>
              </w:rPr>
              <w:t>AN111</w:t>
            </w:r>
          </w:p>
        </w:tc>
        <w:tc>
          <w:tcPr>
            <w:tcW w:w="4104" w:type="dxa"/>
          </w:tcPr>
          <w:p w14:paraId="05BC739E" w14:textId="77777777" w:rsidR="00620CF6" w:rsidRDefault="00000000">
            <w:pPr>
              <w:pStyle w:val="TableParagraph"/>
              <w:ind w:left="170"/>
              <w:rPr>
                <w:sz w:val="20"/>
              </w:rPr>
            </w:pPr>
            <w:r>
              <w:rPr>
                <w:spacing w:val="-2"/>
                <w:sz w:val="20"/>
              </w:rPr>
              <w:t>Dwellings</w:t>
            </w:r>
          </w:p>
        </w:tc>
        <w:tc>
          <w:tcPr>
            <w:tcW w:w="2096" w:type="dxa"/>
          </w:tcPr>
          <w:p w14:paraId="29AC3969" w14:textId="77777777" w:rsidR="00620CF6" w:rsidRDefault="00000000">
            <w:pPr>
              <w:pStyle w:val="TableParagraph"/>
              <w:ind w:left="274"/>
              <w:rPr>
                <w:sz w:val="20"/>
              </w:rPr>
            </w:pPr>
            <w:r>
              <w:rPr>
                <w:spacing w:val="-5"/>
                <w:sz w:val="20"/>
              </w:rPr>
              <w:t>ga</w:t>
            </w:r>
          </w:p>
        </w:tc>
      </w:tr>
      <w:tr w:rsidR="00620CF6" w14:paraId="06BE877E" w14:textId="77777777">
        <w:trPr>
          <w:trHeight w:val="398"/>
        </w:trPr>
        <w:tc>
          <w:tcPr>
            <w:tcW w:w="1068" w:type="dxa"/>
            <w:shd w:val="clear" w:color="auto" w:fill="F7F7F7"/>
          </w:tcPr>
          <w:p w14:paraId="13ED062B" w14:textId="77777777" w:rsidR="00620CF6" w:rsidRDefault="00000000">
            <w:pPr>
              <w:pStyle w:val="TableParagraph"/>
              <w:rPr>
                <w:sz w:val="20"/>
              </w:rPr>
            </w:pPr>
            <w:r>
              <w:rPr>
                <w:w w:val="66"/>
                <w:sz w:val="20"/>
              </w:rPr>
              <w:t>…</w:t>
            </w:r>
          </w:p>
        </w:tc>
        <w:tc>
          <w:tcPr>
            <w:tcW w:w="4104" w:type="dxa"/>
            <w:shd w:val="clear" w:color="auto" w:fill="F7F7F7"/>
          </w:tcPr>
          <w:p w14:paraId="0712526D" w14:textId="77777777" w:rsidR="00620CF6" w:rsidRDefault="00000000">
            <w:pPr>
              <w:pStyle w:val="TableParagraph"/>
              <w:ind w:left="170"/>
              <w:rPr>
                <w:sz w:val="20"/>
              </w:rPr>
            </w:pPr>
            <w:r>
              <w:rPr>
                <w:w w:val="66"/>
                <w:sz w:val="20"/>
              </w:rPr>
              <w:t>…</w:t>
            </w:r>
          </w:p>
        </w:tc>
        <w:tc>
          <w:tcPr>
            <w:tcW w:w="2096" w:type="dxa"/>
            <w:shd w:val="clear" w:color="auto" w:fill="F7F7F7"/>
          </w:tcPr>
          <w:p w14:paraId="64F0D8EA" w14:textId="77777777" w:rsidR="00620CF6" w:rsidRDefault="00000000">
            <w:pPr>
              <w:pStyle w:val="TableParagraph"/>
              <w:ind w:left="340"/>
              <w:rPr>
                <w:sz w:val="20"/>
              </w:rPr>
            </w:pPr>
            <w:r>
              <w:rPr>
                <w:w w:val="66"/>
                <w:sz w:val="20"/>
              </w:rPr>
              <w:t>…</w:t>
            </w:r>
          </w:p>
        </w:tc>
      </w:tr>
      <w:tr w:rsidR="00620CF6" w14:paraId="0463B44D" w14:textId="77777777">
        <w:trPr>
          <w:trHeight w:val="498"/>
        </w:trPr>
        <w:tc>
          <w:tcPr>
            <w:tcW w:w="1068" w:type="dxa"/>
          </w:tcPr>
          <w:p w14:paraId="56609143" w14:textId="77777777" w:rsidR="00620CF6" w:rsidRDefault="00000000">
            <w:pPr>
              <w:pStyle w:val="TableParagraph"/>
              <w:spacing w:before="168"/>
              <w:rPr>
                <w:sz w:val="20"/>
              </w:rPr>
            </w:pPr>
            <w:r>
              <w:rPr>
                <w:w w:val="66"/>
                <w:sz w:val="20"/>
              </w:rPr>
              <w:t>…</w:t>
            </w:r>
          </w:p>
        </w:tc>
        <w:tc>
          <w:tcPr>
            <w:tcW w:w="4104" w:type="dxa"/>
          </w:tcPr>
          <w:p w14:paraId="51B1A2C9" w14:textId="77777777" w:rsidR="00620CF6" w:rsidRDefault="00000000">
            <w:pPr>
              <w:pStyle w:val="TableParagraph"/>
              <w:spacing w:before="168"/>
              <w:ind w:left="170"/>
              <w:rPr>
                <w:sz w:val="20"/>
              </w:rPr>
            </w:pPr>
            <w:r>
              <w:rPr>
                <w:w w:val="66"/>
                <w:sz w:val="20"/>
              </w:rPr>
              <w:t>…</w:t>
            </w:r>
          </w:p>
        </w:tc>
        <w:tc>
          <w:tcPr>
            <w:tcW w:w="2096" w:type="dxa"/>
          </w:tcPr>
          <w:p w14:paraId="26BEE4FE" w14:textId="77777777" w:rsidR="00620CF6" w:rsidRDefault="00000000">
            <w:pPr>
              <w:pStyle w:val="TableParagraph"/>
              <w:spacing w:before="168"/>
              <w:ind w:left="340"/>
              <w:rPr>
                <w:sz w:val="20"/>
              </w:rPr>
            </w:pPr>
            <w:r>
              <w:rPr>
                <w:w w:val="66"/>
                <w:sz w:val="20"/>
              </w:rPr>
              <w:t>…</w:t>
            </w:r>
          </w:p>
        </w:tc>
      </w:tr>
      <w:tr w:rsidR="00620CF6" w14:paraId="7D1207AB" w14:textId="77777777">
        <w:trPr>
          <w:trHeight w:val="398"/>
        </w:trPr>
        <w:tc>
          <w:tcPr>
            <w:tcW w:w="1068" w:type="dxa"/>
            <w:shd w:val="clear" w:color="auto" w:fill="F7F7F7"/>
          </w:tcPr>
          <w:p w14:paraId="0008A127" w14:textId="77777777" w:rsidR="00620CF6" w:rsidRDefault="00000000">
            <w:pPr>
              <w:pStyle w:val="TableParagraph"/>
              <w:rPr>
                <w:sz w:val="20"/>
              </w:rPr>
            </w:pPr>
            <w:r>
              <w:rPr>
                <w:spacing w:val="-4"/>
                <w:w w:val="110"/>
                <w:sz w:val="20"/>
              </w:rPr>
              <w:t>A_AF</w:t>
            </w:r>
          </w:p>
        </w:tc>
        <w:tc>
          <w:tcPr>
            <w:tcW w:w="4104" w:type="dxa"/>
            <w:shd w:val="clear" w:color="auto" w:fill="F7F7F7"/>
          </w:tcPr>
          <w:p w14:paraId="661B0AF7" w14:textId="77777777" w:rsidR="00620CF6" w:rsidRDefault="00000000">
            <w:pPr>
              <w:pStyle w:val="TableParagraph"/>
              <w:ind w:left="170"/>
              <w:rPr>
                <w:sz w:val="20"/>
              </w:rPr>
            </w:pPr>
            <w:r>
              <w:rPr>
                <w:sz w:val="20"/>
              </w:rPr>
              <w:t>Financial</w:t>
            </w:r>
            <w:r>
              <w:rPr>
                <w:spacing w:val="7"/>
                <w:sz w:val="20"/>
              </w:rPr>
              <w:t xml:space="preserve"> </w:t>
            </w:r>
            <w:r>
              <w:rPr>
                <w:spacing w:val="-2"/>
                <w:sz w:val="20"/>
              </w:rPr>
              <w:t>assets</w:t>
            </w:r>
          </w:p>
        </w:tc>
        <w:tc>
          <w:tcPr>
            <w:tcW w:w="2096" w:type="dxa"/>
            <w:shd w:val="clear" w:color="auto" w:fill="F7F7F7"/>
          </w:tcPr>
          <w:p w14:paraId="36808F9B" w14:textId="77777777" w:rsidR="00620CF6" w:rsidRDefault="00000000">
            <w:pPr>
              <w:pStyle w:val="TableParagraph"/>
              <w:ind w:left="274"/>
              <w:rPr>
                <w:sz w:val="20"/>
              </w:rPr>
            </w:pPr>
            <w:r>
              <w:rPr>
                <w:spacing w:val="-5"/>
                <w:sz w:val="20"/>
              </w:rPr>
              <w:t>ga</w:t>
            </w:r>
          </w:p>
        </w:tc>
      </w:tr>
      <w:tr w:rsidR="00620CF6" w14:paraId="2158BC32" w14:textId="77777777">
        <w:trPr>
          <w:trHeight w:val="398"/>
        </w:trPr>
        <w:tc>
          <w:tcPr>
            <w:tcW w:w="1068" w:type="dxa"/>
          </w:tcPr>
          <w:p w14:paraId="37BD2D92" w14:textId="77777777" w:rsidR="00620CF6" w:rsidRDefault="00000000">
            <w:pPr>
              <w:pStyle w:val="TableParagraph"/>
              <w:rPr>
                <w:sz w:val="20"/>
              </w:rPr>
            </w:pPr>
            <w:r>
              <w:rPr>
                <w:spacing w:val="-2"/>
                <w:w w:val="110"/>
                <w:sz w:val="20"/>
              </w:rPr>
              <w:t>A_AF1</w:t>
            </w:r>
          </w:p>
        </w:tc>
        <w:tc>
          <w:tcPr>
            <w:tcW w:w="4104" w:type="dxa"/>
          </w:tcPr>
          <w:p w14:paraId="6F8A1D04" w14:textId="77777777" w:rsidR="00620CF6" w:rsidRDefault="00000000">
            <w:pPr>
              <w:pStyle w:val="TableParagraph"/>
              <w:ind w:left="170"/>
              <w:rPr>
                <w:sz w:val="20"/>
              </w:rPr>
            </w:pPr>
            <w:r>
              <w:rPr>
                <w:spacing w:val="-2"/>
                <w:sz w:val="20"/>
              </w:rPr>
              <w:t>Monetary gold</w:t>
            </w:r>
            <w:r>
              <w:rPr>
                <w:spacing w:val="-1"/>
                <w:sz w:val="20"/>
              </w:rPr>
              <w:t xml:space="preserve"> </w:t>
            </w:r>
            <w:r>
              <w:rPr>
                <w:spacing w:val="-2"/>
                <w:sz w:val="20"/>
              </w:rPr>
              <w:t xml:space="preserve">and </w:t>
            </w:r>
            <w:r>
              <w:rPr>
                <w:spacing w:val="-4"/>
                <w:sz w:val="20"/>
              </w:rPr>
              <w:t>SDRs</w:t>
            </w:r>
          </w:p>
        </w:tc>
        <w:tc>
          <w:tcPr>
            <w:tcW w:w="2096" w:type="dxa"/>
          </w:tcPr>
          <w:p w14:paraId="208820A2" w14:textId="77777777" w:rsidR="00620CF6" w:rsidRDefault="00000000">
            <w:pPr>
              <w:pStyle w:val="TableParagraph"/>
              <w:ind w:left="274"/>
              <w:rPr>
                <w:sz w:val="20"/>
              </w:rPr>
            </w:pPr>
            <w:r>
              <w:rPr>
                <w:spacing w:val="-5"/>
                <w:sz w:val="20"/>
              </w:rPr>
              <w:t>ga</w:t>
            </w:r>
          </w:p>
        </w:tc>
      </w:tr>
      <w:tr w:rsidR="00620CF6" w14:paraId="083E5C11" w14:textId="77777777">
        <w:trPr>
          <w:trHeight w:val="398"/>
        </w:trPr>
        <w:tc>
          <w:tcPr>
            <w:tcW w:w="1068" w:type="dxa"/>
            <w:shd w:val="clear" w:color="auto" w:fill="F7F7F7"/>
          </w:tcPr>
          <w:p w14:paraId="64389FBB" w14:textId="77777777" w:rsidR="00620CF6" w:rsidRDefault="00000000">
            <w:pPr>
              <w:pStyle w:val="TableParagraph"/>
              <w:rPr>
                <w:sz w:val="20"/>
              </w:rPr>
            </w:pPr>
            <w:r>
              <w:rPr>
                <w:spacing w:val="-2"/>
                <w:w w:val="105"/>
                <w:sz w:val="20"/>
              </w:rPr>
              <w:t>A_AF11</w:t>
            </w:r>
          </w:p>
        </w:tc>
        <w:tc>
          <w:tcPr>
            <w:tcW w:w="4104" w:type="dxa"/>
            <w:shd w:val="clear" w:color="auto" w:fill="F7F7F7"/>
          </w:tcPr>
          <w:p w14:paraId="6B54B368" w14:textId="77777777" w:rsidR="00620CF6" w:rsidRDefault="00000000">
            <w:pPr>
              <w:pStyle w:val="TableParagraph"/>
              <w:ind w:left="170"/>
              <w:rPr>
                <w:sz w:val="20"/>
              </w:rPr>
            </w:pPr>
            <w:r>
              <w:rPr>
                <w:spacing w:val="-2"/>
                <w:sz w:val="20"/>
              </w:rPr>
              <w:t>Monetary</w:t>
            </w:r>
            <w:r>
              <w:rPr>
                <w:spacing w:val="6"/>
                <w:sz w:val="20"/>
              </w:rPr>
              <w:t xml:space="preserve"> </w:t>
            </w:r>
            <w:r>
              <w:rPr>
                <w:spacing w:val="-4"/>
                <w:sz w:val="20"/>
              </w:rPr>
              <w:t>gold</w:t>
            </w:r>
          </w:p>
        </w:tc>
        <w:tc>
          <w:tcPr>
            <w:tcW w:w="2096" w:type="dxa"/>
            <w:shd w:val="clear" w:color="auto" w:fill="F7F7F7"/>
          </w:tcPr>
          <w:p w14:paraId="2B737AE5" w14:textId="77777777" w:rsidR="00620CF6" w:rsidRDefault="00000000">
            <w:pPr>
              <w:pStyle w:val="TableParagraph"/>
              <w:ind w:left="274"/>
              <w:rPr>
                <w:sz w:val="20"/>
              </w:rPr>
            </w:pPr>
            <w:r>
              <w:rPr>
                <w:spacing w:val="-5"/>
                <w:sz w:val="20"/>
              </w:rPr>
              <w:t>ga</w:t>
            </w:r>
          </w:p>
        </w:tc>
      </w:tr>
      <w:tr w:rsidR="00620CF6" w14:paraId="00346FE0" w14:textId="77777777">
        <w:trPr>
          <w:trHeight w:val="498"/>
        </w:trPr>
        <w:tc>
          <w:tcPr>
            <w:tcW w:w="1068" w:type="dxa"/>
          </w:tcPr>
          <w:p w14:paraId="5B5EA67B" w14:textId="77777777" w:rsidR="00620CF6" w:rsidRDefault="00000000">
            <w:pPr>
              <w:pStyle w:val="TableParagraph"/>
              <w:rPr>
                <w:sz w:val="20"/>
              </w:rPr>
            </w:pPr>
            <w:r>
              <w:rPr>
                <w:spacing w:val="-2"/>
                <w:w w:val="105"/>
                <w:sz w:val="20"/>
              </w:rPr>
              <w:t>A_AF12</w:t>
            </w:r>
          </w:p>
        </w:tc>
        <w:tc>
          <w:tcPr>
            <w:tcW w:w="4104" w:type="dxa"/>
          </w:tcPr>
          <w:p w14:paraId="5925A043" w14:textId="77777777" w:rsidR="00620CF6" w:rsidRDefault="00000000">
            <w:pPr>
              <w:pStyle w:val="TableParagraph"/>
              <w:ind w:left="170"/>
              <w:rPr>
                <w:sz w:val="20"/>
              </w:rPr>
            </w:pPr>
            <w:r>
              <w:rPr>
                <w:spacing w:val="-4"/>
                <w:sz w:val="20"/>
              </w:rPr>
              <w:t>SDRs</w:t>
            </w:r>
          </w:p>
        </w:tc>
        <w:tc>
          <w:tcPr>
            <w:tcW w:w="2096" w:type="dxa"/>
          </w:tcPr>
          <w:p w14:paraId="1382138B" w14:textId="77777777" w:rsidR="00620CF6" w:rsidRDefault="00000000">
            <w:pPr>
              <w:pStyle w:val="TableParagraph"/>
              <w:ind w:left="274"/>
              <w:rPr>
                <w:sz w:val="20"/>
              </w:rPr>
            </w:pPr>
            <w:r>
              <w:rPr>
                <w:spacing w:val="-5"/>
                <w:sz w:val="20"/>
              </w:rPr>
              <w:t>ga</w:t>
            </w:r>
          </w:p>
        </w:tc>
      </w:tr>
      <w:tr w:rsidR="00620CF6" w14:paraId="691DF673" w14:textId="77777777">
        <w:trPr>
          <w:trHeight w:val="398"/>
        </w:trPr>
        <w:tc>
          <w:tcPr>
            <w:tcW w:w="1068" w:type="dxa"/>
            <w:shd w:val="clear" w:color="auto" w:fill="F7F7F7"/>
          </w:tcPr>
          <w:p w14:paraId="76B49693" w14:textId="77777777" w:rsidR="00620CF6" w:rsidRDefault="00000000">
            <w:pPr>
              <w:pStyle w:val="TableParagraph"/>
              <w:rPr>
                <w:sz w:val="20"/>
              </w:rPr>
            </w:pPr>
            <w:r>
              <w:rPr>
                <w:spacing w:val="-2"/>
                <w:w w:val="110"/>
                <w:sz w:val="20"/>
              </w:rPr>
              <w:t>A_AF2</w:t>
            </w:r>
          </w:p>
        </w:tc>
        <w:tc>
          <w:tcPr>
            <w:tcW w:w="4104" w:type="dxa"/>
            <w:shd w:val="clear" w:color="auto" w:fill="F7F7F7"/>
          </w:tcPr>
          <w:p w14:paraId="09017A12" w14:textId="77777777" w:rsidR="00620CF6" w:rsidRDefault="00000000">
            <w:pPr>
              <w:pStyle w:val="TableParagraph"/>
              <w:ind w:left="170"/>
              <w:rPr>
                <w:sz w:val="20"/>
              </w:rPr>
            </w:pPr>
            <w:r>
              <w:rPr>
                <w:spacing w:val="-2"/>
                <w:sz w:val="20"/>
              </w:rPr>
              <w:t>Currency</w:t>
            </w:r>
            <w:r>
              <w:rPr>
                <w:sz w:val="20"/>
              </w:rPr>
              <w:t xml:space="preserve"> </w:t>
            </w:r>
            <w:r>
              <w:rPr>
                <w:spacing w:val="-2"/>
                <w:sz w:val="20"/>
              </w:rPr>
              <w:t>and</w:t>
            </w:r>
            <w:r>
              <w:rPr>
                <w:sz w:val="20"/>
              </w:rPr>
              <w:t xml:space="preserve"> </w:t>
            </w:r>
            <w:r>
              <w:rPr>
                <w:spacing w:val="-2"/>
                <w:sz w:val="20"/>
              </w:rPr>
              <w:t>deposits</w:t>
            </w:r>
          </w:p>
        </w:tc>
        <w:tc>
          <w:tcPr>
            <w:tcW w:w="2096" w:type="dxa"/>
            <w:shd w:val="clear" w:color="auto" w:fill="F7F7F7"/>
          </w:tcPr>
          <w:p w14:paraId="18B4BF5C" w14:textId="77777777" w:rsidR="00620CF6" w:rsidRDefault="00000000">
            <w:pPr>
              <w:pStyle w:val="TableParagraph"/>
              <w:ind w:left="274"/>
              <w:rPr>
                <w:sz w:val="20"/>
              </w:rPr>
            </w:pPr>
            <w:r>
              <w:rPr>
                <w:spacing w:val="-5"/>
                <w:sz w:val="20"/>
              </w:rPr>
              <w:t>ga</w:t>
            </w:r>
          </w:p>
        </w:tc>
      </w:tr>
      <w:tr w:rsidR="00620CF6" w14:paraId="41AADD8A" w14:textId="77777777">
        <w:trPr>
          <w:trHeight w:val="398"/>
        </w:trPr>
        <w:tc>
          <w:tcPr>
            <w:tcW w:w="1068" w:type="dxa"/>
          </w:tcPr>
          <w:p w14:paraId="3D84854D" w14:textId="77777777" w:rsidR="00620CF6" w:rsidRDefault="00000000">
            <w:pPr>
              <w:pStyle w:val="TableParagraph"/>
              <w:rPr>
                <w:sz w:val="20"/>
              </w:rPr>
            </w:pPr>
            <w:r>
              <w:rPr>
                <w:spacing w:val="-2"/>
                <w:w w:val="105"/>
                <w:sz w:val="20"/>
              </w:rPr>
              <w:t>A_AF21</w:t>
            </w:r>
          </w:p>
        </w:tc>
        <w:tc>
          <w:tcPr>
            <w:tcW w:w="4104" w:type="dxa"/>
          </w:tcPr>
          <w:p w14:paraId="1FFAA78D" w14:textId="77777777" w:rsidR="00620CF6" w:rsidRDefault="00000000">
            <w:pPr>
              <w:pStyle w:val="TableParagraph"/>
              <w:ind w:left="170"/>
              <w:rPr>
                <w:sz w:val="20"/>
              </w:rPr>
            </w:pPr>
            <w:r>
              <w:rPr>
                <w:spacing w:val="-2"/>
                <w:sz w:val="20"/>
              </w:rPr>
              <w:t>Currency</w:t>
            </w:r>
          </w:p>
        </w:tc>
        <w:tc>
          <w:tcPr>
            <w:tcW w:w="2096" w:type="dxa"/>
          </w:tcPr>
          <w:p w14:paraId="6DFA981F" w14:textId="77777777" w:rsidR="00620CF6" w:rsidRDefault="00000000">
            <w:pPr>
              <w:pStyle w:val="TableParagraph"/>
              <w:ind w:left="274"/>
              <w:rPr>
                <w:sz w:val="20"/>
              </w:rPr>
            </w:pPr>
            <w:r>
              <w:rPr>
                <w:spacing w:val="-5"/>
                <w:sz w:val="20"/>
              </w:rPr>
              <w:t>ga</w:t>
            </w:r>
          </w:p>
        </w:tc>
      </w:tr>
      <w:tr w:rsidR="00620CF6" w14:paraId="14EED539" w14:textId="77777777">
        <w:trPr>
          <w:trHeight w:val="398"/>
        </w:trPr>
        <w:tc>
          <w:tcPr>
            <w:tcW w:w="1068" w:type="dxa"/>
            <w:shd w:val="clear" w:color="auto" w:fill="F7F7F7"/>
          </w:tcPr>
          <w:p w14:paraId="5301CFC6" w14:textId="77777777" w:rsidR="00620CF6" w:rsidRDefault="00000000">
            <w:pPr>
              <w:pStyle w:val="TableParagraph"/>
              <w:rPr>
                <w:sz w:val="20"/>
              </w:rPr>
            </w:pPr>
            <w:r>
              <w:rPr>
                <w:w w:val="66"/>
                <w:sz w:val="20"/>
              </w:rPr>
              <w:t>…</w:t>
            </w:r>
          </w:p>
        </w:tc>
        <w:tc>
          <w:tcPr>
            <w:tcW w:w="4104" w:type="dxa"/>
            <w:shd w:val="clear" w:color="auto" w:fill="F7F7F7"/>
          </w:tcPr>
          <w:p w14:paraId="078CB434" w14:textId="77777777" w:rsidR="00620CF6" w:rsidRDefault="00000000">
            <w:pPr>
              <w:pStyle w:val="TableParagraph"/>
              <w:ind w:left="170"/>
              <w:rPr>
                <w:sz w:val="20"/>
              </w:rPr>
            </w:pPr>
            <w:r>
              <w:rPr>
                <w:w w:val="66"/>
                <w:sz w:val="20"/>
              </w:rPr>
              <w:t>…</w:t>
            </w:r>
          </w:p>
        </w:tc>
        <w:tc>
          <w:tcPr>
            <w:tcW w:w="2096" w:type="dxa"/>
            <w:shd w:val="clear" w:color="auto" w:fill="F7F7F7"/>
          </w:tcPr>
          <w:p w14:paraId="3BE9D721" w14:textId="77777777" w:rsidR="00620CF6" w:rsidRDefault="00000000">
            <w:pPr>
              <w:pStyle w:val="TableParagraph"/>
              <w:ind w:left="340"/>
              <w:rPr>
                <w:sz w:val="20"/>
              </w:rPr>
            </w:pPr>
            <w:r>
              <w:rPr>
                <w:w w:val="66"/>
                <w:sz w:val="20"/>
              </w:rPr>
              <w:t>…</w:t>
            </w:r>
          </w:p>
        </w:tc>
      </w:tr>
      <w:tr w:rsidR="00620CF6" w14:paraId="65185A0F" w14:textId="77777777">
        <w:trPr>
          <w:trHeight w:val="398"/>
        </w:trPr>
        <w:tc>
          <w:tcPr>
            <w:tcW w:w="1068" w:type="dxa"/>
          </w:tcPr>
          <w:p w14:paraId="2976A315" w14:textId="77777777" w:rsidR="00620CF6" w:rsidRDefault="00000000">
            <w:pPr>
              <w:pStyle w:val="TableParagraph"/>
              <w:rPr>
                <w:sz w:val="20"/>
              </w:rPr>
            </w:pPr>
            <w:r>
              <w:rPr>
                <w:spacing w:val="-4"/>
                <w:w w:val="115"/>
                <w:sz w:val="20"/>
              </w:rPr>
              <w:t>L_AF</w:t>
            </w:r>
          </w:p>
        </w:tc>
        <w:tc>
          <w:tcPr>
            <w:tcW w:w="4104" w:type="dxa"/>
          </w:tcPr>
          <w:p w14:paraId="475B1905" w14:textId="77777777" w:rsidR="00620CF6" w:rsidRDefault="00000000">
            <w:pPr>
              <w:pStyle w:val="TableParagraph"/>
              <w:ind w:left="170"/>
              <w:rPr>
                <w:sz w:val="20"/>
              </w:rPr>
            </w:pPr>
            <w:r>
              <w:rPr>
                <w:spacing w:val="-2"/>
                <w:sz w:val="20"/>
              </w:rPr>
              <w:t>Liabilities</w:t>
            </w:r>
          </w:p>
        </w:tc>
        <w:tc>
          <w:tcPr>
            <w:tcW w:w="2096" w:type="dxa"/>
          </w:tcPr>
          <w:p w14:paraId="0CDBBE18" w14:textId="77777777" w:rsidR="00620CF6" w:rsidRDefault="00000000">
            <w:pPr>
              <w:pStyle w:val="TableParagraph"/>
              <w:ind w:left="274"/>
              <w:rPr>
                <w:sz w:val="20"/>
              </w:rPr>
            </w:pPr>
            <w:proofErr w:type="spellStart"/>
            <w:r>
              <w:rPr>
                <w:spacing w:val="-5"/>
                <w:sz w:val="20"/>
              </w:rPr>
              <w:t>lb</w:t>
            </w:r>
            <w:proofErr w:type="spellEnd"/>
          </w:p>
        </w:tc>
      </w:tr>
      <w:tr w:rsidR="00620CF6" w14:paraId="397F9D01" w14:textId="77777777">
        <w:trPr>
          <w:trHeight w:val="398"/>
        </w:trPr>
        <w:tc>
          <w:tcPr>
            <w:tcW w:w="1068" w:type="dxa"/>
            <w:shd w:val="clear" w:color="auto" w:fill="F7F7F7"/>
          </w:tcPr>
          <w:p w14:paraId="7243EC41" w14:textId="77777777" w:rsidR="00620CF6" w:rsidRDefault="00000000">
            <w:pPr>
              <w:pStyle w:val="TableParagraph"/>
              <w:rPr>
                <w:sz w:val="20"/>
              </w:rPr>
            </w:pPr>
            <w:r>
              <w:rPr>
                <w:w w:val="66"/>
                <w:sz w:val="20"/>
              </w:rPr>
              <w:t>…</w:t>
            </w:r>
          </w:p>
        </w:tc>
        <w:tc>
          <w:tcPr>
            <w:tcW w:w="4104" w:type="dxa"/>
            <w:shd w:val="clear" w:color="auto" w:fill="F7F7F7"/>
          </w:tcPr>
          <w:p w14:paraId="32CB6EA7" w14:textId="77777777" w:rsidR="00620CF6" w:rsidRDefault="00000000">
            <w:pPr>
              <w:pStyle w:val="TableParagraph"/>
              <w:ind w:left="170"/>
              <w:rPr>
                <w:sz w:val="20"/>
              </w:rPr>
            </w:pPr>
            <w:r>
              <w:rPr>
                <w:w w:val="66"/>
                <w:sz w:val="20"/>
              </w:rPr>
              <w:t>…</w:t>
            </w:r>
          </w:p>
        </w:tc>
        <w:tc>
          <w:tcPr>
            <w:tcW w:w="2096" w:type="dxa"/>
            <w:shd w:val="clear" w:color="auto" w:fill="F7F7F7"/>
          </w:tcPr>
          <w:p w14:paraId="4160CC04" w14:textId="77777777" w:rsidR="00620CF6" w:rsidRDefault="00000000">
            <w:pPr>
              <w:pStyle w:val="TableParagraph"/>
              <w:ind w:left="340"/>
              <w:rPr>
                <w:sz w:val="20"/>
              </w:rPr>
            </w:pPr>
            <w:r>
              <w:rPr>
                <w:w w:val="66"/>
                <w:sz w:val="20"/>
              </w:rPr>
              <w:t>…</w:t>
            </w:r>
          </w:p>
        </w:tc>
      </w:tr>
      <w:tr w:rsidR="00620CF6" w14:paraId="37F96C75" w14:textId="77777777">
        <w:trPr>
          <w:trHeight w:val="498"/>
        </w:trPr>
        <w:tc>
          <w:tcPr>
            <w:tcW w:w="1068" w:type="dxa"/>
          </w:tcPr>
          <w:p w14:paraId="6FB70A40" w14:textId="77777777" w:rsidR="00620CF6" w:rsidRDefault="00000000">
            <w:pPr>
              <w:pStyle w:val="TableParagraph"/>
              <w:spacing w:before="168"/>
              <w:rPr>
                <w:sz w:val="20"/>
              </w:rPr>
            </w:pPr>
            <w:r>
              <w:rPr>
                <w:spacing w:val="-2"/>
                <w:w w:val="110"/>
                <w:sz w:val="20"/>
              </w:rPr>
              <w:t>L_AF3</w:t>
            </w:r>
          </w:p>
        </w:tc>
        <w:tc>
          <w:tcPr>
            <w:tcW w:w="4104" w:type="dxa"/>
          </w:tcPr>
          <w:p w14:paraId="5C111FC0" w14:textId="77777777" w:rsidR="00620CF6" w:rsidRDefault="00000000">
            <w:pPr>
              <w:pStyle w:val="TableParagraph"/>
              <w:spacing w:before="168"/>
              <w:ind w:left="170"/>
              <w:rPr>
                <w:sz w:val="20"/>
              </w:rPr>
            </w:pPr>
            <w:r>
              <w:rPr>
                <w:sz w:val="20"/>
              </w:rPr>
              <w:t>Debt</w:t>
            </w:r>
            <w:r>
              <w:rPr>
                <w:spacing w:val="16"/>
                <w:sz w:val="20"/>
              </w:rPr>
              <w:t xml:space="preserve"> </w:t>
            </w:r>
            <w:r>
              <w:rPr>
                <w:spacing w:val="-2"/>
                <w:sz w:val="20"/>
              </w:rPr>
              <w:t>securities</w:t>
            </w:r>
          </w:p>
        </w:tc>
        <w:tc>
          <w:tcPr>
            <w:tcW w:w="2096" w:type="dxa"/>
          </w:tcPr>
          <w:p w14:paraId="17FBF52D" w14:textId="77777777" w:rsidR="00620CF6" w:rsidRDefault="00000000">
            <w:pPr>
              <w:pStyle w:val="TableParagraph"/>
              <w:spacing w:before="168"/>
              <w:ind w:left="274"/>
              <w:rPr>
                <w:sz w:val="20"/>
              </w:rPr>
            </w:pPr>
            <w:proofErr w:type="spellStart"/>
            <w:r>
              <w:rPr>
                <w:spacing w:val="-5"/>
                <w:sz w:val="20"/>
              </w:rPr>
              <w:t>lb</w:t>
            </w:r>
            <w:proofErr w:type="spellEnd"/>
          </w:p>
        </w:tc>
      </w:tr>
      <w:tr w:rsidR="00620CF6" w14:paraId="08A66F99" w14:textId="77777777">
        <w:trPr>
          <w:trHeight w:val="398"/>
        </w:trPr>
        <w:tc>
          <w:tcPr>
            <w:tcW w:w="1068" w:type="dxa"/>
            <w:shd w:val="clear" w:color="auto" w:fill="F7F7F7"/>
          </w:tcPr>
          <w:p w14:paraId="76C28550" w14:textId="77777777" w:rsidR="00620CF6" w:rsidRDefault="00000000">
            <w:pPr>
              <w:pStyle w:val="TableParagraph"/>
              <w:rPr>
                <w:sz w:val="20"/>
              </w:rPr>
            </w:pPr>
            <w:r>
              <w:rPr>
                <w:spacing w:val="-2"/>
                <w:w w:val="110"/>
                <w:sz w:val="20"/>
              </w:rPr>
              <w:t>L_AF31</w:t>
            </w:r>
          </w:p>
        </w:tc>
        <w:tc>
          <w:tcPr>
            <w:tcW w:w="4104" w:type="dxa"/>
            <w:shd w:val="clear" w:color="auto" w:fill="F7F7F7"/>
          </w:tcPr>
          <w:p w14:paraId="1F8152D6" w14:textId="77777777" w:rsidR="00620CF6" w:rsidRDefault="00000000">
            <w:pPr>
              <w:pStyle w:val="TableParagraph"/>
              <w:ind w:left="170"/>
              <w:rPr>
                <w:sz w:val="20"/>
              </w:rPr>
            </w:pPr>
            <w:r>
              <w:rPr>
                <w:sz w:val="20"/>
              </w:rPr>
              <w:t>Short-term</w:t>
            </w:r>
            <w:r>
              <w:rPr>
                <w:spacing w:val="7"/>
                <w:sz w:val="20"/>
              </w:rPr>
              <w:t xml:space="preserve"> </w:t>
            </w:r>
            <w:r>
              <w:rPr>
                <w:sz w:val="20"/>
              </w:rPr>
              <w:t>debt</w:t>
            </w:r>
            <w:r>
              <w:rPr>
                <w:spacing w:val="7"/>
                <w:sz w:val="20"/>
              </w:rPr>
              <w:t xml:space="preserve"> </w:t>
            </w:r>
            <w:r>
              <w:rPr>
                <w:spacing w:val="-2"/>
                <w:sz w:val="20"/>
              </w:rPr>
              <w:t>securities</w:t>
            </w:r>
          </w:p>
        </w:tc>
        <w:tc>
          <w:tcPr>
            <w:tcW w:w="2096" w:type="dxa"/>
            <w:shd w:val="clear" w:color="auto" w:fill="F7F7F7"/>
          </w:tcPr>
          <w:p w14:paraId="3F53B07D" w14:textId="77777777" w:rsidR="00620CF6" w:rsidRDefault="00000000">
            <w:pPr>
              <w:pStyle w:val="TableParagraph"/>
              <w:ind w:left="274"/>
              <w:rPr>
                <w:sz w:val="20"/>
              </w:rPr>
            </w:pPr>
            <w:proofErr w:type="spellStart"/>
            <w:r>
              <w:rPr>
                <w:spacing w:val="-5"/>
                <w:sz w:val="20"/>
              </w:rPr>
              <w:t>lb</w:t>
            </w:r>
            <w:proofErr w:type="spellEnd"/>
          </w:p>
        </w:tc>
      </w:tr>
    </w:tbl>
    <w:p w14:paraId="7413FF4B" w14:textId="77777777" w:rsidR="00620CF6" w:rsidRDefault="00620CF6">
      <w:pPr>
        <w:rPr>
          <w:sz w:val="20"/>
        </w:rPr>
        <w:sectPr w:rsidR="00620CF6" w:rsidSect="00D60468">
          <w:pgSz w:w="12240" w:h="15840"/>
          <w:pgMar w:top="1320" w:right="1100" w:bottom="1503" w:left="1300" w:header="720" w:footer="720" w:gutter="0"/>
          <w:cols w:space="720"/>
        </w:sectPr>
      </w:pPr>
    </w:p>
    <w:tbl>
      <w:tblPr>
        <w:tblW w:w="0" w:type="auto"/>
        <w:tblInd w:w="1194" w:type="dxa"/>
        <w:tblLayout w:type="fixed"/>
        <w:tblCellMar>
          <w:left w:w="0" w:type="dxa"/>
          <w:right w:w="0" w:type="dxa"/>
        </w:tblCellMar>
        <w:tblLook w:val="01E0" w:firstRow="1" w:lastRow="1" w:firstColumn="1" w:lastColumn="1" w:noHBand="0" w:noVBand="0"/>
      </w:tblPr>
      <w:tblGrid>
        <w:gridCol w:w="1119"/>
        <w:gridCol w:w="3339"/>
        <w:gridCol w:w="2809"/>
      </w:tblGrid>
      <w:tr w:rsidR="00620CF6" w14:paraId="3F6EC94B" w14:textId="77777777">
        <w:trPr>
          <w:trHeight w:val="344"/>
        </w:trPr>
        <w:tc>
          <w:tcPr>
            <w:tcW w:w="1119" w:type="dxa"/>
          </w:tcPr>
          <w:p w14:paraId="3E35E1B9" w14:textId="77777777" w:rsidR="00620CF6" w:rsidRDefault="00000000">
            <w:pPr>
              <w:pStyle w:val="TableParagraph"/>
              <w:spacing w:before="14"/>
              <w:rPr>
                <w:sz w:val="20"/>
              </w:rPr>
            </w:pPr>
            <w:r>
              <w:rPr>
                <w:spacing w:val="-2"/>
                <w:w w:val="110"/>
                <w:sz w:val="20"/>
              </w:rPr>
              <w:lastRenderedPageBreak/>
              <w:t>L_AF32</w:t>
            </w:r>
          </w:p>
        </w:tc>
        <w:tc>
          <w:tcPr>
            <w:tcW w:w="3339" w:type="dxa"/>
          </w:tcPr>
          <w:p w14:paraId="34214B40" w14:textId="77777777" w:rsidR="00620CF6" w:rsidRDefault="00000000">
            <w:pPr>
              <w:pStyle w:val="TableParagraph"/>
              <w:spacing w:before="14"/>
              <w:rPr>
                <w:sz w:val="20"/>
              </w:rPr>
            </w:pPr>
            <w:r>
              <w:rPr>
                <w:sz w:val="20"/>
              </w:rPr>
              <w:t>Long-term</w:t>
            </w:r>
            <w:r>
              <w:rPr>
                <w:spacing w:val="-7"/>
                <w:sz w:val="20"/>
              </w:rPr>
              <w:t xml:space="preserve"> </w:t>
            </w:r>
            <w:r>
              <w:rPr>
                <w:sz w:val="20"/>
              </w:rPr>
              <w:t>debt</w:t>
            </w:r>
            <w:r>
              <w:rPr>
                <w:spacing w:val="-7"/>
                <w:sz w:val="20"/>
              </w:rPr>
              <w:t xml:space="preserve"> </w:t>
            </w:r>
            <w:r>
              <w:rPr>
                <w:spacing w:val="-2"/>
                <w:sz w:val="20"/>
              </w:rPr>
              <w:t>securities</w:t>
            </w:r>
          </w:p>
        </w:tc>
        <w:tc>
          <w:tcPr>
            <w:tcW w:w="2809" w:type="dxa"/>
          </w:tcPr>
          <w:p w14:paraId="7C50B64E" w14:textId="77777777" w:rsidR="00620CF6" w:rsidRDefault="00000000">
            <w:pPr>
              <w:pStyle w:val="TableParagraph"/>
              <w:spacing w:before="14"/>
              <w:ind w:left="988"/>
              <w:rPr>
                <w:sz w:val="20"/>
              </w:rPr>
            </w:pPr>
            <w:proofErr w:type="spellStart"/>
            <w:r>
              <w:rPr>
                <w:spacing w:val="-5"/>
                <w:sz w:val="20"/>
              </w:rPr>
              <w:t>lb</w:t>
            </w:r>
            <w:proofErr w:type="spellEnd"/>
          </w:p>
        </w:tc>
      </w:tr>
      <w:tr w:rsidR="00620CF6" w14:paraId="3875DFBC" w14:textId="77777777">
        <w:trPr>
          <w:trHeight w:val="398"/>
        </w:trPr>
        <w:tc>
          <w:tcPr>
            <w:tcW w:w="1119" w:type="dxa"/>
            <w:shd w:val="clear" w:color="auto" w:fill="F7F7F7"/>
          </w:tcPr>
          <w:p w14:paraId="182D1EEF" w14:textId="77777777" w:rsidR="00620CF6" w:rsidRDefault="00000000">
            <w:pPr>
              <w:pStyle w:val="TableParagraph"/>
              <w:rPr>
                <w:sz w:val="20"/>
              </w:rPr>
            </w:pPr>
            <w:r>
              <w:rPr>
                <w:spacing w:val="-2"/>
                <w:w w:val="110"/>
                <w:sz w:val="20"/>
              </w:rPr>
              <w:t>L_AF4</w:t>
            </w:r>
          </w:p>
        </w:tc>
        <w:tc>
          <w:tcPr>
            <w:tcW w:w="3339" w:type="dxa"/>
            <w:shd w:val="clear" w:color="auto" w:fill="F7F7F7"/>
          </w:tcPr>
          <w:p w14:paraId="160884C1" w14:textId="77777777" w:rsidR="00620CF6" w:rsidRDefault="00000000">
            <w:pPr>
              <w:pStyle w:val="TableParagraph"/>
              <w:rPr>
                <w:sz w:val="20"/>
              </w:rPr>
            </w:pPr>
            <w:r>
              <w:rPr>
                <w:spacing w:val="-2"/>
                <w:sz w:val="20"/>
              </w:rPr>
              <w:t>Loans</w:t>
            </w:r>
          </w:p>
        </w:tc>
        <w:tc>
          <w:tcPr>
            <w:tcW w:w="2809" w:type="dxa"/>
            <w:shd w:val="clear" w:color="auto" w:fill="F7F7F7"/>
          </w:tcPr>
          <w:p w14:paraId="5FD98FFE" w14:textId="77777777" w:rsidR="00620CF6" w:rsidRDefault="00000000">
            <w:pPr>
              <w:pStyle w:val="TableParagraph"/>
              <w:ind w:left="988"/>
              <w:rPr>
                <w:sz w:val="20"/>
              </w:rPr>
            </w:pPr>
            <w:proofErr w:type="spellStart"/>
            <w:r>
              <w:rPr>
                <w:spacing w:val="-5"/>
                <w:sz w:val="20"/>
              </w:rPr>
              <w:t>lb</w:t>
            </w:r>
            <w:proofErr w:type="spellEnd"/>
          </w:p>
        </w:tc>
      </w:tr>
      <w:tr w:rsidR="00620CF6" w14:paraId="76A1F049" w14:textId="77777777">
        <w:trPr>
          <w:trHeight w:val="498"/>
        </w:trPr>
        <w:tc>
          <w:tcPr>
            <w:tcW w:w="1119" w:type="dxa"/>
          </w:tcPr>
          <w:p w14:paraId="1D150EAF" w14:textId="77777777" w:rsidR="00620CF6" w:rsidRDefault="00000000">
            <w:pPr>
              <w:pStyle w:val="TableParagraph"/>
              <w:rPr>
                <w:sz w:val="20"/>
              </w:rPr>
            </w:pPr>
            <w:r>
              <w:rPr>
                <w:spacing w:val="-2"/>
                <w:w w:val="110"/>
                <w:sz w:val="20"/>
              </w:rPr>
              <w:t>L_AF41</w:t>
            </w:r>
          </w:p>
        </w:tc>
        <w:tc>
          <w:tcPr>
            <w:tcW w:w="3339" w:type="dxa"/>
          </w:tcPr>
          <w:p w14:paraId="4BE10BD1" w14:textId="77777777" w:rsidR="00620CF6" w:rsidRDefault="00000000">
            <w:pPr>
              <w:pStyle w:val="TableParagraph"/>
              <w:rPr>
                <w:sz w:val="20"/>
              </w:rPr>
            </w:pPr>
            <w:r>
              <w:rPr>
                <w:sz w:val="20"/>
              </w:rPr>
              <w:t>Short-term</w:t>
            </w:r>
            <w:r>
              <w:rPr>
                <w:spacing w:val="6"/>
                <w:sz w:val="20"/>
              </w:rPr>
              <w:t xml:space="preserve"> </w:t>
            </w:r>
            <w:r>
              <w:rPr>
                <w:spacing w:val="-4"/>
                <w:sz w:val="20"/>
              </w:rPr>
              <w:t>loans</w:t>
            </w:r>
          </w:p>
        </w:tc>
        <w:tc>
          <w:tcPr>
            <w:tcW w:w="2809" w:type="dxa"/>
          </w:tcPr>
          <w:p w14:paraId="138F2C44" w14:textId="77777777" w:rsidR="00620CF6" w:rsidRDefault="00000000">
            <w:pPr>
              <w:pStyle w:val="TableParagraph"/>
              <w:ind w:left="988"/>
              <w:rPr>
                <w:sz w:val="20"/>
              </w:rPr>
            </w:pPr>
            <w:proofErr w:type="spellStart"/>
            <w:r>
              <w:rPr>
                <w:spacing w:val="-5"/>
                <w:sz w:val="20"/>
              </w:rPr>
              <w:t>lb</w:t>
            </w:r>
            <w:proofErr w:type="spellEnd"/>
          </w:p>
        </w:tc>
      </w:tr>
      <w:tr w:rsidR="00620CF6" w14:paraId="07CA207B" w14:textId="77777777">
        <w:trPr>
          <w:trHeight w:val="398"/>
        </w:trPr>
        <w:tc>
          <w:tcPr>
            <w:tcW w:w="1119" w:type="dxa"/>
            <w:shd w:val="clear" w:color="auto" w:fill="F7F7F7"/>
          </w:tcPr>
          <w:p w14:paraId="3D8C1A94" w14:textId="77777777" w:rsidR="00620CF6" w:rsidRDefault="00000000">
            <w:pPr>
              <w:pStyle w:val="TableParagraph"/>
              <w:rPr>
                <w:sz w:val="20"/>
              </w:rPr>
            </w:pPr>
            <w:r>
              <w:rPr>
                <w:spacing w:val="-2"/>
                <w:w w:val="110"/>
                <w:sz w:val="20"/>
              </w:rPr>
              <w:t>L_AF42</w:t>
            </w:r>
          </w:p>
        </w:tc>
        <w:tc>
          <w:tcPr>
            <w:tcW w:w="3339" w:type="dxa"/>
            <w:shd w:val="clear" w:color="auto" w:fill="F7F7F7"/>
          </w:tcPr>
          <w:p w14:paraId="42E4758F" w14:textId="77777777" w:rsidR="00620CF6" w:rsidRDefault="00000000">
            <w:pPr>
              <w:pStyle w:val="TableParagraph"/>
              <w:rPr>
                <w:sz w:val="20"/>
              </w:rPr>
            </w:pPr>
            <w:r>
              <w:rPr>
                <w:spacing w:val="-2"/>
                <w:sz w:val="20"/>
              </w:rPr>
              <w:t>Long-term</w:t>
            </w:r>
            <w:r>
              <w:rPr>
                <w:spacing w:val="-4"/>
                <w:sz w:val="20"/>
              </w:rPr>
              <w:t xml:space="preserve"> </w:t>
            </w:r>
            <w:r>
              <w:rPr>
                <w:spacing w:val="-2"/>
                <w:sz w:val="20"/>
              </w:rPr>
              <w:t>loans</w:t>
            </w:r>
          </w:p>
        </w:tc>
        <w:tc>
          <w:tcPr>
            <w:tcW w:w="2809" w:type="dxa"/>
            <w:shd w:val="clear" w:color="auto" w:fill="F7F7F7"/>
          </w:tcPr>
          <w:p w14:paraId="517EC7F7" w14:textId="77777777" w:rsidR="00620CF6" w:rsidRDefault="00000000">
            <w:pPr>
              <w:pStyle w:val="TableParagraph"/>
              <w:ind w:left="988"/>
              <w:rPr>
                <w:sz w:val="20"/>
              </w:rPr>
            </w:pPr>
            <w:proofErr w:type="spellStart"/>
            <w:r>
              <w:rPr>
                <w:spacing w:val="-5"/>
                <w:sz w:val="20"/>
              </w:rPr>
              <w:t>lb</w:t>
            </w:r>
            <w:proofErr w:type="spellEnd"/>
          </w:p>
        </w:tc>
      </w:tr>
      <w:tr w:rsidR="00620CF6" w14:paraId="121A2FEA" w14:textId="77777777">
        <w:trPr>
          <w:trHeight w:val="398"/>
        </w:trPr>
        <w:tc>
          <w:tcPr>
            <w:tcW w:w="1119" w:type="dxa"/>
          </w:tcPr>
          <w:p w14:paraId="704CC8AD" w14:textId="77777777" w:rsidR="00620CF6" w:rsidRDefault="00000000">
            <w:pPr>
              <w:pStyle w:val="TableParagraph"/>
              <w:rPr>
                <w:sz w:val="20"/>
              </w:rPr>
            </w:pPr>
            <w:r>
              <w:rPr>
                <w:w w:val="66"/>
                <w:sz w:val="20"/>
              </w:rPr>
              <w:t>…</w:t>
            </w:r>
          </w:p>
        </w:tc>
        <w:tc>
          <w:tcPr>
            <w:tcW w:w="3339" w:type="dxa"/>
          </w:tcPr>
          <w:p w14:paraId="4CBB8551" w14:textId="77777777" w:rsidR="00620CF6" w:rsidRDefault="00000000">
            <w:pPr>
              <w:pStyle w:val="TableParagraph"/>
              <w:rPr>
                <w:sz w:val="20"/>
              </w:rPr>
            </w:pPr>
            <w:r>
              <w:rPr>
                <w:w w:val="66"/>
                <w:sz w:val="20"/>
              </w:rPr>
              <w:t>…</w:t>
            </w:r>
          </w:p>
        </w:tc>
        <w:tc>
          <w:tcPr>
            <w:tcW w:w="2809" w:type="dxa"/>
          </w:tcPr>
          <w:p w14:paraId="50F640A1" w14:textId="77777777" w:rsidR="00620CF6" w:rsidRDefault="00000000">
            <w:pPr>
              <w:pStyle w:val="TableParagraph"/>
              <w:ind w:left="988"/>
              <w:rPr>
                <w:sz w:val="20"/>
              </w:rPr>
            </w:pPr>
            <w:r>
              <w:rPr>
                <w:w w:val="66"/>
                <w:sz w:val="20"/>
              </w:rPr>
              <w:t>…</w:t>
            </w:r>
          </w:p>
        </w:tc>
      </w:tr>
      <w:tr w:rsidR="00620CF6" w14:paraId="3060C8FD" w14:textId="77777777">
        <w:trPr>
          <w:trHeight w:val="430"/>
        </w:trPr>
        <w:tc>
          <w:tcPr>
            <w:tcW w:w="1119" w:type="dxa"/>
            <w:tcBorders>
              <w:bottom w:val="single" w:sz="8" w:space="0" w:color="000000"/>
            </w:tcBorders>
            <w:shd w:val="clear" w:color="auto" w:fill="F7F7F7"/>
          </w:tcPr>
          <w:p w14:paraId="11ACEC2B" w14:textId="77777777" w:rsidR="00620CF6" w:rsidRDefault="00000000">
            <w:pPr>
              <w:pStyle w:val="TableParagraph"/>
              <w:rPr>
                <w:sz w:val="20"/>
              </w:rPr>
            </w:pPr>
            <w:r>
              <w:rPr>
                <w:spacing w:val="-2"/>
                <w:sz w:val="20"/>
              </w:rPr>
              <w:t>XDHHCE</w:t>
            </w:r>
          </w:p>
        </w:tc>
        <w:tc>
          <w:tcPr>
            <w:tcW w:w="3339" w:type="dxa"/>
            <w:tcBorders>
              <w:bottom w:val="single" w:sz="8" w:space="0" w:color="000000"/>
            </w:tcBorders>
            <w:shd w:val="clear" w:color="auto" w:fill="F7F7F7"/>
          </w:tcPr>
          <w:p w14:paraId="31ECDE07" w14:textId="77777777" w:rsidR="00620CF6" w:rsidRDefault="00000000">
            <w:pPr>
              <w:pStyle w:val="TableParagraph"/>
              <w:rPr>
                <w:sz w:val="20"/>
              </w:rPr>
            </w:pPr>
            <w:r>
              <w:rPr>
                <w:spacing w:val="-6"/>
                <w:sz w:val="20"/>
              </w:rPr>
              <w:t>Consumer</w:t>
            </w:r>
            <w:r>
              <w:rPr>
                <w:spacing w:val="8"/>
                <w:sz w:val="20"/>
              </w:rPr>
              <w:t xml:space="preserve"> </w:t>
            </w:r>
            <w:r>
              <w:rPr>
                <w:spacing w:val="-2"/>
                <w:sz w:val="20"/>
              </w:rPr>
              <w:t>durables</w:t>
            </w:r>
          </w:p>
        </w:tc>
        <w:tc>
          <w:tcPr>
            <w:tcW w:w="2809" w:type="dxa"/>
            <w:tcBorders>
              <w:bottom w:val="single" w:sz="8" w:space="0" w:color="000000"/>
            </w:tcBorders>
            <w:shd w:val="clear" w:color="auto" w:fill="F7F7F7"/>
          </w:tcPr>
          <w:p w14:paraId="670E730E" w14:textId="77777777" w:rsidR="00620CF6" w:rsidRDefault="00000000">
            <w:pPr>
              <w:pStyle w:val="TableParagraph"/>
              <w:ind w:left="988"/>
              <w:rPr>
                <w:sz w:val="20"/>
              </w:rPr>
            </w:pPr>
            <w:r>
              <w:rPr>
                <w:spacing w:val="-5"/>
                <w:sz w:val="20"/>
              </w:rPr>
              <w:t>ga</w:t>
            </w:r>
          </w:p>
        </w:tc>
      </w:tr>
    </w:tbl>
    <w:p w14:paraId="0C0B50C7" w14:textId="77777777" w:rsidR="00620CF6" w:rsidRDefault="00620CF6">
      <w:pPr>
        <w:pStyle w:val="BodyText"/>
      </w:pPr>
    </w:p>
    <w:p w14:paraId="2926A4FB" w14:textId="77777777" w:rsidR="00620CF6" w:rsidRDefault="00620CF6">
      <w:pPr>
        <w:pStyle w:val="BodyText"/>
        <w:spacing w:before="7"/>
        <w:rPr>
          <w:sz w:val="14"/>
        </w:rPr>
      </w:pPr>
    </w:p>
    <w:p w14:paraId="4A93FDFC" w14:textId="77777777" w:rsidR="00620CF6" w:rsidRDefault="00000000">
      <w:pPr>
        <w:pStyle w:val="Heading3"/>
        <w:numPr>
          <w:ilvl w:val="2"/>
          <w:numId w:val="13"/>
        </w:numPr>
        <w:tabs>
          <w:tab w:val="left" w:pos="909"/>
        </w:tabs>
        <w:spacing w:before="120"/>
        <w:ind w:hanging="792"/>
      </w:pPr>
      <w:bookmarkStart w:id="369" w:name="Create_Wealth_Topography_concepts_using_"/>
      <w:bookmarkStart w:id="370" w:name="_bookmark25"/>
      <w:bookmarkEnd w:id="369"/>
      <w:bookmarkEnd w:id="370"/>
      <w:r>
        <w:rPr>
          <w:w w:val="105"/>
        </w:rPr>
        <w:t>Create</w:t>
      </w:r>
      <w:r>
        <w:rPr>
          <w:spacing w:val="24"/>
          <w:w w:val="105"/>
        </w:rPr>
        <w:t xml:space="preserve"> </w:t>
      </w:r>
      <w:r>
        <w:rPr>
          <w:w w:val="105"/>
        </w:rPr>
        <w:t>Wealth</w:t>
      </w:r>
      <w:r>
        <w:rPr>
          <w:spacing w:val="24"/>
          <w:w w:val="105"/>
        </w:rPr>
        <w:t xml:space="preserve"> </w:t>
      </w:r>
      <w:r>
        <w:rPr>
          <w:w w:val="105"/>
        </w:rPr>
        <w:t>Topography</w:t>
      </w:r>
      <w:r>
        <w:rPr>
          <w:spacing w:val="24"/>
          <w:w w:val="105"/>
        </w:rPr>
        <w:t xml:space="preserve"> </w:t>
      </w:r>
      <w:r>
        <w:rPr>
          <w:w w:val="105"/>
        </w:rPr>
        <w:t>concepts</w:t>
      </w:r>
      <w:r>
        <w:rPr>
          <w:spacing w:val="25"/>
          <w:w w:val="105"/>
        </w:rPr>
        <w:t xml:space="preserve"> </w:t>
      </w:r>
      <w:r>
        <w:rPr>
          <w:w w:val="105"/>
        </w:rPr>
        <w:t>using</w:t>
      </w:r>
      <w:r>
        <w:rPr>
          <w:spacing w:val="24"/>
          <w:w w:val="105"/>
        </w:rPr>
        <w:t xml:space="preserve"> </w:t>
      </w:r>
      <w:r>
        <w:rPr>
          <w:w w:val="105"/>
        </w:rPr>
        <w:t>our</w:t>
      </w:r>
      <w:r>
        <w:rPr>
          <w:spacing w:val="24"/>
          <w:w w:val="105"/>
        </w:rPr>
        <w:t xml:space="preserve"> </w:t>
      </w:r>
      <w:r>
        <w:rPr>
          <w:w w:val="105"/>
        </w:rPr>
        <w:t>Composition</w:t>
      </w:r>
      <w:r>
        <w:rPr>
          <w:spacing w:val="24"/>
          <w:w w:val="105"/>
        </w:rPr>
        <w:t xml:space="preserve"> </w:t>
      </w:r>
      <w:r>
        <w:rPr>
          <w:spacing w:val="-4"/>
          <w:w w:val="105"/>
        </w:rPr>
        <w:t>Rules</w:t>
      </w:r>
    </w:p>
    <w:p w14:paraId="2A838D5B" w14:textId="77777777" w:rsidR="00620CF6" w:rsidRDefault="00620CF6">
      <w:pPr>
        <w:pStyle w:val="BodyText"/>
        <w:spacing w:before="1"/>
        <w:rPr>
          <w:b/>
          <w:sz w:val="27"/>
        </w:rPr>
      </w:pPr>
    </w:p>
    <w:p w14:paraId="13D2A99D" w14:textId="77777777" w:rsidR="00620CF6" w:rsidRDefault="00000000">
      <w:pPr>
        <w:pStyle w:val="BodyText"/>
        <w:spacing w:line="355" w:lineRule="auto"/>
        <w:ind w:left="117" w:right="315"/>
        <w:jc w:val="both"/>
      </w:pPr>
      <w:r>
        <w:rPr>
          <w:spacing w:val="-4"/>
        </w:rPr>
        <w:t xml:space="preserve">For raw sources classified as cross-national oﬀicial statistics (independently of whether the SNA2008/ESA2010 </w:t>
      </w:r>
      <w:r>
        <w:t>framework), the mapping yields harmonized series on net wealth, assets, and liabilities.</w:t>
      </w:r>
      <w:r>
        <w:rPr>
          <w:spacing w:val="40"/>
        </w:rPr>
        <w:t xml:space="preserve"> </w:t>
      </w:r>
      <w:r>
        <w:t>The next step is</w:t>
      </w:r>
      <w:r>
        <w:rPr>
          <w:spacing w:val="40"/>
        </w:rPr>
        <w:t xml:space="preserve"> </w:t>
      </w:r>
      <w:r>
        <w:t xml:space="preserve">to aggregate these harmonized raw data into the </w:t>
      </w:r>
      <w:proofErr w:type="spellStart"/>
      <w:r>
        <w:t>macrocategories</w:t>
      </w:r>
      <w:proofErr w:type="spellEnd"/>
      <w:r>
        <w:t xml:space="preserve"> (concept) of the Wealth Topography. Aggregation is carried out through the general composition rules in Table </w:t>
      </w:r>
      <w:hyperlink w:anchor="_bookmark27" w:history="1">
        <w:r>
          <w:rPr>
            <w:color w:val="7F0000"/>
          </w:rPr>
          <w:t>3.6</w:t>
        </w:r>
      </w:hyperlink>
      <w:r>
        <w:t>.</w:t>
      </w:r>
    </w:p>
    <w:p w14:paraId="13C19F70" w14:textId="77777777" w:rsidR="00620CF6" w:rsidRDefault="00000000">
      <w:pPr>
        <w:pStyle w:val="BodyText"/>
        <w:spacing w:before="116" w:line="355" w:lineRule="auto"/>
        <w:ind w:left="117" w:right="315"/>
        <w:jc w:val="both"/>
      </w:pPr>
      <w:r>
        <w:t>It</w:t>
      </w:r>
      <w:r>
        <w:rPr>
          <w:spacing w:val="-6"/>
        </w:rPr>
        <w:t xml:space="preserve"> </w:t>
      </w:r>
      <w:r>
        <w:t>is</w:t>
      </w:r>
      <w:r>
        <w:rPr>
          <w:spacing w:val="-6"/>
        </w:rPr>
        <w:t xml:space="preserve"> </w:t>
      </w:r>
      <w:r>
        <w:t>worth</w:t>
      </w:r>
      <w:r>
        <w:rPr>
          <w:spacing w:val="-6"/>
        </w:rPr>
        <w:t xml:space="preserve"> </w:t>
      </w:r>
      <w:r>
        <w:t>nothing</w:t>
      </w:r>
      <w:r>
        <w:rPr>
          <w:spacing w:val="-6"/>
        </w:rPr>
        <w:t xml:space="preserve"> </w:t>
      </w:r>
      <w:r>
        <w:t>that,</w:t>
      </w:r>
      <w:r>
        <w:rPr>
          <w:spacing w:val="-6"/>
        </w:rPr>
        <w:t xml:space="preserve"> </w:t>
      </w:r>
      <w:r>
        <w:t>in</w:t>
      </w:r>
      <w:r>
        <w:rPr>
          <w:spacing w:val="-6"/>
        </w:rPr>
        <w:t xml:space="preserve"> </w:t>
      </w:r>
      <w:r>
        <w:t>practice,</w:t>
      </w:r>
      <w:r>
        <w:rPr>
          <w:spacing w:val="-6"/>
        </w:rPr>
        <w:t xml:space="preserve"> </w:t>
      </w:r>
      <w:r>
        <w:t>we</w:t>
      </w:r>
      <w:r>
        <w:rPr>
          <w:spacing w:val="-6"/>
        </w:rPr>
        <w:t xml:space="preserve"> </w:t>
      </w:r>
      <w:r>
        <w:t>use</w:t>
      </w:r>
      <w:r>
        <w:rPr>
          <w:spacing w:val="-6"/>
        </w:rPr>
        <w:t xml:space="preserve"> </w:t>
      </w:r>
      <w:r>
        <w:t>an</w:t>
      </w:r>
      <w:r>
        <w:rPr>
          <w:spacing w:val="-6"/>
        </w:rPr>
        <w:t xml:space="preserve"> </w:t>
      </w:r>
      <w:r>
        <w:t>extended</w:t>
      </w:r>
      <w:r>
        <w:rPr>
          <w:spacing w:val="-6"/>
        </w:rPr>
        <w:t xml:space="preserve"> </w:t>
      </w:r>
      <w:r>
        <w:t>set</w:t>
      </w:r>
      <w:r>
        <w:rPr>
          <w:spacing w:val="-6"/>
        </w:rPr>
        <w:t xml:space="preserve"> </w:t>
      </w:r>
      <w:r>
        <w:t>of</w:t>
      </w:r>
      <w:r>
        <w:rPr>
          <w:spacing w:val="-6"/>
        </w:rPr>
        <w:t xml:space="preserve"> </w:t>
      </w:r>
      <w:r>
        <w:t>composition</w:t>
      </w:r>
      <w:r>
        <w:rPr>
          <w:spacing w:val="-6"/>
        </w:rPr>
        <w:t xml:space="preserve"> </w:t>
      </w:r>
      <w:r>
        <w:t>rules</w:t>
      </w:r>
      <w:r>
        <w:rPr>
          <w:spacing w:val="-6"/>
        </w:rPr>
        <w:t xml:space="preserve"> </w:t>
      </w:r>
      <w:r>
        <w:t>relative</w:t>
      </w:r>
      <w:r>
        <w:rPr>
          <w:spacing w:val="-6"/>
        </w:rPr>
        <w:t xml:space="preserve"> </w:t>
      </w:r>
      <w:r>
        <w:t>to</w:t>
      </w:r>
      <w:r>
        <w:rPr>
          <w:spacing w:val="-6"/>
        </w:rPr>
        <w:t xml:space="preserve"> </w:t>
      </w:r>
      <w:r>
        <w:t>those</w:t>
      </w:r>
      <w:r>
        <w:rPr>
          <w:spacing w:val="-6"/>
        </w:rPr>
        <w:t xml:space="preserve"> </w:t>
      </w:r>
      <w:r>
        <w:t>displayed in</w:t>
      </w:r>
      <w:r>
        <w:rPr>
          <w:spacing w:val="-12"/>
        </w:rPr>
        <w:t xml:space="preserve"> </w:t>
      </w:r>
      <w:r>
        <w:t>Table</w:t>
      </w:r>
      <w:r>
        <w:rPr>
          <w:spacing w:val="-12"/>
        </w:rPr>
        <w:t xml:space="preserve"> </w:t>
      </w:r>
      <w:hyperlink w:anchor="_bookmark27" w:history="1">
        <w:r>
          <w:rPr>
            <w:color w:val="7F0000"/>
          </w:rPr>
          <w:t>3.6</w:t>
        </w:r>
      </w:hyperlink>
      <w:r>
        <w:t>. This</w:t>
      </w:r>
      <w:r>
        <w:rPr>
          <w:spacing w:val="-11"/>
        </w:rPr>
        <w:t xml:space="preserve"> </w:t>
      </w:r>
      <w:r>
        <w:t>happens</w:t>
      </w:r>
      <w:r>
        <w:rPr>
          <w:spacing w:val="-12"/>
        </w:rPr>
        <w:t xml:space="preserve"> </w:t>
      </w:r>
      <w:r>
        <w:t>because</w:t>
      </w:r>
      <w:r>
        <w:rPr>
          <w:spacing w:val="-11"/>
        </w:rPr>
        <w:t xml:space="preserve"> </w:t>
      </w:r>
      <w:r>
        <w:t>different</w:t>
      </w:r>
      <w:r>
        <w:rPr>
          <w:spacing w:val="-12"/>
        </w:rPr>
        <w:t xml:space="preserve"> </w:t>
      </w:r>
      <w:r>
        <w:t>data</w:t>
      </w:r>
      <w:r>
        <w:rPr>
          <w:spacing w:val="-12"/>
        </w:rPr>
        <w:t xml:space="preserve"> </w:t>
      </w:r>
      <w:r>
        <w:t>sources</w:t>
      </w:r>
      <w:r>
        <w:rPr>
          <w:spacing w:val="-11"/>
        </w:rPr>
        <w:t xml:space="preserve"> </w:t>
      </w:r>
      <w:r>
        <w:t>provide</w:t>
      </w:r>
      <w:r>
        <w:rPr>
          <w:spacing w:val="-12"/>
        </w:rPr>
        <w:t xml:space="preserve"> </w:t>
      </w:r>
      <w:r>
        <w:t>different</w:t>
      </w:r>
      <w:r>
        <w:rPr>
          <w:spacing w:val="-12"/>
        </w:rPr>
        <w:t xml:space="preserve"> </w:t>
      </w:r>
      <w:r>
        <w:t>levels</w:t>
      </w:r>
      <w:r>
        <w:rPr>
          <w:spacing w:val="-12"/>
        </w:rPr>
        <w:t xml:space="preserve"> </w:t>
      </w:r>
      <w:r>
        <w:t>of</w:t>
      </w:r>
      <w:r>
        <w:rPr>
          <w:spacing w:val="-11"/>
        </w:rPr>
        <w:t xml:space="preserve"> </w:t>
      </w:r>
      <w:r>
        <w:t>aggregation</w:t>
      </w:r>
      <w:r>
        <w:rPr>
          <w:spacing w:val="-12"/>
        </w:rPr>
        <w:t xml:space="preserve"> </w:t>
      </w:r>
      <w:r>
        <w:t>for</w:t>
      </w:r>
      <w:r>
        <w:rPr>
          <w:spacing w:val="-12"/>
        </w:rPr>
        <w:t xml:space="preserve"> </w:t>
      </w:r>
      <w:r>
        <w:t>the</w:t>
      </w:r>
      <w:r>
        <w:rPr>
          <w:spacing w:val="-11"/>
        </w:rPr>
        <w:t xml:space="preserve"> </w:t>
      </w:r>
      <w:r>
        <w:t>sub- components</w:t>
      </w:r>
      <w:r>
        <w:rPr>
          <w:spacing w:val="-3"/>
        </w:rPr>
        <w:t xml:space="preserve"> </w:t>
      </w:r>
      <w:r>
        <w:t>of</w:t>
      </w:r>
      <w:r>
        <w:rPr>
          <w:spacing w:val="-2"/>
        </w:rPr>
        <w:t xml:space="preserve"> </w:t>
      </w:r>
      <w:r>
        <w:t>the</w:t>
      </w:r>
      <w:r>
        <w:rPr>
          <w:spacing w:val="-2"/>
        </w:rPr>
        <w:t xml:space="preserve"> </w:t>
      </w:r>
      <w:r>
        <w:t>balance</w:t>
      </w:r>
      <w:r>
        <w:rPr>
          <w:spacing w:val="-2"/>
        </w:rPr>
        <w:t xml:space="preserve"> </w:t>
      </w:r>
      <w:r>
        <w:t>sheet.</w:t>
      </w:r>
      <w:r>
        <w:rPr>
          <w:spacing w:val="19"/>
        </w:rPr>
        <w:t xml:space="preserve"> </w:t>
      </w:r>
      <w:r>
        <w:t>For</w:t>
      </w:r>
      <w:r>
        <w:rPr>
          <w:spacing w:val="-3"/>
        </w:rPr>
        <w:t xml:space="preserve"> </w:t>
      </w:r>
      <w:r>
        <w:t>example,</w:t>
      </w:r>
      <w:r>
        <w:rPr>
          <w:spacing w:val="-1"/>
        </w:rPr>
        <w:t xml:space="preserve"> </w:t>
      </w:r>
      <w:r>
        <w:t>the</w:t>
      </w:r>
      <w:r>
        <w:rPr>
          <w:spacing w:val="-2"/>
        </w:rPr>
        <w:t xml:space="preserve"> </w:t>
      </w:r>
      <w:r>
        <w:t>concept</w:t>
      </w:r>
      <w:r>
        <w:rPr>
          <w:spacing w:val="-2"/>
        </w:rPr>
        <w:t xml:space="preserve"> </w:t>
      </w:r>
      <w:r>
        <w:t>‘Stocks,</w:t>
      </w:r>
      <w:r>
        <w:rPr>
          <w:spacing w:val="-1"/>
        </w:rPr>
        <w:t xml:space="preserve"> </w:t>
      </w:r>
      <w:r>
        <w:t>Business</w:t>
      </w:r>
      <w:r>
        <w:rPr>
          <w:spacing w:val="-2"/>
        </w:rPr>
        <w:t xml:space="preserve"> </w:t>
      </w:r>
      <w:r>
        <w:t>Equity</w:t>
      </w:r>
      <w:r>
        <w:rPr>
          <w:spacing w:val="-3"/>
        </w:rPr>
        <w:t xml:space="preserve"> </w:t>
      </w:r>
      <w:r>
        <w:t>&amp;</w:t>
      </w:r>
      <w:r>
        <w:rPr>
          <w:spacing w:val="-2"/>
        </w:rPr>
        <w:t xml:space="preserve"> </w:t>
      </w:r>
      <w:r>
        <w:t>Fund</w:t>
      </w:r>
      <w:r>
        <w:rPr>
          <w:spacing w:val="-3"/>
        </w:rPr>
        <w:t xml:space="preserve"> </w:t>
      </w:r>
      <w:r>
        <w:t>Shares’</w:t>
      </w:r>
      <w:r>
        <w:rPr>
          <w:spacing w:val="-2"/>
        </w:rPr>
        <w:t xml:space="preserve"> </w:t>
      </w:r>
      <w:r>
        <w:t>can</w:t>
      </w:r>
      <w:r>
        <w:rPr>
          <w:spacing w:val="-2"/>
        </w:rPr>
        <w:t xml:space="preserve"> </w:t>
      </w:r>
      <w:r>
        <w:t xml:space="preserve">be computed using (A_AF5) as composition rule but also using (A_AF51) </w:t>
      </w:r>
      <w:r>
        <w:rPr>
          <w:w w:val="125"/>
        </w:rPr>
        <w:t xml:space="preserve">+ </w:t>
      </w:r>
      <w:r>
        <w:t>(A_AF52) for raw data sources that do not report the aggregate ‘Equity and investment fund shares (A_AF5)’ but the sub-components ‘Equity</w:t>
      </w:r>
      <w:r>
        <w:rPr>
          <w:spacing w:val="-1"/>
        </w:rPr>
        <w:t xml:space="preserve"> </w:t>
      </w:r>
      <w:r>
        <w:t>(A_AF51)’ and ‘Investment fund shares/units (A_AF52)’. We always provide a detailed account of which</w:t>
      </w:r>
      <w:r>
        <w:rPr>
          <w:spacing w:val="-3"/>
        </w:rPr>
        <w:t xml:space="preserve"> </w:t>
      </w:r>
      <w:r>
        <w:t>composition</w:t>
      </w:r>
      <w:r>
        <w:rPr>
          <w:spacing w:val="-3"/>
        </w:rPr>
        <w:t xml:space="preserve"> </w:t>
      </w:r>
      <w:r>
        <w:t>rule</w:t>
      </w:r>
      <w:r>
        <w:rPr>
          <w:spacing w:val="-3"/>
        </w:rPr>
        <w:t xml:space="preserve"> </w:t>
      </w:r>
      <w:r>
        <w:t>has</w:t>
      </w:r>
      <w:r>
        <w:rPr>
          <w:spacing w:val="-3"/>
        </w:rPr>
        <w:t xml:space="preserve"> </w:t>
      </w:r>
      <w:r>
        <w:t>been</w:t>
      </w:r>
      <w:r>
        <w:rPr>
          <w:spacing w:val="-3"/>
        </w:rPr>
        <w:t xml:space="preserve"> </w:t>
      </w:r>
      <w:r>
        <w:t>used</w:t>
      </w:r>
      <w:r>
        <w:rPr>
          <w:spacing w:val="-3"/>
        </w:rPr>
        <w:t xml:space="preserve"> </w:t>
      </w:r>
      <w:r>
        <w:t>to</w:t>
      </w:r>
      <w:r>
        <w:rPr>
          <w:spacing w:val="-3"/>
        </w:rPr>
        <w:t xml:space="preserve"> </w:t>
      </w:r>
      <w:r>
        <w:t>construct</w:t>
      </w:r>
      <w:r>
        <w:rPr>
          <w:spacing w:val="-3"/>
        </w:rPr>
        <w:t xml:space="preserve"> </w:t>
      </w:r>
      <w:r>
        <w:t>a</w:t>
      </w:r>
      <w:r>
        <w:rPr>
          <w:spacing w:val="-3"/>
        </w:rPr>
        <w:t xml:space="preserve"> </w:t>
      </w:r>
      <w:r>
        <w:t>data</w:t>
      </w:r>
      <w:r>
        <w:rPr>
          <w:spacing w:val="-3"/>
        </w:rPr>
        <w:t xml:space="preserve"> </w:t>
      </w:r>
      <w:r>
        <w:t>point</w:t>
      </w:r>
      <w:r>
        <w:rPr>
          <w:spacing w:val="-3"/>
        </w:rPr>
        <w:t xml:space="preserve"> </w:t>
      </w:r>
      <w:r>
        <w:t>in</w:t>
      </w:r>
      <w:r>
        <w:rPr>
          <w:spacing w:val="-3"/>
        </w:rPr>
        <w:t xml:space="preserve"> </w:t>
      </w:r>
      <w:r>
        <w:t>the</w:t>
      </w:r>
      <w:r>
        <w:rPr>
          <w:spacing w:val="-3"/>
        </w:rPr>
        <w:t xml:space="preserve"> </w:t>
      </w:r>
      <w:r>
        <w:t>Wealth</w:t>
      </w:r>
      <w:r>
        <w:rPr>
          <w:spacing w:val="-3"/>
        </w:rPr>
        <w:t xml:space="preserve"> </w:t>
      </w:r>
      <w:r>
        <w:t>Topography</w:t>
      </w:r>
      <w:r>
        <w:rPr>
          <w:spacing w:val="-3"/>
        </w:rPr>
        <w:t xml:space="preserve"> </w:t>
      </w:r>
      <w:r>
        <w:t>in</w:t>
      </w:r>
      <w:r>
        <w:rPr>
          <w:spacing w:val="-3"/>
        </w:rPr>
        <w:t xml:space="preserve"> </w:t>
      </w:r>
      <w:r>
        <w:t>the</w:t>
      </w:r>
      <w:r>
        <w:rPr>
          <w:spacing w:val="-3"/>
        </w:rPr>
        <w:t xml:space="preserve"> </w:t>
      </w:r>
      <w:r>
        <w:t>metadata section of the warehouse file or graphs available to users through the website of the GC Wealth Project.</w:t>
      </w:r>
      <w:r>
        <w:rPr>
          <w:spacing w:val="40"/>
        </w:rPr>
        <w:t xml:space="preserve"> </w:t>
      </w:r>
      <w:r>
        <w:t xml:space="preserve">All source-specific composition rules used in the Wealth Topography are reported in the source-specific documentation in Appendix </w:t>
      </w:r>
      <w:hyperlink w:anchor="_bookmark72" w:history="1">
        <w:r>
          <w:rPr>
            <w:color w:val="7F0000"/>
          </w:rPr>
          <w:t>B.4</w:t>
        </w:r>
      </w:hyperlink>
      <w:r>
        <w:t>.</w:t>
      </w:r>
    </w:p>
    <w:p w14:paraId="060E5665" w14:textId="77777777" w:rsidR="00620CF6" w:rsidRDefault="00000000">
      <w:pPr>
        <w:pStyle w:val="BodyText"/>
        <w:spacing w:before="112" w:line="355" w:lineRule="auto"/>
        <w:ind w:left="117" w:right="315"/>
        <w:jc w:val="both"/>
      </w:pPr>
      <w:r>
        <w:rPr>
          <w:spacing w:val="-4"/>
        </w:rPr>
        <w:t>Finally, for</w:t>
      </w:r>
      <w:r>
        <w:rPr>
          <w:spacing w:val="-6"/>
        </w:rPr>
        <w:t xml:space="preserve"> </w:t>
      </w:r>
      <w:r>
        <w:rPr>
          <w:spacing w:val="-4"/>
        </w:rPr>
        <w:t>raw</w:t>
      </w:r>
      <w:r>
        <w:rPr>
          <w:spacing w:val="-6"/>
        </w:rPr>
        <w:t xml:space="preserve"> </w:t>
      </w:r>
      <w:r>
        <w:rPr>
          <w:spacing w:val="-4"/>
        </w:rPr>
        <w:t>data</w:t>
      </w:r>
      <w:r>
        <w:rPr>
          <w:spacing w:val="-6"/>
        </w:rPr>
        <w:t xml:space="preserve"> </w:t>
      </w:r>
      <w:r>
        <w:rPr>
          <w:spacing w:val="-4"/>
        </w:rPr>
        <w:t>sources</w:t>
      </w:r>
      <w:r>
        <w:rPr>
          <w:spacing w:val="-6"/>
        </w:rPr>
        <w:t xml:space="preserve"> </w:t>
      </w:r>
      <w:r>
        <w:rPr>
          <w:spacing w:val="-4"/>
        </w:rPr>
        <w:t>classified</w:t>
      </w:r>
      <w:r>
        <w:rPr>
          <w:spacing w:val="-6"/>
        </w:rPr>
        <w:t xml:space="preserve"> </w:t>
      </w:r>
      <w:r>
        <w:rPr>
          <w:spacing w:val="-4"/>
        </w:rPr>
        <w:t>as</w:t>
      </w:r>
      <w:r>
        <w:rPr>
          <w:spacing w:val="-6"/>
        </w:rPr>
        <w:t xml:space="preserve"> </w:t>
      </w:r>
      <w:r>
        <w:rPr>
          <w:spacing w:val="-4"/>
        </w:rPr>
        <w:t>cross-national</w:t>
      </w:r>
      <w:r>
        <w:rPr>
          <w:spacing w:val="-6"/>
        </w:rPr>
        <w:t xml:space="preserve"> </w:t>
      </w:r>
      <w:r>
        <w:rPr>
          <w:spacing w:val="-4"/>
        </w:rPr>
        <w:t>oﬀicial</w:t>
      </w:r>
      <w:r>
        <w:rPr>
          <w:spacing w:val="-6"/>
        </w:rPr>
        <w:t xml:space="preserve"> </w:t>
      </w:r>
      <w:r>
        <w:rPr>
          <w:spacing w:val="-4"/>
        </w:rPr>
        <w:t>survey</w:t>
      </w:r>
      <w:r>
        <w:rPr>
          <w:spacing w:val="-6"/>
        </w:rPr>
        <w:t xml:space="preserve"> </w:t>
      </w:r>
      <w:r>
        <w:rPr>
          <w:spacing w:val="-4"/>
        </w:rPr>
        <w:t>data</w:t>
      </w:r>
      <w:r>
        <w:rPr>
          <w:spacing w:val="-6"/>
        </w:rPr>
        <w:t xml:space="preserve"> </w:t>
      </w:r>
      <w:r>
        <w:rPr>
          <w:spacing w:val="-4"/>
        </w:rPr>
        <w:t>or</w:t>
      </w:r>
      <w:r>
        <w:rPr>
          <w:spacing w:val="-6"/>
        </w:rPr>
        <w:t xml:space="preserve"> </w:t>
      </w:r>
      <w:r>
        <w:rPr>
          <w:spacing w:val="-4"/>
        </w:rPr>
        <w:t>cross-national</w:t>
      </w:r>
      <w:r>
        <w:rPr>
          <w:spacing w:val="-6"/>
        </w:rPr>
        <w:t xml:space="preserve"> </w:t>
      </w:r>
      <w:r>
        <w:rPr>
          <w:spacing w:val="-4"/>
        </w:rPr>
        <w:t>academic</w:t>
      </w:r>
      <w:r>
        <w:rPr>
          <w:spacing w:val="-6"/>
        </w:rPr>
        <w:t xml:space="preserve"> </w:t>
      </w:r>
      <w:r>
        <w:rPr>
          <w:spacing w:val="-4"/>
        </w:rPr>
        <w:t xml:space="preserve">research </w:t>
      </w:r>
      <w:r>
        <w:t>that</w:t>
      </w:r>
      <w:r>
        <w:rPr>
          <w:spacing w:val="-12"/>
        </w:rPr>
        <w:t xml:space="preserve"> </w:t>
      </w:r>
      <w:r>
        <w:t>do</w:t>
      </w:r>
      <w:r>
        <w:rPr>
          <w:spacing w:val="-12"/>
        </w:rPr>
        <w:t xml:space="preserve"> </w:t>
      </w:r>
      <w:r>
        <w:t>not</w:t>
      </w:r>
      <w:r>
        <w:rPr>
          <w:spacing w:val="-12"/>
        </w:rPr>
        <w:t xml:space="preserve"> </w:t>
      </w:r>
      <w:r>
        <w:t>use</w:t>
      </w:r>
      <w:r>
        <w:rPr>
          <w:spacing w:val="-12"/>
        </w:rPr>
        <w:t xml:space="preserve"> </w:t>
      </w:r>
      <w:r>
        <w:t>the</w:t>
      </w:r>
      <w:r>
        <w:rPr>
          <w:spacing w:val="-12"/>
        </w:rPr>
        <w:t xml:space="preserve"> </w:t>
      </w:r>
      <w:r>
        <w:t>SNA2008/ESA2010</w:t>
      </w:r>
      <w:r>
        <w:rPr>
          <w:spacing w:val="-12"/>
        </w:rPr>
        <w:t xml:space="preserve"> </w:t>
      </w:r>
      <w:r>
        <w:t>framework,</w:t>
      </w:r>
      <w:r>
        <w:rPr>
          <w:spacing w:val="-12"/>
        </w:rPr>
        <w:t xml:space="preserve"> </w:t>
      </w:r>
      <w:r>
        <w:t>we</w:t>
      </w:r>
      <w:r>
        <w:rPr>
          <w:spacing w:val="-12"/>
        </w:rPr>
        <w:t xml:space="preserve"> </w:t>
      </w:r>
      <w:r>
        <w:t>consider</w:t>
      </w:r>
      <w:r>
        <w:rPr>
          <w:spacing w:val="-12"/>
        </w:rPr>
        <w:t xml:space="preserve"> </w:t>
      </w:r>
      <w:r>
        <w:t>ad-hoc</w:t>
      </w:r>
      <w:r>
        <w:rPr>
          <w:spacing w:val="-12"/>
        </w:rPr>
        <w:t xml:space="preserve"> </w:t>
      </w:r>
      <w:r>
        <w:t>source-specific</w:t>
      </w:r>
      <w:r>
        <w:rPr>
          <w:spacing w:val="-12"/>
        </w:rPr>
        <w:t xml:space="preserve"> </w:t>
      </w:r>
      <w:r>
        <w:t>composition</w:t>
      </w:r>
      <w:r>
        <w:rPr>
          <w:spacing w:val="-12"/>
        </w:rPr>
        <w:t xml:space="preserve"> </w:t>
      </w:r>
      <w:r>
        <w:t xml:space="preserve">rules. In </w:t>
      </w:r>
      <w:r>
        <w:rPr>
          <w:spacing w:val="-2"/>
        </w:rPr>
        <w:t>this</w:t>
      </w:r>
      <w:r>
        <w:rPr>
          <w:spacing w:val="-7"/>
        </w:rPr>
        <w:t xml:space="preserve"> </w:t>
      </w:r>
      <w:r>
        <w:rPr>
          <w:spacing w:val="-2"/>
        </w:rPr>
        <w:t>case,</w:t>
      </w:r>
      <w:r>
        <w:rPr>
          <w:spacing w:val="-5"/>
        </w:rPr>
        <w:t xml:space="preserve"> </w:t>
      </w:r>
      <w:r>
        <w:rPr>
          <w:spacing w:val="-2"/>
        </w:rPr>
        <w:t>raw</w:t>
      </w:r>
      <w:r>
        <w:rPr>
          <w:spacing w:val="-7"/>
        </w:rPr>
        <w:t xml:space="preserve"> </w:t>
      </w:r>
      <w:r>
        <w:rPr>
          <w:spacing w:val="-2"/>
        </w:rPr>
        <w:t>data</w:t>
      </w:r>
      <w:r>
        <w:rPr>
          <w:spacing w:val="-7"/>
        </w:rPr>
        <w:t xml:space="preserve"> </w:t>
      </w:r>
      <w:r>
        <w:rPr>
          <w:spacing w:val="-2"/>
        </w:rPr>
        <w:t>sources</w:t>
      </w:r>
      <w:r>
        <w:rPr>
          <w:spacing w:val="-7"/>
        </w:rPr>
        <w:t xml:space="preserve"> </w:t>
      </w:r>
      <w:r>
        <w:rPr>
          <w:spacing w:val="-2"/>
        </w:rPr>
        <w:t>are</w:t>
      </w:r>
      <w:r>
        <w:rPr>
          <w:spacing w:val="-7"/>
        </w:rPr>
        <w:t xml:space="preserve"> </w:t>
      </w:r>
      <w:r>
        <w:rPr>
          <w:spacing w:val="-2"/>
        </w:rPr>
        <w:t>not</w:t>
      </w:r>
      <w:r>
        <w:rPr>
          <w:spacing w:val="-7"/>
        </w:rPr>
        <w:t xml:space="preserve"> </w:t>
      </w:r>
      <w:r>
        <w:rPr>
          <w:spacing w:val="-2"/>
        </w:rPr>
        <w:t>harmonized</w:t>
      </w:r>
      <w:r>
        <w:rPr>
          <w:spacing w:val="-7"/>
        </w:rPr>
        <w:t xml:space="preserve"> </w:t>
      </w:r>
      <w:r>
        <w:rPr>
          <w:spacing w:val="-2"/>
        </w:rPr>
        <w:t>by</w:t>
      </w:r>
      <w:r>
        <w:rPr>
          <w:spacing w:val="-7"/>
        </w:rPr>
        <w:t xml:space="preserve"> </w:t>
      </w:r>
      <w:r>
        <w:rPr>
          <w:spacing w:val="-2"/>
        </w:rPr>
        <w:t>mapping</w:t>
      </w:r>
      <w:r>
        <w:rPr>
          <w:spacing w:val="-7"/>
        </w:rPr>
        <w:t xml:space="preserve"> </w:t>
      </w:r>
      <w:r>
        <w:rPr>
          <w:spacing w:val="-2"/>
        </w:rPr>
        <w:t>them</w:t>
      </w:r>
      <w:r>
        <w:rPr>
          <w:spacing w:val="-7"/>
        </w:rPr>
        <w:t xml:space="preserve"> </w:t>
      </w:r>
      <w:r>
        <w:rPr>
          <w:spacing w:val="-2"/>
        </w:rPr>
        <w:t>into</w:t>
      </w:r>
      <w:r>
        <w:rPr>
          <w:spacing w:val="-7"/>
        </w:rPr>
        <w:t xml:space="preserve"> </w:t>
      </w:r>
      <w:r>
        <w:rPr>
          <w:spacing w:val="-2"/>
        </w:rPr>
        <w:t>national</w:t>
      </w:r>
      <w:r>
        <w:rPr>
          <w:spacing w:val="-7"/>
        </w:rPr>
        <w:t xml:space="preserve"> </w:t>
      </w:r>
      <w:r>
        <w:rPr>
          <w:spacing w:val="-2"/>
        </w:rPr>
        <w:t>accounting</w:t>
      </w:r>
      <w:r>
        <w:rPr>
          <w:spacing w:val="-7"/>
        </w:rPr>
        <w:t xml:space="preserve"> </w:t>
      </w:r>
      <w:r>
        <w:rPr>
          <w:spacing w:val="-2"/>
        </w:rPr>
        <w:t>concepts</w:t>
      </w:r>
      <w:r>
        <w:rPr>
          <w:spacing w:val="-7"/>
        </w:rPr>
        <w:t xml:space="preserve"> </w:t>
      </w:r>
      <w:r>
        <w:rPr>
          <w:spacing w:val="-2"/>
        </w:rPr>
        <w:t>using</w:t>
      </w:r>
      <w:r>
        <w:rPr>
          <w:spacing w:val="-7"/>
        </w:rPr>
        <w:t xml:space="preserve"> </w:t>
      </w:r>
      <w:r>
        <w:rPr>
          <w:spacing w:val="-2"/>
        </w:rPr>
        <w:t xml:space="preserve">the </w:t>
      </w:r>
      <w:r>
        <w:t>grid.</w:t>
      </w:r>
      <w:r>
        <w:rPr>
          <w:spacing w:val="8"/>
        </w:rPr>
        <w:t xml:space="preserve"> </w:t>
      </w:r>
      <w:r>
        <w:t>Rather,</w:t>
      </w:r>
      <w:r>
        <w:rPr>
          <w:spacing w:val="-8"/>
        </w:rPr>
        <w:t xml:space="preserve"> </w:t>
      </w:r>
      <w:r>
        <w:t>based</w:t>
      </w:r>
      <w:r>
        <w:rPr>
          <w:spacing w:val="-8"/>
        </w:rPr>
        <w:t xml:space="preserve"> </w:t>
      </w:r>
      <w:r>
        <w:t>on</w:t>
      </w:r>
      <w:r>
        <w:rPr>
          <w:spacing w:val="-8"/>
        </w:rPr>
        <w:t xml:space="preserve"> </w:t>
      </w:r>
      <w:r>
        <w:t>our</w:t>
      </w:r>
      <w:r>
        <w:rPr>
          <w:spacing w:val="-8"/>
        </w:rPr>
        <w:t xml:space="preserve"> </w:t>
      </w:r>
      <w:r>
        <w:t>reading</w:t>
      </w:r>
      <w:r>
        <w:rPr>
          <w:spacing w:val="-8"/>
        </w:rPr>
        <w:t xml:space="preserve"> </w:t>
      </w:r>
      <w:r>
        <w:t>of</w:t>
      </w:r>
      <w:r>
        <w:rPr>
          <w:spacing w:val="-8"/>
        </w:rPr>
        <w:t xml:space="preserve"> </w:t>
      </w:r>
      <w:r>
        <w:t>source-specific</w:t>
      </w:r>
      <w:r>
        <w:rPr>
          <w:spacing w:val="-8"/>
        </w:rPr>
        <w:t xml:space="preserve"> </w:t>
      </w:r>
      <w:r>
        <w:t>documentations,</w:t>
      </w:r>
      <w:r>
        <w:rPr>
          <w:spacing w:val="-8"/>
        </w:rPr>
        <w:t xml:space="preserve"> </w:t>
      </w:r>
      <w:r>
        <w:t>the</w:t>
      </w:r>
      <w:r>
        <w:rPr>
          <w:spacing w:val="-8"/>
        </w:rPr>
        <w:t xml:space="preserve"> </w:t>
      </w:r>
      <w:r>
        <w:t>aggregation</w:t>
      </w:r>
      <w:r>
        <w:rPr>
          <w:spacing w:val="-8"/>
        </w:rPr>
        <w:t xml:space="preserve"> </w:t>
      </w:r>
      <w:r>
        <w:t>of</w:t>
      </w:r>
      <w:r>
        <w:rPr>
          <w:spacing w:val="-8"/>
        </w:rPr>
        <w:t xml:space="preserve"> </w:t>
      </w:r>
      <w:r>
        <w:t>this</w:t>
      </w:r>
      <w:r>
        <w:rPr>
          <w:spacing w:val="-8"/>
        </w:rPr>
        <w:t xml:space="preserve"> </w:t>
      </w:r>
      <w:r>
        <w:t>raw</w:t>
      </w:r>
      <w:r>
        <w:rPr>
          <w:spacing w:val="-8"/>
        </w:rPr>
        <w:t xml:space="preserve"> </w:t>
      </w:r>
      <w:r>
        <w:t>data</w:t>
      </w:r>
      <w:r>
        <w:rPr>
          <w:spacing w:val="-8"/>
        </w:rPr>
        <w:t xml:space="preserve"> </w:t>
      </w:r>
      <w:r>
        <w:t xml:space="preserve">type </w:t>
      </w:r>
      <w:proofErr w:type="spellStart"/>
      <w:r>
        <w:t>macrocategories</w:t>
      </w:r>
      <w:proofErr w:type="spellEnd"/>
      <w:r>
        <w:t xml:space="preserve"> that are coherent and comparable to those obtained from cross-national oﬀicial statistics. We provide a detailed treatment of these sources in Appendix </w:t>
      </w:r>
      <w:hyperlink w:anchor="_bookmark72" w:history="1">
        <w:r>
          <w:rPr>
            <w:color w:val="7F0000"/>
          </w:rPr>
          <w:t>B.4</w:t>
        </w:r>
      </w:hyperlink>
      <w:r>
        <w:t>.</w:t>
      </w:r>
    </w:p>
    <w:p w14:paraId="6F1517D6" w14:textId="77777777" w:rsidR="00620CF6" w:rsidRDefault="00620CF6">
      <w:pPr>
        <w:spacing w:line="355" w:lineRule="auto"/>
        <w:jc w:val="both"/>
        <w:sectPr w:rsidR="00620CF6" w:rsidSect="00D60468">
          <w:type w:val="continuous"/>
          <w:pgSz w:w="12240" w:h="15840"/>
          <w:pgMar w:top="1460" w:right="1100" w:bottom="280" w:left="1300" w:header="720" w:footer="720" w:gutter="0"/>
          <w:cols w:space="720"/>
        </w:sectPr>
      </w:pPr>
    </w:p>
    <w:p w14:paraId="174060F5" w14:textId="77777777" w:rsidR="00620CF6" w:rsidRDefault="00000000">
      <w:pPr>
        <w:pStyle w:val="Heading2"/>
        <w:numPr>
          <w:ilvl w:val="1"/>
          <w:numId w:val="13"/>
        </w:numPr>
        <w:tabs>
          <w:tab w:val="left" w:pos="817"/>
        </w:tabs>
        <w:spacing w:before="104"/>
      </w:pPr>
      <w:bookmarkStart w:id="371" w:name="Additional_information_in_the_Wealth_Top"/>
      <w:bookmarkStart w:id="372" w:name="_bookmark26"/>
      <w:bookmarkEnd w:id="371"/>
      <w:bookmarkEnd w:id="372"/>
      <w:r>
        <w:rPr>
          <w:w w:val="105"/>
        </w:rPr>
        <w:lastRenderedPageBreak/>
        <w:t>Additional</w:t>
      </w:r>
      <w:r>
        <w:rPr>
          <w:spacing w:val="47"/>
          <w:w w:val="105"/>
        </w:rPr>
        <w:t xml:space="preserve"> </w:t>
      </w:r>
      <w:r>
        <w:rPr>
          <w:w w:val="105"/>
        </w:rPr>
        <w:t>information</w:t>
      </w:r>
      <w:r>
        <w:rPr>
          <w:spacing w:val="48"/>
          <w:w w:val="105"/>
        </w:rPr>
        <w:t xml:space="preserve"> </w:t>
      </w:r>
      <w:r>
        <w:rPr>
          <w:w w:val="105"/>
        </w:rPr>
        <w:t>in</w:t>
      </w:r>
      <w:r>
        <w:rPr>
          <w:spacing w:val="48"/>
          <w:w w:val="105"/>
        </w:rPr>
        <w:t xml:space="preserve"> </w:t>
      </w:r>
      <w:r>
        <w:rPr>
          <w:w w:val="105"/>
        </w:rPr>
        <w:t>the</w:t>
      </w:r>
      <w:r>
        <w:rPr>
          <w:spacing w:val="47"/>
          <w:w w:val="105"/>
        </w:rPr>
        <w:t xml:space="preserve"> </w:t>
      </w:r>
      <w:r>
        <w:rPr>
          <w:w w:val="105"/>
        </w:rPr>
        <w:t>Wealth</w:t>
      </w:r>
      <w:r>
        <w:rPr>
          <w:spacing w:val="48"/>
          <w:w w:val="105"/>
        </w:rPr>
        <w:t xml:space="preserve"> </w:t>
      </w:r>
      <w:r>
        <w:rPr>
          <w:spacing w:val="-2"/>
          <w:w w:val="105"/>
        </w:rPr>
        <w:t>Topography</w:t>
      </w:r>
    </w:p>
    <w:p w14:paraId="1BD4665B" w14:textId="77777777" w:rsidR="00620CF6" w:rsidRDefault="00620CF6">
      <w:pPr>
        <w:pStyle w:val="BodyText"/>
        <w:spacing w:before="3"/>
        <w:rPr>
          <w:b/>
          <w:sz w:val="31"/>
        </w:rPr>
      </w:pPr>
    </w:p>
    <w:p w14:paraId="3E67723F" w14:textId="77777777" w:rsidR="00620CF6" w:rsidRDefault="00000000">
      <w:pPr>
        <w:pStyle w:val="BodyText"/>
        <w:spacing w:before="1" w:line="355" w:lineRule="auto"/>
        <w:ind w:left="117" w:right="315"/>
        <w:jc w:val="both"/>
      </w:pPr>
      <w:r>
        <w:t xml:space="preserve">For any additional information about the Wealth Topography the reader can refer to Appendix </w:t>
      </w:r>
      <w:hyperlink w:anchor="_bookmark67" w:history="1">
        <w:r>
          <w:rPr>
            <w:color w:val="7F0000"/>
          </w:rPr>
          <w:t>B</w:t>
        </w:r>
      </w:hyperlink>
      <w:r>
        <w:rPr>
          <w:color w:val="7F0000"/>
        </w:rPr>
        <w:t xml:space="preserve"> </w:t>
      </w:r>
      <w:r>
        <w:t>which includes</w:t>
      </w:r>
      <w:r>
        <w:rPr>
          <w:spacing w:val="-3"/>
        </w:rPr>
        <w:t xml:space="preserve"> </w:t>
      </w:r>
      <w:r>
        <w:t>a</w:t>
      </w:r>
      <w:r>
        <w:rPr>
          <w:spacing w:val="-3"/>
        </w:rPr>
        <w:t xml:space="preserve"> </w:t>
      </w:r>
      <w:r>
        <w:t>list</w:t>
      </w:r>
      <w:r>
        <w:rPr>
          <w:spacing w:val="-3"/>
        </w:rPr>
        <w:t xml:space="preserve"> </w:t>
      </w:r>
      <w:r>
        <w:t>of</w:t>
      </w:r>
      <w:r>
        <w:rPr>
          <w:spacing w:val="-3"/>
        </w:rPr>
        <w:t xml:space="preserve"> </w:t>
      </w:r>
      <w:r>
        <w:t>all</w:t>
      </w:r>
      <w:r>
        <w:rPr>
          <w:spacing w:val="-3"/>
        </w:rPr>
        <w:t xml:space="preserve"> </w:t>
      </w:r>
      <w:r>
        <w:t>sources</w:t>
      </w:r>
      <w:r>
        <w:rPr>
          <w:spacing w:val="-3"/>
        </w:rPr>
        <w:t xml:space="preserve"> </w:t>
      </w:r>
      <w:r>
        <w:t>covered</w:t>
      </w:r>
      <w:r>
        <w:rPr>
          <w:spacing w:val="-3"/>
        </w:rPr>
        <w:t xml:space="preserve"> </w:t>
      </w:r>
      <w:r>
        <w:t>by</w:t>
      </w:r>
      <w:r>
        <w:rPr>
          <w:spacing w:val="-3"/>
        </w:rPr>
        <w:t xml:space="preserve"> </w:t>
      </w:r>
      <w:r>
        <w:t>the</w:t>
      </w:r>
      <w:r>
        <w:rPr>
          <w:spacing w:val="-3"/>
        </w:rPr>
        <w:t xml:space="preserve"> </w:t>
      </w:r>
      <w:r>
        <w:t>Wealth</w:t>
      </w:r>
      <w:r>
        <w:rPr>
          <w:spacing w:val="-3"/>
        </w:rPr>
        <w:t xml:space="preserve"> </w:t>
      </w:r>
      <w:r>
        <w:t>Topography,</w:t>
      </w:r>
      <w:r>
        <w:rPr>
          <w:spacing w:val="-2"/>
        </w:rPr>
        <w:t xml:space="preserve"> </w:t>
      </w:r>
      <w:r>
        <w:t>an</w:t>
      </w:r>
      <w:r>
        <w:rPr>
          <w:spacing w:val="-3"/>
        </w:rPr>
        <w:t xml:space="preserve"> </w:t>
      </w:r>
      <w:r>
        <w:t>extensive</w:t>
      </w:r>
      <w:r>
        <w:rPr>
          <w:spacing w:val="-3"/>
        </w:rPr>
        <w:t xml:space="preserve"> </w:t>
      </w:r>
      <w:r>
        <w:t>treatment</w:t>
      </w:r>
      <w:r>
        <w:rPr>
          <w:spacing w:val="-3"/>
        </w:rPr>
        <w:t xml:space="preserve"> </w:t>
      </w:r>
      <w:r>
        <w:t>of</w:t>
      </w:r>
      <w:r>
        <w:rPr>
          <w:spacing w:val="-3"/>
        </w:rPr>
        <w:t xml:space="preserve"> </w:t>
      </w:r>
      <w:r>
        <w:t>the</w:t>
      </w:r>
      <w:r>
        <w:rPr>
          <w:spacing w:val="-3"/>
        </w:rPr>
        <w:t xml:space="preserve"> </w:t>
      </w:r>
      <w:r>
        <w:t>composition rules, and detailed source-specific documentations.</w:t>
      </w:r>
    </w:p>
    <w:p w14:paraId="2196B5C7" w14:textId="77777777" w:rsidR="00620CF6" w:rsidRDefault="00620CF6">
      <w:pPr>
        <w:spacing w:line="355" w:lineRule="auto"/>
        <w:jc w:val="both"/>
        <w:sectPr w:rsidR="00620CF6" w:rsidSect="00D60468">
          <w:pgSz w:w="12240" w:h="15840"/>
          <w:pgMar w:top="1220" w:right="1100" w:bottom="280" w:left="1300" w:header="720" w:footer="720" w:gutter="0"/>
          <w:cols w:space="720"/>
        </w:sectPr>
      </w:pPr>
    </w:p>
    <w:p w14:paraId="2DC8536F" w14:textId="77777777" w:rsidR="00620CF6" w:rsidRDefault="00000000">
      <w:pPr>
        <w:pStyle w:val="BodyText"/>
        <w:spacing w:before="106"/>
        <w:ind w:left="3970" w:right="3970"/>
        <w:jc w:val="center"/>
      </w:pPr>
      <w:bookmarkStart w:id="373" w:name="_bookmark27"/>
      <w:bookmarkEnd w:id="373"/>
      <w:r>
        <w:lastRenderedPageBreak/>
        <w:t>Table</w:t>
      </w:r>
      <w:r>
        <w:rPr>
          <w:spacing w:val="-7"/>
        </w:rPr>
        <w:t xml:space="preserve"> </w:t>
      </w:r>
      <w:r>
        <w:t>3.6:</w:t>
      </w:r>
      <w:r>
        <w:rPr>
          <w:spacing w:val="7"/>
        </w:rPr>
        <w:t xml:space="preserve"> </w:t>
      </w:r>
      <w:r>
        <w:t>Wealth</w:t>
      </w:r>
      <w:r>
        <w:rPr>
          <w:spacing w:val="-6"/>
        </w:rPr>
        <w:t xml:space="preserve"> </w:t>
      </w:r>
      <w:r>
        <w:t>Topography:</w:t>
      </w:r>
      <w:r>
        <w:rPr>
          <w:spacing w:val="7"/>
        </w:rPr>
        <w:t xml:space="preserve"> </w:t>
      </w:r>
      <w:r>
        <w:t>General</w:t>
      </w:r>
      <w:r>
        <w:rPr>
          <w:spacing w:val="-7"/>
        </w:rPr>
        <w:t xml:space="preserve"> </w:t>
      </w:r>
      <w:r>
        <w:t>Composition</w:t>
      </w:r>
      <w:r>
        <w:rPr>
          <w:spacing w:val="-6"/>
        </w:rPr>
        <w:t xml:space="preserve"> </w:t>
      </w:r>
      <w:r>
        <w:rPr>
          <w:spacing w:val="-4"/>
        </w:rPr>
        <w:t>Rule</w:t>
      </w:r>
    </w:p>
    <w:p w14:paraId="79358F61" w14:textId="77777777" w:rsidR="00620CF6" w:rsidRDefault="00620CF6">
      <w:pPr>
        <w:pStyle w:val="BodyText"/>
        <w:spacing w:before="10"/>
        <w:rPr>
          <w:sz w:val="28"/>
        </w:rPr>
      </w:pPr>
    </w:p>
    <w:tbl>
      <w:tblPr>
        <w:tblW w:w="0" w:type="auto"/>
        <w:tblInd w:w="116" w:type="dxa"/>
        <w:tblLayout w:type="fixed"/>
        <w:tblCellMar>
          <w:left w:w="0" w:type="dxa"/>
          <w:right w:w="0" w:type="dxa"/>
        </w:tblCellMar>
        <w:tblLook w:val="01E0" w:firstRow="1" w:lastRow="1" w:firstColumn="1" w:lastColumn="1" w:noHBand="0" w:noVBand="0"/>
      </w:tblPr>
      <w:tblGrid>
        <w:gridCol w:w="1105"/>
        <w:gridCol w:w="2775"/>
        <w:gridCol w:w="2937"/>
        <w:gridCol w:w="6045"/>
      </w:tblGrid>
      <w:tr w:rsidR="00620CF6" w14:paraId="658C3BBB" w14:textId="77777777">
        <w:trPr>
          <w:trHeight w:val="486"/>
        </w:trPr>
        <w:tc>
          <w:tcPr>
            <w:tcW w:w="1105" w:type="dxa"/>
            <w:tcBorders>
              <w:top w:val="single" w:sz="8" w:space="0" w:color="000000"/>
              <w:bottom w:val="single" w:sz="4" w:space="0" w:color="000000"/>
            </w:tcBorders>
          </w:tcPr>
          <w:p w14:paraId="16CA7613" w14:textId="77777777" w:rsidR="00620CF6" w:rsidRDefault="00000000">
            <w:pPr>
              <w:pStyle w:val="TableParagraph"/>
              <w:spacing w:before="123"/>
              <w:rPr>
                <w:sz w:val="20"/>
              </w:rPr>
            </w:pPr>
            <w:r>
              <w:rPr>
                <w:spacing w:val="-4"/>
                <w:sz w:val="20"/>
              </w:rPr>
              <w:t>Code</w:t>
            </w:r>
          </w:p>
        </w:tc>
        <w:tc>
          <w:tcPr>
            <w:tcW w:w="2775" w:type="dxa"/>
            <w:tcBorders>
              <w:top w:val="single" w:sz="8" w:space="0" w:color="000000"/>
              <w:bottom w:val="single" w:sz="4" w:space="0" w:color="000000"/>
            </w:tcBorders>
          </w:tcPr>
          <w:p w14:paraId="702077DD" w14:textId="77777777" w:rsidR="00620CF6" w:rsidRDefault="00000000">
            <w:pPr>
              <w:pStyle w:val="TableParagraph"/>
              <w:spacing w:before="123"/>
              <w:ind w:left="387"/>
              <w:rPr>
                <w:sz w:val="20"/>
              </w:rPr>
            </w:pPr>
            <w:r>
              <w:rPr>
                <w:spacing w:val="-2"/>
                <w:sz w:val="20"/>
              </w:rPr>
              <w:t>Concept</w:t>
            </w:r>
          </w:p>
        </w:tc>
        <w:tc>
          <w:tcPr>
            <w:tcW w:w="2937" w:type="dxa"/>
            <w:tcBorders>
              <w:top w:val="single" w:sz="8" w:space="0" w:color="000000"/>
              <w:bottom w:val="single" w:sz="4" w:space="0" w:color="000000"/>
            </w:tcBorders>
          </w:tcPr>
          <w:p w14:paraId="28A345A2" w14:textId="77777777" w:rsidR="00620CF6" w:rsidRDefault="00000000">
            <w:pPr>
              <w:pStyle w:val="TableParagraph"/>
              <w:spacing w:before="123"/>
              <w:rPr>
                <w:sz w:val="20"/>
              </w:rPr>
            </w:pPr>
            <w:r>
              <w:rPr>
                <w:spacing w:val="-4"/>
                <w:sz w:val="20"/>
              </w:rPr>
              <w:t>Composition</w:t>
            </w:r>
            <w:r>
              <w:rPr>
                <w:spacing w:val="3"/>
                <w:sz w:val="20"/>
              </w:rPr>
              <w:t xml:space="preserve"> </w:t>
            </w:r>
            <w:r>
              <w:rPr>
                <w:spacing w:val="-4"/>
                <w:sz w:val="20"/>
              </w:rPr>
              <w:t>rule</w:t>
            </w:r>
            <w:r>
              <w:rPr>
                <w:spacing w:val="3"/>
                <w:sz w:val="20"/>
              </w:rPr>
              <w:t xml:space="preserve"> </w:t>
            </w:r>
            <w:r>
              <w:rPr>
                <w:spacing w:val="-4"/>
                <w:sz w:val="20"/>
              </w:rPr>
              <w:t>using</w:t>
            </w:r>
            <w:r>
              <w:rPr>
                <w:spacing w:val="3"/>
                <w:sz w:val="20"/>
              </w:rPr>
              <w:t xml:space="preserve"> </w:t>
            </w:r>
            <w:r>
              <w:rPr>
                <w:spacing w:val="-4"/>
                <w:sz w:val="20"/>
              </w:rPr>
              <w:t>codes</w:t>
            </w:r>
          </w:p>
        </w:tc>
        <w:tc>
          <w:tcPr>
            <w:tcW w:w="6045" w:type="dxa"/>
            <w:tcBorders>
              <w:top w:val="single" w:sz="8" w:space="0" w:color="000000"/>
              <w:bottom w:val="single" w:sz="4" w:space="0" w:color="000000"/>
            </w:tcBorders>
          </w:tcPr>
          <w:p w14:paraId="1AB32481" w14:textId="77777777" w:rsidR="00620CF6" w:rsidRDefault="00000000">
            <w:pPr>
              <w:pStyle w:val="TableParagraph"/>
              <w:spacing w:before="123"/>
              <w:ind w:left="255"/>
              <w:rPr>
                <w:sz w:val="20"/>
              </w:rPr>
            </w:pPr>
            <w:r>
              <w:rPr>
                <w:spacing w:val="-5"/>
                <w:sz w:val="20"/>
              </w:rPr>
              <w:t>Composition</w:t>
            </w:r>
            <w:r>
              <w:rPr>
                <w:spacing w:val="13"/>
                <w:sz w:val="20"/>
              </w:rPr>
              <w:t xml:space="preserve"> </w:t>
            </w:r>
            <w:r>
              <w:rPr>
                <w:spacing w:val="-4"/>
                <w:sz w:val="20"/>
              </w:rPr>
              <w:t>rule</w:t>
            </w:r>
          </w:p>
        </w:tc>
      </w:tr>
      <w:tr w:rsidR="00620CF6" w14:paraId="1E639759" w14:textId="77777777">
        <w:trPr>
          <w:trHeight w:val="55"/>
        </w:trPr>
        <w:tc>
          <w:tcPr>
            <w:tcW w:w="1105" w:type="dxa"/>
            <w:tcBorders>
              <w:top w:val="single" w:sz="4" w:space="0" w:color="000000"/>
            </w:tcBorders>
            <w:shd w:val="clear" w:color="auto" w:fill="F7F7F7"/>
          </w:tcPr>
          <w:p w14:paraId="4FDC7117" w14:textId="77777777" w:rsidR="00620CF6" w:rsidRDefault="00620CF6">
            <w:pPr>
              <w:pStyle w:val="TableParagraph"/>
              <w:spacing w:before="0"/>
              <w:ind w:left="0"/>
              <w:rPr>
                <w:rFonts w:ascii="Times New Roman"/>
                <w:sz w:val="2"/>
              </w:rPr>
            </w:pPr>
          </w:p>
        </w:tc>
        <w:tc>
          <w:tcPr>
            <w:tcW w:w="2775" w:type="dxa"/>
            <w:tcBorders>
              <w:top w:val="single" w:sz="4" w:space="0" w:color="000000"/>
            </w:tcBorders>
            <w:shd w:val="clear" w:color="auto" w:fill="F7F7F7"/>
          </w:tcPr>
          <w:p w14:paraId="56EB585F" w14:textId="77777777" w:rsidR="00620CF6" w:rsidRDefault="00620CF6">
            <w:pPr>
              <w:pStyle w:val="TableParagraph"/>
              <w:spacing w:before="0"/>
              <w:ind w:left="0"/>
              <w:rPr>
                <w:rFonts w:ascii="Times New Roman"/>
                <w:sz w:val="2"/>
              </w:rPr>
            </w:pPr>
          </w:p>
        </w:tc>
        <w:tc>
          <w:tcPr>
            <w:tcW w:w="2937" w:type="dxa"/>
            <w:tcBorders>
              <w:top w:val="single" w:sz="4" w:space="0" w:color="000000"/>
            </w:tcBorders>
            <w:shd w:val="clear" w:color="auto" w:fill="F7F7F7"/>
          </w:tcPr>
          <w:p w14:paraId="1DAA0643" w14:textId="77777777" w:rsidR="00620CF6" w:rsidRDefault="00620CF6">
            <w:pPr>
              <w:pStyle w:val="TableParagraph"/>
              <w:spacing w:before="0"/>
              <w:ind w:left="0"/>
              <w:rPr>
                <w:rFonts w:ascii="Times New Roman"/>
                <w:sz w:val="2"/>
              </w:rPr>
            </w:pPr>
          </w:p>
        </w:tc>
        <w:tc>
          <w:tcPr>
            <w:tcW w:w="6045" w:type="dxa"/>
            <w:tcBorders>
              <w:top w:val="single" w:sz="4" w:space="0" w:color="000000"/>
            </w:tcBorders>
            <w:shd w:val="clear" w:color="auto" w:fill="F7F7F7"/>
          </w:tcPr>
          <w:p w14:paraId="1EBEF256" w14:textId="77777777" w:rsidR="00620CF6" w:rsidRDefault="00620CF6">
            <w:pPr>
              <w:pStyle w:val="TableParagraph"/>
              <w:spacing w:before="0"/>
              <w:ind w:left="0"/>
              <w:rPr>
                <w:rFonts w:ascii="Times New Roman"/>
                <w:sz w:val="2"/>
              </w:rPr>
            </w:pPr>
          </w:p>
        </w:tc>
      </w:tr>
      <w:tr w:rsidR="00620CF6" w14:paraId="73F43A83" w14:textId="77777777">
        <w:trPr>
          <w:trHeight w:val="797"/>
        </w:trPr>
        <w:tc>
          <w:tcPr>
            <w:tcW w:w="1105" w:type="dxa"/>
            <w:shd w:val="clear" w:color="auto" w:fill="F7F7F7"/>
          </w:tcPr>
          <w:p w14:paraId="6DB1FD75" w14:textId="77777777" w:rsidR="00620CF6" w:rsidRDefault="00000000">
            <w:pPr>
              <w:pStyle w:val="TableParagraph"/>
              <w:rPr>
                <w:sz w:val="20"/>
              </w:rPr>
            </w:pPr>
            <w:proofErr w:type="spellStart"/>
            <w:r>
              <w:rPr>
                <w:spacing w:val="-2"/>
                <w:sz w:val="20"/>
              </w:rPr>
              <w:t>netwea</w:t>
            </w:r>
            <w:proofErr w:type="spellEnd"/>
          </w:p>
        </w:tc>
        <w:tc>
          <w:tcPr>
            <w:tcW w:w="2775" w:type="dxa"/>
            <w:shd w:val="clear" w:color="auto" w:fill="F7F7F7"/>
          </w:tcPr>
          <w:p w14:paraId="60556052" w14:textId="77777777" w:rsidR="00620CF6" w:rsidRDefault="00000000">
            <w:pPr>
              <w:pStyle w:val="TableParagraph"/>
              <w:ind w:left="387"/>
              <w:rPr>
                <w:sz w:val="20"/>
              </w:rPr>
            </w:pPr>
            <w:r>
              <w:rPr>
                <w:sz w:val="20"/>
              </w:rPr>
              <w:t>Net</w:t>
            </w:r>
            <w:r>
              <w:rPr>
                <w:spacing w:val="2"/>
                <w:sz w:val="20"/>
              </w:rPr>
              <w:t xml:space="preserve"> </w:t>
            </w:r>
            <w:r>
              <w:rPr>
                <w:spacing w:val="-2"/>
                <w:sz w:val="20"/>
              </w:rPr>
              <w:t>Wealth</w:t>
            </w:r>
          </w:p>
        </w:tc>
        <w:tc>
          <w:tcPr>
            <w:tcW w:w="2937" w:type="dxa"/>
            <w:shd w:val="clear" w:color="auto" w:fill="F7F7F7"/>
          </w:tcPr>
          <w:p w14:paraId="465D1C81" w14:textId="77777777" w:rsidR="00620CF6" w:rsidRDefault="00000000">
            <w:pPr>
              <w:pStyle w:val="TableParagraph"/>
              <w:rPr>
                <w:sz w:val="20"/>
              </w:rPr>
            </w:pPr>
            <w:r>
              <w:rPr>
                <w:w w:val="110"/>
                <w:sz w:val="20"/>
              </w:rPr>
              <w:t>(AN1)</w:t>
            </w:r>
            <w:r>
              <w:rPr>
                <w:spacing w:val="5"/>
                <w:w w:val="110"/>
                <w:sz w:val="20"/>
              </w:rPr>
              <w:t xml:space="preserve"> </w:t>
            </w:r>
            <w:r>
              <w:rPr>
                <w:w w:val="110"/>
                <w:sz w:val="20"/>
              </w:rPr>
              <w:t>+</w:t>
            </w:r>
            <w:r>
              <w:rPr>
                <w:spacing w:val="6"/>
                <w:w w:val="110"/>
                <w:sz w:val="20"/>
              </w:rPr>
              <w:t xml:space="preserve"> </w:t>
            </w:r>
            <w:r>
              <w:rPr>
                <w:w w:val="110"/>
                <w:sz w:val="20"/>
              </w:rPr>
              <w:t>(AN2)</w:t>
            </w:r>
            <w:r>
              <w:rPr>
                <w:spacing w:val="6"/>
                <w:w w:val="110"/>
                <w:sz w:val="20"/>
              </w:rPr>
              <w:t xml:space="preserve"> </w:t>
            </w:r>
            <w:r>
              <w:rPr>
                <w:w w:val="110"/>
                <w:sz w:val="20"/>
              </w:rPr>
              <w:t>+</w:t>
            </w:r>
            <w:r>
              <w:rPr>
                <w:spacing w:val="6"/>
                <w:w w:val="110"/>
                <w:sz w:val="20"/>
              </w:rPr>
              <w:t xml:space="preserve"> </w:t>
            </w:r>
            <w:r>
              <w:rPr>
                <w:w w:val="110"/>
                <w:sz w:val="20"/>
              </w:rPr>
              <w:t>(A_AF)</w:t>
            </w:r>
            <w:r>
              <w:rPr>
                <w:spacing w:val="6"/>
                <w:w w:val="110"/>
                <w:sz w:val="20"/>
              </w:rPr>
              <w:t xml:space="preserve"> </w:t>
            </w:r>
            <w:r>
              <w:rPr>
                <w:spacing w:val="-10"/>
                <w:w w:val="110"/>
                <w:sz w:val="20"/>
              </w:rPr>
              <w:t>-</w:t>
            </w:r>
          </w:p>
          <w:p w14:paraId="7D1B5E38" w14:textId="77777777" w:rsidR="00620CF6" w:rsidRDefault="00000000">
            <w:pPr>
              <w:pStyle w:val="TableParagraph"/>
              <w:spacing w:before="129"/>
              <w:rPr>
                <w:sz w:val="20"/>
              </w:rPr>
            </w:pPr>
            <w:r>
              <w:rPr>
                <w:spacing w:val="-2"/>
                <w:w w:val="115"/>
                <w:sz w:val="20"/>
              </w:rPr>
              <w:t>(L_AF)</w:t>
            </w:r>
          </w:p>
        </w:tc>
        <w:tc>
          <w:tcPr>
            <w:tcW w:w="6045" w:type="dxa"/>
            <w:shd w:val="clear" w:color="auto" w:fill="F7F7F7"/>
          </w:tcPr>
          <w:p w14:paraId="1DFA96FD" w14:textId="77777777" w:rsidR="00620CF6" w:rsidRDefault="00000000">
            <w:pPr>
              <w:pStyle w:val="TableParagraph"/>
              <w:ind w:left="256"/>
              <w:rPr>
                <w:sz w:val="20"/>
              </w:rPr>
            </w:pPr>
            <w:r>
              <w:rPr>
                <w:spacing w:val="-2"/>
                <w:sz w:val="20"/>
              </w:rPr>
              <w:t>(Produced</w:t>
            </w:r>
            <w:r>
              <w:rPr>
                <w:spacing w:val="7"/>
                <w:sz w:val="20"/>
              </w:rPr>
              <w:t xml:space="preserve"> </w:t>
            </w:r>
            <w:r>
              <w:rPr>
                <w:spacing w:val="-2"/>
                <w:sz w:val="20"/>
              </w:rPr>
              <w:t>non-financial</w:t>
            </w:r>
            <w:r>
              <w:rPr>
                <w:spacing w:val="8"/>
                <w:sz w:val="20"/>
              </w:rPr>
              <w:t xml:space="preserve"> </w:t>
            </w:r>
            <w:r>
              <w:rPr>
                <w:spacing w:val="-2"/>
                <w:sz w:val="20"/>
              </w:rPr>
              <w:t>assets)</w:t>
            </w:r>
            <w:r>
              <w:rPr>
                <w:spacing w:val="8"/>
                <w:sz w:val="20"/>
              </w:rPr>
              <w:t xml:space="preserve"> </w:t>
            </w:r>
            <w:r>
              <w:rPr>
                <w:spacing w:val="-2"/>
                <w:sz w:val="20"/>
              </w:rPr>
              <w:t>+</w:t>
            </w:r>
            <w:r>
              <w:rPr>
                <w:spacing w:val="8"/>
                <w:sz w:val="20"/>
              </w:rPr>
              <w:t xml:space="preserve"> </w:t>
            </w:r>
            <w:r>
              <w:rPr>
                <w:spacing w:val="-2"/>
                <w:sz w:val="20"/>
              </w:rPr>
              <w:t>(</w:t>
            </w:r>
            <w:proofErr w:type="gramStart"/>
            <w:r>
              <w:rPr>
                <w:spacing w:val="-2"/>
                <w:sz w:val="20"/>
              </w:rPr>
              <w:t>Non-produced</w:t>
            </w:r>
            <w:proofErr w:type="gramEnd"/>
            <w:r>
              <w:rPr>
                <w:spacing w:val="8"/>
                <w:sz w:val="20"/>
              </w:rPr>
              <w:t xml:space="preserve"> </w:t>
            </w:r>
            <w:r>
              <w:rPr>
                <w:spacing w:val="-2"/>
                <w:sz w:val="20"/>
              </w:rPr>
              <w:t>non-financial</w:t>
            </w:r>
          </w:p>
          <w:p w14:paraId="317F1924" w14:textId="77777777" w:rsidR="00620CF6" w:rsidRDefault="00000000">
            <w:pPr>
              <w:pStyle w:val="TableParagraph"/>
              <w:spacing w:before="129"/>
              <w:ind w:left="256"/>
              <w:rPr>
                <w:sz w:val="20"/>
              </w:rPr>
            </w:pPr>
            <w:r>
              <w:rPr>
                <w:sz w:val="20"/>
              </w:rPr>
              <w:t>assets)</w:t>
            </w:r>
            <w:r>
              <w:rPr>
                <w:spacing w:val="26"/>
                <w:sz w:val="20"/>
              </w:rPr>
              <w:t xml:space="preserve"> </w:t>
            </w:r>
            <w:r>
              <w:rPr>
                <w:sz w:val="20"/>
              </w:rPr>
              <w:t>+</w:t>
            </w:r>
            <w:r>
              <w:rPr>
                <w:spacing w:val="26"/>
                <w:sz w:val="20"/>
              </w:rPr>
              <w:t xml:space="preserve"> </w:t>
            </w:r>
            <w:r>
              <w:rPr>
                <w:sz w:val="20"/>
              </w:rPr>
              <w:t>(Financial</w:t>
            </w:r>
            <w:r>
              <w:rPr>
                <w:spacing w:val="26"/>
                <w:sz w:val="20"/>
              </w:rPr>
              <w:t xml:space="preserve"> </w:t>
            </w:r>
            <w:r>
              <w:rPr>
                <w:sz w:val="20"/>
              </w:rPr>
              <w:t>assets)</w:t>
            </w:r>
            <w:r>
              <w:rPr>
                <w:spacing w:val="27"/>
                <w:sz w:val="20"/>
              </w:rPr>
              <w:t xml:space="preserve"> </w:t>
            </w:r>
            <w:r>
              <w:rPr>
                <w:sz w:val="20"/>
              </w:rPr>
              <w:t>-</w:t>
            </w:r>
            <w:r>
              <w:rPr>
                <w:spacing w:val="26"/>
                <w:sz w:val="20"/>
              </w:rPr>
              <w:t xml:space="preserve"> </w:t>
            </w:r>
            <w:r>
              <w:rPr>
                <w:spacing w:val="-2"/>
                <w:sz w:val="20"/>
              </w:rPr>
              <w:t>(Liabilities)</w:t>
            </w:r>
          </w:p>
        </w:tc>
      </w:tr>
      <w:tr w:rsidR="00620CF6" w14:paraId="47F2024E" w14:textId="77777777">
        <w:trPr>
          <w:trHeight w:val="1594"/>
        </w:trPr>
        <w:tc>
          <w:tcPr>
            <w:tcW w:w="1105" w:type="dxa"/>
          </w:tcPr>
          <w:p w14:paraId="7B75BBE2" w14:textId="77777777" w:rsidR="00620CF6" w:rsidRDefault="00000000">
            <w:pPr>
              <w:pStyle w:val="TableParagraph"/>
              <w:rPr>
                <w:sz w:val="20"/>
              </w:rPr>
            </w:pPr>
            <w:proofErr w:type="spellStart"/>
            <w:r>
              <w:rPr>
                <w:spacing w:val="-2"/>
                <w:sz w:val="20"/>
              </w:rPr>
              <w:t>nnhass</w:t>
            </w:r>
            <w:proofErr w:type="spellEnd"/>
          </w:p>
        </w:tc>
        <w:tc>
          <w:tcPr>
            <w:tcW w:w="2775" w:type="dxa"/>
          </w:tcPr>
          <w:p w14:paraId="6EB5B686" w14:textId="77777777" w:rsidR="00620CF6" w:rsidRDefault="00000000">
            <w:pPr>
              <w:pStyle w:val="TableParagraph"/>
              <w:spacing w:line="355" w:lineRule="auto"/>
              <w:ind w:left="387"/>
              <w:rPr>
                <w:sz w:val="20"/>
              </w:rPr>
            </w:pPr>
            <w:r>
              <w:rPr>
                <w:sz w:val="20"/>
              </w:rPr>
              <w:t>Financial</w:t>
            </w:r>
            <w:r>
              <w:rPr>
                <w:spacing w:val="-4"/>
                <w:sz w:val="20"/>
              </w:rPr>
              <w:t xml:space="preserve"> </w:t>
            </w:r>
            <w:r>
              <w:rPr>
                <w:sz w:val="20"/>
              </w:rPr>
              <w:t>Assets</w:t>
            </w:r>
            <w:r>
              <w:rPr>
                <w:spacing w:val="-4"/>
                <w:sz w:val="20"/>
              </w:rPr>
              <w:t xml:space="preserve"> </w:t>
            </w:r>
            <w:r>
              <w:rPr>
                <w:sz w:val="20"/>
              </w:rPr>
              <w:t>&amp;</w:t>
            </w:r>
            <w:r>
              <w:rPr>
                <w:spacing w:val="-4"/>
                <w:sz w:val="20"/>
              </w:rPr>
              <w:t xml:space="preserve"> </w:t>
            </w:r>
            <w:r>
              <w:rPr>
                <w:sz w:val="20"/>
              </w:rPr>
              <w:t xml:space="preserve">Fixed Capital of Personal </w:t>
            </w:r>
            <w:r>
              <w:rPr>
                <w:spacing w:val="-2"/>
                <w:sz w:val="20"/>
              </w:rPr>
              <w:t>Businesses</w:t>
            </w:r>
          </w:p>
        </w:tc>
        <w:tc>
          <w:tcPr>
            <w:tcW w:w="2937" w:type="dxa"/>
          </w:tcPr>
          <w:p w14:paraId="4C282266" w14:textId="77777777" w:rsidR="00620CF6" w:rsidRDefault="00000000">
            <w:pPr>
              <w:pStyle w:val="TableParagraph"/>
              <w:rPr>
                <w:sz w:val="20"/>
              </w:rPr>
            </w:pPr>
            <w:r>
              <w:rPr>
                <w:w w:val="110"/>
                <w:sz w:val="20"/>
              </w:rPr>
              <w:t>(AN1)</w:t>
            </w:r>
            <w:r>
              <w:rPr>
                <w:spacing w:val="5"/>
                <w:w w:val="110"/>
                <w:sz w:val="20"/>
              </w:rPr>
              <w:t xml:space="preserve"> </w:t>
            </w:r>
            <w:r>
              <w:rPr>
                <w:w w:val="110"/>
                <w:sz w:val="20"/>
              </w:rPr>
              <w:t>+</w:t>
            </w:r>
            <w:r>
              <w:rPr>
                <w:spacing w:val="6"/>
                <w:w w:val="110"/>
                <w:sz w:val="20"/>
              </w:rPr>
              <w:t xml:space="preserve"> </w:t>
            </w:r>
            <w:r>
              <w:rPr>
                <w:w w:val="110"/>
                <w:sz w:val="20"/>
              </w:rPr>
              <w:t>(AN2)</w:t>
            </w:r>
            <w:r>
              <w:rPr>
                <w:spacing w:val="6"/>
                <w:w w:val="110"/>
                <w:sz w:val="20"/>
              </w:rPr>
              <w:t xml:space="preserve"> </w:t>
            </w:r>
            <w:r>
              <w:rPr>
                <w:w w:val="110"/>
                <w:sz w:val="20"/>
              </w:rPr>
              <w:t>+</w:t>
            </w:r>
            <w:r>
              <w:rPr>
                <w:spacing w:val="6"/>
                <w:w w:val="110"/>
                <w:sz w:val="20"/>
              </w:rPr>
              <w:t xml:space="preserve"> </w:t>
            </w:r>
            <w:r>
              <w:rPr>
                <w:w w:val="110"/>
                <w:sz w:val="20"/>
              </w:rPr>
              <w:t>(A_AF)</w:t>
            </w:r>
            <w:r>
              <w:rPr>
                <w:spacing w:val="6"/>
                <w:w w:val="110"/>
                <w:sz w:val="20"/>
              </w:rPr>
              <w:t xml:space="preserve"> </w:t>
            </w:r>
            <w:r>
              <w:rPr>
                <w:spacing w:val="-10"/>
                <w:w w:val="110"/>
                <w:sz w:val="20"/>
              </w:rPr>
              <w:t>-</w:t>
            </w:r>
          </w:p>
          <w:p w14:paraId="3ABC764D" w14:textId="77777777" w:rsidR="00620CF6" w:rsidRDefault="00000000">
            <w:pPr>
              <w:pStyle w:val="TableParagraph"/>
              <w:spacing w:before="129" w:line="355" w:lineRule="auto"/>
              <w:ind w:right="717"/>
              <w:rPr>
                <w:sz w:val="20"/>
              </w:rPr>
            </w:pPr>
            <w:r>
              <w:rPr>
                <w:w w:val="105"/>
                <w:sz w:val="20"/>
              </w:rPr>
              <w:t xml:space="preserve">(AN111) - (AN112) - </w:t>
            </w:r>
            <w:r>
              <w:rPr>
                <w:spacing w:val="-2"/>
                <w:w w:val="105"/>
                <w:sz w:val="20"/>
              </w:rPr>
              <w:t>(AN21111)</w:t>
            </w:r>
            <w:r>
              <w:rPr>
                <w:spacing w:val="-10"/>
                <w:w w:val="105"/>
                <w:sz w:val="20"/>
              </w:rPr>
              <w:t xml:space="preserve"> </w:t>
            </w:r>
            <w:r>
              <w:rPr>
                <w:spacing w:val="-2"/>
                <w:w w:val="125"/>
                <w:sz w:val="20"/>
              </w:rPr>
              <w:t>+</w:t>
            </w:r>
            <w:r>
              <w:rPr>
                <w:spacing w:val="-14"/>
                <w:w w:val="125"/>
                <w:sz w:val="20"/>
              </w:rPr>
              <w:t xml:space="preserve"> </w:t>
            </w:r>
            <w:r>
              <w:rPr>
                <w:spacing w:val="-2"/>
                <w:w w:val="105"/>
                <w:sz w:val="20"/>
              </w:rPr>
              <w:t>(AN1123)</w:t>
            </w:r>
          </w:p>
        </w:tc>
        <w:tc>
          <w:tcPr>
            <w:tcW w:w="6045" w:type="dxa"/>
          </w:tcPr>
          <w:p w14:paraId="6B133A3E" w14:textId="77777777" w:rsidR="00620CF6" w:rsidRDefault="00000000">
            <w:pPr>
              <w:pStyle w:val="TableParagraph"/>
              <w:spacing w:line="355" w:lineRule="auto"/>
              <w:ind w:left="256"/>
              <w:rPr>
                <w:sz w:val="20"/>
              </w:rPr>
            </w:pPr>
            <w:r>
              <w:rPr>
                <w:sz w:val="20"/>
              </w:rPr>
              <w:t>(Produced</w:t>
            </w:r>
            <w:r>
              <w:rPr>
                <w:spacing w:val="-2"/>
                <w:sz w:val="20"/>
              </w:rPr>
              <w:t xml:space="preserve"> </w:t>
            </w:r>
            <w:r>
              <w:rPr>
                <w:sz w:val="20"/>
              </w:rPr>
              <w:t>non-financial</w:t>
            </w:r>
            <w:r>
              <w:rPr>
                <w:spacing w:val="-2"/>
                <w:sz w:val="20"/>
              </w:rPr>
              <w:t xml:space="preserve"> </w:t>
            </w:r>
            <w:r>
              <w:rPr>
                <w:sz w:val="20"/>
              </w:rPr>
              <w:t>assets)</w:t>
            </w:r>
            <w:r>
              <w:rPr>
                <w:spacing w:val="-2"/>
                <w:sz w:val="20"/>
              </w:rPr>
              <w:t xml:space="preserve"> </w:t>
            </w:r>
            <w:r>
              <w:rPr>
                <w:sz w:val="20"/>
              </w:rPr>
              <w:t>+</w:t>
            </w:r>
            <w:r>
              <w:rPr>
                <w:spacing w:val="-2"/>
                <w:sz w:val="20"/>
              </w:rPr>
              <w:t xml:space="preserve"> </w:t>
            </w:r>
            <w:r>
              <w:rPr>
                <w:sz w:val="20"/>
              </w:rPr>
              <w:t>(</w:t>
            </w:r>
            <w:proofErr w:type="gramStart"/>
            <w:r>
              <w:rPr>
                <w:sz w:val="20"/>
              </w:rPr>
              <w:t>Non-produced</w:t>
            </w:r>
            <w:proofErr w:type="gramEnd"/>
            <w:r>
              <w:rPr>
                <w:spacing w:val="-2"/>
                <w:sz w:val="20"/>
              </w:rPr>
              <w:t xml:space="preserve"> </w:t>
            </w:r>
            <w:r>
              <w:rPr>
                <w:sz w:val="20"/>
              </w:rPr>
              <w:t xml:space="preserve">non-financial assets) + (Financial assets) - (Dwellings) - (Other buildings and </w:t>
            </w:r>
            <w:r>
              <w:rPr>
                <w:w w:val="105"/>
                <w:sz w:val="20"/>
              </w:rPr>
              <w:t>structures)</w:t>
            </w:r>
            <w:r>
              <w:rPr>
                <w:spacing w:val="-10"/>
                <w:w w:val="105"/>
                <w:sz w:val="20"/>
              </w:rPr>
              <w:t xml:space="preserve"> </w:t>
            </w:r>
            <w:r>
              <w:rPr>
                <w:w w:val="105"/>
                <w:sz w:val="20"/>
              </w:rPr>
              <w:t>-</w:t>
            </w:r>
            <w:r>
              <w:rPr>
                <w:spacing w:val="-10"/>
                <w:w w:val="105"/>
                <w:sz w:val="20"/>
              </w:rPr>
              <w:t xml:space="preserve"> </w:t>
            </w:r>
            <w:r>
              <w:rPr>
                <w:w w:val="105"/>
                <w:sz w:val="20"/>
              </w:rPr>
              <w:t>(Land</w:t>
            </w:r>
            <w:r>
              <w:rPr>
                <w:spacing w:val="-9"/>
                <w:w w:val="105"/>
                <w:sz w:val="20"/>
              </w:rPr>
              <w:t xml:space="preserve"> </w:t>
            </w:r>
            <w:r>
              <w:rPr>
                <w:w w:val="105"/>
                <w:sz w:val="20"/>
              </w:rPr>
              <w:t>underlying</w:t>
            </w:r>
            <w:r>
              <w:rPr>
                <w:spacing w:val="-10"/>
                <w:w w:val="105"/>
                <w:sz w:val="20"/>
              </w:rPr>
              <w:t xml:space="preserve"> </w:t>
            </w:r>
            <w:r>
              <w:rPr>
                <w:w w:val="105"/>
                <w:sz w:val="20"/>
              </w:rPr>
              <w:t>dwellings)</w:t>
            </w:r>
            <w:r>
              <w:rPr>
                <w:spacing w:val="-9"/>
                <w:w w:val="105"/>
                <w:sz w:val="20"/>
              </w:rPr>
              <w:t xml:space="preserve"> </w:t>
            </w:r>
            <w:r>
              <w:rPr>
                <w:w w:val="125"/>
                <w:sz w:val="20"/>
              </w:rPr>
              <w:t>+</w:t>
            </w:r>
            <w:r>
              <w:rPr>
                <w:spacing w:val="-16"/>
                <w:w w:val="125"/>
                <w:sz w:val="20"/>
              </w:rPr>
              <w:t xml:space="preserve"> </w:t>
            </w:r>
            <w:r>
              <w:rPr>
                <w:w w:val="105"/>
                <w:sz w:val="20"/>
              </w:rPr>
              <w:t>(Land</w:t>
            </w:r>
          </w:p>
          <w:p w14:paraId="5BAE474B" w14:textId="77777777" w:rsidR="00620CF6" w:rsidRDefault="00000000">
            <w:pPr>
              <w:pStyle w:val="TableParagraph"/>
              <w:spacing w:before="0" w:line="268" w:lineRule="exact"/>
              <w:ind w:left="256"/>
              <w:rPr>
                <w:sz w:val="20"/>
              </w:rPr>
            </w:pPr>
            <w:r>
              <w:rPr>
                <w:spacing w:val="-2"/>
                <w:sz w:val="20"/>
              </w:rPr>
              <w:t>improvements)</w:t>
            </w:r>
          </w:p>
        </w:tc>
      </w:tr>
      <w:tr w:rsidR="00620CF6" w14:paraId="746CBECF" w14:textId="77777777">
        <w:trPr>
          <w:trHeight w:val="1195"/>
        </w:trPr>
        <w:tc>
          <w:tcPr>
            <w:tcW w:w="1105" w:type="dxa"/>
            <w:shd w:val="clear" w:color="auto" w:fill="F7F7F7"/>
          </w:tcPr>
          <w:p w14:paraId="2A4F400E" w14:textId="77777777" w:rsidR="00620CF6" w:rsidRDefault="00000000">
            <w:pPr>
              <w:pStyle w:val="TableParagraph"/>
              <w:rPr>
                <w:sz w:val="20"/>
              </w:rPr>
            </w:pPr>
            <w:proofErr w:type="spellStart"/>
            <w:r>
              <w:rPr>
                <w:spacing w:val="-2"/>
                <w:sz w:val="20"/>
              </w:rPr>
              <w:t>fliabi</w:t>
            </w:r>
            <w:proofErr w:type="spellEnd"/>
          </w:p>
        </w:tc>
        <w:tc>
          <w:tcPr>
            <w:tcW w:w="2775" w:type="dxa"/>
            <w:shd w:val="clear" w:color="auto" w:fill="F7F7F7"/>
          </w:tcPr>
          <w:p w14:paraId="3D592B22" w14:textId="77777777" w:rsidR="00620CF6" w:rsidRDefault="00000000">
            <w:pPr>
              <w:pStyle w:val="TableParagraph"/>
              <w:ind w:left="387"/>
              <w:rPr>
                <w:sz w:val="20"/>
              </w:rPr>
            </w:pPr>
            <w:r>
              <w:rPr>
                <w:spacing w:val="-4"/>
                <w:sz w:val="20"/>
              </w:rPr>
              <w:t>Debt</w:t>
            </w:r>
          </w:p>
        </w:tc>
        <w:tc>
          <w:tcPr>
            <w:tcW w:w="2937" w:type="dxa"/>
            <w:shd w:val="clear" w:color="auto" w:fill="F7F7F7"/>
          </w:tcPr>
          <w:p w14:paraId="20D88D39" w14:textId="77777777" w:rsidR="00620CF6" w:rsidRDefault="00000000">
            <w:pPr>
              <w:pStyle w:val="TableParagraph"/>
              <w:spacing w:line="355" w:lineRule="auto"/>
              <w:ind w:right="689"/>
              <w:rPr>
                <w:sz w:val="20"/>
              </w:rPr>
            </w:pPr>
            <w:r>
              <w:rPr>
                <w:w w:val="120"/>
                <w:sz w:val="20"/>
              </w:rPr>
              <w:t>(L_AF3)</w:t>
            </w:r>
            <w:r>
              <w:rPr>
                <w:spacing w:val="-15"/>
                <w:w w:val="120"/>
                <w:sz w:val="20"/>
              </w:rPr>
              <w:t xml:space="preserve"> </w:t>
            </w:r>
            <w:r>
              <w:rPr>
                <w:w w:val="120"/>
                <w:sz w:val="20"/>
              </w:rPr>
              <w:t>+</w:t>
            </w:r>
            <w:r>
              <w:rPr>
                <w:spacing w:val="-15"/>
                <w:w w:val="120"/>
                <w:sz w:val="20"/>
              </w:rPr>
              <w:t xml:space="preserve"> </w:t>
            </w:r>
            <w:r>
              <w:rPr>
                <w:w w:val="120"/>
                <w:sz w:val="20"/>
              </w:rPr>
              <w:t>(L_AF4)</w:t>
            </w:r>
            <w:r>
              <w:rPr>
                <w:spacing w:val="-15"/>
                <w:w w:val="120"/>
                <w:sz w:val="20"/>
              </w:rPr>
              <w:t xml:space="preserve"> </w:t>
            </w:r>
            <w:r>
              <w:rPr>
                <w:w w:val="120"/>
                <w:sz w:val="20"/>
              </w:rPr>
              <w:t xml:space="preserve">+ </w:t>
            </w:r>
            <w:r>
              <w:rPr>
                <w:w w:val="125"/>
                <w:sz w:val="20"/>
              </w:rPr>
              <w:t>(L_AF5) + (L_AF6)</w:t>
            </w:r>
          </w:p>
        </w:tc>
        <w:tc>
          <w:tcPr>
            <w:tcW w:w="6045" w:type="dxa"/>
            <w:shd w:val="clear" w:color="auto" w:fill="F7F7F7"/>
          </w:tcPr>
          <w:p w14:paraId="2EAE7D54" w14:textId="77777777" w:rsidR="00620CF6" w:rsidRDefault="00000000">
            <w:pPr>
              <w:pStyle w:val="TableParagraph"/>
              <w:spacing w:line="355" w:lineRule="auto"/>
              <w:ind w:left="256"/>
              <w:rPr>
                <w:sz w:val="20"/>
              </w:rPr>
            </w:pPr>
            <w:r>
              <w:rPr>
                <w:w w:val="110"/>
                <w:sz w:val="20"/>
              </w:rPr>
              <w:t>(Debt</w:t>
            </w:r>
            <w:r>
              <w:rPr>
                <w:spacing w:val="-13"/>
                <w:w w:val="110"/>
                <w:sz w:val="20"/>
              </w:rPr>
              <w:t xml:space="preserve"> </w:t>
            </w:r>
            <w:r>
              <w:rPr>
                <w:w w:val="110"/>
                <w:sz w:val="20"/>
              </w:rPr>
              <w:t>securities,</w:t>
            </w:r>
            <w:r>
              <w:rPr>
                <w:spacing w:val="-12"/>
                <w:w w:val="110"/>
                <w:sz w:val="20"/>
              </w:rPr>
              <w:t xml:space="preserve"> </w:t>
            </w:r>
            <w:proofErr w:type="spellStart"/>
            <w:r>
              <w:rPr>
                <w:w w:val="110"/>
                <w:sz w:val="20"/>
              </w:rPr>
              <w:t>liab</w:t>
            </w:r>
            <w:proofErr w:type="spellEnd"/>
            <w:r>
              <w:rPr>
                <w:w w:val="110"/>
                <w:sz w:val="20"/>
              </w:rPr>
              <w:t>.)</w:t>
            </w:r>
            <w:r>
              <w:rPr>
                <w:spacing w:val="-3"/>
                <w:w w:val="125"/>
                <w:sz w:val="20"/>
              </w:rPr>
              <w:t xml:space="preserve"> </w:t>
            </w:r>
            <w:r>
              <w:rPr>
                <w:w w:val="125"/>
                <w:sz w:val="20"/>
              </w:rPr>
              <w:t>+</w:t>
            </w:r>
            <w:r>
              <w:rPr>
                <w:spacing w:val="-16"/>
                <w:w w:val="125"/>
                <w:sz w:val="20"/>
              </w:rPr>
              <w:t xml:space="preserve"> </w:t>
            </w:r>
            <w:r>
              <w:rPr>
                <w:w w:val="110"/>
                <w:sz w:val="20"/>
              </w:rPr>
              <w:t>(Loans,</w:t>
            </w:r>
            <w:r>
              <w:rPr>
                <w:spacing w:val="-10"/>
                <w:w w:val="110"/>
                <w:sz w:val="20"/>
              </w:rPr>
              <w:t xml:space="preserve"> </w:t>
            </w:r>
            <w:proofErr w:type="spellStart"/>
            <w:r>
              <w:rPr>
                <w:w w:val="110"/>
                <w:sz w:val="20"/>
              </w:rPr>
              <w:t>liab</w:t>
            </w:r>
            <w:proofErr w:type="spellEnd"/>
            <w:r>
              <w:rPr>
                <w:w w:val="110"/>
                <w:sz w:val="20"/>
              </w:rPr>
              <w:t>.)</w:t>
            </w:r>
            <w:r>
              <w:rPr>
                <w:spacing w:val="-3"/>
                <w:w w:val="125"/>
                <w:sz w:val="20"/>
              </w:rPr>
              <w:t xml:space="preserve"> </w:t>
            </w:r>
            <w:r>
              <w:rPr>
                <w:w w:val="125"/>
                <w:sz w:val="20"/>
              </w:rPr>
              <w:t>+</w:t>
            </w:r>
            <w:r>
              <w:rPr>
                <w:spacing w:val="-16"/>
                <w:w w:val="125"/>
                <w:sz w:val="20"/>
              </w:rPr>
              <w:t xml:space="preserve"> </w:t>
            </w:r>
            <w:r>
              <w:rPr>
                <w:w w:val="110"/>
                <w:sz w:val="20"/>
              </w:rPr>
              <w:t>(Equity</w:t>
            </w:r>
            <w:r>
              <w:rPr>
                <w:spacing w:val="-10"/>
                <w:w w:val="110"/>
                <w:sz w:val="20"/>
              </w:rPr>
              <w:t xml:space="preserve"> </w:t>
            </w:r>
            <w:r>
              <w:rPr>
                <w:w w:val="110"/>
                <w:sz w:val="20"/>
              </w:rPr>
              <w:t xml:space="preserve">and </w:t>
            </w:r>
            <w:r>
              <w:rPr>
                <w:sz w:val="20"/>
              </w:rPr>
              <w:t>investment</w:t>
            </w:r>
            <w:r>
              <w:rPr>
                <w:spacing w:val="-4"/>
                <w:sz w:val="20"/>
              </w:rPr>
              <w:t xml:space="preserve"> </w:t>
            </w:r>
            <w:r>
              <w:rPr>
                <w:sz w:val="20"/>
              </w:rPr>
              <w:t>fund</w:t>
            </w:r>
            <w:r>
              <w:rPr>
                <w:spacing w:val="-4"/>
                <w:sz w:val="20"/>
              </w:rPr>
              <w:t xml:space="preserve"> </w:t>
            </w:r>
            <w:r>
              <w:rPr>
                <w:sz w:val="20"/>
              </w:rPr>
              <w:t>shares,</w:t>
            </w:r>
            <w:r>
              <w:rPr>
                <w:spacing w:val="-4"/>
                <w:sz w:val="20"/>
              </w:rPr>
              <w:t xml:space="preserve"> </w:t>
            </w:r>
            <w:proofErr w:type="spellStart"/>
            <w:r>
              <w:rPr>
                <w:sz w:val="20"/>
              </w:rPr>
              <w:t>liab</w:t>
            </w:r>
            <w:proofErr w:type="spellEnd"/>
            <w:r>
              <w:rPr>
                <w:sz w:val="20"/>
              </w:rPr>
              <w:t>.)</w:t>
            </w:r>
            <w:r>
              <w:rPr>
                <w:spacing w:val="11"/>
                <w:sz w:val="20"/>
              </w:rPr>
              <w:t xml:space="preserve"> </w:t>
            </w:r>
            <w:r>
              <w:rPr>
                <w:sz w:val="20"/>
              </w:rPr>
              <w:t>+</w:t>
            </w:r>
            <w:r>
              <w:rPr>
                <w:spacing w:val="-4"/>
                <w:sz w:val="20"/>
              </w:rPr>
              <w:t xml:space="preserve"> </w:t>
            </w:r>
            <w:r>
              <w:rPr>
                <w:sz w:val="20"/>
              </w:rPr>
              <w:t>(Insurance,</w:t>
            </w:r>
            <w:r>
              <w:rPr>
                <w:spacing w:val="-4"/>
                <w:sz w:val="20"/>
              </w:rPr>
              <w:t xml:space="preserve"> </w:t>
            </w:r>
            <w:r>
              <w:rPr>
                <w:sz w:val="20"/>
              </w:rPr>
              <w:t>pension</w:t>
            </w:r>
            <w:r>
              <w:rPr>
                <w:spacing w:val="-4"/>
                <w:sz w:val="20"/>
              </w:rPr>
              <w:t xml:space="preserve"> </w:t>
            </w:r>
            <w:r>
              <w:rPr>
                <w:sz w:val="20"/>
              </w:rPr>
              <w:t>and</w:t>
            </w:r>
          </w:p>
          <w:p w14:paraId="770ACD23" w14:textId="77777777" w:rsidR="00620CF6" w:rsidRDefault="00000000">
            <w:pPr>
              <w:pStyle w:val="TableParagraph"/>
              <w:spacing w:before="0" w:line="268" w:lineRule="exact"/>
              <w:ind w:left="256"/>
              <w:rPr>
                <w:sz w:val="20"/>
              </w:rPr>
            </w:pPr>
            <w:r>
              <w:rPr>
                <w:spacing w:val="-4"/>
                <w:sz w:val="20"/>
              </w:rPr>
              <w:t>standardized</w:t>
            </w:r>
            <w:r>
              <w:rPr>
                <w:spacing w:val="5"/>
                <w:sz w:val="20"/>
              </w:rPr>
              <w:t xml:space="preserve"> </w:t>
            </w:r>
            <w:r>
              <w:rPr>
                <w:spacing w:val="-4"/>
                <w:sz w:val="20"/>
              </w:rPr>
              <w:t>guarantee</w:t>
            </w:r>
            <w:r>
              <w:rPr>
                <w:spacing w:val="5"/>
                <w:sz w:val="20"/>
              </w:rPr>
              <w:t xml:space="preserve"> </w:t>
            </w:r>
            <w:r>
              <w:rPr>
                <w:spacing w:val="-4"/>
                <w:sz w:val="20"/>
              </w:rPr>
              <w:t>schemes,</w:t>
            </w:r>
            <w:r>
              <w:rPr>
                <w:spacing w:val="5"/>
                <w:sz w:val="20"/>
              </w:rPr>
              <w:t xml:space="preserve"> </w:t>
            </w:r>
            <w:proofErr w:type="spellStart"/>
            <w:r>
              <w:rPr>
                <w:spacing w:val="-4"/>
                <w:sz w:val="20"/>
              </w:rPr>
              <w:t>liab</w:t>
            </w:r>
            <w:proofErr w:type="spellEnd"/>
            <w:r>
              <w:rPr>
                <w:spacing w:val="-4"/>
                <w:sz w:val="20"/>
              </w:rPr>
              <w:t>.)</w:t>
            </w:r>
          </w:p>
        </w:tc>
      </w:tr>
      <w:tr w:rsidR="00620CF6" w14:paraId="4FD29113" w14:textId="77777777">
        <w:trPr>
          <w:trHeight w:val="797"/>
        </w:trPr>
        <w:tc>
          <w:tcPr>
            <w:tcW w:w="1105" w:type="dxa"/>
          </w:tcPr>
          <w:p w14:paraId="0AE0F839" w14:textId="77777777" w:rsidR="00620CF6" w:rsidRDefault="00000000">
            <w:pPr>
              <w:pStyle w:val="TableParagraph"/>
              <w:rPr>
                <w:sz w:val="20"/>
              </w:rPr>
            </w:pPr>
            <w:proofErr w:type="spellStart"/>
            <w:r>
              <w:rPr>
                <w:spacing w:val="-2"/>
                <w:sz w:val="20"/>
              </w:rPr>
              <w:t>facdbl</w:t>
            </w:r>
            <w:proofErr w:type="spellEnd"/>
          </w:p>
        </w:tc>
        <w:tc>
          <w:tcPr>
            <w:tcW w:w="2775" w:type="dxa"/>
          </w:tcPr>
          <w:p w14:paraId="739F6145" w14:textId="77777777" w:rsidR="00620CF6" w:rsidRDefault="00000000">
            <w:pPr>
              <w:pStyle w:val="TableParagraph"/>
              <w:ind w:left="387"/>
              <w:rPr>
                <w:sz w:val="20"/>
              </w:rPr>
            </w:pPr>
            <w:r>
              <w:rPr>
                <w:sz w:val="20"/>
              </w:rPr>
              <w:t xml:space="preserve">Cash, Deposits, Bonds </w:t>
            </w:r>
            <w:r>
              <w:rPr>
                <w:spacing w:val="-10"/>
                <w:sz w:val="20"/>
              </w:rPr>
              <w:t>&amp;</w:t>
            </w:r>
          </w:p>
          <w:p w14:paraId="4463879B" w14:textId="77777777" w:rsidR="00620CF6" w:rsidRDefault="00000000">
            <w:pPr>
              <w:pStyle w:val="TableParagraph"/>
              <w:spacing w:before="129"/>
              <w:ind w:left="387"/>
              <w:rPr>
                <w:sz w:val="20"/>
              </w:rPr>
            </w:pPr>
            <w:r>
              <w:rPr>
                <w:spacing w:val="-2"/>
                <w:sz w:val="20"/>
              </w:rPr>
              <w:t>Loans</w:t>
            </w:r>
          </w:p>
        </w:tc>
        <w:tc>
          <w:tcPr>
            <w:tcW w:w="2937" w:type="dxa"/>
          </w:tcPr>
          <w:p w14:paraId="395622BF" w14:textId="77777777" w:rsidR="00620CF6" w:rsidRDefault="00000000">
            <w:pPr>
              <w:pStyle w:val="TableParagraph"/>
              <w:rPr>
                <w:sz w:val="20"/>
              </w:rPr>
            </w:pPr>
            <w:r>
              <w:rPr>
                <w:w w:val="115"/>
                <w:sz w:val="20"/>
              </w:rPr>
              <w:t>(A_AF2)</w:t>
            </w:r>
            <w:r>
              <w:rPr>
                <w:spacing w:val="-4"/>
                <w:w w:val="115"/>
                <w:sz w:val="20"/>
              </w:rPr>
              <w:t xml:space="preserve"> </w:t>
            </w:r>
            <w:r>
              <w:rPr>
                <w:w w:val="115"/>
                <w:sz w:val="20"/>
              </w:rPr>
              <w:t>+</w:t>
            </w:r>
            <w:r>
              <w:rPr>
                <w:spacing w:val="-3"/>
                <w:w w:val="115"/>
                <w:sz w:val="20"/>
              </w:rPr>
              <w:t xml:space="preserve"> </w:t>
            </w:r>
            <w:r>
              <w:rPr>
                <w:w w:val="115"/>
                <w:sz w:val="20"/>
              </w:rPr>
              <w:t>(A_AF3)</w:t>
            </w:r>
            <w:r>
              <w:rPr>
                <w:spacing w:val="-4"/>
                <w:w w:val="115"/>
                <w:sz w:val="20"/>
              </w:rPr>
              <w:t xml:space="preserve"> </w:t>
            </w:r>
            <w:r>
              <w:rPr>
                <w:spacing w:val="-10"/>
                <w:w w:val="115"/>
                <w:sz w:val="20"/>
              </w:rPr>
              <w:t>+</w:t>
            </w:r>
          </w:p>
          <w:p w14:paraId="387FC045" w14:textId="77777777" w:rsidR="00620CF6" w:rsidRDefault="00000000">
            <w:pPr>
              <w:pStyle w:val="TableParagraph"/>
              <w:spacing w:before="129"/>
              <w:rPr>
                <w:sz w:val="20"/>
              </w:rPr>
            </w:pPr>
            <w:r>
              <w:rPr>
                <w:spacing w:val="-2"/>
                <w:w w:val="110"/>
                <w:sz w:val="20"/>
              </w:rPr>
              <w:t>(A_AF4)</w:t>
            </w:r>
          </w:p>
        </w:tc>
        <w:tc>
          <w:tcPr>
            <w:tcW w:w="6045" w:type="dxa"/>
          </w:tcPr>
          <w:p w14:paraId="17FFEA77" w14:textId="77777777" w:rsidR="00620CF6" w:rsidRDefault="00000000">
            <w:pPr>
              <w:pStyle w:val="TableParagraph"/>
              <w:ind w:left="256"/>
              <w:rPr>
                <w:sz w:val="20"/>
              </w:rPr>
            </w:pPr>
            <w:r>
              <w:rPr>
                <w:sz w:val="20"/>
              </w:rPr>
              <w:t>(Currency</w:t>
            </w:r>
            <w:r>
              <w:rPr>
                <w:spacing w:val="19"/>
                <w:sz w:val="20"/>
              </w:rPr>
              <w:t xml:space="preserve"> </w:t>
            </w:r>
            <w:r>
              <w:rPr>
                <w:sz w:val="20"/>
              </w:rPr>
              <w:t>and</w:t>
            </w:r>
            <w:r>
              <w:rPr>
                <w:spacing w:val="20"/>
                <w:sz w:val="20"/>
              </w:rPr>
              <w:t xml:space="preserve"> </w:t>
            </w:r>
            <w:r>
              <w:rPr>
                <w:sz w:val="20"/>
              </w:rPr>
              <w:t>deposits)</w:t>
            </w:r>
            <w:r>
              <w:rPr>
                <w:spacing w:val="19"/>
                <w:sz w:val="20"/>
              </w:rPr>
              <w:t xml:space="preserve"> </w:t>
            </w:r>
            <w:r>
              <w:rPr>
                <w:sz w:val="20"/>
              </w:rPr>
              <w:t>+</w:t>
            </w:r>
            <w:r>
              <w:rPr>
                <w:spacing w:val="20"/>
                <w:sz w:val="20"/>
              </w:rPr>
              <w:t xml:space="preserve"> </w:t>
            </w:r>
            <w:r>
              <w:rPr>
                <w:sz w:val="20"/>
              </w:rPr>
              <w:t>(Debt</w:t>
            </w:r>
            <w:r>
              <w:rPr>
                <w:spacing w:val="19"/>
                <w:sz w:val="20"/>
              </w:rPr>
              <w:t xml:space="preserve"> </w:t>
            </w:r>
            <w:r>
              <w:rPr>
                <w:sz w:val="20"/>
              </w:rPr>
              <w:t>securities)</w:t>
            </w:r>
            <w:r>
              <w:rPr>
                <w:spacing w:val="20"/>
                <w:sz w:val="20"/>
              </w:rPr>
              <w:t xml:space="preserve"> </w:t>
            </w:r>
            <w:r>
              <w:rPr>
                <w:sz w:val="20"/>
              </w:rPr>
              <w:t>+</w:t>
            </w:r>
            <w:r>
              <w:rPr>
                <w:spacing w:val="19"/>
                <w:sz w:val="20"/>
              </w:rPr>
              <w:t xml:space="preserve"> </w:t>
            </w:r>
            <w:r>
              <w:rPr>
                <w:spacing w:val="-2"/>
                <w:sz w:val="20"/>
              </w:rPr>
              <w:t>(Loans)</w:t>
            </w:r>
          </w:p>
        </w:tc>
      </w:tr>
      <w:tr w:rsidR="00620CF6" w14:paraId="3202710D" w14:textId="77777777">
        <w:trPr>
          <w:trHeight w:val="797"/>
        </w:trPr>
        <w:tc>
          <w:tcPr>
            <w:tcW w:w="1105" w:type="dxa"/>
            <w:shd w:val="clear" w:color="auto" w:fill="F7F7F7"/>
          </w:tcPr>
          <w:p w14:paraId="5C14686F" w14:textId="77777777" w:rsidR="00620CF6" w:rsidRDefault="00000000">
            <w:pPr>
              <w:pStyle w:val="TableParagraph"/>
              <w:rPr>
                <w:sz w:val="20"/>
              </w:rPr>
            </w:pPr>
            <w:proofErr w:type="spellStart"/>
            <w:r>
              <w:rPr>
                <w:spacing w:val="-2"/>
                <w:sz w:val="20"/>
              </w:rPr>
              <w:t>faeqfd</w:t>
            </w:r>
            <w:proofErr w:type="spellEnd"/>
          </w:p>
        </w:tc>
        <w:tc>
          <w:tcPr>
            <w:tcW w:w="2775" w:type="dxa"/>
            <w:shd w:val="clear" w:color="auto" w:fill="F7F7F7"/>
          </w:tcPr>
          <w:p w14:paraId="15F73EB2" w14:textId="77777777" w:rsidR="00620CF6" w:rsidRDefault="00000000">
            <w:pPr>
              <w:pStyle w:val="TableParagraph"/>
              <w:ind w:left="387"/>
              <w:rPr>
                <w:sz w:val="20"/>
              </w:rPr>
            </w:pPr>
            <w:r>
              <w:rPr>
                <w:sz w:val="20"/>
              </w:rPr>
              <w:t xml:space="preserve">Stocks, Business </w:t>
            </w:r>
            <w:r>
              <w:rPr>
                <w:spacing w:val="-2"/>
                <w:sz w:val="20"/>
              </w:rPr>
              <w:t>Equities</w:t>
            </w:r>
          </w:p>
          <w:p w14:paraId="492CFA5F" w14:textId="77777777" w:rsidR="00620CF6" w:rsidRDefault="00000000">
            <w:pPr>
              <w:pStyle w:val="TableParagraph"/>
              <w:spacing w:before="129"/>
              <w:ind w:left="387"/>
              <w:rPr>
                <w:sz w:val="20"/>
              </w:rPr>
            </w:pPr>
            <w:r>
              <w:rPr>
                <w:sz w:val="20"/>
              </w:rPr>
              <w:t>&amp;</w:t>
            </w:r>
            <w:r>
              <w:rPr>
                <w:spacing w:val="1"/>
                <w:sz w:val="20"/>
              </w:rPr>
              <w:t xml:space="preserve"> </w:t>
            </w:r>
            <w:r>
              <w:rPr>
                <w:sz w:val="20"/>
              </w:rPr>
              <w:t>Fund</w:t>
            </w:r>
            <w:r>
              <w:rPr>
                <w:spacing w:val="1"/>
                <w:sz w:val="20"/>
              </w:rPr>
              <w:t xml:space="preserve"> </w:t>
            </w:r>
            <w:r>
              <w:rPr>
                <w:spacing w:val="-2"/>
                <w:sz w:val="20"/>
              </w:rPr>
              <w:t>Shares</w:t>
            </w:r>
          </w:p>
        </w:tc>
        <w:tc>
          <w:tcPr>
            <w:tcW w:w="2937" w:type="dxa"/>
            <w:shd w:val="clear" w:color="auto" w:fill="F7F7F7"/>
          </w:tcPr>
          <w:p w14:paraId="5D8DE1D5" w14:textId="77777777" w:rsidR="00620CF6" w:rsidRDefault="00000000">
            <w:pPr>
              <w:pStyle w:val="TableParagraph"/>
              <w:rPr>
                <w:sz w:val="20"/>
              </w:rPr>
            </w:pPr>
            <w:r>
              <w:rPr>
                <w:spacing w:val="-2"/>
                <w:w w:val="110"/>
                <w:sz w:val="20"/>
              </w:rPr>
              <w:t>(A_AF5)</w:t>
            </w:r>
          </w:p>
        </w:tc>
        <w:tc>
          <w:tcPr>
            <w:tcW w:w="6045" w:type="dxa"/>
            <w:shd w:val="clear" w:color="auto" w:fill="F7F7F7"/>
          </w:tcPr>
          <w:p w14:paraId="271D819F" w14:textId="77777777" w:rsidR="00620CF6" w:rsidRDefault="00000000">
            <w:pPr>
              <w:pStyle w:val="TableParagraph"/>
              <w:ind w:left="256"/>
              <w:rPr>
                <w:sz w:val="20"/>
              </w:rPr>
            </w:pPr>
            <w:r>
              <w:rPr>
                <w:spacing w:val="-2"/>
                <w:sz w:val="20"/>
              </w:rPr>
              <w:t>(Equity</w:t>
            </w:r>
            <w:r>
              <w:rPr>
                <w:spacing w:val="3"/>
                <w:sz w:val="20"/>
              </w:rPr>
              <w:t xml:space="preserve"> </w:t>
            </w:r>
            <w:r>
              <w:rPr>
                <w:spacing w:val="-2"/>
                <w:sz w:val="20"/>
              </w:rPr>
              <w:t>and</w:t>
            </w:r>
            <w:r>
              <w:rPr>
                <w:spacing w:val="3"/>
                <w:sz w:val="20"/>
              </w:rPr>
              <w:t xml:space="preserve"> </w:t>
            </w:r>
            <w:r>
              <w:rPr>
                <w:spacing w:val="-2"/>
                <w:sz w:val="20"/>
              </w:rPr>
              <w:t>investment</w:t>
            </w:r>
            <w:r>
              <w:rPr>
                <w:spacing w:val="3"/>
                <w:sz w:val="20"/>
              </w:rPr>
              <w:t xml:space="preserve"> </w:t>
            </w:r>
            <w:r>
              <w:rPr>
                <w:spacing w:val="-2"/>
                <w:sz w:val="20"/>
              </w:rPr>
              <w:t>fund</w:t>
            </w:r>
            <w:r>
              <w:rPr>
                <w:spacing w:val="4"/>
                <w:sz w:val="20"/>
              </w:rPr>
              <w:t xml:space="preserve"> </w:t>
            </w:r>
            <w:r>
              <w:rPr>
                <w:spacing w:val="-2"/>
                <w:sz w:val="20"/>
              </w:rPr>
              <w:t>shares)</w:t>
            </w:r>
          </w:p>
        </w:tc>
      </w:tr>
      <w:tr w:rsidR="00620CF6" w14:paraId="65F449F1" w14:textId="77777777">
        <w:trPr>
          <w:trHeight w:val="498"/>
        </w:trPr>
        <w:tc>
          <w:tcPr>
            <w:tcW w:w="1105" w:type="dxa"/>
          </w:tcPr>
          <w:p w14:paraId="22B7D3B8" w14:textId="77777777" w:rsidR="00620CF6" w:rsidRDefault="00000000">
            <w:pPr>
              <w:pStyle w:val="TableParagraph"/>
              <w:spacing w:before="168"/>
              <w:rPr>
                <w:sz w:val="20"/>
              </w:rPr>
            </w:pPr>
            <w:proofErr w:type="spellStart"/>
            <w:r>
              <w:rPr>
                <w:spacing w:val="-2"/>
                <w:sz w:val="20"/>
              </w:rPr>
              <w:t>falipe</w:t>
            </w:r>
            <w:proofErr w:type="spellEnd"/>
          </w:p>
        </w:tc>
        <w:tc>
          <w:tcPr>
            <w:tcW w:w="2775" w:type="dxa"/>
          </w:tcPr>
          <w:p w14:paraId="01420513" w14:textId="77777777" w:rsidR="00620CF6" w:rsidRDefault="00000000">
            <w:pPr>
              <w:pStyle w:val="TableParagraph"/>
              <w:spacing w:before="168"/>
              <w:ind w:left="387"/>
              <w:rPr>
                <w:sz w:val="20"/>
              </w:rPr>
            </w:pPr>
            <w:r>
              <w:rPr>
                <w:sz w:val="20"/>
              </w:rPr>
              <w:t>Pensions</w:t>
            </w:r>
            <w:r>
              <w:rPr>
                <w:spacing w:val="-4"/>
                <w:sz w:val="20"/>
              </w:rPr>
              <w:t xml:space="preserve"> </w:t>
            </w:r>
            <w:r>
              <w:rPr>
                <w:sz w:val="20"/>
              </w:rPr>
              <w:t>&amp;</w:t>
            </w:r>
            <w:r>
              <w:rPr>
                <w:spacing w:val="-4"/>
                <w:sz w:val="20"/>
              </w:rPr>
              <w:t xml:space="preserve"> </w:t>
            </w:r>
            <w:r>
              <w:rPr>
                <w:sz w:val="20"/>
              </w:rPr>
              <w:t>Life</w:t>
            </w:r>
            <w:r>
              <w:rPr>
                <w:spacing w:val="-4"/>
                <w:sz w:val="20"/>
              </w:rPr>
              <w:t xml:space="preserve"> </w:t>
            </w:r>
            <w:r>
              <w:rPr>
                <w:spacing w:val="-2"/>
                <w:sz w:val="20"/>
              </w:rPr>
              <w:t>Insurance</w:t>
            </w:r>
          </w:p>
        </w:tc>
        <w:tc>
          <w:tcPr>
            <w:tcW w:w="2937" w:type="dxa"/>
          </w:tcPr>
          <w:p w14:paraId="5CC96B77" w14:textId="77777777" w:rsidR="00620CF6" w:rsidRDefault="00000000">
            <w:pPr>
              <w:pStyle w:val="TableParagraph"/>
              <w:spacing w:before="168"/>
              <w:rPr>
                <w:sz w:val="20"/>
              </w:rPr>
            </w:pPr>
            <w:r>
              <w:rPr>
                <w:spacing w:val="-2"/>
                <w:w w:val="110"/>
                <w:sz w:val="20"/>
              </w:rPr>
              <w:t>(A_AF6)</w:t>
            </w:r>
          </w:p>
        </w:tc>
        <w:tc>
          <w:tcPr>
            <w:tcW w:w="6045" w:type="dxa"/>
          </w:tcPr>
          <w:p w14:paraId="362C8B99" w14:textId="77777777" w:rsidR="00620CF6" w:rsidRDefault="00000000">
            <w:pPr>
              <w:pStyle w:val="TableParagraph"/>
              <w:spacing w:before="168"/>
              <w:ind w:left="256"/>
              <w:rPr>
                <w:sz w:val="20"/>
              </w:rPr>
            </w:pPr>
            <w:r>
              <w:rPr>
                <w:spacing w:val="-2"/>
                <w:sz w:val="20"/>
              </w:rPr>
              <w:t>(Insurance,</w:t>
            </w:r>
            <w:r>
              <w:rPr>
                <w:spacing w:val="-4"/>
                <w:sz w:val="20"/>
              </w:rPr>
              <w:t xml:space="preserve"> </w:t>
            </w:r>
            <w:proofErr w:type="gramStart"/>
            <w:r>
              <w:rPr>
                <w:spacing w:val="-2"/>
                <w:sz w:val="20"/>
              </w:rPr>
              <w:t>pension</w:t>
            </w:r>
            <w:proofErr w:type="gramEnd"/>
            <w:r>
              <w:rPr>
                <w:spacing w:val="-4"/>
                <w:sz w:val="20"/>
              </w:rPr>
              <w:t xml:space="preserve"> </w:t>
            </w:r>
            <w:r>
              <w:rPr>
                <w:spacing w:val="-2"/>
                <w:sz w:val="20"/>
              </w:rPr>
              <w:t>and</w:t>
            </w:r>
            <w:r>
              <w:rPr>
                <w:spacing w:val="-4"/>
                <w:sz w:val="20"/>
              </w:rPr>
              <w:t xml:space="preserve"> </w:t>
            </w:r>
            <w:r>
              <w:rPr>
                <w:spacing w:val="-2"/>
                <w:sz w:val="20"/>
              </w:rPr>
              <w:t>standardized</w:t>
            </w:r>
            <w:r>
              <w:rPr>
                <w:spacing w:val="-4"/>
                <w:sz w:val="20"/>
              </w:rPr>
              <w:t xml:space="preserve"> </w:t>
            </w:r>
            <w:r>
              <w:rPr>
                <w:spacing w:val="-2"/>
                <w:sz w:val="20"/>
              </w:rPr>
              <w:t>guarantee</w:t>
            </w:r>
            <w:r>
              <w:rPr>
                <w:spacing w:val="-4"/>
                <w:sz w:val="20"/>
              </w:rPr>
              <w:t xml:space="preserve"> </w:t>
            </w:r>
            <w:r>
              <w:rPr>
                <w:spacing w:val="-2"/>
                <w:sz w:val="20"/>
              </w:rPr>
              <w:t>schemes)</w:t>
            </w:r>
          </w:p>
        </w:tc>
      </w:tr>
      <w:tr w:rsidR="00620CF6" w14:paraId="62961609" w14:textId="77777777">
        <w:trPr>
          <w:trHeight w:val="1195"/>
        </w:trPr>
        <w:tc>
          <w:tcPr>
            <w:tcW w:w="1105" w:type="dxa"/>
            <w:shd w:val="clear" w:color="auto" w:fill="F7F7F7"/>
          </w:tcPr>
          <w:p w14:paraId="67C588D3" w14:textId="77777777" w:rsidR="00620CF6" w:rsidRDefault="00000000">
            <w:pPr>
              <w:pStyle w:val="TableParagraph"/>
              <w:rPr>
                <w:sz w:val="20"/>
              </w:rPr>
            </w:pPr>
            <w:proofErr w:type="spellStart"/>
            <w:r>
              <w:rPr>
                <w:spacing w:val="-2"/>
                <w:sz w:val="20"/>
              </w:rPr>
              <w:t>nfabus</w:t>
            </w:r>
            <w:proofErr w:type="spellEnd"/>
          </w:p>
        </w:tc>
        <w:tc>
          <w:tcPr>
            <w:tcW w:w="2775" w:type="dxa"/>
            <w:shd w:val="clear" w:color="auto" w:fill="F7F7F7"/>
          </w:tcPr>
          <w:p w14:paraId="201F0489" w14:textId="77777777" w:rsidR="00620CF6" w:rsidRDefault="00000000">
            <w:pPr>
              <w:pStyle w:val="TableParagraph"/>
              <w:spacing w:line="355" w:lineRule="auto"/>
              <w:ind w:left="387"/>
              <w:rPr>
                <w:sz w:val="20"/>
              </w:rPr>
            </w:pPr>
            <w:r>
              <w:rPr>
                <w:sz w:val="20"/>
              </w:rPr>
              <w:t>Fixed</w:t>
            </w:r>
            <w:r>
              <w:rPr>
                <w:spacing w:val="-8"/>
                <w:sz w:val="20"/>
              </w:rPr>
              <w:t xml:space="preserve"> </w:t>
            </w:r>
            <w:r>
              <w:rPr>
                <w:sz w:val="20"/>
              </w:rPr>
              <w:t>Capital</w:t>
            </w:r>
            <w:r>
              <w:rPr>
                <w:spacing w:val="-7"/>
                <w:sz w:val="20"/>
              </w:rPr>
              <w:t xml:space="preserve"> </w:t>
            </w:r>
            <w:r>
              <w:rPr>
                <w:sz w:val="20"/>
              </w:rPr>
              <w:t>of</w:t>
            </w:r>
            <w:r>
              <w:rPr>
                <w:spacing w:val="-7"/>
                <w:sz w:val="20"/>
              </w:rPr>
              <w:t xml:space="preserve"> </w:t>
            </w:r>
            <w:r>
              <w:rPr>
                <w:sz w:val="20"/>
              </w:rPr>
              <w:t xml:space="preserve">Personal </w:t>
            </w:r>
            <w:r>
              <w:rPr>
                <w:spacing w:val="-2"/>
                <w:sz w:val="20"/>
              </w:rPr>
              <w:t>Businesses</w:t>
            </w:r>
          </w:p>
        </w:tc>
        <w:tc>
          <w:tcPr>
            <w:tcW w:w="2937" w:type="dxa"/>
            <w:shd w:val="clear" w:color="auto" w:fill="F7F7F7"/>
          </w:tcPr>
          <w:p w14:paraId="60FDB53D" w14:textId="77777777" w:rsidR="00620CF6" w:rsidRDefault="00000000">
            <w:pPr>
              <w:pStyle w:val="TableParagraph"/>
              <w:spacing w:line="355" w:lineRule="auto"/>
              <w:rPr>
                <w:sz w:val="20"/>
              </w:rPr>
            </w:pPr>
            <w:r>
              <w:rPr>
                <w:sz w:val="20"/>
              </w:rPr>
              <w:t xml:space="preserve">(AN1) + (AN2) - (AN111) - </w:t>
            </w:r>
            <w:r>
              <w:rPr>
                <w:w w:val="110"/>
                <w:sz w:val="20"/>
              </w:rPr>
              <w:t xml:space="preserve">(AN112) - (AN21111) </w:t>
            </w:r>
            <w:r>
              <w:rPr>
                <w:w w:val="125"/>
                <w:sz w:val="20"/>
              </w:rPr>
              <w:t>+</w:t>
            </w:r>
          </w:p>
          <w:p w14:paraId="001ECB37" w14:textId="77777777" w:rsidR="00620CF6" w:rsidRDefault="00000000">
            <w:pPr>
              <w:pStyle w:val="TableParagraph"/>
              <w:spacing w:before="0" w:line="268" w:lineRule="exact"/>
              <w:rPr>
                <w:sz w:val="20"/>
              </w:rPr>
            </w:pPr>
            <w:r>
              <w:rPr>
                <w:spacing w:val="-2"/>
                <w:sz w:val="20"/>
              </w:rPr>
              <w:t>(AN1123)</w:t>
            </w:r>
          </w:p>
        </w:tc>
        <w:tc>
          <w:tcPr>
            <w:tcW w:w="6045" w:type="dxa"/>
            <w:shd w:val="clear" w:color="auto" w:fill="F7F7F7"/>
          </w:tcPr>
          <w:p w14:paraId="3866BF98" w14:textId="77777777" w:rsidR="00620CF6" w:rsidRDefault="00000000">
            <w:pPr>
              <w:pStyle w:val="TableParagraph"/>
              <w:spacing w:line="355" w:lineRule="auto"/>
              <w:ind w:left="256"/>
              <w:rPr>
                <w:sz w:val="20"/>
              </w:rPr>
            </w:pPr>
            <w:r>
              <w:rPr>
                <w:spacing w:val="-2"/>
                <w:sz w:val="20"/>
              </w:rPr>
              <w:t>(Produced non-financial assets) + (</w:t>
            </w:r>
            <w:proofErr w:type="gramStart"/>
            <w:r>
              <w:rPr>
                <w:spacing w:val="-2"/>
                <w:sz w:val="20"/>
              </w:rPr>
              <w:t>Non-produced</w:t>
            </w:r>
            <w:proofErr w:type="gramEnd"/>
            <w:r>
              <w:rPr>
                <w:spacing w:val="-2"/>
                <w:sz w:val="20"/>
              </w:rPr>
              <w:t xml:space="preserve"> non-financial </w:t>
            </w:r>
            <w:r>
              <w:rPr>
                <w:sz w:val="20"/>
              </w:rPr>
              <w:t>assets)</w:t>
            </w:r>
            <w:r>
              <w:rPr>
                <w:spacing w:val="-1"/>
                <w:sz w:val="20"/>
              </w:rPr>
              <w:t xml:space="preserve"> </w:t>
            </w:r>
            <w:r>
              <w:rPr>
                <w:sz w:val="20"/>
              </w:rPr>
              <w:t>-</w:t>
            </w:r>
            <w:r>
              <w:rPr>
                <w:spacing w:val="-1"/>
                <w:sz w:val="20"/>
              </w:rPr>
              <w:t xml:space="preserve"> </w:t>
            </w:r>
            <w:r>
              <w:rPr>
                <w:sz w:val="20"/>
              </w:rPr>
              <w:t>(Dwellings) -</w:t>
            </w:r>
            <w:r>
              <w:rPr>
                <w:spacing w:val="-1"/>
                <w:sz w:val="20"/>
              </w:rPr>
              <w:t xml:space="preserve"> </w:t>
            </w:r>
            <w:r>
              <w:rPr>
                <w:sz w:val="20"/>
              </w:rPr>
              <w:t>(Other buildings</w:t>
            </w:r>
            <w:r>
              <w:rPr>
                <w:spacing w:val="-1"/>
                <w:sz w:val="20"/>
              </w:rPr>
              <w:t xml:space="preserve"> </w:t>
            </w:r>
            <w:r>
              <w:rPr>
                <w:sz w:val="20"/>
              </w:rPr>
              <w:t>and structures)</w:t>
            </w:r>
            <w:r>
              <w:rPr>
                <w:spacing w:val="-1"/>
                <w:sz w:val="20"/>
              </w:rPr>
              <w:t xml:space="preserve"> </w:t>
            </w:r>
            <w:r>
              <w:rPr>
                <w:sz w:val="20"/>
              </w:rPr>
              <w:t>-</w:t>
            </w:r>
            <w:r>
              <w:rPr>
                <w:spacing w:val="-1"/>
                <w:sz w:val="20"/>
              </w:rPr>
              <w:t xml:space="preserve"> </w:t>
            </w:r>
            <w:r>
              <w:rPr>
                <w:spacing w:val="-2"/>
                <w:sz w:val="20"/>
              </w:rPr>
              <w:t>(Land</w:t>
            </w:r>
          </w:p>
          <w:p w14:paraId="58D0F00D" w14:textId="77777777" w:rsidR="00620CF6" w:rsidRDefault="00000000">
            <w:pPr>
              <w:pStyle w:val="TableParagraph"/>
              <w:spacing w:before="0" w:line="268" w:lineRule="exact"/>
              <w:ind w:left="256"/>
              <w:rPr>
                <w:sz w:val="20"/>
              </w:rPr>
            </w:pPr>
            <w:r>
              <w:rPr>
                <w:spacing w:val="-2"/>
                <w:sz w:val="20"/>
              </w:rPr>
              <w:t>underlying</w:t>
            </w:r>
            <w:r>
              <w:rPr>
                <w:spacing w:val="5"/>
                <w:sz w:val="20"/>
              </w:rPr>
              <w:t xml:space="preserve"> </w:t>
            </w:r>
            <w:r>
              <w:rPr>
                <w:spacing w:val="-2"/>
                <w:sz w:val="20"/>
              </w:rPr>
              <w:t>dwellings)</w:t>
            </w:r>
            <w:r>
              <w:rPr>
                <w:spacing w:val="6"/>
                <w:sz w:val="20"/>
              </w:rPr>
              <w:t xml:space="preserve"> </w:t>
            </w:r>
            <w:r>
              <w:rPr>
                <w:spacing w:val="-2"/>
                <w:sz w:val="20"/>
              </w:rPr>
              <w:t>+</w:t>
            </w:r>
            <w:r>
              <w:rPr>
                <w:spacing w:val="6"/>
                <w:sz w:val="20"/>
              </w:rPr>
              <w:t xml:space="preserve"> </w:t>
            </w:r>
            <w:r>
              <w:rPr>
                <w:spacing w:val="-2"/>
                <w:sz w:val="20"/>
              </w:rPr>
              <w:t>(Land</w:t>
            </w:r>
            <w:r>
              <w:rPr>
                <w:spacing w:val="6"/>
                <w:sz w:val="20"/>
              </w:rPr>
              <w:t xml:space="preserve"> </w:t>
            </w:r>
            <w:r>
              <w:rPr>
                <w:spacing w:val="-2"/>
                <w:sz w:val="20"/>
              </w:rPr>
              <w:t>improvements)</w:t>
            </w:r>
          </w:p>
        </w:tc>
      </w:tr>
      <w:tr w:rsidR="00620CF6" w14:paraId="29616282" w14:textId="77777777">
        <w:trPr>
          <w:trHeight w:val="336"/>
        </w:trPr>
        <w:tc>
          <w:tcPr>
            <w:tcW w:w="1105" w:type="dxa"/>
          </w:tcPr>
          <w:p w14:paraId="32D84604" w14:textId="77777777" w:rsidR="00620CF6" w:rsidRDefault="00000000">
            <w:pPr>
              <w:pStyle w:val="TableParagraph"/>
              <w:spacing w:line="248" w:lineRule="exact"/>
              <w:rPr>
                <w:sz w:val="20"/>
              </w:rPr>
            </w:pPr>
            <w:proofErr w:type="spellStart"/>
            <w:r>
              <w:rPr>
                <w:spacing w:val="-2"/>
                <w:sz w:val="20"/>
              </w:rPr>
              <w:t>nfadur</w:t>
            </w:r>
            <w:proofErr w:type="spellEnd"/>
          </w:p>
        </w:tc>
        <w:tc>
          <w:tcPr>
            <w:tcW w:w="2775" w:type="dxa"/>
          </w:tcPr>
          <w:p w14:paraId="2E02CCC3" w14:textId="77777777" w:rsidR="00620CF6" w:rsidRDefault="00000000">
            <w:pPr>
              <w:pStyle w:val="TableParagraph"/>
              <w:spacing w:line="248" w:lineRule="exact"/>
              <w:ind w:left="387"/>
              <w:rPr>
                <w:sz w:val="20"/>
              </w:rPr>
            </w:pPr>
            <w:r>
              <w:rPr>
                <w:spacing w:val="-2"/>
                <w:sz w:val="20"/>
              </w:rPr>
              <w:t>Durable</w:t>
            </w:r>
            <w:r>
              <w:rPr>
                <w:spacing w:val="1"/>
                <w:sz w:val="20"/>
              </w:rPr>
              <w:t xml:space="preserve"> </w:t>
            </w:r>
            <w:r>
              <w:rPr>
                <w:spacing w:val="-2"/>
                <w:sz w:val="20"/>
              </w:rPr>
              <w:t>Goods</w:t>
            </w:r>
          </w:p>
        </w:tc>
        <w:tc>
          <w:tcPr>
            <w:tcW w:w="2937" w:type="dxa"/>
          </w:tcPr>
          <w:p w14:paraId="3C762F5B" w14:textId="77777777" w:rsidR="00620CF6" w:rsidRDefault="00000000">
            <w:pPr>
              <w:pStyle w:val="TableParagraph"/>
              <w:spacing w:line="248" w:lineRule="exact"/>
              <w:rPr>
                <w:sz w:val="20"/>
              </w:rPr>
            </w:pPr>
            <w:r>
              <w:rPr>
                <w:spacing w:val="-2"/>
                <w:sz w:val="20"/>
              </w:rPr>
              <w:t>(XDHHCE)</w:t>
            </w:r>
          </w:p>
        </w:tc>
        <w:tc>
          <w:tcPr>
            <w:tcW w:w="6045" w:type="dxa"/>
          </w:tcPr>
          <w:p w14:paraId="1D0379B9" w14:textId="77777777" w:rsidR="00620CF6" w:rsidRDefault="00000000">
            <w:pPr>
              <w:pStyle w:val="TableParagraph"/>
              <w:spacing w:line="248" w:lineRule="exact"/>
              <w:ind w:left="256"/>
              <w:rPr>
                <w:sz w:val="20"/>
              </w:rPr>
            </w:pPr>
            <w:r>
              <w:rPr>
                <w:spacing w:val="-2"/>
                <w:sz w:val="20"/>
              </w:rPr>
              <w:t>(Consumer</w:t>
            </w:r>
            <w:r>
              <w:rPr>
                <w:spacing w:val="-6"/>
                <w:sz w:val="20"/>
              </w:rPr>
              <w:t xml:space="preserve"> </w:t>
            </w:r>
            <w:r>
              <w:rPr>
                <w:spacing w:val="-2"/>
                <w:sz w:val="20"/>
              </w:rPr>
              <w:t>durables)</w:t>
            </w:r>
          </w:p>
        </w:tc>
      </w:tr>
    </w:tbl>
    <w:p w14:paraId="180CE6D4" w14:textId="77777777" w:rsidR="00620CF6" w:rsidRDefault="00620CF6">
      <w:pPr>
        <w:spacing w:line="248" w:lineRule="exact"/>
        <w:rPr>
          <w:sz w:val="20"/>
        </w:rPr>
        <w:sectPr w:rsidR="00620CF6" w:rsidSect="00D60468">
          <w:pgSz w:w="15840" w:h="12240" w:orient="landscape"/>
          <w:pgMar w:top="1380" w:right="1380" w:bottom="280" w:left="1380" w:header="720" w:footer="720" w:gutter="0"/>
          <w:cols w:space="720"/>
        </w:sectPr>
      </w:pPr>
    </w:p>
    <w:p w14:paraId="41FFFF13" w14:textId="77777777" w:rsidR="00620CF6" w:rsidRDefault="00620CF6">
      <w:pPr>
        <w:pStyle w:val="BodyText"/>
        <w:spacing w:before="10"/>
        <w:rPr>
          <w:sz w:val="2"/>
        </w:rPr>
      </w:pPr>
    </w:p>
    <w:p w14:paraId="14E94E40" w14:textId="77777777" w:rsidR="00620CF6" w:rsidRDefault="00000000">
      <w:pPr>
        <w:pStyle w:val="BodyText"/>
        <w:ind w:left="101"/>
      </w:pPr>
      <w:r>
        <w:rPr>
          <w:noProof/>
        </w:rPr>
        <mc:AlternateContent>
          <mc:Choice Requires="wpg">
            <w:drawing>
              <wp:inline distT="0" distB="0" distL="0" distR="0" wp14:anchorId="700A2E0B" wp14:editId="5195486B">
                <wp:extent cx="8167370" cy="538480"/>
                <wp:effectExtent l="9525" t="0" r="0" b="4445"/>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67370" cy="538480"/>
                          <a:chOff x="0" y="0"/>
                          <a:chExt cx="8167370" cy="538480"/>
                        </a:xfrm>
                      </wpg:grpSpPr>
                      <wps:wsp>
                        <wps:cNvPr id="29" name="Graphic 29"/>
                        <wps:cNvSpPr/>
                        <wps:spPr>
                          <a:xfrm>
                            <a:off x="0" y="0"/>
                            <a:ext cx="8167370" cy="506730"/>
                          </a:xfrm>
                          <a:custGeom>
                            <a:avLst/>
                            <a:gdLst/>
                            <a:ahLst/>
                            <a:cxnLst/>
                            <a:rect l="l" t="t" r="r" b="b"/>
                            <a:pathLst>
                              <a:path w="8167370" h="506730">
                                <a:moveTo>
                                  <a:pt x="8167319" y="0"/>
                                </a:moveTo>
                                <a:lnTo>
                                  <a:pt x="4415485" y="0"/>
                                </a:lnTo>
                                <a:lnTo>
                                  <a:pt x="2463660" y="0"/>
                                </a:lnTo>
                                <a:lnTo>
                                  <a:pt x="871829" y="0"/>
                                </a:lnTo>
                                <a:lnTo>
                                  <a:pt x="0" y="0"/>
                                </a:lnTo>
                                <a:lnTo>
                                  <a:pt x="0" y="506209"/>
                                </a:lnTo>
                                <a:lnTo>
                                  <a:pt x="871829" y="506209"/>
                                </a:lnTo>
                                <a:lnTo>
                                  <a:pt x="2463660" y="506209"/>
                                </a:lnTo>
                                <a:lnTo>
                                  <a:pt x="4415485" y="506209"/>
                                </a:lnTo>
                                <a:lnTo>
                                  <a:pt x="8167319" y="506209"/>
                                </a:lnTo>
                                <a:lnTo>
                                  <a:pt x="8167319" y="0"/>
                                </a:lnTo>
                                <a:close/>
                              </a:path>
                            </a:pathLst>
                          </a:custGeom>
                          <a:solidFill>
                            <a:srgbClr val="F7F7F7"/>
                          </a:solidFill>
                        </wps:spPr>
                        <wps:bodyPr wrap="square" lIns="0" tIns="0" rIns="0" bIns="0" rtlCol="0">
                          <a:prstTxWarp prst="textNoShape">
                            <a:avLst/>
                          </a:prstTxWarp>
                          <a:noAutofit/>
                        </wps:bodyPr>
                      </wps:wsp>
                      <wps:wsp>
                        <wps:cNvPr id="30" name="Graphic 30"/>
                        <wps:cNvSpPr/>
                        <wps:spPr>
                          <a:xfrm>
                            <a:off x="0" y="533082"/>
                            <a:ext cx="8167370" cy="1270"/>
                          </a:xfrm>
                          <a:custGeom>
                            <a:avLst/>
                            <a:gdLst/>
                            <a:ahLst/>
                            <a:cxnLst/>
                            <a:rect l="l" t="t" r="r" b="b"/>
                            <a:pathLst>
                              <a:path w="8167370">
                                <a:moveTo>
                                  <a:pt x="0" y="0"/>
                                </a:moveTo>
                                <a:lnTo>
                                  <a:pt x="8167319" y="0"/>
                                </a:lnTo>
                              </a:path>
                            </a:pathLst>
                          </a:custGeom>
                          <a:ln w="10121">
                            <a:solidFill>
                              <a:srgbClr val="000000"/>
                            </a:solidFill>
                            <a:prstDash val="solid"/>
                          </a:ln>
                        </wps:spPr>
                        <wps:bodyPr wrap="square" lIns="0" tIns="0" rIns="0" bIns="0" rtlCol="0">
                          <a:prstTxWarp prst="textNoShape">
                            <a:avLst/>
                          </a:prstTxWarp>
                          <a:noAutofit/>
                        </wps:bodyPr>
                      </wps:wsp>
                      <wps:wsp>
                        <wps:cNvPr id="31" name="Textbox 31"/>
                        <wps:cNvSpPr txBox="1"/>
                        <wps:spPr>
                          <a:xfrm>
                            <a:off x="75907" y="34584"/>
                            <a:ext cx="389255" cy="179705"/>
                          </a:xfrm>
                          <a:prstGeom prst="rect">
                            <a:avLst/>
                          </a:prstGeom>
                        </wps:spPr>
                        <wps:txbx>
                          <w:txbxContent>
                            <w:p w14:paraId="52CB4318" w14:textId="77777777" w:rsidR="00620CF6" w:rsidRDefault="00000000">
                              <w:pPr>
                                <w:spacing w:before="14" w:line="268" w:lineRule="exact"/>
                                <w:rPr>
                                  <w:sz w:val="20"/>
                                </w:rPr>
                              </w:pPr>
                              <w:proofErr w:type="spellStart"/>
                              <w:r>
                                <w:rPr>
                                  <w:spacing w:val="-6"/>
                                  <w:sz w:val="20"/>
                                </w:rPr>
                                <w:t>nfahou</w:t>
                              </w:r>
                              <w:proofErr w:type="spellEnd"/>
                            </w:p>
                          </w:txbxContent>
                        </wps:txbx>
                        <wps:bodyPr wrap="square" lIns="0" tIns="0" rIns="0" bIns="0" rtlCol="0">
                          <a:noAutofit/>
                        </wps:bodyPr>
                      </wps:wsp>
                      <wps:wsp>
                        <wps:cNvPr id="32" name="Textbox 32"/>
                        <wps:cNvSpPr txBox="1"/>
                        <wps:spPr>
                          <a:xfrm>
                            <a:off x="947737" y="34584"/>
                            <a:ext cx="925830" cy="179705"/>
                          </a:xfrm>
                          <a:prstGeom prst="rect">
                            <a:avLst/>
                          </a:prstGeom>
                        </wps:spPr>
                        <wps:txbx>
                          <w:txbxContent>
                            <w:p w14:paraId="6FE286F2" w14:textId="77777777" w:rsidR="00620CF6" w:rsidRDefault="00000000">
                              <w:pPr>
                                <w:spacing w:before="14" w:line="268" w:lineRule="exact"/>
                                <w:rPr>
                                  <w:sz w:val="20"/>
                                </w:rPr>
                              </w:pPr>
                              <w:r>
                                <w:rPr>
                                  <w:spacing w:val="-4"/>
                                  <w:sz w:val="20"/>
                                </w:rPr>
                                <w:t>Housing &amp;</w:t>
                              </w:r>
                              <w:r>
                                <w:rPr>
                                  <w:spacing w:val="-3"/>
                                  <w:sz w:val="20"/>
                                </w:rPr>
                                <w:t xml:space="preserve"> </w:t>
                              </w:r>
                              <w:r>
                                <w:rPr>
                                  <w:spacing w:val="-4"/>
                                  <w:sz w:val="20"/>
                                </w:rPr>
                                <w:t>Land</w:t>
                              </w:r>
                            </w:p>
                          </w:txbxContent>
                        </wps:txbx>
                        <wps:bodyPr wrap="square" lIns="0" tIns="0" rIns="0" bIns="0" rtlCol="0">
                          <a:noAutofit/>
                        </wps:bodyPr>
                      </wps:wsp>
                      <wps:wsp>
                        <wps:cNvPr id="33" name="Textbox 33"/>
                        <wps:cNvSpPr txBox="1"/>
                        <wps:spPr>
                          <a:xfrm>
                            <a:off x="2539568" y="34584"/>
                            <a:ext cx="5036820" cy="179705"/>
                          </a:xfrm>
                          <a:prstGeom prst="rect">
                            <a:avLst/>
                          </a:prstGeom>
                        </wps:spPr>
                        <wps:txbx>
                          <w:txbxContent>
                            <w:p w14:paraId="5B653FD1" w14:textId="77777777" w:rsidR="00620CF6" w:rsidRDefault="00000000">
                              <w:pPr>
                                <w:tabs>
                                  <w:tab w:val="left" w:pos="3073"/>
                                </w:tabs>
                                <w:spacing w:before="14" w:line="268" w:lineRule="exact"/>
                                <w:rPr>
                                  <w:sz w:val="20"/>
                                </w:rPr>
                              </w:pPr>
                              <w:r>
                                <w:rPr>
                                  <w:sz w:val="20"/>
                                </w:rPr>
                                <w:t>(AN111)</w:t>
                              </w:r>
                              <w:r>
                                <w:rPr>
                                  <w:spacing w:val="22"/>
                                  <w:sz w:val="20"/>
                                </w:rPr>
                                <w:t xml:space="preserve"> </w:t>
                              </w:r>
                              <w:r>
                                <w:rPr>
                                  <w:sz w:val="20"/>
                                </w:rPr>
                                <w:t>+</w:t>
                              </w:r>
                              <w:r>
                                <w:rPr>
                                  <w:spacing w:val="22"/>
                                  <w:sz w:val="20"/>
                                </w:rPr>
                                <w:t xml:space="preserve"> </w:t>
                              </w:r>
                              <w:r>
                                <w:rPr>
                                  <w:sz w:val="20"/>
                                </w:rPr>
                                <w:t>(AN112)</w:t>
                              </w:r>
                              <w:r>
                                <w:rPr>
                                  <w:spacing w:val="24"/>
                                  <w:sz w:val="20"/>
                                </w:rPr>
                                <w:t xml:space="preserve"> </w:t>
                              </w:r>
                              <w:r>
                                <w:rPr>
                                  <w:sz w:val="20"/>
                                </w:rPr>
                                <w:t>-</w:t>
                              </w:r>
                              <w:r>
                                <w:rPr>
                                  <w:spacing w:val="22"/>
                                  <w:sz w:val="20"/>
                                </w:rPr>
                                <w:t xml:space="preserve"> </w:t>
                              </w:r>
                              <w:r>
                                <w:rPr>
                                  <w:spacing w:val="-2"/>
                                  <w:sz w:val="20"/>
                                </w:rPr>
                                <w:t>(AN1123)</w:t>
                              </w:r>
                              <w:r>
                                <w:rPr>
                                  <w:sz w:val="20"/>
                                </w:rPr>
                                <w:tab/>
                                <w:t>(Dwellings)</w:t>
                              </w:r>
                              <w:r>
                                <w:rPr>
                                  <w:spacing w:val="2"/>
                                  <w:sz w:val="20"/>
                                </w:rPr>
                                <w:t xml:space="preserve"> </w:t>
                              </w:r>
                              <w:r>
                                <w:rPr>
                                  <w:sz w:val="20"/>
                                </w:rPr>
                                <w:t>+</w:t>
                              </w:r>
                              <w:r>
                                <w:rPr>
                                  <w:spacing w:val="4"/>
                                  <w:sz w:val="20"/>
                                </w:rPr>
                                <w:t xml:space="preserve"> </w:t>
                              </w:r>
                              <w:r>
                                <w:rPr>
                                  <w:sz w:val="20"/>
                                </w:rPr>
                                <w:t>(Other</w:t>
                              </w:r>
                              <w:r>
                                <w:rPr>
                                  <w:spacing w:val="4"/>
                                  <w:sz w:val="20"/>
                                </w:rPr>
                                <w:t xml:space="preserve"> </w:t>
                              </w:r>
                              <w:r>
                                <w:rPr>
                                  <w:sz w:val="20"/>
                                </w:rPr>
                                <w:t>buildings</w:t>
                              </w:r>
                              <w:r>
                                <w:rPr>
                                  <w:spacing w:val="4"/>
                                  <w:sz w:val="20"/>
                                </w:rPr>
                                <w:t xml:space="preserve"> </w:t>
                              </w:r>
                              <w:r>
                                <w:rPr>
                                  <w:sz w:val="20"/>
                                </w:rPr>
                                <w:t>and</w:t>
                              </w:r>
                              <w:r>
                                <w:rPr>
                                  <w:spacing w:val="5"/>
                                  <w:sz w:val="20"/>
                                </w:rPr>
                                <w:t xml:space="preserve"> </w:t>
                              </w:r>
                              <w:r>
                                <w:rPr>
                                  <w:sz w:val="20"/>
                                </w:rPr>
                                <w:t>structures)</w:t>
                              </w:r>
                              <w:r>
                                <w:rPr>
                                  <w:spacing w:val="4"/>
                                  <w:sz w:val="20"/>
                                </w:rPr>
                                <w:t xml:space="preserve"> </w:t>
                              </w:r>
                              <w:r>
                                <w:rPr>
                                  <w:sz w:val="20"/>
                                </w:rPr>
                                <w:t>-</w:t>
                              </w:r>
                              <w:r>
                                <w:rPr>
                                  <w:spacing w:val="4"/>
                                  <w:sz w:val="20"/>
                                </w:rPr>
                                <w:t xml:space="preserve"> </w:t>
                              </w:r>
                              <w:r>
                                <w:rPr>
                                  <w:spacing w:val="-2"/>
                                  <w:sz w:val="20"/>
                                </w:rPr>
                                <w:t>(Land</w:t>
                              </w:r>
                            </w:p>
                          </w:txbxContent>
                        </wps:txbx>
                        <wps:bodyPr wrap="square" lIns="0" tIns="0" rIns="0" bIns="0" rtlCol="0">
                          <a:noAutofit/>
                        </wps:bodyPr>
                      </wps:wsp>
                      <wps:wsp>
                        <wps:cNvPr id="34" name="Textbox 34"/>
                        <wps:cNvSpPr txBox="1"/>
                        <wps:spPr>
                          <a:xfrm>
                            <a:off x="2539568" y="287682"/>
                            <a:ext cx="4520565" cy="179705"/>
                          </a:xfrm>
                          <a:prstGeom prst="rect">
                            <a:avLst/>
                          </a:prstGeom>
                        </wps:spPr>
                        <wps:txbx>
                          <w:txbxContent>
                            <w:p w14:paraId="0E4847F8" w14:textId="77777777" w:rsidR="00620CF6" w:rsidRDefault="00000000">
                              <w:pPr>
                                <w:tabs>
                                  <w:tab w:val="left" w:pos="3073"/>
                                </w:tabs>
                                <w:spacing w:before="14" w:line="268" w:lineRule="exact"/>
                                <w:rPr>
                                  <w:sz w:val="20"/>
                                </w:rPr>
                              </w:pPr>
                              <w:r>
                                <w:rPr>
                                  <w:sz w:val="20"/>
                                </w:rPr>
                                <w:t>+</w:t>
                              </w:r>
                              <w:r>
                                <w:rPr>
                                  <w:spacing w:val="70"/>
                                  <w:sz w:val="20"/>
                                </w:rPr>
                                <w:t xml:space="preserve"> </w:t>
                              </w:r>
                              <w:r>
                                <w:rPr>
                                  <w:spacing w:val="-2"/>
                                  <w:sz w:val="20"/>
                                </w:rPr>
                                <w:t>(AN21111)</w:t>
                              </w:r>
                              <w:r>
                                <w:rPr>
                                  <w:sz w:val="20"/>
                                </w:rPr>
                                <w:tab/>
                                <w:t>improvements)</w:t>
                              </w:r>
                              <w:r>
                                <w:rPr>
                                  <w:spacing w:val="-13"/>
                                  <w:sz w:val="20"/>
                                </w:rPr>
                                <w:t xml:space="preserve"> </w:t>
                              </w:r>
                              <w:r>
                                <w:rPr>
                                  <w:sz w:val="20"/>
                                </w:rPr>
                                <w:t>+</w:t>
                              </w:r>
                              <w:r>
                                <w:rPr>
                                  <w:spacing w:val="-9"/>
                                  <w:sz w:val="20"/>
                                </w:rPr>
                                <w:t xml:space="preserve"> </w:t>
                              </w:r>
                              <w:r>
                                <w:rPr>
                                  <w:sz w:val="20"/>
                                </w:rPr>
                                <w:t>(Land</w:t>
                              </w:r>
                              <w:r>
                                <w:rPr>
                                  <w:spacing w:val="-10"/>
                                  <w:sz w:val="20"/>
                                </w:rPr>
                                <w:t xml:space="preserve"> </w:t>
                              </w:r>
                              <w:r>
                                <w:rPr>
                                  <w:sz w:val="20"/>
                                </w:rPr>
                                <w:t>underlying</w:t>
                              </w:r>
                              <w:r>
                                <w:rPr>
                                  <w:spacing w:val="-9"/>
                                  <w:sz w:val="20"/>
                                </w:rPr>
                                <w:t xml:space="preserve"> </w:t>
                              </w:r>
                              <w:r>
                                <w:rPr>
                                  <w:spacing w:val="-5"/>
                                  <w:sz w:val="20"/>
                                </w:rPr>
                                <w:t>dwellings)</w:t>
                              </w:r>
                            </w:p>
                          </w:txbxContent>
                        </wps:txbx>
                        <wps:bodyPr wrap="square" lIns="0" tIns="0" rIns="0" bIns="0" rtlCol="0">
                          <a:noAutofit/>
                        </wps:bodyPr>
                      </wps:wsp>
                    </wpg:wgp>
                  </a:graphicData>
                </a:graphic>
              </wp:inline>
            </w:drawing>
          </mc:Choice>
          <mc:Fallback>
            <w:pict>
              <v:group w14:anchorId="700A2E0B" id="Group 28" o:spid="_x0000_s1038" style="width:643.1pt;height:42.4pt;mso-position-horizontal-relative:char;mso-position-vertical-relative:line" coordsize="81673,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">
                <v:shape id="Graphic 29" o:spid="_x0000_s1039" style="position:absolute;width:81673;height:5067;visibility:visible;mso-wrap-style:square;v-text-anchor:top" coordsize="8167370,50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" path="m8167319,l4415485,,2463660,,871829,,,,,506209r871829,l2463660,506209r1951825,l8167319,506209,8167319,xe" fillcolor="#f7f7f7" stroked="f">
                  <v:path arrowok="t"/>
                </v:shape>
                <v:shape id="Graphic 30" o:spid="_x0000_s1040" style="position:absolute;top:5330;width:81673;height:13;visibility:visible;mso-wrap-style:square;v-text-anchor:top" coordsize="81673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" path="m,l8167319,e" filled="f" strokeweight=".28114mm">
                  <v:path arrowok="t"/>
                </v:shape>
                <v:shape id="Textbox 31" o:spid="_x0000_s1041" type="#_x0000_t202" style="position:absolute;left:759;top:345;width:3892;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52CB4318" w14:textId="77777777" w:rsidR="00620CF6" w:rsidRDefault="00000000">
                        <w:pPr>
                          <w:spacing w:before="14" w:line="268" w:lineRule="exact"/>
                          <w:rPr>
                            <w:sz w:val="20"/>
                          </w:rPr>
                        </w:pPr>
                        <w:proofErr w:type="spellStart"/>
                        <w:r>
                          <w:rPr>
                            <w:spacing w:val="-6"/>
                            <w:sz w:val="20"/>
                          </w:rPr>
                          <w:t>nfahou</w:t>
                        </w:r>
                        <w:proofErr w:type="spellEnd"/>
                      </w:p>
                    </w:txbxContent>
                  </v:textbox>
                </v:shape>
                <v:shape id="Textbox 32" o:spid="_x0000_s1042" type="#_x0000_t202" style="position:absolute;left:9477;top:345;width:9258;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FE286F2" w14:textId="77777777" w:rsidR="00620CF6" w:rsidRDefault="00000000">
                        <w:pPr>
                          <w:spacing w:before="14" w:line="268" w:lineRule="exact"/>
                          <w:rPr>
                            <w:sz w:val="20"/>
                          </w:rPr>
                        </w:pPr>
                        <w:r>
                          <w:rPr>
                            <w:spacing w:val="-4"/>
                            <w:sz w:val="20"/>
                          </w:rPr>
                          <w:t>Housing &amp;</w:t>
                        </w:r>
                        <w:r>
                          <w:rPr>
                            <w:spacing w:val="-3"/>
                            <w:sz w:val="20"/>
                          </w:rPr>
                          <w:t xml:space="preserve"> </w:t>
                        </w:r>
                        <w:r>
                          <w:rPr>
                            <w:spacing w:val="-4"/>
                            <w:sz w:val="20"/>
                          </w:rPr>
                          <w:t>Land</w:t>
                        </w:r>
                      </w:p>
                    </w:txbxContent>
                  </v:textbox>
                </v:shape>
                <v:shape id="Textbox 33" o:spid="_x0000_s1043" type="#_x0000_t202" style="position:absolute;left:25395;top:345;width:50368;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5B653FD1" w14:textId="77777777" w:rsidR="00620CF6" w:rsidRDefault="00000000">
                        <w:pPr>
                          <w:tabs>
                            <w:tab w:val="left" w:pos="3073"/>
                          </w:tabs>
                          <w:spacing w:before="14" w:line="268" w:lineRule="exact"/>
                          <w:rPr>
                            <w:sz w:val="20"/>
                          </w:rPr>
                        </w:pPr>
                        <w:r>
                          <w:rPr>
                            <w:sz w:val="20"/>
                          </w:rPr>
                          <w:t>(AN111)</w:t>
                        </w:r>
                        <w:r>
                          <w:rPr>
                            <w:spacing w:val="22"/>
                            <w:sz w:val="20"/>
                          </w:rPr>
                          <w:t xml:space="preserve"> </w:t>
                        </w:r>
                        <w:r>
                          <w:rPr>
                            <w:sz w:val="20"/>
                          </w:rPr>
                          <w:t>+</w:t>
                        </w:r>
                        <w:r>
                          <w:rPr>
                            <w:spacing w:val="22"/>
                            <w:sz w:val="20"/>
                          </w:rPr>
                          <w:t xml:space="preserve"> </w:t>
                        </w:r>
                        <w:r>
                          <w:rPr>
                            <w:sz w:val="20"/>
                          </w:rPr>
                          <w:t>(AN112)</w:t>
                        </w:r>
                        <w:r>
                          <w:rPr>
                            <w:spacing w:val="24"/>
                            <w:sz w:val="20"/>
                          </w:rPr>
                          <w:t xml:space="preserve"> </w:t>
                        </w:r>
                        <w:r>
                          <w:rPr>
                            <w:sz w:val="20"/>
                          </w:rPr>
                          <w:t>-</w:t>
                        </w:r>
                        <w:r>
                          <w:rPr>
                            <w:spacing w:val="22"/>
                            <w:sz w:val="20"/>
                          </w:rPr>
                          <w:t xml:space="preserve"> </w:t>
                        </w:r>
                        <w:r>
                          <w:rPr>
                            <w:spacing w:val="-2"/>
                            <w:sz w:val="20"/>
                          </w:rPr>
                          <w:t>(AN1123)</w:t>
                        </w:r>
                        <w:r>
                          <w:rPr>
                            <w:sz w:val="20"/>
                          </w:rPr>
                          <w:tab/>
                          <w:t>(Dwellings)</w:t>
                        </w:r>
                        <w:r>
                          <w:rPr>
                            <w:spacing w:val="2"/>
                            <w:sz w:val="20"/>
                          </w:rPr>
                          <w:t xml:space="preserve"> </w:t>
                        </w:r>
                        <w:r>
                          <w:rPr>
                            <w:sz w:val="20"/>
                          </w:rPr>
                          <w:t>+</w:t>
                        </w:r>
                        <w:r>
                          <w:rPr>
                            <w:spacing w:val="4"/>
                            <w:sz w:val="20"/>
                          </w:rPr>
                          <w:t xml:space="preserve"> </w:t>
                        </w:r>
                        <w:r>
                          <w:rPr>
                            <w:sz w:val="20"/>
                          </w:rPr>
                          <w:t>(Other</w:t>
                        </w:r>
                        <w:r>
                          <w:rPr>
                            <w:spacing w:val="4"/>
                            <w:sz w:val="20"/>
                          </w:rPr>
                          <w:t xml:space="preserve"> </w:t>
                        </w:r>
                        <w:r>
                          <w:rPr>
                            <w:sz w:val="20"/>
                          </w:rPr>
                          <w:t>buildings</w:t>
                        </w:r>
                        <w:r>
                          <w:rPr>
                            <w:spacing w:val="4"/>
                            <w:sz w:val="20"/>
                          </w:rPr>
                          <w:t xml:space="preserve"> </w:t>
                        </w:r>
                        <w:r>
                          <w:rPr>
                            <w:sz w:val="20"/>
                          </w:rPr>
                          <w:t>and</w:t>
                        </w:r>
                        <w:r>
                          <w:rPr>
                            <w:spacing w:val="5"/>
                            <w:sz w:val="20"/>
                          </w:rPr>
                          <w:t xml:space="preserve"> </w:t>
                        </w:r>
                        <w:r>
                          <w:rPr>
                            <w:sz w:val="20"/>
                          </w:rPr>
                          <w:t>structures)</w:t>
                        </w:r>
                        <w:r>
                          <w:rPr>
                            <w:spacing w:val="4"/>
                            <w:sz w:val="20"/>
                          </w:rPr>
                          <w:t xml:space="preserve"> </w:t>
                        </w:r>
                        <w:r>
                          <w:rPr>
                            <w:sz w:val="20"/>
                          </w:rPr>
                          <w:t>-</w:t>
                        </w:r>
                        <w:r>
                          <w:rPr>
                            <w:spacing w:val="4"/>
                            <w:sz w:val="20"/>
                          </w:rPr>
                          <w:t xml:space="preserve"> </w:t>
                        </w:r>
                        <w:r>
                          <w:rPr>
                            <w:spacing w:val="-2"/>
                            <w:sz w:val="20"/>
                          </w:rPr>
                          <w:t>(Land</w:t>
                        </w:r>
                      </w:p>
                    </w:txbxContent>
                  </v:textbox>
                </v:shape>
                <v:shape id="Textbox 34" o:spid="_x0000_s1044" type="#_x0000_t202" style="position:absolute;left:25395;top:2876;width:4520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E4847F8" w14:textId="77777777" w:rsidR="00620CF6" w:rsidRDefault="00000000">
                        <w:pPr>
                          <w:tabs>
                            <w:tab w:val="left" w:pos="3073"/>
                          </w:tabs>
                          <w:spacing w:before="14" w:line="268" w:lineRule="exact"/>
                          <w:rPr>
                            <w:sz w:val="20"/>
                          </w:rPr>
                        </w:pPr>
                        <w:r>
                          <w:rPr>
                            <w:sz w:val="20"/>
                          </w:rPr>
                          <w:t>+</w:t>
                        </w:r>
                        <w:r>
                          <w:rPr>
                            <w:spacing w:val="70"/>
                            <w:sz w:val="20"/>
                          </w:rPr>
                          <w:t xml:space="preserve"> </w:t>
                        </w:r>
                        <w:r>
                          <w:rPr>
                            <w:spacing w:val="-2"/>
                            <w:sz w:val="20"/>
                          </w:rPr>
                          <w:t>(AN21111)</w:t>
                        </w:r>
                        <w:r>
                          <w:rPr>
                            <w:sz w:val="20"/>
                          </w:rPr>
                          <w:tab/>
                          <w:t>improvements)</w:t>
                        </w:r>
                        <w:r>
                          <w:rPr>
                            <w:spacing w:val="-13"/>
                            <w:sz w:val="20"/>
                          </w:rPr>
                          <w:t xml:space="preserve"> </w:t>
                        </w:r>
                        <w:r>
                          <w:rPr>
                            <w:sz w:val="20"/>
                          </w:rPr>
                          <w:t>+</w:t>
                        </w:r>
                        <w:r>
                          <w:rPr>
                            <w:spacing w:val="-9"/>
                            <w:sz w:val="20"/>
                          </w:rPr>
                          <w:t xml:space="preserve"> </w:t>
                        </w:r>
                        <w:r>
                          <w:rPr>
                            <w:sz w:val="20"/>
                          </w:rPr>
                          <w:t>(Land</w:t>
                        </w:r>
                        <w:r>
                          <w:rPr>
                            <w:spacing w:val="-10"/>
                            <w:sz w:val="20"/>
                          </w:rPr>
                          <w:t xml:space="preserve"> </w:t>
                        </w:r>
                        <w:r>
                          <w:rPr>
                            <w:sz w:val="20"/>
                          </w:rPr>
                          <w:t>underlying</w:t>
                        </w:r>
                        <w:r>
                          <w:rPr>
                            <w:spacing w:val="-9"/>
                            <w:sz w:val="20"/>
                          </w:rPr>
                          <w:t xml:space="preserve"> </w:t>
                        </w:r>
                        <w:r>
                          <w:rPr>
                            <w:spacing w:val="-5"/>
                            <w:sz w:val="20"/>
                          </w:rPr>
                          <w:t>dwellings)</w:t>
                        </w:r>
                      </w:p>
                    </w:txbxContent>
                  </v:textbox>
                </v:shape>
                <w10:anchorlock/>
              </v:group>
            </w:pict>
          </mc:Fallback>
        </mc:AlternateContent>
      </w:r>
    </w:p>
    <w:p w14:paraId="556BB8A0" w14:textId="77777777" w:rsidR="00620CF6" w:rsidRDefault="00620CF6">
      <w:pPr>
        <w:sectPr w:rsidR="00620CF6" w:rsidSect="00D60468">
          <w:pgSz w:w="15840" w:h="12240" w:orient="landscape"/>
          <w:pgMar w:top="1380" w:right="1380" w:bottom="280" w:left="1380" w:header="720" w:footer="720" w:gutter="0"/>
          <w:cols w:space="720"/>
        </w:sectPr>
      </w:pPr>
    </w:p>
    <w:p w14:paraId="2096C7FD" w14:textId="77777777" w:rsidR="00620CF6" w:rsidRDefault="00620CF6">
      <w:pPr>
        <w:pStyle w:val="BodyText"/>
      </w:pPr>
    </w:p>
    <w:p w14:paraId="53830409" w14:textId="77777777" w:rsidR="00620CF6" w:rsidRDefault="00620CF6">
      <w:pPr>
        <w:pStyle w:val="BodyText"/>
      </w:pPr>
    </w:p>
    <w:p w14:paraId="643E9FEA" w14:textId="77777777" w:rsidR="00620CF6" w:rsidRDefault="00620CF6">
      <w:pPr>
        <w:pStyle w:val="BodyText"/>
      </w:pPr>
    </w:p>
    <w:p w14:paraId="5189BB42" w14:textId="77777777" w:rsidR="00620CF6" w:rsidRDefault="00620CF6">
      <w:pPr>
        <w:pStyle w:val="BodyText"/>
        <w:spacing w:before="12"/>
        <w:rPr>
          <w:sz w:val="26"/>
        </w:rPr>
      </w:pPr>
    </w:p>
    <w:p w14:paraId="2BE1B85B" w14:textId="77777777" w:rsidR="00620CF6" w:rsidRDefault="00000000">
      <w:pPr>
        <w:spacing w:before="140"/>
        <w:ind w:left="117"/>
        <w:rPr>
          <w:b/>
          <w:sz w:val="41"/>
        </w:rPr>
      </w:pPr>
      <w:bookmarkStart w:id="374" w:name="Wealth_Inequality_Trends"/>
      <w:bookmarkStart w:id="375" w:name="_bookmark28"/>
      <w:bookmarkEnd w:id="374"/>
      <w:bookmarkEnd w:id="375"/>
      <w:r>
        <w:rPr>
          <w:b/>
          <w:w w:val="105"/>
          <w:sz w:val="41"/>
        </w:rPr>
        <w:t>Section</w:t>
      </w:r>
      <w:r>
        <w:rPr>
          <w:b/>
          <w:spacing w:val="54"/>
          <w:w w:val="110"/>
          <w:sz w:val="41"/>
        </w:rPr>
        <w:t xml:space="preserve"> </w:t>
      </w:r>
      <w:r>
        <w:rPr>
          <w:b/>
          <w:spacing w:val="-10"/>
          <w:w w:val="110"/>
          <w:sz w:val="41"/>
        </w:rPr>
        <w:t>4</w:t>
      </w:r>
    </w:p>
    <w:p w14:paraId="0D6A4BAF" w14:textId="77777777" w:rsidR="00620CF6" w:rsidRDefault="00620CF6">
      <w:pPr>
        <w:pStyle w:val="BodyText"/>
        <w:rPr>
          <w:b/>
          <w:sz w:val="65"/>
        </w:rPr>
      </w:pPr>
    </w:p>
    <w:p w14:paraId="41E63D22" w14:textId="77777777" w:rsidR="00620CF6" w:rsidRDefault="00000000">
      <w:pPr>
        <w:pStyle w:val="Heading1"/>
      </w:pPr>
      <w:r>
        <w:rPr>
          <w:w w:val="105"/>
        </w:rPr>
        <w:t>Wealth</w:t>
      </w:r>
      <w:r>
        <w:rPr>
          <w:spacing w:val="75"/>
          <w:w w:val="105"/>
        </w:rPr>
        <w:t xml:space="preserve"> </w:t>
      </w:r>
      <w:r>
        <w:rPr>
          <w:w w:val="105"/>
        </w:rPr>
        <w:t>Inequality</w:t>
      </w:r>
      <w:r>
        <w:rPr>
          <w:spacing w:val="75"/>
          <w:w w:val="105"/>
        </w:rPr>
        <w:t xml:space="preserve"> </w:t>
      </w:r>
      <w:r>
        <w:rPr>
          <w:spacing w:val="-2"/>
          <w:w w:val="105"/>
        </w:rPr>
        <w:t>Trends</w:t>
      </w:r>
    </w:p>
    <w:p w14:paraId="38C422E9" w14:textId="77777777" w:rsidR="00620CF6" w:rsidRDefault="00620CF6">
      <w:pPr>
        <w:pStyle w:val="BodyText"/>
        <w:spacing w:before="8"/>
        <w:rPr>
          <w:b/>
          <w:sz w:val="79"/>
        </w:rPr>
      </w:pPr>
    </w:p>
    <w:p w14:paraId="577C0B27" w14:textId="77777777" w:rsidR="00620CF6" w:rsidRDefault="00000000">
      <w:pPr>
        <w:pStyle w:val="Heading2"/>
        <w:numPr>
          <w:ilvl w:val="1"/>
          <w:numId w:val="10"/>
        </w:numPr>
        <w:tabs>
          <w:tab w:val="left" w:pos="817"/>
        </w:tabs>
      </w:pPr>
      <w:bookmarkStart w:id="376" w:name="Introduction_to_the_Wealth_Inequality_Tr"/>
      <w:bookmarkStart w:id="377" w:name="_bookmark29"/>
      <w:bookmarkEnd w:id="376"/>
      <w:bookmarkEnd w:id="377"/>
      <w:r>
        <w:rPr>
          <w:w w:val="110"/>
        </w:rPr>
        <w:t>Introduction</w:t>
      </w:r>
      <w:r>
        <w:rPr>
          <w:spacing w:val="14"/>
          <w:w w:val="110"/>
        </w:rPr>
        <w:t xml:space="preserve"> </w:t>
      </w:r>
      <w:r>
        <w:rPr>
          <w:w w:val="110"/>
        </w:rPr>
        <w:t>to</w:t>
      </w:r>
      <w:r>
        <w:rPr>
          <w:spacing w:val="14"/>
          <w:w w:val="110"/>
        </w:rPr>
        <w:t xml:space="preserve"> </w:t>
      </w:r>
      <w:r>
        <w:rPr>
          <w:w w:val="110"/>
        </w:rPr>
        <w:t>the</w:t>
      </w:r>
      <w:r>
        <w:rPr>
          <w:spacing w:val="15"/>
          <w:w w:val="110"/>
        </w:rPr>
        <w:t xml:space="preserve"> </w:t>
      </w:r>
      <w:r>
        <w:rPr>
          <w:w w:val="110"/>
        </w:rPr>
        <w:t>Wealth</w:t>
      </w:r>
      <w:r>
        <w:rPr>
          <w:spacing w:val="14"/>
          <w:w w:val="110"/>
        </w:rPr>
        <w:t xml:space="preserve"> </w:t>
      </w:r>
      <w:r>
        <w:rPr>
          <w:w w:val="110"/>
        </w:rPr>
        <w:t>Inequality</w:t>
      </w:r>
      <w:r>
        <w:rPr>
          <w:spacing w:val="15"/>
          <w:w w:val="110"/>
        </w:rPr>
        <w:t xml:space="preserve"> </w:t>
      </w:r>
      <w:r>
        <w:rPr>
          <w:w w:val="110"/>
        </w:rPr>
        <w:t>Trends</w:t>
      </w:r>
      <w:r>
        <w:rPr>
          <w:spacing w:val="14"/>
          <w:w w:val="110"/>
        </w:rPr>
        <w:t xml:space="preserve"> </w:t>
      </w:r>
      <w:r>
        <w:rPr>
          <w:spacing w:val="-2"/>
          <w:w w:val="110"/>
        </w:rPr>
        <w:t>Section</w:t>
      </w:r>
    </w:p>
    <w:p w14:paraId="4CC4AE16" w14:textId="77777777" w:rsidR="00620CF6" w:rsidRDefault="00620CF6">
      <w:pPr>
        <w:pStyle w:val="BodyText"/>
        <w:spacing w:before="4"/>
        <w:rPr>
          <w:b/>
          <w:sz w:val="31"/>
        </w:rPr>
      </w:pPr>
    </w:p>
    <w:p w14:paraId="30575072" w14:textId="77777777" w:rsidR="00620CF6" w:rsidRDefault="00000000">
      <w:pPr>
        <w:pStyle w:val="BodyText"/>
        <w:spacing w:line="355" w:lineRule="auto"/>
        <w:ind w:left="117" w:right="815"/>
        <w:jc w:val="both"/>
      </w:pPr>
      <w:r>
        <w:rPr>
          <w:spacing w:val="-4"/>
        </w:rPr>
        <w:t xml:space="preserve">The Wealth Inequality Trends section presents a large comprehensive compilation of cross-national time-series </w:t>
      </w:r>
      <w:r>
        <w:t>data on wealth inequality.</w:t>
      </w:r>
      <w:r>
        <w:rPr>
          <w:spacing w:val="35"/>
        </w:rPr>
        <w:t xml:space="preserve"> </w:t>
      </w:r>
      <w:r>
        <w:t>This section contains wealth inequality indicators (such as top shares and Gini coeﬀicients) for many countries, as estimated in the existing literature and as derived from existing micro data</w:t>
      </w:r>
      <w:r>
        <w:rPr>
          <w:spacing w:val="-13"/>
        </w:rPr>
        <w:t xml:space="preserve"> </w:t>
      </w:r>
      <w:r>
        <w:t>sources.</w:t>
      </w:r>
      <w:r>
        <w:rPr>
          <w:spacing w:val="1"/>
        </w:rPr>
        <w:t xml:space="preserve"> </w:t>
      </w:r>
      <w:r>
        <w:t>These</w:t>
      </w:r>
      <w:r>
        <w:rPr>
          <w:spacing w:val="-13"/>
        </w:rPr>
        <w:t xml:space="preserve"> </w:t>
      </w:r>
      <w:r>
        <w:t>data</w:t>
      </w:r>
      <w:r>
        <w:rPr>
          <w:spacing w:val="-12"/>
        </w:rPr>
        <w:t xml:space="preserve"> </w:t>
      </w:r>
      <w:r>
        <w:t>are</w:t>
      </w:r>
      <w:r>
        <w:rPr>
          <w:spacing w:val="-12"/>
        </w:rPr>
        <w:t xml:space="preserve"> </w:t>
      </w:r>
      <w:r>
        <w:t>accompanied</w:t>
      </w:r>
      <w:r>
        <w:rPr>
          <w:spacing w:val="-12"/>
        </w:rPr>
        <w:t xml:space="preserve"> </w:t>
      </w:r>
      <w:r>
        <w:t>by</w:t>
      </w:r>
      <w:r>
        <w:rPr>
          <w:spacing w:val="-13"/>
        </w:rPr>
        <w:t xml:space="preserve"> </w:t>
      </w:r>
      <w:r>
        <w:t>Methodological</w:t>
      </w:r>
      <w:r>
        <w:rPr>
          <w:spacing w:val="-12"/>
        </w:rPr>
        <w:t xml:space="preserve"> </w:t>
      </w:r>
      <w:r>
        <w:t>Tables</w:t>
      </w:r>
      <w:r>
        <w:rPr>
          <w:spacing w:val="-13"/>
        </w:rPr>
        <w:t xml:space="preserve"> </w:t>
      </w:r>
      <w:r>
        <w:t>that</w:t>
      </w:r>
      <w:r>
        <w:rPr>
          <w:spacing w:val="-12"/>
        </w:rPr>
        <w:t xml:space="preserve"> </w:t>
      </w:r>
      <w:r>
        <w:t>provide</w:t>
      </w:r>
      <w:r>
        <w:rPr>
          <w:spacing w:val="-13"/>
        </w:rPr>
        <w:t xml:space="preserve"> </w:t>
      </w:r>
      <w:r>
        <w:t>systematic</w:t>
      </w:r>
      <w:r>
        <w:rPr>
          <w:spacing w:val="-12"/>
        </w:rPr>
        <w:t xml:space="preserve"> </w:t>
      </w:r>
      <w:r>
        <w:t>assessments</w:t>
      </w:r>
      <w:r>
        <w:rPr>
          <w:spacing w:val="-13"/>
        </w:rPr>
        <w:t xml:space="preserve"> </w:t>
      </w:r>
      <w:r>
        <w:t>of the underlying concepts, methods, and sources for the estimation of wealth inequality trends.</w:t>
      </w:r>
    </w:p>
    <w:p w14:paraId="20B5DFB6" w14:textId="77777777" w:rsidR="00620CF6" w:rsidRDefault="00000000">
      <w:pPr>
        <w:pStyle w:val="BodyText"/>
        <w:spacing w:before="116" w:line="355" w:lineRule="auto"/>
        <w:ind w:left="117" w:right="815"/>
        <w:jc w:val="both"/>
      </w:pPr>
      <w:r>
        <w:t>This</w:t>
      </w:r>
      <w:r>
        <w:rPr>
          <w:spacing w:val="-11"/>
        </w:rPr>
        <w:t xml:space="preserve"> </w:t>
      </w:r>
      <w:r>
        <w:t>section</w:t>
      </w:r>
      <w:r>
        <w:rPr>
          <w:spacing w:val="-11"/>
        </w:rPr>
        <w:t xml:space="preserve"> </w:t>
      </w:r>
      <w:r>
        <w:t>provides</w:t>
      </w:r>
      <w:r>
        <w:rPr>
          <w:spacing w:val="-11"/>
        </w:rPr>
        <w:t xml:space="preserve"> </w:t>
      </w:r>
      <w:r>
        <w:t>access</w:t>
      </w:r>
      <w:r>
        <w:rPr>
          <w:spacing w:val="-11"/>
        </w:rPr>
        <w:t xml:space="preserve"> </w:t>
      </w:r>
      <w:r>
        <w:t>to,</w:t>
      </w:r>
      <w:r>
        <w:rPr>
          <w:spacing w:val="-11"/>
        </w:rPr>
        <w:t xml:space="preserve"> </w:t>
      </w:r>
      <w:r>
        <w:t>and</w:t>
      </w:r>
      <w:r>
        <w:rPr>
          <w:spacing w:val="-11"/>
        </w:rPr>
        <w:t xml:space="preserve"> </w:t>
      </w:r>
      <w:r>
        <w:t>detailed</w:t>
      </w:r>
      <w:r>
        <w:rPr>
          <w:spacing w:val="-11"/>
        </w:rPr>
        <w:t xml:space="preserve"> </w:t>
      </w:r>
      <w:r>
        <w:t>information</w:t>
      </w:r>
      <w:r>
        <w:rPr>
          <w:spacing w:val="-11"/>
        </w:rPr>
        <w:t xml:space="preserve"> </w:t>
      </w:r>
      <w:r>
        <w:t>about,</w:t>
      </w:r>
      <w:r>
        <w:rPr>
          <w:spacing w:val="-11"/>
        </w:rPr>
        <w:t xml:space="preserve"> </w:t>
      </w:r>
      <w:r>
        <w:t>wealth</w:t>
      </w:r>
      <w:r>
        <w:rPr>
          <w:spacing w:val="-11"/>
        </w:rPr>
        <w:t xml:space="preserve"> </w:t>
      </w:r>
      <w:r>
        <w:t>inequality</w:t>
      </w:r>
      <w:r>
        <w:rPr>
          <w:spacing w:val="-11"/>
        </w:rPr>
        <w:t xml:space="preserve"> </w:t>
      </w:r>
      <w:r>
        <w:t>across</w:t>
      </w:r>
      <w:r>
        <w:rPr>
          <w:spacing w:val="-11"/>
        </w:rPr>
        <w:t xml:space="preserve"> </w:t>
      </w:r>
      <w:r>
        <w:t>countries</w:t>
      </w:r>
      <w:r>
        <w:rPr>
          <w:spacing w:val="-11"/>
        </w:rPr>
        <w:t xml:space="preserve"> </w:t>
      </w:r>
      <w:r>
        <w:t>and</w:t>
      </w:r>
      <w:r>
        <w:rPr>
          <w:spacing w:val="-11"/>
        </w:rPr>
        <w:t xml:space="preserve"> </w:t>
      </w:r>
      <w:r>
        <w:t>over time.</w:t>
      </w:r>
      <w:r>
        <w:rPr>
          <w:spacing w:val="-9"/>
        </w:rPr>
        <w:t xml:space="preserve"> </w:t>
      </w:r>
      <w:r>
        <w:t>To</w:t>
      </w:r>
      <w:r>
        <w:rPr>
          <w:spacing w:val="-9"/>
        </w:rPr>
        <w:t xml:space="preserve"> </w:t>
      </w:r>
      <w:r>
        <w:t>date,</w:t>
      </w:r>
      <w:r>
        <w:rPr>
          <w:spacing w:val="-9"/>
        </w:rPr>
        <w:t xml:space="preserve"> </w:t>
      </w:r>
      <w:r>
        <w:t>there</w:t>
      </w:r>
      <w:r>
        <w:rPr>
          <w:spacing w:val="-9"/>
        </w:rPr>
        <w:t xml:space="preserve"> </w:t>
      </w:r>
      <w:r>
        <w:t>is</w:t>
      </w:r>
      <w:r>
        <w:rPr>
          <w:spacing w:val="-9"/>
        </w:rPr>
        <w:t xml:space="preserve"> </w:t>
      </w:r>
      <w:r>
        <w:t>no</w:t>
      </w:r>
      <w:r>
        <w:rPr>
          <w:spacing w:val="-9"/>
        </w:rPr>
        <w:t xml:space="preserve"> </w:t>
      </w:r>
      <w:r>
        <w:t>comprehensive</w:t>
      </w:r>
      <w:r>
        <w:rPr>
          <w:spacing w:val="-9"/>
        </w:rPr>
        <w:t xml:space="preserve"> </w:t>
      </w:r>
      <w:r>
        <w:t>database</w:t>
      </w:r>
      <w:r>
        <w:rPr>
          <w:spacing w:val="-9"/>
        </w:rPr>
        <w:t xml:space="preserve"> </w:t>
      </w:r>
      <w:r>
        <w:t>that</w:t>
      </w:r>
      <w:r>
        <w:rPr>
          <w:spacing w:val="-9"/>
        </w:rPr>
        <w:t xml:space="preserve"> </w:t>
      </w:r>
      <w:r>
        <w:t>offers</w:t>
      </w:r>
      <w:r>
        <w:rPr>
          <w:spacing w:val="-9"/>
        </w:rPr>
        <w:t xml:space="preserve"> </w:t>
      </w:r>
      <w:r>
        <w:t>“off</w:t>
      </w:r>
      <w:r>
        <w:rPr>
          <w:spacing w:val="-9"/>
        </w:rPr>
        <w:t xml:space="preserve"> </w:t>
      </w:r>
      <w:r>
        <w:t>the</w:t>
      </w:r>
      <w:r>
        <w:rPr>
          <w:spacing w:val="-9"/>
        </w:rPr>
        <w:t xml:space="preserve"> </w:t>
      </w:r>
      <w:r>
        <w:t>shelf</w:t>
      </w:r>
      <w:proofErr w:type="gramStart"/>
      <w:r>
        <w:t>’</w:t>
      </w:r>
      <w:r>
        <w:rPr>
          <w:spacing w:val="-13"/>
        </w:rPr>
        <w:t xml:space="preserve"> </w:t>
      </w:r>
      <w:r>
        <w:t>’</w:t>
      </w:r>
      <w:proofErr w:type="gramEnd"/>
      <w:r>
        <w:rPr>
          <w:spacing w:val="-9"/>
        </w:rPr>
        <w:t xml:space="preserve"> </w:t>
      </w:r>
      <w:r>
        <w:t>indicators</w:t>
      </w:r>
      <w:r>
        <w:rPr>
          <w:spacing w:val="-9"/>
        </w:rPr>
        <w:t xml:space="preserve"> </w:t>
      </w:r>
      <w:r>
        <w:t>on</w:t>
      </w:r>
      <w:r>
        <w:rPr>
          <w:spacing w:val="-9"/>
        </w:rPr>
        <w:t xml:space="preserve"> </w:t>
      </w:r>
      <w:r>
        <w:t>wealth</w:t>
      </w:r>
      <w:r>
        <w:rPr>
          <w:spacing w:val="-9"/>
        </w:rPr>
        <w:t xml:space="preserve"> </w:t>
      </w:r>
      <w:r>
        <w:t>inequality levels and trends for a variety of different sources.</w:t>
      </w:r>
      <w:r>
        <w:rPr>
          <w:spacing w:val="33"/>
        </w:rPr>
        <w:t xml:space="preserve"> </w:t>
      </w:r>
      <w:r>
        <w:t>Estimates of wealth distributions are much less settled than those of income distributions, and there is substantial controversy about how wealth inequality has evolved</w:t>
      </w:r>
      <w:r>
        <w:rPr>
          <w:spacing w:val="-6"/>
        </w:rPr>
        <w:t xml:space="preserve"> </w:t>
      </w:r>
      <w:r>
        <w:t>in</w:t>
      </w:r>
      <w:r>
        <w:rPr>
          <w:spacing w:val="-5"/>
        </w:rPr>
        <w:t xml:space="preserve"> </w:t>
      </w:r>
      <w:r>
        <w:t>recent</w:t>
      </w:r>
      <w:r>
        <w:rPr>
          <w:spacing w:val="-6"/>
        </w:rPr>
        <w:t xml:space="preserve"> </w:t>
      </w:r>
      <w:r>
        <w:t>years.</w:t>
      </w:r>
      <w:r>
        <w:rPr>
          <w:spacing w:val="14"/>
        </w:rPr>
        <w:t xml:space="preserve"> </w:t>
      </w:r>
      <w:r>
        <w:t>A</w:t>
      </w:r>
      <w:r>
        <w:rPr>
          <w:spacing w:val="-5"/>
        </w:rPr>
        <w:t xml:space="preserve"> </w:t>
      </w:r>
      <w:r>
        <w:t>core</w:t>
      </w:r>
      <w:r>
        <w:rPr>
          <w:spacing w:val="-5"/>
        </w:rPr>
        <w:t xml:space="preserve"> </w:t>
      </w:r>
      <w:r>
        <w:t>value-added</w:t>
      </w:r>
      <w:r>
        <w:rPr>
          <w:spacing w:val="-6"/>
        </w:rPr>
        <w:t xml:space="preserve"> </w:t>
      </w:r>
      <w:r>
        <w:t>of</w:t>
      </w:r>
      <w:r>
        <w:rPr>
          <w:spacing w:val="-5"/>
        </w:rPr>
        <w:t xml:space="preserve"> </w:t>
      </w:r>
      <w:r>
        <w:t>this</w:t>
      </w:r>
      <w:r>
        <w:rPr>
          <w:spacing w:val="-5"/>
        </w:rPr>
        <w:t xml:space="preserve"> </w:t>
      </w:r>
      <w:r>
        <w:t>section</w:t>
      </w:r>
      <w:r>
        <w:rPr>
          <w:spacing w:val="-5"/>
        </w:rPr>
        <w:t xml:space="preserve"> </w:t>
      </w:r>
      <w:r>
        <w:t>is</w:t>
      </w:r>
      <w:r>
        <w:rPr>
          <w:spacing w:val="-5"/>
        </w:rPr>
        <w:t xml:space="preserve"> </w:t>
      </w:r>
      <w:r>
        <w:t>that</w:t>
      </w:r>
      <w:r>
        <w:rPr>
          <w:spacing w:val="-5"/>
        </w:rPr>
        <w:t xml:space="preserve"> </w:t>
      </w:r>
      <w:r>
        <w:t>users</w:t>
      </w:r>
      <w:r>
        <w:rPr>
          <w:spacing w:val="-5"/>
        </w:rPr>
        <w:t xml:space="preserve"> </w:t>
      </w:r>
      <w:r>
        <w:t>have</w:t>
      </w:r>
      <w:r>
        <w:rPr>
          <w:spacing w:val="-5"/>
        </w:rPr>
        <w:t xml:space="preserve"> </w:t>
      </w:r>
      <w:r>
        <w:t>access</w:t>
      </w:r>
      <w:r>
        <w:rPr>
          <w:spacing w:val="-5"/>
        </w:rPr>
        <w:t xml:space="preserve"> </w:t>
      </w:r>
      <w:r>
        <w:t>to</w:t>
      </w:r>
      <w:r>
        <w:rPr>
          <w:spacing w:val="-5"/>
        </w:rPr>
        <w:t xml:space="preserve"> </w:t>
      </w:r>
      <w:r>
        <w:t>detailed</w:t>
      </w:r>
      <w:r>
        <w:rPr>
          <w:spacing w:val="-5"/>
        </w:rPr>
        <w:t xml:space="preserve"> </w:t>
      </w:r>
      <w:r>
        <w:t>information about the values provided and methodological information that will help them to navigate the inevitable complexity. Users</w:t>
      </w:r>
      <w:r>
        <w:rPr>
          <w:spacing w:val="-13"/>
        </w:rPr>
        <w:t xml:space="preserve"> </w:t>
      </w:r>
      <w:r>
        <w:t>can</w:t>
      </w:r>
      <w:r>
        <w:rPr>
          <w:spacing w:val="-12"/>
        </w:rPr>
        <w:t xml:space="preserve"> </w:t>
      </w:r>
      <w:r>
        <w:t>also</w:t>
      </w:r>
      <w:r>
        <w:rPr>
          <w:spacing w:val="-13"/>
        </w:rPr>
        <w:t xml:space="preserve"> </w:t>
      </w:r>
      <w:r>
        <w:t>exploit</w:t>
      </w:r>
      <w:r>
        <w:rPr>
          <w:spacing w:val="-12"/>
        </w:rPr>
        <w:t xml:space="preserve"> </w:t>
      </w:r>
      <w:r>
        <w:t>our</w:t>
      </w:r>
      <w:r>
        <w:rPr>
          <w:spacing w:val="-13"/>
        </w:rPr>
        <w:t xml:space="preserve"> </w:t>
      </w:r>
      <w:r>
        <w:t>classification</w:t>
      </w:r>
      <w:r>
        <w:rPr>
          <w:spacing w:val="-12"/>
        </w:rPr>
        <w:t xml:space="preserve"> </w:t>
      </w:r>
      <w:r>
        <w:t>of</w:t>
      </w:r>
      <w:r>
        <w:rPr>
          <w:spacing w:val="-13"/>
        </w:rPr>
        <w:t xml:space="preserve"> </w:t>
      </w:r>
      <w:r>
        <w:t>data</w:t>
      </w:r>
      <w:r>
        <w:rPr>
          <w:spacing w:val="-12"/>
        </w:rPr>
        <w:t xml:space="preserve"> </w:t>
      </w:r>
      <w:r>
        <w:t>types,</w:t>
      </w:r>
      <w:r>
        <w:rPr>
          <w:spacing w:val="-12"/>
        </w:rPr>
        <w:t xml:space="preserve"> </w:t>
      </w:r>
      <w:r>
        <w:t>source</w:t>
      </w:r>
      <w:r>
        <w:rPr>
          <w:spacing w:val="-13"/>
        </w:rPr>
        <w:t xml:space="preserve"> </w:t>
      </w:r>
      <w:r>
        <w:t>types,</w:t>
      </w:r>
      <w:r>
        <w:rPr>
          <w:spacing w:val="-12"/>
        </w:rPr>
        <w:t xml:space="preserve"> </w:t>
      </w:r>
      <w:r>
        <w:t>and</w:t>
      </w:r>
      <w:r>
        <w:rPr>
          <w:spacing w:val="-13"/>
        </w:rPr>
        <w:t xml:space="preserve"> </w:t>
      </w:r>
      <w:r>
        <w:t>unit</w:t>
      </w:r>
      <w:r>
        <w:rPr>
          <w:spacing w:val="-12"/>
        </w:rPr>
        <w:t xml:space="preserve"> </w:t>
      </w:r>
      <w:r>
        <w:t>of</w:t>
      </w:r>
      <w:r>
        <w:rPr>
          <w:spacing w:val="-13"/>
        </w:rPr>
        <w:t xml:space="preserve"> </w:t>
      </w:r>
      <w:r>
        <w:t>analysis</w:t>
      </w:r>
      <w:r>
        <w:rPr>
          <w:spacing w:val="-12"/>
        </w:rPr>
        <w:t xml:space="preserve"> </w:t>
      </w:r>
      <w:r>
        <w:t>to</w:t>
      </w:r>
      <w:r>
        <w:rPr>
          <w:spacing w:val="-13"/>
        </w:rPr>
        <w:t xml:space="preserve"> </w:t>
      </w:r>
      <w:r>
        <w:t>guide the choice of the most suitable indicator for their purpose.</w:t>
      </w:r>
    </w:p>
    <w:p w14:paraId="7C5408BA" w14:textId="77777777" w:rsidR="00620CF6" w:rsidRDefault="00620CF6">
      <w:pPr>
        <w:pStyle w:val="BodyText"/>
        <w:spacing w:before="3"/>
        <w:rPr>
          <w:sz w:val="39"/>
        </w:rPr>
      </w:pPr>
    </w:p>
    <w:p w14:paraId="3EDFCFF1" w14:textId="77777777" w:rsidR="00620CF6" w:rsidRDefault="00000000">
      <w:pPr>
        <w:pStyle w:val="Heading2"/>
        <w:numPr>
          <w:ilvl w:val="1"/>
          <w:numId w:val="10"/>
        </w:numPr>
        <w:tabs>
          <w:tab w:val="left" w:pos="817"/>
        </w:tabs>
      </w:pPr>
      <w:bookmarkStart w:id="378" w:name="The_structure_of_the_Wealth_Inequality_T"/>
      <w:bookmarkStart w:id="379" w:name="_bookmark30"/>
      <w:bookmarkEnd w:id="378"/>
      <w:bookmarkEnd w:id="379"/>
      <w:r>
        <w:rPr>
          <w:w w:val="105"/>
        </w:rPr>
        <w:t>The</w:t>
      </w:r>
      <w:r>
        <w:rPr>
          <w:spacing w:val="58"/>
          <w:w w:val="105"/>
        </w:rPr>
        <w:t xml:space="preserve"> </w:t>
      </w:r>
      <w:r>
        <w:rPr>
          <w:w w:val="105"/>
        </w:rPr>
        <w:t>structure</w:t>
      </w:r>
      <w:r>
        <w:rPr>
          <w:spacing w:val="59"/>
          <w:w w:val="105"/>
        </w:rPr>
        <w:t xml:space="preserve"> </w:t>
      </w:r>
      <w:r>
        <w:rPr>
          <w:w w:val="105"/>
        </w:rPr>
        <w:t>of</w:t>
      </w:r>
      <w:r>
        <w:rPr>
          <w:spacing w:val="59"/>
          <w:w w:val="105"/>
        </w:rPr>
        <w:t xml:space="preserve"> </w:t>
      </w:r>
      <w:r>
        <w:rPr>
          <w:w w:val="105"/>
        </w:rPr>
        <w:t>the</w:t>
      </w:r>
      <w:r>
        <w:rPr>
          <w:spacing w:val="58"/>
          <w:w w:val="105"/>
        </w:rPr>
        <w:t xml:space="preserve"> </w:t>
      </w:r>
      <w:r>
        <w:rPr>
          <w:w w:val="105"/>
        </w:rPr>
        <w:t>Wealth</w:t>
      </w:r>
      <w:r>
        <w:rPr>
          <w:spacing w:val="59"/>
          <w:w w:val="105"/>
        </w:rPr>
        <w:t xml:space="preserve"> </w:t>
      </w:r>
      <w:r>
        <w:rPr>
          <w:w w:val="105"/>
        </w:rPr>
        <w:t>Inequality</w:t>
      </w:r>
      <w:r>
        <w:rPr>
          <w:spacing w:val="59"/>
          <w:w w:val="105"/>
        </w:rPr>
        <w:t xml:space="preserve"> </w:t>
      </w:r>
      <w:r>
        <w:rPr>
          <w:w w:val="105"/>
        </w:rPr>
        <w:t>Trends</w:t>
      </w:r>
      <w:r>
        <w:rPr>
          <w:spacing w:val="58"/>
          <w:w w:val="105"/>
        </w:rPr>
        <w:t xml:space="preserve"> </w:t>
      </w:r>
      <w:r>
        <w:rPr>
          <w:spacing w:val="-2"/>
          <w:w w:val="105"/>
        </w:rPr>
        <w:t>Section</w:t>
      </w:r>
    </w:p>
    <w:p w14:paraId="2B391A82" w14:textId="77777777" w:rsidR="00620CF6" w:rsidRDefault="00620CF6">
      <w:pPr>
        <w:pStyle w:val="BodyText"/>
        <w:spacing w:before="3"/>
        <w:rPr>
          <w:b/>
          <w:sz w:val="31"/>
        </w:rPr>
      </w:pPr>
    </w:p>
    <w:p w14:paraId="48BAAB6B" w14:textId="77777777" w:rsidR="00620CF6" w:rsidRDefault="00000000">
      <w:pPr>
        <w:pStyle w:val="BodyText"/>
        <w:spacing w:before="1" w:line="355" w:lineRule="auto"/>
        <w:ind w:left="117" w:right="815"/>
        <w:jc w:val="both"/>
      </w:pPr>
      <w:r>
        <w:t>In</w:t>
      </w:r>
      <w:r>
        <w:rPr>
          <w:spacing w:val="-10"/>
        </w:rPr>
        <w:t xml:space="preserve"> </w:t>
      </w:r>
      <w:r>
        <w:t>the</w:t>
      </w:r>
      <w:r>
        <w:rPr>
          <w:spacing w:val="-10"/>
        </w:rPr>
        <w:t xml:space="preserve"> </w:t>
      </w:r>
      <w:r>
        <w:t>wealth</w:t>
      </w:r>
      <w:r>
        <w:rPr>
          <w:spacing w:val="-10"/>
        </w:rPr>
        <w:t xml:space="preserve"> </w:t>
      </w:r>
      <w:r>
        <w:t>inequality</w:t>
      </w:r>
      <w:r>
        <w:rPr>
          <w:spacing w:val="-10"/>
        </w:rPr>
        <w:t xml:space="preserve"> </w:t>
      </w:r>
      <w:r>
        <w:t>trends</w:t>
      </w:r>
      <w:r>
        <w:rPr>
          <w:spacing w:val="-10"/>
        </w:rPr>
        <w:t xml:space="preserve"> </w:t>
      </w:r>
      <w:r>
        <w:t>database,</w:t>
      </w:r>
      <w:r>
        <w:rPr>
          <w:spacing w:val="-10"/>
        </w:rPr>
        <w:t xml:space="preserve"> </w:t>
      </w:r>
      <w:r>
        <w:t>each</w:t>
      </w:r>
      <w:r>
        <w:rPr>
          <w:spacing w:val="-10"/>
        </w:rPr>
        <w:t xml:space="preserve"> </w:t>
      </w:r>
      <w:r>
        <w:t>of</w:t>
      </w:r>
      <w:r>
        <w:rPr>
          <w:spacing w:val="-10"/>
        </w:rPr>
        <w:t xml:space="preserve"> </w:t>
      </w:r>
      <w:r>
        <w:t>estimate</w:t>
      </w:r>
      <w:r>
        <w:rPr>
          <w:spacing w:val="-10"/>
        </w:rPr>
        <w:t xml:space="preserve"> </w:t>
      </w:r>
      <w:r>
        <w:t>of</w:t>
      </w:r>
      <w:r>
        <w:rPr>
          <w:spacing w:val="-10"/>
        </w:rPr>
        <w:t xml:space="preserve"> </w:t>
      </w:r>
      <w:r>
        <w:t>wealth</w:t>
      </w:r>
      <w:r>
        <w:rPr>
          <w:spacing w:val="-10"/>
        </w:rPr>
        <w:t xml:space="preserve"> </w:t>
      </w:r>
      <w:r>
        <w:t>inequality</w:t>
      </w:r>
      <w:r>
        <w:rPr>
          <w:spacing w:val="-10"/>
        </w:rPr>
        <w:t xml:space="preserve"> </w:t>
      </w:r>
      <w:r>
        <w:t>(value)</w:t>
      </w:r>
      <w:r>
        <w:rPr>
          <w:spacing w:val="-10"/>
        </w:rPr>
        <w:t xml:space="preserve"> </w:t>
      </w:r>
      <w:r>
        <w:t>is</w:t>
      </w:r>
      <w:r>
        <w:rPr>
          <w:spacing w:val="-10"/>
        </w:rPr>
        <w:t xml:space="preserve"> </w:t>
      </w:r>
      <w:r>
        <w:t>uniquely</w:t>
      </w:r>
      <w:r>
        <w:rPr>
          <w:spacing w:val="-10"/>
        </w:rPr>
        <w:t xml:space="preserve"> </w:t>
      </w:r>
      <w:r>
        <w:t xml:space="preserve">identified </w:t>
      </w:r>
      <w:r>
        <w:rPr>
          <w:spacing w:val="-2"/>
        </w:rPr>
        <w:t>by</w:t>
      </w:r>
      <w:r>
        <w:rPr>
          <w:spacing w:val="9"/>
        </w:rPr>
        <w:t xml:space="preserve"> </w:t>
      </w:r>
      <w:r>
        <w:rPr>
          <w:spacing w:val="-2"/>
        </w:rPr>
        <w:t>the</w:t>
      </w:r>
      <w:r>
        <w:rPr>
          <w:spacing w:val="9"/>
        </w:rPr>
        <w:t xml:space="preserve"> </w:t>
      </w:r>
      <w:r>
        <w:rPr>
          <w:spacing w:val="-2"/>
        </w:rPr>
        <w:t>combination</w:t>
      </w:r>
      <w:r>
        <w:rPr>
          <w:spacing w:val="9"/>
        </w:rPr>
        <w:t xml:space="preserve"> </w:t>
      </w:r>
      <w:r>
        <w:rPr>
          <w:spacing w:val="-2"/>
        </w:rPr>
        <w:t>of</w:t>
      </w:r>
      <w:r>
        <w:rPr>
          <w:spacing w:val="9"/>
        </w:rPr>
        <w:t xml:space="preserve"> </w:t>
      </w:r>
      <w:r>
        <w:rPr>
          <w:spacing w:val="-2"/>
        </w:rPr>
        <w:t>the</w:t>
      </w:r>
      <w:r>
        <w:rPr>
          <w:spacing w:val="9"/>
        </w:rPr>
        <w:t xml:space="preserve"> </w:t>
      </w:r>
      <w:r>
        <w:rPr>
          <w:spacing w:val="-2"/>
        </w:rPr>
        <w:t>reference</w:t>
      </w:r>
      <w:r>
        <w:rPr>
          <w:spacing w:val="9"/>
        </w:rPr>
        <w:t xml:space="preserve"> </w:t>
      </w:r>
      <w:r>
        <w:rPr>
          <w:spacing w:val="-2"/>
        </w:rPr>
        <w:t>country</w:t>
      </w:r>
      <w:r>
        <w:rPr>
          <w:spacing w:val="9"/>
        </w:rPr>
        <w:t xml:space="preserve"> </w:t>
      </w:r>
      <w:r>
        <w:rPr>
          <w:spacing w:val="-2"/>
        </w:rPr>
        <w:t>indexed</w:t>
      </w:r>
      <w:r>
        <w:rPr>
          <w:spacing w:val="10"/>
        </w:rPr>
        <w:t xml:space="preserve"> </w:t>
      </w:r>
      <w:r>
        <w:rPr>
          <w:spacing w:val="-2"/>
        </w:rPr>
        <w:t>by</w:t>
      </w:r>
      <w:r>
        <w:rPr>
          <w:spacing w:val="9"/>
        </w:rPr>
        <w:t xml:space="preserve"> </w:t>
      </w:r>
      <w:r>
        <w:rPr>
          <w:spacing w:val="-2"/>
        </w:rPr>
        <w:t>a</w:t>
      </w:r>
      <w:r>
        <w:rPr>
          <w:spacing w:val="9"/>
        </w:rPr>
        <w:t xml:space="preserve"> </w:t>
      </w:r>
      <w:r>
        <w:rPr>
          <w:spacing w:val="-2"/>
        </w:rPr>
        <w:t>two-digit</w:t>
      </w:r>
      <w:r>
        <w:rPr>
          <w:spacing w:val="9"/>
        </w:rPr>
        <w:t xml:space="preserve"> </w:t>
      </w:r>
      <w:r>
        <w:rPr>
          <w:spacing w:val="-2"/>
        </w:rPr>
        <w:t>identifier</w:t>
      </w:r>
      <w:r>
        <w:rPr>
          <w:spacing w:val="9"/>
        </w:rPr>
        <w:t xml:space="preserve"> </w:t>
      </w:r>
      <w:r>
        <w:rPr>
          <w:spacing w:val="-2"/>
        </w:rPr>
        <w:t>(GEO)</w:t>
      </w:r>
      <w:r>
        <w:rPr>
          <w:spacing w:val="9"/>
        </w:rPr>
        <w:t xml:space="preserve"> </w:t>
      </w:r>
      <w:r>
        <w:rPr>
          <w:spacing w:val="-2"/>
        </w:rPr>
        <w:t>and</w:t>
      </w:r>
      <w:r>
        <w:rPr>
          <w:spacing w:val="9"/>
        </w:rPr>
        <w:t xml:space="preserve"> </w:t>
      </w:r>
      <w:r>
        <w:rPr>
          <w:spacing w:val="-2"/>
        </w:rPr>
        <w:t>the</w:t>
      </w:r>
      <w:r>
        <w:rPr>
          <w:spacing w:val="9"/>
        </w:rPr>
        <w:t xml:space="preserve"> </w:t>
      </w:r>
      <w:r>
        <w:rPr>
          <w:spacing w:val="-2"/>
        </w:rPr>
        <w:t>country</w:t>
      </w:r>
      <w:r>
        <w:rPr>
          <w:spacing w:val="10"/>
        </w:rPr>
        <w:t xml:space="preserve"> </w:t>
      </w:r>
      <w:proofErr w:type="gramStart"/>
      <w:r>
        <w:rPr>
          <w:spacing w:val="-4"/>
        </w:rPr>
        <w:t>name</w:t>
      </w:r>
      <w:proofErr w:type="gramEnd"/>
    </w:p>
    <w:p w14:paraId="3C4EF892" w14:textId="77777777" w:rsidR="00620CF6" w:rsidRDefault="00620CF6">
      <w:pPr>
        <w:spacing w:line="355" w:lineRule="auto"/>
        <w:jc w:val="both"/>
        <w:sectPr w:rsidR="00620CF6" w:rsidSect="00D60468">
          <w:pgSz w:w="12240" w:h="15840"/>
          <w:pgMar w:top="1820" w:right="600" w:bottom="280" w:left="1300" w:header="720" w:footer="720" w:gutter="0"/>
          <w:cols w:space="720"/>
        </w:sectPr>
      </w:pPr>
    </w:p>
    <w:p w14:paraId="3CA2C491" w14:textId="77777777" w:rsidR="00620CF6" w:rsidRDefault="00000000">
      <w:pPr>
        <w:pStyle w:val="BodyText"/>
        <w:tabs>
          <w:tab w:val="left" w:pos="2488"/>
          <w:tab w:val="left" w:pos="3174"/>
          <w:tab w:val="left" w:pos="4392"/>
          <w:tab w:val="left" w:pos="5501"/>
          <w:tab w:val="left" w:pos="6893"/>
          <w:tab w:val="left" w:pos="7976"/>
        </w:tabs>
        <w:spacing w:before="87" w:line="424" w:lineRule="auto"/>
        <w:ind w:left="1458" w:right="1912" w:hanging="33"/>
      </w:pPr>
      <w:r>
        <w:rPr>
          <w:noProof/>
        </w:rPr>
        <w:lastRenderedPageBreak/>
        <mc:AlternateContent>
          <mc:Choice Requires="wps">
            <w:drawing>
              <wp:anchor distT="0" distB="0" distL="0" distR="0" simplePos="0" relativeHeight="15736320" behindDoc="0" locked="0" layoutInCell="1" allowOverlap="1" wp14:anchorId="6708046A" wp14:editId="399E44A7">
                <wp:simplePos x="0" y="0"/>
                <wp:positionH relativeFrom="page">
                  <wp:posOffset>1519161</wp:posOffset>
                </wp:positionH>
                <wp:positionV relativeFrom="paragraph">
                  <wp:posOffset>345466</wp:posOffset>
                </wp:positionV>
                <wp:extent cx="4734560" cy="12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4560" cy="1270"/>
                        </a:xfrm>
                        <a:custGeom>
                          <a:avLst/>
                          <a:gdLst/>
                          <a:ahLst/>
                          <a:cxnLst/>
                          <a:rect l="l" t="t" r="r" b="b"/>
                          <a:pathLst>
                            <a:path w="4734560">
                              <a:moveTo>
                                <a:pt x="0" y="0"/>
                              </a:moveTo>
                              <a:lnTo>
                                <a:pt x="4734077"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15F42C" id="Graphic 35" o:spid="_x0000_s1026" style="position:absolute;margin-left:119.6pt;margin-top:27.2pt;width:372.8pt;height:.1pt;z-index:15736320;visibility:visible;mso-wrap-style:square;mso-wrap-distance-left:0;mso-wrap-distance-top:0;mso-wrap-distance-right:0;mso-wrap-distance-bottom:0;mso-position-horizontal:absolute;mso-position-horizontal-relative:page;mso-position-vertical:absolute;mso-position-vertical-relative:text;v-text-anchor:top" coordsize="4734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" path="m,l4734077,e" filled="f" strokeweight=".28114mm">
                <v:path arrowok="t"/>
                <w10:wrap anchorx="page"/>
              </v:shape>
            </w:pict>
          </mc:Fallback>
        </mc:AlternateContent>
      </w:r>
      <w:r>
        <w:rPr>
          <w:noProof/>
        </w:rPr>
        <mc:AlternateContent>
          <mc:Choice Requires="wps">
            <w:drawing>
              <wp:anchor distT="0" distB="0" distL="0" distR="0" simplePos="0" relativeHeight="15736832" behindDoc="0" locked="0" layoutInCell="1" allowOverlap="1" wp14:anchorId="07BC94F6" wp14:editId="68AB501F">
                <wp:simplePos x="0" y="0"/>
                <wp:positionH relativeFrom="page">
                  <wp:posOffset>1519161</wp:posOffset>
                </wp:positionH>
                <wp:positionV relativeFrom="paragraph">
                  <wp:posOffset>562775</wp:posOffset>
                </wp:positionV>
                <wp:extent cx="4734560" cy="127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4560" cy="1270"/>
                        </a:xfrm>
                        <a:custGeom>
                          <a:avLst/>
                          <a:gdLst/>
                          <a:ahLst/>
                          <a:cxnLst/>
                          <a:rect l="l" t="t" r="r" b="b"/>
                          <a:pathLst>
                            <a:path w="4734560">
                              <a:moveTo>
                                <a:pt x="0" y="0"/>
                              </a:moveTo>
                              <a:lnTo>
                                <a:pt x="4734077" y="0"/>
                              </a:lnTo>
                            </a:path>
                          </a:pathLst>
                        </a:custGeom>
                        <a:ln w="632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B8E1FB" id="Graphic 36" o:spid="_x0000_s1026" style="position:absolute;margin-left:119.6pt;margin-top:44.3pt;width:372.8pt;height:.1pt;z-index:15736832;visibility:visible;mso-wrap-style:square;mso-wrap-distance-left:0;mso-wrap-distance-top:0;mso-wrap-distance-right:0;mso-wrap-distance-bottom:0;mso-position-horizontal:absolute;mso-position-horizontal-relative:page;mso-position-vertical:absolute;mso-position-vertical-relative:text;v-text-anchor:top" coordsize="4734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" path="m,l4734077,e" filled="f" strokeweight=".17575mm">
                <v:path arrowok="t"/>
                <w10:wrap anchorx="page"/>
              </v:shape>
            </w:pict>
          </mc:Fallback>
        </mc:AlternateContent>
      </w:r>
      <w:r>
        <w:t>Table 4.1:</w:t>
      </w:r>
      <w:r>
        <w:rPr>
          <w:spacing w:val="80"/>
        </w:rPr>
        <w:t xml:space="preserve"> </w:t>
      </w:r>
      <w:bookmarkStart w:id="380" w:name="_bookmark31"/>
      <w:bookmarkEnd w:id="380"/>
      <w:r>
        <w:t xml:space="preserve">Introducing the GC Wealth Inequality Trends Database - Snippet </w:t>
      </w:r>
      <w:r>
        <w:rPr>
          <w:spacing w:val="-2"/>
        </w:rPr>
        <w:t>source</w:t>
      </w:r>
      <w:r>
        <w:tab/>
      </w:r>
      <w:r>
        <w:rPr>
          <w:spacing w:val="-5"/>
        </w:rPr>
        <w:t>GEO</w:t>
      </w:r>
      <w:r>
        <w:tab/>
      </w:r>
      <w:proofErr w:type="spellStart"/>
      <w:r>
        <w:rPr>
          <w:spacing w:val="-2"/>
        </w:rPr>
        <w:t>GEO_long</w:t>
      </w:r>
      <w:proofErr w:type="spellEnd"/>
      <w:r>
        <w:tab/>
      </w:r>
      <w:r>
        <w:rPr>
          <w:spacing w:val="-4"/>
        </w:rPr>
        <w:t>year</w:t>
      </w:r>
      <w:r>
        <w:tab/>
      </w:r>
      <w:proofErr w:type="spellStart"/>
      <w:r>
        <w:rPr>
          <w:spacing w:val="-2"/>
        </w:rPr>
        <w:t>varcode</w:t>
      </w:r>
      <w:proofErr w:type="spellEnd"/>
      <w:r>
        <w:tab/>
      </w:r>
      <w:r>
        <w:rPr>
          <w:spacing w:val="-2"/>
        </w:rPr>
        <w:t>percentile</w:t>
      </w:r>
      <w:r>
        <w:tab/>
      </w:r>
      <w:r>
        <w:rPr>
          <w:spacing w:val="-11"/>
        </w:rPr>
        <w:t>value</w:t>
      </w:r>
    </w:p>
    <w:p w14:paraId="4B5BCC1C" w14:textId="77777777" w:rsidR="00620CF6" w:rsidRDefault="00000000">
      <w:pPr>
        <w:pStyle w:val="BodyText"/>
        <w:tabs>
          <w:tab w:val="left" w:pos="2573"/>
          <w:tab w:val="left" w:pos="3334"/>
          <w:tab w:val="left" w:pos="4375"/>
          <w:tab w:val="left" w:pos="5013"/>
          <w:tab w:val="left" w:pos="6954"/>
          <w:tab w:val="left" w:pos="7003"/>
          <w:tab w:val="left" w:pos="7973"/>
        </w:tabs>
        <w:spacing w:before="101" w:line="424" w:lineRule="auto"/>
        <w:ind w:left="1211" w:right="1910"/>
      </w:pPr>
      <w:r>
        <w:rPr>
          <w:noProof/>
        </w:rPr>
        <mc:AlternateContent>
          <mc:Choice Requires="wps">
            <w:drawing>
              <wp:anchor distT="0" distB="0" distL="0" distR="0" simplePos="0" relativeHeight="481607680" behindDoc="1" locked="0" layoutInCell="1" allowOverlap="1" wp14:anchorId="0F2D9C4B" wp14:editId="63D1935B">
                <wp:simplePos x="0" y="0"/>
                <wp:positionH relativeFrom="page">
                  <wp:posOffset>1519161</wp:posOffset>
                </wp:positionH>
                <wp:positionV relativeFrom="paragraph">
                  <wp:posOffset>546671</wp:posOffset>
                </wp:positionV>
                <wp:extent cx="4734560" cy="1524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4560" cy="152400"/>
                        </a:xfrm>
                        <a:prstGeom prst="rect">
                          <a:avLst/>
                        </a:prstGeom>
                        <a:solidFill>
                          <a:srgbClr val="F7F7F7"/>
                        </a:solidFill>
                      </wps:spPr>
                      <wps:txbx>
                        <w:txbxContent>
                          <w:p w14:paraId="710785E3" w14:textId="77777777" w:rsidR="00620CF6" w:rsidRDefault="00000000">
                            <w:pPr>
                              <w:pStyle w:val="BodyText"/>
                              <w:tabs>
                                <w:tab w:val="left" w:pos="1481"/>
                                <w:tab w:val="left" w:pos="2241"/>
                                <w:tab w:val="left" w:pos="3283"/>
                                <w:tab w:val="left" w:pos="3921"/>
                                <w:tab w:val="left" w:pos="5861"/>
                                <w:tab w:val="left" w:pos="6881"/>
                              </w:tabs>
                              <w:spacing w:line="227" w:lineRule="exact"/>
                              <w:ind w:left="119"/>
                              <w:rPr>
                                <w:color w:val="000000"/>
                              </w:rPr>
                            </w:pPr>
                            <w:proofErr w:type="spellStart"/>
                            <w:r>
                              <w:rPr>
                                <w:color w:val="000000"/>
                                <w:spacing w:val="-2"/>
                              </w:rPr>
                              <w:t>HFCS_ineq</w:t>
                            </w:r>
                            <w:proofErr w:type="spellEnd"/>
                            <w:r>
                              <w:rPr>
                                <w:color w:val="000000"/>
                              </w:rPr>
                              <w:tab/>
                            </w:r>
                            <w:r>
                              <w:rPr>
                                <w:color w:val="000000"/>
                                <w:spacing w:val="-5"/>
                              </w:rPr>
                              <w:t>AT</w:t>
                            </w:r>
                            <w:r>
                              <w:rPr>
                                <w:color w:val="000000"/>
                              </w:rPr>
                              <w:tab/>
                            </w:r>
                            <w:r>
                              <w:rPr>
                                <w:color w:val="000000"/>
                                <w:spacing w:val="-2"/>
                              </w:rPr>
                              <w:t>Austria</w:t>
                            </w:r>
                            <w:r>
                              <w:rPr>
                                <w:color w:val="000000"/>
                              </w:rPr>
                              <w:tab/>
                            </w:r>
                            <w:r>
                              <w:rPr>
                                <w:color w:val="000000"/>
                                <w:spacing w:val="-4"/>
                              </w:rPr>
                              <w:t>2010</w:t>
                            </w:r>
                            <w:r>
                              <w:rPr>
                                <w:color w:val="000000"/>
                              </w:rPr>
                              <w:tab/>
                            </w:r>
                            <w:r>
                              <w:rPr>
                                <w:color w:val="000000"/>
                                <w:spacing w:val="-6"/>
                              </w:rPr>
                              <w:t>t-</w:t>
                            </w:r>
                            <w:proofErr w:type="spellStart"/>
                            <w:r>
                              <w:rPr>
                                <w:color w:val="000000"/>
                                <w:spacing w:val="-6"/>
                              </w:rPr>
                              <w:t>hs</w:t>
                            </w:r>
                            <w:proofErr w:type="spellEnd"/>
                            <w:r>
                              <w:rPr>
                                <w:color w:val="000000"/>
                                <w:spacing w:val="-6"/>
                              </w:rPr>
                              <w:t>-</w:t>
                            </w:r>
                            <w:proofErr w:type="spellStart"/>
                            <w:r>
                              <w:rPr>
                                <w:color w:val="000000"/>
                                <w:spacing w:val="-6"/>
                              </w:rPr>
                              <w:t>dsh</w:t>
                            </w:r>
                            <w:proofErr w:type="spellEnd"/>
                            <w:r>
                              <w:rPr>
                                <w:color w:val="000000"/>
                                <w:spacing w:val="-6"/>
                              </w:rPr>
                              <w:t>-</w:t>
                            </w:r>
                            <w:proofErr w:type="spellStart"/>
                            <w:r>
                              <w:rPr>
                                <w:color w:val="000000"/>
                                <w:spacing w:val="-6"/>
                              </w:rPr>
                              <w:t>netwea</w:t>
                            </w:r>
                            <w:proofErr w:type="spellEnd"/>
                            <w:r>
                              <w:rPr>
                                <w:color w:val="000000"/>
                                <w:spacing w:val="-6"/>
                              </w:rPr>
                              <w:t>-ho</w:t>
                            </w:r>
                            <w:r>
                              <w:rPr>
                                <w:color w:val="000000"/>
                              </w:rPr>
                              <w:tab/>
                            </w:r>
                            <w:r>
                              <w:rPr>
                                <w:color w:val="000000"/>
                                <w:spacing w:val="-2"/>
                              </w:rPr>
                              <w:t>p80p100</w:t>
                            </w:r>
                            <w:r>
                              <w:rPr>
                                <w:color w:val="000000"/>
                              </w:rPr>
                              <w:tab/>
                            </w:r>
                            <w:r>
                              <w:rPr>
                                <w:color w:val="000000"/>
                                <w:spacing w:val="-2"/>
                              </w:rPr>
                              <w:t>76.63</w:t>
                            </w:r>
                          </w:p>
                        </w:txbxContent>
                      </wps:txbx>
                      <wps:bodyPr wrap="square" lIns="0" tIns="0" rIns="0" bIns="0" rtlCol="0">
                        <a:noAutofit/>
                      </wps:bodyPr>
                    </wps:wsp>
                  </a:graphicData>
                </a:graphic>
              </wp:anchor>
            </w:drawing>
          </mc:Choice>
          <mc:Fallback>
            <w:pict>
              <v:shape w14:anchorId="0F2D9C4B" id="Textbox 37" o:spid="_x0000_s1045" type="#_x0000_t202" style="position:absolute;left:0;text-align:left;margin-left:119.6pt;margin-top:43.05pt;width:372.8pt;height:12pt;z-index:-2170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" fillcolor="#f7f7f7" stroked="f">
                <v:textbox inset="0,0,0,0">
                  <w:txbxContent>
                    <w:p w14:paraId="710785E3" w14:textId="77777777" w:rsidR="00620CF6" w:rsidRDefault="00000000">
                      <w:pPr>
                        <w:pStyle w:val="BodyText"/>
                        <w:tabs>
                          <w:tab w:val="left" w:pos="1481"/>
                          <w:tab w:val="left" w:pos="2241"/>
                          <w:tab w:val="left" w:pos="3283"/>
                          <w:tab w:val="left" w:pos="3921"/>
                          <w:tab w:val="left" w:pos="5861"/>
                          <w:tab w:val="left" w:pos="6881"/>
                        </w:tabs>
                        <w:spacing w:line="227" w:lineRule="exact"/>
                        <w:ind w:left="119"/>
                        <w:rPr>
                          <w:color w:val="000000"/>
                        </w:rPr>
                      </w:pPr>
                      <w:proofErr w:type="spellStart"/>
                      <w:r>
                        <w:rPr>
                          <w:color w:val="000000"/>
                          <w:spacing w:val="-2"/>
                        </w:rPr>
                        <w:t>HFCS_ineq</w:t>
                      </w:r>
                      <w:proofErr w:type="spellEnd"/>
                      <w:r>
                        <w:rPr>
                          <w:color w:val="000000"/>
                        </w:rPr>
                        <w:tab/>
                      </w:r>
                      <w:r>
                        <w:rPr>
                          <w:color w:val="000000"/>
                          <w:spacing w:val="-5"/>
                        </w:rPr>
                        <w:t>AT</w:t>
                      </w:r>
                      <w:r>
                        <w:rPr>
                          <w:color w:val="000000"/>
                        </w:rPr>
                        <w:tab/>
                      </w:r>
                      <w:r>
                        <w:rPr>
                          <w:color w:val="000000"/>
                          <w:spacing w:val="-2"/>
                        </w:rPr>
                        <w:t>Austria</w:t>
                      </w:r>
                      <w:r>
                        <w:rPr>
                          <w:color w:val="000000"/>
                        </w:rPr>
                        <w:tab/>
                      </w:r>
                      <w:r>
                        <w:rPr>
                          <w:color w:val="000000"/>
                          <w:spacing w:val="-4"/>
                        </w:rPr>
                        <w:t>2010</w:t>
                      </w:r>
                      <w:r>
                        <w:rPr>
                          <w:color w:val="000000"/>
                        </w:rPr>
                        <w:tab/>
                      </w:r>
                      <w:r>
                        <w:rPr>
                          <w:color w:val="000000"/>
                          <w:spacing w:val="-6"/>
                        </w:rPr>
                        <w:t>t-</w:t>
                      </w:r>
                      <w:proofErr w:type="spellStart"/>
                      <w:r>
                        <w:rPr>
                          <w:color w:val="000000"/>
                          <w:spacing w:val="-6"/>
                        </w:rPr>
                        <w:t>hs</w:t>
                      </w:r>
                      <w:proofErr w:type="spellEnd"/>
                      <w:r>
                        <w:rPr>
                          <w:color w:val="000000"/>
                          <w:spacing w:val="-6"/>
                        </w:rPr>
                        <w:t>-</w:t>
                      </w:r>
                      <w:proofErr w:type="spellStart"/>
                      <w:r>
                        <w:rPr>
                          <w:color w:val="000000"/>
                          <w:spacing w:val="-6"/>
                        </w:rPr>
                        <w:t>dsh</w:t>
                      </w:r>
                      <w:proofErr w:type="spellEnd"/>
                      <w:r>
                        <w:rPr>
                          <w:color w:val="000000"/>
                          <w:spacing w:val="-6"/>
                        </w:rPr>
                        <w:t>-</w:t>
                      </w:r>
                      <w:proofErr w:type="spellStart"/>
                      <w:r>
                        <w:rPr>
                          <w:color w:val="000000"/>
                          <w:spacing w:val="-6"/>
                        </w:rPr>
                        <w:t>netwea</w:t>
                      </w:r>
                      <w:proofErr w:type="spellEnd"/>
                      <w:r>
                        <w:rPr>
                          <w:color w:val="000000"/>
                          <w:spacing w:val="-6"/>
                        </w:rPr>
                        <w:t>-ho</w:t>
                      </w:r>
                      <w:r>
                        <w:rPr>
                          <w:color w:val="000000"/>
                        </w:rPr>
                        <w:tab/>
                      </w:r>
                      <w:r>
                        <w:rPr>
                          <w:color w:val="000000"/>
                          <w:spacing w:val="-2"/>
                        </w:rPr>
                        <w:t>p80p100</w:t>
                      </w:r>
                      <w:r>
                        <w:rPr>
                          <w:color w:val="000000"/>
                        </w:rPr>
                        <w:tab/>
                      </w:r>
                      <w:r>
                        <w:rPr>
                          <w:color w:val="000000"/>
                          <w:spacing w:val="-2"/>
                        </w:rPr>
                        <w:t>76.63</w:t>
                      </w:r>
                    </w:p>
                  </w:txbxContent>
                </v:textbox>
                <w10:wrap anchorx="page"/>
              </v:shape>
            </w:pict>
          </mc:Fallback>
        </mc:AlternateContent>
      </w:r>
      <w:r>
        <w:rPr>
          <w:noProof/>
        </w:rPr>
        <mc:AlternateContent>
          <mc:Choice Requires="wps">
            <w:drawing>
              <wp:anchor distT="0" distB="0" distL="0" distR="0" simplePos="0" relativeHeight="481608192" behindDoc="1" locked="0" layoutInCell="1" allowOverlap="1" wp14:anchorId="7A0EE70B" wp14:editId="28C27ACC">
                <wp:simplePos x="0" y="0"/>
                <wp:positionH relativeFrom="page">
                  <wp:posOffset>1519161</wp:posOffset>
                </wp:positionH>
                <wp:positionV relativeFrom="paragraph">
                  <wp:posOffset>243014</wp:posOffset>
                </wp:positionV>
                <wp:extent cx="4734560" cy="15240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4560" cy="152400"/>
                        </a:xfrm>
                        <a:prstGeom prst="rect">
                          <a:avLst/>
                        </a:prstGeom>
                        <a:solidFill>
                          <a:srgbClr val="F7F7F7"/>
                        </a:solidFill>
                      </wps:spPr>
                      <wps:txbx>
                        <w:txbxContent>
                          <w:p w14:paraId="7B28073E" w14:textId="77777777" w:rsidR="00620CF6" w:rsidRDefault="00000000">
                            <w:pPr>
                              <w:pStyle w:val="BodyText"/>
                              <w:tabs>
                                <w:tab w:val="left" w:pos="1481"/>
                                <w:tab w:val="left" w:pos="2241"/>
                                <w:tab w:val="left" w:pos="3283"/>
                                <w:tab w:val="left" w:pos="3921"/>
                                <w:tab w:val="left" w:pos="5911"/>
                                <w:tab w:val="left" w:pos="6881"/>
                              </w:tabs>
                              <w:spacing w:line="227" w:lineRule="exact"/>
                              <w:ind w:left="119"/>
                              <w:rPr>
                                <w:color w:val="000000"/>
                              </w:rPr>
                            </w:pPr>
                            <w:proofErr w:type="spellStart"/>
                            <w:r>
                              <w:rPr>
                                <w:color w:val="000000"/>
                                <w:spacing w:val="-2"/>
                              </w:rPr>
                              <w:t>HFCS_ineq</w:t>
                            </w:r>
                            <w:proofErr w:type="spellEnd"/>
                            <w:r>
                              <w:rPr>
                                <w:color w:val="000000"/>
                              </w:rPr>
                              <w:tab/>
                            </w:r>
                            <w:r>
                              <w:rPr>
                                <w:color w:val="000000"/>
                                <w:spacing w:val="-5"/>
                              </w:rPr>
                              <w:t>AT</w:t>
                            </w:r>
                            <w:r>
                              <w:rPr>
                                <w:color w:val="000000"/>
                              </w:rPr>
                              <w:tab/>
                            </w:r>
                            <w:r>
                              <w:rPr>
                                <w:color w:val="000000"/>
                                <w:spacing w:val="-2"/>
                              </w:rPr>
                              <w:t>Austria</w:t>
                            </w:r>
                            <w:r>
                              <w:rPr>
                                <w:color w:val="000000"/>
                              </w:rPr>
                              <w:tab/>
                            </w:r>
                            <w:r>
                              <w:rPr>
                                <w:color w:val="000000"/>
                                <w:spacing w:val="-4"/>
                              </w:rPr>
                              <w:t>2010</w:t>
                            </w:r>
                            <w:r>
                              <w:rPr>
                                <w:color w:val="000000"/>
                              </w:rPr>
                              <w:tab/>
                            </w:r>
                            <w:r>
                              <w:rPr>
                                <w:color w:val="000000"/>
                                <w:spacing w:val="-6"/>
                              </w:rPr>
                              <w:t>t-</w:t>
                            </w:r>
                            <w:proofErr w:type="spellStart"/>
                            <w:r>
                              <w:rPr>
                                <w:color w:val="000000"/>
                                <w:spacing w:val="-6"/>
                              </w:rPr>
                              <w:t>hs</w:t>
                            </w:r>
                            <w:proofErr w:type="spellEnd"/>
                            <w:r>
                              <w:rPr>
                                <w:color w:val="000000"/>
                                <w:spacing w:val="-6"/>
                              </w:rPr>
                              <w:t>-</w:t>
                            </w:r>
                            <w:proofErr w:type="spellStart"/>
                            <w:r>
                              <w:rPr>
                                <w:color w:val="000000"/>
                                <w:spacing w:val="-6"/>
                              </w:rPr>
                              <w:t>dsh</w:t>
                            </w:r>
                            <w:proofErr w:type="spellEnd"/>
                            <w:r>
                              <w:rPr>
                                <w:color w:val="000000"/>
                                <w:spacing w:val="-6"/>
                              </w:rPr>
                              <w:t>-</w:t>
                            </w:r>
                            <w:proofErr w:type="spellStart"/>
                            <w:r>
                              <w:rPr>
                                <w:color w:val="000000"/>
                                <w:spacing w:val="-6"/>
                              </w:rPr>
                              <w:t>netwea</w:t>
                            </w:r>
                            <w:proofErr w:type="spellEnd"/>
                            <w:r>
                              <w:rPr>
                                <w:color w:val="000000"/>
                                <w:spacing w:val="-6"/>
                              </w:rPr>
                              <w:t>-ho</w:t>
                            </w:r>
                            <w:r>
                              <w:rPr>
                                <w:color w:val="000000"/>
                              </w:rPr>
                              <w:tab/>
                            </w:r>
                            <w:r>
                              <w:rPr>
                                <w:color w:val="000000"/>
                                <w:spacing w:val="-2"/>
                              </w:rPr>
                              <w:t>p90p95</w:t>
                            </w:r>
                            <w:r>
                              <w:rPr>
                                <w:color w:val="000000"/>
                              </w:rPr>
                              <w:tab/>
                            </w:r>
                            <w:r>
                              <w:rPr>
                                <w:color w:val="000000"/>
                                <w:spacing w:val="-2"/>
                              </w:rPr>
                              <w:t>13.48</w:t>
                            </w:r>
                          </w:p>
                        </w:txbxContent>
                      </wps:txbx>
                      <wps:bodyPr wrap="square" lIns="0" tIns="0" rIns="0" bIns="0" rtlCol="0">
                        <a:noAutofit/>
                      </wps:bodyPr>
                    </wps:wsp>
                  </a:graphicData>
                </a:graphic>
              </wp:anchor>
            </w:drawing>
          </mc:Choice>
          <mc:Fallback>
            <w:pict>
              <v:shape w14:anchorId="7A0EE70B" id="Textbox 38" o:spid="_x0000_s1046" type="#_x0000_t202" style="position:absolute;left:0;text-align:left;margin-left:119.6pt;margin-top:19.15pt;width:372.8pt;height:12pt;z-index:-2170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" fillcolor="#f7f7f7" stroked="f">
                <v:textbox inset="0,0,0,0">
                  <w:txbxContent>
                    <w:p w14:paraId="7B28073E" w14:textId="77777777" w:rsidR="00620CF6" w:rsidRDefault="00000000">
                      <w:pPr>
                        <w:pStyle w:val="BodyText"/>
                        <w:tabs>
                          <w:tab w:val="left" w:pos="1481"/>
                          <w:tab w:val="left" w:pos="2241"/>
                          <w:tab w:val="left" w:pos="3283"/>
                          <w:tab w:val="left" w:pos="3921"/>
                          <w:tab w:val="left" w:pos="5911"/>
                          <w:tab w:val="left" w:pos="6881"/>
                        </w:tabs>
                        <w:spacing w:line="227" w:lineRule="exact"/>
                        <w:ind w:left="119"/>
                        <w:rPr>
                          <w:color w:val="000000"/>
                        </w:rPr>
                      </w:pPr>
                      <w:proofErr w:type="spellStart"/>
                      <w:r>
                        <w:rPr>
                          <w:color w:val="000000"/>
                          <w:spacing w:val="-2"/>
                        </w:rPr>
                        <w:t>HFCS_ineq</w:t>
                      </w:r>
                      <w:proofErr w:type="spellEnd"/>
                      <w:r>
                        <w:rPr>
                          <w:color w:val="000000"/>
                        </w:rPr>
                        <w:tab/>
                      </w:r>
                      <w:r>
                        <w:rPr>
                          <w:color w:val="000000"/>
                          <w:spacing w:val="-5"/>
                        </w:rPr>
                        <w:t>AT</w:t>
                      </w:r>
                      <w:r>
                        <w:rPr>
                          <w:color w:val="000000"/>
                        </w:rPr>
                        <w:tab/>
                      </w:r>
                      <w:r>
                        <w:rPr>
                          <w:color w:val="000000"/>
                          <w:spacing w:val="-2"/>
                        </w:rPr>
                        <w:t>Austria</w:t>
                      </w:r>
                      <w:r>
                        <w:rPr>
                          <w:color w:val="000000"/>
                        </w:rPr>
                        <w:tab/>
                      </w:r>
                      <w:r>
                        <w:rPr>
                          <w:color w:val="000000"/>
                          <w:spacing w:val="-4"/>
                        </w:rPr>
                        <w:t>2010</w:t>
                      </w:r>
                      <w:r>
                        <w:rPr>
                          <w:color w:val="000000"/>
                        </w:rPr>
                        <w:tab/>
                      </w:r>
                      <w:r>
                        <w:rPr>
                          <w:color w:val="000000"/>
                          <w:spacing w:val="-6"/>
                        </w:rPr>
                        <w:t>t-</w:t>
                      </w:r>
                      <w:proofErr w:type="spellStart"/>
                      <w:r>
                        <w:rPr>
                          <w:color w:val="000000"/>
                          <w:spacing w:val="-6"/>
                        </w:rPr>
                        <w:t>hs</w:t>
                      </w:r>
                      <w:proofErr w:type="spellEnd"/>
                      <w:r>
                        <w:rPr>
                          <w:color w:val="000000"/>
                          <w:spacing w:val="-6"/>
                        </w:rPr>
                        <w:t>-</w:t>
                      </w:r>
                      <w:proofErr w:type="spellStart"/>
                      <w:r>
                        <w:rPr>
                          <w:color w:val="000000"/>
                          <w:spacing w:val="-6"/>
                        </w:rPr>
                        <w:t>dsh</w:t>
                      </w:r>
                      <w:proofErr w:type="spellEnd"/>
                      <w:r>
                        <w:rPr>
                          <w:color w:val="000000"/>
                          <w:spacing w:val="-6"/>
                        </w:rPr>
                        <w:t>-</w:t>
                      </w:r>
                      <w:proofErr w:type="spellStart"/>
                      <w:r>
                        <w:rPr>
                          <w:color w:val="000000"/>
                          <w:spacing w:val="-6"/>
                        </w:rPr>
                        <w:t>netwea</w:t>
                      </w:r>
                      <w:proofErr w:type="spellEnd"/>
                      <w:r>
                        <w:rPr>
                          <w:color w:val="000000"/>
                          <w:spacing w:val="-6"/>
                        </w:rPr>
                        <w:t>-ho</w:t>
                      </w:r>
                      <w:r>
                        <w:rPr>
                          <w:color w:val="000000"/>
                        </w:rPr>
                        <w:tab/>
                      </w:r>
                      <w:r>
                        <w:rPr>
                          <w:color w:val="000000"/>
                          <w:spacing w:val="-2"/>
                        </w:rPr>
                        <w:t>p90p95</w:t>
                      </w:r>
                      <w:r>
                        <w:rPr>
                          <w:color w:val="000000"/>
                        </w:rPr>
                        <w:tab/>
                      </w:r>
                      <w:r>
                        <w:rPr>
                          <w:color w:val="000000"/>
                          <w:spacing w:val="-2"/>
                        </w:rPr>
                        <w:t>13.48</w:t>
                      </w:r>
                    </w:p>
                  </w:txbxContent>
                </v:textbox>
                <w10:wrap anchorx="page"/>
              </v:shape>
            </w:pict>
          </mc:Fallback>
        </mc:AlternateContent>
      </w:r>
      <w:r>
        <w:rPr>
          <w:noProof/>
        </w:rPr>
        <mc:AlternateContent>
          <mc:Choice Requires="wps">
            <w:drawing>
              <wp:anchor distT="0" distB="0" distL="0" distR="0" simplePos="0" relativeHeight="15739392" behindDoc="0" locked="0" layoutInCell="1" allowOverlap="1" wp14:anchorId="47EDA9DE" wp14:editId="039A879D">
                <wp:simplePos x="0" y="0"/>
                <wp:positionH relativeFrom="page">
                  <wp:posOffset>1519161</wp:posOffset>
                </wp:positionH>
                <wp:positionV relativeFrom="paragraph">
                  <wp:posOffset>-60642</wp:posOffset>
                </wp:positionV>
                <wp:extent cx="4734560" cy="15240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4560" cy="152400"/>
                        </a:xfrm>
                        <a:prstGeom prst="rect">
                          <a:avLst/>
                        </a:prstGeom>
                        <a:solidFill>
                          <a:srgbClr val="F7F7F7"/>
                        </a:solidFill>
                      </wps:spPr>
                      <wps:txbx>
                        <w:txbxContent>
                          <w:p w14:paraId="3B15240A" w14:textId="77777777" w:rsidR="00620CF6" w:rsidRDefault="00000000">
                            <w:pPr>
                              <w:pStyle w:val="BodyText"/>
                              <w:tabs>
                                <w:tab w:val="left" w:pos="1481"/>
                                <w:tab w:val="left" w:pos="2241"/>
                                <w:tab w:val="left" w:pos="3283"/>
                                <w:tab w:val="left" w:pos="3921"/>
                                <w:tab w:val="left" w:pos="5861"/>
                                <w:tab w:val="left" w:pos="6881"/>
                              </w:tabs>
                              <w:spacing w:line="227" w:lineRule="exact"/>
                              <w:ind w:left="119"/>
                              <w:rPr>
                                <w:color w:val="000000"/>
                              </w:rPr>
                            </w:pPr>
                            <w:proofErr w:type="spellStart"/>
                            <w:r>
                              <w:rPr>
                                <w:color w:val="000000"/>
                                <w:spacing w:val="-2"/>
                              </w:rPr>
                              <w:t>HFCS_ineq</w:t>
                            </w:r>
                            <w:proofErr w:type="spellEnd"/>
                            <w:r>
                              <w:rPr>
                                <w:color w:val="000000"/>
                              </w:rPr>
                              <w:tab/>
                            </w:r>
                            <w:r>
                              <w:rPr>
                                <w:color w:val="000000"/>
                                <w:spacing w:val="-5"/>
                              </w:rPr>
                              <w:t>AT</w:t>
                            </w:r>
                            <w:r>
                              <w:rPr>
                                <w:color w:val="000000"/>
                              </w:rPr>
                              <w:tab/>
                            </w:r>
                            <w:r>
                              <w:rPr>
                                <w:color w:val="000000"/>
                                <w:spacing w:val="-2"/>
                              </w:rPr>
                              <w:t>Austria</w:t>
                            </w:r>
                            <w:r>
                              <w:rPr>
                                <w:color w:val="000000"/>
                              </w:rPr>
                              <w:tab/>
                            </w:r>
                            <w:r>
                              <w:rPr>
                                <w:color w:val="000000"/>
                                <w:spacing w:val="-4"/>
                              </w:rPr>
                              <w:t>2010</w:t>
                            </w:r>
                            <w:r>
                              <w:rPr>
                                <w:color w:val="000000"/>
                              </w:rPr>
                              <w:tab/>
                            </w:r>
                            <w:r>
                              <w:rPr>
                                <w:color w:val="000000"/>
                                <w:spacing w:val="-6"/>
                              </w:rPr>
                              <w:t>t-</w:t>
                            </w:r>
                            <w:proofErr w:type="spellStart"/>
                            <w:r>
                              <w:rPr>
                                <w:color w:val="000000"/>
                                <w:spacing w:val="-6"/>
                              </w:rPr>
                              <w:t>hs</w:t>
                            </w:r>
                            <w:proofErr w:type="spellEnd"/>
                            <w:r>
                              <w:rPr>
                                <w:color w:val="000000"/>
                                <w:spacing w:val="-6"/>
                              </w:rPr>
                              <w:t>-</w:t>
                            </w:r>
                            <w:proofErr w:type="spellStart"/>
                            <w:r>
                              <w:rPr>
                                <w:color w:val="000000"/>
                                <w:spacing w:val="-6"/>
                              </w:rPr>
                              <w:t>dsh</w:t>
                            </w:r>
                            <w:proofErr w:type="spellEnd"/>
                            <w:r>
                              <w:rPr>
                                <w:color w:val="000000"/>
                                <w:spacing w:val="-6"/>
                              </w:rPr>
                              <w:t>-</w:t>
                            </w:r>
                            <w:proofErr w:type="spellStart"/>
                            <w:r>
                              <w:rPr>
                                <w:color w:val="000000"/>
                                <w:spacing w:val="-6"/>
                              </w:rPr>
                              <w:t>netwea</w:t>
                            </w:r>
                            <w:proofErr w:type="spellEnd"/>
                            <w:r>
                              <w:rPr>
                                <w:color w:val="000000"/>
                                <w:spacing w:val="-6"/>
                              </w:rPr>
                              <w:t>-ho</w:t>
                            </w:r>
                            <w:r>
                              <w:rPr>
                                <w:color w:val="000000"/>
                              </w:rPr>
                              <w:tab/>
                            </w:r>
                            <w:r>
                              <w:rPr>
                                <w:color w:val="000000"/>
                                <w:spacing w:val="-2"/>
                              </w:rPr>
                              <w:t>p95p100</w:t>
                            </w:r>
                            <w:r>
                              <w:rPr>
                                <w:color w:val="000000"/>
                              </w:rPr>
                              <w:tab/>
                            </w:r>
                            <w:r>
                              <w:rPr>
                                <w:color w:val="000000"/>
                                <w:spacing w:val="-2"/>
                              </w:rPr>
                              <w:t>47.62</w:t>
                            </w:r>
                          </w:p>
                        </w:txbxContent>
                      </wps:txbx>
                      <wps:bodyPr wrap="square" lIns="0" tIns="0" rIns="0" bIns="0" rtlCol="0">
                        <a:noAutofit/>
                      </wps:bodyPr>
                    </wps:wsp>
                  </a:graphicData>
                </a:graphic>
              </wp:anchor>
            </w:drawing>
          </mc:Choice>
          <mc:Fallback>
            <w:pict>
              <v:shape w14:anchorId="47EDA9DE" id="Textbox 39" o:spid="_x0000_s1047" type="#_x0000_t202" style="position:absolute;left:0;text-align:left;margin-left:119.6pt;margin-top:-4.75pt;width:372.8pt;height:12pt;z-index:1573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" fillcolor="#f7f7f7" stroked="f">
                <v:textbox inset="0,0,0,0">
                  <w:txbxContent>
                    <w:p w14:paraId="3B15240A" w14:textId="77777777" w:rsidR="00620CF6" w:rsidRDefault="00000000">
                      <w:pPr>
                        <w:pStyle w:val="BodyText"/>
                        <w:tabs>
                          <w:tab w:val="left" w:pos="1481"/>
                          <w:tab w:val="left" w:pos="2241"/>
                          <w:tab w:val="left" w:pos="3283"/>
                          <w:tab w:val="left" w:pos="3921"/>
                          <w:tab w:val="left" w:pos="5861"/>
                          <w:tab w:val="left" w:pos="6881"/>
                        </w:tabs>
                        <w:spacing w:line="227" w:lineRule="exact"/>
                        <w:ind w:left="119"/>
                        <w:rPr>
                          <w:color w:val="000000"/>
                        </w:rPr>
                      </w:pPr>
                      <w:proofErr w:type="spellStart"/>
                      <w:r>
                        <w:rPr>
                          <w:color w:val="000000"/>
                          <w:spacing w:val="-2"/>
                        </w:rPr>
                        <w:t>HFCS_ineq</w:t>
                      </w:r>
                      <w:proofErr w:type="spellEnd"/>
                      <w:r>
                        <w:rPr>
                          <w:color w:val="000000"/>
                        </w:rPr>
                        <w:tab/>
                      </w:r>
                      <w:r>
                        <w:rPr>
                          <w:color w:val="000000"/>
                          <w:spacing w:val="-5"/>
                        </w:rPr>
                        <w:t>AT</w:t>
                      </w:r>
                      <w:r>
                        <w:rPr>
                          <w:color w:val="000000"/>
                        </w:rPr>
                        <w:tab/>
                      </w:r>
                      <w:r>
                        <w:rPr>
                          <w:color w:val="000000"/>
                          <w:spacing w:val="-2"/>
                        </w:rPr>
                        <w:t>Austria</w:t>
                      </w:r>
                      <w:r>
                        <w:rPr>
                          <w:color w:val="000000"/>
                        </w:rPr>
                        <w:tab/>
                      </w:r>
                      <w:r>
                        <w:rPr>
                          <w:color w:val="000000"/>
                          <w:spacing w:val="-4"/>
                        </w:rPr>
                        <w:t>2010</w:t>
                      </w:r>
                      <w:r>
                        <w:rPr>
                          <w:color w:val="000000"/>
                        </w:rPr>
                        <w:tab/>
                      </w:r>
                      <w:r>
                        <w:rPr>
                          <w:color w:val="000000"/>
                          <w:spacing w:val="-6"/>
                        </w:rPr>
                        <w:t>t-</w:t>
                      </w:r>
                      <w:proofErr w:type="spellStart"/>
                      <w:r>
                        <w:rPr>
                          <w:color w:val="000000"/>
                          <w:spacing w:val="-6"/>
                        </w:rPr>
                        <w:t>hs</w:t>
                      </w:r>
                      <w:proofErr w:type="spellEnd"/>
                      <w:r>
                        <w:rPr>
                          <w:color w:val="000000"/>
                          <w:spacing w:val="-6"/>
                        </w:rPr>
                        <w:t>-</w:t>
                      </w:r>
                      <w:proofErr w:type="spellStart"/>
                      <w:r>
                        <w:rPr>
                          <w:color w:val="000000"/>
                          <w:spacing w:val="-6"/>
                        </w:rPr>
                        <w:t>dsh</w:t>
                      </w:r>
                      <w:proofErr w:type="spellEnd"/>
                      <w:r>
                        <w:rPr>
                          <w:color w:val="000000"/>
                          <w:spacing w:val="-6"/>
                        </w:rPr>
                        <w:t>-</w:t>
                      </w:r>
                      <w:proofErr w:type="spellStart"/>
                      <w:r>
                        <w:rPr>
                          <w:color w:val="000000"/>
                          <w:spacing w:val="-6"/>
                        </w:rPr>
                        <w:t>netwea</w:t>
                      </w:r>
                      <w:proofErr w:type="spellEnd"/>
                      <w:r>
                        <w:rPr>
                          <w:color w:val="000000"/>
                          <w:spacing w:val="-6"/>
                        </w:rPr>
                        <w:t>-ho</w:t>
                      </w:r>
                      <w:r>
                        <w:rPr>
                          <w:color w:val="000000"/>
                        </w:rPr>
                        <w:tab/>
                      </w:r>
                      <w:r>
                        <w:rPr>
                          <w:color w:val="000000"/>
                          <w:spacing w:val="-2"/>
                        </w:rPr>
                        <w:t>p95p100</w:t>
                      </w:r>
                      <w:r>
                        <w:rPr>
                          <w:color w:val="000000"/>
                        </w:rPr>
                        <w:tab/>
                      </w:r>
                      <w:r>
                        <w:rPr>
                          <w:color w:val="000000"/>
                          <w:spacing w:val="-2"/>
                        </w:rPr>
                        <w:t>47.62</w:t>
                      </w:r>
                    </w:p>
                  </w:txbxContent>
                </v:textbox>
                <w10:wrap anchorx="page"/>
              </v:shape>
            </w:pict>
          </mc:Fallback>
        </mc:AlternateContent>
      </w:r>
      <w:proofErr w:type="spellStart"/>
      <w:r>
        <w:rPr>
          <w:spacing w:val="-2"/>
        </w:rPr>
        <w:t>HFCS_ineq</w:t>
      </w:r>
      <w:proofErr w:type="spellEnd"/>
      <w:r>
        <w:tab/>
      </w:r>
      <w:r>
        <w:rPr>
          <w:spacing w:val="-6"/>
        </w:rPr>
        <w:t>AT</w:t>
      </w:r>
      <w:r>
        <w:tab/>
      </w:r>
      <w:r>
        <w:rPr>
          <w:spacing w:val="-2"/>
        </w:rPr>
        <w:t>Austria</w:t>
      </w:r>
      <w:r>
        <w:tab/>
      </w:r>
      <w:r>
        <w:rPr>
          <w:spacing w:val="-4"/>
        </w:rPr>
        <w:t>2010</w:t>
      </w:r>
      <w:r>
        <w:tab/>
      </w:r>
      <w:r>
        <w:rPr>
          <w:spacing w:val="-2"/>
        </w:rPr>
        <w:t>t-</w:t>
      </w:r>
      <w:proofErr w:type="spellStart"/>
      <w:r>
        <w:rPr>
          <w:spacing w:val="-2"/>
        </w:rPr>
        <w:t>hs</w:t>
      </w:r>
      <w:proofErr w:type="spellEnd"/>
      <w:r>
        <w:rPr>
          <w:spacing w:val="-2"/>
        </w:rPr>
        <w:t>-</w:t>
      </w:r>
      <w:proofErr w:type="spellStart"/>
      <w:r>
        <w:rPr>
          <w:spacing w:val="-2"/>
        </w:rPr>
        <w:t>dsh</w:t>
      </w:r>
      <w:proofErr w:type="spellEnd"/>
      <w:r>
        <w:rPr>
          <w:spacing w:val="-2"/>
        </w:rPr>
        <w:t>-</w:t>
      </w:r>
      <w:proofErr w:type="spellStart"/>
      <w:r>
        <w:rPr>
          <w:spacing w:val="-2"/>
        </w:rPr>
        <w:t>netwea</w:t>
      </w:r>
      <w:proofErr w:type="spellEnd"/>
      <w:r>
        <w:rPr>
          <w:spacing w:val="-2"/>
        </w:rPr>
        <w:t>-ho</w:t>
      </w:r>
      <w:r>
        <w:tab/>
      </w:r>
      <w:r>
        <w:rPr>
          <w:spacing w:val="-2"/>
        </w:rPr>
        <w:t>p99p100</w:t>
      </w:r>
      <w:r>
        <w:tab/>
      </w:r>
      <w:r>
        <w:rPr>
          <w:spacing w:val="-2"/>
        </w:rPr>
        <w:t xml:space="preserve">22.94 </w:t>
      </w:r>
      <w:proofErr w:type="spellStart"/>
      <w:r>
        <w:rPr>
          <w:spacing w:val="-2"/>
        </w:rPr>
        <w:t>HFCS_ineq</w:t>
      </w:r>
      <w:proofErr w:type="spellEnd"/>
      <w:r>
        <w:tab/>
      </w:r>
      <w:r>
        <w:rPr>
          <w:spacing w:val="-5"/>
        </w:rPr>
        <w:t>AT</w:t>
      </w:r>
      <w:r>
        <w:tab/>
      </w:r>
      <w:r>
        <w:rPr>
          <w:spacing w:val="-2"/>
        </w:rPr>
        <w:t>Austria</w:t>
      </w:r>
      <w:r>
        <w:tab/>
      </w:r>
      <w:r>
        <w:rPr>
          <w:spacing w:val="-4"/>
        </w:rPr>
        <w:t>2010</w:t>
      </w:r>
      <w:r>
        <w:tab/>
      </w:r>
      <w:r>
        <w:rPr>
          <w:spacing w:val="-6"/>
        </w:rPr>
        <w:t>t-</w:t>
      </w:r>
      <w:proofErr w:type="spellStart"/>
      <w:r>
        <w:rPr>
          <w:spacing w:val="-6"/>
        </w:rPr>
        <w:t>hs</w:t>
      </w:r>
      <w:proofErr w:type="spellEnd"/>
      <w:r>
        <w:rPr>
          <w:spacing w:val="-6"/>
        </w:rPr>
        <w:t>-</w:t>
      </w:r>
      <w:proofErr w:type="spellStart"/>
      <w:r>
        <w:rPr>
          <w:spacing w:val="-6"/>
        </w:rPr>
        <w:t>dsh</w:t>
      </w:r>
      <w:proofErr w:type="spellEnd"/>
      <w:r>
        <w:rPr>
          <w:spacing w:val="-6"/>
        </w:rPr>
        <w:t>-</w:t>
      </w:r>
      <w:proofErr w:type="spellStart"/>
      <w:r>
        <w:rPr>
          <w:spacing w:val="-6"/>
        </w:rPr>
        <w:t>netwea</w:t>
      </w:r>
      <w:proofErr w:type="spellEnd"/>
      <w:r>
        <w:rPr>
          <w:spacing w:val="-6"/>
        </w:rPr>
        <w:t>-ho</w:t>
      </w:r>
      <w:r>
        <w:tab/>
      </w:r>
      <w:r>
        <w:tab/>
      </w:r>
      <w:r>
        <w:rPr>
          <w:spacing w:val="-2"/>
        </w:rPr>
        <w:t>p50p90</w:t>
      </w:r>
      <w:r>
        <w:tab/>
      </w:r>
      <w:r>
        <w:rPr>
          <w:spacing w:val="-2"/>
        </w:rPr>
        <w:t>36.14</w:t>
      </w:r>
    </w:p>
    <w:p w14:paraId="1BB23B6B" w14:textId="77777777" w:rsidR="00620CF6" w:rsidRDefault="00000000">
      <w:pPr>
        <w:pStyle w:val="BodyText"/>
        <w:tabs>
          <w:tab w:val="left" w:pos="2573"/>
          <w:tab w:val="left" w:pos="3334"/>
          <w:tab w:val="left" w:pos="4375"/>
          <w:tab w:val="left" w:pos="5013"/>
          <w:tab w:val="left" w:pos="6954"/>
          <w:tab w:val="left" w:pos="7003"/>
          <w:tab w:val="left" w:pos="7973"/>
        </w:tabs>
        <w:spacing w:before="101" w:line="424" w:lineRule="auto"/>
        <w:ind w:left="1211" w:right="1910"/>
      </w:pPr>
      <w:r>
        <w:rPr>
          <w:noProof/>
        </w:rPr>
        <mc:AlternateContent>
          <mc:Choice Requires="wps">
            <w:drawing>
              <wp:anchor distT="0" distB="0" distL="0" distR="0" simplePos="0" relativeHeight="481606656" behindDoc="1" locked="0" layoutInCell="1" allowOverlap="1" wp14:anchorId="5A513CF8" wp14:editId="799CD300">
                <wp:simplePos x="0" y="0"/>
                <wp:positionH relativeFrom="page">
                  <wp:posOffset>1519161</wp:posOffset>
                </wp:positionH>
                <wp:positionV relativeFrom="paragraph">
                  <wp:posOffset>573545</wp:posOffset>
                </wp:positionV>
                <wp:extent cx="4734560" cy="127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4560" cy="1270"/>
                        </a:xfrm>
                        <a:custGeom>
                          <a:avLst/>
                          <a:gdLst/>
                          <a:ahLst/>
                          <a:cxnLst/>
                          <a:rect l="l" t="t" r="r" b="b"/>
                          <a:pathLst>
                            <a:path w="4734560">
                              <a:moveTo>
                                <a:pt x="0" y="0"/>
                              </a:moveTo>
                              <a:lnTo>
                                <a:pt x="4734077"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E61612" id="Graphic 40" o:spid="_x0000_s1026" style="position:absolute;margin-left:119.6pt;margin-top:45.15pt;width:372.8pt;height:.1pt;z-index:-21709824;visibility:visible;mso-wrap-style:square;mso-wrap-distance-left:0;mso-wrap-distance-top:0;mso-wrap-distance-right:0;mso-wrap-distance-bottom:0;mso-position-horizontal:absolute;mso-position-horizontal-relative:page;mso-position-vertical:absolute;mso-position-vertical-relative:text;v-text-anchor:top" coordsize="4734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" path="m,l4734077,e" filled="f" strokeweight=".28114mm">
                <v:path arrowok="t"/>
                <w10:wrap anchorx="page"/>
              </v:shape>
            </w:pict>
          </mc:Fallback>
        </mc:AlternateContent>
      </w:r>
      <w:r>
        <w:rPr>
          <w:noProof/>
        </w:rPr>
        <mc:AlternateContent>
          <mc:Choice Requires="wps">
            <w:drawing>
              <wp:anchor distT="0" distB="0" distL="0" distR="0" simplePos="0" relativeHeight="481607168" behindDoc="1" locked="0" layoutInCell="1" allowOverlap="1" wp14:anchorId="1057B032" wp14:editId="0F0F381F">
                <wp:simplePos x="0" y="0"/>
                <wp:positionH relativeFrom="page">
                  <wp:posOffset>1519161</wp:posOffset>
                </wp:positionH>
                <wp:positionV relativeFrom="paragraph">
                  <wp:posOffset>243015</wp:posOffset>
                </wp:positionV>
                <wp:extent cx="4734560" cy="15240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4560" cy="152400"/>
                        </a:xfrm>
                        <a:prstGeom prst="rect">
                          <a:avLst/>
                        </a:prstGeom>
                        <a:solidFill>
                          <a:srgbClr val="F7F7F7"/>
                        </a:solidFill>
                      </wps:spPr>
                      <wps:txbx>
                        <w:txbxContent>
                          <w:p w14:paraId="686E5285" w14:textId="77777777" w:rsidR="00620CF6" w:rsidRDefault="00000000">
                            <w:pPr>
                              <w:pStyle w:val="BodyText"/>
                              <w:tabs>
                                <w:tab w:val="left" w:pos="1481"/>
                                <w:tab w:val="left" w:pos="2241"/>
                                <w:tab w:val="left" w:pos="3283"/>
                                <w:tab w:val="left" w:pos="3921"/>
                                <w:tab w:val="left" w:pos="5911"/>
                                <w:tab w:val="left" w:pos="6881"/>
                              </w:tabs>
                              <w:spacing w:line="227" w:lineRule="exact"/>
                              <w:ind w:left="119"/>
                              <w:rPr>
                                <w:color w:val="000000"/>
                              </w:rPr>
                            </w:pPr>
                            <w:proofErr w:type="spellStart"/>
                            <w:r>
                              <w:rPr>
                                <w:color w:val="000000"/>
                                <w:spacing w:val="-2"/>
                              </w:rPr>
                              <w:t>HFCS_ineq</w:t>
                            </w:r>
                            <w:proofErr w:type="spellEnd"/>
                            <w:r>
                              <w:rPr>
                                <w:color w:val="000000"/>
                              </w:rPr>
                              <w:tab/>
                            </w:r>
                            <w:r>
                              <w:rPr>
                                <w:color w:val="000000"/>
                                <w:spacing w:val="-5"/>
                              </w:rPr>
                              <w:t>AT</w:t>
                            </w:r>
                            <w:r>
                              <w:rPr>
                                <w:color w:val="000000"/>
                              </w:rPr>
                              <w:tab/>
                            </w:r>
                            <w:r>
                              <w:rPr>
                                <w:color w:val="000000"/>
                                <w:spacing w:val="-2"/>
                              </w:rPr>
                              <w:t>Austria</w:t>
                            </w:r>
                            <w:r>
                              <w:rPr>
                                <w:color w:val="000000"/>
                              </w:rPr>
                              <w:tab/>
                            </w:r>
                            <w:r>
                              <w:rPr>
                                <w:color w:val="000000"/>
                                <w:spacing w:val="-4"/>
                              </w:rPr>
                              <w:t>2010</w:t>
                            </w:r>
                            <w:r>
                              <w:rPr>
                                <w:color w:val="000000"/>
                              </w:rPr>
                              <w:tab/>
                            </w:r>
                            <w:r>
                              <w:rPr>
                                <w:color w:val="000000"/>
                                <w:spacing w:val="-6"/>
                              </w:rPr>
                              <w:t>t-</w:t>
                            </w:r>
                            <w:proofErr w:type="spellStart"/>
                            <w:r>
                              <w:rPr>
                                <w:color w:val="000000"/>
                                <w:spacing w:val="-6"/>
                              </w:rPr>
                              <w:t>hs</w:t>
                            </w:r>
                            <w:proofErr w:type="spellEnd"/>
                            <w:r>
                              <w:rPr>
                                <w:color w:val="000000"/>
                                <w:spacing w:val="-6"/>
                              </w:rPr>
                              <w:t>-</w:t>
                            </w:r>
                            <w:proofErr w:type="spellStart"/>
                            <w:r>
                              <w:rPr>
                                <w:color w:val="000000"/>
                                <w:spacing w:val="-6"/>
                              </w:rPr>
                              <w:t>dsh</w:t>
                            </w:r>
                            <w:proofErr w:type="spellEnd"/>
                            <w:r>
                              <w:rPr>
                                <w:color w:val="000000"/>
                                <w:spacing w:val="-6"/>
                              </w:rPr>
                              <w:t>-</w:t>
                            </w:r>
                            <w:proofErr w:type="spellStart"/>
                            <w:r>
                              <w:rPr>
                                <w:color w:val="000000"/>
                                <w:spacing w:val="-6"/>
                              </w:rPr>
                              <w:t>netwea</w:t>
                            </w:r>
                            <w:proofErr w:type="spellEnd"/>
                            <w:r>
                              <w:rPr>
                                <w:color w:val="000000"/>
                                <w:spacing w:val="-6"/>
                              </w:rPr>
                              <w:t>-ho</w:t>
                            </w:r>
                            <w:r>
                              <w:rPr>
                                <w:color w:val="000000"/>
                              </w:rPr>
                              <w:tab/>
                            </w:r>
                            <w:r>
                              <w:rPr>
                                <w:color w:val="000000"/>
                                <w:spacing w:val="-2"/>
                              </w:rPr>
                              <w:t>p95p99</w:t>
                            </w:r>
                            <w:r>
                              <w:rPr>
                                <w:color w:val="000000"/>
                              </w:rPr>
                              <w:tab/>
                            </w:r>
                            <w:r>
                              <w:rPr>
                                <w:color w:val="000000"/>
                                <w:spacing w:val="-2"/>
                              </w:rPr>
                              <w:t>24.68</w:t>
                            </w:r>
                          </w:p>
                        </w:txbxContent>
                      </wps:txbx>
                      <wps:bodyPr wrap="square" lIns="0" tIns="0" rIns="0" bIns="0" rtlCol="0">
                        <a:noAutofit/>
                      </wps:bodyPr>
                    </wps:wsp>
                  </a:graphicData>
                </a:graphic>
              </wp:anchor>
            </w:drawing>
          </mc:Choice>
          <mc:Fallback>
            <w:pict>
              <v:shape w14:anchorId="1057B032" id="Textbox 41" o:spid="_x0000_s1048" type="#_x0000_t202" style="position:absolute;left:0;text-align:left;margin-left:119.6pt;margin-top:19.15pt;width:372.8pt;height:12pt;z-index:-21709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" fillcolor="#f7f7f7" stroked="f">
                <v:textbox inset="0,0,0,0">
                  <w:txbxContent>
                    <w:p w14:paraId="686E5285" w14:textId="77777777" w:rsidR="00620CF6" w:rsidRDefault="00000000">
                      <w:pPr>
                        <w:pStyle w:val="BodyText"/>
                        <w:tabs>
                          <w:tab w:val="left" w:pos="1481"/>
                          <w:tab w:val="left" w:pos="2241"/>
                          <w:tab w:val="left" w:pos="3283"/>
                          <w:tab w:val="left" w:pos="3921"/>
                          <w:tab w:val="left" w:pos="5911"/>
                          <w:tab w:val="left" w:pos="6881"/>
                        </w:tabs>
                        <w:spacing w:line="227" w:lineRule="exact"/>
                        <w:ind w:left="119"/>
                        <w:rPr>
                          <w:color w:val="000000"/>
                        </w:rPr>
                      </w:pPr>
                      <w:proofErr w:type="spellStart"/>
                      <w:r>
                        <w:rPr>
                          <w:color w:val="000000"/>
                          <w:spacing w:val="-2"/>
                        </w:rPr>
                        <w:t>HFCS_ineq</w:t>
                      </w:r>
                      <w:proofErr w:type="spellEnd"/>
                      <w:r>
                        <w:rPr>
                          <w:color w:val="000000"/>
                        </w:rPr>
                        <w:tab/>
                      </w:r>
                      <w:r>
                        <w:rPr>
                          <w:color w:val="000000"/>
                          <w:spacing w:val="-5"/>
                        </w:rPr>
                        <w:t>AT</w:t>
                      </w:r>
                      <w:r>
                        <w:rPr>
                          <w:color w:val="000000"/>
                        </w:rPr>
                        <w:tab/>
                      </w:r>
                      <w:r>
                        <w:rPr>
                          <w:color w:val="000000"/>
                          <w:spacing w:val="-2"/>
                        </w:rPr>
                        <w:t>Austria</w:t>
                      </w:r>
                      <w:r>
                        <w:rPr>
                          <w:color w:val="000000"/>
                        </w:rPr>
                        <w:tab/>
                      </w:r>
                      <w:r>
                        <w:rPr>
                          <w:color w:val="000000"/>
                          <w:spacing w:val="-4"/>
                        </w:rPr>
                        <w:t>2010</w:t>
                      </w:r>
                      <w:r>
                        <w:rPr>
                          <w:color w:val="000000"/>
                        </w:rPr>
                        <w:tab/>
                      </w:r>
                      <w:r>
                        <w:rPr>
                          <w:color w:val="000000"/>
                          <w:spacing w:val="-6"/>
                        </w:rPr>
                        <w:t>t-</w:t>
                      </w:r>
                      <w:proofErr w:type="spellStart"/>
                      <w:r>
                        <w:rPr>
                          <w:color w:val="000000"/>
                          <w:spacing w:val="-6"/>
                        </w:rPr>
                        <w:t>hs</w:t>
                      </w:r>
                      <w:proofErr w:type="spellEnd"/>
                      <w:r>
                        <w:rPr>
                          <w:color w:val="000000"/>
                          <w:spacing w:val="-6"/>
                        </w:rPr>
                        <w:t>-</w:t>
                      </w:r>
                      <w:proofErr w:type="spellStart"/>
                      <w:r>
                        <w:rPr>
                          <w:color w:val="000000"/>
                          <w:spacing w:val="-6"/>
                        </w:rPr>
                        <w:t>dsh</w:t>
                      </w:r>
                      <w:proofErr w:type="spellEnd"/>
                      <w:r>
                        <w:rPr>
                          <w:color w:val="000000"/>
                          <w:spacing w:val="-6"/>
                        </w:rPr>
                        <w:t>-</w:t>
                      </w:r>
                      <w:proofErr w:type="spellStart"/>
                      <w:r>
                        <w:rPr>
                          <w:color w:val="000000"/>
                          <w:spacing w:val="-6"/>
                        </w:rPr>
                        <w:t>netwea</w:t>
                      </w:r>
                      <w:proofErr w:type="spellEnd"/>
                      <w:r>
                        <w:rPr>
                          <w:color w:val="000000"/>
                          <w:spacing w:val="-6"/>
                        </w:rPr>
                        <w:t>-ho</w:t>
                      </w:r>
                      <w:r>
                        <w:rPr>
                          <w:color w:val="000000"/>
                        </w:rPr>
                        <w:tab/>
                      </w:r>
                      <w:r>
                        <w:rPr>
                          <w:color w:val="000000"/>
                          <w:spacing w:val="-2"/>
                        </w:rPr>
                        <w:t>p95p99</w:t>
                      </w:r>
                      <w:r>
                        <w:rPr>
                          <w:color w:val="000000"/>
                        </w:rPr>
                        <w:tab/>
                      </w:r>
                      <w:r>
                        <w:rPr>
                          <w:color w:val="000000"/>
                          <w:spacing w:val="-2"/>
                        </w:rPr>
                        <w:t>24.68</w:t>
                      </w:r>
                    </w:p>
                  </w:txbxContent>
                </v:textbox>
                <w10:wrap anchorx="page"/>
              </v:shape>
            </w:pict>
          </mc:Fallback>
        </mc:AlternateContent>
      </w:r>
      <w:proofErr w:type="spellStart"/>
      <w:r>
        <w:rPr>
          <w:spacing w:val="-2"/>
        </w:rPr>
        <w:t>HFCS_ineq</w:t>
      </w:r>
      <w:proofErr w:type="spellEnd"/>
      <w:r>
        <w:tab/>
      </w:r>
      <w:r>
        <w:rPr>
          <w:spacing w:val="-6"/>
        </w:rPr>
        <w:t>AT</w:t>
      </w:r>
      <w:r>
        <w:tab/>
      </w:r>
      <w:r>
        <w:rPr>
          <w:spacing w:val="-2"/>
        </w:rPr>
        <w:t>Austria</w:t>
      </w:r>
      <w:r>
        <w:tab/>
      </w:r>
      <w:r>
        <w:rPr>
          <w:spacing w:val="-4"/>
        </w:rPr>
        <w:t>2010</w:t>
      </w:r>
      <w:r>
        <w:tab/>
      </w:r>
      <w:r>
        <w:rPr>
          <w:spacing w:val="-2"/>
        </w:rPr>
        <w:t>t-</w:t>
      </w:r>
      <w:proofErr w:type="spellStart"/>
      <w:r>
        <w:rPr>
          <w:spacing w:val="-2"/>
        </w:rPr>
        <w:t>hs</w:t>
      </w:r>
      <w:proofErr w:type="spellEnd"/>
      <w:r>
        <w:rPr>
          <w:spacing w:val="-2"/>
        </w:rPr>
        <w:t>-</w:t>
      </w:r>
      <w:proofErr w:type="spellStart"/>
      <w:r>
        <w:rPr>
          <w:spacing w:val="-2"/>
        </w:rPr>
        <w:t>dsh</w:t>
      </w:r>
      <w:proofErr w:type="spellEnd"/>
      <w:r>
        <w:rPr>
          <w:spacing w:val="-2"/>
        </w:rPr>
        <w:t>-</w:t>
      </w:r>
      <w:proofErr w:type="spellStart"/>
      <w:r>
        <w:rPr>
          <w:spacing w:val="-2"/>
        </w:rPr>
        <w:t>netwea</w:t>
      </w:r>
      <w:proofErr w:type="spellEnd"/>
      <w:r>
        <w:rPr>
          <w:spacing w:val="-2"/>
        </w:rPr>
        <w:t>-ho</w:t>
      </w:r>
      <w:r>
        <w:tab/>
      </w:r>
      <w:r>
        <w:tab/>
      </w:r>
      <w:r>
        <w:rPr>
          <w:spacing w:val="-2"/>
        </w:rPr>
        <w:t>p90p99</w:t>
      </w:r>
      <w:r>
        <w:tab/>
      </w:r>
      <w:r>
        <w:rPr>
          <w:spacing w:val="-2"/>
        </w:rPr>
        <w:t xml:space="preserve">38.16 </w:t>
      </w:r>
      <w:proofErr w:type="spellStart"/>
      <w:r>
        <w:rPr>
          <w:spacing w:val="-2"/>
        </w:rPr>
        <w:t>HFCS_ineq</w:t>
      </w:r>
      <w:proofErr w:type="spellEnd"/>
      <w:r>
        <w:tab/>
      </w:r>
      <w:r>
        <w:rPr>
          <w:spacing w:val="-5"/>
        </w:rPr>
        <w:t>AT</w:t>
      </w:r>
      <w:r>
        <w:tab/>
      </w:r>
      <w:r>
        <w:rPr>
          <w:spacing w:val="-2"/>
        </w:rPr>
        <w:t>Austria</w:t>
      </w:r>
      <w:r>
        <w:tab/>
      </w:r>
      <w:r>
        <w:rPr>
          <w:spacing w:val="-4"/>
        </w:rPr>
        <w:t>2010</w:t>
      </w:r>
      <w:r>
        <w:tab/>
      </w:r>
      <w:r>
        <w:rPr>
          <w:spacing w:val="-6"/>
        </w:rPr>
        <w:t>t-</w:t>
      </w:r>
      <w:proofErr w:type="spellStart"/>
      <w:r>
        <w:rPr>
          <w:spacing w:val="-6"/>
        </w:rPr>
        <w:t>hs</w:t>
      </w:r>
      <w:proofErr w:type="spellEnd"/>
      <w:r>
        <w:rPr>
          <w:spacing w:val="-6"/>
        </w:rPr>
        <w:t>-</w:t>
      </w:r>
      <w:proofErr w:type="spellStart"/>
      <w:r>
        <w:rPr>
          <w:spacing w:val="-6"/>
        </w:rPr>
        <w:t>dsh</w:t>
      </w:r>
      <w:proofErr w:type="spellEnd"/>
      <w:r>
        <w:rPr>
          <w:spacing w:val="-6"/>
        </w:rPr>
        <w:t>-</w:t>
      </w:r>
      <w:proofErr w:type="spellStart"/>
      <w:r>
        <w:rPr>
          <w:spacing w:val="-6"/>
        </w:rPr>
        <w:t>netwea</w:t>
      </w:r>
      <w:proofErr w:type="spellEnd"/>
      <w:r>
        <w:rPr>
          <w:spacing w:val="-6"/>
        </w:rPr>
        <w:t>-ho</w:t>
      </w:r>
      <w:r>
        <w:tab/>
      </w:r>
      <w:r>
        <w:rPr>
          <w:spacing w:val="-2"/>
        </w:rPr>
        <w:t>p90p100</w:t>
      </w:r>
      <w:r>
        <w:tab/>
      </w:r>
      <w:r>
        <w:rPr>
          <w:spacing w:val="-2"/>
        </w:rPr>
        <w:t>61.10</w:t>
      </w:r>
    </w:p>
    <w:p w14:paraId="1F9E4B45" w14:textId="77777777" w:rsidR="00620CF6" w:rsidRDefault="00620CF6">
      <w:pPr>
        <w:pStyle w:val="BodyText"/>
        <w:spacing w:before="7"/>
        <w:rPr>
          <w:sz w:val="9"/>
        </w:rPr>
      </w:pPr>
    </w:p>
    <w:p w14:paraId="16BA4FEA" w14:textId="77777777" w:rsidR="00620CF6" w:rsidRDefault="00000000">
      <w:pPr>
        <w:pStyle w:val="BodyText"/>
        <w:spacing w:before="114"/>
        <w:ind w:left="117"/>
        <w:jc w:val="both"/>
      </w:pPr>
      <w:r>
        <w:t>(</w:t>
      </w:r>
      <w:proofErr w:type="spellStart"/>
      <w:r>
        <w:t>GEO_long</w:t>
      </w:r>
      <w:proofErr w:type="spellEnd"/>
      <w:r>
        <w:t>),</w:t>
      </w:r>
      <w:r>
        <w:rPr>
          <w:spacing w:val="14"/>
        </w:rPr>
        <w:t xml:space="preserve"> </w:t>
      </w:r>
      <w:r>
        <w:t>the</w:t>
      </w:r>
      <w:r>
        <w:rPr>
          <w:spacing w:val="15"/>
        </w:rPr>
        <w:t xml:space="preserve"> </w:t>
      </w:r>
      <w:r>
        <w:t>reference</w:t>
      </w:r>
      <w:r>
        <w:rPr>
          <w:spacing w:val="14"/>
        </w:rPr>
        <w:t xml:space="preserve"> </w:t>
      </w:r>
      <w:r>
        <w:t>year</w:t>
      </w:r>
      <w:r>
        <w:rPr>
          <w:spacing w:val="15"/>
        </w:rPr>
        <w:t xml:space="preserve"> </w:t>
      </w:r>
      <w:r>
        <w:t>(year),</w:t>
      </w:r>
      <w:r>
        <w:rPr>
          <w:spacing w:val="14"/>
        </w:rPr>
        <w:t xml:space="preserve"> </w:t>
      </w:r>
      <w:r>
        <w:t>the</w:t>
      </w:r>
      <w:r>
        <w:rPr>
          <w:spacing w:val="15"/>
        </w:rPr>
        <w:t xml:space="preserve"> </w:t>
      </w:r>
      <w:r>
        <w:t>data</w:t>
      </w:r>
      <w:r>
        <w:rPr>
          <w:spacing w:val="14"/>
        </w:rPr>
        <w:t xml:space="preserve"> </w:t>
      </w:r>
      <w:r>
        <w:t>source</w:t>
      </w:r>
      <w:r>
        <w:rPr>
          <w:spacing w:val="15"/>
        </w:rPr>
        <w:t xml:space="preserve"> </w:t>
      </w:r>
      <w:r>
        <w:t>(source),</w:t>
      </w:r>
      <w:r>
        <w:rPr>
          <w:spacing w:val="14"/>
        </w:rPr>
        <w:t xml:space="preserve"> </w:t>
      </w:r>
      <w:r>
        <w:t>the</w:t>
      </w:r>
      <w:r>
        <w:rPr>
          <w:spacing w:val="15"/>
        </w:rPr>
        <w:t xml:space="preserve"> </w:t>
      </w:r>
      <w:proofErr w:type="spellStart"/>
      <w:r>
        <w:t>varcode</w:t>
      </w:r>
      <w:proofErr w:type="spellEnd"/>
      <w:r>
        <w:rPr>
          <w:spacing w:val="14"/>
        </w:rPr>
        <w:t xml:space="preserve"> </w:t>
      </w:r>
      <w:r>
        <w:t>and</w:t>
      </w:r>
      <w:r>
        <w:rPr>
          <w:spacing w:val="15"/>
        </w:rPr>
        <w:t xml:space="preserve"> </w:t>
      </w:r>
      <w:r>
        <w:t>a</w:t>
      </w:r>
      <w:r>
        <w:rPr>
          <w:spacing w:val="14"/>
        </w:rPr>
        <w:t xml:space="preserve"> </w:t>
      </w:r>
      <w:r>
        <w:rPr>
          <w:spacing w:val="-2"/>
        </w:rPr>
        <w:t>percentile.</w:t>
      </w:r>
    </w:p>
    <w:p w14:paraId="0498802E" w14:textId="77777777" w:rsidR="00620CF6" w:rsidRDefault="00000000">
      <w:pPr>
        <w:pStyle w:val="BodyText"/>
        <w:spacing w:before="249" w:line="355" w:lineRule="auto"/>
        <w:ind w:left="117" w:right="815"/>
        <w:jc w:val="both"/>
      </w:pPr>
      <w:r>
        <w:t xml:space="preserve">Table </w:t>
      </w:r>
      <w:hyperlink w:anchor="_bookmark31" w:history="1">
        <w:r>
          <w:rPr>
            <w:color w:val="7F0000"/>
          </w:rPr>
          <w:t>4.1</w:t>
        </w:r>
      </w:hyperlink>
      <w:r>
        <w:rPr>
          <w:color w:val="7F0000"/>
        </w:rPr>
        <w:t xml:space="preserve"> </w:t>
      </w:r>
      <w:r>
        <w:t xml:space="preserve">provides a small extract from the data the Wealth Inequality Trends database and it is important to note that only the combination of </w:t>
      </w:r>
      <w:proofErr w:type="spellStart"/>
      <w:r>
        <w:t>varcode</w:t>
      </w:r>
      <w:proofErr w:type="spellEnd"/>
      <w:r>
        <w:t xml:space="preserve"> and percentile uniquely identifies a value (an estimate of a specific</w:t>
      </w:r>
      <w:r>
        <w:rPr>
          <w:spacing w:val="-11"/>
        </w:rPr>
        <w:t xml:space="preserve"> </w:t>
      </w:r>
      <w:r>
        <w:t>wealth</w:t>
      </w:r>
      <w:r>
        <w:rPr>
          <w:spacing w:val="-11"/>
        </w:rPr>
        <w:t xml:space="preserve"> </w:t>
      </w:r>
      <w:r>
        <w:t>inequality</w:t>
      </w:r>
      <w:r>
        <w:rPr>
          <w:spacing w:val="-11"/>
        </w:rPr>
        <w:t xml:space="preserve"> </w:t>
      </w:r>
      <w:r>
        <w:t>measure</w:t>
      </w:r>
      <w:r>
        <w:rPr>
          <w:spacing w:val="-11"/>
        </w:rPr>
        <w:t xml:space="preserve"> </w:t>
      </w:r>
      <w:r>
        <w:t>obtained</w:t>
      </w:r>
      <w:r>
        <w:rPr>
          <w:spacing w:val="-11"/>
        </w:rPr>
        <w:t xml:space="preserve"> </w:t>
      </w:r>
      <w:r>
        <w:t>from</w:t>
      </w:r>
      <w:r>
        <w:rPr>
          <w:spacing w:val="-11"/>
        </w:rPr>
        <w:t xml:space="preserve"> </w:t>
      </w:r>
      <w:r>
        <w:t>a</w:t>
      </w:r>
      <w:r>
        <w:rPr>
          <w:spacing w:val="-11"/>
        </w:rPr>
        <w:t xml:space="preserve"> </w:t>
      </w:r>
      <w:r>
        <w:t>source</w:t>
      </w:r>
      <w:r>
        <w:rPr>
          <w:spacing w:val="-11"/>
        </w:rPr>
        <w:t xml:space="preserve"> </w:t>
      </w:r>
      <w:r>
        <w:t>and</w:t>
      </w:r>
      <w:r>
        <w:rPr>
          <w:spacing w:val="-11"/>
        </w:rPr>
        <w:t xml:space="preserve"> </w:t>
      </w:r>
      <w:r>
        <w:t>referring</w:t>
      </w:r>
      <w:r>
        <w:rPr>
          <w:spacing w:val="-11"/>
        </w:rPr>
        <w:t xml:space="preserve"> </w:t>
      </w:r>
      <w:r>
        <w:t>to</w:t>
      </w:r>
      <w:r>
        <w:rPr>
          <w:spacing w:val="-11"/>
        </w:rPr>
        <w:t xml:space="preserve"> </w:t>
      </w:r>
      <w:r>
        <w:t>a</w:t>
      </w:r>
      <w:r>
        <w:rPr>
          <w:spacing w:val="-11"/>
        </w:rPr>
        <w:t xml:space="preserve"> </w:t>
      </w:r>
      <w:r>
        <w:t>specific</w:t>
      </w:r>
      <w:r>
        <w:rPr>
          <w:spacing w:val="-11"/>
        </w:rPr>
        <w:t xml:space="preserve"> </w:t>
      </w:r>
      <w:r>
        <w:t>country</w:t>
      </w:r>
      <w:r>
        <w:rPr>
          <w:spacing w:val="-11"/>
        </w:rPr>
        <w:t xml:space="preserve"> </w:t>
      </w:r>
      <w:r>
        <w:t>and</w:t>
      </w:r>
      <w:r>
        <w:rPr>
          <w:spacing w:val="-11"/>
        </w:rPr>
        <w:t xml:space="preserve"> </w:t>
      </w:r>
      <w:r>
        <w:t>year).</w:t>
      </w:r>
      <w:r>
        <w:rPr>
          <w:spacing w:val="7"/>
        </w:rPr>
        <w:t xml:space="preserve"> </w:t>
      </w:r>
      <w:r>
        <w:t xml:space="preserve">The </w:t>
      </w:r>
      <w:proofErr w:type="spellStart"/>
      <w:r>
        <w:t>varcode</w:t>
      </w:r>
      <w:proofErr w:type="spellEnd"/>
      <w:r>
        <w:rPr>
          <w:spacing w:val="-7"/>
        </w:rPr>
        <w:t xml:space="preserve"> </w:t>
      </w:r>
      <w:r>
        <w:t>provides</w:t>
      </w:r>
      <w:r>
        <w:rPr>
          <w:spacing w:val="-7"/>
        </w:rPr>
        <w:t xml:space="preserve"> </w:t>
      </w:r>
      <w:r>
        <w:t>general</w:t>
      </w:r>
      <w:r>
        <w:rPr>
          <w:spacing w:val="-7"/>
        </w:rPr>
        <w:t xml:space="preserve"> </w:t>
      </w:r>
      <w:r>
        <w:t>information</w:t>
      </w:r>
      <w:r>
        <w:rPr>
          <w:spacing w:val="-7"/>
        </w:rPr>
        <w:t xml:space="preserve"> </w:t>
      </w:r>
      <w:r>
        <w:t>about</w:t>
      </w:r>
      <w:r>
        <w:rPr>
          <w:spacing w:val="-7"/>
        </w:rPr>
        <w:t xml:space="preserve"> </w:t>
      </w:r>
      <w:r>
        <w:t>the</w:t>
      </w:r>
      <w:r>
        <w:rPr>
          <w:spacing w:val="-7"/>
        </w:rPr>
        <w:t xml:space="preserve"> </w:t>
      </w:r>
      <w:r>
        <w:t>unit</w:t>
      </w:r>
      <w:r>
        <w:rPr>
          <w:spacing w:val="-7"/>
        </w:rPr>
        <w:t xml:space="preserve"> </w:t>
      </w:r>
      <w:r>
        <w:t>of</w:t>
      </w:r>
      <w:r>
        <w:rPr>
          <w:spacing w:val="-7"/>
        </w:rPr>
        <w:t xml:space="preserve"> </w:t>
      </w:r>
      <w:r>
        <w:t>analysis</w:t>
      </w:r>
      <w:r>
        <w:rPr>
          <w:spacing w:val="-7"/>
        </w:rPr>
        <w:t xml:space="preserve"> </w:t>
      </w:r>
      <w:r>
        <w:t>and</w:t>
      </w:r>
      <w:r>
        <w:rPr>
          <w:spacing w:val="-7"/>
        </w:rPr>
        <w:t xml:space="preserve"> </w:t>
      </w:r>
      <w:r>
        <w:t>the</w:t>
      </w:r>
      <w:r>
        <w:rPr>
          <w:spacing w:val="-7"/>
        </w:rPr>
        <w:t xml:space="preserve"> </w:t>
      </w:r>
      <w:r>
        <w:t>type</w:t>
      </w:r>
      <w:r>
        <w:rPr>
          <w:spacing w:val="-7"/>
        </w:rPr>
        <w:t xml:space="preserve"> </w:t>
      </w:r>
      <w:r>
        <w:t>of</w:t>
      </w:r>
      <w:r>
        <w:rPr>
          <w:spacing w:val="-7"/>
        </w:rPr>
        <w:t xml:space="preserve"> </w:t>
      </w:r>
      <w:r>
        <w:t>wealth</w:t>
      </w:r>
      <w:r>
        <w:rPr>
          <w:spacing w:val="-7"/>
        </w:rPr>
        <w:t xml:space="preserve"> </w:t>
      </w:r>
      <w:r>
        <w:t>inequality</w:t>
      </w:r>
      <w:r>
        <w:rPr>
          <w:spacing w:val="-7"/>
        </w:rPr>
        <w:t xml:space="preserve"> </w:t>
      </w:r>
      <w:r>
        <w:t>measure, while</w:t>
      </w:r>
      <w:r>
        <w:rPr>
          <w:spacing w:val="20"/>
        </w:rPr>
        <w:t xml:space="preserve"> </w:t>
      </w:r>
      <w:r>
        <w:t>the</w:t>
      </w:r>
      <w:r>
        <w:rPr>
          <w:spacing w:val="20"/>
        </w:rPr>
        <w:t xml:space="preserve"> </w:t>
      </w:r>
      <w:r>
        <w:t>percentile</w:t>
      </w:r>
      <w:r>
        <w:rPr>
          <w:spacing w:val="20"/>
        </w:rPr>
        <w:t xml:space="preserve"> </w:t>
      </w:r>
      <w:r>
        <w:t>column</w:t>
      </w:r>
      <w:r>
        <w:rPr>
          <w:spacing w:val="20"/>
        </w:rPr>
        <w:t xml:space="preserve"> </w:t>
      </w:r>
      <w:r>
        <w:t>specifies</w:t>
      </w:r>
      <w:r>
        <w:rPr>
          <w:spacing w:val="20"/>
        </w:rPr>
        <w:t xml:space="preserve"> </w:t>
      </w:r>
      <w:r>
        <w:t>to</w:t>
      </w:r>
      <w:r>
        <w:rPr>
          <w:spacing w:val="20"/>
        </w:rPr>
        <w:t xml:space="preserve"> </w:t>
      </w:r>
      <w:r>
        <w:t>which</w:t>
      </w:r>
      <w:r>
        <w:rPr>
          <w:spacing w:val="20"/>
        </w:rPr>
        <w:t xml:space="preserve"> </w:t>
      </w:r>
      <w:r>
        <w:t>part</w:t>
      </w:r>
      <w:r>
        <w:rPr>
          <w:spacing w:val="20"/>
        </w:rPr>
        <w:t xml:space="preserve"> </w:t>
      </w:r>
      <w:r>
        <w:t>of</w:t>
      </w:r>
      <w:r>
        <w:rPr>
          <w:spacing w:val="20"/>
        </w:rPr>
        <w:t xml:space="preserve"> </w:t>
      </w:r>
      <w:r>
        <w:t>the</w:t>
      </w:r>
      <w:r>
        <w:rPr>
          <w:spacing w:val="20"/>
        </w:rPr>
        <w:t xml:space="preserve"> </w:t>
      </w:r>
      <w:r>
        <w:t>distribution</w:t>
      </w:r>
      <w:r>
        <w:rPr>
          <w:spacing w:val="20"/>
        </w:rPr>
        <w:t xml:space="preserve"> </w:t>
      </w:r>
      <w:r>
        <w:t>the</w:t>
      </w:r>
      <w:r>
        <w:rPr>
          <w:spacing w:val="20"/>
        </w:rPr>
        <w:t xml:space="preserve"> </w:t>
      </w:r>
      <w:r>
        <w:t>estimate</w:t>
      </w:r>
      <w:r>
        <w:rPr>
          <w:spacing w:val="20"/>
        </w:rPr>
        <w:t xml:space="preserve"> </w:t>
      </w:r>
      <w:r>
        <w:t>refers</w:t>
      </w:r>
      <w:r>
        <w:rPr>
          <w:spacing w:val="20"/>
        </w:rPr>
        <w:t xml:space="preserve"> </w:t>
      </w:r>
      <w:r>
        <w:t>to.</w:t>
      </w:r>
      <w:r>
        <w:rPr>
          <w:spacing w:val="40"/>
        </w:rPr>
        <w:t xml:space="preserve"> </w:t>
      </w:r>
      <w:r>
        <w:t>The</w:t>
      </w:r>
      <w:r>
        <w:rPr>
          <w:spacing w:val="20"/>
        </w:rPr>
        <w:t xml:space="preserve"> </w:t>
      </w:r>
      <w:r>
        <w:t xml:space="preserve">focus of this documentation </w:t>
      </w:r>
      <w:proofErr w:type="gramStart"/>
      <w:r>
        <w:t>are</w:t>
      </w:r>
      <w:proofErr w:type="gramEnd"/>
      <w:r>
        <w:t xml:space="preserve"> the specific nature of the </w:t>
      </w:r>
      <w:proofErr w:type="spellStart"/>
      <w:r>
        <w:t>varcode</w:t>
      </w:r>
      <w:proofErr w:type="spellEnd"/>
      <w:r>
        <w:t xml:space="preserve"> and the variable percentile in the Wealth Inequality Trends section.</w:t>
      </w:r>
    </w:p>
    <w:p w14:paraId="697A12B7" w14:textId="77777777" w:rsidR="00620CF6" w:rsidRDefault="00620CF6">
      <w:pPr>
        <w:pStyle w:val="BodyText"/>
        <w:spacing w:before="4"/>
        <w:rPr>
          <w:sz w:val="39"/>
        </w:rPr>
      </w:pPr>
    </w:p>
    <w:p w14:paraId="0B2CE48E" w14:textId="77777777" w:rsidR="00620CF6" w:rsidRDefault="00000000">
      <w:pPr>
        <w:pStyle w:val="Heading2"/>
        <w:numPr>
          <w:ilvl w:val="1"/>
          <w:numId w:val="10"/>
        </w:numPr>
        <w:tabs>
          <w:tab w:val="left" w:pos="817"/>
        </w:tabs>
      </w:pPr>
      <w:bookmarkStart w:id="381" w:name="The_varcode_in_the_Weath_Inequality_Tren"/>
      <w:bookmarkStart w:id="382" w:name="_bookmark32"/>
      <w:bookmarkEnd w:id="381"/>
      <w:bookmarkEnd w:id="382"/>
      <w:r>
        <w:rPr>
          <w:w w:val="105"/>
        </w:rPr>
        <w:t>The</w:t>
      </w:r>
      <w:r>
        <w:rPr>
          <w:spacing w:val="47"/>
          <w:w w:val="105"/>
        </w:rPr>
        <w:t xml:space="preserve"> </w:t>
      </w:r>
      <w:proofErr w:type="spellStart"/>
      <w:r>
        <w:rPr>
          <w:w w:val="105"/>
        </w:rPr>
        <w:t>varcode</w:t>
      </w:r>
      <w:proofErr w:type="spellEnd"/>
      <w:r>
        <w:rPr>
          <w:spacing w:val="48"/>
          <w:w w:val="105"/>
        </w:rPr>
        <w:t xml:space="preserve"> </w:t>
      </w:r>
      <w:r>
        <w:rPr>
          <w:w w:val="105"/>
        </w:rPr>
        <w:t>in</w:t>
      </w:r>
      <w:r>
        <w:rPr>
          <w:spacing w:val="48"/>
          <w:w w:val="105"/>
        </w:rPr>
        <w:t xml:space="preserve"> </w:t>
      </w:r>
      <w:r>
        <w:rPr>
          <w:w w:val="105"/>
        </w:rPr>
        <w:t>the</w:t>
      </w:r>
      <w:r>
        <w:rPr>
          <w:spacing w:val="48"/>
          <w:w w:val="105"/>
        </w:rPr>
        <w:t xml:space="preserve"> </w:t>
      </w:r>
      <w:proofErr w:type="spellStart"/>
      <w:r>
        <w:rPr>
          <w:w w:val="105"/>
        </w:rPr>
        <w:t>Weath</w:t>
      </w:r>
      <w:proofErr w:type="spellEnd"/>
      <w:r>
        <w:rPr>
          <w:spacing w:val="48"/>
          <w:w w:val="105"/>
        </w:rPr>
        <w:t xml:space="preserve"> </w:t>
      </w:r>
      <w:r>
        <w:rPr>
          <w:w w:val="105"/>
        </w:rPr>
        <w:t>Inequality</w:t>
      </w:r>
      <w:r>
        <w:rPr>
          <w:spacing w:val="48"/>
          <w:w w:val="105"/>
        </w:rPr>
        <w:t xml:space="preserve"> </w:t>
      </w:r>
      <w:r>
        <w:rPr>
          <w:w w:val="105"/>
        </w:rPr>
        <w:t>Trends</w:t>
      </w:r>
      <w:r>
        <w:rPr>
          <w:spacing w:val="48"/>
          <w:w w:val="105"/>
        </w:rPr>
        <w:t xml:space="preserve"> </w:t>
      </w:r>
      <w:r>
        <w:rPr>
          <w:spacing w:val="-2"/>
          <w:w w:val="105"/>
        </w:rPr>
        <w:t>Section</w:t>
      </w:r>
    </w:p>
    <w:p w14:paraId="5448C88B" w14:textId="77777777" w:rsidR="00620CF6" w:rsidRDefault="00620CF6">
      <w:pPr>
        <w:pStyle w:val="BodyText"/>
        <w:spacing w:before="3"/>
        <w:rPr>
          <w:b/>
          <w:sz w:val="31"/>
        </w:rPr>
      </w:pPr>
    </w:p>
    <w:p w14:paraId="074255BD" w14:textId="77777777" w:rsidR="00620CF6" w:rsidRDefault="00000000">
      <w:pPr>
        <w:pStyle w:val="BodyText"/>
        <w:spacing w:line="355" w:lineRule="auto"/>
        <w:ind w:left="117" w:right="815"/>
        <w:jc w:val="both"/>
      </w:pPr>
      <w:proofErr w:type="spellStart"/>
      <w:r>
        <w:rPr>
          <w:b/>
        </w:rPr>
        <w:t>varcode</w:t>
      </w:r>
      <w:proofErr w:type="spellEnd"/>
      <w:r>
        <w:rPr>
          <w:b/>
        </w:rPr>
        <w:t xml:space="preserve"> </w:t>
      </w:r>
      <w:r>
        <w:t xml:space="preserve">In the Wealth Inequality Trends section, three of the five elements of </w:t>
      </w:r>
      <w:proofErr w:type="spellStart"/>
      <w:r>
        <w:t>varcode</w:t>
      </w:r>
      <w:proofErr w:type="spellEnd"/>
      <w:r>
        <w:t xml:space="preserve"> are fixed across the entire</w:t>
      </w:r>
      <w:r>
        <w:rPr>
          <w:spacing w:val="-13"/>
        </w:rPr>
        <w:t xml:space="preserve"> </w:t>
      </w:r>
      <w:r>
        <w:t>database.</w:t>
      </w:r>
      <w:r>
        <w:rPr>
          <w:spacing w:val="-3"/>
        </w:rPr>
        <w:t xml:space="preserve"> </w:t>
      </w:r>
      <w:r>
        <w:t>The</w:t>
      </w:r>
      <w:r>
        <w:rPr>
          <w:spacing w:val="-12"/>
        </w:rPr>
        <w:t xml:space="preserve"> </w:t>
      </w:r>
      <w:r>
        <w:t>constant</w:t>
      </w:r>
      <w:r>
        <w:rPr>
          <w:spacing w:val="-13"/>
        </w:rPr>
        <w:t xml:space="preserve"> </w:t>
      </w:r>
      <w:r>
        <w:t>elements</w:t>
      </w:r>
      <w:r>
        <w:rPr>
          <w:spacing w:val="-12"/>
        </w:rPr>
        <w:t xml:space="preserve"> </w:t>
      </w:r>
      <w:r>
        <w:t>are</w:t>
      </w:r>
      <w:r>
        <w:rPr>
          <w:spacing w:val="-13"/>
        </w:rPr>
        <w:t xml:space="preserve"> </w:t>
      </w:r>
      <w:r>
        <w:t>the</w:t>
      </w:r>
      <w:r>
        <w:rPr>
          <w:spacing w:val="-12"/>
        </w:rPr>
        <w:t xml:space="preserve"> </w:t>
      </w:r>
      <w:r>
        <w:t>first,</w:t>
      </w:r>
      <w:r>
        <w:rPr>
          <w:spacing w:val="-12"/>
        </w:rPr>
        <w:t xml:space="preserve"> </w:t>
      </w:r>
      <w:r>
        <w:t>indexing</w:t>
      </w:r>
      <w:r>
        <w:rPr>
          <w:spacing w:val="-13"/>
        </w:rPr>
        <w:t xml:space="preserve"> </w:t>
      </w:r>
      <w:r>
        <w:t>the</w:t>
      </w:r>
      <w:r>
        <w:rPr>
          <w:spacing w:val="-12"/>
        </w:rPr>
        <w:t xml:space="preserve"> </w:t>
      </w:r>
      <w:r>
        <w:t>dashboard,</w:t>
      </w:r>
      <w:r>
        <w:rPr>
          <w:spacing w:val="-12"/>
        </w:rPr>
        <w:t xml:space="preserve"> </w:t>
      </w:r>
      <w:r>
        <w:t>the</w:t>
      </w:r>
      <w:r>
        <w:rPr>
          <w:spacing w:val="-13"/>
        </w:rPr>
        <w:t xml:space="preserve"> </w:t>
      </w:r>
      <w:r>
        <w:t>second,</w:t>
      </w:r>
      <w:r>
        <w:rPr>
          <w:spacing w:val="-12"/>
        </w:rPr>
        <w:t xml:space="preserve"> </w:t>
      </w:r>
      <w:r>
        <w:t>indexing</w:t>
      </w:r>
      <w:r>
        <w:rPr>
          <w:spacing w:val="-13"/>
        </w:rPr>
        <w:t xml:space="preserve"> </w:t>
      </w:r>
      <w:r>
        <w:t>the</w:t>
      </w:r>
      <w:r>
        <w:rPr>
          <w:spacing w:val="-12"/>
        </w:rPr>
        <w:t xml:space="preserve"> </w:t>
      </w:r>
      <w:r>
        <w:t>sector, and</w:t>
      </w:r>
      <w:r>
        <w:rPr>
          <w:spacing w:val="32"/>
        </w:rPr>
        <w:t xml:space="preserve"> </w:t>
      </w:r>
      <w:r>
        <w:t>the</w:t>
      </w:r>
      <w:r>
        <w:rPr>
          <w:spacing w:val="32"/>
        </w:rPr>
        <w:t xml:space="preserve"> </w:t>
      </w:r>
      <w:r>
        <w:t>fourth,</w:t>
      </w:r>
      <w:r>
        <w:rPr>
          <w:spacing w:val="35"/>
        </w:rPr>
        <w:t xml:space="preserve"> </w:t>
      </w:r>
      <w:r>
        <w:t>describing</w:t>
      </w:r>
      <w:r>
        <w:rPr>
          <w:spacing w:val="32"/>
        </w:rPr>
        <w:t xml:space="preserve"> </w:t>
      </w:r>
      <w:r>
        <w:t>the</w:t>
      </w:r>
      <w:r>
        <w:rPr>
          <w:spacing w:val="32"/>
        </w:rPr>
        <w:t xml:space="preserve"> </w:t>
      </w:r>
      <w:r>
        <w:t>wealth</w:t>
      </w:r>
      <w:r>
        <w:rPr>
          <w:spacing w:val="32"/>
        </w:rPr>
        <w:t xml:space="preserve"> </w:t>
      </w:r>
      <w:r>
        <w:t>concept.</w:t>
      </w:r>
      <w:r>
        <w:rPr>
          <w:spacing w:val="73"/>
        </w:rPr>
        <w:t xml:space="preserve"> </w:t>
      </w:r>
      <w:r>
        <w:t>Only</w:t>
      </w:r>
      <w:r>
        <w:rPr>
          <w:spacing w:val="32"/>
        </w:rPr>
        <w:t xml:space="preserve"> </w:t>
      </w:r>
      <w:r>
        <w:t>the</w:t>
      </w:r>
      <w:r>
        <w:rPr>
          <w:spacing w:val="32"/>
        </w:rPr>
        <w:t xml:space="preserve"> </w:t>
      </w:r>
      <w:r>
        <w:t>Variable</w:t>
      </w:r>
      <w:r>
        <w:rPr>
          <w:spacing w:val="67"/>
        </w:rPr>
        <w:t xml:space="preserve"> </w:t>
      </w:r>
      <w:r>
        <w:t>Type</w:t>
      </w:r>
      <w:r>
        <w:rPr>
          <w:spacing w:val="32"/>
        </w:rPr>
        <w:t xml:space="preserve"> </w:t>
      </w:r>
      <w:r>
        <w:t>and</w:t>
      </w:r>
      <w:r>
        <w:rPr>
          <w:spacing w:val="32"/>
        </w:rPr>
        <w:t xml:space="preserve"> </w:t>
      </w:r>
      <w:r>
        <w:t>the</w:t>
      </w:r>
      <w:r>
        <w:rPr>
          <w:spacing w:val="32"/>
        </w:rPr>
        <w:t xml:space="preserve"> </w:t>
      </w:r>
      <w:r>
        <w:t>Section-Specific</w:t>
      </w:r>
      <w:r>
        <w:rPr>
          <w:spacing w:val="32"/>
        </w:rPr>
        <w:t xml:space="preserve"> </w:t>
      </w:r>
      <w:r>
        <w:t xml:space="preserve">parts of the </w:t>
      </w:r>
      <w:proofErr w:type="spellStart"/>
      <w:r>
        <w:t>varcode</w:t>
      </w:r>
      <w:proofErr w:type="spellEnd"/>
      <w:r>
        <w:t xml:space="preserve"> vary within a source and across sources.</w:t>
      </w:r>
    </w:p>
    <w:p w14:paraId="16DFF3F4" w14:textId="77777777" w:rsidR="00620CF6" w:rsidRDefault="00620CF6">
      <w:pPr>
        <w:pStyle w:val="BodyText"/>
      </w:pPr>
    </w:p>
    <w:p w14:paraId="289E8546" w14:textId="77777777" w:rsidR="00620CF6" w:rsidRDefault="00620CF6">
      <w:pPr>
        <w:pStyle w:val="BodyText"/>
        <w:spacing w:before="4"/>
        <w:rPr>
          <w:sz w:val="15"/>
        </w:rPr>
      </w:pPr>
    </w:p>
    <w:p w14:paraId="646B99A8" w14:textId="77777777" w:rsidR="00620CF6" w:rsidRDefault="00620CF6">
      <w:pPr>
        <w:rPr>
          <w:sz w:val="15"/>
        </w:rPr>
        <w:sectPr w:rsidR="00620CF6" w:rsidSect="00D60468">
          <w:pgSz w:w="12240" w:h="15840"/>
          <w:pgMar w:top="1460" w:right="600" w:bottom="280" w:left="1300" w:header="720" w:footer="720" w:gutter="0"/>
          <w:cols w:space="720"/>
        </w:sectPr>
      </w:pPr>
    </w:p>
    <w:p w14:paraId="0EF2A9F6" w14:textId="77777777" w:rsidR="00620CF6" w:rsidRDefault="00000000">
      <w:pPr>
        <w:spacing w:before="61"/>
        <w:jc w:val="right"/>
        <w:rPr>
          <w:rFonts w:ascii="Cambria" w:eastAsia="Cambria" w:hAnsi="Cambria"/>
          <w:sz w:val="20"/>
        </w:rPr>
      </w:pPr>
      <w:r>
        <w:rPr>
          <w:rFonts w:ascii="Cambria" w:eastAsia="Cambria" w:hAnsi="Cambria"/>
          <w:spacing w:val="-5"/>
          <w:w w:val="95"/>
          <w:sz w:val="20"/>
        </w:rPr>
        <w:t>⏟</w:t>
      </w:r>
      <w:r>
        <w:rPr>
          <w:rFonts w:ascii="Cambria" w:eastAsia="Cambria" w:hAnsi="Cambria"/>
          <w:color w:val="0000FF"/>
          <w:spacing w:val="-5"/>
          <w:w w:val="95"/>
          <w:sz w:val="20"/>
        </w:rPr>
        <w:t>𝑡</w:t>
      </w:r>
    </w:p>
    <w:p w14:paraId="0E6EF360" w14:textId="77777777" w:rsidR="00620CF6" w:rsidRDefault="00000000">
      <w:pPr>
        <w:pStyle w:val="BodyText"/>
        <w:spacing w:before="61"/>
        <w:ind w:left="209" w:right="71"/>
        <w:rPr>
          <w:rFonts w:ascii="Cambria" w:eastAsia="Cambria" w:hAnsi="Cambria"/>
        </w:rPr>
      </w:pPr>
      <w:r>
        <w:br w:type="column"/>
      </w:r>
      <w:r>
        <w:rPr>
          <w:rFonts w:ascii="Cambria" w:eastAsia="Cambria" w:hAnsi="Cambria"/>
          <w:spacing w:val="-10"/>
          <w:w w:val="125"/>
        </w:rPr>
        <w:t>−</w:t>
      </w:r>
      <w:r>
        <w:rPr>
          <w:rFonts w:ascii="Cambria" w:eastAsia="Cambria" w:hAnsi="Cambria"/>
          <w:spacing w:val="80"/>
          <w:w w:val="125"/>
        </w:rPr>
        <w:t xml:space="preserve"> </w:t>
      </w:r>
      <w:r>
        <w:rPr>
          <w:rFonts w:ascii="Cambria" w:eastAsia="Cambria" w:hAnsi="Cambria"/>
          <w:color w:val="0000FF"/>
          <w:spacing w:val="-193"/>
          <w:w w:val="111"/>
        </w:rPr>
        <w:t>ℎ</w:t>
      </w:r>
      <w:r>
        <w:rPr>
          <w:rFonts w:ascii="Cambria" w:eastAsia="Cambria" w:hAnsi="Cambria"/>
          <w:spacing w:val="-172"/>
          <w:w w:val="168"/>
        </w:rPr>
        <w:t>⏟</w:t>
      </w:r>
    </w:p>
    <w:p w14:paraId="517B5568" w14:textId="77777777" w:rsidR="00620CF6" w:rsidRDefault="00000000">
      <w:pPr>
        <w:tabs>
          <w:tab w:val="left" w:pos="550"/>
        </w:tabs>
        <w:spacing w:before="64" w:line="233" w:lineRule="exact"/>
        <w:ind w:left="105"/>
        <w:rPr>
          <w:rFonts w:ascii="Cambria" w:eastAsia="Cambria" w:hAnsi="Cambria"/>
          <w:sz w:val="20"/>
        </w:rPr>
      </w:pPr>
      <w:r>
        <w:br w:type="column"/>
      </w:r>
      <w:r>
        <w:rPr>
          <w:rFonts w:ascii="Cambria" w:eastAsia="Cambria" w:hAnsi="Cambria"/>
          <w:spacing w:val="-10"/>
          <w:w w:val="150"/>
          <w:sz w:val="20"/>
        </w:rPr>
        <w:t>−</w:t>
      </w:r>
      <w:r>
        <w:rPr>
          <w:rFonts w:ascii="Cambria" w:eastAsia="Cambria" w:hAnsi="Cambria"/>
          <w:sz w:val="20"/>
        </w:rPr>
        <w:tab/>
      </w:r>
      <w:r>
        <w:rPr>
          <w:rFonts w:ascii="Cambria" w:eastAsia="Cambria" w:hAnsi="Cambria"/>
          <w:spacing w:val="-159"/>
          <w:w w:val="109"/>
          <w:sz w:val="20"/>
        </w:rPr>
        <w:t>𝐶</w:t>
      </w:r>
      <w:r>
        <w:rPr>
          <w:rFonts w:ascii="Cambria" w:eastAsia="Cambria" w:hAnsi="Cambria"/>
          <w:spacing w:val="-331"/>
          <w:w w:val="312"/>
          <w:sz w:val="20"/>
        </w:rPr>
        <w:t>⏟</w:t>
      </w:r>
      <w:r>
        <w:rPr>
          <w:rFonts w:ascii="Cambria" w:eastAsia="Cambria" w:hAnsi="Cambria"/>
          <w:spacing w:val="-39"/>
          <w:w w:val="109"/>
          <w:sz w:val="20"/>
        </w:rPr>
        <w:t>𝐶</w:t>
      </w:r>
    </w:p>
    <w:p w14:paraId="03886514" w14:textId="77777777" w:rsidR="00620CF6" w:rsidRDefault="00000000">
      <w:pPr>
        <w:tabs>
          <w:tab w:val="left" w:pos="1693"/>
        </w:tabs>
        <w:spacing w:before="61"/>
        <w:ind w:left="264"/>
        <w:rPr>
          <w:rFonts w:ascii="Cambria" w:eastAsia="Cambria" w:hAnsi="Cambria"/>
          <w:sz w:val="20"/>
        </w:rPr>
      </w:pPr>
      <w:r>
        <w:br w:type="column"/>
      </w:r>
      <w:r>
        <w:rPr>
          <w:rFonts w:ascii="Cambria" w:eastAsia="Cambria" w:hAnsi="Cambria"/>
          <w:w w:val="150"/>
          <w:sz w:val="20"/>
        </w:rPr>
        <w:t>−</w:t>
      </w:r>
      <w:r>
        <w:rPr>
          <w:rFonts w:ascii="Cambria" w:eastAsia="Cambria" w:hAnsi="Cambria"/>
          <w:spacing w:val="-32"/>
          <w:w w:val="150"/>
          <w:sz w:val="20"/>
        </w:rPr>
        <w:t xml:space="preserve"> </w:t>
      </w:r>
      <w:r>
        <w:rPr>
          <w:rFonts w:ascii="Cambria" w:eastAsia="Cambria" w:hAnsi="Cambria"/>
          <w:color w:val="0000FF"/>
          <w:spacing w:val="-106"/>
          <w:w w:val="102"/>
          <w:sz w:val="20"/>
        </w:rPr>
        <w:t>𝑛</w:t>
      </w:r>
      <w:r>
        <w:rPr>
          <w:rFonts w:ascii="Cambria" w:eastAsia="Cambria" w:hAnsi="Cambria"/>
          <w:spacing w:val="-493"/>
          <w:w w:val="482"/>
          <w:sz w:val="20"/>
        </w:rPr>
        <w:t>⏟</w:t>
      </w:r>
      <w:r>
        <w:rPr>
          <w:rFonts w:ascii="Cambria" w:eastAsia="Cambria" w:hAnsi="Cambria"/>
          <w:color w:val="0000FF"/>
          <w:w w:val="92"/>
          <w:sz w:val="20"/>
        </w:rPr>
        <w:t>𝑒𝑡𝑤𝑒𝑎</w:t>
      </w:r>
      <w:r>
        <w:rPr>
          <w:rFonts w:ascii="Cambria" w:eastAsia="Cambria" w:hAnsi="Cambria"/>
          <w:color w:val="0000FF"/>
          <w:spacing w:val="-31"/>
          <w:w w:val="149"/>
          <w:sz w:val="20"/>
        </w:rPr>
        <w:t xml:space="preserve"> </w:t>
      </w:r>
      <w:r>
        <w:rPr>
          <w:rFonts w:ascii="Cambria" w:eastAsia="Cambria" w:hAnsi="Cambria"/>
          <w:spacing w:val="-10"/>
          <w:w w:val="150"/>
          <w:sz w:val="20"/>
        </w:rPr>
        <w:t>−</w:t>
      </w:r>
      <w:r>
        <w:rPr>
          <w:rFonts w:ascii="Cambria" w:eastAsia="Cambria" w:hAnsi="Cambria"/>
          <w:sz w:val="20"/>
        </w:rPr>
        <w:tab/>
      </w:r>
      <w:r>
        <w:rPr>
          <w:rFonts w:ascii="Cambria" w:eastAsia="Cambria" w:hAnsi="Cambria"/>
          <w:spacing w:val="-141"/>
          <w:w w:val="107"/>
          <w:sz w:val="20"/>
        </w:rPr>
        <w:t>𝑍</w:t>
      </w:r>
      <w:r>
        <w:rPr>
          <w:rFonts w:ascii="Cambria" w:eastAsia="Cambria" w:hAnsi="Cambria"/>
          <w:spacing w:val="-155"/>
          <w:w w:val="234"/>
          <w:sz w:val="20"/>
        </w:rPr>
        <w:t>⏟</w:t>
      </w:r>
      <w:r>
        <w:rPr>
          <w:rFonts w:ascii="Cambria" w:eastAsia="Cambria" w:hAnsi="Cambria"/>
          <w:spacing w:val="-5"/>
          <w:w w:val="107"/>
          <w:sz w:val="20"/>
        </w:rPr>
        <w:t>𝑍</w:t>
      </w:r>
    </w:p>
    <w:p w14:paraId="229A7221" w14:textId="77777777" w:rsidR="00620CF6" w:rsidRDefault="00620CF6">
      <w:pPr>
        <w:rPr>
          <w:rFonts w:ascii="Cambria" w:eastAsia="Cambria" w:hAnsi="Cambria"/>
          <w:sz w:val="20"/>
        </w:rPr>
        <w:sectPr w:rsidR="00620CF6" w:rsidSect="00D60468">
          <w:type w:val="continuous"/>
          <w:pgSz w:w="12240" w:h="15840"/>
          <w:pgMar w:top="1620" w:right="600" w:bottom="280" w:left="1300" w:header="720" w:footer="720" w:gutter="0"/>
          <w:cols w:num="4" w:space="720" w:equalWidth="0">
            <w:col w:w="2848" w:space="40"/>
            <w:col w:w="719" w:space="39"/>
            <w:col w:w="1008" w:space="40"/>
            <w:col w:w="5646"/>
          </w:cols>
        </w:sectPr>
      </w:pPr>
    </w:p>
    <w:p w14:paraId="1A1928DE" w14:textId="77777777" w:rsidR="00620CF6" w:rsidRDefault="00000000">
      <w:pPr>
        <w:spacing w:before="9"/>
        <w:jc w:val="right"/>
        <w:rPr>
          <w:sz w:val="14"/>
        </w:rPr>
      </w:pPr>
      <w:r>
        <w:rPr>
          <w:spacing w:val="-2"/>
          <w:w w:val="110"/>
          <w:sz w:val="14"/>
        </w:rPr>
        <w:t>Section</w:t>
      </w:r>
    </w:p>
    <w:p w14:paraId="52418E0F" w14:textId="77777777" w:rsidR="00620CF6" w:rsidRDefault="00000000">
      <w:pPr>
        <w:spacing w:before="16"/>
        <w:ind w:left="181"/>
        <w:rPr>
          <w:sz w:val="14"/>
        </w:rPr>
      </w:pPr>
      <w:r>
        <w:br w:type="column"/>
      </w:r>
      <w:r>
        <w:rPr>
          <w:spacing w:val="-2"/>
          <w:w w:val="110"/>
          <w:sz w:val="14"/>
        </w:rPr>
        <w:t>Sector</w:t>
      </w:r>
    </w:p>
    <w:p w14:paraId="37F3C53E" w14:textId="77777777" w:rsidR="00620CF6" w:rsidRDefault="00000000">
      <w:pPr>
        <w:spacing w:before="19"/>
        <w:ind w:left="181"/>
        <w:rPr>
          <w:sz w:val="14"/>
        </w:rPr>
      </w:pPr>
      <w:r>
        <w:br w:type="column"/>
      </w:r>
      <w:r>
        <w:rPr>
          <w:w w:val="110"/>
          <w:sz w:val="14"/>
        </w:rPr>
        <w:t>Variable</w:t>
      </w:r>
      <w:r>
        <w:rPr>
          <w:spacing w:val="11"/>
          <w:w w:val="110"/>
          <w:sz w:val="14"/>
        </w:rPr>
        <w:t xml:space="preserve"> </w:t>
      </w:r>
      <w:r>
        <w:rPr>
          <w:spacing w:val="-4"/>
          <w:w w:val="110"/>
          <w:sz w:val="14"/>
        </w:rPr>
        <w:t>Type</w:t>
      </w:r>
    </w:p>
    <w:p w14:paraId="1DE2B5AA" w14:textId="77777777" w:rsidR="00620CF6" w:rsidRDefault="00000000">
      <w:pPr>
        <w:tabs>
          <w:tab w:val="left" w:pos="1028"/>
        </w:tabs>
        <w:spacing w:before="10"/>
        <w:ind w:left="207"/>
        <w:rPr>
          <w:sz w:val="14"/>
        </w:rPr>
      </w:pPr>
      <w:r>
        <w:br w:type="column"/>
      </w:r>
      <w:r>
        <w:rPr>
          <w:spacing w:val="-2"/>
          <w:w w:val="110"/>
          <w:sz w:val="14"/>
        </w:rPr>
        <w:t>Concept</w:t>
      </w:r>
      <w:r>
        <w:rPr>
          <w:sz w:val="14"/>
        </w:rPr>
        <w:tab/>
      </w:r>
      <w:r>
        <w:rPr>
          <w:w w:val="110"/>
          <w:position w:val="1"/>
          <w:sz w:val="14"/>
        </w:rPr>
        <w:t>Section-</w:t>
      </w:r>
      <w:r>
        <w:rPr>
          <w:spacing w:val="-2"/>
          <w:w w:val="110"/>
          <w:position w:val="1"/>
          <w:sz w:val="14"/>
        </w:rPr>
        <w:t>Specific</w:t>
      </w:r>
    </w:p>
    <w:p w14:paraId="1D6001F1" w14:textId="77777777" w:rsidR="00620CF6" w:rsidRDefault="00620CF6">
      <w:pPr>
        <w:rPr>
          <w:sz w:val="14"/>
        </w:rPr>
        <w:sectPr w:rsidR="00620CF6" w:rsidSect="00D60468">
          <w:type w:val="continuous"/>
          <w:pgSz w:w="12240" w:h="15840"/>
          <w:pgMar w:top="1620" w:right="600" w:bottom="280" w:left="1300" w:header="720" w:footer="720" w:gutter="0"/>
          <w:cols w:num="4" w:space="720" w:equalWidth="0">
            <w:col w:w="3065" w:space="40"/>
            <w:col w:w="615" w:space="39"/>
            <w:col w:w="1167" w:space="40"/>
            <w:col w:w="5374"/>
          </w:cols>
        </w:sectPr>
      </w:pPr>
    </w:p>
    <w:p w14:paraId="07374376" w14:textId="77777777" w:rsidR="00620CF6" w:rsidRDefault="00620CF6">
      <w:pPr>
        <w:pStyle w:val="BodyText"/>
        <w:spacing w:before="6"/>
        <w:rPr>
          <w:sz w:val="17"/>
        </w:rPr>
      </w:pPr>
    </w:p>
    <w:p w14:paraId="6E23AF3A" w14:textId="77777777" w:rsidR="00620CF6" w:rsidRDefault="00000000">
      <w:pPr>
        <w:pStyle w:val="Heading3"/>
        <w:numPr>
          <w:ilvl w:val="2"/>
          <w:numId w:val="10"/>
        </w:numPr>
        <w:tabs>
          <w:tab w:val="left" w:pos="909"/>
        </w:tabs>
        <w:spacing w:before="120"/>
        <w:ind w:hanging="792"/>
      </w:pPr>
      <w:bookmarkStart w:id="383" w:name="Section:_Wealth_Inequality_Trends"/>
      <w:bookmarkStart w:id="384" w:name="_bookmark33"/>
      <w:bookmarkEnd w:id="383"/>
      <w:bookmarkEnd w:id="384"/>
      <w:r>
        <w:rPr>
          <w:w w:val="105"/>
        </w:rPr>
        <w:t>Section:</w:t>
      </w:r>
      <w:r>
        <w:rPr>
          <w:spacing w:val="62"/>
          <w:w w:val="105"/>
        </w:rPr>
        <w:t xml:space="preserve"> </w:t>
      </w:r>
      <w:r>
        <w:rPr>
          <w:w w:val="105"/>
        </w:rPr>
        <w:t>Wealth</w:t>
      </w:r>
      <w:r>
        <w:rPr>
          <w:spacing w:val="30"/>
          <w:w w:val="105"/>
        </w:rPr>
        <w:t xml:space="preserve"> </w:t>
      </w:r>
      <w:r>
        <w:rPr>
          <w:w w:val="105"/>
        </w:rPr>
        <w:t>Inequality</w:t>
      </w:r>
      <w:r>
        <w:rPr>
          <w:spacing w:val="31"/>
          <w:w w:val="105"/>
        </w:rPr>
        <w:t xml:space="preserve"> </w:t>
      </w:r>
      <w:r>
        <w:rPr>
          <w:spacing w:val="-2"/>
          <w:w w:val="105"/>
        </w:rPr>
        <w:t>Trends</w:t>
      </w:r>
    </w:p>
    <w:p w14:paraId="6A062819" w14:textId="77777777" w:rsidR="00620CF6" w:rsidRDefault="00620CF6">
      <w:pPr>
        <w:pStyle w:val="BodyText"/>
        <w:spacing w:before="1"/>
        <w:rPr>
          <w:b/>
          <w:sz w:val="27"/>
        </w:rPr>
      </w:pPr>
    </w:p>
    <w:p w14:paraId="093D33CF" w14:textId="77777777" w:rsidR="00620CF6" w:rsidRDefault="00000000">
      <w:pPr>
        <w:pStyle w:val="BodyText"/>
        <w:spacing w:line="355" w:lineRule="auto"/>
        <w:ind w:left="117" w:right="535"/>
      </w:pPr>
      <w:r>
        <w:rPr>
          <w:i/>
        </w:rPr>
        <w:t xml:space="preserve">Section </w:t>
      </w:r>
      <w:r>
        <w:t xml:space="preserve">The first element of the </w:t>
      </w:r>
      <w:proofErr w:type="spellStart"/>
      <w:r>
        <w:t>varcode</w:t>
      </w:r>
      <w:proofErr w:type="spellEnd"/>
      <w:r>
        <w:t xml:space="preserve"> identifies the </w:t>
      </w:r>
      <w:r>
        <w:rPr>
          <w:i/>
        </w:rPr>
        <w:t>section</w:t>
      </w:r>
      <w:r>
        <w:t xml:space="preserve">, which always equals to </w:t>
      </w:r>
      <w:r>
        <w:rPr>
          <w:i/>
        </w:rPr>
        <w:t>t</w:t>
      </w:r>
      <w:r>
        <w:t xml:space="preserve">, i.e. our code for the </w:t>
      </w:r>
      <w:r>
        <w:rPr>
          <w:w w:val="105"/>
        </w:rPr>
        <w:t>Wealth</w:t>
      </w:r>
      <w:r>
        <w:rPr>
          <w:spacing w:val="-10"/>
          <w:w w:val="105"/>
        </w:rPr>
        <w:t xml:space="preserve"> </w:t>
      </w:r>
      <w:r>
        <w:rPr>
          <w:w w:val="105"/>
        </w:rPr>
        <w:t>Inequality</w:t>
      </w:r>
      <w:r>
        <w:rPr>
          <w:spacing w:val="-10"/>
          <w:w w:val="105"/>
        </w:rPr>
        <w:t xml:space="preserve"> </w:t>
      </w:r>
      <w:r>
        <w:rPr>
          <w:w w:val="105"/>
        </w:rPr>
        <w:t>Trends</w:t>
      </w:r>
      <w:r>
        <w:rPr>
          <w:spacing w:val="-9"/>
          <w:w w:val="105"/>
        </w:rPr>
        <w:t xml:space="preserve"> </w:t>
      </w:r>
      <w:r>
        <w:rPr>
          <w:w w:val="105"/>
        </w:rPr>
        <w:t>database.</w:t>
      </w:r>
    </w:p>
    <w:p w14:paraId="0BF92ED2" w14:textId="77777777" w:rsidR="00620CF6" w:rsidRDefault="00620CF6">
      <w:pPr>
        <w:spacing w:line="355" w:lineRule="auto"/>
        <w:sectPr w:rsidR="00620CF6" w:rsidSect="00D60468">
          <w:type w:val="continuous"/>
          <w:pgSz w:w="12240" w:h="15840"/>
          <w:pgMar w:top="1620" w:right="600" w:bottom="280" w:left="1300" w:header="720" w:footer="720" w:gutter="0"/>
          <w:cols w:space="720"/>
        </w:sectPr>
      </w:pPr>
    </w:p>
    <w:p w14:paraId="7185DE9D" w14:textId="77777777" w:rsidR="00620CF6" w:rsidRDefault="00000000">
      <w:pPr>
        <w:pStyle w:val="BodyText"/>
        <w:spacing w:before="85"/>
        <w:ind w:left="2546"/>
      </w:pPr>
      <w:r>
        <w:lastRenderedPageBreak/>
        <w:t>Table 4.2:</w:t>
      </w:r>
      <w:r>
        <w:rPr>
          <w:spacing w:val="16"/>
        </w:rPr>
        <w:t xml:space="preserve"> </w:t>
      </w:r>
      <w:bookmarkStart w:id="385" w:name="_bookmark34"/>
      <w:bookmarkEnd w:id="385"/>
      <w:r>
        <w:t>Wealth Inequality Trends:</w:t>
      </w:r>
      <w:r>
        <w:rPr>
          <w:spacing w:val="17"/>
        </w:rPr>
        <w:t xml:space="preserve"> </w:t>
      </w:r>
      <w:r>
        <w:t xml:space="preserve">Variable </w:t>
      </w:r>
      <w:r>
        <w:rPr>
          <w:spacing w:val="-4"/>
        </w:rPr>
        <w:t>Type</w:t>
      </w:r>
    </w:p>
    <w:p w14:paraId="37BA334F" w14:textId="77777777" w:rsidR="00620CF6" w:rsidRDefault="00000000">
      <w:pPr>
        <w:pStyle w:val="BodyText"/>
        <w:spacing w:before="1"/>
        <w:rPr>
          <w:sz w:val="12"/>
        </w:rPr>
      </w:pPr>
      <w:r>
        <w:rPr>
          <w:noProof/>
        </w:rPr>
        <mc:AlternateContent>
          <mc:Choice Requires="wps">
            <w:drawing>
              <wp:anchor distT="0" distB="0" distL="0" distR="0" simplePos="0" relativeHeight="487599104" behindDoc="1" locked="0" layoutInCell="1" allowOverlap="1" wp14:anchorId="55E8BB74" wp14:editId="5C6C21D6">
                <wp:simplePos x="0" y="0"/>
                <wp:positionH relativeFrom="page">
                  <wp:posOffset>899998</wp:posOffset>
                </wp:positionH>
                <wp:positionV relativeFrom="paragraph">
                  <wp:posOffset>118818</wp:posOffset>
                </wp:positionV>
                <wp:extent cx="6216015" cy="127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015" cy="1270"/>
                        </a:xfrm>
                        <a:custGeom>
                          <a:avLst/>
                          <a:gdLst/>
                          <a:ahLst/>
                          <a:cxnLst/>
                          <a:rect l="l" t="t" r="r" b="b"/>
                          <a:pathLst>
                            <a:path w="6216015">
                              <a:moveTo>
                                <a:pt x="0" y="0"/>
                              </a:moveTo>
                              <a:lnTo>
                                <a:pt x="6215494"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E1D328" id="Graphic 42" o:spid="_x0000_s1026" style="position:absolute;margin-left:70.85pt;margin-top:9.35pt;width:489.45pt;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6216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" path="m,l6215494,e" filled="f" strokeweight=".28114mm">
                <v:path arrowok="t"/>
                <w10:wrap type="topAndBottom" anchorx="page"/>
              </v:shape>
            </w:pict>
          </mc:Fallback>
        </mc:AlternateContent>
      </w:r>
    </w:p>
    <w:p w14:paraId="7D4F245A" w14:textId="77777777" w:rsidR="00620CF6" w:rsidRDefault="00000000">
      <w:pPr>
        <w:pStyle w:val="BodyText"/>
        <w:tabs>
          <w:tab w:val="left" w:pos="1609"/>
          <w:tab w:val="left" w:pos="3549"/>
        </w:tabs>
        <w:spacing w:before="13"/>
        <w:ind w:left="236"/>
      </w:pPr>
      <w:r>
        <w:rPr>
          <w:spacing w:val="-4"/>
        </w:rPr>
        <w:t>Code</w:t>
      </w:r>
      <w:r>
        <w:tab/>
      </w:r>
      <w:r>
        <w:rPr>
          <w:spacing w:val="-2"/>
        </w:rPr>
        <w:t>Label</w:t>
      </w:r>
      <w:r>
        <w:tab/>
      </w:r>
      <w:r>
        <w:rPr>
          <w:spacing w:val="-2"/>
        </w:rPr>
        <w:t>Description</w:t>
      </w:r>
    </w:p>
    <w:p w14:paraId="60329BE9" w14:textId="77777777" w:rsidR="00620CF6" w:rsidRDefault="00620CF6">
      <w:pPr>
        <w:sectPr w:rsidR="00620CF6" w:rsidSect="00D60468">
          <w:pgSz w:w="12240" w:h="15840"/>
          <w:pgMar w:top="1460" w:right="600" w:bottom="280" w:left="1300" w:header="720" w:footer="720" w:gutter="0"/>
          <w:cols w:space="720"/>
        </w:sectPr>
      </w:pPr>
    </w:p>
    <w:p w14:paraId="1094265E" w14:textId="77777777" w:rsidR="00620CF6" w:rsidRDefault="00000000">
      <w:pPr>
        <w:pStyle w:val="BodyText"/>
        <w:tabs>
          <w:tab w:val="left" w:pos="1609"/>
        </w:tabs>
        <w:spacing w:before="92" w:line="213" w:lineRule="auto"/>
        <w:ind w:left="1609" w:right="38" w:hanging="1373"/>
      </w:pPr>
      <w:r>
        <w:rPr>
          <w:noProof/>
        </w:rPr>
        <mc:AlternateContent>
          <mc:Choice Requires="wpg">
            <w:drawing>
              <wp:anchor distT="0" distB="0" distL="0" distR="0" simplePos="0" relativeHeight="481610240" behindDoc="1" locked="0" layoutInCell="1" allowOverlap="1" wp14:anchorId="3B5B00A2" wp14:editId="2D34244A">
                <wp:simplePos x="0" y="0"/>
                <wp:positionH relativeFrom="page">
                  <wp:posOffset>899998</wp:posOffset>
                </wp:positionH>
                <wp:positionV relativeFrom="paragraph">
                  <wp:posOffset>29033</wp:posOffset>
                </wp:positionV>
                <wp:extent cx="6216015" cy="953135"/>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6015" cy="953135"/>
                          <a:chOff x="0" y="0"/>
                          <a:chExt cx="6216015" cy="953135"/>
                        </a:xfrm>
                      </wpg:grpSpPr>
                      <wps:wsp>
                        <wps:cNvPr id="44" name="Graphic 44"/>
                        <wps:cNvSpPr/>
                        <wps:spPr>
                          <a:xfrm>
                            <a:off x="0" y="3163"/>
                            <a:ext cx="6216015" cy="1270"/>
                          </a:xfrm>
                          <a:custGeom>
                            <a:avLst/>
                            <a:gdLst/>
                            <a:ahLst/>
                            <a:cxnLst/>
                            <a:rect l="l" t="t" r="r" b="b"/>
                            <a:pathLst>
                              <a:path w="6216015">
                                <a:moveTo>
                                  <a:pt x="0" y="0"/>
                                </a:moveTo>
                                <a:lnTo>
                                  <a:pt x="6215494" y="0"/>
                                </a:lnTo>
                              </a:path>
                            </a:pathLst>
                          </a:custGeom>
                          <a:ln w="6327">
                            <a:solidFill>
                              <a:srgbClr val="000000"/>
                            </a:solidFill>
                            <a:prstDash val="solid"/>
                          </a:ln>
                        </wps:spPr>
                        <wps:bodyPr wrap="square" lIns="0" tIns="0" rIns="0" bIns="0" rtlCol="0">
                          <a:prstTxWarp prst="textNoShape">
                            <a:avLst/>
                          </a:prstTxWarp>
                          <a:noAutofit/>
                        </wps:bodyPr>
                      </wps:wsp>
                      <wps:wsp>
                        <wps:cNvPr id="45" name="Graphic 45"/>
                        <wps:cNvSpPr/>
                        <wps:spPr>
                          <a:xfrm>
                            <a:off x="0" y="41771"/>
                            <a:ext cx="6216015" cy="911225"/>
                          </a:xfrm>
                          <a:custGeom>
                            <a:avLst/>
                            <a:gdLst/>
                            <a:ahLst/>
                            <a:cxnLst/>
                            <a:rect l="l" t="t" r="r" b="b"/>
                            <a:pathLst>
                              <a:path w="6216015" h="911225">
                                <a:moveTo>
                                  <a:pt x="6215494" y="0"/>
                                </a:moveTo>
                                <a:lnTo>
                                  <a:pt x="2103666" y="0"/>
                                </a:lnTo>
                                <a:lnTo>
                                  <a:pt x="871829" y="0"/>
                                </a:lnTo>
                                <a:lnTo>
                                  <a:pt x="0" y="0"/>
                                </a:lnTo>
                                <a:lnTo>
                                  <a:pt x="0" y="910983"/>
                                </a:lnTo>
                                <a:lnTo>
                                  <a:pt x="871829" y="910983"/>
                                </a:lnTo>
                                <a:lnTo>
                                  <a:pt x="2103666" y="910983"/>
                                </a:lnTo>
                                <a:lnTo>
                                  <a:pt x="6215494" y="910983"/>
                                </a:lnTo>
                                <a:lnTo>
                                  <a:pt x="6215494" y="0"/>
                                </a:lnTo>
                                <a:close/>
                              </a:path>
                            </a:pathLst>
                          </a:custGeom>
                          <a:solidFill>
                            <a:srgbClr val="F7F7F7"/>
                          </a:solidFill>
                        </wps:spPr>
                        <wps:bodyPr wrap="square" lIns="0" tIns="0" rIns="0" bIns="0" rtlCol="0">
                          <a:prstTxWarp prst="textNoShape">
                            <a:avLst/>
                          </a:prstTxWarp>
                          <a:noAutofit/>
                        </wps:bodyPr>
                      </wps:wsp>
                    </wpg:wgp>
                  </a:graphicData>
                </a:graphic>
              </wp:anchor>
            </w:drawing>
          </mc:Choice>
          <mc:Fallback>
            <w:pict>
              <v:group w14:anchorId="27A0923B" id="Group 43" o:spid="_x0000_s1026" style="position:absolute;margin-left:70.85pt;margin-top:2.3pt;width:489.45pt;height:75.05pt;z-index:-21706240;mso-wrap-distance-left:0;mso-wrap-distance-right:0;mso-position-horizontal-relative:page" coordsize="62160,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">
                <v:shape id="Graphic 44" o:spid="_x0000_s1027" style="position:absolute;top:31;width:62160;height:13;visibility:visible;mso-wrap-style:square;v-text-anchor:top" coordsize="6216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" path="m,l6215494,e" filled="f" strokeweight=".17575mm">
                  <v:path arrowok="t"/>
                </v:shape>
                <v:shape id="Graphic 45" o:spid="_x0000_s1028" style="position:absolute;top:417;width:62160;height:9112;visibility:visible;mso-wrap-style:square;v-text-anchor:top" coordsize="6216015,91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" path="m6215494,l2103666,,871829,,,,,910983r871829,l2103666,910983r4111828,l6215494,xe" fillcolor="#f7f7f7" stroked="f">
                  <v:path arrowok="t"/>
                </v:shape>
                <w10:wrap anchorx="page"/>
              </v:group>
            </w:pict>
          </mc:Fallback>
        </mc:AlternateContent>
      </w:r>
      <w:proofErr w:type="spellStart"/>
      <w:r>
        <w:rPr>
          <w:spacing w:val="-4"/>
        </w:rPr>
        <w:t>dsh</w:t>
      </w:r>
      <w:proofErr w:type="spellEnd"/>
      <w:r>
        <w:tab/>
        <w:t>Share</w:t>
      </w:r>
      <w:r>
        <w:rPr>
          <w:spacing w:val="-7"/>
        </w:rPr>
        <w:t xml:space="preserve"> </w:t>
      </w:r>
      <w:r>
        <w:t>of</w:t>
      </w:r>
      <w:r>
        <w:rPr>
          <w:spacing w:val="-7"/>
        </w:rPr>
        <w:t xml:space="preserve"> </w:t>
      </w:r>
      <w:r>
        <w:t>Total</w:t>
      </w:r>
      <w:r>
        <w:rPr>
          <w:spacing w:val="-7"/>
        </w:rPr>
        <w:t xml:space="preserve"> </w:t>
      </w:r>
      <w:r>
        <w:t xml:space="preserve">Net </w:t>
      </w:r>
      <w:r>
        <w:rPr>
          <w:spacing w:val="-2"/>
        </w:rPr>
        <w:t>Wealth</w:t>
      </w:r>
    </w:p>
    <w:p w14:paraId="1E90AD22" w14:textId="77777777" w:rsidR="00620CF6" w:rsidRDefault="00000000">
      <w:pPr>
        <w:pStyle w:val="BodyText"/>
        <w:spacing w:before="89" w:line="213" w:lineRule="auto"/>
        <w:ind w:left="236" w:right="568"/>
      </w:pPr>
      <w:r>
        <w:br w:type="column"/>
      </w:r>
      <w:r>
        <w:t>The share of total net wealth refers to the percentage of the overall net wealth that individuals, household, or group owns.</w:t>
      </w:r>
      <w:r>
        <w:rPr>
          <w:spacing w:val="21"/>
        </w:rPr>
        <w:t xml:space="preserve"> </w:t>
      </w:r>
      <w:r>
        <w:t>Net wealth is the value</w:t>
      </w:r>
      <w:r>
        <w:rPr>
          <w:spacing w:val="-7"/>
        </w:rPr>
        <w:t xml:space="preserve"> </w:t>
      </w:r>
      <w:r>
        <w:t>of</w:t>
      </w:r>
      <w:r>
        <w:rPr>
          <w:spacing w:val="-7"/>
        </w:rPr>
        <w:t xml:space="preserve"> </w:t>
      </w:r>
      <w:r>
        <w:t>assets</w:t>
      </w:r>
      <w:r>
        <w:rPr>
          <w:spacing w:val="-7"/>
        </w:rPr>
        <w:t xml:space="preserve"> </w:t>
      </w:r>
      <w:r>
        <w:t>(such</w:t>
      </w:r>
      <w:r>
        <w:rPr>
          <w:spacing w:val="-7"/>
        </w:rPr>
        <w:t xml:space="preserve"> </w:t>
      </w:r>
      <w:r>
        <w:t>as</w:t>
      </w:r>
      <w:r>
        <w:rPr>
          <w:spacing w:val="-7"/>
        </w:rPr>
        <w:t xml:space="preserve"> </w:t>
      </w:r>
      <w:r>
        <w:t>property,</w:t>
      </w:r>
      <w:r>
        <w:rPr>
          <w:spacing w:val="-7"/>
        </w:rPr>
        <w:t xml:space="preserve"> </w:t>
      </w:r>
      <w:r>
        <w:t>investments,</w:t>
      </w:r>
      <w:r>
        <w:rPr>
          <w:spacing w:val="-7"/>
        </w:rPr>
        <w:t xml:space="preserve"> </w:t>
      </w:r>
      <w:r>
        <w:t>and</w:t>
      </w:r>
      <w:r>
        <w:rPr>
          <w:spacing w:val="-7"/>
        </w:rPr>
        <w:t xml:space="preserve"> </w:t>
      </w:r>
      <w:r>
        <w:t>savings)</w:t>
      </w:r>
      <w:r>
        <w:rPr>
          <w:spacing w:val="-7"/>
        </w:rPr>
        <w:t xml:space="preserve"> </w:t>
      </w:r>
      <w:r>
        <w:t>minus</w:t>
      </w:r>
      <w:r>
        <w:rPr>
          <w:spacing w:val="-7"/>
        </w:rPr>
        <w:t xml:space="preserve"> </w:t>
      </w:r>
      <w:r>
        <w:t>any liabilities (such as debts or loans).</w:t>
      </w:r>
      <w:r>
        <w:rPr>
          <w:spacing w:val="24"/>
        </w:rPr>
        <w:t xml:space="preserve"> </w:t>
      </w:r>
      <w:r>
        <w:t>For example, if the total net wealth of a country is €10,000 billion and a group’s net wealth is €2,000 billion, their share of total net wealth would be 20%.</w:t>
      </w:r>
    </w:p>
    <w:p w14:paraId="2F4EA1AF" w14:textId="77777777" w:rsidR="00620CF6" w:rsidRDefault="00620CF6">
      <w:pPr>
        <w:spacing w:line="213" w:lineRule="auto"/>
        <w:sectPr w:rsidR="00620CF6" w:rsidSect="00D60468">
          <w:type w:val="continuous"/>
          <w:pgSz w:w="12240" w:h="15840"/>
          <w:pgMar w:top="1620" w:right="600" w:bottom="280" w:left="1300" w:header="720" w:footer="720" w:gutter="0"/>
          <w:cols w:num="2" w:space="720" w:equalWidth="0">
            <w:col w:w="3272" w:space="40"/>
            <w:col w:w="7028"/>
          </w:cols>
        </w:sectPr>
      </w:pPr>
    </w:p>
    <w:p w14:paraId="769D701E" w14:textId="77777777" w:rsidR="00620CF6" w:rsidRDefault="00000000">
      <w:pPr>
        <w:pStyle w:val="BodyText"/>
        <w:tabs>
          <w:tab w:val="left" w:pos="1609"/>
          <w:tab w:val="left" w:pos="3549"/>
        </w:tabs>
        <w:spacing w:line="229" w:lineRule="exact"/>
        <w:ind w:left="236"/>
      </w:pPr>
      <w:r>
        <w:rPr>
          <w:spacing w:val="-5"/>
        </w:rPr>
        <w:t>gin</w:t>
      </w:r>
      <w:r>
        <w:tab/>
        <w:t>Gini</w:t>
      </w:r>
      <w:r>
        <w:rPr>
          <w:spacing w:val="8"/>
        </w:rPr>
        <w:t xml:space="preserve"> </w:t>
      </w:r>
      <w:r>
        <w:rPr>
          <w:spacing w:val="-2"/>
        </w:rPr>
        <w:t>Coeﬀicient</w:t>
      </w:r>
      <w:r>
        <w:tab/>
      </w:r>
      <w:proofErr w:type="gramStart"/>
      <w:r>
        <w:t>The</w:t>
      </w:r>
      <w:proofErr w:type="gramEnd"/>
      <w:r>
        <w:rPr>
          <w:spacing w:val="1"/>
        </w:rPr>
        <w:t xml:space="preserve"> </w:t>
      </w:r>
      <w:r>
        <w:t>Gini</w:t>
      </w:r>
      <w:r>
        <w:rPr>
          <w:spacing w:val="4"/>
        </w:rPr>
        <w:t xml:space="preserve"> </w:t>
      </w:r>
      <w:r>
        <w:t>coeﬀicient</w:t>
      </w:r>
      <w:r>
        <w:rPr>
          <w:spacing w:val="4"/>
        </w:rPr>
        <w:t xml:space="preserve"> </w:t>
      </w:r>
      <w:r>
        <w:t>is</w:t>
      </w:r>
      <w:r>
        <w:rPr>
          <w:spacing w:val="4"/>
        </w:rPr>
        <w:t xml:space="preserve"> </w:t>
      </w:r>
      <w:r>
        <w:t>a</w:t>
      </w:r>
      <w:r>
        <w:rPr>
          <w:spacing w:val="3"/>
        </w:rPr>
        <w:t xml:space="preserve"> </w:t>
      </w:r>
      <w:r>
        <w:t>statistic</w:t>
      </w:r>
      <w:r>
        <w:rPr>
          <w:spacing w:val="4"/>
        </w:rPr>
        <w:t xml:space="preserve"> </w:t>
      </w:r>
      <w:r>
        <w:t>that</w:t>
      </w:r>
      <w:r>
        <w:rPr>
          <w:spacing w:val="4"/>
        </w:rPr>
        <w:t xml:space="preserve"> </w:t>
      </w:r>
      <w:r>
        <w:t>summarizes</w:t>
      </w:r>
      <w:r>
        <w:rPr>
          <w:spacing w:val="4"/>
        </w:rPr>
        <w:t xml:space="preserve"> </w:t>
      </w:r>
      <w:r>
        <w:t>the</w:t>
      </w:r>
      <w:r>
        <w:rPr>
          <w:spacing w:val="4"/>
        </w:rPr>
        <w:t xml:space="preserve"> </w:t>
      </w:r>
      <w:r>
        <w:rPr>
          <w:spacing w:val="-2"/>
        </w:rPr>
        <w:t>overall</w:t>
      </w:r>
    </w:p>
    <w:p w14:paraId="10E31BEC" w14:textId="77777777" w:rsidR="00620CF6" w:rsidRDefault="00000000">
      <w:pPr>
        <w:pStyle w:val="BodyText"/>
        <w:spacing w:before="7" w:line="213" w:lineRule="auto"/>
        <w:ind w:left="3549" w:right="555"/>
      </w:pPr>
      <w:r>
        <w:rPr>
          <w:noProof/>
        </w:rPr>
        <mc:AlternateContent>
          <mc:Choice Requires="wpg">
            <w:drawing>
              <wp:anchor distT="0" distB="0" distL="0" distR="0" simplePos="0" relativeHeight="481610752" behindDoc="1" locked="0" layoutInCell="1" allowOverlap="1" wp14:anchorId="4460F1C4" wp14:editId="5627BF99">
                <wp:simplePos x="0" y="0"/>
                <wp:positionH relativeFrom="page">
                  <wp:posOffset>899998</wp:posOffset>
                </wp:positionH>
                <wp:positionV relativeFrom="paragraph">
                  <wp:posOffset>1195151</wp:posOffset>
                </wp:positionV>
                <wp:extent cx="6216015" cy="643890"/>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6015" cy="643890"/>
                          <a:chOff x="0" y="0"/>
                          <a:chExt cx="6216015" cy="643890"/>
                        </a:xfrm>
                      </wpg:grpSpPr>
                      <wps:wsp>
                        <wps:cNvPr id="47" name="Graphic 47"/>
                        <wps:cNvSpPr/>
                        <wps:spPr>
                          <a:xfrm>
                            <a:off x="0" y="36307"/>
                            <a:ext cx="6216015" cy="607695"/>
                          </a:xfrm>
                          <a:custGeom>
                            <a:avLst/>
                            <a:gdLst/>
                            <a:ahLst/>
                            <a:cxnLst/>
                            <a:rect l="l" t="t" r="r" b="b"/>
                            <a:pathLst>
                              <a:path w="6216015" h="607695">
                                <a:moveTo>
                                  <a:pt x="6215494" y="0"/>
                                </a:moveTo>
                                <a:lnTo>
                                  <a:pt x="2103666" y="0"/>
                                </a:lnTo>
                                <a:lnTo>
                                  <a:pt x="871829" y="0"/>
                                </a:lnTo>
                                <a:lnTo>
                                  <a:pt x="0" y="0"/>
                                </a:lnTo>
                                <a:lnTo>
                                  <a:pt x="0" y="607326"/>
                                </a:lnTo>
                                <a:lnTo>
                                  <a:pt x="871829" y="607326"/>
                                </a:lnTo>
                                <a:lnTo>
                                  <a:pt x="2103666" y="607326"/>
                                </a:lnTo>
                                <a:lnTo>
                                  <a:pt x="6215494" y="607326"/>
                                </a:lnTo>
                                <a:lnTo>
                                  <a:pt x="6215494" y="0"/>
                                </a:lnTo>
                                <a:close/>
                              </a:path>
                            </a:pathLst>
                          </a:custGeom>
                          <a:solidFill>
                            <a:srgbClr val="F7F7F7"/>
                          </a:solidFill>
                        </wps:spPr>
                        <wps:bodyPr wrap="square" lIns="0" tIns="0" rIns="0" bIns="0" rtlCol="0">
                          <a:prstTxWarp prst="textNoShape">
                            <a:avLst/>
                          </a:prstTxWarp>
                          <a:noAutofit/>
                        </wps:bodyPr>
                      </wps:wsp>
                      <wps:wsp>
                        <wps:cNvPr id="48" name="Textbox 48"/>
                        <wps:cNvSpPr txBox="1"/>
                        <wps:spPr>
                          <a:xfrm>
                            <a:off x="75920" y="0"/>
                            <a:ext cx="202565" cy="179705"/>
                          </a:xfrm>
                          <a:prstGeom prst="rect">
                            <a:avLst/>
                          </a:prstGeom>
                        </wps:spPr>
                        <wps:txbx>
                          <w:txbxContent>
                            <w:p w14:paraId="757D1B8D" w14:textId="77777777" w:rsidR="00620CF6" w:rsidRDefault="00000000">
                              <w:pPr>
                                <w:spacing w:before="14" w:line="268" w:lineRule="exact"/>
                                <w:rPr>
                                  <w:sz w:val="20"/>
                                </w:rPr>
                              </w:pPr>
                              <w:r>
                                <w:rPr>
                                  <w:spacing w:val="-7"/>
                                  <w:sz w:val="20"/>
                                </w:rPr>
                                <w:t>avg</w:t>
                              </w:r>
                            </w:p>
                          </w:txbxContent>
                        </wps:txbx>
                        <wps:bodyPr wrap="square" lIns="0" tIns="0" rIns="0" bIns="0" rtlCol="0">
                          <a:noAutofit/>
                        </wps:bodyPr>
                      </wps:wsp>
                      <wps:wsp>
                        <wps:cNvPr id="49" name="Textbox 49"/>
                        <wps:cNvSpPr txBox="1"/>
                        <wps:spPr>
                          <a:xfrm>
                            <a:off x="947750" y="0"/>
                            <a:ext cx="881380" cy="179705"/>
                          </a:xfrm>
                          <a:prstGeom prst="rect">
                            <a:avLst/>
                          </a:prstGeom>
                        </wps:spPr>
                        <wps:txbx>
                          <w:txbxContent>
                            <w:p w14:paraId="45E07662" w14:textId="77777777" w:rsidR="00620CF6" w:rsidRDefault="00000000">
                              <w:pPr>
                                <w:spacing w:before="14" w:line="268" w:lineRule="exact"/>
                                <w:rPr>
                                  <w:sz w:val="20"/>
                                </w:rPr>
                              </w:pPr>
                              <w:r>
                                <w:rPr>
                                  <w:spacing w:val="-9"/>
                                  <w:sz w:val="20"/>
                                </w:rPr>
                                <w:t>Average</w:t>
                              </w:r>
                              <w:r>
                                <w:rPr>
                                  <w:spacing w:val="6"/>
                                  <w:sz w:val="20"/>
                                </w:rPr>
                                <w:t xml:space="preserve"> </w:t>
                              </w:r>
                              <w:r>
                                <w:rPr>
                                  <w:spacing w:val="-2"/>
                                  <w:sz w:val="20"/>
                                </w:rPr>
                                <w:t>Wealth</w:t>
                              </w:r>
                            </w:p>
                          </w:txbxContent>
                        </wps:txbx>
                        <wps:bodyPr wrap="square" lIns="0" tIns="0" rIns="0" bIns="0" rtlCol="0">
                          <a:noAutofit/>
                        </wps:bodyPr>
                      </wps:wsp>
                      <wps:wsp>
                        <wps:cNvPr id="50" name="Textbox 50"/>
                        <wps:cNvSpPr txBox="1"/>
                        <wps:spPr>
                          <a:xfrm>
                            <a:off x="2179573" y="0"/>
                            <a:ext cx="3957320" cy="635000"/>
                          </a:xfrm>
                          <a:prstGeom prst="rect">
                            <a:avLst/>
                          </a:prstGeom>
                        </wps:spPr>
                        <wps:txbx>
                          <w:txbxContent>
                            <w:p w14:paraId="28874EF5" w14:textId="77777777" w:rsidR="00620CF6" w:rsidRDefault="00000000">
                              <w:pPr>
                                <w:spacing w:before="37" w:line="213" w:lineRule="auto"/>
                                <w:rPr>
                                  <w:sz w:val="20"/>
                                </w:rPr>
                              </w:pPr>
                              <w:r>
                                <w:rPr>
                                  <w:sz w:val="20"/>
                                </w:rPr>
                                <w:t xml:space="preserve">Average wealth refers to the total value of assets (such as property, savings, investments, and other financial assets) owned by a group of </w:t>
                              </w:r>
                              <w:r>
                                <w:rPr>
                                  <w:spacing w:val="-2"/>
                                  <w:sz w:val="20"/>
                                </w:rPr>
                                <w:t>individuals</w:t>
                              </w:r>
                              <w:r>
                                <w:rPr>
                                  <w:spacing w:val="-8"/>
                                  <w:sz w:val="20"/>
                                </w:rPr>
                                <w:t xml:space="preserve"> </w:t>
                              </w:r>
                              <w:r>
                                <w:rPr>
                                  <w:spacing w:val="-2"/>
                                  <w:sz w:val="20"/>
                                </w:rPr>
                                <w:t>or</w:t>
                              </w:r>
                              <w:r>
                                <w:rPr>
                                  <w:spacing w:val="-7"/>
                                  <w:sz w:val="20"/>
                                </w:rPr>
                                <w:t xml:space="preserve"> </w:t>
                              </w:r>
                              <w:r>
                                <w:rPr>
                                  <w:spacing w:val="-2"/>
                                  <w:sz w:val="20"/>
                                </w:rPr>
                                <w:t>households</w:t>
                              </w:r>
                              <w:r>
                                <w:rPr>
                                  <w:spacing w:val="-7"/>
                                  <w:sz w:val="20"/>
                                </w:rPr>
                                <w:t xml:space="preserve"> </w:t>
                              </w:r>
                              <w:r>
                                <w:rPr>
                                  <w:spacing w:val="-2"/>
                                  <w:sz w:val="20"/>
                                </w:rPr>
                                <w:t>divided</w:t>
                              </w:r>
                              <w:r>
                                <w:rPr>
                                  <w:spacing w:val="-7"/>
                                  <w:sz w:val="20"/>
                                </w:rPr>
                                <w:t xml:space="preserve"> </w:t>
                              </w:r>
                              <w:r>
                                <w:rPr>
                                  <w:spacing w:val="-2"/>
                                  <w:sz w:val="20"/>
                                </w:rPr>
                                <w:t>by</w:t>
                              </w:r>
                              <w:r>
                                <w:rPr>
                                  <w:spacing w:val="-7"/>
                                  <w:sz w:val="20"/>
                                </w:rPr>
                                <w:t xml:space="preserve"> </w:t>
                              </w:r>
                              <w:r>
                                <w:rPr>
                                  <w:spacing w:val="-2"/>
                                  <w:sz w:val="20"/>
                                </w:rPr>
                                <w:t>the</w:t>
                              </w:r>
                              <w:r>
                                <w:rPr>
                                  <w:spacing w:val="-7"/>
                                  <w:sz w:val="20"/>
                                </w:rPr>
                                <w:t xml:space="preserve"> </w:t>
                              </w:r>
                              <w:r>
                                <w:rPr>
                                  <w:spacing w:val="-2"/>
                                  <w:sz w:val="20"/>
                                </w:rPr>
                                <w:t>total</w:t>
                              </w:r>
                              <w:r>
                                <w:rPr>
                                  <w:spacing w:val="-7"/>
                                  <w:sz w:val="20"/>
                                </w:rPr>
                                <w:t xml:space="preserve"> </w:t>
                              </w:r>
                              <w:r>
                                <w:rPr>
                                  <w:spacing w:val="-2"/>
                                  <w:sz w:val="20"/>
                                </w:rPr>
                                <w:t>number</w:t>
                              </w:r>
                              <w:r>
                                <w:rPr>
                                  <w:spacing w:val="-7"/>
                                  <w:sz w:val="20"/>
                                </w:rPr>
                                <w:t xml:space="preserve"> </w:t>
                              </w:r>
                              <w:r>
                                <w:rPr>
                                  <w:spacing w:val="-2"/>
                                  <w:sz w:val="20"/>
                                </w:rPr>
                                <w:t>of</w:t>
                              </w:r>
                              <w:r>
                                <w:rPr>
                                  <w:spacing w:val="-7"/>
                                  <w:sz w:val="20"/>
                                </w:rPr>
                                <w:t xml:space="preserve"> </w:t>
                              </w:r>
                              <w:r>
                                <w:rPr>
                                  <w:spacing w:val="-2"/>
                                  <w:sz w:val="20"/>
                                </w:rPr>
                                <w:t>individuals</w:t>
                              </w:r>
                              <w:r>
                                <w:rPr>
                                  <w:spacing w:val="-7"/>
                                  <w:sz w:val="20"/>
                                </w:rPr>
                                <w:t xml:space="preserve"> </w:t>
                              </w:r>
                              <w:r>
                                <w:rPr>
                                  <w:spacing w:val="-2"/>
                                  <w:sz w:val="20"/>
                                </w:rPr>
                                <w:t xml:space="preserve">or </w:t>
                              </w:r>
                              <w:r>
                                <w:rPr>
                                  <w:sz w:val="20"/>
                                </w:rPr>
                                <w:t>households in that group.</w:t>
                              </w:r>
                            </w:p>
                          </w:txbxContent>
                        </wps:txbx>
                        <wps:bodyPr wrap="square" lIns="0" tIns="0" rIns="0" bIns="0" rtlCol="0">
                          <a:noAutofit/>
                        </wps:bodyPr>
                      </wps:wsp>
                    </wpg:wgp>
                  </a:graphicData>
                </a:graphic>
              </wp:anchor>
            </w:drawing>
          </mc:Choice>
          <mc:Fallback>
            <w:pict>
              <v:group w14:anchorId="4460F1C4" id="Group 46" o:spid="_x0000_s1049" style="position:absolute;left:0;text-align:left;margin-left:70.85pt;margin-top:94.1pt;width:489.45pt;height:50.7pt;z-index:-21705728;mso-wrap-distance-left:0;mso-wrap-distance-right:0;mso-position-horizontal-relative:page;mso-position-vertical-relative:text" coordsize="62160,6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">
                <v:shape id="Graphic 47" o:spid="_x0000_s1050" style="position:absolute;top:363;width:62160;height:6077;visibility:visible;mso-wrap-style:square;v-text-anchor:top" coordsize="6216015,60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" path="m6215494,l2103666,,871829,,,,,607326r871829,l2103666,607326r4111828,l6215494,xe" fillcolor="#f7f7f7" stroked="f">
                  <v:path arrowok="t"/>
                </v:shape>
                <v:shape id="Textbox 48" o:spid="_x0000_s1051" type="#_x0000_t202" style="position:absolute;left:759;width:202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757D1B8D" w14:textId="77777777" w:rsidR="00620CF6" w:rsidRDefault="00000000">
                        <w:pPr>
                          <w:spacing w:before="14" w:line="268" w:lineRule="exact"/>
                          <w:rPr>
                            <w:sz w:val="20"/>
                          </w:rPr>
                        </w:pPr>
                        <w:r>
                          <w:rPr>
                            <w:spacing w:val="-7"/>
                            <w:sz w:val="20"/>
                          </w:rPr>
                          <w:t>avg</w:t>
                        </w:r>
                      </w:p>
                    </w:txbxContent>
                  </v:textbox>
                </v:shape>
                <v:shape id="Textbox 49" o:spid="_x0000_s1052" type="#_x0000_t202" style="position:absolute;left:9477;width:881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45E07662" w14:textId="77777777" w:rsidR="00620CF6" w:rsidRDefault="00000000">
                        <w:pPr>
                          <w:spacing w:before="14" w:line="268" w:lineRule="exact"/>
                          <w:rPr>
                            <w:sz w:val="20"/>
                          </w:rPr>
                        </w:pPr>
                        <w:r>
                          <w:rPr>
                            <w:spacing w:val="-9"/>
                            <w:sz w:val="20"/>
                          </w:rPr>
                          <w:t>Average</w:t>
                        </w:r>
                        <w:r>
                          <w:rPr>
                            <w:spacing w:val="6"/>
                            <w:sz w:val="20"/>
                          </w:rPr>
                          <w:t xml:space="preserve"> </w:t>
                        </w:r>
                        <w:r>
                          <w:rPr>
                            <w:spacing w:val="-2"/>
                            <w:sz w:val="20"/>
                          </w:rPr>
                          <w:t>Wealth</w:t>
                        </w:r>
                      </w:p>
                    </w:txbxContent>
                  </v:textbox>
                </v:shape>
                <v:shape id="Textbox 50" o:spid="_x0000_s1053" type="#_x0000_t202" style="position:absolute;left:21795;width:39573;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28874EF5" w14:textId="77777777" w:rsidR="00620CF6" w:rsidRDefault="00000000">
                        <w:pPr>
                          <w:spacing w:before="37" w:line="213" w:lineRule="auto"/>
                          <w:rPr>
                            <w:sz w:val="20"/>
                          </w:rPr>
                        </w:pPr>
                        <w:r>
                          <w:rPr>
                            <w:sz w:val="20"/>
                          </w:rPr>
                          <w:t xml:space="preserve">Average wealth refers to the total value of assets (such as property, savings, investments, and other financial assets) owned by a group of </w:t>
                        </w:r>
                        <w:r>
                          <w:rPr>
                            <w:spacing w:val="-2"/>
                            <w:sz w:val="20"/>
                          </w:rPr>
                          <w:t>individuals</w:t>
                        </w:r>
                        <w:r>
                          <w:rPr>
                            <w:spacing w:val="-8"/>
                            <w:sz w:val="20"/>
                          </w:rPr>
                          <w:t xml:space="preserve"> </w:t>
                        </w:r>
                        <w:r>
                          <w:rPr>
                            <w:spacing w:val="-2"/>
                            <w:sz w:val="20"/>
                          </w:rPr>
                          <w:t>or</w:t>
                        </w:r>
                        <w:r>
                          <w:rPr>
                            <w:spacing w:val="-7"/>
                            <w:sz w:val="20"/>
                          </w:rPr>
                          <w:t xml:space="preserve"> </w:t>
                        </w:r>
                        <w:r>
                          <w:rPr>
                            <w:spacing w:val="-2"/>
                            <w:sz w:val="20"/>
                          </w:rPr>
                          <w:t>households</w:t>
                        </w:r>
                        <w:r>
                          <w:rPr>
                            <w:spacing w:val="-7"/>
                            <w:sz w:val="20"/>
                          </w:rPr>
                          <w:t xml:space="preserve"> </w:t>
                        </w:r>
                        <w:r>
                          <w:rPr>
                            <w:spacing w:val="-2"/>
                            <w:sz w:val="20"/>
                          </w:rPr>
                          <w:t>divided</w:t>
                        </w:r>
                        <w:r>
                          <w:rPr>
                            <w:spacing w:val="-7"/>
                            <w:sz w:val="20"/>
                          </w:rPr>
                          <w:t xml:space="preserve"> </w:t>
                        </w:r>
                        <w:r>
                          <w:rPr>
                            <w:spacing w:val="-2"/>
                            <w:sz w:val="20"/>
                          </w:rPr>
                          <w:t>by</w:t>
                        </w:r>
                        <w:r>
                          <w:rPr>
                            <w:spacing w:val="-7"/>
                            <w:sz w:val="20"/>
                          </w:rPr>
                          <w:t xml:space="preserve"> </w:t>
                        </w:r>
                        <w:r>
                          <w:rPr>
                            <w:spacing w:val="-2"/>
                            <w:sz w:val="20"/>
                          </w:rPr>
                          <w:t>the</w:t>
                        </w:r>
                        <w:r>
                          <w:rPr>
                            <w:spacing w:val="-7"/>
                            <w:sz w:val="20"/>
                          </w:rPr>
                          <w:t xml:space="preserve"> </w:t>
                        </w:r>
                        <w:r>
                          <w:rPr>
                            <w:spacing w:val="-2"/>
                            <w:sz w:val="20"/>
                          </w:rPr>
                          <w:t>total</w:t>
                        </w:r>
                        <w:r>
                          <w:rPr>
                            <w:spacing w:val="-7"/>
                            <w:sz w:val="20"/>
                          </w:rPr>
                          <w:t xml:space="preserve"> </w:t>
                        </w:r>
                        <w:r>
                          <w:rPr>
                            <w:spacing w:val="-2"/>
                            <w:sz w:val="20"/>
                          </w:rPr>
                          <w:t>number</w:t>
                        </w:r>
                        <w:r>
                          <w:rPr>
                            <w:spacing w:val="-7"/>
                            <w:sz w:val="20"/>
                          </w:rPr>
                          <w:t xml:space="preserve"> </w:t>
                        </w:r>
                        <w:r>
                          <w:rPr>
                            <w:spacing w:val="-2"/>
                            <w:sz w:val="20"/>
                          </w:rPr>
                          <w:t>of</w:t>
                        </w:r>
                        <w:r>
                          <w:rPr>
                            <w:spacing w:val="-7"/>
                            <w:sz w:val="20"/>
                          </w:rPr>
                          <w:t xml:space="preserve"> </w:t>
                        </w:r>
                        <w:r>
                          <w:rPr>
                            <w:spacing w:val="-2"/>
                            <w:sz w:val="20"/>
                          </w:rPr>
                          <w:t>individuals</w:t>
                        </w:r>
                        <w:r>
                          <w:rPr>
                            <w:spacing w:val="-7"/>
                            <w:sz w:val="20"/>
                          </w:rPr>
                          <w:t xml:space="preserve"> </w:t>
                        </w:r>
                        <w:r>
                          <w:rPr>
                            <w:spacing w:val="-2"/>
                            <w:sz w:val="20"/>
                          </w:rPr>
                          <w:t xml:space="preserve">or </w:t>
                        </w:r>
                        <w:r>
                          <w:rPr>
                            <w:sz w:val="20"/>
                          </w:rPr>
                          <w:t>households in that group.</w:t>
                        </w:r>
                      </w:p>
                    </w:txbxContent>
                  </v:textbox>
                </v:shape>
                <w10:wrap anchorx="page"/>
              </v:group>
            </w:pict>
          </mc:Fallback>
        </mc:AlternateContent>
      </w:r>
      <w:r>
        <w:t>distribution of income or wealth that is commonly published by statistical agencies.</w:t>
      </w:r>
      <w:r>
        <w:rPr>
          <w:spacing w:val="31"/>
        </w:rPr>
        <w:t xml:space="preserve"> </w:t>
      </w:r>
      <w:r>
        <w:t>The coeﬀicient ranges from 0 (perfect equality) to 100 (maximum inequality).</w:t>
      </w:r>
      <w:r>
        <w:rPr>
          <w:spacing w:val="35"/>
        </w:rPr>
        <w:t xml:space="preserve"> </w:t>
      </w:r>
      <w:r>
        <w:t>A Gini coeﬀicient of G per cent means that, if we take any 2 households from the population at random, the expected difference is 2G per cent of the mean.</w:t>
      </w:r>
      <w:r>
        <w:rPr>
          <w:spacing w:val="38"/>
        </w:rPr>
        <w:t xml:space="preserve"> </w:t>
      </w:r>
      <w:r>
        <w:t>So that a rise in the Gini coeﬀicient from 30 to 40 per cent implies that the expected difference</w:t>
      </w:r>
      <w:r>
        <w:rPr>
          <w:spacing w:val="-7"/>
        </w:rPr>
        <w:t xml:space="preserve"> </w:t>
      </w:r>
      <w:r>
        <w:t>(in</w:t>
      </w:r>
      <w:r>
        <w:rPr>
          <w:spacing w:val="-7"/>
        </w:rPr>
        <w:t xml:space="preserve"> </w:t>
      </w:r>
      <w:r>
        <w:t>wealth</w:t>
      </w:r>
      <w:r>
        <w:rPr>
          <w:spacing w:val="-7"/>
        </w:rPr>
        <w:t xml:space="preserve"> </w:t>
      </w:r>
      <w:r>
        <w:t>for</w:t>
      </w:r>
      <w:r>
        <w:rPr>
          <w:spacing w:val="-7"/>
        </w:rPr>
        <w:t xml:space="preserve"> </w:t>
      </w:r>
      <w:r>
        <w:t>instance)</w:t>
      </w:r>
      <w:r>
        <w:rPr>
          <w:spacing w:val="-7"/>
        </w:rPr>
        <w:t xml:space="preserve"> </w:t>
      </w:r>
      <w:r>
        <w:t>has</w:t>
      </w:r>
      <w:r>
        <w:rPr>
          <w:spacing w:val="-7"/>
        </w:rPr>
        <w:t xml:space="preserve"> </w:t>
      </w:r>
      <w:r>
        <w:t>gone</w:t>
      </w:r>
      <w:r>
        <w:rPr>
          <w:spacing w:val="-7"/>
        </w:rPr>
        <w:t xml:space="preserve"> </w:t>
      </w:r>
      <w:r>
        <w:t>up</w:t>
      </w:r>
      <w:r>
        <w:rPr>
          <w:spacing w:val="-7"/>
        </w:rPr>
        <w:t xml:space="preserve"> </w:t>
      </w:r>
      <w:r>
        <w:t>from</w:t>
      </w:r>
      <w:r>
        <w:rPr>
          <w:spacing w:val="-7"/>
        </w:rPr>
        <w:t xml:space="preserve"> </w:t>
      </w:r>
      <w:r>
        <w:t>60</w:t>
      </w:r>
      <w:r>
        <w:rPr>
          <w:spacing w:val="-7"/>
        </w:rPr>
        <w:t xml:space="preserve"> </w:t>
      </w:r>
      <w:r>
        <w:t>to</w:t>
      </w:r>
      <w:r>
        <w:rPr>
          <w:spacing w:val="-7"/>
        </w:rPr>
        <w:t xml:space="preserve"> </w:t>
      </w:r>
      <w:r>
        <w:t>80</w:t>
      </w:r>
      <w:r>
        <w:rPr>
          <w:spacing w:val="-7"/>
        </w:rPr>
        <w:t xml:space="preserve"> </w:t>
      </w:r>
      <w:r>
        <w:t>per</w:t>
      </w:r>
      <w:r>
        <w:rPr>
          <w:spacing w:val="-7"/>
        </w:rPr>
        <w:t xml:space="preserve"> </w:t>
      </w:r>
      <w:r>
        <w:t>cent</w:t>
      </w:r>
      <w:r>
        <w:rPr>
          <w:spacing w:val="-7"/>
        </w:rPr>
        <w:t xml:space="preserve"> </w:t>
      </w:r>
      <w:r>
        <w:t>of the average wealth.</w:t>
      </w:r>
    </w:p>
    <w:p w14:paraId="73B2EB4C" w14:textId="77777777" w:rsidR="00620CF6" w:rsidRDefault="00620CF6">
      <w:pPr>
        <w:pStyle w:val="BodyText"/>
      </w:pPr>
    </w:p>
    <w:p w14:paraId="31F9B626" w14:textId="77777777" w:rsidR="00620CF6" w:rsidRDefault="00620CF6">
      <w:pPr>
        <w:pStyle w:val="BodyText"/>
      </w:pPr>
    </w:p>
    <w:p w14:paraId="53CDAD3D" w14:textId="77777777" w:rsidR="00620CF6" w:rsidRDefault="00620CF6">
      <w:pPr>
        <w:pStyle w:val="BodyText"/>
        <w:spacing w:before="1"/>
      </w:pPr>
    </w:p>
    <w:p w14:paraId="147BEA69" w14:textId="77777777" w:rsidR="00620CF6" w:rsidRDefault="00000000">
      <w:pPr>
        <w:pStyle w:val="BodyText"/>
        <w:tabs>
          <w:tab w:val="left" w:pos="1609"/>
          <w:tab w:val="left" w:pos="3549"/>
        </w:tabs>
        <w:spacing w:before="115" w:line="254" w:lineRule="exact"/>
        <w:ind w:left="236"/>
      </w:pPr>
      <w:proofErr w:type="spellStart"/>
      <w:r>
        <w:rPr>
          <w:spacing w:val="-5"/>
        </w:rPr>
        <w:t>thr</w:t>
      </w:r>
      <w:proofErr w:type="spellEnd"/>
      <w:r>
        <w:tab/>
      </w:r>
      <w:r>
        <w:rPr>
          <w:spacing w:val="-2"/>
        </w:rPr>
        <w:t>Threshold</w:t>
      </w:r>
      <w:r>
        <w:tab/>
      </w:r>
      <w:r>
        <w:rPr>
          <w:spacing w:val="-2"/>
        </w:rPr>
        <w:t>A</w:t>
      </w:r>
      <w:r>
        <w:rPr>
          <w:spacing w:val="-1"/>
        </w:rPr>
        <w:t xml:space="preserve"> </w:t>
      </w:r>
      <w:r>
        <w:rPr>
          <w:spacing w:val="-2"/>
        </w:rPr>
        <w:t>threshold</w:t>
      </w:r>
      <w:r>
        <w:rPr>
          <w:spacing w:val="-1"/>
        </w:rPr>
        <w:t xml:space="preserve"> </w:t>
      </w:r>
      <w:r>
        <w:rPr>
          <w:spacing w:val="-2"/>
        </w:rPr>
        <w:t>represents</w:t>
      </w:r>
      <w:r>
        <w:t xml:space="preserve"> </w:t>
      </w:r>
      <w:r>
        <w:rPr>
          <w:spacing w:val="-2"/>
        </w:rPr>
        <w:t>a</w:t>
      </w:r>
      <w:r>
        <w:rPr>
          <w:spacing w:val="-1"/>
        </w:rPr>
        <w:t xml:space="preserve"> </w:t>
      </w:r>
      <w:r>
        <w:rPr>
          <w:spacing w:val="-2"/>
        </w:rPr>
        <w:t>minimum</w:t>
      </w:r>
      <w:r>
        <w:rPr>
          <w:spacing w:val="-1"/>
        </w:rPr>
        <w:t xml:space="preserve"> </w:t>
      </w:r>
      <w:r>
        <w:rPr>
          <w:spacing w:val="-2"/>
        </w:rPr>
        <w:t>or</w:t>
      </w:r>
      <w:r>
        <w:t xml:space="preserve"> </w:t>
      </w:r>
      <w:r>
        <w:rPr>
          <w:spacing w:val="-2"/>
        </w:rPr>
        <w:t>maximum</w:t>
      </w:r>
      <w:r>
        <w:rPr>
          <w:spacing w:val="-1"/>
        </w:rPr>
        <w:t xml:space="preserve"> </w:t>
      </w:r>
      <w:r>
        <w:rPr>
          <w:spacing w:val="-2"/>
        </w:rPr>
        <w:t>value</w:t>
      </w:r>
      <w:r>
        <w:rPr>
          <w:spacing w:val="-1"/>
        </w:rPr>
        <w:t xml:space="preserve"> </w:t>
      </w:r>
      <w:r>
        <w:rPr>
          <w:spacing w:val="-2"/>
        </w:rPr>
        <w:t>that</w:t>
      </w:r>
      <w:r>
        <w:t xml:space="preserve"> </w:t>
      </w:r>
      <w:r>
        <w:rPr>
          <w:spacing w:val="-2"/>
        </w:rPr>
        <w:t>must</w:t>
      </w:r>
      <w:r>
        <w:rPr>
          <w:spacing w:val="-1"/>
        </w:rPr>
        <w:t xml:space="preserve"> </w:t>
      </w:r>
      <w:proofErr w:type="gramStart"/>
      <w:r>
        <w:rPr>
          <w:spacing w:val="-5"/>
        </w:rPr>
        <w:t>be</w:t>
      </w:r>
      <w:proofErr w:type="gramEnd"/>
    </w:p>
    <w:p w14:paraId="70DC6B2C" w14:textId="77777777" w:rsidR="00620CF6" w:rsidRDefault="00000000">
      <w:pPr>
        <w:pStyle w:val="BodyText"/>
        <w:spacing w:before="8" w:line="213" w:lineRule="auto"/>
        <w:ind w:left="3549" w:right="535"/>
      </w:pPr>
      <w:r>
        <w:rPr>
          <w:noProof/>
        </w:rPr>
        <mc:AlternateContent>
          <mc:Choice Requires="wps">
            <w:drawing>
              <wp:anchor distT="0" distB="0" distL="0" distR="0" simplePos="0" relativeHeight="487599616" behindDoc="1" locked="0" layoutInCell="1" allowOverlap="1" wp14:anchorId="4DEE30CA" wp14:editId="45D297EA">
                <wp:simplePos x="0" y="0"/>
                <wp:positionH relativeFrom="page">
                  <wp:posOffset>899998</wp:posOffset>
                </wp:positionH>
                <wp:positionV relativeFrom="paragraph">
                  <wp:posOffset>651653</wp:posOffset>
                </wp:positionV>
                <wp:extent cx="6216015" cy="1270"/>
                <wp:effectExtent l="0" t="0" r="0" b="0"/>
                <wp:wrapTopAndBottom/>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015" cy="1270"/>
                        </a:xfrm>
                        <a:custGeom>
                          <a:avLst/>
                          <a:gdLst/>
                          <a:ahLst/>
                          <a:cxnLst/>
                          <a:rect l="l" t="t" r="r" b="b"/>
                          <a:pathLst>
                            <a:path w="6216015">
                              <a:moveTo>
                                <a:pt x="0" y="0"/>
                              </a:moveTo>
                              <a:lnTo>
                                <a:pt x="6215494"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730C23" id="Graphic 51" o:spid="_x0000_s1026" style="position:absolute;margin-left:70.85pt;margin-top:51.3pt;width:489.45pt;height:.1pt;z-index:-15716864;visibility:visible;mso-wrap-style:square;mso-wrap-distance-left:0;mso-wrap-distance-top:0;mso-wrap-distance-right:0;mso-wrap-distance-bottom:0;mso-position-horizontal:absolute;mso-position-horizontal-relative:page;mso-position-vertical:absolute;mso-position-vertical-relative:text;v-text-anchor:top" coordsize="6216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" path="m,l6215494,e" filled="f" strokeweight=".28114mm">
                <v:path arrowok="t"/>
                <w10:wrap type="topAndBottom" anchorx="page"/>
              </v:shape>
            </w:pict>
          </mc:Fallback>
        </mc:AlternateContent>
      </w:r>
      <w:r>
        <w:t>met</w:t>
      </w:r>
      <w:r>
        <w:rPr>
          <w:spacing w:val="-6"/>
        </w:rPr>
        <w:t xml:space="preserve"> </w:t>
      </w:r>
      <w:r>
        <w:t>or</w:t>
      </w:r>
      <w:r>
        <w:rPr>
          <w:spacing w:val="-6"/>
        </w:rPr>
        <w:t xml:space="preserve"> </w:t>
      </w:r>
      <w:r>
        <w:t>exceeded,</w:t>
      </w:r>
      <w:r>
        <w:rPr>
          <w:spacing w:val="-6"/>
        </w:rPr>
        <w:t xml:space="preserve"> </w:t>
      </w:r>
      <w:r>
        <w:t>for</w:t>
      </w:r>
      <w:r>
        <w:rPr>
          <w:spacing w:val="-6"/>
        </w:rPr>
        <w:t xml:space="preserve"> </w:t>
      </w:r>
      <w:r>
        <w:t>instance,</w:t>
      </w:r>
      <w:r>
        <w:rPr>
          <w:spacing w:val="-6"/>
        </w:rPr>
        <w:t xml:space="preserve"> </w:t>
      </w:r>
      <w:r>
        <w:t>the</w:t>
      </w:r>
      <w:r>
        <w:rPr>
          <w:spacing w:val="-6"/>
        </w:rPr>
        <w:t xml:space="preserve"> </w:t>
      </w:r>
      <w:r>
        <w:t>minimum</w:t>
      </w:r>
      <w:r>
        <w:rPr>
          <w:spacing w:val="-6"/>
        </w:rPr>
        <w:t xml:space="preserve"> </w:t>
      </w:r>
      <w:r>
        <w:t>value</w:t>
      </w:r>
      <w:r>
        <w:rPr>
          <w:spacing w:val="-6"/>
        </w:rPr>
        <w:t xml:space="preserve"> </w:t>
      </w:r>
      <w:r>
        <w:t>of</w:t>
      </w:r>
      <w:r>
        <w:rPr>
          <w:spacing w:val="-6"/>
        </w:rPr>
        <w:t xml:space="preserve"> </w:t>
      </w:r>
      <w:r>
        <w:t>net</w:t>
      </w:r>
      <w:r>
        <w:rPr>
          <w:spacing w:val="-6"/>
        </w:rPr>
        <w:t xml:space="preserve"> </w:t>
      </w:r>
      <w:r>
        <w:t>wealth</w:t>
      </w:r>
      <w:r>
        <w:rPr>
          <w:spacing w:val="-6"/>
        </w:rPr>
        <w:t xml:space="preserve"> </w:t>
      </w:r>
      <w:r>
        <w:t>that</w:t>
      </w:r>
      <w:r>
        <w:rPr>
          <w:spacing w:val="-6"/>
        </w:rPr>
        <w:t xml:space="preserve"> </w:t>
      </w:r>
      <w:r>
        <w:t>is needed for an individual to belong to the group of the richest 1% of adults, or the maximum value of net wealth that is needed for an individual to belong to the group of the poorest 50% of adults.</w:t>
      </w:r>
    </w:p>
    <w:p w14:paraId="53087D8E" w14:textId="77777777" w:rsidR="00620CF6" w:rsidRDefault="00620CF6">
      <w:pPr>
        <w:pStyle w:val="BodyText"/>
        <w:spacing w:before="10"/>
        <w:rPr>
          <w:sz w:val="16"/>
        </w:rPr>
      </w:pPr>
    </w:p>
    <w:p w14:paraId="07C5931F" w14:textId="77777777" w:rsidR="00620CF6" w:rsidRDefault="00000000">
      <w:pPr>
        <w:pStyle w:val="Heading3"/>
        <w:numPr>
          <w:ilvl w:val="2"/>
          <w:numId w:val="10"/>
        </w:numPr>
        <w:tabs>
          <w:tab w:val="left" w:pos="909"/>
        </w:tabs>
        <w:spacing w:before="120"/>
        <w:ind w:hanging="792"/>
      </w:pPr>
      <w:bookmarkStart w:id="386" w:name="Sector:_Houshold_sector"/>
      <w:bookmarkStart w:id="387" w:name="_bookmark35"/>
      <w:bookmarkEnd w:id="386"/>
      <w:bookmarkEnd w:id="387"/>
      <w:r>
        <w:t>Sector:</w:t>
      </w:r>
      <w:r>
        <w:rPr>
          <w:spacing w:val="25"/>
        </w:rPr>
        <w:t xml:space="preserve">  </w:t>
      </w:r>
      <w:proofErr w:type="spellStart"/>
      <w:r>
        <w:t>Houshold</w:t>
      </w:r>
      <w:proofErr w:type="spellEnd"/>
      <w:r>
        <w:rPr>
          <w:spacing w:val="70"/>
        </w:rPr>
        <w:t xml:space="preserve"> </w:t>
      </w:r>
      <w:r>
        <w:rPr>
          <w:spacing w:val="-2"/>
        </w:rPr>
        <w:t>sector</w:t>
      </w:r>
    </w:p>
    <w:p w14:paraId="41A9BA45" w14:textId="77777777" w:rsidR="00620CF6" w:rsidRDefault="00620CF6">
      <w:pPr>
        <w:pStyle w:val="BodyText"/>
        <w:rPr>
          <w:b/>
          <w:sz w:val="27"/>
        </w:rPr>
      </w:pPr>
    </w:p>
    <w:p w14:paraId="275BB0C6" w14:textId="77777777" w:rsidR="00620CF6" w:rsidRDefault="00000000">
      <w:pPr>
        <w:pStyle w:val="BodyText"/>
        <w:spacing w:before="1" w:line="355" w:lineRule="auto"/>
        <w:ind w:left="117" w:right="815"/>
        <w:jc w:val="both"/>
      </w:pPr>
      <w:r>
        <w:rPr>
          <w:i/>
          <w:w w:val="105"/>
        </w:rPr>
        <w:t xml:space="preserve">Sector </w:t>
      </w:r>
      <w:r>
        <w:rPr>
          <w:w w:val="105"/>
        </w:rPr>
        <w:t xml:space="preserve">The second element of the </w:t>
      </w:r>
      <w:proofErr w:type="spellStart"/>
      <w:r>
        <w:rPr>
          <w:w w:val="105"/>
        </w:rPr>
        <w:t>varcode</w:t>
      </w:r>
      <w:proofErr w:type="spellEnd"/>
      <w:r>
        <w:rPr>
          <w:w w:val="105"/>
        </w:rPr>
        <w:t xml:space="preserve"> identifies the </w:t>
      </w:r>
      <w:r>
        <w:rPr>
          <w:i/>
          <w:w w:val="105"/>
        </w:rPr>
        <w:t>sector</w:t>
      </w:r>
      <w:r>
        <w:rPr>
          <w:w w:val="105"/>
        </w:rPr>
        <w:t xml:space="preserve">, which is set to </w:t>
      </w:r>
      <w:proofErr w:type="spellStart"/>
      <w:r>
        <w:rPr>
          <w:i/>
          <w:w w:val="105"/>
        </w:rPr>
        <w:t>hs</w:t>
      </w:r>
      <w:proofErr w:type="spellEnd"/>
      <w:r>
        <w:rPr>
          <w:w w:val="105"/>
        </w:rPr>
        <w:t>, i.e. our code for the household sector.</w:t>
      </w:r>
    </w:p>
    <w:p w14:paraId="03996F41" w14:textId="77777777" w:rsidR="00620CF6" w:rsidRDefault="00620CF6">
      <w:pPr>
        <w:pStyle w:val="BodyText"/>
        <w:spacing w:before="3"/>
        <w:rPr>
          <w:sz w:val="31"/>
        </w:rPr>
      </w:pPr>
    </w:p>
    <w:p w14:paraId="304DC37E" w14:textId="77777777" w:rsidR="00620CF6" w:rsidRDefault="00000000">
      <w:pPr>
        <w:pStyle w:val="Heading3"/>
        <w:numPr>
          <w:ilvl w:val="2"/>
          <w:numId w:val="10"/>
        </w:numPr>
        <w:tabs>
          <w:tab w:val="left" w:pos="909"/>
        </w:tabs>
        <w:ind w:hanging="792"/>
      </w:pPr>
      <w:bookmarkStart w:id="388" w:name="Variable_Type:_Category_of_wealth_inequa"/>
      <w:bookmarkStart w:id="389" w:name="_bookmark36"/>
      <w:bookmarkEnd w:id="388"/>
      <w:bookmarkEnd w:id="389"/>
      <w:r>
        <w:t>Variable</w:t>
      </w:r>
      <w:r>
        <w:rPr>
          <w:spacing w:val="59"/>
          <w:w w:val="150"/>
        </w:rPr>
        <w:t xml:space="preserve"> </w:t>
      </w:r>
      <w:r>
        <w:t>Type:</w:t>
      </w:r>
      <w:r>
        <w:rPr>
          <w:spacing w:val="52"/>
          <w:w w:val="150"/>
        </w:rPr>
        <w:t xml:space="preserve"> </w:t>
      </w:r>
      <w:r>
        <w:t>Category</w:t>
      </w:r>
      <w:r>
        <w:rPr>
          <w:spacing w:val="46"/>
        </w:rPr>
        <w:t xml:space="preserve"> </w:t>
      </w:r>
      <w:r>
        <w:t>of</w:t>
      </w:r>
      <w:r>
        <w:rPr>
          <w:spacing w:val="46"/>
        </w:rPr>
        <w:t xml:space="preserve"> </w:t>
      </w:r>
      <w:r>
        <w:t>wealth</w:t>
      </w:r>
      <w:r>
        <w:rPr>
          <w:spacing w:val="46"/>
        </w:rPr>
        <w:t xml:space="preserve"> </w:t>
      </w:r>
      <w:r>
        <w:t>inequality</w:t>
      </w:r>
      <w:r>
        <w:rPr>
          <w:spacing w:val="46"/>
        </w:rPr>
        <w:t xml:space="preserve"> </w:t>
      </w:r>
      <w:r>
        <w:rPr>
          <w:spacing w:val="-2"/>
        </w:rPr>
        <w:t>measure</w:t>
      </w:r>
    </w:p>
    <w:p w14:paraId="32517910" w14:textId="77777777" w:rsidR="00620CF6" w:rsidRDefault="00620CF6">
      <w:pPr>
        <w:pStyle w:val="BodyText"/>
        <w:spacing w:before="1"/>
        <w:rPr>
          <w:b/>
          <w:sz w:val="27"/>
        </w:rPr>
      </w:pPr>
    </w:p>
    <w:p w14:paraId="7A9E2ECE" w14:textId="77777777" w:rsidR="00620CF6" w:rsidRDefault="00000000">
      <w:pPr>
        <w:pStyle w:val="BodyText"/>
        <w:spacing w:line="355" w:lineRule="auto"/>
        <w:ind w:left="117" w:right="815"/>
        <w:jc w:val="both"/>
      </w:pPr>
      <w:r>
        <w:rPr>
          <w:i/>
          <w:w w:val="105"/>
        </w:rPr>
        <w:t xml:space="preserve">Variable Type </w:t>
      </w:r>
      <w:r>
        <w:rPr>
          <w:w w:val="105"/>
        </w:rPr>
        <w:t xml:space="preserve">The third element of the </w:t>
      </w:r>
      <w:proofErr w:type="spellStart"/>
      <w:r>
        <w:rPr>
          <w:w w:val="105"/>
        </w:rPr>
        <w:t>varcode</w:t>
      </w:r>
      <w:proofErr w:type="spellEnd"/>
      <w:r>
        <w:rPr>
          <w:w w:val="105"/>
        </w:rPr>
        <w:t xml:space="preserve"> identifies the broad type of inequality measure, which </w:t>
      </w:r>
      <w:r>
        <w:t>is either a Gini coeﬀicient, a distributional share, a threshold and thus a specific percentile, or an average. Note</w:t>
      </w:r>
      <w:r>
        <w:rPr>
          <w:spacing w:val="-13"/>
        </w:rPr>
        <w:t xml:space="preserve"> </w:t>
      </w:r>
      <w:r>
        <w:t>that</w:t>
      </w:r>
      <w:r>
        <w:rPr>
          <w:spacing w:val="-12"/>
        </w:rPr>
        <w:t xml:space="preserve"> </w:t>
      </w:r>
      <w:r>
        <w:t>average</w:t>
      </w:r>
      <w:r>
        <w:rPr>
          <w:spacing w:val="-13"/>
        </w:rPr>
        <w:t xml:space="preserve"> </w:t>
      </w:r>
      <w:r>
        <w:t>and</w:t>
      </w:r>
      <w:r>
        <w:rPr>
          <w:spacing w:val="-12"/>
        </w:rPr>
        <w:t xml:space="preserve"> </w:t>
      </w:r>
      <w:r>
        <w:t>thresholds</w:t>
      </w:r>
      <w:r>
        <w:rPr>
          <w:spacing w:val="-13"/>
        </w:rPr>
        <w:t xml:space="preserve"> </w:t>
      </w:r>
      <w:r>
        <w:t>are</w:t>
      </w:r>
      <w:r>
        <w:rPr>
          <w:spacing w:val="-12"/>
        </w:rPr>
        <w:t xml:space="preserve"> </w:t>
      </w:r>
      <w:r>
        <w:t>currently</w:t>
      </w:r>
      <w:r>
        <w:rPr>
          <w:spacing w:val="-13"/>
        </w:rPr>
        <w:t xml:space="preserve"> </w:t>
      </w:r>
      <w:r>
        <w:t>included</w:t>
      </w:r>
      <w:r>
        <w:rPr>
          <w:spacing w:val="-12"/>
        </w:rPr>
        <w:t xml:space="preserve"> </w:t>
      </w:r>
      <w:r>
        <w:t>in</w:t>
      </w:r>
      <w:r>
        <w:rPr>
          <w:spacing w:val="-13"/>
        </w:rPr>
        <w:t xml:space="preserve"> </w:t>
      </w:r>
      <w:r>
        <w:t>the</w:t>
      </w:r>
      <w:r>
        <w:rPr>
          <w:spacing w:val="-12"/>
        </w:rPr>
        <w:t xml:space="preserve"> </w:t>
      </w:r>
      <w:r>
        <w:t>database</w:t>
      </w:r>
      <w:r>
        <w:rPr>
          <w:spacing w:val="-13"/>
        </w:rPr>
        <w:t xml:space="preserve"> </w:t>
      </w:r>
      <w:r>
        <w:t>only</w:t>
      </w:r>
      <w:r>
        <w:rPr>
          <w:spacing w:val="-12"/>
        </w:rPr>
        <w:t xml:space="preserve"> </w:t>
      </w:r>
      <w:r>
        <w:t>in</w:t>
      </w:r>
      <w:r>
        <w:rPr>
          <w:spacing w:val="-13"/>
        </w:rPr>
        <w:t xml:space="preserve"> </w:t>
      </w:r>
      <w:r>
        <w:t>case</w:t>
      </w:r>
      <w:r>
        <w:rPr>
          <w:spacing w:val="-12"/>
        </w:rPr>
        <w:t xml:space="preserve"> </w:t>
      </w:r>
      <w:r>
        <w:t>they</w:t>
      </w:r>
      <w:r>
        <w:rPr>
          <w:spacing w:val="-13"/>
        </w:rPr>
        <w:t xml:space="preserve"> </w:t>
      </w:r>
      <w:r>
        <w:t>have</w:t>
      </w:r>
      <w:r>
        <w:rPr>
          <w:spacing w:val="-12"/>
        </w:rPr>
        <w:t xml:space="preserve"> </w:t>
      </w:r>
      <w:r>
        <w:t>been</w:t>
      </w:r>
      <w:r>
        <w:rPr>
          <w:spacing w:val="-13"/>
        </w:rPr>
        <w:t xml:space="preserve"> </w:t>
      </w:r>
      <w:r>
        <w:t>denoted in national currency, nominal terms, in the original source.</w:t>
      </w:r>
      <w:r>
        <w:rPr>
          <w:spacing w:val="26"/>
        </w:rPr>
        <w:t xml:space="preserve"> </w:t>
      </w:r>
      <w:r>
        <w:t xml:space="preserve">Table </w:t>
      </w:r>
      <w:hyperlink w:anchor="_bookmark34" w:history="1">
        <w:r>
          <w:rPr>
            <w:color w:val="7F0000"/>
          </w:rPr>
          <w:t>4.2</w:t>
        </w:r>
      </w:hyperlink>
      <w:r>
        <w:rPr>
          <w:color w:val="7F0000"/>
        </w:rPr>
        <w:t xml:space="preserve"> </w:t>
      </w:r>
      <w:r>
        <w:t>provides the permitted strings of the Variable</w:t>
      </w:r>
      <w:r>
        <w:rPr>
          <w:spacing w:val="37"/>
        </w:rPr>
        <w:t xml:space="preserve"> </w:t>
      </w:r>
      <w:r>
        <w:t>Type</w:t>
      </w:r>
      <w:r>
        <w:rPr>
          <w:spacing w:val="-11"/>
        </w:rPr>
        <w:t xml:space="preserve"> </w:t>
      </w:r>
      <w:r>
        <w:t>within</w:t>
      </w:r>
      <w:r>
        <w:rPr>
          <w:spacing w:val="-11"/>
        </w:rPr>
        <w:t xml:space="preserve"> </w:t>
      </w:r>
      <w:r>
        <w:t>the</w:t>
      </w:r>
      <w:r>
        <w:rPr>
          <w:spacing w:val="-11"/>
        </w:rPr>
        <w:t xml:space="preserve"> </w:t>
      </w:r>
      <w:proofErr w:type="spellStart"/>
      <w:r>
        <w:t>varcode</w:t>
      </w:r>
      <w:proofErr w:type="spellEnd"/>
      <w:r>
        <w:rPr>
          <w:spacing w:val="-11"/>
        </w:rPr>
        <w:t xml:space="preserve"> </w:t>
      </w:r>
      <w:r>
        <w:t>in</w:t>
      </w:r>
      <w:r>
        <w:rPr>
          <w:spacing w:val="-11"/>
        </w:rPr>
        <w:t xml:space="preserve"> </w:t>
      </w:r>
      <w:r>
        <w:t>the</w:t>
      </w:r>
      <w:r>
        <w:rPr>
          <w:spacing w:val="-12"/>
        </w:rPr>
        <w:t xml:space="preserve"> </w:t>
      </w:r>
      <w:r>
        <w:t>Inequality</w:t>
      </w:r>
      <w:r>
        <w:rPr>
          <w:spacing w:val="-11"/>
        </w:rPr>
        <w:t xml:space="preserve"> </w:t>
      </w:r>
      <w:r>
        <w:t>Trends</w:t>
      </w:r>
      <w:r>
        <w:rPr>
          <w:spacing w:val="-11"/>
        </w:rPr>
        <w:t xml:space="preserve"> </w:t>
      </w:r>
      <w:r>
        <w:t>database,</w:t>
      </w:r>
      <w:r>
        <w:rPr>
          <w:spacing w:val="-8"/>
        </w:rPr>
        <w:t xml:space="preserve"> </w:t>
      </w:r>
      <w:r>
        <w:t>together</w:t>
      </w:r>
      <w:r>
        <w:rPr>
          <w:spacing w:val="-11"/>
        </w:rPr>
        <w:t xml:space="preserve"> </w:t>
      </w:r>
      <w:r>
        <w:t>with</w:t>
      </w:r>
      <w:r>
        <w:rPr>
          <w:spacing w:val="-11"/>
        </w:rPr>
        <w:t xml:space="preserve"> </w:t>
      </w:r>
      <w:r>
        <w:t>a</w:t>
      </w:r>
      <w:r>
        <w:rPr>
          <w:spacing w:val="-11"/>
        </w:rPr>
        <w:t xml:space="preserve"> </w:t>
      </w:r>
      <w:r>
        <w:t>label</w:t>
      </w:r>
      <w:r>
        <w:rPr>
          <w:spacing w:val="-11"/>
        </w:rPr>
        <w:t xml:space="preserve"> </w:t>
      </w:r>
      <w:r>
        <w:t>and</w:t>
      </w:r>
      <w:r>
        <w:rPr>
          <w:spacing w:val="-11"/>
        </w:rPr>
        <w:t xml:space="preserve"> </w:t>
      </w:r>
      <w:r>
        <w:t>a</w:t>
      </w:r>
      <w:r>
        <w:rPr>
          <w:spacing w:val="-12"/>
        </w:rPr>
        <w:t xml:space="preserve"> </w:t>
      </w:r>
      <w:r>
        <w:rPr>
          <w:spacing w:val="-2"/>
        </w:rPr>
        <w:t>description.</w:t>
      </w:r>
    </w:p>
    <w:p w14:paraId="2176866E" w14:textId="77777777" w:rsidR="00620CF6" w:rsidRDefault="00620CF6">
      <w:pPr>
        <w:spacing w:line="355" w:lineRule="auto"/>
        <w:jc w:val="both"/>
        <w:sectPr w:rsidR="00620CF6" w:rsidSect="00D60468">
          <w:type w:val="continuous"/>
          <w:pgSz w:w="12240" w:h="15840"/>
          <w:pgMar w:top="1620" w:right="600" w:bottom="280" w:left="1300" w:header="720" w:footer="720" w:gutter="0"/>
          <w:cols w:space="720"/>
        </w:sectPr>
      </w:pPr>
    </w:p>
    <w:p w14:paraId="5B0FEB86" w14:textId="77777777" w:rsidR="00620CF6" w:rsidRDefault="00000000">
      <w:pPr>
        <w:pStyle w:val="BodyText"/>
        <w:spacing w:before="87"/>
        <w:ind w:left="2486"/>
      </w:pPr>
      <w:r>
        <w:lastRenderedPageBreak/>
        <w:t>Table 4.3:</w:t>
      </w:r>
      <w:r>
        <w:rPr>
          <w:spacing w:val="17"/>
        </w:rPr>
        <w:t xml:space="preserve"> </w:t>
      </w:r>
      <w:bookmarkStart w:id="390" w:name="_bookmark37"/>
      <w:bookmarkEnd w:id="390"/>
      <w:r>
        <w:t>Wealth Inequality Trends:</w:t>
      </w:r>
      <w:r>
        <w:rPr>
          <w:spacing w:val="17"/>
        </w:rPr>
        <w:t xml:space="preserve"> </w:t>
      </w:r>
      <w:r>
        <w:t>Section-</w:t>
      </w:r>
      <w:r>
        <w:rPr>
          <w:spacing w:val="-2"/>
        </w:rPr>
        <w:t>Specific</w:t>
      </w:r>
    </w:p>
    <w:p w14:paraId="0CCB4B0D" w14:textId="77777777" w:rsidR="00620CF6" w:rsidRDefault="00000000">
      <w:pPr>
        <w:pStyle w:val="BodyText"/>
        <w:spacing w:before="1"/>
        <w:rPr>
          <w:sz w:val="12"/>
        </w:rPr>
      </w:pPr>
      <w:r>
        <w:rPr>
          <w:noProof/>
        </w:rPr>
        <mc:AlternateContent>
          <mc:Choice Requires="wps">
            <w:drawing>
              <wp:anchor distT="0" distB="0" distL="0" distR="0" simplePos="0" relativeHeight="487601152" behindDoc="1" locked="0" layoutInCell="1" allowOverlap="1" wp14:anchorId="3B1AC061" wp14:editId="0C5310F3">
                <wp:simplePos x="0" y="0"/>
                <wp:positionH relativeFrom="page">
                  <wp:posOffset>899998</wp:posOffset>
                </wp:positionH>
                <wp:positionV relativeFrom="paragraph">
                  <wp:posOffset>118932</wp:posOffset>
                </wp:positionV>
                <wp:extent cx="6216015" cy="1270"/>
                <wp:effectExtent l="0" t="0" r="0" b="0"/>
                <wp:wrapTopAndBottom/>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015" cy="1270"/>
                        </a:xfrm>
                        <a:custGeom>
                          <a:avLst/>
                          <a:gdLst/>
                          <a:ahLst/>
                          <a:cxnLst/>
                          <a:rect l="l" t="t" r="r" b="b"/>
                          <a:pathLst>
                            <a:path w="6216015">
                              <a:moveTo>
                                <a:pt x="0" y="0"/>
                              </a:moveTo>
                              <a:lnTo>
                                <a:pt x="6215494"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C23A34" id="Graphic 52" o:spid="_x0000_s1026" style="position:absolute;margin-left:70.85pt;margin-top:9.35pt;width:489.45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6216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" path="m,l6215494,e" filled="f" strokeweight=".28114mm">
                <v:path arrowok="t"/>
                <w10:wrap type="topAndBottom" anchorx="page"/>
              </v:shape>
            </w:pict>
          </mc:Fallback>
        </mc:AlternateContent>
      </w:r>
    </w:p>
    <w:p w14:paraId="6E0ADD41" w14:textId="77777777" w:rsidR="00620CF6" w:rsidRPr="009E4A40" w:rsidRDefault="00000000">
      <w:pPr>
        <w:pStyle w:val="BodyText"/>
        <w:tabs>
          <w:tab w:val="left" w:pos="1609"/>
          <w:tab w:val="left" w:pos="3549"/>
        </w:tabs>
        <w:spacing w:before="13"/>
        <w:ind w:left="236"/>
        <w:rPr>
          <w:lang w:val="fr-FR"/>
          <w:rPrChange w:id="391" w:author="Francesca Subioli" w:date="2024-07-03T17:38:00Z">
            <w:rPr/>
          </w:rPrChange>
        </w:rPr>
      </w:pPr>
      <w:r w:rsidRPr="009E4A40">
        <w:rPr>
          <w:spacing w:val="-4"/>
          <w:lang w:val="fr-FR"/>
          <w:rPrChange w:id="392" w:author="Francesca Subioli" w:date="2024-07-03T17:38:00Z">
            <w:rPr>
              <w:spacing w:val="-4"/>
            </w:rPr>
          </w:rPrChange>
        </w:rPr>
        <w:t>Code</w:t>
      </w:r>
      <w:r w:rsidRPr="009E4A40">
        <w:rPr>
          <w:lang w:val="fr-FR"/>
          <w:rPrChange w:id="393" w:author="Francesca Subioli" w:date="2024-07-03T17:38:00Z">
            <w:rPr/>
          </w:rPrChange>
        </w:rPr>
        <w:tab/>
      </w:r>
      <w:r w:rsidRPr="009E4A40">
        <w:rPr>
          <w:spacing w:val="-2"/>
          <w:lang w:val="fr-FR"/>
          <w:rPrChange w:id="394" w:author="Francesca Subioli" w:date="2024-07-03T17:38:00Z">
            <w:rPr>
              <w:spacing w:val="-2"/>
            </w:rPr>
          </w:rPrChange>
        </w:rPr>
        <w:t>Label</w:t>
      </w:r>
      <w:r w:rsidRPr="009E4A40">
        <w:rPr>
          <w:lang w:val="fr-FR"/>
          <w:rPrChange w:id="395" w:author="Francesca Subioli" w:date="2024-07-03T17:38:00Z">
            <w:rPr/>
          </w:rPrChange>
        </w:rPr>
        <w:tab/>
      </w:r>
      <w:r w:rsidRPr="009E4A40">
        <w:rPr>
          <w:spacing w:val="-2"/>
          <w:lang w:val="fr-FR"/>
          <w:rPrChange w:id="396" w:author="Francesca Subioli" w:date="2024-07-03T17:38:00Z">
            <w:rPr>
              <w:spacing w:val="-2"/>
            </w:rPr>
          </w:rPrChange>
        </w:rPr>
        <w:t>Description</w:t>
      </w:r>
    </w:p>
    <w:p w14:paraId="31D6F4E9" w14:textId="77777777" w:rsidR="00620CF6" w:rsidRPr="009E4A40" w:rsidRDefault="00620CF6">
      <w:pPr>
        <w:rPr>
          <w:lang w:val="fr-FR"/>
          <w:rPrChange w:id="397" w:author="Francesca Subioli" w:date="2024-07-03T17:38:00Z">
            <w:rPr/>
          </w:rPrChange>
        </w:rPr>
        <w:sectPr w:rsidR="00620CF6" w:rsidRPr="009E4A40" w:rsidSect="00D60468">
          <w:pgSz w:w="12240" w:h="15840"/>
          <w:pgMar w:top="1460" w:right="600" w:bottom="280" w:left="1300" w:header="720" w:footer="720" w:gutter="0"/>
          <w:cols w:space="720"/>
        </w:sectPr>
      </w:pPr>
    </w:p>
    <w:p w14:paraId="1E7E5082" w14:textId="77777777" w:rsidR="00620CF6" w:rsidRPr="009E4A40" w:rsidRDefault="00000000">
      <w:pPr>
        <w:pStyle w:val="BodyText"/>
        <w:tabs>
          <w:tab w:val="left" w:pos="1609"/>
        </w:tabs>
        <w:spacing w:before="69" w:line="254" w:lineRule="exact"/>
        <w:ind w:left="236"/>
        <w:rPr>
          <w:lang w:val="fr-FR"/>
          <w:rPrChange w:id="398" w:author="Francesca Subioli" w:date="2024-07-03T17:38:00Z">
            <w:rPr/>
          </w:rPrChange>
        </w:rPr>
      </w:pPr>
      <w:r>
        <w:rPr>
          <w:noProof/>
        </w:rPr>
        <mc:AlternateContent>
          <mc:Choice Requires="wpg">
            <w:drawing>
              <wp:anchor distT="0" distB="0" distL="0" distR="0" simplePos="0" relativeHeight="481612288" behindDoc="1" locked="0" layoutInCell="1" allowOverlap="1" wp14:anchorId="69BDE73B" wp14:editId="355CC20A">
                <wp:simplePos x="0" y="0"/>
                <wp:positionH relativeFrom="page">
                  <wp:posOffset>899998</wp:posOffset>
                </wp:positionH>
                <wp:positionV relativeFrom="paragraph">
                  <wp:posOffset>29082</wp:posOffset>
                </wp:positionV>
                <wp:extent cx="6216015" cy="1408430"/>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6015" cy="1408430"/>
                          <a:chOff x="0" y="0"/>
                          <a:chExt cx="6216015" cy="1408430"/>
                        </a:xfrm>
                      </wpg:grpSpPr>
                      <wps:wsp>
                        <wps:cNvPr id="54" name="Graphic 54"/>
                        <wps:cNvSpPr/>
                        <wps:spPr>
                          <a:xfrm>
                            <a:off x="0" y="3163"/>
                            <a:ext cx="6216015" cy="1270"/>
                          </a:xfrm>
                          <a:custGeom>
                            <a:avLst/>
                            <a:gdLst/>
                            <a:ahLst/>
                            <a:cxnLst/>
                            <a:rect l="l" t="t" r="r" b="b"/>
                            <a:pathLst>
                              <a:path w="6216015">
                                <a:moveTo>
                                  <a:pt x="0" y="0"/>
                                </a:moveTo>
                                <a:lnTo>
                                  <a:pt x="6215494" y="0"/>
                                </a:lnTo>
                              </a:path>
                            </a:pathLst>
                          </a:custGeom>
                          <a:ln w="6327">
                            <a:solidFill>
                              <a:srgbClr val="000000"/>
                            </a:solidFill>
                            <a:prstDash val="solid"/>
                          </a:ln>
                        </wps:spPr>
                        <wps:bodyPr wrap="square" lIns="0" tIns="0" rIns="0" bIns="0" rtlCol="0">
                          <a:prstTxWarp prst="textNoShape">
                            <a:avLst/>
                          </a:prstTxWarp>
                          <a:noAutofit/>
                        </wps:bodyPr>
                      </wps:wsp>
                      <wps:wsp>
                        <wps:cNvPr id="55" name="Graphic 55"/>
                        <wps:cNvSpPr/>
                        <wps:spPr>
                          <a:xfrm>
                            <a:off x="0" y="41771"/>
                            <a:ext cx="6216015" cy="1366520"/>
                          </a:xfrm>
                          <a:custGeom>
                            <a:avLst/>
                            <a:gdLst/>
                            <a:ahLst/>
                            <a:cxnLst/>
                            <a:rect l="l" t="t" r="r" b="b"/>
                            <a:pathLst>
                              <a:path w="6216015" h="1366520">
                                <a:moveTo>
                                  <a:pt x="6215494" y="0"/>
                                </a:moveTo>
                                <a:lnTo>
                                  <a:pt x="2103666" y="0"/>
                                </a:lnTo>
                                <a:lnTo>
                                  <a:pt x="871829" y="0"/>
                                </a:lnTo>
                                <a:lnTo>
                                  <a:pt x="0" y="0"/>
                                </a:lnTo>
                                <a:lnTo>
                                  <a:pt x="0" y="1366481"/>
                                </a:lnTo>
                                <a:lnTo>
                                  <a:pt x="871829" y="1366481"/>
                                </a:lnTo>
                                <a:lnTo>
                                  <a:pt x="2103666" y="1366481"/>
                                </a:lnTo>
                                <a:lnTo>
                                  <a:pt x="6215494" y="1366481"/>
                                </a:lnTo>
                                <a:lnTo>
                                  <a:pt x="6215494" y="0"/>
                                </a:lnTo>
                                <a:close/>
                              </a:path>
                            </a:pathLst>
                          </a:custGeom>
                          <a:solidFill>
                            <a:srgbClr val="F7F7F7"/>
                          </a:solidFill>
                        </wps:spPr>
                        <wps:bodyPr wrap="square" lIns="0" tIns="0" rIns="0" bIns="0" rtlCol="0">
                          <a:prstTxWarp prst="textNoShape">
                            <a:avLst/>
                          </a:prstTxWarp>
                          <a:noAutofit/>
                        </wps:bodyPr>
                      </wps:wsp>
                    </wpg:wgp>
                  </a:graphicData>
                </a:graphic>
              </wp:anchor>
            </w:drawing>
          </mc:Choice>
          <mc:Fallback>
            <w:pict>
              <v:group w14:anchorId="77A04BD1" id="Group 53" o:spid="_x0000_s1026" style="position:absolute;margin-left:70.85pt;margin-top:2.3pt;width:489.45pt;height:110.9pt;z-index:-21704192;mso-wrap-distance-left:0;mso-wrap-distance-right:0;mso-position-horizontal-relative:page" coordsize="62160,1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">
                <v:shape id="Graphic 54" o:spid="_x0000_s1027" style="position:absolute;top:31;width:62160;height:13;visibility:visible;mso-wrap-style:square;v-text-anchor:top" coordsize="6216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" path="m,l6215494,e" filled="f" strokeweight=".17575mm">
                  <v:path arrowok="t"/>
                </v:shape>
                <v:shape id="Graphic 55" o:spid="_x0000_s1028" style="position:absolute;top:417;width:62160;height:13665;visibility:visible;mso-wrap-style:square;v-text-anchor:top" coordsize="6216015,136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" path="m6215494,l2103666,,871829,,,,,1366481r871829,l2103666,1366481r4111828,l6215494,xe" fillcolor="#f7f7f7" stroked="f">
                  <v:path arrowok="t"/>
                </v:shape>
                <w10:wrap anchorx="page"/>
              </v:group>
            </w:pict>
          </mc:Fallback>
        </mc:AlternateContent>
      </w:r>
      <w:proofErr w:type="spellStart"/>
      <w:r w:rsidRPr="009E4A40">
        <w:rPr>
          <w:spacing w:val="-5"/>
          <w:lang w:val="fr-FR"/>
          <w:rPrChange w:id="399" w:author="Francesca Subioli" w:date="2024-07-03T17:38:00Z">
            <w:rPr>
              <w:spacing w:val="-5"/>
            </w:rPr>
          </w:rPrChange>
        </w:rPr>
        <w:t>ia</w:t>
      </w:r>
      <w:proofErr w:type="spellEnd"/>
      <w:r w:rsidRPr="009E4A40">
        <w:rPr>
          <w:lang w:val="fr-FR"/>
          <w:rPrChange w:id="400" w:author="Francesca Subioli" w:date="2024-07-03T17:38:00Z">
            <w:rPr/>
          </w:rPrChange>
        </w:rPr>
        <w:tab/>
      </w:r>
      <w:proofErr w:type="spellStart"/>
      <w:r w:rsidRPr="009E4A40">
        <w:rPr>
          <w:spacing w:val="-5"/>
          <w:lang w:val="fr-FR"/>
          <w:rPrChange w:id="401" w:author="Francesca Subioli" w:date="2024-07-03T17:38:00Z">
            <w:rPr>
              <w:spacing w:val="-5"/>
            </w:rPr>
          </w:rPrChange>
        </w:rPr>
        <w:t>Individuals</w:t>
      </w:r>
      <w:proofErr w:type="spellEnd"/>
      <w:r w:rsidRPr="009E4A40">
        <w:rPr>
          <w:spacing w:val="9"/>
          <w:lang w:val="fr-FR"/>
          <w:rPrChange w:id="402" w:author="Francesca Subioli" w:date="2024-07-03T17:38:00Z">
            <w:rPr>
              <w:spacing w:val="9"/>
            </w:rPr>
          </w:rPrChange>
        </w:rPr>
        <w:t xml:space="preserve"> </w:t>
      </w:r>
      <w:r w:rsidRPr="009E4A40">
        <w:rPr>
          <w:spacing w:val="-10"/>
          <w:lang w:val="fr-FR"/>
          <w:rPrChange w:id="403" w:author="Francesca Subioli" w:date="2024-07-03T17:38:00Z">
            <w:rPr>
              <w:spacing w:val="-10"/>
            </w:rPr>
          </w:rPrChange>
        </w:rPr>
        <w:t>-</w:t>
      </w:r>
    </w:p>
    <w:p w14:paraId="6EE3581A" w14:textId="77777777" w:rsidR="00620CF6" w:rsidRPr="009E4A40" w:rsidRDefault="00000000">
      <w:pPr>
        <w:pStyle w:val="BodyText"/>
        <w:spacing w:line="254" w:lineRule="exact"/>
        <w:ind w:left="1609"/>
        <w:rPr>
          <w:lang w:val="fr-FR"/>
          <w:rPrChange w:id="404" w:author="Francesca Subioli" w:date="2024-07-03T17:38:00Z">
            <w:rPr/>
          </w:rPrChange>
        </w:rPr>
      </w:pPr>
      <w:proofErr w:type="spellStart"/>
      <w:r w:rsidRPr="009E4A40">
        <w:rPr>
          <w:spacing w:val="-2"/>
          <w:lang w:val="fr-FR"/>
          <w:rPrChange w:id="405" w:author="Francesca Subioli" w:date="2024-07-03T17:38:00Z">
            <w:rPr>
              <w:spacing w:val="-2"/>
            </w:rPr>
          </w:rPrChange>
        </w:rPr>
        <w:t>Adults</w:t>
      </w:r>
      <w:proofErr w:type="spellEnd"/>
    </w:p>
    <w:p w14:paraId="22B7C539" w14:textId="77777777" w:rsidR="00620CF6" w:rsidRPr="009E4A40" w:rsidRDefault="00620CF6">
      <w:pPr>
        <w:pStyle w:val="BodyText"/>
        <w:rPr>
          <w:sz w:val="28"/>
          <w:lang w:val="fr-FR"/>
          <w:rPrChange w:id="406" w:author="Francesca Subioli" w:date="2024-07-03T17:38:00Z">
            <w:rPr>
              <w:sz w:val="28"/>
            </w:rPr>
          </w:rPrChange>
        </w:rPr>
      </w:pPr>
    </w:p>
    <w:p w14:paraId="7F15E535" w14:textId="77777777" w:rsidR="00620CF6" w:rsidRPr="009E4A40" w:rsidRDefault="00620CF6">
      <w:pPr>
        <w:pStyle w:val="BodyText"/>
        <w:rPr>
          <w:sz w:val="28"/>
          <w:lang w:val="fr-FR"/>
          <w:rPrChange w:id="407" w:author="Francesca Subioli" w:date="2024-07-03T17:38:00Z">
            <w:rPr>
              <w:sz w:val="28"/>
            </w:rPr>
          </w:rPrChange>
        </w:rPr>
      </w:pPr>
    </w:p>
    <w:p w14:paraId="060729BA" w14:textId="77777777" w:rsidR="00620CF6" w:rsidRPr="009E4A40" w:rsidRDefault="00620CF6">
      <w:pPr>
        <w:pStyle w:val="BodyText"/>
        <w:rPr>
          <w:sz w:val="28"/>
          <w:lang w:val="fr-FR"/>
          <w:rPrChange w:id="408" w:author="Francesca Subioli" w:date="2024-07-03T17:38:00Z">
            <w:rPr>
              <w:sz w:val="28"/>
            </w:rPr>
          </w:rPrChange>
        </w:rPr>
      </w:pPr>
    </w:p>
    <w:p w14:paraId="5BD887A1" w14:textId="77777777" w:rsidR="00620CF6" w:rsidRPr="009E4A40" w:rsidRDefault="00620CF6">
      <w:pPr>
        <w:pStyle w:val="BodyText"/>
        <w:spacing w:before="7"/>
        <w:rPr>
          <w:sz w:val="39"/>
          <w:lang w:val="fr-FR"/>
          <w:rPrChange w:id="409" w:author="Francesca Subioli" w:date="2024-07-03T17:38:00Z">
            <w:rPr>
              <w:sz w:val="39"/>
            </w:rPr>
          </w:rPrChange>
        </w:rPr>
      </w:pPr>
    </w:p>
    <w:p w14:paraId="1CD81B22" w14:textId="77777777" w:rsidR="00620CF6" w:rsidRDefault="00000000">
      <w:pPr>
        <w:pStyle w:val="BodyText"/>
        <w:tabs>
          <w:tab w:val="left" w:pos="1609"/>
        </w:tabs>
        <w:spacing w:line="213" w:lineRule="auto"/>
        <w:ind w:left="1609" w:hanging="1373"/>
      </w:pPr>
      <w:r>
        <w:rPr>
          <w:spacing w:val="-6"/>
        </w:rPr>
        <w:t>es</w:t>
      </w:r>
      <w:r>
        <w:tab/>
        <w:t xml:space="preserve">Individuals - </w:t>
      </w:r>
      <w:r>
        <w:rPr>
          <w:spacing w:val="-2"/>
        </w:rPr>
        <w:t>Adults</w:t>
      </w:r>
      <w:r>
        <w:rPr>
          <w:spacing w:val="-8"/>
        </w:rPr>
        <w:t xml:space="preserve"> </w:t>
      </w:r>
      <w:r>
        <w:rPr>
          <w:spacing w:val="-2"/>
        </w:rPr>
        <w:t>(equal</w:t>
      </w:r>
      <w:r>
        <w:rPr>
          <w:spacing w:val="-8"/>
        </w:rPr>
        <w:t xml:space="preserve"> </w:t>
      </w:r>
      <w:r>
        <w:rPr>
          <w:spacing w:val="-2"/>
        </w:rPr>
        <w:t>split)</w:t>
      </w:r>
    </w:p>
    <w:p w14:paraId="2995B38E" w14:textId="77777777" w:rsidR="00620CF6" w:rsidRDefault="00000000">
      <w:pPr>
        <w:pStyle w:val="BodyText"/>
        <w:spacing w:before="92" w:line="213" w:lineRule="auto"/>
        <w:ind w:left="199" w:right="561"/>
      </w:pPr>
      <w:r>
        <w:br w:type="column"/>
      </w:r>
      <w:r>
        <w:t>Estimates of wealth inequality refer to the distribution across individual holders (depending on the source, at least 15, 16, 18, or 20 years</w:t>
      </w:r>
      <w:r>
        <w:rPr>
          <w:spacing w:val="-7"/>
        </w:rPr>
        <w:t xml:space="preserve"> </w:t>
      </w:r>
      <w:r>
        <w:t>old).</w:t>
      </w:r>
      <w:r>
        <w:rPr>
          <w:spacing w:val="8"/>
        </w:rPr>
        <w:t xml:space="preserve"> </w:t>
      </w:r>
      <w:r>
        <w:t>In</w:t>
      </w:r>
      <w:r>
        <w:rPr>
          <w:spacing w:val="-7"/>
        </w:rPr>
        <w:t xml:space="preserve"> </w:t>
      </w:r>
      <w:r>
        <w:t>rare</w:t>
      </w:r>
      <w:r>
        <w:rPr>
          <w:spacing w:val="-7"/>
        </w:rPr>
        <w:t xml:space="preserve"> </w:t>
      </w:r>
      <w:r>
        <w:t>cases,</w:t>
      </w:r>
      <w:r>
        <w:rPr>
          <w:spacing w:val="-7"/>
        </w:rPr>
        <w:t xml:space="preserve"> </w:t>
      </w:r>
      <w:r>
        <w:t>this</w:t>
      </w:r>
      <w:r>
        <w:rPr>
          <w:spacing w:val="-7"/>
        </w:rPr>
        <w:t xml:space="preserve"> </w:t>
      </w:r>
      <w:r>
        <w:t>label</w:t>
      </w:r>
      <w:r>
        <w:rPr>
          <w:spacing w:val="-7"/>
        </w:rPr>
        <w:t xml:space="preserve"> </w:t>
      </w:r>
      <w:r>
        <w:t>also</w:t>
      </w:r>
      <w:r>
        <w:rPr>
          <w:spacing w:val="-7"/>
        </w:rPr>
        <w:t xml:space="preserve"> </w:t>
      </w:r>
      <w:r>
        <w:t>refers</w:t>
      </w:r>
      <w:r>
        <w:rPr>
          <w:spacing w:val="-7"/>
        </w:rPr>
        <w:t xml:space="preserve"> </w:t>
      </w:r>
      <w:r>
        <w:t>to</w:t>
      </w:r>
      <w:r>
        <w:rPr>
          <w:spacing w:val="-7"/>
        </w:rPr>
        <w:t xml:space="preserve"> </w:t>
      </w:r>
      <w:r>
        <w:t>individuals</w:t>
      </w:r>
      <w:r>
        <w:rPr>
          <w:spacing w:val="-7"/>
        </w:rPr>
        <w:t xml:space="preserve"> </w:t>
      </w:r>
      <w:r>
        <w:t>assumed</w:t>
      </w:r>
      <w:r>
        <w:rPr>
          <w:spacing w:val="-7"/>
        </w:rPr>
        <w:t xml:space="preserve"> </w:t>
      </w:r>
      <w:r>
        <w:t>to be holding the equivalized wealth of the household.</w:t>
      </w:r>
      <w:r>
        <w:rPr>
          <w:spacing w:val="17"/>
        </w:rPr>
        <w:t xml:space="preserve"> </w:t>
      </w:r>
      <w:r>
        <w:t xml:space="preserve">The equivalence scale used in most cases is the “modified OECD scale,”, which gives a weight of 1 </w:t>
      </w:r>
      <w:proofErr w:type="gramStart"/>
      <w:r>
        <w:t>to the first adult,</w:t>
      </w:r>
      <w:proofErr w:type="gramEnd"/>
      <w:r>
        <w:t xml:space="preserve"> of 0.5 to each additional adult, and of 0.3 to each child.</w:t>
      </w:r>
      <w:r>
        <w:rPr>
          <w:spacing w:val="25"/>
        </w:rPr>
        <w:t xml:space="preserve"> </w:t>
      </w:r>
      <w:r>
        <w:t>This means that total wealth of a family of 2 adults and</w:t>
      </w:r>
      <w:r>
        <w:rPr>
          <w:spacing w:val="40"/>
        </w:rPr>
        <w:t xml:space="preserve"> </w:t>
      </w:r>
      <w:r>
        <w:t>2 children is divided by 2.1.</w:t>
      </w:r>
      <w:r>
        <w:rPr>
          <w:spacing w:val="37"/>
        </w:rPr>
        <w:t xml:space="preserve"> </w:t>
      </w:r>
      <w:r>
        <w:t>In other rare cases, it refers to the distribution across all individuals, irrespective of their age.</w:t>
      </w:r>
    </w:p>
    <w:p w14:paraId="6F161E02" w14:textId="77777777" w:rsidR="00620CF6" w:rsidRDefault="00000000">
      <w:pPr>
        <w:pStyle w:val="BodyText"/>
        <w:spacing w:line="213" w:lineRule="auto"/>
        <w:ind w:left="199" w:right="484"/>
      </w:pPr>
      <w:r>
        <w:rPr>
          <w:noProof/>
        </w:rPr>
        <mc:AlternateContent>
          <mc:Choice Requires="wpg">
            <w:drawing>
              <wp:anchor distT="0" distB="0" distL="0" distR="0" simplePos="0" relativeHeight="481612800" behindDoc="1" locked="0" layoutInCell="1" allowOverlap="1" wp14:anchorId="428CB9EC" wp14:editId="2BC566BB">
                <wp:simplePos x="0" y="0"/>
                <wp:positionH relativeFrom="page">
                  <wp:posOffset>899998</wp:posOffset>
                </wp:positionH>
                <wp:positionV relativeFrom="paragraph">
                  <wp:posOffset>735208</wp:posOffset>
                </wp:positionV>
                <wp:extent cx="6216015" cy="795655"/>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6015" cy="795655"/>
                          <a:chOff x="0" y="0"/>
                          <a:chExt cx="6216015" cy="795655"/>
                        </a:xfrm>
                      </wpg:grpSpPr>
                      <wps:wsp>
                        <wps:cNvPr id="57" name="Graphic 57"/>
                        <wps:cNvSpPr/>
                        <wps:spPr>
                          <a:xfrm>
                            <a:off x="0" y="36319"/>
                            <a:ext cx="6216015" cy="759460"/>
                          </a:xfrm>
                          <a:custGeom>
                            <a:avLst/>
                            <a:gdLst/>
                            <a:ahLst/>
                            <a:cxnLst/>
                            <a:rect l="l" t="t" r="r" b="b"/>
                            <a:pathLst>
                              <a:path w="6216015" h="759460">
                                <a:moveTo>
                                  <a:pt x="6215494" y="0"/>
                                </a:moveTo>
                                <a:lnTo>
                                  <a:pt x="2103666" y="0"/>
                                </a:lnTo>
                                <a:lnTo>
                                  <a:pt x="871829" y="0"/>
                                </a:lnTo>
                                <a:lnTo>
                                  <a:pt x="0" y="0"/>
                                </a:lnTo>
                                <a:lnTo>
                                  <a:pt x="0" y="759155"/>
                                </a:lnTo>
                                <a:lnTo>
                                  <a:pt x="871829" y="759155"/>
                                </a:lnTo>
                                <a:lnTo>
                                  <a:pt x="2103666" y="759155"/>
                                </a:lnTo>
                                <a:lnTo>
                                  <a:pt x="6215494" y="759155"/>
                                </a:lnTo>
                                <a:lnTo>
                                  <a:pt x="6215494" y="0"/>
                                </a:lnTo>
                                <a:close/>
                              </a:path>
                            </a:pathLst>
                          </a:custGeom>
                          <a:solidFill>
                            <a:srgbClr val="F7F7F7"/>
                          </a:solidFill>
                        </wps:spPr>
                        <wps:bodyPr wrap="square" lIns="0" tIns="0" rIns="0" bIns="0" rtlCol="0">
                          <a:prstTxWarp prst="textNoShape">
                            <a:avLst/>
                          </a:prstTxWarp>
                          <a:noAutofit/>
                        </wps:bodyPr>
                      </wps:wsp>
                      <wps:wsp>
                        <wps:cNvPr id="58" name="Textbox 58"/>
                        <wps:cNvSpPr txBox="1"/>
                        <wps:spPr>
                          <a:xfrm>
                            <a:off x="75920" y="0"/>
                            <a:ext cx="132715" cy="179705"/>
                          </a:xfrm>
                          <a:prstGeom prst="rect">
                            <a:avLst/>
                          </a:prstGeom>
                        </wps:spPr>
                        <wps:txbx>
                          <w:txbxContent>
                            <w:p w14:paraId="3E80B3BD" w14:textId="77777777" w:rsidR="00620CF6" w:rsidRDefault="00000000">
                              <w:pPr>
                                <w:spacing w:before="14" w:line="268" w:lineRule="exact"/>
                                <w:rPr>
                                  <w:sz w:val="20"/>
                                </w:rPr>
                              </w:pPr>
                              <w:proofErr w:type="spellStart"/>
                              <w:r>
                                <w:rPr>
                                  <w:spacing w:val="-5"/>
                                  <w:sz w:val="20"/>
                                </w:rPr>
                                <w:t>tu</w:t>
                              </w:r>
                              <w:proofErr w:type="spellEnd"/>
                            </w:p>
                          </w:txbxContent>
                        </wps:txbx>
                        <wps:bodyPr wrap="square" lIns="0" tIns="0" rIns="0" bIns="0" rtlCol="0">
                          <a:noAutofit/>
                        </wps:bodyPr>
                      </wps:wsp>
                      <wps:wsp>
                        <wps:cNvPr id="59" name="Textbox 59"/>
                        <wps:cNvSpPr txBox="1"/>
                        <wps:spPr>
                          <a:xfrm>
                            <a:off x="947750" y="0"/>
                            <a:ext cx="565150" cy="179705"/>
                          </a:xfrm>
                          <a:prstGeom prst="rect">
                            <a:avLst/>
                          </a:prstGeom>
                        </wps:spPr>
                        <wps:txbx>
                          <w:txbxContent>
                            <w:p w14:paraId="39662BF5" w14:textId="77777777" w:rsidR="00620CF6" w:rsidRDefault="00000000">
                              <w:pPr>
                                <w:spacing w:before="14" w:line="268" w:lineRule="exact"/>
                                <w:rPr>
                                  <w:sz w:val="20"/>
                                </w:rPr>
                              </w:pPr>
                              <w:r>
                                <w:rPr>
                                  <w:sz w:val="20"/>
                                </w:rPr>
                                <w:t>Tax</w:t>
                              </w:r>
                              <w:r>
                                <w:rPr>
                                  <w:spacing w:val="19"/>
                                  <w:sz w:val="20"/>
                                </w:rPr>
                                <w:t xml:space="preserve"> </w:t>
                              </w:r>
                              <w:r>
                                <w:rPr>
                                  <w:spacing w:val="-2"/>
                                  <w:sz w:val="20"/>
                                </w:rPr>
                                <w:t>Units</w:t>
                              </w:r>
                            </w:p>
                          </w:txbxContent>
                        </wps:txbx>
                        <wps:bodyPr wrap="square" lIns="0" tIns="0" rIns="0" bIns="0" rtlCol="0">
                          <a:noAutofit/>
                        </wps:bodyPr>
                      </wps:wsp>
                      <wps:wsp>
                        <wps:cNvPr id="60" name="Textbox 60"/>
                        <wps:cNvSpPr txBox="1"/>
                        <wps:spPr>
                          <a:xfrm>
                            <a:off x="2179573" y="0"/>
                            <a:ext cx="3952875" cy="786765"/>
                          </a:xfrm>
                          <a:prstGeom prst="rect">
                            <a:avLst/>
                          </a:prstGeom>
                        </wps:spPr>
                        <wps:txbx>
                          <w:txbxContent>
                            <w:p w14:paraId="6B4EA598" w14:textId="77777777" w:rsidR="00620CF6" w:rsidRDefault="00000000">
                              <w:pPr>
                                <w:spacing w:before="37" w:line="213" w:lineRule="auto"/>
                                <w:ind w:right="18"/>
                                <w:rPr>
                                  <w:sz w:val="20"/>
                                </w:rPr>
                              </w:pPr>
                              <w:r>
                                <w:rPr>
                                  <w:sz w:val="20"/>
                                </w:rPr>
                                <w:t>Data</w:t>
                              </w:r>
                              <w:r>
                                <w:rPr>
                                  <w:spacing w:val="-6"/>
                                  <w:sz w:val="20"/>
                                </w:rPr>
                                <w:t xml:space="preserve"> </w:t>
                              </w:r>
                              <w:r>
                                <w:rPr>
                                  <w:sz w:val="20"/>
                                </w:rPr>
                                <w:t>on</w:t>
                              </w:r>
                              <w:r>
                                <w:rPr>
                                  <w:spacing w:val="-6"/>
                                  <w:sz w:val="20"/>
                                </w:rPr>
                                <w:t xml:space="preserve"> </w:t>
                              </w:r>
                              <w:r>
                                <w:rPr>
                                  <w:sz w:val="20"/>
                                </w:rPr>
                                <w:t>wealth</w:t>
                              </w:r>
                              <w:r>
                                <w:rPr>
                                  <w:spacing w:val="-6"/>
                                  <w:sz w:val="20"/>
                                </w:rPr>
                                <w:t xml:space="preserve"> </w:t>
                              </w:r>
                              <w:r>
                                <w:rPr>
                                  <w:sz w:val="20"/>
                                </w:rPr>
                                <w:t>holding</w:t>
                              </w:r>
                              <w:r>
                                <w:rPr>
                                  <w:spacing w:val="-6"/>
                                  <w:sz w:val="20"/>
                                </w:rPr>
                                <w:t xml:space="preserve"> </w:t>
                              </w:r>
                              <w:r>
                                <w:rPr>
                                  <w:sz w:val="20"/>
                                </w:rPr>
                                <w:t>refer</w:t>
                              </w:r>
                              <w:r>
                                <w:rPr>
                                  <w:spacing w:val="-6"/>
                                  <w:sz w:val="20"/>
                                </w:rPr>
                                <w:t xml:space="preserve"> </w:t>
                              </w:r>
                              <w:r>
                                <w:rPr>
                                  <w:sz w:val="20"/>
                                </w:rPr>
                                <w:t>to</w:t>
                              </w:r>
                              <w:r>
                                <w:rPr>
                                  <w:spacing w:val="-6"/>
                                  <w:sz w:val="20"/>
                                </w:rPr>
                                <w:t xml:space="preserve"> </w:t>
                              </w:r>
                              <w:r>
                                <w:rPr>
                                  <w:sz w:val="20"/>
                                </w:rPr>
                                <w:t>a</w:t>
                              </w:r>
                              <w:r>
                                <w:rPr>
                                  <w:spacing w:val="-6"/>
                                  <w:sz w:val="20"/>
                                </w:rPr>
                                <w:t xml:space="preserve"> </w:t>
                              </w:r>
                              <w:r>
                                <w:rPr>
                                  <w:sz w:val="20"/>
                                </w:rPr>
                                <w:t>group</w:t>
                              </w:r>
                              <w:r>
                                <w:rPr>
                                  <w:spacing w:val="-6"/>
                                  <w:sz w:val="20"/>
                                </w:rPr>
                                <w:t xml:space="preserve"> </w:t>
                              </w:r>
                              <w:r>
                                <w:rPr>
                                  <w:sz w:val="20"/>
                                </w:rPr>
                                <w:t>of</w:t>
                              </w:r>
                              <w:r>
                                <w:rPr>
                                  <w:spacing w:val="-6"/>
                                  <w:sz w:val="20"/>
                                </w:rPr>
                                <w:t xml:space="preserve"> </w:t>
                              </w:r>
                              <w:r>
                                <w:rPr>
                                  <w:sz w:val="20"/>
                                </w:rPr>
                                <w:t>individuals</w:t>
                              </w:r>
                              <w:r>
                                <w:rPr>
                                  <w:spacing w:val="-6"/>
                                  <w:sz w:val="20"/>
                                </w:rPr>
                                <w:t xml:space="preserve"> </w:t>
                              </w:r>
                              <w:r>
                                <w:rPr>
                                  <w:sz w:val="20"/>
                                </w:rPr>
                                <w:t>who</w:t>
                              </w:r>
                              <w:r>
                                <w:rPr>
                                  <w:spacing w:val="-6"/>
                                  <w:sz w:val="20"/>
                                </w:rPr>
                                <w:t xml:space="preserve"> </w:t>
                              </w:r>
                              <w:r>
                                <w:rPr>
                                  <w:sz w:val="20"/>
                                </w:rPr>
                                <w:t>are</w:t>
                              </w:r>
                              <w:r>
                                <w:rPr>
                                  <w:spacing w:val="-6"/>
                                  <w:sz w:val="20"/>
                                </w:rPr>
                                <w:t xml:space="preserve"> </w:t>
                              </w:r>
                              <w:r>
                                <w:rPr>
                                  <w:sz w:val="20"/>
                                </w:rPr>
                                <w:t>subject to the same tax laws (tax unit).</w:t>
                              </w:r>
                              <w:r>
                                <w:rPr>
                                  <w:spacing w:val="30"/>
                                  <w:sz w:val="20"/>
                                </w:rPr>
                                <w:t xml:space="preserve"> </w:t>
                              </w:r>
                              <w:r>
                                <w:rPr>
                                  <w:sz w:val="20"/>
                                </w:rPr>
                                <w:t>In most cases, a tax unit is composed of</w:t>
                              </w:r>
                              <w:r>
                                <w:rPr>
                                  <w:spacing w:val="-5"/>
                                  <w:sz w:val="20"/>
                                </w:rPr>
                                <w:t xml:space="preserve"> </w:t>
                              </w:r>
                              <w:r>
                                <w:rPr>
                                  <w:sz w:val="20"/>
                                </w:rPr>
                                <w:t>one</w:t>
                              </w:r>
                              <w:r>
                                <w:rPr>
                                  <w:spacing w:val="-5"/>
                                  <w:sz w:val="20"/>
                                </w:rPr>
                                <w:t xml:space="preserve"> </w:t>
                              </w:r>
                              <w:r>
                                <w:rPr>
                                  <w:sz w:val="20"/>
                                </w:rPr>
                                <w:t>or</w:t>
                              </w:r>
                              <w:r>
                                <w:rPr>
                                  <w:spacing w:val="-5"/>
                                  <w:sz w:val="20"/>
                                </w:rPr>
                                <w:t xml:space="preserve"> </w:t>
                              </w:r>
                              <w:r>
                                <w:rPr>
                                  <w:sz w:val="20"/>
                                </w:rPr>
                                <w:t>more</w:t>
                              </w:r>
                              <w:r>
                                <w:rPr>
                                  <w:spacing w:val="-5"/>
                                  <w:sz w:val="20"/>
                                </w:rPr>
                                <w:t xml:space="preserve"> </w:t>
                              </w:r>
                              <w:r>
                                <w:rPr>
                                  <w:sz w:val="20"/>
                                </w:rPr>
                                <w:t>people</w:t>
                              </w:r>
                              <w:r>
                                <w:rPr>
                                  <w:spacing w:val="-5"/>
                                  <w:sz w:val="20"/>
                                </w:rPr>
                                <w:t xml:space="preserve"> </w:t>
                              </w:r>
                              <w:r>
                                <w:rPr>
                                  <w:sz w:val="20"/>
                                </w:rPr>
                                <w:t>who</w:t>
                              </w:r>
                              <w:r>
                                <w:rPr>
                                  <w:spacing w:val="-5"/>
                                  <w:sz w:val="20"/>
                                </w:rPr>
                                <w:t xml:space="preserve"> </w:t>
                              </w:r>
                              <w:r>
                                <w:rPr>
                                  <w:sz w:val="20"/>
                                </w:rPr>
                                <w:t>file</w:t>
                              </w:r>
                              <w:r>
                                <w:rPr>
                                  <w:spacing w:val="-5"/>
                                  <w:sz w:val="20"/>
                                </w:rPr>
                                <w:t xml:space="preserve"> </w:t>
                              </w:r>
                              <w:r>
                                <w:rPr>
                                  <w:sz w:val="20"/>
                                </w:rPr>
                                <w:t>a</w:t>
                              </w:r>
                              <w:r>
                                <w:rPr>
                                  <w:spacing w:val="-5"/>
                                  <w:sz w:val="20"/>
                                </w:rPr>
                                <w:t xml:space="preserve"> </w:t>
                              </w:r>
                              <w:r>
                                <w:rPr>
                                  <w:sz w:val="20"/>
                                </w:rPr>
                                <w:t>tax</w:t>
                              </w:r>
                              <w:r>
                                <w:rPr>
                                  <w:spacing w:val="-5"/>
                                  <w:sz w:val="20"/>
                                </w:rPr>
                                <w:t xml:space="preserve"> </w:t>
                              </w:r>
                              <w:r>
                                <w:rPr>
                                  <w:sz w:val="20"/>
                                </w:rPr>
                                <w:t>return</w:t>
                              </w:r>
                              <w:r>
                                <w:rPr>
                                  <w:spacing w:val="-5"/>
                                  <w:sz w:val="20"/>
                                </w:rPr>
                                <w:t xml:space="preserve"> </w:t>
                              </w:r>
                              <w:r>
                                <w:rPr>
                                  <w:sz w:val="20"/>
                                </w:rPr>
                                <w:t>together,</w:t>
                              </w:r>
                              <w:r>
                                <w:rPr>
                                  <w:spacing w:val="-5"/>
                                  <w:sz w:val="20"/>
                                </w:rPr>
                                <w:t xml:space="preserve"> </w:t>
                              </w:r>
                              <w:r>
                                <w:rPr>
                                  <w:sz w:val="20"/>
                                </w:rPr>
                                <w:t>such</w:t>
                              </w:r>
                              <w:r>
                                <w:rPr>
                                  <w:spacing w:val="-5"/>
                                  <w:sz w:val="20"/>
                                </w:rPr>
                                <w:t xml:space="preserve"> </w:t>
                              </w:r>
                              <w:r>
                                <w:rPr>
                                  <w:sz w:val="20"/>
                                </w:rPr>
                                <w:t>as</w:t>
                              </w:r>
                              <w:r>
                                <w:rPr>
                                  <w:spacing w:val="-5"/>
                                  <w:sz w:val="20"/>
                                </w:rPr>
                                <w:t xml:space="preserve"> </w:t>
                              </w:r>
                              <w:r>
                                <w:rPr>
                                  <w:sz w:val="20"/>
                                </w:rPr>
                                <w:t>a</w:t>
                              </w:r>
                              <w:r>
                                <w:rPr>
                                  <w:spacing w:val="-5"/>
                                  <w:sz w:val="20"/>
                                </w:rPr>
                                <w:t xml:space="preserve"> </w:t>
                              </w:r>
                              <w:r>
                                <w:rPr>
                                  <w:sz w:val="20"/>
                                </w:rPr>
                                <w:t xml:space="preserve">married couple filing jointly or a family filing as dependents on a parent’s tax </w:t>
                              </w:r>
                              <w:r>
                                <w:rPr>
                                  <w:spacing w:val="-2"/>
                                  <w:sz w:val="20"/>
                                </w:rPr>
                                <w:t>return.</w:t>
                              </w:r>
                            </w:p>
                          </w:txbxContent>
                        </wps:txbx>
                        <wps:bodyPr wrap="square" lIns="0" tIns="0" rIns="0" bIns="0" rtlCol="0">
                          <a:noAutofit/>
                        </wps:bodyPr>
                      </wps:wsp>
                    </wpg:wgp>
                  </a:graphicData>
                </a:graphic>
              </wp:anchor>
            </w:drawing>
          </mc:Choice>
          <mc:Fallback>
            <w:pict>
              <v:group w14:anchorId="428CB9EC" id="Group 56" o:spid="_x0000_s1054" style="position:absolute;left:0;text-align:left;margin-left:70.85pt;margin-top:57.9pt;width:489.45pt;height:62.65pt;z-index:-21703680;mso-wrap-distance-left:0;mso-wrap-distance-right:0;mso-position-horizontal-relative:page;mso-position-vertical-relative:text" coordsize="62160,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">
                <v:shape id="Graphic 57" o:spid="_x0000_s1055" style="position:absolute;top:363;width:62160;height:7594;visibility:visible;mso-wrap-style:square;v-text-anchor:top" coordsize="6216015,75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" path="m6215494,l2103666,,871829,,,,,759155r871829,l2103666,759155r4111828,l6215494,xe" fillcolor="#f7f7f7" stroked="f">
                  <v:path arrowok="t"/>
                </v:shape>
                <v:shape id="Textbox 58" o:spid="_x0000_s1056" type="#_x0000_t202" style="position:absolute;left:759;width:132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3E80B3BD" w14:textId="77777777" w:rsidR="00620CF6" w:rsidRDefault="00000000">
                        <w:pPr>
                          <w:spacing w:before="14" w:line="268" w:lineRule="exact"/>
                          <w:rPr>
                            <w:sz w:val="20"/>
                          </w:rPr>
                        </w:pPr>
                        <w:proofErr w:type="spellStart"/>
                        <w:r>
                          <w:rPr>
                            <w:spacing w:val="-5"/>
                            <w:sz w:val="20"/>
                          </w:rPr>
                          <w:t>tu</w:t>
                        </w:r>
                        <w:proofErr w:type="spellEnd"/>
                      </w:p>
                    </w:txbxContent>
                  </v:textbox>
                </v:shape>
                <v:shape id="Textbox 59" o:spid="_x0000_s1057" type="#_x0000_t202" style="position:absolute;left:9477;width:5652;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9662BF5" w14:textId="77777777" w:rsidR="00620CF6" w:rsidRDefault="00000000">
                        <w:pPr>
                          <w:spacing w:before="14" w:line="268" w:lineRule="exact"/>
                          <w:rPr>
                            <w:sz w:val="20"/>
                          </w:rPr>
                        </w:pPr>
                        <w:r>
                          <w:rPr>
                            <w:sz w:val="20"/>
                          </w:rPr>
                          <w:t>Tax</w:t>
                        </w:r>
                        <w:r>
                          <w:rPr>
                            <w:spacing w:val="19"/>
                            <w:sz w:val="20"/>
                          </w:rPr>
                          <w:t xml:space="preserve"> </w:t>
                        </w:r>
                        <w:r>
                          <w:rPr>
                            <w:spacing w:val="-2"/>
                            <w:sz w:val="20"/>
                          </w:rPr>
                          <w:t>Units</w:t>
                        </w:r>
                      </w:p>
                    </w:txbxContent>
                  </v:textbox>
                </v:shape>
                <v:shape id="Textbox 60" o:spid="_x0000_s1058" type="#_x0000_t202" style="position:absolute;left:21795;width:39529;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B4EA598" w14:textId="77777777" w:rsidR="00620CF6" w:rsidRDefault="00000000">
                        <w:pPr>
                          <w:spacing w:before="37" w:line="213" w:lineRule="auto"/>
                          <w:ind w:right="18"/>
                          <w:rPr>
                            <w:sz w:val="20"/>
                          </w:rPr>
                        </w:pPr>
                        <w:r>
                          <w:rPr>
                            <w:sz w:val="20"/>
                          </w:rPr>
                          <w:t>Data</w:t>
                        </w:r>
                        <w:r>
                          <w:rPr>
                            <w:spacing w:val="-6"/>
                            <w:sz w:val="20"/>
                          </w:rPr>
                          <w:t xml:space="preserve"> </w:t>
                        </w:r>
                        <w:r>
                          <w:rPr>
                            <w:sz w:val="20"/>
                          </w:rPr>
                          <w:t>on</w:t>
                        </w:r>
                        <w:r>
                          <w:rPr>
                            <w:spacing w:val="-6"/>
                            <w:sz w:val="20"/>
                          </w:rPr>
                          <w:t xml:space="preserve"> </w:t>
                        </w:r>
                        <w:r>
                          <w:rPr>
                            <w:sz w:val="20"/>
                          </w:rPr>
                          <w:t>wealth</w:t>
                        </w:r>
                        <w:r>
                          <w:rPr>
                            <w:spacing w:val="-6"/>
                            <w:sz w:val="20"/>
                          </w:rPr>
                          <w:t xml:space="preserve"> </w:t>
                        </w:r>
                        <w:r>
                          <w:rPr>
                            <w:sz w:val="20"/>
                          </w:rPr>
                          <w:t>holding</w:t>
                        </w:r>
                        <w:r>
                          <w:rPr>
                            <w:spacing w:val="-6"/>
                            <w:sz w:val="20"/>
                          </w:rPr>
                          <w:t xml:space="preserve"> </w:t>
                        </w:r>
                        <w:r>
                          <w:rPr>
                            <w:sz w:val="20"/>
                          </w:rPr>
                          <w:t>refer</w:t>
                        </w:r>
                        <w:r>
                          <w:rPr>
                            <w:spacing w:val="-6"/>
                            <w:sz w:val="20"/>
                          </w:rPr>
                          <w:t xml:space="preserve"> </w:t>
                        </w:r>
                        <w:r>
                          <w:rPr>
                            <w:sz w:val="20"/>
                          </w:rPr>
                          <w:t>to</w:t>
                        </w:r>
                        <w:r>
                          <w:rPr>
                            <w:spacing w:val="-6"/>
                            <w:sz w:val="20"/>
                          </w:rPr>
                          <w:t xml:space="preserve"> </w:t>
                        </w:r>
                        <w:r>
                          <w:rPr>
                            <w:sz w:val="20"/>
                          </w:rPr>
                          <w:t>a</w:t>
                        </w:r>
                        <w:r>
                          <w:rPr>
                            <w:spacing w:val="-6"/>
                            <w:sz w:val="20"/>
                          </w:rPr>
                          <w:t xml:space="preserve"> </w:t>
                        </w:r>
                        <w:r>
                          <w:rPr>
                            <w:sz w:val="20"/>
                          </w:rPr>
                          <w:t>group</w:t>
                        </w:r>
                        <w:r>
                          <w:rPr>
                            <w:spacing w:val="-6"/>
                            <w:sz w:val="20"/>
                          </w:rPr>
                          <w:t xml:space="preserve"> </w:t>
                        </w:r>
                        <w:r>
                          <w:rPr>
                            <w:sz w:val="20"/>
                          </w:rPr>
                          <w:t>of</w:t>
                        </w:r>
                        <w:r>
                          <w:rPr>
                            <w:spacing w:val="-6"/>
                            <w:sz w:val="20"/>
                          </w:rPr>
                          <w:t xml:space="preserve"> </w:t>
                        </w:r>
                        <w:r>
                          <w:rPr>
                            <w:sz w:val="20"/>
                          </w:rPr>
                          <w:t>individuals</w:t>
                        </w:r>
                        <w:r>
                          <w:rPr>
                            <w:spacing w:val="-6"/>
                            <w:sz w:val="20"/>
                          </w:rPr>
                          <w:t xml:space="preserve"> </w:t>
                        </w:r>
                        <w:r>
                          <w:rPr>
                            <w:sz w:val="20"/>
                          </w:rPr>
                          <w:t>who</w:t>
                        </w:r>
                        <w:r>
                          <w:rPr>
                            <w:spacing w:val="-6"/>
                            <w:sz w:val="20"/>
                          </w:rPr>
                          <w:t xml:space="preserve"> </w:t>
                        </w:r>
                        <w:r>
                          <w:rPr>
                            <w:sz w:val="20"/>
                          </w:rPr>
                          <w:t>are</w:t>
                        </w:r>
                        <w:r>
                          <w:rPr>
                            <w:spacing w:val="-6"/>
                            <w:sz w:val="20"/>
                          </w:rPr>
                          <w:t xml:space="preserve"> </w:t>
                        </w:r>
                        <w:r>
                          <w:rPr>
                            <w:sz w:val="20"/>
                          </w:rPr>
                          <w:t>subject to the same tax laws (tax unit).</w:t>
                        </w:r>
                        <w:r>
                          <w:rPr>
                            <w:spacing w:val="30"/>
                            <w:sz w:val="20"/>
                          </w:rPr>
                          <w:t xml:space="preserve"> </w:t>
                        </w:r>
                        <w:r>
                          <w:rPr>
                            <w:sz w:val="20"/>
                          </w:rPr>
                          <w:t>In most cases, a tax unit is composed of</w:t>
                        </w:r>
                        <w:r>
                          <w:rPr>
                            <w:spacing w:val="-5"/>
                            <w:sz w:val="20"/>
                          </w:rPr>
                          <w:t xml:space="preserve"> </w:t>
                        </w:r>
                        <w:r>
                          <w:rPr>
                            <w:sz w:val="20"/>
                          </w:rPr>
                          <w:t>one</w:t>
                        </w:r>
                        <w:r>
                          <w:rPr>
                            <w:spacing w:val="-5"/>
                            <w:sz w:val="20"/>
                          </w:rPr>
                          <w:t xml:space="preserve"> </w:t>
                        </w:r>
                        <w:r>
                          <w:rPr>
                            <w:sz w:val="20"/>
                          </w:rPr>
                          <w:t>or</w:t>
                        </w:r>
                        <w:r>
                          <w:rPr>
                            <w:spacing w:val="-5"/>
                            <w:sz w:val="20"/>
                          </w:rPr>
                          <w:t xml:space="preserve"> </w:t>
                        </w:r>
                        <w:r>
                          <w:rPr>
                            <w:sz w:val="20"/>
                          </w:rPr>
                          <w:t>more</w:t>
                        </w:r>
                        <w:r>
                          <w:rPr>
                            <w:spacing w:val="-5"/>
                            <w:sz w:val="20"/>
                          </w:rPr>
                          <w:t xml:space="preserve"> </w:t>
                        </w:r>
                        <w:r>
                          <w:rPr>
                            <w:sz w:val="20"/>
                          </w:rPr>
                          <w:t>people</w:t>
                        </w:r>
                        <w:r>
                          <w:rPr>
                            <w:spacing w:val="-5"/>
                            <w:sz w:val="20"/>
                          </w:rPr>
                          <w:t xml:space="preserve"> </w:t>
                        </w:r>
                        <w:r>
                          <w:rPr>
                            <w:sz w:val="20"/>
                          </w:rPr>
                          <w:t>who</w:t>
                        </w:r>
                        <w:r>
                          <w:rPr>
                            <w:spacing w:val="-5"/>
                            <w:sz w:val="20"/>
                          </w:rPr>
                          <w:t xml:space="preserve"> </w:t>
                        </w:r>
                        <w:r>
                          <w:rPr>
                            <w:sz w:val="20"/>
                          </w:rPr>
                          <w:t>file</w:t>
                        </w:r>
                        <w:r>
                          <w:rPr>
                            <w:spacing w:val="-5"/>
                            <w:sz w:val="20"/>
                          </w:rPr>
                          <w:t xml:space="preserve"> </w:t>
                        </w:r>
                        <w:r>
                          <w:rPr>
                            <w:sz w:val="20"/>
                          </w:rPr>
                          <w:t>a</w:t>
                        </w:r>
                        <w:r>
                          <w:rPr>
                            <w:spacing w:val="-5"/>
                            <w:sz w:val="20"/>
                          </w:rPr>
                          <w:t xml:space="preserve"> </w:t>
                        </w:r>
                        <w:r>
                          <w:rPr>
                            <w:sz w:val="20"/>
                          </w:rPr>
                          <w:t>tax</w:t>
                        </w:r>
                        <w:r>
                          <w:rPr>
                            <w:spacing w:val="-5"/>
                            <w:sz w:val="20"/>
                          </w:rPr>
                          <w:t xml:space="preserve"> </w:t>
                        </w:r>
                        <w:r>
                          <w:rPr>
                            <w:sz w:val="20"/>
                          </w:rPr>
                          <w:t>return</w:t>
                        </w:r>
                        <w:r>
                          <w:rPr>
                            <w:spacing w:val="-5"/>
                            <w:sz w:val="20"/>
                          </w:rPr>
                          <w:t xml:space="preserve"> </w:t>
                        </w:r>
                        <w:r>
                          <w:rPr>
                            <w:sz w:val="20"/>
                          </w:rPr>
                          <w:t>together,</w:t>
                        </w:r>
                        <w:r>
                          <w:rPr>
                            <w:spacing w:val="-5"/>
                            <w:sz w:val="20"/>
                          </w:rPr>
                          <w:t xml:space="preserve"> </w:t>
                        </w:r>
                        <w:r>
                          <w:rPr>
                            <w:sz w:val="20"/>
                          </w:rPr>
                          <w:t>such</w:t>
                        </w:r>
                        <w:r>
                          <w:rPr>
                            <w:spacing w:val="-5"/>
                            <w:sz w:val="20"/>
                          </w:rPr>
                          <w:t xml:space="preserve"> </w:t>
                        </w:r>
                        <w:r>
                          <w:rPr>
                            <w:sz w:val="20"/>
                          </w:rPr>
                          <w:t>as</w:t>
                        </w:r>
                        <w:r>
                          <w:rPr>
                            <w:spacing w:val="-5"/>
                            <w:sz w:val="20"/>
                          </w:rPr>
                          <w:t xml:space="preserve"> </w:t>
                        </w:r>
                        <w:r>
                          <w:rPr>
                            <w:sz w:val="20"/>
                          </w:rPr>
                          <w:t>a</w:t>
                        </w:r>
                        <w:r>
                          <w:rPr>
                            <w:spacing w:val="-5"/>
                            <w:sz w:val="20"/>
                          </w:rPr>
                          <w:t xml:space="preserve"> </w:t>
                        </w:r>
                        <w:r>
                          <w:rPr>
                            <w:sz w:val="20"/>
                          </w:rPr>
                          <w:t xml:space="preserve">married couple filing jointly or a family filing as dependents on a parent’s tax </w:t>
                        </w:r>
                        <w:r>
                          <w:rPr>
                            <w:spacing w:val="-2"/>
                            <w:sz w:val="20"/>
                          </w:rPr>
                          <w:t>return.</w:t>
                        </w:r>
                      </w:p>
                    </w:txbxContent>
                  </v:textbox>
                </v:shape>
                <w10:wrap anchorx="page"/>
              </v:group>
            </w:pict>
          </mc:Fallback>
        </mc:AlternateContent>
      </w:r>
      <w:r>
        <w:rPr>
          <w:spacing w:val="-2"/>
        </w:rPr>
        <w:t>Total</w:t>
      </w:r>
      <w:r>
        <w:rPr>
          <w:spacing w:val="-4"/>
        </w:rPr>
        <w:t xml:space="preserve"> </w:t>
      </w:r>
      <w:r>
        <w:rPr>
          <w:spacing w:val="-2"/>
        </w:rPr>
        <w:t>wealth</w:t>
      </w:r>
      <w:r>
        <w:rPr>
          <w:spacing w:val="-4"/>
        </w:rPr>
        <w:t xml:space="preserve"> </w:t>
      </w:r>
      <w:r>
        <w:rPr>
          <w:spacing w:val="-2"/>
        </w:rPr>
        <w:t>of</w:t>
      </w:r>
      <w:r>
        <w:rPr>
          <w:spacing w:val="-4"/>
        </w:rPr>
        <w:t xml:space="preserve"> </w:t>
      </w:r>
      <w:r>
        <w:rPr>
          <w:spacing w:val="-2"/>
        </w:rPr>
        <w:t>the</w:t>
      </w:r>
      <w:r>
        <w:rPr>
          <w:spacing w:val="-4"/>
        </w:rPr>
        <w:t xml:space="preserve"> </w:t>
      </w:r>
      <w:r>
        <w:rPr>
          <w:spacing w:val="-2"/>
        </w:rPr>
        <w:t>household</w:t>
      </w:r>
      <w:r>
        <w:rPr>
          <w:spacing w:val="-4"/>
        </w:rPr>
        <w:t xml:space="preserve"> </w:t>
      </w:r>
      <w:r>
        <w:rPr>
          <w:spacing w:val="-2"/>
        </w:rPr>
        <w:t>is</w:t>
      </w:r>
      <w:r>
        <w:rPr>
          <w:spacing w:val="-4"/>
        </w:rPr>
        <w:t xml:space="preserve"> </w:t>
      </w:r>
      <w:r>
        <w:rPr>
          <w:spacing w:val="-2"/>
        </w:rPr>
        <w:t>divided</w:t>
      </w:r>
      <w:r>
        <w:rPr>
          <w:spacing w:val="-4"/>
        </w:rPr>
        <w:t xml:space="preserve"> </w:t>
      </w:r>
      <w:r>
        <w:rPr>
          <w:spacing w:val="-2"/>
        </w:rPr>
        <w:t>equally</w:t>
      </w:r>
      <w:r>
        <w:rPr>
          <w:spacing w:val="-4"/>
        </w:rPr>
        <w:t xml:space="preserve"> </w:t>
      </w:r>
      <w:r>
        <w:rPr>
          <w:spacing w:val="-2"/>
        </w:rPr>
        <w:t>between</w:t>
      </w:r>
      <w:r>
        <w:rPr>
          <w:spacing w:val="-4"/>
        </w:rPr>
        <w:t xml:space="preserve"> </w:t>
      </w:r>
      <w:r>
        <w:rPr>
          <w:spacing w:val="-2"/>
        </w:rPr>
        <w:t>the</w:t>
      </w:r>
      <w:r>
        <w:rPr>
          <w:spacing w:val="-4"/>
        </w:rPr>
        <w:t xml:space="preserve"> </w:t>
      </w:r>
      <w:r>
        <w:rPr>
          <w:spacing w:val="-2"/>
        </w:rPr>
        <w:t>two</w:t>
      </w:r>
      <w:r>
        <w:rPr>
          <w:spacing w:val="-4"/>
        </w:rPr>
        <w:t xml:space="preserve"> </w:t>
      </w:r>
      <w:r>
        <w:rPr>
          <w:spacing w:val="-2"/>
        </w:rPr>
        <w:t xml:space="preserve">adult </w:t>
      </w:r>
      <w:r>
        <w:t>partners.</w:t>
      </w:r>
      <w:r>
        <w:rPr>
          <w:spacing w:val="23"/>
        </w:rPr>
        <w:t xml:space="preserve"> </w:t>
      </w:r>
      <w:r>
        <w:t>Adults are generally defined as individuals at least 18 or 20 years</w:t>
      </w:r>
      <w:r>
        <w:rPr>
          <w:spacing w:val="-5"/>
        </w:rPr>
        <w:t xml:space="preserve"> </w:t>
      </w:r>
      <w:r>
        <w:t>old.</w:t>
      </w:r>
      <w:r>
        <w:rPr>
          <w:spacing w:val="10"/>
        </w:rPr>
        <w:t xml:space="preserve"> </w:t>
      </w:r>
      <w:r>
        <w:t>This</w:t>
      </w:r>
      <w:r>
        <w:rPr>
          <w:spacing w:val="-5"/>
        </w:rPr>
        <w:t xml:space="preserve"> </w:t>
      </w:r>
      <w:r>
        <w:t>category</w:t>
      </w:r>
      <w:r>
        <w:rPr>
          <w:spacing w:val="-5"/>
        </w:rPr>
        <w:t xml:space="preserve"> </w:t>
      </w:r>
      <w:r>
        <w:t>could</w:t>
      </w:r>
      <w:r>
        <w:rPr>
          <w:spacing w:val="-5"/>
        </w:rPr>
        <w:t xml:space="preserve"> </w:t>
      </w:r>
      <w:r>
        <w:t>also</w:t>
      </w:r>
      <w:r>
        <w:rPr>
          <w:spacing w:val="-5"/>
        </w:rPr>
        <w:t xml:space="preserve"> </w:t>
      </w:r>
      <w:r>
        <w:t>include</w:t>
      </w:r>
      <w:r>
        <w:rPr>
          <w:spacing w:val="-5"/>
        </w:rPr>
        <w:t xml:space="preserve"> </w:t>
      </w:r>
      <w:r>
        <w:t>cases</w:t>
      </w:r>
      <w:r>
        <w:rPr>
          <w:spacing w:val="-5"/>
        </w:rPr>
        <w:t xml:space="preserve"> </w:t>
      </w:r>
      <w:r>
        <w:t>in</w:t>
      </w:r>
      <w:r>
        <w:rPr>
          <w:spacing w:val="-5"/>
        </w:rPr>
        <w:t xml:space="preserve"> </w:t>
      </w:r>
      <w:r>
        <w:t>which</w:t>
      </w:r>
      <w:r>
        <w:rPr>
          <w:spacing w:val="-5"/>
        </w:rPr>
        <w:t xml:space="preserve"> </w:t>
      </w:r>
      <w:r>
        <w:t>total</w:t>
      </w:r>
      <w:r>
        <w:rPr>
          <w:spacing w:val="-5"/>
        </w:rPr>
        <w:t xml:space="preserve"> </w:t>
      </w:r>
      <w:r>
        <w:t xml:space="preserve">wealth of the household is divided equally among all members of the </w:t>
      </w:r>
      <w:r>
        <w:rPr>
          <w:spacing w:val="-2"/>
        </w:rPr>
        <w:t>household.</w:t>
      </w:r>
    </w:p>
    <w:p w14:paraId="3E8A213F" w14:textId="77777777" w:rsidR="00620CF6" w:rsidRDefault="00620CF6">
      <w:pPr>
        <w:spacing w:line="213" w:lineRule="auto"/>
        <w:sectPr w:rsidR="00620CF6" w:rsidSect="00D60468">
          <w:type w:val="continuous"/>
          <w:pgSz w:w="12240" w:h="15840"/>
          <w:pgMar w:top="1620" w:right="600" w:bottom="280" w:left="1300" w:header="720" w:footer="720" w:gutter="0"/>
          <w:cols w:num="2" w:space="720" w:equalWidth="0">
            <w:col w:w="3311" w:space="40"/>
            <w:col w:w="6989"/>
          </w:cols>
        </w:sectPr>
      </w:pPr>
    </w:p>
    <w:p w14:paraId="542A44BA" w14:textId="77777777" w:rsidR="00620CF6" w:rsidRDefault="00620CF6">
      <w:pPr>
        <w:pStyle w:val="BodyText"/>
      </w:pPr>
    </w:p>
    <w:p w14:paraId="749B816A" w14:textId="77777777" w:rsidR="00620CF6" w:rsidRDefault="00620CF6">
      <w:pPr>
        <w:pStyle w:val="BodyText"/>
      </w:pPr>
    </w:p>
    <w:p w14:paraId="0CC0A44A" w14:textId="77777777" w:rsidR="00620CF6" w:rsidRDefault="00620CF6">
      <w:pPr>
        <w:pStyle w:val="BodyText"/>
      </w:pPr>
    </w:p>
    <w:p w14:paraId="556B6A32" w14:textId="77777777" w:rsidR="00620CF6" w:rsidRDefault="00620CF6">
      <w:pPr>
        <w:pStyle w:val="BodyText"/>
        <w:spacing w:before="5"/>
        <w:rPr>
          <w:sz w:val="17"/>
        </w:rPr>
      </w:pPr>
    </w:p>
    <w:p w14:paraId="14D5ECAA" w14:textId="77777777" w:rsidR="00620CF6" w:rsidRDefault="00000000">
      <w:pPr>
        <w:pStyle w:val="BodyText"/>
        <w:tabs>
          <w:tab w:val="left" w:pos="1609"/>
          <w:tab w:val="left" w:pos="3549"/>
        </w:tabs>
        <w:spacing w:before="114" w:line="254" w:lineRule="exact"/>
        <w:ind w:left="236"/>
      </w:pPr>
      <w:r>
        <w:rPr>
          <w:spacing w:val="-5"/>
        </w:rPr>
        <w:t>ho</w:t>
      </w:r>
      <w:r>
        <w:tab/>
      </w:r>
      <w:r>
        <w:rPr>
          <w:spacing w:val="-2"/>
        </w:rPr>
        <w:t>Households</w:t>
      </w:r>
      <w:r>
        <w:tab/>
      </w:r>
      <w:r>
        <w:rPr>
          <w:spacing w:val="-2"/>
        </w:rPr>
        <w:t>Data</w:t>
      </w:r>
      <w:r>
        <w:rPr>
          <w:spacing w:val="-1"/>
        </w:rPr>
        <w:t xml:space="preserve"> </w:t>
      </w:r>
      <w:r>
        <w:rPr>
          <w:spacing w:val="-2"/>
        </w:rPr>
        <w:t>on</w:t>
      </w:r>
      <w:r>
        <w:t xml:space="preserve"> </w:t>
      </w:r>
      <w:r>
        <w:rPr>
          <w:spacing w:val="-2"/>
        </w:rPr>
        <w:t>wealth</w:t>
      </w:r>
      <w:r>
        <w:rPr>
          <w:spacing w:val="-1"/>
        </w:rPr>
        <w:t xml:space="preserve"> </w:t>
      </w:r>
      <w:r>
        <w:rPr>
          <w:spacing w:val="-2"/>
        </w:rPr>
        <w:t>holding</w:t>
      </w:r>
      <w:r>
        <w:t xml:space="preserve"> </w:t>
      </w:r>
      <w:r>
        <w:rPr>
          <w:spacing w:val="-2"/>
        </w:rPr>
        <w:t>refer</w:t>
      </w:r>
      <w:r>
        <w:rPr>
          <w:spacing w:val="-1"/>
        </w:rPr>
        <w:t xml:space="preserve"> </w:t>
      </w:r>
      <w:r>
        <w:rPr>
          <w:spacing w:val="-2"/>
        </w:rPr>
        <w:t>to</w:t>
      </w:r>
      <w:r>
        <w:t xml:space="preserve"> </w:t>
      </w:r>
      <w:r>
        <w:rPr>
          <w:spacing w:val="-2"/>
        </w:rPr>
        <w:t>a</w:t>
      </w:r>
      <w:r>
        <w:rPr>
          <w:spacing w:val="-1"/>
        </w:rPr>
        <w:t xml:space="preserve"> </w:t>
      </w:r>
      <w:r>
        <w:rPr>
          <w:spacing w:val="-2"/>
        </w:rPr>
        <w:t>household,</w:t>
      </w:r>
      <w:r>
        <w:t xml:space="preserve"> </w:t>
      </w:r>
      <w:r>
        <w:rPr>
          <w:spacing w:val="-2"/>
        </w:rPr>
        <w:t>defined</w:t>
      </w:r>
      <w:r>
        <w:rPr>
          <w:spacing w:val="-1"/>
        </w:rPr>
        <w:t xml:space="preserve"> </w:t>
      </w:r>
      <w:r>
        <w:rPr>
          <w:spacing w:val="-2"/>
        </w:rPr>
        <w:t>as</w:t>
      </w:r>
      <w:r>
        <w:rPr>
          <w:spacing w:val="-1"/>
        </w:rPr>
        <w:t xml:space="preserve"> </w:t>
      </w:r>
      <w:r>
        <w:rPr>
          <w:spacing w:val="-2"/>
        </w:rPr>
        <w:t>a</w:t>
      </w:r>
      <w:r>
        <w:t xml:space="preserve"> </w:t>
      </w:r>
      <w:r>
        <w:rPr>
          <w:spacing w:val="-2"/>
        </w:rPr>
        <w:t>group</w:t>
      </w:r>
      <w:r>
        <w:rPr>
          <w:spacing w:val="-1"/>
        </w:rPr>
        <w:t xml:space="preserve"> </w:t>
      </w:r>
      <w:r>
        <w:rPr>
          <w:spacing w:val="-5"/>
        </w:rPr>
        <w:t>of</w:t>
      </w:r>
    </w:p>
    <w:p w14:paraId="6DE4E9D5" w14:textId="77777777" w:rsidR="00620CF6" w:rsidRDefault="00000000">
      <w:pPr>
        <w:pStyle w:val="BodyText"/>
        <w:spacing w:before="8" w:line="213" w:lineRule="auto"/>
        <w:ind w:left="3549" w:right="535"/>
      </w:pPr>
      <w:r>
        <w:rPr>
          <w:noProof/>
        </w:rPr>
        <mc:AlternateContent>
          <mc:Choice Requires="wps">
            <w:drawing>
              <wp:anchor distT="0" distB="0" distL="0" distR="0" simplePos="0" relativeHeight="487601664" behindDoc="1" locked="0" layoutInCell="1" allowOverlap="1" wp14:anchorId="4F02DF29" wp14:editId="3C380FD2">
                <wp:simplePos x="0" y="0"/>
                <wp:positionH relativeFrom="page">
                  <wp:posOffset>899998</wp:posOffset>
                </wp:positionH>
                <wp:positionV relativeFrom="paragraph">
                  <wp:posOffset>651665</wp:posOffset>
                </wp:positionV>
                <wp:extent cx="6216015" cy="1270"/>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015" cy="1270"/>
                        </a:xfrm>
                        <a:custGeom>
                          <a:avLst/>
                          <a:gdLst/>
                          <a:ahLst/>
                          <a:cxnLst/>
                          <a:rect l="l" t="t" r="r" b="b"/>
                          <a:pathLst>
                            <a:path w="6216015">
                              <a:moveTo>
                                <a:pt x="0" y="0"/>
                              </a:moveTo>
                              <a:lnTo>
                                <a:pt x="6215494"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E763A4" id="Graphic 61" o:spid="_x0000_s1026" style="position:absolute;margin-left:70.85pt;margin-top:51.3pt;width:489.45pt;height:.1pt;z-index:-15714816;visibility:visible;mso-wrap-style:square;mso-wrap-distance-left:0;mso-wrap-distance-top:0;mso-wrap-distance-right:0;mso-wrap-distance-bottom:0;mso-position-horizontal:absolute;mso-position-horizontal-relative:page;mso-position-vertical:absolute;mso-position-vertical-relative:text;v-text-anchor:top" coordsize="6216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" path="m,l6215494,e" filled="f" strokeweight=".28114mm">
                <v:path arrowok="t"/>
                <w10:wrap type="topAndBottom" anchorx="page"/>
              </v:shape>
            </w:pict>
          </mc:Fallback>
        </mc:AlternateContent>
      </w:r>
      <w:r>
        <w:t>people</w:t>
      </w:r>
      <w:r>
        <w:rPr>
          <w:spacing w:val="-1"/>
        </w:rPr>
        <w:t xml:space="preserve"> </w:t>
      </w:r>
      <w:r>
        <w:t>who</w:t>
      </w:r>
      <w:r>
        <w:rPr>
          <w:spacing w:val="-1"/>
        </w:rPr>
        <w:t xml:space="preserve"> </w:t>
      </w:r>
      <w:r>
        <w:t>live</w:t>
      </w:r>
      <w:r>
        <w:rPr>
          <w:spacing w:val="-1"/>
        </w:rPr>
        <w:t xml:space="preserve"> </w:t>
      </w:r>
      <w:r>
        <w:t>together</w:t>
      </w:r>
      <w:r>
        <w:rPr>
          <w:spacing w:val="-1"/>
        </w:rPr>
        <w:t xml:space="preserve"> </w:t>
      </w:r>
      <w:r>
        <w:t>in</w:t>
      </w:r>
      <w:r>
        <w:rPr>
          <w:spacing w:val="-1"/>
        </w:rPr>
        <w:t xml:space="preserve"> </w:t>
      </w:r>
      <w:r>
        <w:t>the</w:t>
      </w:r>
      <w:r>
        <w:rPr>
          <w:spacing w:val="-1"/>
        </w:rPr>
        <w:t xml:space="preserve"> </w:t>
      </w:r>
      <w:r>
        <w:t>same</w:t>
      </w:r>
      <w:r>
        <w:rPr>
          <w:spacing w:val="-1"/>
        </w:rPr>
        <w:t xml:space="preserve"> </w:t>
      </w:r>
      <w:r>
        <w:t>dwelling</w:t>
      </w:r>
      <w:r>
        <w:rPr>
          <w:spacing w:val="-1"/>
        </w:rPr>
        <w:t xml:space="preserve"> </w:t>
      </w:r>
      <w:r>
        <w:t>unit.</w:t>
      </w:r>
      <w:r>
        <w:rPr>
          <w:spacing w:val="15"/>
        </w:rPr>
        <w:t xml:space="preserve"> </w:t>
      </w:r>
      <w:r>
        <w:t>The</w:t>
      </w:r>
      <w:r>
        <w:rPr>
          <w:spacing w:val="-1"/>
        </w:rPr>
        <w:t xml:space="preserve"> </w:t>
      </w:r>
      <w:r>
        <w:t>members</w:t>
      </w:r>
      <w:r>
        <w:rPr>
          <w:spacing w:val="-1"/>
        </w:rPr>
        <w:t xml:space="preserve"> </w:t>
      </w:r>
      <w:r>
        <w:t>of</w:t>
      </w:r>
      <w:r>
        <w:rPr>
          <w:spacing w:val="-1"/>
        </w:rPr>
        <w:t xml:space="preserve"> </w:t>
      </w:r>
      <w:r>
        <w:t xml:space="preserve">a </w:t>
      </w:r>
      <w:r>
        <w:rPr>
          <w:spacing w:val="-2"/>
        </w:rPr>
        <w:t xml:space="preserve">household may be related by blood, marriage, or adoption, or they may </w:t>
      </w:r>
      <w:r>
        <w:t xml:space="preserve">be unrelated individuals who have chosen to live together for other </w:t>
      </w:r>
      <w:r>
        <w:rPr>
          <w:spacing w:val="-2"/>
        </w:rPr>
        <w:t>reasons.</w:t>
      </w:r>
    </w:p>
    <w:p w14:paraId="01EB7370" w14:textId="77777777" w:rsidR="00620CF6" w:rsidRDefault="00620CF6">
      <w:pPr>
        <w:pStyle w:val="BodyText"/>
        <w:spacing w:before="10"/>
        <w:rPr>
          <w:sz w:val="16"/>
        </w:rPr>
      </w:pPr>
    </w:p>
    <w:p w14:paraId="40B84842" w14:textId="77777777" w:rsidR="00620CF6" w:rsidRDefault="00000000">
      <w:pPr>
        <w:pStyle w:val="Heading3"/>
        <w:numPr>
          <w:ilvl w:val="2"/>
          <w:numId w:val="10"/>
        </w:numPr>
        <w:tabs>
          <w:tab w:val="left" w:pos="909"/>
        </w:tabs>
        <w:spacing w:before="120"/>
        <w:ind w:hanging="792"/>
      </w:pPr>
      <w:bookmarkStart w:id="410" w:name="Concept:_Net_wealth"/>
      <w:bookmarkStart w:id="411" w:name="_bookmark38"/>
      <w:bookmarkEnd w:id="410"/>
      <w:bookmarkEnd w:id="411"/>
      <w:r>
        <w:rPr>
          <w:w w:val="105"/>
        </w:rPr>
        <w:t>Concept:</w:t>
      </w:r>
      <w:r>
        <w:rPr>
          <w:spacing w:val="25"/>
          <w:w w:val="105"/>
        </w:rPr>
        <w:t xml:space="preserve"> </w:t>
      </w:r>
      <w:r>
        <w:rPr>
          <w:w w:val="105"/>
        </w:rPr>
        <w:t>Net</w:t>
      </w:r>
      <w:r>
        <w:rPr>
          <w:spacing w:val="2"/>
          <w:w w:val="105"/>
        </w:rPr>
        <w:t xml:space="preserve"> </w:t>
      </w:r>
      <w:r>
        <w:rPr>
          <w:spacing w:val="-2"/>
          <w:w w:val="105"/>
        </w:rPr>
        <w:t>wealth</w:t>
      </w:r>
    </w:p>
    <w:p w14:paraId="78B8EB22" w14:textId="77777777" w:rsidR="00620CF6" w:rsidRDefault="00620CF6">
      <w:pPr>
        <w:pStyle w:val="BodyText"/>
        <w:rPr>
          <w:b/>
          <w:sz w:val="27"/>
        </w:rPr>
      </w:pPr>
    </w:p>
    <w:p w14:paraId="6921826B" w14:textId="77777777" w:rsidR="00620CF6" w:rsidRDefault="00000000">
      <w:pPr>
        <w:pStyle w:val="BodyText"/>
        <w:spacing w:before="1" w:line="355" w:lineRule="auto"/>
        <w:ind w:left="117" w:right="815"/>
        <w:jc w:val="both"/>
      </w:pPr>
      <w:r>
        <w:rPr>
          <w:i/>
        </w:rPr>
        <w:t>Concept</w:t>
      </w:r>
      <w:r>
        <w:rPr>
          <w:i/>
          <w:spacing w:val="-10"/>
        </w:rPr>
        <w:t xml:space="preserve"> </w:t>
      </w:r>
      <w:r>
        <w:t>The</w:t>
      </w:r>
      <w:r>
        <w:rPr>
          <w:spacing w:val="-10"/>
        </w:rPr>
        <w:t xml:space="preserve"> </w:t>
      </w:r>
      <w:r>
        <w:t>fourth</w:t>
      </w:r>
      <w:r>
        <w:rPr>
          <w:spacing w:val="-10"/>
        </w:rPr>
        <w:t xml:space="preserve"> </w:t>
      </w:r>
      <w:r>
        <w:t>element</w:t>
      </w:r>
      <w:r>
        <w:rPr>
          <w:spacing w:val="-11"/>
        </w:rPr>
        <w:t xml:space="preserve"> </w:t>
      </w:r>
      <w:r>
        <w:t>of</w:t>
      </w:r>
      <w:r>
        <w:rPr>
          <w:spacing w:val="-10"/>
        </w:rPr>
        <w:t xml:space="preserve"> </w:t>
      </w:r>
      <w:r>
        <w:t>the</w:t>
      </w:r>
      <w:r>
        <w:rPr>
          <w:spacing w:val="-10"/>
        </w:rPr>
        <w:t xml:space="preserve"> </w:t>
      </w:r>
      <w:proofErr w:type="spellStart"/>
      <w:r>
        <w:t>varcode</w:t>
      </w:r>
      <w:proofErr w:type="spellEnd"/>
      <w:r>
        <w:t>,</w:t>
      </w:r>
      <w:r>
        <w:rPr>
          <w:spacing w:val="-6"/>
        </w:rPr>
        <w:t xml:space="preserve"> </w:t>
      </w:r>
      <w:r>
        <w:t>Concept,</w:t>
      </w:r>
      <w:r>
        <w:rPr>
          <w:spacing w:val="-6"/>
        </w:rPr>
        <w:t xml:space="preserve"> </w:t>
      </w:r>
      <w:r>
        <w:t>is</w:t>
      </w:r>
      <w:r>
        <w:rPr>
          <w:spacing w:val="-10"/>
        </w:rPr>
        <w:t xml:space="preserve"> </w:t>
      </w:r>
      <w:r>
        <w:t>always</w:t>
      </w:r>
      <w:r>
        <w:rPr>
          <w:spacing w:val="-11"/>
        </w:rPr>
        <w:t xml:space="preserve"> </w:t>
      </w:r>
      <w:r>
        <w:t>set</w:t>
      </w:r>
      <w:r>
        <w:rPr>
          <w:spacing w:val="-10"/>
        </w:rPr>
        <w:t xml:space="preserve"> </w:t>
      </w:r>
      <w:r>
        <w:t>to</w:t>
      </w:r>
      <w:r>
        <w:rPr>
          <w:spacing w:val="-10"/>
        </w:rPr>
        <w:t xml:space="preserve"> </w:t>
      </w:r>
      <w:proofErr w:type="spellStart"/>
      <w:r>
        <w:rPr>
          <w:i/>
        </w:rPr>
        <w:t>netwea</w:t>
      </w:r>
      <w:proofErr w:type="spellEnd"/>
      <w:r>
        <w:t>,</w:t>
      </w:r>
      <w:r>
        <w:rPr>
          <w:spacing w:val="-6"/>
        </w:rPr>
        <w:t xml:space="preserve"> </w:t>
      </w:r>
      <w:r>
        <w:t>i.e.</w:t>
      </w:r>
      <w:r>
        <w:rPr>
          <w:spacing w:val="-10"/>
        </w:rPr>
        <w:t xml:space="preserve"> </w:t>
      </w:r>
      <w:r>
        <w:t>our</w:t>
      </w:r>
      <w:r>
        <w:rPr>
          <w:spacing w:val="-10"/>
        </w:rPr>
        <w:t xml:space="preserve"> </w:t>
      </w:r>
      <w:r>
        <w:t>code</w:t>
      </w:r>
      <w:r>
        <w:rPr>
          <w:spacing w:val="-10"/>
        </w:rPr>
        <w:t xml:space="preserve"> </w:t>
      </w:r>
      <w:r>
        <w:t>for</w:t>
      </w:r>
      <w:r>
        <w:rPr>
          <w:spacing w:val="-10"/>
        </w:rPr>
        <w:t xml:space="preserve"> </w:t>
      </w:r>
      <w:r>
        <w:t>net</w:t>
      </w:r>
      <w:r>
        <w:rPr>
          <w:spacing w:val="-10"/>
        </w:rPr>
        <w:t xml:space="preserve"> </w:t>
      </w:r>
      <w:r>
        <w:t>wealth.</w:t>
      </w:r>
      <w:r>
        <w:rPr>
          <w:spacing w:val="21"/>
        </w:rPr>
        <w:t xml:space="preserve"> </w:t>
      </w:r>
      <w:r>
        <w:t>The precise</w:t>
      </w:r>
      <w:r>
        <w:rPr>
          <w:spacing w:val="-12"/>
        </w:rPr>
        <w:t xml:space="preserve"> </w:t>
      </w:r>
      <w:r>
        <w:t>definition</w:t>
      </w:r>
      <w:r>
        <w:rPr>
          <w:spacing w:val="-12"/>
        </w:rPr>
        <w:t xml:space="preserve"> </w:t>
      </w:r>
      <w:r>
        <w:t>of</w:t>
      </w:r>
      <w:r>
        <w:rPr>
          <w:spacing w:val="-12"/>
        </w:rPr>
        <w:t xml:space="preserve"> </w:t>
      </w:r>
      <w:r>
        <w:t>net</w:t>
      </w:r>
      <w:r>
        <w:rPr>
          <w:spacing w:val="-12"/>
        </w:rPr>
        <w:t xml:space="preserve"> </w:t>
      </w:r>
      <w:r>
        <w:t>wealth</w:t>
      </w:r>
      <w:r>
        <w:rPr>
          <w:spacing w:val="-12"/>
        </w:rPr>
        <w:t xml:space="preserve"> </w:t>
      </w:r>
      <w:r>
        <w:t>is</w:t>
      </w:r>
      <w:r>
        <w:rPr>
          <w:spacing w:val="-12"/>
        </w:rPr>
        <w:t xml:space="preserve"> </w:t>
      </w:r>
      <w:r>
        <w:t>however</w:t>
      </w:r>
      <w:r>
        <w:rPr>
          <w:spacing w:val="-12"/>
        </w:rPr>
        <w:t xml:space="preserve"> </w:t>
      </w:r>
      <w:r>
        <w:t>not</w:t>
      </w:r>
      <w:r>
        <w:rPr>
          <w:spacing w:val="-12"/>
        </w:rPr>
        <w:t xml:space="preserve"> </w:t>
      </w:r>
      <w:r>
        <w:t>identical</w:t>
      </w:r>
      <w:r>
        <w:rPr>
          <w:spacing w:val="-12"/>
        </w:rPr>
        <w:t xml:space="preserve"> </w:t>
      </w:r>
      <w:r>
        <w:t>across</w:t>
      </w:r>
      <w:r>
        <w:rPr>
          <w:spacing w:val="-12"/>
        </w:rPr>
        <w:t xml:space="preserve"> </w:t>
      </w:r>
      <w:r>
        <w:t>the</w:t>
      </w:r>
      <w:r>
        <w:rPr>
          <w:spacing w:val="-12"/>
        </w:rPr>
        <w:t xml:space="preserve"> </w:t>
      </w:r>
      <w:r>
        <w:t>sources</w:t>
      </w:r>
      <w:r>
        <w:rPr>
          <w:spacing w:val="-12"/>
        </w:rPr>
        <w:t xml:space="preserve"> </w:t>
      </w:r>
      <w:r>
        <w:t>covered</w:t>
      </w:r>
      <w:r>
        <w:rPr>
          <w:spacing w:val="-12"/>
        </w:rPr>
        <w:t xml:space="preserve"> </w:t>
      </w:r>
      <w:r>
        <w:t>by</w:t>
      </w:r>
      <w:r>
        <w:rPr>
          <w:spacing w:val="-12"/>
        </w:rPr>
        <w:t xml:space="preserve"> </w:t>
      </w:r>
      <w:r>
        <w:t>the</w:t>
      </w:r>
      <w:r>
        <w:rPr>
          <w:spacing w:val="-12"/>
        </w:rPr>
        <w:t xml:space="preserve"> </w:t>
      </w:r>
      <w:r>
        <w:t>Wealth</w:t>
      </w:r>
      <w:r>
        <w:rPr>
          <w:spacing w:val="-12"/>
        </w:rPr>
        <w:t xml:space="preserve"> </w:t>
      </w:r>
      <w:r>
        <w:t>Inequality Trends database.</w:t>
      </w:r>
      <w:r>
        <w:rPr>
          <w:spacing w:val="37"/>
        </w:rPr>
        <w:t xml:space="preserve"> </w:t>
      </w:r>
      <w:r>
        <w:t xml:space="preserve">Hence, in the </w:t>
      </w:r>
      <w:r>
        <w:rPr>
          <w:i/>
        </w:rPr>
        <w:t>Methodological</w:t>
      </w:r>
      <w:r>
        <w:rPr>
          <w:i/>
          <w:spacing w:val="40"/>
        </w:rPr>
        <w:t xml:space="preserve"> </w:t>
      </w:r>
      <w:r>
        <w:rPr>
          <w:i/>
        </w:rPr>
        <w:t xml:space="preserve">Table </w:t>
      </w:r>
      <w:r>
        <w:t>we provide, for each source, a detailed definition of net wealth, including an explanation of how different asset classes have been treated and valued.</w:t>
      </w:r>
    </w:p>
    <w:p w14:paraId="45952181" w14:textId="77777777" w:rsidR="00620CF6" w:rsidRDefault="00620CF6">
      <w:pPr>
        <w:pStyle w:val="BodyText"/>
        <w:spacing w:before="1"/>
        <w:rPr>
          <w:sz w:val="31"/>
        </w:rPr>
      </w:pPr>
    </w:p>
    <w:p w14:paraId="05333B84" w14:textId="77777777" w:rsidR="00620CF6" w:rsidRDefault="00000000">
      <w:pPr>
        <w:pStyle w:val="Heading3"/>
        <w:numPr>
          <w:ilvl w:val="2"/>
          <w:numId w:val="10"/>
        </w:numPr>
        <w:tabs>
          <w:tab w:val="left" w:pos="909"/>
        </w:tabs>
        <w:ind w:hanging="792"/>
      </w:pPr>
      <w:bookmarkStart w:id="412" w:name="Section-Specific:_Unit_of_analysis"/>
      <w:bookmarkStart w:id="413" w:name="_bookmark39"/>
      <w:bookmarkEnd w:id="412"/>
      <w:bookmarkEnd w:id="413"/>
      <w:r>
        <w:rPr>
          <w:w w:val="110"/>
        </w:rPr>
        <w:t>Section-Specific:</w:t>
      </w:r>
      <w:r>
        <w:rPr>
          <w:spacing w:val="59"/>
          <w:w w:val="110"/>
        </w:rPr>
        <w:t xml:space="preserve"> </w:t>
      </w:r>
      <w:r>
        <w:rPr>
          <w:w w:val="110"/>
        </w:rPr>
        <w:t>Unit</w:t>
      </w:r>
      <w:r>
        <w:rPr>
          <w:spacing w:val="28"/>
          <w:w w:val="110"/>
        </w:rPr>
        <w:t xml:space="preserve"> </w:t>
      </w:r>
      <w:r>
        <w:rPr>
          <w:w w:val="110"/>
        </w:rPr>
        <w:t>of</w:t>
      </w:r>
      <w:r>
        <w:rPr>
          <w:spacing w:val="28"/>
          <w:w w:val="110"/>
        </w:rPr>
        <w:t xml:space="preserve"> </w:t>
      </w:r>
      <w:r>
        <w:rPr>
          <w:spacing w:val="-2"/>
          <w:w w:val="110"/>
        </w:rPr>
        <w:t>analysis</w:t>
      </w:r>
    </w:p>
    <w:p w14:paraId="197EEEC7" w14:textId="77777777" w:rsidR="00620CF6" w:rsidRDefault="00620CF6">
      <w:pPr>
        <w:pStyle w:val="BodyText"/>
        <w:spacing w:before="1"/>
        <w:rPr>
          <w:b/>
          <w:sz w:val="27"/>
        </w:rPr>
      </w:pPr>
    </w:p>
    <w:p w14:paraId="359B0822" w14:textId="77777777" w:rsidR="00620CF6" w:rsidRDefault="00000000">
      <w:pPr>
        <w:pStyle w:val="BodyText"/>
        <w:spacing w:line="355" w:lineRule="auto"/>
        <w:ind w:left="117" w:right="815"/>
        <w:jc w:val="both"/>
      </w:pPr>
      <w:r>
        <w:rPr>
          <w:i/>
          <w:w w:val="120"/>
        </w:rPr>
        <w:t>Section-Specific</w:t>
      </w:r>
      <w:r>
        <w:rPr>
          <w:i/>
          <w:spacing w:val="-3"/>
          <w:w w:val="120"/>
        </w:rPr>
        <w:t xml:space="preserve"> </w:t>
      </w:r>
      <w:proofErr w:type="gramStart"/>
      <w:r>
        <w:t>In</w:t>
      </w:r>
      <w:proofErr w:type="gramEnd"/>
      <w:r>
        <w:t xml:space="preserve"> the Wealth Inequality Trends database, the section-specific part of the </w:t>
      </w:r>
      <w:proofErr w:type="spellStart"/>
      <w:r>
        <w:t>varcode</w:t>
      </w:r>
      <w:proofErr w:type="spellEnd"/>
      <w:r>
        <w:t xml:space="preserve"> refers to</w:t>
      </w:r>
      <w:r>
        <w:rPr>
          <w:spacing w:val="-5"/>
        </w:rPr>
        <w:t xml:space="preserve"> </w:t>
      </w:r>
      <w:r>
        <w:t>the</w:t>
      </w:r>
      <w:r>
        <w:rPr>
          <w:spacing w:val="-5"/>
        </w:rPr>
        <w:t xml:space="preserve"> </w:t>
      </w:r>
      <w:r>
        <w:t>unit</w:t>
      </w:r>
      <w:r>
        <w:rPr>
          <w:spacing w:val="-5"/>
        </w:rPr>
        <w:t xml:space="preserve"> </w:t>
      </w:r>
      <w:r>
        <w:t>of</w:t>
      </w:r>
      <w:r>
        <w:rPr>
          <w:spacing w:val="-5"/>
        </w:rPr>
        <w:t xml:space="preserve"> </w:t>
      </w:r>
      <w:r>
        <w:t>analysis</w:t>
      </w:r>
      <w:r>
        <w:rPr>
          <w:spacing w:val="-5"/>
        </w:rPr>
        <w:t xml:space="preserve"> </w:t>
      </w:r>
      <w:r>
        <w:t>of</w:t>
      </w:r>
      <w:r>
        <w:rPr>
          <w:spacing w:val="-5"/>
        </w:rPr>
        <w:t xml:space="preserve"> </w:t>
      </w:r>
      <w:r>
        <w:t>the</w:t>
      </w:r>
      <w:r>
        <w:rPr>
          <w:spacing w:val="-5"/>
        </w:rPr>
        <w:t xml:space="preserve"> </w:t>
      </w:r>
      <w:r>
        <w:t>wealth</w:t>
      </w:r>
      <w:r>
        <w:rPr>
          <w:spacing w:val="-5"/>
        </w:rPr>
        <w:t xml:space="preserve"> </w:t>
      </w:r>
      <w:r>
        <w:t>inequality</w:t>
      </w:r>
      <w:r>
        <w:rPr>
          <w:spacing w:val="-5"/>
        </w:rPr>
        <w:t xml:space="preserve"> </w:t>
      </w:r>
      <w:r>
        <w:t>indicator.</w:t>
      </w:r>
      <w:r>
        <w:rPr>
          <w:spacing w:val="27"/>
        </w:rPr>
        <w:t xml:space="preserve"> </w:t>
      </w:r>
      <w:r>
        <w:t>A</w:t>
      </w:r>
      <w:r>
        <w:rPr>
          <w:spacing w:val="-5"/>
        </w:rPr>
        <w:t xml:space="preserve"> </w:t>
      </w:r>
      <w:r>
        <w:t>list</w:t>
      </w:r>
      <w:r>
        <w:rPr>
          <w:spacing w:val="-5"/>
        </w:rPr>
        <w:t xml:space="preserve"> </w:t>
      </w:r>
      <w:r>
        <w:t>of</w:t>
      </w:r>
      <w:r>
        <w:rPr>
          <w:spacing w:val="-5"/>
        </w:rPr>
        <w:t xml:space="preserve"> </w:t>
      </w:r>
      <w:r>
        <w:t>permitted</w:t>
      </w:r>
      <w:r>
        <w:rPr>
          <w:spacing w:val="-5"/>
        </w:rPr>
        <w:t xml:space="preserve"> </w:t>
      </w:r>
      <w:r>
        <w:t>strings</w:t>
      </w:r>
      <w:r>
        <w:rPr>
          <w:spacing w:val="-5"/>
        </w:rPr>
        <w:t xml:space="preserve"> </w:t>
      </w:r>
      <w:r>
        <w:t>for</w:t>
      </w:r>
      <w:r>
        <w:rPr>
          <w:spacing w:val="-5"/>
        </w:rPr>
        <w:t xml:space="preserve"> </w:t>
      </w:r>
      <w:r>
        <w:t>the</w:t>
      </w:r>
      <w:r>
        <w:rPr>
          <w:spacing w:val="-5"/>
        </w:rPr>
        <w:t xml:space="preserve"> </w:t>
      </w:r>
      <w:r>
        <w:rPr>
          <w:i/>
          <w:w w:val="120"/>
        </w:rPr>
        <w:t xml:space="preserve">section-specific </w:t>
      </w:r>
      <w:r>
        <w:t xml:space="preserve">part of the </w:t>
      </w:r>
      <w:proofErr w:type="spellStart"/>
      <w:r>
        <w:t>varcode</w:t>
      </w:r>
      <w:proofErr w:type="spellEnd"/>
      <w:r>
        <w:t xml:space="preserve"> is provided in Table </w:t>
      </w:r>
      <w:hyperlink w:anchor="_bookmark37" w:history="1">
        <w:r>
          <w:rPr>
            <w:color w:val="7F0000"/>
          </w:rPr>
          <w:t>4.3</w:t>
        </w:r>
      </w:hyperlink>
      <w:r>
        <w:t>.</w:t>
      </w:r>
    </w:p>
    <w:p w14:paraId="1793D0E7" w14:textId="77777777" w:rsidR="00620CF6" w:rsidRDefault="00620CF6">
      <w:pPr>
        <w:spacing w:line="355" w:lineRule="auto"/>
        <w:jc w:val="both"/>
        <w:sectPr w:rsidR="00620CF6" w:rsidSect="00D60468">
          <w:type w:val="continuous"/>
          <w:pgSz w:w="12240" w:h="15840"/>
          <w:pgMar w:top="1620" w:right="600" w:bottom="280" w:left="1300" w:header="720" w:footer="720" w:gutter="0"/>
          <w:cols w:space="720"/>
        </w:sectPr>
      </w:pPr>
    </w:p>
    <w:p w14:paraId="1CC1EB83" w14:textId="77777777" w:rsidR="00620CF6" w:rsidRDefault="00000000">
      <w:pPr>
        <w:pStyle w:val="Heading2"/>
        <w:numPr>
          <w:ilvl w:val="1"/>
          <w:numId w:val="10"/>
        </w:numPr>
        <w:tabs>
          <w:tab w:val="left" w:pos="817"/>
          <w:tab w:val="left" w:pos="5828"/>
        </w:tabs>
        <w:spacing w:before="104" w:line="379" w:lineRule="auto"/>
        <w:ind w:right="815"/>
      </w:pPr>
      <w:bookmarkStart w:id="414" w:name="Wealth_inequality_among_whom?_Percentile"/>
      <w:bookmarkStart w:id="415" w:name="_bookmark40"/>
      <w:bookmarkEnd w:id="414"/>
      <w:bookmarkEnd w:id="415"/>
      <w:r>
        <w:rPr>
          <w:w w:val="110"/>
        </w:rPr>
        <w:lastRenderedPageBreak/>
        <w:t>Wealth</w:t>
      </w:r>
      <w:r>
        <w:rPr>
          <w:spacing w:val="40"/>
          <w:w w:val="110"/>
        </w:rPr>
        <w:t xml:space="preserve"> </w:t>
      </w:r>
      <w:r>
        <w:rPr>
          <w:w w:val="110"/>
        </w:rPr>
        <w:t>inequality</w:t>
      </w:r>
      <w:r>
        <w:rPr>
          <w:spacing w:val="40"/>
          <w:w w:val="110"/>
        </w:rPr>
        <w:t xml:space="preserve"> </w:t>
      </w:r>
      <w:r>
        <w:rPr>
          <w:w w:val="110"/>
        </w:rPr>
        <w:t>among</w:t>
      </w:r>
      <w:r>
        <w:rPr>
          <w:spacing w:val="40"/>
          <w:w w:val="110"/>
        </w:rPr>
        <w:t xml:space="preserve"> </w:t>
      </w:r>
      <w:r>
        <w:rPr>
          <w:w w:val="110"/>
        </w:rPr>
        <w:t>whom?</w:t>
      </w:r>
      <w:r>
        <w:tab/>
      </w:r>
      <w:r>
        <w:rPr>
          <w:w w:val="110"/>
        </w:rPr>
        <w:t>Percentiles</w:t>
      </w:r>
      <w:r>
        <w:rPr>
          <w:spacing w:val="40"/>
          <w:w w:val="110"/>
        </w:rPr>
        <w:t xml:space="preserve"> </w:t>
      </w:r>
      <w:r>
        <w:rPr>
          <w:w w:val="110"/>
        </w:rPr>
        <w:t>in</w:t>
      </w:r>
      <w:r>
        <w:rPr>
          <w:spacing w:val="40"/>
          <w:w w:val="110"/>
        </w:rPr>
        <w:t xml:space="preserve"> </w:t>
      </w:r>
      <w:r>
        <w:rPr>
          <w:w w:val="110"/>
        </w:rPr>
        <w:t>the</w:t>
      </w:r>
      <w:r>
        <w:rPr>
          <w:spacing w:val="40"/>
          <w:w w:val="110"/>
        </w:rPr>
        <w:t xml:space="preserve"> </w:t>
      </w:r>
      <w:r>
        <w:rPr>
          <w:w w:val="110"/>
        </w:rPr>
        <w:t>Wealth Inequality Trends Section</w:t>
      </w:r>
    </w:p>
    <w:p w14:paraId="5674BFE7" w14:textId="77777777" w:rsidR="00620CF6" w:rsidRDefault="00000000">
      <w:pPr>
        <w:pStyle w:val="BodyText"/>
        <w:spacing w:before="204" w:line="355" w:lineRule="auto"/>
        <w:ind w:left="117" w:right="815"/>
        <w:jc w:val="both"/>
      </w:pPr>
      <w:r>
        <w:t xml:space="preserve">In addition to the </w:t>
      </w:r>
      <w:proofErr w:type="spellStart"/>
      <w:r>
        <w:t>varcode</w:t>
      </w:r>
      <w:proofErr w:type="spellEnd"/>
      <w:r>
        <w:t>, values are indexed by the percentile variable.</w:t>
      </w:r>
      <w:r>
        <w:rPr>
          <w:spacing w:val="40"/>
        </w:rPr>
        <w:t xml:space="preserve"> </w:t>
      </w:r>
      <w:r>
        <w:t>This variable specifies the reference</w:t>
      </w:r>
      <w:r>
        <w:rPr>
          <w:spacing w:val="-1"/>
        </w:rPr>
        <w:t xml:space="preserve"> </w:t>
      </w:r>
      <w:r>
        <w:t>part</w:t>
      </w:r>
      <w:r>
        <w:rPr>
          <w:spacing w:val="-1"/>
        </w:rPr>
        <w:t xml:space="preserve"> </w:t>
      </w:r>
      <w:r>
        <w:t>of</w:t>
      </w:r>
      <w:r>
        <w:rPr>
          <w:spacing w:val="-1"/>
        </w:rPr>
        <w:t xml:space="preserve"> </w:t>
      </w:r>
      <w:r>
        <w:t>the</w:t>
      </w:r>
      <w:r>
        <w:rPr>
          <w:spacing w:val="-1"/>
        </w:rPr>
        <w:t xml:space="preserve"> </w:t>
      </w:r>
      <w:r>
        <w:t>overall</w:t>
      </w:r>
      <w:r>
        <w:rPr>
          <w:spacing w:val="-1"/>
        </w:rPr>
        <w:t xml:space="preserve"> </w:t>
      </w:r>
      <w:r>
        <w:t>wealth</w:t>
      </w:r>
      <w:r>
        <w:rPr>
          <w:spacing w:val="-1"/>
        </w:rPr>
        <w:t xml:space="preserve"> </w:t>
      </w:r>
      <w:r>
        <w:t>distribution</w:t>
      </w:r>
      <w:r>
        <w:rPr>
          <w:spacing w:val="-1"/>
        </w:rPr>
        <w:t xml:space="preserve"> </w:t>
      </w:r>
      <w:r>
        <w:t>of</w:t>
      </w:r>
      <w:r>
        <w:rPr>
          <w:spacing w:val="-1"/>
        </w:rPr>
        <w:t xml:space="preserve"> </w:t>
      </w:r>
      <w:r>
        <w:t>a</w:t>
      </w:r>
      <w:r>
        <w:rPr>
          <w:spacing w:val="-1"/>
        </w:rPr>
        <w:t xml:space="preserve"> </w:t>
      </w:r>
      <w:r>
        <w:t>wealth</w:t>
      </w:r>
      <w:r>
        <w:rPr>
          <w:spacing w:val="-1"/>
        </w:rPr>
        <w:t xml:space="preserve"> </w:t>
      </w:r>
      <w:r>
        <w:t>inequality</w:t>
      </w:r>
      <w:r>
        <w:rPr>
          <w:spacing w:val="-1"/>
        </w:rPr>
        <w:t xml:space="preserve"> </w:t>
      </w:r>
      <w:r>
        <w:t>indicator.</w:t>
      </w:r>
      <w:r>
        <w:rPr>
          <w:spacing w:val="24"/>
        </w:rPr>
        <w:t xml:space="preserve"> </w:t>
      </w:r>
      <w:r>
        <w:t>We</w:t>
      </w:r>
      <w:r>
        <w:rPr>
          <w:spacing w:val="-1"/>
        </w:rPr>
        <w:t xml:space="preserve"> </w:t>
      </w:r>
      <w:r>
        <w:t>provide</w:t>
      </w:r>
      <w:r>
        <w:rPr>
          <w:spacing w:val="-1"/>
        </w:rPr>
        <w:t xml:space="preserve"> </w:t>
      </w:r>
      <w:r>
        <w:t>a</w:t>
      </w:r>
      <w:r>
        <w:rPr>
          <w:spacing w:val="-1"/>
        </w:rPr>
        <w:t xml:space="preserve"> </w:t>
      </w:r>
      <w:r>
        <w:t>selection</w:t>
      </w:r>
      <w:r>
        <w:rPr>
          <w:spacing w:val="-1"/>
        </w:rPr>
        <w:t xml:space="preserve"> </w:t>
      </w:r>
      <w:r>
        <w:t xml:space="preserve">of permitted percentiles in Table </w:t>
      </w:r>
      <w:hyperlink w:anchor="_bookmark41" w:history="1">
        <w:r>
          <w:rPr>
            <w:color w:val="7F0000"/>
          </w:rPr>
          <w:t>4.4</w:t>
        </w:r>
      </w:hyperlink>
      <w:r>
        <w:t>, the full list can be found in the dictionary.xlsx.</w:t>
      </w:r>
      <w:r>
        <w:rPr>
          <w:spacing w:val="40"/>
        </w:rPr>
        <w:t xml:space="preserve"> </w:t>
      </w:r>
      <w:r>
        <w:t xml:space="preserve">The structure of the variable percentile is such that the number following the first </w:t>
      </w:r>
      <w:r>
        <w:rPr>
          <w:i/>
        </w:rPr>
        <w:t xml:space="preserve">p </w:t>
      </w:r>
      <w:r>
        <w:t xml:space="preserve">gives the starting point of the reference part of the distribution, while the number following the second </w:t>
      </w:r>
      <w:r>
        <w:rPr>
          <w:i/>
        </w:rPr>
        <w:t xml:space="preserve">p </w:t>
      </w:r>
      <w:r>
        <w:t>gives the end point of the reference part of the distribution.</w:t>
      </w:r>
      <w:r>
        <w:rPr>
          <w:spacing w:val="40"/>
        </w:rPr>
        <w:t xml:space="preserve"> </w:t>
      </w:r>
      <w:r>
        <w:t>For the share of wealth held by the richest 1%, for instance, the percentile variable corresponds</w:t>
      </w:r>
      <w:r>
        <w:rPr>
          <w:spacing w:val="-13"/>
        </w:rPr>
        <w:t xml:space="preserve"> </w:t>
      </w:r>
      <w:r>
        <w:t>to</w:t>
      </w:r>
      <w:r>
        <w:rPr>
          <w:spacing w:val="-12"/>
        </w:rPr>
        <w:t xml:space="preserve"> </w:t>
      </w:r>
      <w:r>
        <w:rPr>
          <w:i/>
        </w:rPr>
        <w:t>p99p100</w:t>
      </w:r>
      <w:r>
        <w:t>.</w:t>
      </w:r>
      <w:r>
        <w:rPr>
          <w:spacing w:val="-8"/>
        </w:rPr>
        <w:t xml:space="preserve"> </w:t>
      </w:r>
      <w:r>
        <w:t>Most</w:t>
      </w:r>
      <w:r>
        <w:rPr>
          <w:spacing w:val="-12"/>
        </w:rPr>
        <w:t xml:space="preserve"> </w:t>
      </w:r>
      <w:r>
        <w:t>of</w:t>
      </w:r>
      <w:r>
        <w:rPr>
          <w:spacing w:val="-13"/>
        </w:rPr>
        <w:t xml:space="preserve"> </w:t>
      </w:r>
      <w:r>
        <w:t>estimates</w:t>
      </w:r>
      <w:r>
        <w:rPr>
          <w:spacing w:val="-12"/>
        </w:rPr>
        <w:t xml:space="preserve"> </w:t>
      </w:r>
      <w:r>
        <w:t>of</w:t>
      </w:r>
      <w:r>
        <w:rPr>
          <w:spacing w:val="-13"/>
        </w:rPr>
        <w:t xml:space="preserve"> </w:t>
      </w:r>
      <w:r>
        <w:t>average</w:t>
      </w:r>
      <w:r>
        <w:rPr>
          <w:spacing w:val="-12"/>
        </w:rPr>
        <w:t xml:space="preserve"> </w:t>
      </w:r>
      <w:r>
        <w:t>net</w:t>
      </w:r>
      <w:r>
        <w:rPr>
          <w:spacing w:val="-13"/>
        </w:rPr>
        <w:t xml:space="preserve"> </w:t>
      </w:r>
      <w:r>
        <w:t>wealth</w:t>
      </w:r>
      <w:r>
        <w:rPr>
          <w:spacing w:val="-12"/>
        </w:rPr>
        <w:t xml:space="preserve"> </w:t>
      </w:r>
      <w:r>
        <w:t>and</w:t>
      </w:r>
      <w:r>
        <w:rPr>
          <w:spacing w:val="-13"/>
        </w:rPr>
        <w:t xml:space="preserve"> </w:t>
      </w:r>
      <w:r>
        <w:t>the</w:t>
      </w:r>
      <w:r>
        <w:rPr>
          <w:spacing w:val="-12"/>
        </w:rPr>
        <w:t xml:space="preserve"> </w:t>
      </w:r>
      <w:r>
        <w:t>Gini</w:t>
      </w:r>
      <w:r>
        <w:rPr>
          <w:spacing w:val="-13"/>
        </w:rPr>
        <w:t xml:space="preserve"> </w:t>
      </w:r>
      <w:r>
        <w:t>index</w:t>
      </w:r>
      <w:r>
        <w:rPr>
          <w:spacing w:val="-12"/>
        </w:rPr>
        <w:t xml:space="preserve"> </w:t>
      </w:r>
      <w:r>
        <w:t>covered</w:t>
      </w:r>
      <w:r>
        <w:rPr>
          <w:spacing w:val="-13"/>
        </w:rPr>
        <w:t xml:space="preserve"> </w:t>
      </w:r>
      <w:r>
        <w:t>by</w:t>
      </w:r>
      <w:r>
        <w:rPr>
          <w:spacing w:val="-12"/>
        </w:rPr>
        <w:t xml:space="preserve"> </w:t>
      </w:r>
      <w:r>
        <w:t>our</w:t>
      </w:r>
      <w:r>
        <w:rPr>
          <w:spacing w:val="-13"/>
        </w:rPr>
        <w:t xml:space="preserve"> </w:t>
      </w:r>
      <w:r>
        <w:t xml:space="preserve">database refer to the overall population and thus are indexed by percentile set to </w:t>
      </w:r>
      <w:r>
        <w:rPr>
          <w:i/>
        </w:rPr>
        <w:t>p0p100</w:t>
      </w:r>
      <w:r>
        <w:t>, but the database also covers</w:t>
      </w:r>
      <w:r>
        <w:rPr>
          <w:spacing w:val="-12"/>
        </w:rPr>
        <w:t xml:space="preserve"> </w:t>
      </w:r>
      <w:r>
        <w:t>some</w:t>
      </w:r>
      <w:r>
        <w:rPr>
          <w:spacing w:val="-12"/>
        </w:rPr>
        <w:t xml:space="preserve"> </w:t>
      </w:r>
      <w:r>
        <w:t>averages</w:t>
      </w:r>
      <w:r>
        <w:rPr>
          <w:spacing w:val="-12"/>
        </w:rPr>
        <w:t xml:space="preserve"> </w:t>
      </w:r>
      <w:r>
        <w:t>and</w:t>
      </w:r>
      <w:r>
        <w:rPr>
          <w:spacing w:val="-12"/>
        </w:rPr>
        <w:t xml:space="preserve"> </w:t>
      </w:r>
      <w:r>
        <w:t>Gini</w:t>
      </w:r>
      <w:r>
        <w:rPr>
          <w:spacing w:val="-12"/>
        </w:rPr>
        <w:t xml:space="preserve"> </w:t>
      </w:r>
      <w:r>
        <w:t>coeﬀicients</w:t>
      </w:r>
      <w:r>
        <w:rPr>
          <w:spacing w:val="-12"/>
        </w:rPr>
        <w:t xml:space="preserve"> </w:t>
      </w:r>
      <w:r>
        <w:t>referring</w:t>
      </w:r>
      <w:r>
        <w:rPr>
          <w:spacing w:val="-12"/>
        </w:rPr>
        <w:t xml:space="preserve"> </w:t>
      </w:r>
      <w:r>
        <w:t>to</w:t>
      </w:r>
      <w:r>
        <w:rPr>
          <w:spacing w:val="-12"/>
        </w:rPr>
        <w:t xml:space="preserve"> </w:t>
      </w:r>
      <w:r>
        <w:t>population</w:t>
      </w:r>
      <w:r>
        <w:rPr>
          <w:spacing w:val="-12"/>
        </w:rPr>
        <w:t xml:space="preserve"> </w:t>
      </w:r>
      <w:r>
        <w:t>sub-groups,</w:t>
      </w:r>
      <w:r>
        <w:rPr>
          <w:spacing w:val="-12"/>
        </w:rPr>
        <w:t xml:space="preserve"> </w:t>
      </w:r>
      <w:r>
        <w:t>such</w:t>
      </w:r>
      <w:r>
        <w:rPr>
          <w:spacing w:val="-12"/>
        </w:rPr>
        <w:t xml:space="preserve"> </w:t>
      </w:r>
      <w:r>
        <w:t>as</w:t>
      </w:r>
      <w:r>
        <w:rPr>
          <w:spacing w:val="-12"/>
        </w:rPr>
        <w:t xml:space="preserve"> </w:t>
      </w:r>
      <w:r>
        <w:t>the</w:t>
      </w:r>
      <w:r>
        <w:rPr>
          <w:spacing w:val="-12"/>
        </w:rPr>
        <w:t xml:space="preserve"> </w:t>
      </w:r>
      <w:r>
        <w:t>bottom</w:t>
      </w:r>
      <w:r>
        <w:rPr>
          <w:spacing w:val="-12"/>
        </w:rPr>
        <w:t xml:space="preserve"> </w:t>
      </w:r>
      <w:r>
        <w:t>90%,</w:t>
      </w:r>
      <w:r>
        <w:rPr>
          <w:spacing w:val="-12"/>
        </w:rPr>
        <w:t xml:space="preserve"> </w:t>
      </w:r>
      <w:r>
        <w:t xml:space="preserve">and thus </w:t>
      </w:r>
      <w:r>
        <w:rPr>
          <w:i/>
        </w:rPr>
        <w:t>p0p90</w:t>
      </w:r>
      <w:r>
        <w:t>.</w:t>
      </w:r>
    </w:p>
    <w:p w14:paraId="57F2ED6A" w14:textId="77777777" w:rsidR="00620CF6" w:rsidRDefault="00000000">
      <w:pPr>
        <w:pStyle w:val="BodyText"/>
        <w:spacing w:before="150"/>
        <w:ind w:left="2359"/>
      </w:pPr>
      <w:bookmarkStart w:id="416" w:name="_bookmark41"/>
      <w:bookmarkEnd w:id="416"/>
      <w:r>
        <w:t>Table</w:t>
      </w:r>
      <w:r>
        <w:rPr>
          <w:spacing w:val="1"/>
        </w:rPr>
        <w:t xml:space="preserve"> </w:t>
      </w:r>
      <w:r>
        <w:t>4.4:</w:t>
      </w:r>
      <w:r>
        <w:rPr>
          <w:spacing w:val="18"/>
        </w:rPr>
        <w:t xml:space="preserve"> </w:t>
      </w:r>
      <w:r>
        <w:t>Wealth</w:t>
      </w:r>
      <w:r>
        <w:rPr>
          <w:spacing w:val="2"/>
        </w:rPr>
        <w:t xml:space="preserve"> </w:t>
      </w:r>
      <w:r>
        <w:t>Inequality</w:t>
      </w:r>
      <w:r>
        <w:rPr>
          <w:spacing w:val="1"/>
        </w:rPr>
        <w:t xml:space="preserve"> </w:t>
      </w:r>
      <w:r>
        <w:t>Trends:</w:t>
      </w:r>
      <w:r>
        <w:rPr>
          <w:spacing w:val="19"/>
        </w:rPr>
        <w:t xml:space="preserve"> </w:t>
      </w:r>
      <w:r>
        <w:t>Selected</w:t>
      </w:r>
      <w:r>
        <w:rPr>
          <w:spacing w:val="1"/>
        </w:rPr>
        <w:t xml:space="preserve"> </w:t>
      </w:r>
      <w:r>
        <w:rPr>
          <w:spacing w:val="-2"/>
        </w:rPr>
        <w:t>Percentiles</w:t>
      </w:r>
    </w:p>
    <w:p w14:paraId="1D8AD5F3" w14:textId="77777777" w:rsidR="00620CF6" w:rsidRDefault="00620CF6">
      <w:pPr>
        <w:pStyle w:val="BodyText"/>
        <w:spacing w:before="10"/>
        <w:rPr>
          <w:sz w:val="28"/>
        </w:rPr>
      </w:pPr>
    </w:p>
    <w:tbl>
      <w:tblPr>
        <w:tblW w:w="0" w:type="auto"/>
        <w:tblInd w:w="124" w:type="dxa"/>
        <w:tblLayout w:type="fixed"/>
        <w:tblCellMar>
          <w:left w:w="0" w:type="dxa"/>
          <w:right w:w="0" w:type="dxa"/>
        </w:tblCellMar>
        <w:tblLook w:val="01E0" w:firstRow="1" w:lastRow="1" w:firstColumn="1" w:lastColumn="1" w:noHBand="0" w:noVBand="0"/>
      </w:tblPr>
      <w:tblGrid>
        <w:gridCol w:w="1485"/>
        <w:gridCol w:w="3236"/>
        <w:gridCol w:w="4784"/>
      </w:tblGrid>
      <w:tr w:rsidR="00620CF6" w14:paraId="7F2CE62D" w14:textId="77777777">
        <w:trPr>
          <w:trHeight w:val="486"/>
        </w:trPr>
        <w:tc>
          <w:tcPr>
            <w:tcW w:w="1485" w:type="dxa"/>
            <w:tcBorders>
              <w:top w:val="single" w:sz="8" w:space="0" w:color="000000"/>
              <w:bottom w:val="single" w:sz="4" w:space="0" w:color="000000"/>
            </w:tcBorders>
          </w:tcPr>
          <w:p w14:paraId="723E87F7" w14:textId="77777777" w:rsidR="00620CF6" w:rsidRDefault="00000000">
            <w:pPr>
              <w:pStyle w:val="TableParagraph"/>
              <w:spacing w:before="123"/>
              <w:rPr>
                <w:sz w:val="20"/>
              </w:rPr>
            </w:pPr>
            <w:r>
              <w:rPr>
                <w:spacing w:val="-4"/>
                <w:sz w:val="20"/>
              </w:rPr>
              <w:t>Code</w:t>
            </w:r>
          </w:p>
        </w:tc>
        <w:tc>
          <w:tcPr>
            <w:tcW w:w="3236" w:type="dxa"/>
            <w:tcBorders>
              <w:top w:val="single" w:sz="8" w:space="0" w:color="000000"/>
              <w:bottom w:val="single" w:sz="4" w:space="0" w:color="000000"/>
            </w:tcBorders>
          </w:tcPr>
          <w:p w14:paraId="63F313E0" w14:textId="77777777" w:rsidR="00620CF6" w:rsidRDefault="00000000">
            <w:pPr>
              <w:pStyle w:val="TableParagraph"/>
              <w:spacing w:before="123"/>
              <w:ind w:left="290"/>
              <w:rPr>
                <w:sz w:val="20"/>
              </w:rPr>
            </w:pPr>
            <w:r>
              <w:rPr>
                <w:spacing w:val="-4"/>
                <w:sz w:val="20"/>
              </w:rPr>
              <w:t>Label</w:t>
            </w:r>
          </w:p>
        </w:tc>
        <w:tc>
          <w:tcPr>
            <w:tcW w:w="4784" w:type="dxa"/>
            <w:tcBorders>
              <w:top w:val="single" w:sz="8" w:space="0" w:color="000000"/>
              <w:bottom w:val="single" w:sz="4" w:space="0" w:color="000000"/>
            </w:tcBorders>
          </w:tcPr>
          <w:p w14:paraId="7F4E7008" w14:textId="77777777" w:rsidR="00620CF6" w:rsidRDefault="00000000">
            <w:pPr>
              <w:pStyle w:val="TableParagraph"/>
              <w:spacing w:before="123"/>
              <w:ind w:left="128"/>
              <w:rPr>
                <w:sz w:val="20"/>
              </w:rPr>
            </w:pPr>
            <w:r>
              <w:rPr>
                <w:spacing w:val="-2"/>
                <w:sz w:val="20"/>
              </w:rPr>
              <w:t>Description</w:t>
            </w:r>
          </w:p>
        </w:tc>
      </w:tr>
      <w:tr w:rsidR="00620CF6" w14:paraId="12E5C486" w14:textId="77777777">
        <w:trPr>
          <w:trHeight w:val="450"/>
        </w:trPr>
        <w:tc>
          <w:tcPr>
            <w:tcW w:w="1485" w:type="dxa"/>
            <w:tcBorders>
              <w:top w:val="single" w:sz="4" w:space="0" w:color="000000"/>
            </w:tcBorders>
            <w:shd w:val="clear" w:color="auto" w:fill="F7F7F7"/>
          </w:tcPr>
          <w:p w14:paraId="7887558A" w14:textId="77777777" w:rsidR="00620CF6" w:rsidRDefault="00000000">
            <w:pPr>
              <w:pStyle w:val="TableParagraph"/>
              <w:spacing w:before="125"/>
              <w:rPr>
                <w:sz w:val="20"/>
              </w:rPr>
            </w:pPr>
            <w:r>
              <w:rPr>
                <w:spacing w:val="-2"/>
                <w:sz w:val="20"/>
              </w:rPr>
              <w:t>p0p10</w:t>
            </w:r>
          </w:p>
        </w:tc>
        <w:tc>
          <w:tcPr>
            <w:tcW w:w="3236" w:type="dxa"/>
            <w:tcBorders>
              <w:top w:val="single" w:sz="4" w:space="0" w:color="000000"/>
            </w:tcBorders>
            <w:shd w:val="clear" w:color="auto" w:fill="F7F7F7"/>
          </w:tcPr>
          <w:p w14:paraId="7AE97F72" w14:textId="77777777" w:rsidR="00620CF6" w:rsidRDefault="00000000">
            <w:pPr>
              <w:pStyle w:val="TableParagraph"/>
              <w:spacing w:before="125"/>
              <w:ind w:left="290"/>
              <w:rPr>
                <w:sz w:val="20"/>
              </w:rPr>
            </w:pPr>
            <w:r>
              <w:rPr>
                <w:sz w:val="20"/>
              </w:rPr>
              <w:t>Poorest</w:t>
            </w:r>
            <w:r>
              <w:rPr>
                <w:spacing w:val="6"/>
                <w:sz w:val="20"/>
              </w:rPr>
              <w:t xml:space="preserve"> </w:t>
            </w:r>
            <w:r>
              <w:rPr>
                <w:spacing w:val="-5"/>
                <w:sz w:val="20"/>
              </w:rPr>
              <w:t>10%</w:t>
            </w:r>
          </w:p>
        </w:tc>
        <w:tc>
          <w:tcPr>
            <w:tcW w:w="4784" w:type="dxa"/>
            <w:tcBorders>
              <w:top w:val="single" w:sz="4" w:space="0" w:color="000000"/>
            </w:tcBorders>
            <w:shd w:val="clear" w:color="auto" w:fill="F7F7F7"/>
          </w:tcPr>
          <w:p w14:paraId="6ACB4367" w14:textId="77777777" w:rsidR="00620CF6" w:rsidRDefault="00000000">
            <w:pPr>
              <w:pStyle w:val="TableParagraph"/>
              <w:spacing w:before="125"/>
              <w:ind w:left="128"/>
              <w:rPr>
                <w:sz w:val="20"/>
              </w:rPr>
            </w:pPr>
            <w:r>
              <w:rPr>
                <w:sz w:val="20"/>
              </w:rPr>
              <w:t>Group</w:t>
            </w:r>
            <w:r>
              <w:rPr>
                <w:spacing w:val="-3"/>
                <w:sz w:val="20"/>
              </w:rPr>
              <w:t xml:space="preserve"> </w:t>
            </w:r>
            <w:r>
              <w:rPr>
                <w:sz w:val="20"/>
              </w:rPr>
              <w:t>representing</w:t>
            </w:r>
            <w:r>
              <w:rPr>
                <w:spacing w:val="-3"/>
                <w:sz w:val="20"/>
              </w:rPr>
              <w:t xml:space="preserve"> </w:t>
            </w:r>
            <w:r>
              <w:rPr>
                <w:sz w:val="20"/>
              </w:rPr>
              <w:t>the</w:t>
            </w:r>
            <w:r>
              <w:rPr>
                <w:spacing w:val="-3"/>
                <w:sz w:val="20"/>
              </w:rPr>
              <w:t xml:space="preserve"> </w:t>
            </w:r>
            <w:r>
              <w:rPr>
                <w:sz w:val="20"/>
              </w:rPr>
              <w:t>bottom</w:t>
            </w:r>
            <w:r>
              <w:rPr>
                <w:spacing w:val="-3"/>
                <w:sz w:val="20"/>
              </w:rPr>
              <w:t xml:space="preserve"> </w:t>
            </w:r>
            <w:r>
              <w:rPr>
                <w:sz w:val="20"/>
              </w:rPr>
              <w:t>decile</w:t>
            </w:r>
            <w:r>
              <w:rPr>
                <w:spacing w:val="-3"/>
                <w:sz w:val="20"/>
              </w:rPr>
              <w:t xml:space="preserve"> </w:t>
            </w:r>
            <w:r>
              <w:rPr>
                <w:sz w:val="20"/>
              </w:rPr>
              <w:t>(10%)</w:t>
            </w:r>
            <w:r>
              <w:rPr>
                <w:spacing w:val="-2"/>
                <w:sz w:val="20"/>
              </w:rPr>
              <w:t xml:space="preserve"> </w:t>
            </w:r>
            <w:r>
              <w:rPr>
                <w:sz w:val="20"/>
              </w:rPr>
              <w:t>of</w:t>
            </w:r>
            <w:r>
              <w:rPr>
                <w:spacing w:val="-3"/>
                <w:sz w:val="20"/>
              </w:rPr>
              <w:t xml:space="preserve"> </w:t>
            </w:r>
            <w:r>
              <w:rPr>
                <w:spacing w:val="-5"/>
                <w:sz w:val="20"/>
              </w:rPr>
              <w:t>the</w:t>
            </w:r>
          </w:p>
        </w:tc>
      </w:tr>
      <w:tr w:rsidR="00620CF6" w14:paraId="55EA3160" w14:textId="77777777">
        <w:trPr>
          <w:trHeight w:val="398"/>
        </w:trPr>
        <w:tc>
          <w:tcPr>
            <w:tcW w:w="1485" w:type="dxa"/>
            <w:shd w:val="clear" w:color="auto" w:fill="F7F7F7"/>
          </w:tcPr>
          <w:p w14:paraId="13B11722" w14:textId="77777777" w:rsidR="00620CF6" w:rsidRDefault="00620CF6">
            <w:pPr>
              <w:pStyle w:val="TableParagraph"/>
              <w:spacing w:before="0"/>
              <w:ind w:left="0"/>
              <w:rPr>
                <w:rFonts w:ascii="Times New Roman"/>
                <w:sz w:val="20"/>
              </w:rPr>
            </w:pPr>
          </w:p>
        </w:tc>
        <w:tc>
          <w:tcPr>
            <w:tcW w:w="3236" w:type="dxa"/>
            <w:shd w:val="clear" w:color="auto" w:fill="F7F7F7"/>
          </w:tcPr>
          <w:p w14:paraId="0BD12DA6" w14:textId="77777777" w:rsidR="00620CF6" w:rsidRDefault="00620CF6">
            <w:pPr>
              <w:pStyle w:val="TableParagraph"/>
              <w:spacing w:before="0"/>
              <w:ind w:left="0"/>
              <w:rPr>
                <w:rFonts w:ascii="Times New Roman"/>
                <w:sz w:val="20"/>
              </w:rPr>
            </w:pPr>
          </w:p>
        </w:tc>
        <w:tc>
          <w:tcPr>
            <w:tcW w:w="4784" w:type="dxa"/>
            <w:shd w:val="clear" w:color="auto" w:fill="F7F7F7"/>
          </w:tcPr>
          <w:p w14:paraId="72D0F8EB" w14:textId="77777777" w:rsidR="00620CF6" w:rsidRDefault="00000000">
            <w:pPr>
              <w:pStyle w:val="TableParagraph"/>
              <w:spacing w:before="72"/>
              <w:ind w:left="128"/>
              <w:rPr>
                <w:sz w:val="20"/>
              </w:rPr>
            </w:pPr>
            <w:r>
              <w:rPr>
                <w:sz w:val="20"/>
              </w:rPr>
              <w:t>wealth</w:t>
            </w:r>
            <w:r>
              <w:rPr>
                <w:spacing w:val="-2"/>
                <w:sz w:val="20"/>
              </w:rPr>
              <w:t xml:space="preserve"> </w:t>
            </w:r>
            <w:r>
              <w:rPr>
                <w:sz w:val="20"/>
              </w:rPr>
              <w:t>distribution,</w:t>
            </w:r>
            <w:r>
              <w:rPr>
                <w:spacing w:val="-1"/>
                <w:sz w:val="20"/>
              </w:rPr>
              <w:t xml:space="preserve"> </w:t>
            </w:r>
            <w:r>
              <w:rPr>
                <w:sz w:val="20"/>
              </w:rPr>
              <w:t>meaning</w:t>
            </w:r>
            <w:r>
              <w:rPr>
                <w:spacing w:val="-2"/>
                <w:sz w:val="20"/>
              </w:rPr>
              <w:t xml:space="preserve"> </w:t>
            </w:r>
            <w:r>
              <w:rPr>
                <w:sz w:val="20"/>
              </w:rPr>
              <w:t>that</w:t>
            </w:r>
            <w:r>
              <w:rPr>
                <w:spacing w:val="-1"/>
                <w:sz w:val="20"/>
              </w:rPr>
              <w:t xml:space="preserve"> </w:t>
            </w:r>
            <w:r>
              <w:rPr>
                <w:sz w:val="20"/>
              </w:rPr>
              <w:t>90%</w:t>
            </w:r>
            <w:r>
              <w:rPr>
                <w:spacing w:val="-1"/>
                <w:sz w:val="20"/>
              </w:rPr>
              <w:t xml:space="preserve"> </w:t>
            </w:r>
            <w:r>
              <w:rPr>
                <w:sz w:val="20"/>
              </w:rPr>
              <w:t>of</w:t>
            </w:r>
            <w:r>
              <w:rPr>
                <w:spacing w:val="-2"/>
                <w:sz w:val="20"/>
              </w:rPr>
              <w:t xml:space="preserve"> </w:t>
            </w:r>
            <w:r>
              <w:rPr>
                <w:spacing w:val="-5"/>
                <w:sz w:val="20"/>
              </w:rPr>
              <w:t>the</w:t>
            </w:r>
          </w:p>
        </w:tc>
      </w:tr>
      <w:tr w:rsidR="00620CF6" w14:paraId="1F506115" w14:textId="77777777">
        <w:trPr>
          <w:trHeight w:val="398"/>
        </w:trPr>
        <w:tc>
          <w:tcPr>
            <w:tcW w:w="1485" w:type="dxa"/>
            <w:shd w:val="clear" w:color="auto" w:fill="F7F7F7"/>
          </w:tcPr>
          <w:p w14:paraId="14752032" w14:textId="77777777" w:rsidR="00620CF6" w:rsidRDefault="00620CF6">
            <w:pPr>
              <w:pStyle w:val="TableParagraph"/>
              <w:spacing w:before="0"/>
              <w:ind w:left="0"/>
              <w:rPr>
                <w:rFonts w:ascii="Times New Roman"/>
                <w:sz w:val="20"/>
              </w:rPr>
            </w:pPr>
          </w:p>
        </w:tc>
        <w:tc>
          <w:tcPr>
            <w:tcW w:w="3236" w:type="dxa"/>
            <w:shd w:val="clear" w:color="auto" w:fill="F7F7F7"/>
          </w:tcPr>
          <w:p w14:paraId="6C60DC5A" w14:textId="77777777" w:rsidR="00620CF6" w:rsidRDefault="00620CF6">
            <w:pPr>
              <w:pStyle w:val="TableParagraph"/>
              <w:spacing w:before="0"/>
              <w:ind w:left="0"/>
              <w:rPr>
                <w:rFonts w:ascii="Times New Roman"/>
                <w:sz w:val="20"/>
              </w:rPr>
            </w:pPr>
          </w:p>
        </w:tc>
        <w:tc>
          <w:tcPr>
            <w:tcW w:w="4784" w:type="dxa"/>
            <w:shd w:val="clear" w:color="auto" w:fill="F7F7F7"/>
          </w:tcPr>
          <w:p w14:paraId="5AF25FC1" w14:textId="77777777" w:rsidR="00620CF6" w:rsidRDefault="00000000">
            <w:pPr>
              <w:pStyle w:val="TableParagraph"/>
              <w:spacing w:before="72"/>
              <w:ind w:left="128"/>
              <w:rPr>
                <w:sz w:val="20"/>
              </w:rPr>
            </w:pPr>
            <w:r>
              <w:rPr>
                <w:spacing w:val="-4"/>
                <w:sz w:val="20"/>
              </w:rPr>
              <w:t>population</w:t>
            </w:r>
            <w:r>
              <w:rPr>
                <w:spacing w:val="-3"/>
                <w:sz w:val="20"/>
              </w:rPr>
              <w:t xml:space="preserve"> </w:t>
            </w:r>
            <w:r>
              <w:rPr>
                <w:spacing w:val="-4"/>
                <w:sz w:val="20"/>
              </w:rPr>
              <w:t>would</w:t>
            </w:r>
            <w:r>
              <w:rPr>
                <w:spacing w:val="-2"/>
                <w:sz w:val="20"/>
              </w:rPr>
              <w:t xml:space="preserve"> </w:t>
            </w:r>
            <w:r>
              <w:rPr>
                <w:spacing w:val="-4"/>
                <w:sz w:val="20"/>
              </w:rPr>
              <w:t>have</w:t>
            </w:r>
            <w:r>
              <w:rPr>
                <w:spacing w:val="-2"/>
                <w:sz w:val="20"/>
              </w:rPr>
              <w:t xml:space="preserve"> </w:t>
            </w:r>
            <w:r>
              <w:rPr>
                <w:spacing w:val="-4"/>
                <w:sz w:val="20"/>
              </w:rPr>
              <w:t>higher</w:t>
            </w:r>
            <w:r>
              <w:rPr>
                <w:spacing w:val="-3"/>
                <w:sz w:val="20"/>
              </w:rPr>
              <w:t xml:space="preserve"> </w:t>
            </w:r>
            <w:r>
              <w:rPr>
                <w:spacing w:val="-4"/>
                <w:sz w:val="20"/>
              </w:rPr>
              <w:t>wealth</w:t>
            </w:r>
            <w:r>
              <w:rPr>
                <w:spacing w:val="-2"/>
                <w:sz w:val="20"/>
              </w:rPr>
              <w:t xml:space="preserve"> </w:t>
            </w:r>
            <w:r>
              <w:rPr>
                <w:spacing w:val="-4"/>
                <w:sz w:val="20"/>
              </w:rPr>
              <w:t>levels</w:t>
            </w:r>
            <w:r>
              <w:rPr>
                <w:spacing w:val="-2"/>
                <w:sz w:val="20"/>
              </w:rPr>
              <w:t xml:space="preserve"> </w:t>
            </w:r>
            <w:r>
              <w:rPr>
                <w:spacing w:val="-5"/>
                <w:sz w:val="20"/>
              </w:rPr>
              <w:t>in</w:t>
            </w:r>
          </w:p>
        </w:tc>
      </w:tr>
      <w:tr w:rsidR="00620CF6" w14:paraId="4D08EEB8" w14:textId="77777777">
        <w:trPr>
          <w:trHeight w:val="402"/>
        </w:trPr>
        <w:tc>
          <w:tcPr>
            <w:tcW w:w="1485" w:type="dxa"/>
            <w:shd w:val="clear" w:color="auto" w:fill="F7F7F7"/>
          </w:tcPr>
          <w:p w14:paraId="69A920AB" w14:textId="77777777" w:rsidR="00620CF6" w:rsidRDefault="00620CF6">
            <w:pPr>
              <w:pStyle w:val="TableParagraph"/>
              <w:spacing w:before="0"/>
              <w:ind w:left="0"/>
              <w:rPr>
                <w:rFonts w:ascii="Times New Roman"/>
                <w:sz w:val="20"/>
              </w:rPr>
            </w:pPr>
          </w:p>
        </w:tc>
        <w:tc>
          <w:tcPr>
            <w:tcW w:w="3236" w:type="dxa"/>
            <w:shd w:val="clear" w:color="auto" w:fill="F7F7F7"/>
          </w:tcPr>
          <w:p w14:paraId="18572940" w14:textId="77777777" w:rsidR="00620CF6" w:rsidRDefault="00620CF6">
            <w:pPr>
              <w:pStyle w:val="TableParagraph"/>
              <w:spacing w:before="0"/>
              <w:ind w:left="0"/>
              <w:rPr>
                <w:rFonts w:ascii="Times New Roman"/>
                <w:sz w:val="20"/>
              </w:rPr>
            </w:pPr>
          </w:p>
        </w:tc>
        <w:tc>
          <w:tcPr>
            <w:tcW w:w="4784" w:type="dxa"/>
            <w:shd w:val="clear" w:color="auto" w:fill="F7F7F7"/>
          </w:tcPr>
          <w:p w14:paraId="62D629A8" w14:textId="77777777" w:rsidR="00620CF6" w:rsidRDefault="00000000">
            <w:pPr>
              <w:pStyle w:val="TableParagraph"/>
              <w:spacing w:before="72"/>
              <w:ind w:left="128"/>
              <w:rPr>
                <w:sz w:val="20"/>
              </w:rPr>
            </w:pPr>
            <w:r>
              <w:rPr>
                <w:spacing w:val="-2"/>
                <w:sz w:val="20"/>
              </w:rPr>
              <w:t>comparison.</w:t>
            </w:r>
          </w:p>
        </w:tc>
      </w:tr>
      <w:tr w:rsidR="00620CF6" w14:paraId="6AC390C7" w14:textId="77777777">
        <w:trPr>
          <w:trHeight w:val="398"/>
        </w:trPr>
        <w:tc>
          <w:tcPr>
            <w:tcW w:w="1485" w:type="dxa"/>
          </w:tcPr>
          <w:p w14:paraId="6ABAD6C4" w14:textId="77777777" w:rsidR="00620CF6" w:rsidRDefault="00000000">
            <w:pPr>
              <w:pStyle w:val="TableParagraph"/>
              <w:rPr>
                <w:sz w:val="20"/>
              </w:rPr>
            </w:pPr>
            <w:r>
              <w:rPr>
                <w:spacing w:val="-2"/>
                <w:sz w:val="20"/>
              </w:rPr>
              <w:t>p0p100</w:t>
            </w:r>
          </w:p>
        </w:tc>
        <w:tc>
          <w:tcPr>
            <w:tcW w:w="3236" w:type="dxa"/>
          </w:tcPr>
          <w:p w14:paraId="1CCE19D0" w14:textId="77777777" w:rsidR="00620CF6" w:rsidRDefault="00000000">
            <w:pPr>
              <w:pStyle w:val="TableParagraph"/>
              <w:ind w:left="290"/>
              <w:rPr>
                <w:sz w:val="20"/>
              </w:rPr>
            </w:pPr>
            <w:r>
              <w:rPr>
                <w:spacing w:val="-2"/>
                <w:sz w:val="20"/>
              </w:rPr>
              <w:t>Overall</w:t>
            </w:r>
            <w:r>
              <w:rPr>
                <w:spacing w:val="-3"/>
                <w:sz w:val="20"/>
              </w:rPr>
              <w:t xml:space="preserve"> </w:t>
            </w:r>
            <w:r>
              <w:rPr>
                <w:spacing w:val="-2"/>
                <w:sz w:val="20"/>
              </w:rPr>
              <w:t>Population</w:t>
            </w:r>
          </w:p>
        </w:tc>
        <w:tc>
          <w:tcPr>
            <w:tcW w:w="4784" w:type="dxa"/>
          </w:tcPr>
          <w:p w14:paraId="29C0F6AA" w14:textId="77777777" w:rsidR="00620CF6" w:rsidRDefault="00000000">
            <w:pPr>
              <w:pStyle w:val="TableParagraph"/>
              <w:ind w:left="128"/>
              <w:rPr>
                <w:sz w:val="20"/>
              </w:rPr>
            </w:pPr>
            <w:r>
              <w:rPr>
                <w:spacing w:val="-2"/>
                <w:sz w:val="20"/>
              </w:rPr>
              <w:t>Everyone</w:t>
            </w:r>
            <w:r>
              <w:rPr>
                <w:sz w:val="20"/>
              </w:rPr>
              <w:t xml:space="preserve"> </w:t>
            </w:r>
            <w:r>
              <w:rPr>
                <w:spacing w:val="-2"/>
                <w:sz w:val="20"/>
              </w:rPr>
              <w:t>in</w:t>
            </w:r>
            <w:r>
              <w:rPr>
                <w:sz w:val="20"/>
              </w:rPr>
              <w:t xml:space="preserve"> </w:t>
            </w:r>
            <w:r>
              <w:rPr>
                <w:spacing w:val="-2"/>
                <w:sz w:val="20"/>
              </w:rPr>
              <w:t>the</w:t>
            </w:r>
            <w:r>
              <w:rPr>
                <w:sz w:val="20"/>
              </w:rPr>
              <w:t xml:space="preserve"> </w:t>
            </w:r>
            <w:r>
              <w:rPr>
                <w:spacing w:val="-2"/>
                <w:sz w:val="20"/>
              </w:rPr>
              <w:t>reference</w:t>
            </w:r>
            <w:r>
              <w:rPr>
                <w:sz w:val="20"/>
              </w:rPr>
              <w:t xml:space="preserve"> </w:t>
            </w:r>
            <w:r>
              <w:rPr>
                <w:spacing w:val="-2"/>
                <w:sz w:val="20"/>
              </w:rPr>
              <w:t>population</w:t>
            </w:r>
          </w:p>
        </w:tc>
      </w:tr>
      <w:tr w:rsidR="00620CF6" w14:paraId="06FF3FF0" w14:textId="77777777">
        <w:trPr>
          <w:trHeight w:val="394"/>
        </w:trPr>
        <w:tc>
          <w:tcPr>
            <w:tcW w:w="1485" w:type="dxa"/>
            <w:shd w:val="clear" w:color="auto" w:fill="F7F7F7"/>
          </w:tcPr>
          <w:p w14:paraId="6B9604E5" w14:textId="77777777" w:rsidR="00620CF6" w:rsidRDefault="00000000">
            <w:pPr>
              <w:pStyle w:val="TableParagraph"/>
              <w:rPr>
                <w:sz w:val="20"/>
              </w:rPr>
            </w:pPr>
            <w:r>
              <w:rPr>
                <w:spacing w:val="-2"/>
                <w:sz w:val="20"/>
              </w:rPr>
              <w:t>p90p99</w:t>
            </w:r>
          </w:p>
        </w:tc>
        <w:tc>
          <w:tcPr>
            <w:tcW w:w="3236" w:type="dxa"/>
            <w:shd w:val="clear" w:color="auto" w:fill="F7F7F7"/>
          </w:tcPr>
          <w:p w14:paraId="7546C6E4" w14:textId="77777777" w:rsidR="00620CF6" w:rsidRDefault="00000000">
            <w:pPr>
              <w:pStyle w:val="TableParagraph"/>
              <w:ind w:left="290"/>
              <w:rPr>
                <w:sz w:val="20"/>
              </w:rPr>
            </w:pPr>
            <w:r>
              <w:rPr>
                <w:sz w:val="20"/>
              </w:rPr>
              <w:t>Next</w:t>
            </w:r>
            <w:r>
              <w:rPr>
                <w:spacing w:val="16"/>
                <w:sz w:val="20"/>
              </w:rPr>
              <w:t xml:space="preserve"> </w:t>
            </w:r>
            <w:r>
              <w:rPr>
                <w:sz w:val="20"/>
              </w:rPr>
              <w:t>9%</w:t>
            </w:r>
            <w:r>
              <w:rPr>
                <w:spacing w:val="17"/>
                <w:sz w:val="20"/>
              </w:rPr>
              <w:t xml:space="preserve"> </w:t>
            </w:r>
            <w:r>
              <w:rPr>
                <w:sz w:val="20"/>
              </w:rPr>
              <w:t>(90th-99th</w:t>
            </w:r>
            <w:r>
              <w:rPr>
                <w:spacing w:val="17"/>
                <w:sz w:val="20"/>
              </w:rPr>
              <w:t xml:space="preserve"> </w:t>
            </w:r>
            <w:r>
              <w:rPr>
                <w:spacing w:val="-2"/>
                <w:sz w:val="20"/>
              </w:rPr>
              <w:t>Percentiles)</w:t>
            </w:r>
          </w:p>
        </w:tc>
        <w:tc>
          <w:tcPr>
            <w:tcW w:w="4784" w:type="dxa"/>
            <w:shd w:val="clear" w:color="auto" w:fill="F7F7F7"/>
          </w:tcPr>
          <w:p w14:paraId="374902DA" w14:textId="77777777" w:rsidR="00620CF6" w:rsidRDefault="00000000">
            <w:pPr>
              <w:pStyle w:val="TableParagraph"/>
              <w:ind w:left="128"/>
              <w:rPr>
                <w:sz w:val="20"/>
              </w:rPr>
            </w:pPr>
            <w:r>
              <w:rPr>
                <w:sz w:val="20"/>
              </w:rPr>
              <w:t>Group</w:t>
            </w:r>
            <w:r>
              <w:rPr>
                <w:spacing w:val="-5"/>
                <w:sz w:val="20"/>
              </w:rPr>
              <w:t xml:space="preserve"> </w:t>
            </w:r>
            <w:r>
              <w:rPr>
                <w:sz w:val="20"/>
              </w:rPr>
              <w:t>with</w:t>
            </w:r>
            <w:r>
              <w:rPr>
                <w:spacing w:val="-5"/>
                <w:sz w:val="20"/>
              </w:rPr>
              <w:t xml:space="preserve"> </w:t>
            </w:r>
            <w:r>
              <w:rPr>
                <w:sz w:val="20"/>
              </w:rPr>
              <w:t>wealth</w:t>
            </w:r>
            <w:r>
              <w:rPr>
                <w:spacing w:val="-4"/>
                <w:sz w:val="20"/>
              </w:rPr>
              <w:t xml:space="preserve"> </w:t>
            </w:r>
            <w:r>
              <w:rPr>
                <w:sz w:val="20"/>
              </w:rPr>
              <w:t>level</w:t>
            </w:r>
            <w:r>
              <w:rPr>
                <w:spacing w:val="-5"/>
                <w:sz w:val="20"/>
              </w:rPr>
              <w:t xml:space="preserve"> </w:t>
            </w:r>
            <w:r>
              <w:rPr>
                <w:sz w:val="20"/>
              </w:rPr>
              <w:t>higher</w:t>
            </w:r>
            <w:r>
              <w:rPr>
                <w:spacing w:val="-5"/>
                <w:sz w:val="20"/>
              </w:rPr>
              <w:t xml:space="preserve"> </w:t>
            </w:r>
            <w:r>
              <w:rPr>
                <w:sz w:val="20"/>
              </w:rPr>
              <w:t>than</w:t>
            </w:r>
            <w:r>
              <w:rPr>
                <w:spacing w:val="-4"/>
                <w:sz w:val="20"/>
              </w:rPr>
              <w:t xml:space="preserve"> </w:t>
            </w:r>
            <w:r>
              <w:rPr>
                <w:sz w:val="20"/>
              </w:rPr>
              <w:t>the</w:t>
            </w:r>
            <w:r>
              <w:rPr>
                <w:spacing w:val="-5"/>
                <w:sz w:val="20"/>
              </w:rPr>
              <w:t xml:space="preserve"> </w:t>
            </w:r>
            <w:r>
              <w:rPr>
                <w:sz w:val="20"/>
              </w:rPr>
              <w:t>top</w:t>
            </w:r>
            <w:r>
              <w:rPr>
                <w:spacing w:val="-4"/>
                <w:sz w:val="20"/>
              </w:rPr>
              <w:t xml:space="preserve"> </w:t>
            </w:r>
            <w:r>
              <w:rPr>
                <w:spacing w:val="-2"/>
                <w:sz w:val="20"/>
              </w:rPr>
              <w:t>decile</w:t>
            </w:r>
          </w:p>
        </w:tc>
      </w:tr>
      <w:tr w:rsidR="00620CF6" w14:paraId="163D7C7A" w14:textId="77777777">
        <w:trPr>
          <w:trHeight w:val="398"/>
        </w:trPr>
        <w:tc>
          <w:tcPr>
            <w:tcW w:w="1485" w:type="dxa"/>
            <w:shd w:val="clear" w:color="auto" w:fill="F7F7F7"/>
          </w:tcPr>
          <w:p w14:paraId="09448C65" w14:textId="77777777" w:rsidR="00620CF6" w:rsidRDefault="00620CF6">
            <w:pPr>
              <w:pStyle w:val="TableParagraph"/>
              <w:spacing w:before="0"/>
              <w:ind w:left="0"/>
              <w:rPr>
                <w:rFonts w:ascii="Times New Roman"/>
                <w:sz w:val="20"/>
              </w:rPr>
            </w:pPr>
          </w:p>
        </w:tc>
        <w:tc>
          <w:tcPr>
            <w:tcW w:w="3236" w:type="dxa"/>
            <w:shd w:val="clear" w:color="auto" w:fill="F7F7F7"/>
          </w:tcPr>
          <w:p w14:paraId="25CAA6A1" w14:textId="77777777" w:rsidR="00620CF6" w:rsidRDefault="00620CF6">
            <w:pPr>
              <w:pStyle w:val="TableParagraph"/>
              <w:spacing w:before="0"/>
              <w:ind w:left="0"/>
              <w:rPr>
                <w:rFonts w:ascii="Times New Roman"/>
                <w:sz w:val="20"/>
              </w:rPr>
            </w:pPr>
          </w:p>
        </w:tc>
        <w:tc>
          <w:tcPr>
            <w:tcW w:w="4784" w:type="dxa"/>
            <w:shd w:val="clear" w:color="auto" w:fill="F7F7F7"/>
          </w:tcPr>
          <w:p w14:paraId="6A674135" w14:textId="77777777" w:rsidR="00620CF6" w:rsidRDefault="00000000">
            <w:pPr>
              <w:pStyle w:val="TableParagraph"/>
              <w:spacing w:before="72"/>
              <w:ind w:left="128"/>
              <w:rPr>
                <w:sz w:val="20"/>
              </w:rPr>
            </w:pPr>
            <w:r>
              <w:rPr>
                <w:sz w:val="20"/>
              </w:rPr>
              <w:t>but</w:t>
            </w:r>
            <w:r>
              <w:rPr>
                <w:spacing w:val="-3"/>
                <w:sz w:val="20"/>
              </w:rPr>
              <w:t xml:space="preserve"> </w:t>
            </w:r>
            <w:r>
              <w:rPr>
                <w:sz w:val="20"/>
              </w:rPr>
              <w:t>not</w:t>
            </w:r>
            <w:r>
              <w:rPr>
                <w:spacing w:val="-2"/>
                <w:sz w:val="20"/>
              </w:rPr>
              <w:t xml:space="preserve"> </w:t>
            </w:r>
            <w:r>
              <w:rPr>
                <w:sz w:val="20"/>
              </w:rPr>
              <w:t>high</w:t>
            </w:r>
            <w:r>
              <w:rPr>
                <w:spacing w:val="-2"/>
                <w:sz w:val="20"/>
              </w:rPr>
              <w:t xml:space="preserve"> </w:t>
            </w:r>
            <w:r>
              <w:rPr>
                <w:sz w:val="20"/>
              </w:rPr>
              <w:t>enough</w:t>
            </w:r>
            <w:r>
              <w:rPr>
                <w:spacing w:val="-2"/>
                <w:sz w:val="20"/>
              </w:rPr>
              <w:t xml:space="preserve"> </w:t>
            </w:r>
            <w:r>
              <w:rPr>
                <w:sz w:val="20"/>
              </w:rPr>
              <w:t>to</w:t>
            </w:r>
            <w:r>
              <w:rPr>
                <w:spacing w:val="-2"/>
                <w:sz w:val="20"/>
              </w:rPr>
              <w:t xml:space="preserve"> </w:t>
            </w:r>
            <w:r>
              <w:rPr>
                <w:sz w:val="20"/>
              </w:rPr>
              <w:t>enter</w:t>
            </w:r>
            <w:r>
              <w:rPr>
                <w:spacing w:val="-2"/>
                <w:sz w:val="20"/>
              </w:rPr>
              <w:t xml:space="preserve"> </w:t>
            </w:r>
            <w:r>
              <w:rPr>
                <w:sz w:val="20"/>
              </w:rPr>
              <w:t>the</w:t>
            </w:r>
            <w:r>
              <w:rPr>
                <w:spacing w:val="-2"/>
                <w:sz w:val="20"/>
              </w:rPr>
              <w:t xml:space="preserve"> </w:t>
            </w:r>
            <w:r>
              <w:rPr>
                <w:sz w:val="20"/>
              </w:rPr>
              <w:t>group</w:t>
            </w:r>
            <w:r>
              <w:rPr>
                <w:spacing w:val="-3"/>
                <w:sz w:val="20"/>
              </w:rPr>
              <w:t xml:space="preserve"> </w:t>
            </w:r>
            <w:r>
              <w:rPr>
                <w:sz w:val="20"/>
              </w:rPr>
              <w:t>of</w:t>
            </w:r>
            <w:r>
              <w:rPr>
                <w:spacing w:val="-2"/>
                <w:sz w:val="20"/>
              </w:rPr>
              <w:t xml:space="preserve"> </w:t>
            </w:r>
            <w:r>
              <w:rPr>
                <w:spacing w:val="-5"/>
                <w:sz w:val="20"/>
              </w:rPr>
              <w:t>the</w:t>
            </w:r>
          </w:p>
        </w:tc>
      </w:tr>
      <w:tr w:rsidR="00620CF6" w14:paraId="573CC6A8" w14:textId="77777777">
        <w:trPr>
          <w:trHeight w:val="402"/>
        </w:trPr>
        <w:tc>
          <w:tcPr>
            <w:tcW w:w="1485" w:type="dxa"/>
            <w:shd w:val="clear" w:color="auto" w:fill="F7F7F7"/>
          </w:tcPr>
          <w:p w14:paraId="4FDD0F37" w14:textId="77777777" w:rsidR="00620CF6" w:rsidRDefault="00620CF6">
            <w:pPr>
              <w:pStyle w:val="TableParagraph"/>
              <w:spacing w:before="0"/>
              <w:ind w:left="0"/>
              <w:rPr>
                <w:rFonts w:ascii="Times New Roman"/>
                <w:sz w:val="20"/>
              </w:rPr>
            </w:pPr>
          </w:p>
        </w:tc>
        <w:tc>
          <w:tcPr>
            <w:tcW w:w="3236" w:type="dxa"/>
            <w:shd w:val="clear" w:color="auto" w:fill="F7F7F7"/>
          </w:tcPr>
          <w:p w14:paraId="6E9D81FA" w14:textId="77777777" w:rsidR="00620CF6" w:rsidRDefault="00620CF6">
            <w:pPr>
              <w:pStyle w:val="TableParagraph"/>
              <w:spacing w:before="0"/>
              <w:ind w:left="0"/>
              <w:rPr>
                <w:rFonts w:ascii="Times New Roman"/>
                <w:sz w:val="20"/>
              </w:rPr>
            </w:pPr>
          </w:p>
        </w:tc>
        <w:tc>
          <w:tcPr>
            <w:tcW w:w="4784" w:type="dxa"/>
            <w:shd w:val="clear" w:color="auto" w:fill="F7F7F7"/>
          </w:tcPr>
          <w:p w14:paraId="2B903B39" w14:textId="77777777" w:rsidR="00620CF6" w:rsidRDefault="00000000">
            <w:pPr>
              <w:pStyle w:val="TableParagraph"/>
              <w:spacing w:before="72"/>
              <w:ind w:left="128"/>
              <w:rPr>
                <w:sz w:val="20"/>
              </w:rPr>
            </w:pPr>
            <w:r>
              <w:rPr>
                <w:sz w:val="20"/>
              </w:rPr>
              <w:t>richest</w:t>
            </w:r>
            <w:r>
              <w:rPr>
                <w:spacing w:val="9"/>
                <w:sz w:val="20"/>
              </w:rPr>
              <w:t xml:space="preserve"> </w:t>
            </w:r>
            <w:r>
              <w:rPr>
                <w:sz w:val="20"/>
              </w:rPr>
              <w:t>1</w:t>
            </w:r>
            <w:r>
              <w:rPr>
                <w:spacing w:val="9"/>
                <w:sz w:val="20"/>
              </w:rPr>
              <w:t xml:space="preserve"> </w:t>
            </w:r>
            <w:r>
              <w:rPr>
                <w:sz w:val="20"/>
              </w:rPr>
              <w:t>%</w:t>
            </w:r>
            <w:r>
              <w:rPr>
                <w:spacing w:val="9"/>
                <w:sz w:val="20"/>
              </w:rPr>
              <w:t xml:space="preserve"> </w:t>
            </w:r>
            <w:r>
              <w:rPr>
                <w:sz w:val="20"/>
              </w:rPr>
              <w:t>in</w:t>
            </w:r>
            <w:r>
              <w:rPr>
                <w:spacing w:val="10"/>
                <w:sz w:val="20"/>
              </w:rPr>
              <w:t xml:space="preserve"> </w:t>
            </w:r>
            <w:r>
              <w:rPr>
                <w:sz w:val="20"/>
              </w:rPr>
              <w:t>the</w:t>
            </w:r>
            <w:r>
              <w:rPr>
                <w:spacing w:val="9"/>
                <w:sz w:val="20"/>
              </w:rPr>
              <w:t xml:space="preserve"> </w:t>
            </w:r>
            <w:r>
              <w:rPr>
                <w:spacing w:val="-2"/>
                <w:sz w:val="20"/>
              </w:rPr>
              <w:t>population</w:t>
            </w:r>
          </w:p>
        </w:tc>
      </w:tr>
      <w:tr w:rsidR="00620CF6" w14:paraId="3589A487" w14:textId="77777777">
        <w:trPr>
          <w:trHeight w:val="394"/>
        </w:trPr>
        <w:tc>
          <w:tcPr>
            <w:tcW w:w="1485" w:type="dxa"/>
          </w:tcPr>
          <w:p w14:paraId="519E09C6" w14:textId="77777777" w:rsidR="00620CF6" w:rsidRDefault="00000000">
            <w:pPr>
              <w:pStyle w:val="TableParagraph"/>
              <w:rPr>
                <w:sz w:val="20"/>
              </w:rPr>
            </w:pPr>
            <w:r>
              <w:rPr>
                <w:spacing w:val="-2"/>
                <w:sz w:val="20"/>
              </w:rPr>
              <w:t>p99.999p100</w:t>
            </w:r>
          </w:p>
        </w:tc>
        <w:tc>
          <w:tcPr>
            <w:tcW w:w="3236" w:type="dxa"/>
          </w:tcPr>
          <w:p w14:paraId="36E9DC9A" w14:textId="77777777" w:rsidR="00620CF6" w:rsidRDefault="00000000">
            <w:pPr>
              <w:pStyle w:val="TableParagraph"/>
              <w:ind w:left="290"/>
              <w:rPr>
                <w:sz w:val="20"/>
              </w:rPr>
            </w:pPr>
            <w:r>
              <w:rPr>
                <w:sz w:val="20"/>
              </w:rPr>
              <w:t>Richest</w:t>
            </w:r>
            <w:r>
              <w:rPr>
                <w:spacing w:val="11"/>
                <w:sz w:val="20"/>
              </w:rPr>
              <w:t xml:space="preserve"> </w:t>
            </w:r>
            <w:r>
              <w:rPr>
                <w:spacing w:val="-2"/>
                <w:sz w:val="20"/>
              </w:rPr>
              <w:t>0.001%</w:t>
            </w:r>
          </w:p>
        </w:tc>
        <w:tc>
          <w:tcPr>
            <w:tcW w:w="4784" w:type="dxa"/>
          </w:tcPr>
          <w:p w14:paraId="44C0DA75" w14:textId="77777777" w:rsidR="00620CF6" w:rsidRDefault="00000000">
            <w:pPr>
              <w:pStyle w:val="TableParagraph"/>
              <w:ind w:left="128"/>
              <w:rPr>
                <w:sz w:val="20"/>
              </w:rPr>
            </w:pPr>
            <w:r>
              <w:rPr>
                <w:sz w:val="20"/>
              </w:rPr>
              <w:t>Group</w:t>
            </w:r>
            <w:r>
              <w:rPr>
                <w:spacing w:val="-6"/>
                <w:sz w:val="20"/>
              </w:rPr>
              <w:t xml:space="preserve"> </w:t>
            </w:r>
            <w:r>
              <w:rPr>
                <w:sz w:val="20"/>
              </w:rPr>
              <w:t>representing</w:t>
            </w:r>
            <w:r>
              <w:rPr>
                <w:spacing w:val="-6"/>
                <w:sz w:val="20"/>
              </w:rPr>
              <w:t xml:space="preserve"> </w:t>
            </w:r>
            <w:r>
              <w:rPr>
                <w:sz w:val="20"/>
              </w:rPr>
              <w:t>the</w:t>
            </w:r>
            <w:r>
              <w:rPr>
                <w:spacing w:val="-6"/>
                <w:sz w:val="20"/>
              </w:rPr>
              <w:t xml:space="preserve"> </w:t>
            </w:r>
            <w:r>
              <w:rPr>
                <w:sz w:val="20"/>
              </w:rPr>
              <w:t>richest</w:t>
            </w:r>
            <w:r>
              <w:rPr>
                <w:spacing w:val="-5"/>
                <w:sz w:val="20"/>
              </w:rPr>
              <w:t xml:space="preserve"> </w:t>
            </w:r>
            <w:r>
              <w:rPr>
                <w:sz w:val="20"/>
              </w:rPr>
              <w:t>0.001%</w:t>
            </w:r>
            <w:r>
              <w:rPr>
                <w:spacing w:val="-6"/>
                <w:sz w:val="20"/>
              </w:rPr>
              <w:t xml:space="preserve"> </w:t>
            </w:r>
            <w:r>
              <w:rPr>
                <w:sz w:val="20"/>
              </w:rPr>
              <w:t>of</w:t>
            </w:r>
            <w:r>
              <w:rPr>
                <w:spacing w:val="-6"/>
                <w:sz w:val="20"/>
              </w:rPr>
              <w:t xml:space="preserve"> </w:t>
            </w:r>
            <w:r>
              <w:rPr>
                <w:sz w:val="20"/>
              </w:rPr>
              <w:t>the</w:t>
            </w:r>
            <w:r>
              <w:rPr>
                <w:spacing w:val="-5"/>
                <w:sz w:val="20"/>
              </w:rPr>
              <w:t xml:space="preserve"> </w:t>
            </w:r>
            <w:r>
              <w:rPr>
                <w:spacing w:val="-2"/>
                <w:sz w:val="20"/>
              </w:rPr>
              <w:t>wealth</w:t>
            </w:r>
          </w:p>
        </w:tc>
      </w:tr>
      <w:tr w:rsidR="00620CF6" w14:paraId="3F0E6A1E" w14:textId="77777777">
        <w:trPr>
          <w:trHeight w:val="402"/>
        </w:trPr>
        <w:tc>
          <w:tcPr>
            <w:tcW w:w="1485" w:type="dxa"/>
          </w:tcPr>
          <w:p w14:paraId="7C79A9B4" w14:textId="77777777" w:rsidR="00620CF6" w:rsidRDefault="00620CF6">
            <w:pPr>
              <w:pStyle w:val="TableParagraph"/>
              <w:spacing w:before="0"/>
              <w:ind w:left="0"/>
              <w:rPr>
                <w:rFonts w:ascii="Times New Roman"/>
                <w:sz w:val="20"/>
              </w:rPr>
            </w:pPr>
          </w:p>
        </w:tc>
        <w:tc>
          <w:tcPr>
            <w:tcW w:w="3236" w:type="dxa"/>
          </w:tcPr>
          <w:p w14:paraId="62705659" w14:textId="77777777" w:rsidR="00620CF6" w:rsidRDefault="00620CF6">
            <w:pPr>
              <w:pStyle w:val="TableParagraph"/>
              <w:spacing w:before="0"/>
              <w:ind w:left="0"/>
              <w:rPr>
                <w:rFonts w:ascii="Times New Roman"/>
                <w:sz w:val="20"/>
              </w:rPr>
            </w:pPr>
          </w:p>
        </w:tc>
        <w:tc>
          <w:tcPr>
            <w:tcW w:w="4784" w:type="dxa"/>
          </w:tcPr>
          <w:p w14:paraId="0AAD8D32" w14:textId="77777777" w:rsidR="00620CF6" w:rsidRDefault="00000000">
            <w:pPr>
              <w:pStyle w:val="TableParagraph"/>
              <w:spacing w:before="72"/>
              <w:ind w:left="128"/>
              <w:rPr>
                <w:sz w:val="20"/>
              </w:rPr>
            </w:pPr>
            <w:r>
              <w:rPr>
                <w:spacing w:val="-2"/>
                <w:sz w:val="20"/>
              </w:rPr>
              <w:t>distribution</w:t>
            </w:r>
          </w:p>
        </w:tc>
      </w:tr>
      <w:tr w:rsidR="00620CF6" w14:paraId="401B7701" w14:textId="77777777">
        <w:trPr>
          <w:trHeight w:val="394"/>
        </w:trPr>
        <w:tc>
          <w:tcPr>
            <w:tcW w:w="1485" w:type="dxa"/>
            <w:shd w:val="clear" w:color="auto" w:fill="F7F7F7"/>
          </w:tcPr>
          <w:p w14:paraId="2709C828" w14:textId="77777777" w:rsidR="00620CF6" w:rsidRDefault="00000000">
            <w:pPr>
              <w:pStyle w:val="TableParagraph"/>
              <w:rPr>
                <w:sz w:val="20"/>
              </w:rPr>
            </w:pPr>
            <w:r>
              <w:rPr>
                <w:spacing w:val="-2"/>
                <w:sz w:val="20"/>
              </w:rPr>
              <w:t>p99p100</w:t>
            </w:r>
          </w:p>
        </w:tc>
        <w:tc>
          <w:tcPr>
            <w:tcW w:w="3236" w:type="dxa"/>
            <w:shd w:val="clear" w:color="auto" w:fill="F7F7F7"/>
          </w:tcPr>
          <w:p w14:paraId="3D507668" w14:textId="77777777" w:rsidR="00620CF6" w:rsidRDefault="00000000">
            <w:pPr>
              <w:pStyle w:val="TableParagraph"/>
              <w:ind w:left="290"/>
              <w:rPr>
                <w:sz w:val="20"/>
              </w:rPr>
            </w:pPr>
            <w:r>
              <w:rPr>
                <w:sz w:val="20"/>
              </w:rPr>
              <w:t>Richest</w:t>
            </w:r>
            <w:r>
              <w:rPr>
                <w:spacing w:val="11"/>
                <w:sz w:val="20"/>
              </w:rPr>
              <w:t xml:space="preserve"> </w:t>
            </w:r>
            <w:r>
              <w:rPr>
                <w:spacing w:val="-5"/>
                <w:sz w:val="20"/>
              </w:rPr>
              <w:t>1%</w:t>
            </w:r>
          </w:p>
        </w:tc>
        <w:tc>
          <w:tcPr>
            <w:tcW w:w="4784" w:type="dxa"/>
            <w:shd w:val="clear" w:color="auto" w:fill="F7F7F7"/>
          </w:tcPr>
          <w:p w14:paraId="52DB3F62" w14:textId="77777777" w:rsidR="00620CF6" w:rsidRDefault="00000000">
            <w:pPr>
              <w:pStyle w:val="TableParagraph"/>
              <w:ind w:left="128"/>
              <w:rPr>
                <w:sz w:val="20"/>
              </w:rPr>
            </w:pPr>
            <w:r>
              <w:rPr>
                <w:sz w:val="20"/>
              </w:rPr>
              <w:t>Group</w:t>
            </w:r>
            <w:r>
              <w:rPr>
                <w:spacing w:val="-5"/>
                <w:sz w:val="20"/>
              </w:rPr>
              <w:t xml:space="preserve"> </w:t>
            </w:r>
            <w:r>
              <w:rPr>
                <w:sz w:val="20"/>
              </w:rPr>
              <w:t>representing</w:t>
            </w:r>
            <w:r>
              <w:rPr>
                <w:spacing w:val="-4"/>
                <w:sz w:val="20"/>
              </w:rPr>
              <w:t xml:space="preserve"> </w:t>
            </w:r>
            <w:r>
              <w:rPr>
                <w:sz w:val="20"/>
              </w:rPr>
              <w:t>the</w:t>
            </w:r>
            <w:r>
              <w:rPr>
                <w:spacing w:val="-4"/>
                <w:sz w:val="20"/>
              </w:rPr>
              <w:t xml:space="preserve"> </w:t>
            </w:r>
            <w:r>
              <w:rPr>
                <w:sz w:val="20"/>
              </w:rPr>
              <w:t>top</w:t>
            </w:r>
            <w:r>
              <w:rPr>
                <w:spacing w:val="-4"/>
                <w:sz w:val="20"/>
              </w:rPr>
              <w:t xml:space="preserve"> </w:t>
            </w:r>
            <w:r>
              <w:rPr>
                <w:sz w:val="20"/>
              </w:rPr>
              <w:t>percentile</w:t>
            </w:r>
            <w:r>
              <w:rPr>
                <w:spacing w:val="-4"/>
                <w:sz w:val="20"/>
              </w:rPr>
              <w:t xml:space="preserve"> </w:t>
            </w:r>
            <w:r>
              <w:rPr>
                <w:sz w:val="20"/>
              </w:rPr>
              <w:t>(1%)</w:t>
            </w:r>
            <w:r>
              <w:rPr>
                <w:spacing w:val="-4"/>
                <w:sz w:val="20"/>
              </w:rPr>
              <w:t xml:space="preserve"> </w:t>
            </w:r>
            <w:r>
              <w:rPr>
                <w:sz w:val="20"/>
              </w:rPr>
              <w:t>of</w:t>
            </w:r>
            <w:r>
              <w:rPr>
                <w:spacing w:val="-4"/>
                <w:sz w:val="20"/>
              </w:rPr>
              <w:t xml:space="preserve"> </w:t>
            </w:r>
            <w:r>
              <w:rPr>
                <w:spacing w:val="-5"/>
                <w:sz w:val="20"/>
              </w:rPr>
              <w:t>the</w:t>
            </w:r>
          </w:p>
        </w:tc>
      </w:tr>
      <w:tr w:rsidR="00620CF6" w14:paraId="0495ACBA" w14:textId="77777777">
        <w:trPr>
          <w:trHeight w:val="398"/>
        </w:trPr>
        <w:tc>
          <w:tcPr>
            <w:tcW w:w="1485" w:type="dxa"/>
            <w:shd w:val="clear" w:color="auto" w:fill="F7F7F7"/>
          </w:tcPr>
          <w:p w14:paraId="78B14A7C" w14:textId="77777777" w:rsidR="00620CF6" w:rsidRDefault="00620CF6">
            <w:pPr>
              <w:pStyle w:val="TableParagraph"/>
              <w:spacing w:before="0"/>
              <w:ind w:left="0"/>
              <w:rPr>
                <w:rFonts w:ascii="Times New Roman"/>
                <w:sz w:val="20"/>
              </w:rPr>
            </w:pPr>
          </w:p>
        </w:tc>
        <w:tc>
          <w:tcPr>
            <w:tcW w:w="3236" w:type="dxa"/>
            <w:shd w:val="clear" w:color="auto" w:fill="F7F7F7"/>
          </w:tcPr>
          <w:p w14:paraId="4483712E" w14:textId="77777777" w:rsidR="00620CF6" w:rsidRDefault="00620CF6">
            <w:pPr>
              <w:pStyle w:val="TableParagraph"/>
              <w:spacing w:before="0"/>
              <w:ind w:left="0"/>
              <w:rPr>
                <w:rFonts w:ascii="Times New Roman"/>
                <w:sz w:val="20"/>
              </w:rPr>
            </w:pPr>
          </w:p>
        </w:tc>
        <w:tc>
          <w:tcPr>
            <w:tcW w:w="4784" w:type="dxa"/>
            <w:shd w:val="clear" w:color="auto" w:fill="F7F7F7"/>
          </w:tcPr>
          <w:p w14:paraId="0199CE8D" w14:textId="77777777" w:rsidR="00620CF6" w:rsidRDefault="00000000">
            <w:pPr>
              <w:pStyle w:val="TableParagraph"/>
              <w:spacing w:before="72"/>
              <w:ind w:left="128"/>
              <w:rPr>
                <w:sz w:val="20"/>
              </w:rPr>
            </w:pPr>
            <w:r>
              <w:rPr>
                <w:sz w:val="20"/>
              </w:rPr>
              <w:t>wealth</w:t>
            </w:r>
            <w:r>
              <w:rPr>
                <w:spacing w:val="-2"/>
                <w:sz w:val="20"/>
              </w:rPr>
              <w:t xml:space="preserve"> </w:t>
            </w:r>
            <w:r>
              <w:rPr>
                <w:sz w:val="20"/>
              </w:rPr>
              <w:t>distribution,</w:t>
            </w:r>
            <w:r>
              <w:rPr>
                <w:spacing w:val="-1"/>
                <w:sz w:val="20"/>
              </w:rPr>
              <w:t xml:space="preserve"> </w:t>
            </w:r>
            <w:r>
              <w:rPr>
                <w:sz w:val="20"/>
              </w:rPr>
              <w:t>meaning</w:t>
            </w:r>
            <w:r>
              <w:rPr>
                <w:spacing w:val="-2"/>
                <w:sz w:val="20"/>
              </w:rPr>
              <w:t xml:space="preserve"> </w:t>
            </w:r>
            <w:r>
              <w:rPr>
                <w:sz w:val="20"/>
              </w:rPr>
              <w:t>that</w:t>
            </w:r>
            <w:r>
              <w:rPr>
                <w:spacing w:val="-1"/>
                <w:sz w:val="20"/>
              </w:rPr>
              <w:t xml:space="preserve"> </w:t>
            </w:r>
            <w:r>
              <w:rPr>
                <w:sz w:val="20"/>
              </w:rPr>
              <w:t>99%</w:t>
            </w:r>
            <w:r>
              <w:rPr>
                <w:spacing w:val="-1"/>
                <w:sz w:val="20"/>
              </w:rPr>
              <w:t xml:space="preserve"> </w:t>
            </w:r>
            <w:r>
              <w:rPr>
                <w:sz w:val="20"/>
              </w:rPr>
              <w:t>of</w:t>
            </w:r>
            <w:r>
              <w:rPr>
                <w:spacing w:val="-2"/>
                <w:sz w:val="20"/>
              </w:rPr>
              <w:t xml:space="preserve"> </w:t>
            </w:r>
            <w:r>
              <w:rPr>
                <w:spacing w:val="-5"/>
                <w:sz w:val="20"/>
              </w:rPr>
              <w:t>the</w:t>
            </w:r>
          </w:p>
        </w:tc>
      </w:tr>
      <w:tr w:rsidR="00620CF6" w14:paraId="595E645B" w14:textId="77777777">
        <w:trPr>
          <w:trHeight w:val="398"/>
        </w:trPr>
        <w:tc>
          <w:tcPr>
            <w:tcW w:w="1485" w:type="dxa"/>
            <w:shd w:val="clear" w:color="auto" w:fill="F7F7F7"/>
          </w:tcPr>
          <w:p w14:paraId="7D100335" w14:textId="77777777" w:rsidR="00620CF6" w:rsidRDefault="00620CF6">
            <w:pPr>
              <w:pStyle w:val="TableParagraph"/>
              <w:spacing w:before="0"/>
              <w:ind w:left="0"/>
              <w:rPr>
                <w:rFonts w:ascii="Times New Roman"/>
                <w:sz w:val="20"/>
              </w:rPr>
            </w:pPr>
          </w:p>
        </w:tc>
        <w:tc>
          <w:tcPr>
            <w:tcW w:w="3236" w:type="dxa"/>
            <w:shd w:val="clear" w:color="auto" w:fill="F7F7F7"/>
          </w:tcPr>
          <w:p w14:paraId="6A57F0F6" w14:textId="77777777" w:rsidR="00620CF6" w:rsidRDefault="00620CF6">
            <w:pPr>
              <w:pStyle w:val="TableParagraph"/>
              <w:spacing w:before="0"/>
              <w:ind w:left="0"/>
              <w:rPr>
                <w:rFonts w:ascii="Times New Roman"/>
                <w:sz w:val="20"/>
              </w:rPr>
            </w:pPr>
          </w:p>
        </w:tc>
        <w:tc>
          <w:tcPr>
            <w:tcW w:w="4784" w:type="dxa"/>
            <w:shd w:val="clear" w:color="auto" w:fill="F7F7F7"/>
          </w:tcPr>
          <w:p w14:paraId="4AC3ECC0" w14:textId="77777777" w:rsidR="00620CF6" w:rsidRDefault="00000000">
            <w:pPr>
              <w:pStyle w:val="TableParagraph"/>
              <w:spacing w:before="72"/>
              <w:ind w:left="128"/>
              <w:rPr>
                <w:sz w:val="20"/>
              </w:rPr>
            </w:pPr>
            <w:r>
              <w:rPr>
                <w:spacing w:val="-4"/>
                <w:sz w:val="20"/>
              </w:rPr>
              <w:t>population</w:t>
            </w:r>
            <w:r>
              <w:rPr>
                <w:spacing w:val="-7"/>
                <w:sz w:val="20"/>
              </w:rPr>
              <w:t xml:space="preserve"> </w:t>
            </w:r>
            <w:r>
              <w:rPr>
                <w:spacing w:val="-4"/>
                <w:sz w:val="20"/>
              </w:rPr>
              <w:t>would</w:t>
            </w:r>
            <w:r>
              <w:rPr>
                <w:spacing w:val="-7"/>
                <w:sz w:val="20"/>
              </w:rPr>
              <w:t xml:space="preserve"> </w:t>
            </w:r>
            <w:r>
              <w:rPr>
                <w:spacing w:val="-4"/>
                <w:sz w:val="20"/>
              </w:rPr>
              <w:t>have</w:t>
            </w:r>
            <w:r>
              <w:rPr>
                <w:spacing w:val="-7"/>
                <w:sz w:val="20"/>
              </w:rPr>
              <w:t xml:space="preserve"> </w:t>
            </w:r>
            <w:r>
              <w:rPr>
                <w:spacing w:val="-4"/>
                <w:sz w:val="20"/>
              </w:rPr>
              <w:t>lower</w:t>
            </w:r>
            <w:r>
              <w:rPr>
                <w:spacing w:val="-6"/>
                <w:sz w:val="20"/>
              </w:rPr>
              <w:t xml:space="preserve"> </w:t>
            </w:r>
            <w:r>
              <w:rPr>
                <w:spacing w:val="-4"/>
                <w:sz w:val="20"/>
              </w:rPr>
              <w:t>wealth</w:t>
            </w:r>
            <w:r>
              <w:rPr>
                <w:spacing w:val="-7"/>
                <w:sz w:val="20"/>
              </w:rPr>
              <w:t xml:space="preserve"> </w:t>
            </w:r>
            <w:r>
              <w:rPr>
                <w:spacing w:val="-4"/>
                <w:sz w:val="20"/>
              </w:rPr>
              <w:t>levels</w:t>
            </w:r>
            <w:r>
              <w:rPr>
                <w:spacing w:val="-7"/>
                <w:sz w:val="20"/>
              </w:rPr>
              <w:t xml:space="preserve"> </w:t>
            </w:r>
            <w:r>
              <w:rPr>
                <w:spacing w:val="-5"/>
                <w:sz w:val="20"/>
              </w:rPr>
              <w:t>in</w:t>
            </w:r>
          </w:p>
        </w:tc>
      </w:tr>
      <w:tr w:rsidR="00620CF6" w14:paraId="7B194425" w14:textId="77777777">
        <w:trPr>
          <w:trHeight w:val="434"/>
        </w:trPr>
        <w:tc>
          <w:tcPr>
            <w:tcW w:w="1485" w:type="dxa"/>
            <w:tcBorders>
              <w:bottom w:val="single" w:sz="8" w:space="0" w:color="000000"/>
            </w:tcBorders>
            <w:shd w:val="clear" w:color="auto" w:fill="F7F7F7"/>
          </w:tcPr>
          <w:p w14:paraId="153CD266" w14:textId="77777777" w:rsidR="00620CF6" w:rsidRDefault="00620CF6">
            <w:pPr>
              <w:pStyle w:val="TableParagraph"/>
              <w:spacing w:before="0"/>
              <w:ind w:left="0"/>
              <w:rPr>
                <w:rFonts w:ascii="Times New Roman"/>
                <w:sz w:val="20"/>
              </w:rPr>
            </w:pPr>
          </w:p>
        </w:tc>
        <w:tc>
          <w:tcPr>
            <w:tcW w:w="3236" w:type="dxa"/>
            <w:tcBorders>
              <w:bottom w:val="single" w:sz="8" w:space="0" w:color="000000"/>
            </w:tcBorders>
            <w:shd w:val="clear" w:color="auto" w:fill="F7F7F7"/>
          </w:tcPr>
          <w:p w14:paraId="596056A4" w14:textId="77777777" w:rsidR="00620CF6" w:rsidRDefault="00620CF6">
            <w:pPr>
              <w:pStyle w:val="TableParagraph"/>
              <w:spacing w:before="0"/>
              <w:ind w:left="0"/>
              <w:rPr>
                <w:rFonts w:ascii="Times New Roman"/>
                <w:sz w:val="20"/>
              </w:rPr>
            </w:pPr>
          </w:p>
        </w:tc>
        <w:tc>
          <w:tcPr>
            <w:tcW w:w="4784" w:type="dxa"/>
            <w:tcBorders>
              <w:bottom w:val="single" w:sz="8" w:space="0" w:color="000000"/>
            </w:tcBorders>
            <w:shd w:val="clear" w:color="auto" w:fill="F7F7F7"/>
          </w:tcPr>
          <w:p w14:paraId="5FE8A545" w14:textId="77777777" w:rsidR="00620CF6" w:rsidRDefault="00000000">
            <w:pPr>
              <w:pStyle w:val="TableParagraph"/>
              <w:spacing w:before="72"/>
              <w:ind w:left="128"/>
              <w:rPr>
                <w:sz w:val="20"/>
              </w:rPr>
            </w:pPr>
            <w:r>
              <w:rPr>
                <w:spacing w:val="-2"/>
                <w:sz w:val="20"/>
              </w:rPr>
              <w:t>comparison.</w:t>
            </w:r>
          </w:p>
        </w:tc>
      </w:tr>
    </w:tbl>
    <w:p w14:paraId="135837DB" w14:textId="77777777" w:rsidR="00620CF6" w:rsidRDefault="00620CF6">
      <w:pPr>
        <w:rPr>
          <w:sz w:val="20"/>
        </w:rPr>
        <w:sectPr w:rsidR="00620CF6" w:rsidSect="00D60468">
          <w:pgSz w:w="12240" w:h="15840"/>
          <w:pgMar w:top="1220" w:right="600" w:bottom="280" w:left="1300" w:header="720" w:footer="720" w:gutter="0"/>
          <w:cols w:space="720"/>
        </w:sectPr>
      </w:pPr>
    </w:p>
    <w:p w14:paraId="3A637C24" w14:textId="77777777" w:rsidR="00620CF6" w:rsidRDefault="00000000">
      <w:pPr>
        <w:pStyle w:val="Heading2"/>
        <w:numPr>
          <w:ilvl w:val="1"/>
          <w:numId w:val="10"/>
        </w:numPr>
        <w:tabs>
          <w:tab w:val="left" w:pos="817"/>
        </w:tabs>
        <w:spacing w:before="104"/>
      </w:pPr>
      <w:bookmarkStart w:id="417" w:name="Construction_of_the_Wealth_Inequality_Tr"/>
      <w:bookmarkStart w:id="418" w:name="_bookmark42"/>
      <w:bookmarkEnd w:id="417"/>
      <w:bookmarkEnd w:id="418"/>
      <w:r>
        <w:rPr>
          <w:w w:val="110"/>
        </w:rPr>
        <w:lastRenderedPageBreak/>
        <w:t>Construction</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Wealth</w:t>
      </w:r>
      <w:r>
        <w:rPr>
          <w:spacing w:val="8"/>
          <w:w w:val="110"/>
        </w:rPr>
        <w:t xml:space="preserve"> </w:t>
      </w:r>
      <w:r>
        <w:rPr>
          <w:w w:val="110"/>
        </w:rPr>
        <w:t>Inequality</w:t>
      </w:r>
      <w:r>
        <w:rPr>
          <w:spacing w:val="9"/>
          <w:w w:val="110"/>
        </w:rPr>
        <w:t xml:space="preserve"> </w:t>
      </w:r>
      <w:r>
        <w:rPr>
          <w:w w:val="110"/>
        </w:rPr>
        <w:t>Trends</w:t>
      </w:r>
      <w:r>
        <w:rPr>
          <w:spacing w:val="8"/>
          <w:w w:val="110"/>
        </w:rPr>
        <w:t xml:space="preserve"> </w:t>
      </w:r>
      <w:r>
        <w:rPr>
          <w:spacing w:val="-2"/>
          <w:w w:val="110"/>
        </w:rPr>
        <w:t>Section</w:t>
      </w:r>
    </w:p>
    <w:p w14:paraId="159E31AB" w14:textId="77777777" w:rsidR="00620CF6" w:rsidRDefault="00620CF6">
      <w:pPr>
        <w:pStyle w:val="BodyText"/>
        <w:spacing w:before="11"/>
        <w:rPr>
          <w:b/>
          <w:sz w:val="30"/>
        </w:rPr>
      </w:pPr>
    </w:p>
    <w:p w14:paraId="70E436A0" w14:textId="77777777" w:rsidR="00620CF6" w:rsidRDefault="00000000">
      <w:pPr>
        <w:pStyle w:val="BodyText"/>
        <w:ind w:left="117"/>
        <w:jc w:val="both"/>
      </w:pPr>
      <w:r>
        <w:t>The</w:t>
      </w:r>
      <w:r>
        <w:rPr>
          <w:spacing w:val="-7"/>
        </w:rPr>
        <w:t xml:space="preserve"> </w:t>
      </w:r>
      <w:r>
        <w:t>procedure</w:t>
      </w:r>
      <w:r>
        <w:rPr>
          <w:spacing w:val="-6"/>
        </w:rPr>
        <w:t xml:space="preserve"> </w:t>
      </w:r>
      <w:r>
        <w:t>used</w:t>
      </w:r>
      <w:r>
        <w:rPr>
          <w:spacing w:val="-6"/>
        </w:rPr>
        <w:t xml:space="preserve"> </w:t>
      </w:r>
      <w:r>
        <w:t>to</w:t>
      </w:r>
      <w:r>
        <w:rPr>
          <w:spacing w:val="-7"/>
        </w:rPr>
        <w:t xml:space="preserve"> </w:t>
      </w:r>
      <w:r>
        <w:t>construct</w:t>
      </w:r>
      <w:r>
        <w:rPr>
          <w:spacing w:val="-6"/>
        </w:rPr>
        <w:t xml:space="preserve"> </w:t>
      </w:r>
      <w:r>
        <w:t>the</w:t>
      </w:r>
      <w:r>
        <w:rPr>
          <w:spacing w:val="-6"/>
        </w:rPr>
        <w:t xml:space="preserve"> </w:t>
      </w:r>
      <w:r>
        <w:t>Wealth</w:t>
      </w:r>
      <w:r>
        <w:rPr>
          <w:spacing w:val="-7"/>
        </w:rPr>
        <w:t xml:space="preserve"> </w:t>
      </w:r>
      <w:r>
        <w:t>Inequality</w:t>
      </w:r>
      <w:r>
        <w:rPr>
          <w:spacing w:val="-6"/>
        </w:rPr>
        <w:t xml:space="preserve"> </w:t>
      </w:r>
      <w:r>
        <w:t>Trends</w:t>
      </w:r>
      <w:r>
        <w:rPr>
          <w:spacing w:val="-6"/>
        </w:rPr>
        <w:t xml:space="preserve"> </w:t>
      </w:r>
      <w:r>
        <w:t>database</w:t>
      </w:r>
      <w:r>
        <w:rPr>
          <w:spacing w:val="-7"/>
        </w:rPr>
        <w:t xml:space="preserve"> </w:t>
      </w:r>
      <w:r>
        <w:t>is</w:t>
      </w:r>
      <w:r>
        <w:rPr>
          <w:spacing w:val="-6"/>
        </w:rPr>
        <w:t xml:space="preserve"> </w:t>
      </w:r>
      <w:r>
        <w:t>sketched</w:t>
      </w:r>
      <w:r>
        <w:rPr>
          <w:spacing w:val="-6"/>
        </w:rPr>
        <w:t xml:space="preserve"> </w:t>
      </w:r>
      <w:r>
        <w:rPr>
          <w:spacing w:val="-2"/>
        </w:rPr>
        <w:t>below.</w:t>
      </w:r>
    </w:p>
    <w:p w14:paraId="7E10793B" w14:textId="77777777" w:rsidR="00620CF6" w:rsidRDefault="00000000">
      <w:pPr>
        <w:pStyle w:val="BodyText"/>
        <w:spacing w:before="242" w:line="355" w:lineRule="auto"/>
        <w:ind w:left="117" w:right="815"/>
        <w:jc w:val="both"/>
      </w:pPr>
      <w:r>
        <w:rPr>
          <w:spacing w:val="-2"/>
        </w:rPr>
        <w:t>First,</w:t>
      </w:r>
      <w:r>
        <w:rPr>
          <w:spacing w:val="-5"/>
        </w:rPr>
        <w:t xml:space="preserve"> </w:t>
      </w:r>
      <w:r>
        <w:rPr>
          <w:spacing w:val="-2"/>
        </w:rPr>
        <w:t>we</w:t>
      </w:r>
      <w:r>
        <w:rPr>
          <w:spacing w:val="-6"/>
        </w:rPr>
        <w:t xml:space="preserve"> </w:t>
      </w:r>
      <w:r>
        <w:rPr>
          <w:spacing w:val="-2"/>
        </w:rPr>
        <w:t>obtain</w:t>
      </w:r>
      <w:r>
        <w:rPr>
          <w:spacing w:val="-6"/>
        </w:rPr>
        <w:t xml:space="preserve"> </w:t>
      </w:r>
      <w:r>
        <w:rPr>
          <w:spacing w:val="-2"/>
        </w:rPr>
        <w:t>the</w:t>
      </w:r>
      <w:r>
        <w:rPr>
          <w:spacing w:val="-6"/>
        </w:rPr>
        <w:t xml:space="preserve"> </w:t>
      </w:r>
      <w:r>
        <w:rPr>
          <w:spacing w:val="-2"/>
        </w:rPr>
        <w:t>raw</w:t>
      </w:r>
      <w:r>
        <w:rPr>
          <w:spacing w:val="-6"/>
        </w:rPr>
        <w:t xml:space="preserve"> </w:t>
      </w:r>
      <w:r>
        <w:rPr>
          <w:spacing w:val="-2"/>
        </w:rPr>
        <w:t>data</w:t>
      </w:r>
      <w:r>
        <w:rPr>
          <w:spacing w:val="-6"/>
        </w:rPr>
        <w:t xml:space="preserve"> </w:t>
      </w:r>
      <w:r>
        <w:rPr>
          <w:spacing w:val="-2"/>
        </w:rPr>
        <w:t>for</w:t>
      </w:r>
      <w:r>
        <w:rPr>
          <w:spacing w:val="-6"/>
        </w:rPr>
        <w:t xml:space="preserve"> </w:t>
      </w:r>
      <w:r>
        <w:rPr>
          <w:spacing w:val="-2"/>
        </w:rPr>
        <w:t>each</w:t>
      </w:r>
      <w:r>
        <w:rPr>
          <w:spacing w:val="-6"/>
        </w:rPr>
        <w:t xml:space="preserve"> </w:t>
      </w:r>
      <w:r>
        <w:rPr>
          <w:spacing w:val="-2"/>
        </w:rPr>
        <w:t>source,</w:t>
      </w:r>
      <w:r>
        <w:rPr>
          <w:spacing w:val="-5"/>
        </w:rPr>
        <w:t xml:space="preserve"> </w:t>
      </w:r>
      <w:r>
        <w:rPr>
          <w:spacing w:val="-2"/>
        </w:rPr>
        <w:t>which</w:t>
      </w:r>
      <w:r>
        <w:rPr>
          <w:spacing w:val="-6"/>
        </w:rPr>
        <w:t xml:space="preserve"> </w:t>
      </w:r>
      <w:r>
        <w:rPr>
          <w:spacing w:val="-2"/>
        </w:rPr>
        <w:t>can</w:t>
      </w:r>
      <w:r>
        <w:rPr>
          <w:spacing w:val="-6"/>
        </w:rPr>
        <w:t xml:space="preserve"> </w:t>
      </w:r>
      <w:r>
        <w:rPr>
          <w:spacing w:val="-2"/>
        </w:rPr>
        <w:t>come</w:t>
      </w:r>
      <w:r>
        <w:rPr>
          <w:spacing w:val="-6"/>
        </w:rPr>
        <w:t xml:space="preserve"> </w:t>
      </w:r>
      <w:r>
        <w:rPr>
          <w:spacing w:val="-2"/>
        </w:rPr>
        <w:t>in</w:t>
      </w:r>
      <w:r>
        <w:rPr>
          <w:spacing w:val="-6"/>
        </w:rPr>
        <w:t xml:space="preserve"> </w:t>
      </w:r>
      <w:r>
        <w:rPr>
          <w:spacing w:val="-2"/>
        </w:rPr>
        <w:t>different</w:t>
      </w:r>
      <w:r>
        <w:rPr>
          <w:spacing w:val="-6"/>
        </w:rPr>
        <w:t xml:space="preserve"> </w:t>
      </w:r>
      <w:r>
        <w:rPr>
          <w:spacing w:val="-2"/>
        </w:rPr>
        <w:t>formats.</w:t>
      </w:r>
      <w:r>
        <w:rPr>
          <w:spacing w:val="18"/>
        </w:rPr>
        <w:t xml:space="preserve"> </w:t>
      </w:r>
      <w:r>
        <w:rPr>
          <w:spacing w:val="-2"/>
        </w:rPr>
        <w:t>Second,</w:t>
      </w:r>
      <w:r>
        <w:rPr>
          <w:spacing w:val="-5"/>
        </w:rPr>
        <w:t xml:space="preserve"> </w:t>
      </w:r>
      <w:r>
        <w:rPr>
          <w:spacing w:val="-2"/>
        </w:rPr>
        <w:t>we</w:t>
      </w:r>
      <w:r>
        <w:rPr>
          <w:spacing w:val="-6"/>
        </w:rPr>
        <w:t xml:space="preserve"> </w:t>
      </w:r>
      <w:r>
        <w:rPr>
          <w:spacing w:val="-2"/>
        </w:rPr>
        <w:t>transform</w:t>
      </w:r>
      <w:r>
        <w:rPr>
          <w:spacing w:val="-6"/>
        </w:rPr>
        <w:t xml:space="preserve"> </w:t>
      </w:r>
      <w:r>
        <w:rPr>
          <w:spacing w:val="-2"/>
        </w:rPr>
        <w:t xml:space="preserve">and </w:t>
      </w:r>
      <w:r>
        <w:t>harmonize the raw data to fit our standards (in terms of format and structure).</w:t>
      </w:r>
      <w:r>
        <w:rPr>
          <w:spacing w:val="25"/>
        </w:rPr>
        <w:t xml:space="preserve"> </w:t>
      </w:r>
      <w:r>
        <w:t>In many cases we increase the list of available inequality indicators.</w:t>
      </w:r>
      <w:r>
        <w:rPr>
          <w:spacing w:val="40"/>
        </w:rPr>
        <w:t xml:space="preserve"> </w:t>
      </w:r>
      <w:r>
        <w:t xml:space="preserve">In some we compute the full set of estimates based on </w:t>
      </w:r>
      <w:proofErr w:type="spellStart"/>
      <w:r>
        <w:t>exisiting</w:t>
      </w:r>
      <w:proofErr w:type="spellEnd"/>
      <w:r>
        <w:t xml:space="preserve"> micro</w:t>
      </w:r>
      <w:r>
        <w:rPr>
          <w:spacing w:val="-2"/>
        </w:rPr>
        <w:t xml:space="preserve"> </w:t>
      </w:r>
      <w:r>
        <w:t>data,</w:t>
      </w:r>
      <w:r>
        <w:rPr>
          <w:spacing w:val="-2"/>
        </w:rPr>
        <w:t xml:space="preserve"> </w:t>
      </w:r>
      <w:r>
        <w:t>such</w:t>
      </w:r>
      <w:r>
        <w:rPr>
          <w:spacing w:val="-3"/>
        </w:rPr>
        <w:t xml:space="preserve"> </w:t>
      </w:r>
      <w:r>
        <w:t>as</w:t>
      </w:r>
      <w:r>
        <w:rPr>
          <w:spacing w:val="-2"/>
        </w:rPr>
        <w:t xml:space="preserve"> </w:t>
      </w:r>
      <w:r>
        <w:t>cross-national</w:t>
      </w:r>
      <w:r>
        <w:rPr>
          <w:spacing w:val="-2"/>
        </w:rPr>
        <w:t xml:space="preserve"> </w:t>
      </w:r>
      <w:r>
        <w:t>survey</w:t>
      </w:r>
      <w:r>
        <w:rPr>
          <w:spacing w:val="-3"/>
        </w:rPr>
        <w:t xml:space="preserve"> </w:t>
      </w:r>
      <w:r>
        <w:t>data.</w:t>
      </w:r>
      <w:r>
        <w:rPr>
          <w:spacing w:val="16"/>
        </w:rPr>
        <w:t xml:space="preserve"> </w:t>
      </w:r>
      <w:r>
        <w:t>Third,</w:t>
      </w:r>
      <w:r>
        <w:rPr>
          <w:spacing w:val="-2"/>
        </w:rPr>
        <w:t xml:space="preserve"> </w:t>
      </w:r>
      <w:r>
        <w:t>we</w:t>
      </w:r>
      <w:r>
        <w:rPr>
          <w:spacing w:val="-3"/>
        </w:rPr>
        <w:t xml:space="preserve"> </w:t>
      </w:r>
      <w:r>
        <w:t>run</w:t>
      </w:r>
      <w:r>
        <w:rPr>
          <w:spacing w:val="-2"/>
        </w:rPr>
        <w:t xml:space="preserve"> </w:t>
      </w:r>
      <w:r>
        <w:t>a</w:t>
      </w:r>
      <w:r>
        <w:rPr>
          <w:spacing w:val="-2"/>
        </w:rPr>
        <w:t xml:space="preserve"> </w:t>
      </w:r>
      <w:r>
        <w:t>set</w:t>
      </w:r>
      <w:r>
        <w:rPr>
          <w:spacing w:val="-2"/>
        </w:rPr>
        <w:t xml:space="preserve"> </w:t>
      </w:r>
      <w:r>
        <w:t>of</w:t>
      </w:r>
      <w:r>
        <w:rPr>
          <w:spacing w:val="-2"/>
        </w:rPr>
        <w:t xml:space="preserve"> </w:t>
      </w:r>
      <w:r>
        <w:t>tests</w:t>
      </w:r>
      <w:r>
        <w:rPr>
          <w:spacing w:val="-2"/>
        </w:rPr>
        <w:t xml:space="preserve"> </w:t>
      </w:r>
      <w:r>
        <w:t>and</w:t>
      </w:r>
      <w:r>
        <w:rPr>
          <w:spacing w:val="-2"/>
        </w:rPr>
        <w:t xml:space="preserve"> </w:t>
      </w:r>
      <w:r>
        <w:t>append</w:t>
      </w:r>
      <w:r>
        <w:rPr>
          <w:spacing w:val="-2"/>
        </w:rPr>
        <w:t xml:space="preserve"> </w:t>
      </w:r>
      <w:r>
        <w:t>the</w:t>
      </w:r>
      <w:r>
        <w:rPr>
          <w:spacing w:val="-2"/>
        </w:rPr>
        <w:t xml:space="preserve"> </w:t>
      </w:r>
      <w:r>
        <w:t>estimates</w:t>
      </w:r>
      <w:r>
        <w:rPr>
          <w:spacing w:val="-2"/>
        </w:rPr>
        <w:t xml:space="preserve"> </w:t>
      </w:r>
      <w:r>
        <w:t>to</w:t>
      </w:r>
      <w:r>
        <w:rPr>
          <w:spacing w:val="-2"/>
        </w:rPr>
        <w:t xml:space="preserve"> </w:t>
      </w:r>
      <w:r>
        <w:t>the database.</w:t>
      </w:r>
      <w:r>
        <w:rPr>
          <w:spacing w:val="40"/>
        </w:rPr>
        <w:t xml:space="preserve"> </w:t>
      </w:r>
      <w:r>
        <w:t xml:space="preserve">In parallel to this process, we develop and write a detailed </w:t>
      </w:r>
      <w:r>
        <w:rPr>
          <w:b/>
        </w:rPr>
        <w:t>Methodological Table</w:t>
      </w:r>
      <w:r>
        <w:t>.</w:t>
      </w:r>
    </w:p>
    <w:p w14:paraId="5907B5DB" w14:textId="77777777" w:rsidR="00620CF6" w:rsidRDefault="00000000">
      <w:pPr>
        <w:pStyle w:val="BodyText"/>
        <w:spacing w:before="9"/>
        <w:rPr>
          <w:sz w:val="3"/>
        </w:rPr>
      </w:pPr>
      <w:r>
        <w:rPr>
          <w:noProof/>
        </w:rPr>
        <w:drawing>
          <wp:anchor distT="0" distB="0" distL="0" distR="0" simplePos="0" relativeHeight="487603200" behindDoc="1" locked="0" layoutInCell="1" allowOverlap="1" wp14:anchorId="4DC3C2A8" wp14:editId="6A0F78ED">
            <wp:simplePos x="0" y="0"/>
            <wp:positionH relativeFrom="page">
              <wp:posOffset>2691968</wp:posOffset>
            </wp:positionH>
            <wp:positionV relativeFrom="paragraph">
              <wp:posOffset>47283</wp:posOffset>
            </wp:positionV>
            <wp:extent cx="2450306" cy="2590323"/>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2" cstate="print"/>
                    <a:stretch>
                      <a:fillRect/>
                    </a:stretch>
                  </pic:blipFill>
                  <pic:spPr>
                    <a:xfrm>
                      <a:off x="0" y="0"/>
                      <a:ext cx="2450306" cy="2590323"/>
                    </a:xfrm>
                    <a:prstGeom prst="rect">
                      <a:avLst/>
                    </a:prstGeom>
                  </pic:spPr>
                </pic:pic>
              </a:graphicData>
            </a:graphic>
          </wp:anchor>
        </w:drawing>
      </w:r>
    </w:p>
    <w:p w14:paraId="17D88248" w14:textId="77777777" w:rsidR="00620CF6" w:rsidRDefault="00000000">
      <w:pPr>
        <w:pStyle w:val="BodyText"/>
        <w:spacing w:before="125"/>
        <w:ind w:left="2752"/>
      </w:pPr>
      <w:r>
        <w:t>Figure</w:t>
      </w:r>
      <w:r>
        <w:rPr>
          <w:spacing w:val="-2"/>
        </w:rPr>
        <w:t xml:space="preserve"> </w:t>
      </w:r>
      <w:r>
        <w:t>4.1:</w:t>
      </w:r>
      <w:r>
        <w:rPr>
          <w:spacing w:val="15"/>
        </w:rPr>
        <w:t xml:space="preserve"> </w:t>
      </w:r>
      <w:r>
        <w:t>Wealth</w:t>
      </w:r>
      <w:r>
        <w:rPr>
          <w:spacing w:val="-2"/>
        </w:rPr>
        <w:t xml:space="preserve"> </w:t>
      </w:r>
      <w:r>
        <w:t>Inequality</w:t>
      </w:r>
      <w:r>
        <w:rPr>
          <w:spacing w:val="-1"/>
        </w:rPr>
        <w:t xml:space="preserve"> </w:t>
      </w:r>
      <w:r>
        <w:t>Trends</w:t>
      </w:r>
      <w:r>
        <w:rPr>
          <w:spacing w:val="-2"/>
        </w:rPr>
        <w:t xml:space="preserve"> Workflow</w:t>
      </w:r>
    </w:p>
    <w:p w14:paraId="680AB0F6" w14:textId="77777777" w:rsidR="00620CF6" w:rsidRDefault="00620CF6">
      <w:pPr>
        <w:pStyle w:val="BodyText"/>
        <w:rPr>
          <w:sz w:val="28"/>
        </w:rPr>
      </w:pPr>
    </w:p>
    <w:p w14:paraId="7D33BF08" w14:textId="77777777" w:rsidR="00620CF6" w:rsidRDefault="00620CF6">
      <w:pPr>
        <w:pStyle w:val="BodyText"/>
        <w:spacing w:before="7"/>
      </w:pPr>
    </w:p>
    <w:p w14:paraId="453484CD" w14:textId="77777777" w:rsidR="00620CF6" w:rsidRDefault="00000000">
      <w:pPr>
        <w:pStyle w:val="Heading3"/>
        <w:numPr>
          <w:ilvl w:val="2"/>
          <w:numId w:val="10"/>
        </w:numPr>
        <w:tabs>
          <w:tab w:val="left" w:pos="909"/>
        </w:tabs>
        <w:ind w:hanging="792"/>
      </w:pPr>
      <w:bookmarkStart w:id="419" w:name="Step_1:_Obtain_and_and_classify_raw_data"/>
      <w:bookmarkStart w:id="420" w:name="_bookmark43"/>
      <w:bookmarkEnd w:id="419"/>
      <w:bookmarkEnd w:id="420"/>
      <w:r>
        <w:rPr>
          <w:w w:val="110"/>
        </w:rPr>
        <w:t>Step</w:t>
      </w:r>
      <w:r>
        <w:rPr>
          <w:spacing w:val="-7"/>
          <w:w w:val="110"/>
        </w:rPr>
        <w:t xml:space="preserve"> </w:t>
      </w:r>
      <w:r>
        <w:rPr>
          <w:w w:val="110"/>
        </w:rPr>
        <w:t>1:</w:t>
      </w:r>
      <w:r>
        <w:rPr>
          <w:spacing w:val="13"/>
          <w:w w:val="110"/>
        </w:rPr>
        <w:t xml:space="preserve"> </w:t>
      </w:r>
      <w:r>
        <w:rPr>
          <w:w w:val="110"/>
        </w:rPr>
        <w:t>Obtain</w:t>
      </w:r>
      <w:r>
        <w:rPr>
          <w:spacing w:val="-6"/>
          <w:w w:val="110"/>
        </w:rPr>
        <w:t xml:space="preserve"> </w:t>
      </w:r>
      <w:r>
        <w:rPr>
          <w:w w:val="110"/>
        </w:rPr>
        <w:t>and</w:t>
      </w:r>
      <w:r>
        <w:rPr>
          <w:spacing w:val="-7"/>
          <w:w w:val="110"/>
        </w:rPr>
        <w:t xml:space="preserve"> </w:t>
      </w:r>
      <w:proofErr w:type="spellStart"/>
      <w:r>
        <w:rPr>
          <w:w w:val="110"/>
        </w:rPr>
        <w:t>and</w:t>
      </w:r>
      <w:proofErr w:type="spellEnd"/>
      <w:r>
        <w:rPr>
          <w:spacing w:val="-7"/>
          <w:w w:val="110"/>
        </w:rPr>
        <w:t xml:space="preserve"> </w:t>
      </w:r>
      <w:r>
        <w:rPr>
          <w:w w:val="110"/>
        </w:rPr>
        <w:t>classify</w:t>
      </w:r>
      <w:r>
        <w:rPr>
          <w:spacing w:val="-6"/>
          <w:w w:val="110"/>
        </w:rPr>
        <w:t xml:space="preserve"> </w:t>
      </w:r>
      <w:r>
        <w:rPr>
          <w:w w:val="110"/>
        </w:rPr>
        <w:t>raw</w:t>
      </w:r>
      <w:r>
        <w:rPr>
          <w:spacing w:val="-7"/>
          <w:w w:val="110"/>
        </w:rPr>
        <w:t xml:space="preserve"> </w:t>
      </w:r>
      <w:proofErr w:type="gramStart"/>
      <w:r>
        <w:rPr>
          <w:spacing w:val="-4"/>
          <w:w w:val="110"/>
        </w:rPr>
        <w:t>data</w:t>
      </w:r>
      <w:proofErr w:type="gramEnd"/>
    </w:p>
    <w:p w14:paraId="0AD77FB9" w14:textId="77777777" w:rsidR="00620CF6" w:rsidRDefault="00620CF6">
      <w:pPr>
        <w:pStyle w:val="BodyText"/>
        <w:spacing w:before="8"/>
        <w:rPr>
          <w:b/>
          <w:sz w:val="26"/>
        </w:rPr>
      </w:pPr>
    </w:p>
    <w:p w14:paraId="084B881E" w14:textId="77777777" w:rsidR="00620CF6" w:rsidRDefault="00000000">
      <w:pPr>
        <w:pStyle w:val="BodyText"/>
        <w:spacing w:line="355" w:lineRule="auto"/>
        <w:ind w:left="117" w:right="815"/>
        <w:jc w:val="both"/>
      </w:pPr>
      <w:r>
        <w:t>First,</w:t>
      </w:r>
      <w:r>
        <w:rPr>
          <w:spacing w:val="-11"/>
        </w:rPr>
        <w:t xml:space="preserve"> </w:t>
      </w:r>
      <w:r>
        <w:t>we</w:t>
      </w:r>
      <w:r>
        <w:rPr>
          <w:spacing w:val="-12"/>
        </w:rPr>
        <w:t xml:space="preserve"> </w:t>
      </w:r>
      <w:r>
        <w:t>obtain</w:t>
      </w:r>
      <w:r>
        <w:rPr>
          <w:spacing w:val="-12"/>
        </w:rPr>
        <w:t xml:space="preserve"> </w:t>
      </w:r>
      <w:r>
        <w:t>the</w:t>
      </w:r>
      <w:r>
        <w:rPr>
          <w:spacing w:val="-11"/>
        </w:rPr>
        <w:t xml:space="preserve"> </w:t>
      </w:r>
      <w:r>
        <w:t>raw</w:t>
      </w:r>
      <w:r>
        <w:rPr>
          <w:spacing w:val="-12"/>
        </w:rPr>
        <w:t xml:space="preserve"> </w:t>
      </w:r>
      <w:r>
        <w:t>data</w:t>
      </w:r>
      <w:r>
        <w:rPr>
          <w:spacing w:val="-11"/>
        </w:rPr>
        <w:t xml:space="preserve"> </w:t>
      </w:r>
      <w:r>
        <w:t>which</w:t>
      </w:r>
      <w:r>
        <w:rPr>
          <w:spacing w:val="-12"/>
        </w:rPr>
        <w:t xml:space="preserve"> </w:t>
      </w:r>
      <w:r>
        <w:t>may</w:t>
      </w:r>
      <w:r>
        <w:rPr>
          <w:spacing w:val="-12"/>
        </w:rPr>
        <w:t xml:space="preserve"> </w:t>
      </w:r>
      <w:r>
        <w:t>come</w:t>
      </w:r>
      <w:r>
        <w:rPr>
          <w:spacing w:val="-12"/>
        </w:rPr>
        <w:t xml:space="preserve"> </w:t>
      </w:r>
      <w:r>
        <w:t>in</w:t>
      </w:r>
      <w:r>
        <w:rPr>
          <w:spacing w:val="-11"/>
        </w:rPr>
        <w:t xml:space="preserve"> </w:t>
      </w:r>
      <w:r>
        <w:t>different</w:t>
      </w:r>
      <w:r>
        <w:rPr>
          <w:spacing w:val="-12"/>
        </w:rPr>
        <w:t xml:space="preserve"> </w:t>
      </w:r>
      <w:r>
        <w:t>shape</w:t>
      </w:r>
      <w:r>
        <w:rPr>
          <w:spacing w:val="-11"/>
        </w:rPr>
        <w:t xml:space="preserve"> </w:t>
      </w:r>
      <w:r>
        <w:t>or</w:t>
      </w:r>
      <w:r>
        <w:rPr>
          <w:spacing w:val="-12"/>
        </w:rPr>
        <w:t xml:space="preserve"> </w:t>
      </w:r>
      <w:r>
        <w:t>formats,</w:t>
      </w:r>
      <w:r>
        <w:rPr>
          <w:spacing w:val="-11"/>
        </w:rPr>
        <w:t xml:space="preserve"> </w:t>
      </w:r>
      <w:r>
        <w:t>including</w:t>
      </w:r>
      <w:r>
        <w:rPr>
          <w:spacing w:val="-12"/>
        </w:rPr>
        <w:t xml:space="preserve"> </w:t>
      </w:r>
      <w:r>
        <w:t>.pdf</w:t>
      </w:r>
      <w:r>
        <w:rPr>
          <w:spacing w:val="-11"/>
        </w:rPr>
        <w:t xml:space="preserve"> </w:t>
      </w:r>
      <w:r>
        <w:t>documents,</w:t>
      </w:r>
      <w:r>
        <w:rPr>
          <w:spacing w:val="-11"/>
        </w:rPr>
        <w:t xml:space="preserve"> </w:t>
      </w:r>
      <w:r>
        <w:t>.xlsx or</w:t>
      </w:r>
      <w:r>
        <w:rPr>
          <w:spacing w:val="-13"/>
        </w:rPr>
        <w:t xml:space="preserve"> </w:t>
      </w:r>
      <w:r>
        <w:t>.csv</w:t>
      </w:r>
      <w:r>
        <w:rPr>
          <w:spacing w:val="-12"/>
        </w:rPr>
        <w:t xml:space="preserve"> </w:t>
      </w:r>
      <w:r>
        <w:t>files.</w:t>
      </w:r>
      <w:r>
        <w:rPr>
          <w:spacing w:val="-13"/>
        </w:rPr>
        <w:t xml:space="preserve"> </w:t>
      </w:r>
      <w:r>
        <w:t>Then</w:t>
      </w:r>
      <w:r>
        <w:rPr>
          <w:spacing w:val="-12"/>
        </w:rPr>
        <w:t xml:space="preserve"> </w:t>
      </w:r>
      <w:r>
        <w:t>we</w:t>
      </w:r>
      <w:r>
        <w:rPr>
          <w:spacing w:val="-13"/>
        </w:rPr>
        <w:t xml:space="preserve"> </w:t>
      </w:r>
      <w:r>
        <w:t>classify</w:t>
      </w:r>
      <w:r>
        <w:rPr>
          <w:spacing w:val="-12"/>
        </w:rPr>
        <w:t xml:space="preserve"> </w:t>
      </w:r>
      <w:r>
        <w:t>each</w:t>
      </w:r>
      <w:r>
        <w:rPr>
          <w:spacing w:val="-13"/>
        </w:rPr>
        <w:t xml:space="preserve"> </w:t>
      </w:r>
      <w:r>
        <w:t>data</w:t>
      </w:r>
      <w:r>
        <w:rPr>
          <w:spacing w:val="-12"/>
        </w:rPr>
        <w:t xml:space="preserve"> </w:t>
      </w:r>
      <w:r>
        <w:t>source</w:t>
      </w:r>
      <w:r>
        <w:rPr>
          <w:spacing w:val="-13"/>
        </w:rPr>
        <w:t xml:space="preserve"> </w:t>
      </w:r>
      <w:r>
        <w:t>using</w:t>
      </w:r>
      <w:r>
        <w:rPr>
          <w:spacing w:val="-12"/>
        </w:rPr>
        <w:t xml:space="preserve"> </w:t>
      </w:r>
      <w:r>
        <w:t>our</w:t>
      </w:r>
      <w:r>
        <w:rPr>
          <w:spacing w:val="-13"/>
        </w:rPr>
        <w:t xml:space="preserve"> </w:t>
      </w:r>
      <w:r>
        <w:t>taxonomy</w:t>
      </w:r>
      <w:r>
        <w:rPr>
          <w:spacing w:val="-12"/>
        </w:rPr>
        <w:t xml:space="preserve"> </w:t>
      </w:r>
      <w:r>
        <w:t>of</w:t>
      </w:r>
      <w:r>
        <w:rPr>
          <w:spacing w:val="-13"/>
        </w:rPr>
        <w:t xml:space="preserve"> </w:t>
      </w:r>
      <w:r>
        <w:t>data</w:t>
      </w:r>
      <w:r>
        <w:rPr>
          <w:spacing w:val="-12"/>
        </w:rPr>
        <w:t xml:space="preserve"> </w:t>
      </w:r>
      <w:r>
        <w:t>estimation</w:t>
      </w:r>
      <w:r>
        <w:rPr>
          <w:spacing w:val="-13"/>
        </w:rPr>
        <w:t xml:space="preserve"> </w:t>
      </w:r>
      <w:r>
        <w:t>types</w:t>
      </w:r>
      <w:r>
        <w:rPr>
          <w:spacing w:val="-12"/>
        </w:rPr>
        <w:t xml:space="preserve"> </w:t>
      </w:r>
      <w:r>
        <w:t>(e.g.</w:t>
      </w:r>
      <w:r>
        <w:rPr>
          <w:spacing w:val="-13"/>
        </w:rPr>
        <w:t xml:space="preserve"> </w:t>
      </w:r>
      <w:r>
        <w:t>whether</w:t>
      </w:r>
      <w:r>
        <w:rPr>
          <w:spacing w:val="-12"/>
        </w:rPr>
        <w:t xml:space="preserve"> </w:t>
      </w:r>
      <w:r>
        <w:t>the specific</w:t>
      </w:r>
      <w:r>
        <w:rPr>
          <w:spacing w:val="-2"/>
        </w:rPr>
        <w:t xml:space="preserve"> </w:t>
      </w:r>
      <w:r>
        <w:t>wealth</w:t>
      </w:r>
      <w:r>
        <w:rPr>
          <w:spacing w:val="-2"/>
        </w:rPr>
        <w:t xml:space="preserve"> </w:t>
      </w:r>
      <w:r>
        <w:t>inequality</w:t>
      </w:r>
      <w:r>
        <w:rPr>
          <w:spacing w:val="-2"/>
        </w:rPr>
        <w:t xml:space="preserve"> </w:t>
      </w:r>
      <w:r>
        <w:t>series</w:t>
      </w:r>
      <w:r>
        <w:rPr>
          <w:spacing w:val="-2"/>
        </w:rPr>
        <w:t xml:space="preserve"> </w:t>
      </w:r>
      <w:r>
        <w:t>has</w:t>
      </w:r>
      <w:r>
        <w:rPr>
          <w:spacing w:val="-2"/>
        </w:rPr>
        <w:t xml:space="preserve"> </w:t>
      </w:r>
      <w:r>
        <w:t>been</w:t>
      </w:r>
      <w:r>
        <w:rPr>
          <w:spacing w:val="-2"/>
        </w:rPr>
        <w:t xml:space="preserve"> </w:t>
      </w:r>
      <w:r>
        <w:t>estimated</w:t>
      </w:r>
      <w:r>
        <w:rPr>
          <w:spacing w:val="-2"/>
        </w:rPr>
        <w:t xml:space="preserve"> </w:t>
      </w:r>
      <w:r>
        <w:t>using</w:t>
      </w:r>
      <w:r>
        <w:rPr>
          <w:spacing w:val="-2"/>
        </w:rPr>
        <w:t xml:space="preserve"> </w:t>
      </w:r>
      <w:r>
        <w:t>wealth</w:t>
      </w:r>
      <w:r>
        <w:rPr>
          <w:spacing w:val="-2"/>
        </w:rPr>
        <w:t xml:space="preserve"> </w:t>
      </w:r>
      <w:r>
        <w:t>survey</w:t>
      </w:r>
      <w:r>
        <w:rPr>
          <w:spacing w:val="-2"/>
        </w:rPr>
        <w:t xml:space="preserve"> </w:t>
      </w:r>
      <w:r>
        <w:t>or</w:t>
      </w:r>
      <w:r>
        <w:rPr>
          <w:spacing w:val="-2"/>
        </w:rPr>
        <w:t xml:space="preserve"> </w:t>
      </w:r>
      <w:r>
        <w:t>using</w:t>
      </w:r>
      <w:r>
        <w:rPr>
          <w:spacing w:val="-2"/>
        </w:rPr>
        <w:t xml:space="preserve"> </w:t>
      </w:r>
      <w:r>
        <w:t>administrative</w:t>
      </w:r>
      <w:r>
        <w:rPr>
          <w:spacing w:val="-2"/>
        </w:rPr>
        <w:t xml:space="preserve"> </w:t>
      </w:r>
      <w:r>
        <w:t>tax</w:t>
      </w:r>
      <w:r>
        <w:rPr>
          <w:spacing w:val="-2"/>
        </w:rPr>
        <w:t xml:space="preserve"> </w:t>
      </w:r>
      <w:r>
        <w:t xml:space="preserve">data). The full taxonomies of data and estimation types is shown in Table </w:t>
      </w:r>
      <w:hyperlink w:anchor="_bookmark44" w:history="1">
        <w:r>
          <w:rPr>
            <w:color w:val="7F0000"/>
          </w:rPr>
          <w:t>4.5</w:t>
        </w:r>
      </w:hyperlink>
      <w:r>
        <w:t>.</w:t>
      </w:r>
    </w:p>
    <w:p w14:paraId="54B1AB4F" w14:textId="77777777" w:rsidR="00620CF6" w:rsidRDefault="00000000">
      <w:pPr>
        <w:pStyle w:val="BodyText"/>
        <w:spacing w:before="110" w:line="355" w:lineRule="auto"/>
        <w:ind w:left="117" w:right="815"/>
        <w:jc w:val="both"/>
      </w:pPr>
      <w:r>
        <w:rPr>
          <w:spacing w:val="-2"/>
        </w:rPr>
        <w:t>As</w:t>
      </w:r>
      <w:r>
        <w:rPr>
          <w:spacing w:val="-6"/>
        </w:rPr>
        <w:t xml:space="preserve"> </w:t>
      </w:r>
      <w:r>
        <w:rPr>
          <w:spacing w:val="-2"/>
        </w:rPr>
        <w:t>the</w:t>
      </w:r>
      <w:r>
        <w:rPr>
          <w:spacing w:val="-6"/>
        </w:rPr>
        <w:t xml:space="preserve"> </w:t>
      </w:r>
      <w:r>
        <w:rPr>
          <w:spacing w:val="-2"/>
        </w:rPr>
        <w:t>data</w:t>
      </w:r>
      <w:r>
        <w:rPr>
          <w:spacing w:val="-6"/>
        </w:rPr>
        <w:t xml:space="preserve"> </w:t>
      </w:r>
      <w:r>
        <w:rPr>
          <w:spacing w:val="-2"/>
        </w:rPr>
        <w:t>type</w:t>
      </w:r>
      <w:r>
        <w:rPr>
          <w:spacing w:val="-6"/>
        </w:rPr>
        <w:t xml:space="preserve"> </w:t>
      </w:r>
      <w:r>
        <w:rPr>
          <w:spacing w:val="-2"/>
        </w:rPr>
        <w:t>classification</w:t>
      </w:r>
      <w:r>
        <w:rPr>
          <w:spacing w:val="-6"/>
        </w:rPr>
        <w:t xml:space="preserve"> </w:t>
      </w:r>
      <w:r>
        <w:rPr>
          <w:spacing w:val="-2"/>
        </w:rPr>
        <w:t>is</w:t>
      </w:r>
      <w:r>
        <w:rPr>
          <w:spacing w:val="-6"/>
        </w:rPr>
        <w:t xml:space="preserve"> </w:t>
      </w:r>
      <w:r>
        <w:rPr>
          <w:spacing w:val="-2"/>
        </w:rPr>
        <w:t>source-specific,</w:t>
      </w:r>
      <w:r>
        <w:rPr>
          <w:spacing w:val="-4"/>
        </w:rPr>
        <w:t xml:space="preserve"> </w:t>
      </w:r>
      <w:r>
        <w:rPr>
          <w:spacing w:val="-2"/>
        </w:rPr>
        <w:t>the</w:t>
      </w:r>
      <w:r>
        <w:rPr>
          <w:spacing w:val="-6"/>
        </w:rPr>
        <w:t xml:space="preserve"> </w:t>
      </w:r>
      <w:r>
        <w:rPr>
          <w:spacing w:val="-2"/>
        </w:rPr>
        <w:t>exercise</w:t>
      </w:r>
      <w:r>
        <w:rPr>
          <w:spacing w:val="-6"/>
        </w:rPr>
        <w:t xml:space="preserve"> </w:t>
      </w:r>
      <w:r>
        <w:rPr>
          <w:spacing w:val="-2"/>
        </w:rPr>
        <w:t>of</w:t>
      </w:r>
      <w:r>
        <w:rPr>
          <w:spacing w:val="-6"/>
        </w:rPr>
        <w:t xml:space="preserve"> </w:t>
      </w:r>
      <w:r>
        <w:rPr>
          <w:spacing w:val="-2"/>
        </w:rPr>
        <w:t>assigning</w:t>
      </w:r>
      <w:r>
        <w:rPr>
          <w:spacing w:val="-6"/>
        </w:rPr>
        <w:t xml:space="preserve"> </w:t>
      </w:r>
      <w:r>
        <w:rPr>
          <w:spacing w:val="-2"/>
        </w:rPr>
        <w:t>a</w:t>
      </w:r>
      <w:r>
        <w:rPr>
          <w:spacing w:val="-6"/>
        </w:rPr>
        <w:t xml:space="preserve"> </w:t>
      </w:r>
      <w:r>
        <w:rPr>
          <w:spacing w:val="-2"/>
        </w:rPr>
        <w:t>type</w:t>
      </w:r>
      <w:r>
        <w:rPr>
          <w:spacing w:val="-6"/>
        </w:rPr>
        <w:t xml:space="preserve"> </w:t>
      </w:r>
      <w:r>
        <w:rPr>
          <w:spacing w:val="-2"/>
        </w:rPr>
        <w:t>to</w:t>
      </w:r>
      <w:r>
        <w:rPr>
          <w:spacing w:val="-6"/>
        </w:rPr>
        <w:t xml:space="preserve"> </w:t>
      </w:r>
      <w:r>
        <w:rPr>
          <w:spacing w:val="-2"/>
        </w:rPr>
        <w:t>each</w:t>
      </w:r>
      <w:r>
        <w:rPr>
          <w:spacing w:val="-6"/>
        </w:rPr>
        <w:t xml:space="preserve"> </w:t>
      </w:r>
      <w:r>
        <w:rPr>
          <w:spacing w:val="-2"/>
        </w:rPr>
        <w:t>source</w:t>
      </w:r>
      <w:r>
        <w:rPr>
          <w:spacing w:val="-6"/>
        </w:rPr>
        <w:t xml:space="preserve"> </w:t>
      </w:r>
      <w:r>
        <w:rPr>
          <w:spacing w:val="-2"/>
        </w:rPr>
        <w:t>turns</w:t>
      </w:r>
      <w:r>
        <w:rPr>
          <w:spacing w:val="-6"/>
        </w:rPr>
        <w:t xml:space="preserve"> </w:t>
      </w:r>
      <w:r>
        <w:rPr>
          <w:spacing w:val="-2"/>
        </w:rPr>
        <w:t>out</w:t>
      </w:r>
      <w:r>
        <w:rPr>
          <w:spacing w:val="-6"/>
        </w:rPr>
        <w:t xml:space="preserve"> </w:t>
      </w:r>
      <w:r>
        <w:rPr>
          <w:spacing w:val="-2"/>
        </w:rPr>
        <w:t>to</w:t>
      </w:r>
      <w:r>
        <w:rPr>
          <w:spacing w:val="-6"/>
        </w:rPr>
        <w:t xml:space="preserve"> </w:t>
      </w:r>
      <w:r>
        <w:rPr>
          <w:spacing w:val="-2"/>
        </w:rPr>
        <w:t>be less</w:t>
      </w:r>
      <w:r>
        <w:rPr>
          <w:spacing w:val="-7"/>
        </w:rPr>
        <w:t xml:space="preserve"> </w:t>
      </w:r>
      <w:r>
        <w:rPr>
          <w:spacing w:val="-2"/>
        </w:rPr>
        <w:t>precise</w:t>
      </w:r>
      <w:r>
        <w:rPr>
          <w:spacing w:val="-7"/>
        </w:rPr>
        <w:t xml:space="preserve"> </w:t>
      </w:r>
      <w:r>
        <w:rPr>
          <w:spacing w:val="-2"/>
        </w:rPr>
        <w:t>for</w:t>
      </w:r>
      <w:r>
        <w:rPr>
          <w:spacing w:val="-7"/>
        </w:rPr>
        <w:t xml:space="preserve"> </w:t>
      </w:r>
      <w:r>
        <w:rPr>
          <w:spacing w:val="-2"/>
        </w:rPr>
        <w:t>cross-national</w:t>
      </w:r>
      <w:r>
        <w:rPr>
          <w:spacing w:val="-7"/>
        </w:rPr>
        <w:t xml:space="preserve"> </w:t>
      </w:r>
      <w:r>
        <w:rPr>
          <w:spacing w:val="-2"/>
        </w:rPr>
        <w:t>sources,</w:t>
      </w:r>
      <w:r>
        <w:rPr>
          <w:spacing w:val="-6"/>
        </w:rPr>
        <w:t xml:space="preserve"> </w:t>
      </w:r>
      <w:r>
        <w:rPr>
          <w:spacing w:val="-2"/>
        </w:rPr>
        <w:t>as</w:t>
      </w:r>
      <w:r>
        <w:rPr>
          <w:spacing w:val="-7"/>
        </w:rPr>
        <w:t xml:space="preserve"> </w:t>
      </w:r>
      <w:r>
        <w:rPr>
          <w:spacing w:val="-2"/>
        </w:rPr>
        <w:t>we</w:t>
      </w:r>
      <w:r>
        <w:rPr>
          <w:spacing w:val="-7"/>
        </w:rPr>
        <w:t xml:space="preserve"> </w:t>
      </w:r>
      <w:r>
        <w:rPr>
          <w:spacing w:val="-2"/>
        </w:rPr>
        <w:t>do</w:t>
      </w:r>
      <w:r>
        <w:rPr>
          <w:spacing w:val="-7"/>
        </w:rPr>
        <w:t xml:space="preserve"> </w:t>
      </w:r>
      <w:r>
        <w:rPr>
          <w:spacing w:val="-2"/>
        </w:rPr>
        <w:t>not</w:t>
      </w:r>
      <w:r>
        <w:rPr>
          <w:spacing w:val="-7"/>
        </w:rPr>
        <w:t xml:space="preserve"> </w:t>
      </w:r>
      <w:r>
        <w:rPr>
          <w:spacing w:val="-2"/>
        </w:rPr>
        <w:t>differentiate</w:t>
      </w:r>
      <w:r>
        <w:rPr>
          <w:spacing w:val="-7"/>
        </w:rPr>
        <w:t xml:space="preserve"> </w:t>
      </w:r>
      <w:r>
        <w:rPr>
          <w:spacing w:val="-2"/>
        </w:rPr>
        <w:t>across</w:t>
      </w:r>
      <w:r>
        <w:rPr>
          <w:spacing w:val="-7"/>
        </w:rPr>
        <w:t xml:space="preserve"> </w:t>
      </w:r>
      <w:r>
        <w:rPr>
          <w:spacing w:val="-2"/>
        </w:rPr>
        <w:t>countries</w:t>
      </w:r>
      <w:r>
        <w:rPr>
          <w:spacing w:val="-7"/>
        </w:rPr>
        <w:t xml:space="preserve"> </w:t>
      </w:r>
      <w:r>
        <w:rPr>
          <w:spacing w:val="-2"/>
        </w:rPr>
        <w:t>specificities</w:t>
      </w:r>
      <w:r>
        <w:rPr>
          <w:spacing w:val="-7"/>
        </w:rPr>
        <w:t xml:space="preserve"> </w:t>
      </w:r>
      <w:r>
        <w:rPr>
          <w:spacing w:val="-2"/>
        </w:rPr>
        <w:t>within</w:t>
      </w:r>
      <w:r>
        <w:rPr>
          <w:spacing w:val="-7"/>
        </w:rPr>
        <w:t xml:space="preserve"> </w:t>
      </w:r>
      <w:r>
        <w:rPr>
          <w:spacing w:val="-2"/>
        </w:rPr>
        <w:t>the</w:t>
      </w:r>
      <w:r>
        <w:rPr>
          <w:spacing w:val="-7"/>
        </w:rPr>
        <w:t xml:space="preserve"> </w:t>
      </w:r>
      <w:r>
        <w:rPr>
          <w:spacing w:val="-2"/>
        </w:rPr>
        <w:t xml:space="preserve">same </w:t>
      </w:r>
      <w:r>
        <w:t>source.</w:t>
      </w:r>
      <w:r>
        <w:rPr>
          <w:spacing w:val="40"/>
        </w:rPr>
        <w:t xml:space="preserve"> </w:t>
      </w:r>
      <w:r>
        <w:t>For instance, in the case of the Luxembourg Wealth Study Database [</w:t>
      </w:r>
      <w:hyperlink w:anchor="_bookmark211" w:history="1">
        <w:r>
          <w:rPr>
            <w:color w:val="0000FF"/>
          </w:rPr>
          <w:t>92</w:t>
        </w:r>
      </w:hyperlink>
      <w:r>
        <w:t>] and the OECD Wealth Distribution Database [</w:t>
      </w:r>
      <w:hyperlink w:anchor="_bookmark220" w:history="1">
        <w:r>
          <w:rPr>
            <w:color w:val="0000FF"/>
          </w:rPr>
          <w:t>101</w:t>
        </w:r>
      </w:hyperlink>
      <w:r>
        <w:t xml:space="preserve">], we classify the data type as </w:t>
      </w:r>
      <w:r>
        <w:rPr>
          <w:i/>
        </w:rPr>
        <w:t>Wealth survey</w:t>
      </w:r>
      <w:r>
        <w:t>.</w:t>
      </w:r>
      <w:r>
        <w:rPr>
          <w:spacing w:val="40"/>
        </w:rPr>
        <w:t xml:space="preserve"> </w:t>
      </w:r>
      <w:r>
        <w:t xml:space="preserve">However, data for one country, </w:t>
      </w:r>
      <w:r>
        <w:rPr>
          <w:spacing w:val="-2"/>
        </w:rPr>
        <w:t>Norway,</w:t>
      </w:r>
      <w:r>
        <w:rPr>
          <w:spacing w:val="-6"/>
        </w:rPr>
        <w:t xml:space="preserve"> </w:t>
      </w:r>
      <w:r>
        <w:rPr>
          <w:spacing w:val="-2"/>
        </w:rPr>
        <w:t>does</w:t>
      </w:r>
      <w:r>
        <w:rPr>
          <w:spacing w:val="-6"/>
        </w:rPr>
        <w:t xml:space="preserve"> </w:t>
      </w:r>
      <w:r>
        <w:rPr>
          <w:spacing w:val="-2"/>
        </w:rPr>
        <w:t>not</w:t>
      </w:r>
      <w:r>
        <w:rPr>
          <w:spacing w:val="-6"/>
        </w:rPr>
        <w:t xml:space="preserve"> </w:t>
      </w:r>
      <w:r>
        <w:rPr>
          <w:spacing w:val="-2"/>
        </w:rPr>
        <w:t>come</w:t>
      </w:r>
      <w:r>
        <w:rPr>
          <w:spacing w:val="-6"/>
        </w:rPr>
        <w:t xml:space="preserve"> </w:t>
      </w:r>
      <w:r>
        <w:rPr>
          <w:spacing w:val="-2"/>
        </w:rPr>
        <w:t>from</w:t>
      </w:r>
      <w:r>
        <w:rPr>
          <w:spacing w:val="-6"/>
        </w:rPr>
        <w:t xml:space="preserve"> </w:t>
      </w:r>
      <w:r>
        <w:rPr>
          <w:spacing w:val="-2"/>
        </w:rPr>
        <w:t>a</w:t>
      </w:r>
      <w:r>
        <w:rPr>
          <w:spacing w:val="-6"/>
        </w:rPr>
        <w:t xml:space="preserve"> </w:t>
      </w:r>
      <w:r>
        <w:rPr>
          <w:spacing w:val="-2"/>
        </w:rPr>
        <w:t>wealth</w:t>
      </w:r>
      <w:r>
        <w:rPr>
          <w:spacing w:val="-6"/>
        </w:rPr>
        <w:t xml:space="preserve"> </w:t>
      </w:r>
      <w:r>
        <w:rPr>
          <w:spacing w:val="-2"/>
        </w:rPr>
        <w:t>survey</w:t>
      </w:r>
      <w:r>
        <w:rPr>
          <w:spacing w:val="-6"/>
        </w:rPr>
        <w:t xml:space="preserve"> </w:t>
      </w:r>
      <w:r>
        <w:rPr>
          <w:spacing w:val="-2"/>
        </w:rPr>
        <w:t>but</w:t>
      </w:r>
      <w:r>
        <w:rPr>
          <w:spacing w:val="-6"/>
        </w:rPr>
        <w:t xml:space="preserve"> </w:t>
      </w:r>
      <w:r>
        <w:rPr>
          <w:spacing w:val="-2"/>
        </w:rPr>
        <w:t>from</w:t>
      </w:r>
      <w:r>
        <w:rPr>
          <w:spacing w:val="-6"/>
        </w:rPr>
        <w:t xml:space="preserve"> </w:t>
      </w:r>
      <w:r>
        <w:rPr>
          <w:spacing w:val="-2"/>
        </w:rPr>
        <w:t>various</w:t>
      </w:r>
      <w:r>
        <w:rPr>
          <w:spacing w:val="-6"/>
        </w:rPr>
        <w:t xml:space="preserve"> </w:t>
      </w:r>
      <w:r>
        <w:rPr>
          <w:spacing w:val="-2"/>
        </w:rPr>
        <w:t>administrative</w:t>
      </w:r>
      <w:r>
        <w:rPr>
          <w:spacing w:val="-6"/>
        </w:rPr>
        <w:t xml:space="preserve"> </w:t>
      </w:r>
      <w:r>
        <w:rPr>
          <w:spacing w:val="-2"/>
        </w:rPr>
        <w:t>sources.</w:t>
      </w:r>
      <w:r>
        <w:rPr>
          <w:spacing w:val="10"/>
        </w:rPr>
        <w:t xml:space="preserve"> </w:t>
      </w:r>
      <w:r>
        <w:rPr>
          <w:spacing w:val="-2"/>
        </w:rPr>
        <w:t>Similarly,</w:t>
      </w:r>
      <w:r>
        <w:rPr>
          <w:spacing w:val="-6"/>
        </w:rPr>
        <w:t xml:space="preserve"> </w:t>
      </w:r>
      <w:r>
        <w:rPr>
          <w:spacing w:val="-2"/>
        </w:rPr>
        <w:t>we</w:t>
      </w:r>
      <w:r>
        <w:rPr>
          <w:spacing w:val="-6"/>
        </w:rPr>
        <w:t xml:space="preserve"> </w:t>
      </w:r>
      <w:r>
        <w:rPr>
          <w:spacing w:val="-2"/>
        </w:rPr>
        <w:t xml:space="preserve">classify </w:t>
      </w:r>
      <w:r>
        <w:t>the</w:t>
      </w:r>
      <w:r>
        <w:rPr>
          <w:spacing w:val="16"/>
        </w:rPr>
        <w:t xml:space="preserve"> </w:t>
      </w:r>
      <w:r>
        <w:t>World</w:t>
      </w:r>
      <w:r>
        <w:rPr>
          <w:spacing w:val="17"/>
        </w:rPr>
        <w:t xml:space="preserve"> </w:t>
      </w:r>
      <w:r>
        <w:t>Inequality</w:t>
      </w:r>
      <w:r>
        <w:rPr>
          <w:spacing w:val="16"/>
        </w:rPr>
        <w:t xml:space="preserve"> </w:t>
      </w:r>
      <w:r>
        <w:t>Database</w:t>
      </w:r>
      <w:r>
        <w:rPr>
          <w:spacing w:val="17"/>
        </w:rPr>
        <w:t xml:space="preserve"> </w:t>
      </w:r>
      <w:r>
        <w:t>[</w:t>
      </w:r>
      <w:hyperlink w:anchor="_bookmark270" w:history="1">
        <w:r>
          <w:rPr>
            <w:color w:val="0000FF"/>
          </w:rPr>
          <w:t>151</w:t>
        </w:r>
      </w:hyperlink>
      <w:r>
        <w:t>]</w:t>
      </w:r>
      <w:r>
        <w:rPr>
          <w:spacing w:val="16"/>
        </w:rPr>
        <w:t xml:space="preserve"> </w:t>
      </w:r>
      <w:r>
        <w:t>as</w:t>
      </w:r>
      <w:r>
        <w:rPr>
          <w:spacing w:val="17"/>
        </w:rPr>
        <w:t xml:space="preserve"> </w:t>
      </w:r>
      <w:r>
        <w:t>a</w:t>
      </w:r>
      <w:r>
        <w:rPr>
          <w:spacing w:val="16"/>
        </w:rPr>
        <w:t xml:space="preserve"> </w:t>
      </w:r>
      <w:r>
        <w:rPr>
          <w:i/>
        </w:rPr>
        <w:t>Mix</w:t>
      </w:r>
      <w:r>
        <w:rPr>
          <w:i/>
          <w:spacing w:val="22"/>
        </w:rPr>
        <w:t xml:space="preserve"> </w:t>
      </w:r>
      <w:r>
        <w:rPr>
          <w:i/>
        </w:rPr>
        <w:t>of</w:t>
      </w:r>
      <w:r>
        <w:rPr>
          <w:i/>
          <w:spacing w:val="22"/>
        </w:rPr>
        <w:t xml:space="preserve"> </w:t>
      </w:r>
      <w:r>
        <w:rPr>
          <w:i/>
        </w:rPr>
        <w:t>sources</w:t>
      </w:r>
      <w:r>
        <w:rPr>
          <w:i/>
          <w:spacing w:val="22"/>
        </w:rPr>
        <w:t xml:space="preserve"> </w:t>
      </w:r>
      <w:r>
        <w:rPr>
          <w:i/>
        </w:rPr>
        <w:t>and</w:t>
      </w:r>
      <w:r>
        <w:rPr>
          <w:i/>
          <w:spacing w:val="22"/>
        </w:rPr>
        <w:t xml:space="preserve"> </w:t>
      </w:r>
      <w:r>
        <w:rPr>
          <w:i/>
        </w:rPr>
        <w:t>methods</w:t>
      </w:r>
      <w:r>
        <w:rPr>
          <w:i/>
          <w:spacing w:val="19"/>
        </w:rPr>
        <w:t xml:space="preserve"> </w:t>
      </w:r>
      <w:r>
        <w:t>to</w:t>
      </w:r>
      <w:r>
        <w:rPr>
          <w:spacing w:val="16"/>
        </w:rPr>
        <w:t xml:space="preserve"> </w:t>
      </w:r>
      <w:r>
        <w:t>reflect</w:t>
      </w:r>
      <w:r>
        <w:rPr>
          <w:spacing w:val="17"/>
        </w:rPr>
        <w:t xml:space="preserve"> </w:t>
      </w:r>
      <w:r>
        <w:t>the</w:t>
      </w:r>
      <w:r>
        <w:rPr>
          <w:spacing w:val="16"/>
        </w:rPr>
        <w:t xml:space="preserve"> </w:t>
      </w:r>
      <w:r>
        <w:t>variety</w:t>
      </w:r>
      <w:r>
        <w:rPr>
          <w:spacing w:val="17"/>
        </w:rPr>
        <w:t xml:space="preserve"> </w:t>
      </w:r>
      <w:r>
        <w:t>of</w:t>
      </w:r>
      <w:r>
        <w:rPr>
          <w:spacing w:val="16"/>
        </w:rPr>
        <w:t xml:space="preserve"> </w:t>
      </w:r>
      <w:r>
        <w:t>data</w:t>
      </w:r>
      <w:r>
        <w:rPr>
          <w:spacing w:val="17"/>
        </w:rPr>
        <w:t xml:space="preserve"> </w:t>
      </w:r>
      <w:proofErr w:type="gramStart"/>
      <w:r>
        <w:rPr>
          <w:spacing w:val="-2"/>
        </w:rPr>
        <w:t>sources</w:t>
      </w:r>
      <w:proofErr w:type="gramEnd"/>
    </w:p>
    <w:p w14:paraId="3F05C952" w14:textId="77777777" w:rsidR="00620CF6" w:rsidRDefault="00620CF6">
      <w:pPr>
        <w:spacing w:line="355" w:lineRule="auto"/>
        <w:jc w:val="both"/>
        <w:sectPr w:rsidR="00620CF6" w:rsidSect="00D60468">
          <w:pgSz w:w="12240" w:h="15840"/>
          <w:pgMar w:top="1220" w:right="600" w:bottom="280" w:left="1300" w:header="720" w:footer="720" w:gutter="0"/>
          <w:cols w:space="720"/>
        </w:sectPr>
      </w:pPr>
    </w:p>
    <w:p w14:paraId="5C091D8A" w14:textId="77777777" w:rsidR="00620CF6" w:rsidRDefault="00620CF6">
      <w:pPr>
        <w:pStyle w:val="BodyText"/>
      </w:pPr>
    </w:p>
    <w:p w14:paraId="64BF0D4C" w14:textId="77777777" w:rsidR="00620CF6" w:rsidRDefault="00620CF6">
      <w:pPr>
        <w:pStyle w:val="BodyText"/>
        <w:spacing w:before="1"/>
        <w:rPr>
          <w:sz w:val="15"/>
        </w:rPr>
      </w:pPr>
    </w:p>
    <w:p w14:paraId="106E1878" w14:textId="77777777" w:rsidR="00620CF6" w:rsidRDefault="00000000">
      <w:pPr>
        <w:pStyle w:val="BodyText"/>
        <w:spacing w:before="114"/>
        <w:ind w:left="2392" w:right="3090"/>
        <w:jc w:val="center"/>
      </w:pPr>
      <w:r>
        <w:t>Table</w:t>
      </w:r>
      <w:r>
        <w:rPr>
          <w:spacing w:val="19"/>
        </w:rPr>
        <w:t xml:space="preserve"> </w:t>
      </w:r>
      <w:r>
        <w:t>4.5:</w:t>
      </w:r>
      <w:r>
        <w:rPr>
          <w:spacing w:val="42"/>
        </w:rPr>
        <w:t xml:space="preserve"> </w:t>
      </w:r>
      <w:bookmarkStart w:id="421" w:name="_bookmark44"/>
      <w:bookmarkEnd w:id="421"/>
      <w:r>
        <w:t>Data</w:t>
      </w:r>
      <w:r>
        <w:rPr>
          <w:spacing w:val="19"/>
        </w:rPr>
        <w:t xml:space="preserve"> </w:t>
      </w:r>
      <w:r>
        <w:rPr>
          <w:spacing w:val="-4"/>
        </w:rPr>
        <w:t>Type</w:t>
      </w:r>
    </w:p>
    <w:p w14:paraId="6AAD70BC" w14:textId="77777777" w:rsidR="00620CF6" w:rsidRDefault="00000000">
      <w:pPr>
        <w:pStyle w:val="BodyText"/>
        <w:spacing w:before="1"/>
        <w:rPr>
          <w:sz w:val="12"/>
        </w:rPr>
      </w:pPr>
      <w:r>
        <w:rPr>
          <w:noProof/>
        </w:rPr>
        <mc:AlternateContent>
          <mc:Choice Requires="wps">
            <w:drawing>
              <wp:anchor distT="0" distB="0" distL="0" distR="0" simplePos="0" relativeHeight="487603712" behindDoc="1" locked="0" layoutInCell="1" allowOverlap="1" wp14:anchorId="6E9F0A64" wp14:editId="665E868D">
                <wp:simplePos x="0" y="0"/>
                <wp:positionH relativeFrom="page">
                  <wp:posOffset>899998</wp:posOffset>
                </wp:positionH>
                <wp:positionV relativeFrom="paragraph">
                  <wp:posOffset>119267</wp:posOffset>
                </wp:positionV>
                <wp:extent cx="6064250" cy="1270"/>
                <wp:effectExtent l="0" t="0" r="0" b="0"/>
                <wp:wrapTopAndBottom/>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4250" cy="1270"/>
                        </a:xfrm>
                        <a:custGeom>
                          <a:avLst/>
                          <a:gdLst/>
                          <a:ahLst/>
                          <a:cxnLst/>
                          <a:rect l="l" t="t" r="r" b="b"/>
                          <a:pathLst>
                            <a:path w="6064250">
                              <a:moveTo>
                                <a:pt x="0" y="0"/>
                              </a:moveTo>
                              <a:lnTo>
                                <a:pt x="6063665"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FD62D9" id="Graphic 63" o:spid="_x0000_s1026" style="position:absolute;margin-left:70.85pt;margin-top:9.4pt;width:477.5pt;height:.1pt;z-index:-15712768;visibility:visible;mso-wrap-style:square;mso-wrap-distance-left:0;mso-wrap-distance-top:0;mso-wrap-distance-right:0;mso-wrap-distance-bottom:0;mso-position-horizontal:absolute;mso-position-horizontal-relative:page;mso-position-vertical:absolute;mso-position-vertical-relative:text;v-text-anchor:top" coordsize="60642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" path="m,l6063665,e" filled="f" strokeweight=".28114mm">
                <v:path arrowok="t"/>
                <w10:wrap type="topAndBottom" anchorx="page"/>
              </v:shape>
            </w:pict>
          </mc:Fallback>
        </mc:AlternateContent>
      </w:r>
    </w:p>
    <w:p w14:paraId="1ACABE88" w14:textId="77777777" w:rsidR="00620CF6" w:rsidRDefault="00000000">
      <w:pPr>
        <w:pStyle w:val="BodyText"/>
        <w:tabs>
          <w:tab w:val="left" w:pos="5011"/>
        </w:tabs>
        <w:spacing w:before="13"/>
        <w:ind w:left="4287"/>
      </w:pPr>
      <w:r>
        <w:rPr>
          <w:spacing w:val="-4"/>
        </w:rPr>
        <w:t>Label</w:t>
      </w:r>
      <w:r>
        <w:tab/>
      </w:r>
      <w:r>
        <w:rPr>
          <w:spacing w:val="-2"/>
        </w:rPr>
        <w:t>Description</w:t>
      </w:r>
    </w:p>
    <w:p w14:paraId="6EFC1FE6" w14:textId="77777777" w:rsidR="00620CF6" w:rsidRDefault="00000000">
      <w:pPr>
        <w:pStyle w:val="BodyText"/>
        <w:tabs>
          <w:tab w:val="left" w:pos="5011"/>
        </w:tabs>
        <w:spacing w:before="92" w:line="213" w:lineRule="auto"/>
        <w:ind w:left="5011" w:right="1120" w:hanging="1487"/>
      </w:pPr>
      <w:r>
        <w:rPr>
          <w:noProof/>
        </w:rPr>
        <mc:AlternateContent>
          <mc:Choice Requires="wpg">
            <w:drawing>
              <wp:anchor distT="0" distB="0" distL="0" distR="0" simplePos="0" relativeHeight="481615360" behindDoc="1" locked="0" layoutInCell="1" allowOverlap="1" wp14:anchorId="535CC289" wp14:editId="289FF084">
                <wp:simplePos x="0" y="0"/>
                <wp:positionH relativeFrom="page">
                  <wp:posOffset>899998</wp:posOffset>
                </wp:positionH>
                <wp:positionV relativeFrom="paragraph">
                  <wp:posOffset>29033</wp:posOffset>
                </wp:positionV>
                <wp:extent cx="6064250" cy="34544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250" cy="345440"/>
                          <a:chOff x="0" y="0"/>
                          <a:chExt cx="6064250" cy="345440"/>
                        </a:xfrm>
                      </wpg:grpSpPr>
                      <wps:wsp>
                        <wps:cNvPr id="65" name="Graphic 65"/>
                        <wps:cNvSpPr/>
                        <wps:spPr>
                          <a:xfrm>
                            <a:off x="0" y="3163"/>
                            <a:ext cx="6064250" cy="1270"/>
                          </a:xfrm>
                          <a:custGeom>
                            <a:avLst/>
                            <a:gdLst/>
                            <a:ahLst/>
                            <a:cxnLst/>
                            <a:rect l="l" t="t" r="r" b="b"/>
                            <a:pathLst>
                              <a:path w="6064250">
                                <a:moveTo>
                                  <a:pt x="0" y="0"/>
                                </a:moveTo>
                                <a:lnTo>
                                  <a:pt x="6063665" y="0"/>
                                </a:lnTo>
                              </a:path>
                            </a:pathLst>
                          </a:custGeom>
                          <a:ln w="6327">
                            <a:solidFill>
                              <a:srgbClr val="000000"/>
                            </a:solidFill>
                            <a:prstDash val="solid"/>
                          </a:ln>
                        </wps:spPr>
                        <wps:bodyPr wrap="square" lIns="0" tIns="0" rIns="0" bIns="0" rtlCol="0">
                          <a:prstTxWarp prst="textNoShape">
                            <a:avLst/>
                          </a:prstTxWarp>
                          <a:noAutofit/>
                        </wps:bodyPr>
                      </wps:wsp>
                      <wps:wsp>
                        <wps:cNvPr id="66" name="Graphic 66"/>
                        <wps:cNvSpPr/>
                        <wps:spPr>
                          <a:xfrm>
                            <a:off x="0" y="41771"/>
                            <a:ext cx="6064250" cy="304165"/>
                          </a:xfrm>
                          <a:custGeom>
                            <a:avLst/>
                            <a:gdLst/>
                            <a:ahLst/>
                            <a:cxnLst/>
                            <a:rect l="l" t="t" r="r" b="b"/>
                            <a:pathLst>
                              <a:path w="6064250" h="304165">
                                <a:moveTo>
                                  <a:pt x="6063666" y="0"/>
                                </a:moveTo>
                                <a:lnTo>
                                  <a:pt x="3031833" y="0"/>
                                </a:lnTo>
                                <a:lnTo>
                                  <a:pt x="0" y="0"/>
                                </a:lnTo>
                                <a:lnTo>
                                  <a:pt x="0" y="303657"/>
                                </a:lnTo>
                                <a:lnTo>
                                  <a:pt x="3031833" y="303657"/>
                                </a:lnTo>
                                <a:lnTo>
                                  <a:pt x="6063666" y="303657"/>
                                </a:lnTo>
                                <a:lnTo>
                                  <a:pt x="6063666" y="0"/>
                                </a:lnTo>
                                <a:close/>
                              </a:path>
                            </a:pathLst>
                          </a:custGeom>
                          <a:solidFill>
                            <a:srgbClr val="F7F7F7"/>
                          </a:solidFill>
                        </wps:spPr>
                        <wps:bodyPr wrap="square" lIns="0" tIns="0" rIns="0" bIns="0" rtlCol="0">
                          <a:prstTxWarp prst="textNoShape">
                            <a:avLst/>
                          </a:prstTxWarp>
                          <a:noAutofit/>
                        </wps:bodyPr>
                      </wps:wsp>
                    </wpg:wgp>
                  </a:graphicData>
                </a:graphic>
              </wp:anchor>
            </w:drawing>
          </mc:Choice>
          <mc:Fallback>
            <w:pict>
              <v:group w14:anchorId="36CD15C8" id="Group 64" o:spid="_x0000_s1026" style="position:absolute;margin-left:70.85pt;margin-top:2.3pt;width:477.5pt;height:27.2pt;z-index:-21701120;mso-wrap-distance-left:0;mso-wrap-distance-right:0;mso-position-horizontal-relative:page" coordsize="60642,3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">
                <v:shape id="Graphic 65" o:spid="_x0000_s1027" style="position:absolute;top:31;width:60642;height:13;visibility:visible;mso-wrap-style:square;v-text-anchor:top" coordsize="6064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" path="m,l6063665,e" filled="f" strokeweight=".17575mm">
                  <v:path arrowok="t"/>
                </v:shape>
                <v:shape id="Graphic 66" o:spid="_x0000_s1028" style="position:absolute;top:417;width:60642;height:3042;visibility:visible;mso-wrap-style:square;v-text-anchor:top" coordsize="606425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" path="m6063666,l3031833,,,,,303657r3031833,l6063666,303657,6063666,xe" fillcolor="#f7f7f7" stroked="f">
                  <v:path arrowok="t"/>
                </v:shape>
                <w10:wrap anchorx="page"/>
              </v:group>
            </w:pict>
          </mc:Fallback>
        </mc:AlternateContent>
      </w:r>
      <w:r>
        <w:t>Wealth survey</w:t>
      </w:r>
      <w:r>
        <w:tab/>
      </w:r>
      <w:proofErr w:type="gramStart"/>
      <w:r>
        <w:rPr>
          <w:spacing w:val="-2"/>
        </w:rPr>
        <w:t>The</w:t>
      </w:r>
      <w:proofErr w:type="gramEnd"/>
      <w:r>
        <w:rPr>
          <w:spacing w:val="-2"/>
        </w:rPr>
        <w:t xml:space="preserve"> series has been estimated using only wealth </w:t>
      </w:r>
      <w:r>
        <w:t>survey data.</w:t>
      </w:r>
    </w:p>
    <w:p w14:paraId="5960B91B" w14:textId="77777777" w:rsidR="00620CF6" w:rsidRDefault="00000000">
      <w:pPr>
        <w:pStyle w:val="BodyText"/>
        <w:tabs>
          <w:tab w:val="left" w:pos="5011"/>
        </w:tabs>
        <w:spacing w:line="229" w:lineRule="exact"/>
        <w:ind w:left="1796"/>
      </w:pPr>
      <w:r>
        <w:rPr>
          <w:spacing w:val="-2"/>
        </w:rPr>
        <w:t>Wealth</w:t>
      </w:r>
      <w:r>
        <w:rPr>
          <w:spacing w:val="2"/>
        </w:rPr>
        <w:t xml:space="preserve"> </w:t>
      </w:r>
      <w:r>
        <w:rPr>
          <w:spacing w:val="-2"/>
        </w:rPr>
        <w:t>survey</w:t>
      </w:r>
      <w:r>
        <w:rPr>
          <w:spacing w:val="2"/>
        </w:rPr>
        <w:t xml:space="preserve"> </w:t>
      </w:r>
      <w:r>
        <w:rPr>
          <w:spacing w:val="-2"/>
        </w:rPr>
        <w:t>(with</w:t>
      </w:r>
      <w:r>
        <w:rPr>
          <w:spacing w:val="2"/>
        </w:rPr>
        <w:t xml:space="preserve"> </w:t>
      </w:r>
      <w:r>
        <w:rPr>
          <w:spacing w:val="-2"/>
        </w:rPr>
        <w:t>adjustments)</w:t>
      </w:r>
      <w:r>
        <w:tab/>
        <w:t>The</w:t>
      </w:r>
      <w:r>
        <w:rPr>
          <w:spacing w:val="-6"/>
        </w:rPr>
        <w:t xml:space="preserve"> </w:t>
      </w:r>
      <w:r>
        <w:t>series</w:t>
      </w:r>
      <w:r>
        <w:rPr>
          <w:spacing w:val="-5"/>
        </w:rPr>
        <w:t xml:space="preserve"> </w:t>
      </w:r>
      <w:r>
        <w:t>has</w:t>
      </w:r>
      <w:r>
        <w:rPr>
          <w:spacing w:val="-6"/>
        </w:rPr>
        <w:t xml:space="preserve"> </w:t>
      </w:r>
      <w:r>
        <w:t>been</w:t>
      </w:r>
      <w:r>
        <w:rPr>
          <w:spacing w:val="-5"/>
        </w:rPr>
        <w:t xml:space="preserve"> </w:t>
      </w:r>
      <w:r>
        <w:t>estimated</w:t>
      </w:r>
      <w:r>
        <w:rPr>
          <w:spacing w:val="-5"/>
        </w:rPr>
        <w:t xml:space="preserve"> </w:t>
      </w:r>
      <w:r>
        <w:t>from</w:t>
      </w:r>
      <w:r>
        <w:rPr>
          <w:spacing w:val="-6"/>
        </w:rPr>
        <w:t xml:space="preserve"> </w:t>
      </w:r>
      <w:r>
        <w:t>wealth</w:t>
      </w:r>
      <w:r>
        <w:rPr>
          <w:spacing w:val="-5"/>
        </w:rPr>
        <w:t xml:space="preserve"> </w:t>
      </w:r>
      <w:proofErr w:type="gramStart"/>
      <w:r>
        <w:rPr>
          <w:spacing w:val="-2"/>
        </w:rPr>
        <w:t>survey</w:t>
      </w:r>
      <w:proofErr w:type="gramEnd"/>
    </w:p>
    <w:p w14:paraId="6EAA3911" w14:textId="77777777" w:rsidR="00620CF6" w:rsidRDefault="00000000">
      <w:pPr>
        <w:pStyle w:val="BodyText"/>
        <w:spacing w:before="8" w:line="213" w:lineRule="auto"/>
        <w:ind w:left="5011" w:right="535"/>
      </w:pPr>
      <w:r>
        <w:t>data that has been adjusted, especially at the top. Adjustment methods comprise rich-list based adjustment</w:t>
      </w:r>
      <w:r>
        <w:rPr>
          <w:spacing w:val="-8"/>
        </w:rPr>
        <w:t xml:space="preserve"> </w:t>
      </w:r>
      <w:proofErr w:type="spellStart"/>
      <w:r>
        <w:t>als</w:t>
      </w:r>
      <w:proofErr w:type="spellEnd"/>
      <w:r>
        <w:rPr>
          <w:spacing w:val="-7"/>
        </w:rPr>
        <w:t xml:space="preserve"> </w:t>
      </w:r>
      <w:r>
        <w:t>well</w:t>
      </w:r>
      <w:r>
        <w:rPr>
          <w:spacing w:val="-7"/>
        </w:rPr>
        <w:t xml:space="preserve"> </w:t>
      </w:r>
      <w:r>
        <w:t>as</w:t>
      </w:r>
      <w:r>
        <w:rPr>
          <w:spacing w:val="-7"/>
        </w:rPr>
        <w:t xml:space="preserve"> </w:t>
      </w:r>
      <w:r>
        <w:t>pure</w:t>
      </w:r>
      <w:r>
        <w:rPr>
          <w:spacing w:val="-7"/>
        </w:rPr>
        <w:t xml:space="preserve"> </w:t>
      </w:r>
      <w:r>
        <w:t>reweighting</w:t>
      </w:r>
      <w:r>
        <w:rPr>
          <w:spacing w:val="-7"/>
        </w:rPr>
        <w:t xml:space="preserve"> </w:t>
      </w:r>
      <w:r>
        <w:t>methods.</w:t>
      </w:r>
    </w:p>
    <w:p w14:paraId="135C2F79" w14:textId="77777777" w:rsidR="00620CF6" w:rsidRDefault="00620CF6">
      <w:pPr>
        <w:pStyle w:val="BodyText"/>
      </w:pPr>
    </w:p>
    <w:p w14:paraId="5295F6D1" w14:textId="77777777" w:rsidR="00620CF6" w:rsidRDefault="00620CF6">
      <w:pPr>
        <w:pStyle w:val="BodyText"/>
        <w:spacing w:before="10"/>
        <w:rPr>
          <w:sz w:val="22"/>
        </w:rPr>
      </w:pPr>
    </w:p>
    <w:p w14:paraId="5E2AA32A" w14:textId="77777777" w:rsidR="00620CF6" w:rsidRDefault="00000000">
      <w:pPr>
        <w:pStyle w:val="BodyText"/>
        <w:tabs>
          <w:tab w:val="left" w:pos="5011"/>
        </w:tabs>
        <w:spacing w:before="138" w:after="17" w:line="213" w:lineRule="auto"/>
        <w:ind w:left="5011" w:right="1029" w:hanging="968"/>
      </w:pPr>
      <w:r>
        <w:rPr>
          <w:noProof/>
        </w:rPr>
        <mc:AlternateContent>
          <mc:Choice Requires="wps">
            <w:drawing>
              <wp:anchor distT="0" distB="0" distL="0" distR="0" simplePos="0" relativeHeight="15748096" behindDoc="0" locked="0" layoutInCell="1" allowOverlap="1" wp14:anchorId="1ADABD44" wp14:editId="549B8DDA">
                <wp:simplePos x="0" y="0"/>
                <wp:positionH relativeFrom="page">
                  <wp:posOffset>899998</wp:posOffset>
                </wp:positionH>
                <wp:positionV relativeFrom="paragraph">
                  <wp:posOffset>-355495</wp:posOffset>
                </wp:positionV>
                <wp:extent cx="6064250" cy="45593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0" cy="455930"/>
                        </a:xfrm>
                        <a:prstGeom prst="rect">
                          <a:avLst/>
                        </a:prstGeom>
                        <a:solidFill>
                          <a:srgbClr val="F7F7F7"/>
                        </a:solidFill>
                      </wps:spPr>
                      <wps:txbx>
                        <w:txbxContent>
                          <w:p w14:paraId="3261F71E" w14:textId="77777777" w:rsidR="00620CF6" w:rsidRDefault="00000000">
                            <w:pPr>
                              <w:pStyle w:val="BodyText"/>
                              <w:tabs>
                                <w:tab w:val="left" w:pos="4894"/>
                              </w:tabs>
                              <w:spacing w:line="212" w:lineRule="exact"/>
                              <w:ind w:left="1430"/>
                              <w:rPr>
                                <w:color w:val="000000"/>
                              </w:rPr>
                            </w:pPr>
                            <w:r>
                              <w:rPr>
                                <w:color w:val="000000"/>
                                <w:spacing w:val="-2"/>
                              </w:rPr>
                              <w:t>Wealth</w:t>
                            </w:r>
                            <w:r>
                              <w:rPr>
                                <w:color w:val="000000"/>
                              </w:rPr>
                              <w:t xml:space="preserve"> </w:t>
                            </w:r>
                            <w:r>
                              <w:rPr>
                                <w:color w:val="000000"/>
                                <w:spacing w:val="-2"/>
                              </w:rPr>
                              <w:t>survey</w:t>
                            </w:r>
                            <w:r>
                              <w:rPr>
                                <w:color w:val="000000"/>
                                <w:spacing w:val="1"/>
                              </w:rPr>
                              <w:t xml:space="preserve"> </w:t>
                            </w:r>
                            <w:r>
                              <w:rPr>
                                <w:color w:val="000000"/>
                                <w:spacing w:val="-2"/>
                              </w:rPr>
                              <w:t>and</w:t>
                            </w:r>
                            <w:r>
                              <w:rPr>
                                <w:color w:val="000000"/>
                              </w:rPr>
                              <w:t xml:space="preserve"> </w:t>
                            </w:r>
                            <w:r>
                              <w:rPr>
                                <w:color w:val="000000"/>
                                <w:spacing w:val="-2"/>
                              </w:rPr>
                              <w:t>national</w:t>
                            </w:r>
                            <w:r>
                              <w:rPr>
                                <w:color w:val="000000"/>
                                <w:spacing w:val="1"/>
                              </w:rPr>
                              <w:t xml:space="preserve"> </w:t>
                            </w:r>
                            <w:r>
                              <w:rPr>
                                <w:color w:val="000000"/>
                                <w:spacing w:val="-2"/>
                              </w:rPr>
                              <w:t>accounts</w:t>
                            </w:r>
                            <w:r>
                              <w:rPr>
                                <w:color w:val="000000"/>
                              </w:rPr>
                              <w:tab/>
                            </w:r>
                            <w:proofErr w:type="gramStart"/>
                            <w:r>
                              <w:rPr>
                                <w:color w:val="000000"/>
                              </w:rPr>
                              <w:t>The</w:t>
                            </w:r>
                            <w:proofErr w:type="gramEnd"/>
                            <w:r>
                              <w:rPr>
                                <w:color w:val="000000"/>
                                <w:spacing w:val="-6"/>
                              </w:rPr>
                              <w:t xml:space="preserve"> </w:t>
                            </w:r>
                            <w:r>
                              <w:rPr>
                                <w:color w:val="000000"/>
                              </w:rPr>
                              <w:t>series</w:t>
                            </w:r>
                            <w:r>
                              <w:rPr>
                                <w:color w:val="000000"/>
                                <w:spacing w:val="-5"/>
                              </w:rPr>
                              <w:t xml:space="preserve"> </w:t>
                            </w:r>
                            <w:r>
                              <w:rPr>
                                <w:color w:val="000000"/>
                              </w:rPr>
                              <w:t>has</w:t>
                            </w:r>
                            <w:r>
                              <w:rPr>
                                <w:color w:val="000000"/>
                                <w:spacing w:val="-5"/>
                              </w:rPr>
                              <w:t xml:space="preserve"> </w:t>
                            </w:r>
                            <w:r>
                              <w:rPr>
                                <w:color w:val="000000"/>
                              </w:rPr>
                              <w:t>been</w:t>
                            </w:r>
                            <w:r>
                              <w:rPr>
                                <w:color w:val="000000"/>
                                <w:spacing w:val="-5"/>
                              </w:rPr>
                              <w:t xml:space="preserve"> </w:t>
                            </w:r>
                            <w:r>
                              <w:rPr>
                                <w:color w:val="000000"/>
                              </w:rPr>
                              <w:t>estimate</w:t>
                            </w:r>
                            <w:r>
                              <w:rPr>
                                <w:color w:val="000000"/>
                                <w:spacing w:val="-5"/>
                              </w:rPr>
                              <w:t xml:space="preserve"> </w:t>
                            </w:r>
                            <w:r>
                              <w:rPr>
                                <w:color w:val="000000"/>
                              </w:rPr>
                              <w:t>using</w:t>
                            </w:r>
                            <w:r>
                              <w:rPr>
                                <w:color w:val="000000"/>
                                <w:spacing w:val="-5"/>
                              </w:rPr>
                              <w:t xml:space="preserve"> </w:t>
                            </w:r>
                            <w:r>
                              <w:rPr>
                                <w:color w:val="000000"/>
                              </w:rPr>
                              <w:t>wealth</w:t>
                            </w:r>
                            <w:r>
                              <w:rPr>
                                <w:color w:val="000000"/>
                                <w:spacing w:val="-5"/>
                              </w:rPr>
                              <w:t xml:space="preserve"> </w:t>
                            </w:r>
                            <w:r>
                              <w:rPr>
                                <w:color w:val="000000"/>
                                <w:spacing w:val="-2"/>
                              </w:rPr>
                              <w:t>survey</w:t>
                            </w:r>
                          </w:p>
                          <w:p w14:paraId="735209C5" w14:textId="77777777" w:rsidR="00620CF6" w:rsidRDefault="00000000">
                            <w:pPr>
                              <w:pStyle w:val="BodyText"/>
                              <w:spacing w:before="7" w:line="213" w:lineRule="auto"/>
                              <w:ind w:left="4894"/>
                              <w:rPr>
                                <w:color w:val="000000"/>
                              </w:rPr>
                            </w:pPr>
                            <w:r>
                              <w:rPr>
                                <w:color w:val="000000"/>
                              </w:rPr>
                              <w:t>data</w:t>
                            </w:r>
                            <w:r>
                              <w:rPr>
                                <w:color w:val="000000"/>
                                <w:spacing w:val="-5"/>
                              </w:rPr>
                              <w:t xml:space="preserve"> </w:t>
                            </w:r>
                            <w:r>
                              <w:rPr>
                                <w:color w:val="000000"/>
                              </w:rPr>
                              <w:t>that</w:t>
                            </w:r>
                            <w:r>
                              <w:rPr>
                                <w:color w:val="000000"/>
                                <w:spacing w:val="-5"/>
                              </w:rPr>
                              <w:t xml:space="preserve"> </w:t>
                            </w:r>
                            <w:r>
                              <w:rPr>
                                <w:color w:val="000000"/>
                              </w:rPr>
                              <w:t>has</w:t>
                            </w:r>
                            <w:r>
                              <w:rPr>
                                <w:color w:val="000000"/>
                                <w:spacing w:val="-5"/>
                              </w:rPr>
                              <w:t xml:space="preserve"> </w:t>
                            </w:r>
                            <w:r>
                              <w:rPr>
                                <w:color w:val="000000"/>
                              </w:rPr>
                              <w:t>been</w:t>
                            </w:r>
                            <w:r>
                              <w:rPr>
                                <w:color w:val="000000"/>
                                <w:spacing w:val="-5"/>
                              </w:rPr>
                              <w:t xml:space="preserve"> </w:t>
                            </w:r>
                            <w:r>
                              <w:rPr>
                                <w:color w:val="000000"/>
                              </w:rPr>
                              <w:t>brought</w:t>
                            </w:r>
                            <w:r>
                              <w:rPr>
                                <w:color w:val="000000"/>
                                <w:spacing w:val="-5"/>
                              </w:rPr>
                              <w:t xml:space="preserve"> </w:t>
                            </w:r>
                            <w:r>
                              <w:rPr>
                                <w:color w:val="000000"/>
                              </w:rPr>
                              <w:t>into</w:t>
                            </w:r>
                            <w:r>
                              <w:rPr>
                                <w:color w:val="000000"/>
                                <w:spacing w:val="-5"/>
                              </w:rPr>
                              <w:t xml:space="preserve"> </w:t>
                            </w:r>
                            <w:r>
                              <w:rPr>
                                <w:color w:val="000000"/>
                              </w:rPr>
                              <w:t>alignment</w:t>
                            </w:r>
                            <w:r>
                              <w:rPr>
                                <w:color w:val="000000"/>
                                <w:spacing w:val="-5"/>
                              </w:rPr>
                              <w:t xml:space="preserve"> </w:t>
                            </w:r>
                            <w:r>
                              <w:rPr>
                                <w:color w:val="000000"/>
                              </w:rPr>
                              <w:t>with macroeconomic balance sheets.</w:t>
                            </w:r>
                          </w:p>
                        </w:txbxContent>
                      </wps:txbx>
                      <wps:bodyPr wrap="square" lIns="0" tIns="0" rIns="0" bIns="0" rtlCol="0">
                        <a:noAutofit/>
                      </wps:bodyPr>
                    </wps:wsp>
                  </a:graphicData>
                </a:graphic>
              </wp:anchor>
            </w:drawing>
          </mc:Choice>
          <mc:Fallback>
            <w:pict>
              <v:shape w14:anchorId="1ADABD44" id="Textbox 67" o:spid="_x0000_s1059" type="#_x0000_t202" style="position:absolute;left:0;text-align:left;margin-left:70.85pt;margin-top:-28pt;width:477.5pt;height:35.9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" fillcolor="#f7f7f7" stroked="f">
                <v:textbox inset="0,0,0,0">
                  <w:txbxContent>
                    <w:p w14:paraId="3261F71E" w14:textId="77777777" w:rsidR="00620CF6" w:rsidRDefault="00000000">
                      <w:pPr>
                        <w:pStyle w:val="BodyText"/>
                        <w:tabs>
                          <w:tab w:val="left" w:pos="4894"/>
                        </w:tabs>
                        <w:spacing w:line="212" w:lineRule="exact"/>
                        <w:ind w:left="1430"/>
                        <w:rPr>
                          <w:color w:val="000000"/>
                        </w:rPr>
                      </w:pPr>
                      <w:r>
                        <w:rPr>
                          <w:color w:val="000000"/>
                          <w:spacing w:val="-2"/>
                        </w:rPr>
                        <w:t>Wealth</w:t>
                      </w:r>
                      <w:r>
                        <w:rPr>
                          <w:color w:val="000000"/>
                        </w:rPr>
                        <w:t xml:space="preserve"> </w:t>
                      </w:r>
                      <w:r>
                        <w:rPr>
                          <w:color w:val="000000"/>
                          <w:spacing w:val="-2"/>
                        </w:rPr>
                        <w:t>survey</w:t>
                      </w:r>
                      <w:r>
                        <w:rPr>
                          <w:color w:val="000000"/>
                          <w:spacing w:val="1"/>
                        </w:rPr>
                        <w:t xml:space="preserve"> </w:t>
                      </w:r>
                      <w:r>
                        <w:rPr>
                          <w:color w:val="000000"/>
                          <w:spacing w:val="-2"/>
                        </w:rPr>
                        <w:t>and</w:t>
                      </w:r>
                      <w:r>
                        <w:rPr>
                          <w:color w:val="000000"/>
                        </w:rPr>
                        <w:t xml:space="preserve"> </w:t>
                      </w:r>
                      <w:r>
                        <w:rPr>
                          <w:color w:val="000000"/>
                          <w:spacing w:val="-2"/>
                        </w:rPr>
                        <w:t>national</w:t>
                      </w:r>
                      <w:r>
                        <w:rPr>
                          <w:color w:val="000000"/>
                          <w:spacing w:val="1"/>
                        </w:rPr>
                        <w:t xml:space="preserve"> </w:t>
                      </w:r>
                      <w:r>
                        <w:rPr>
                          <w:color w:val="000000"/>
                          <w:spacing w:val="-2"/>
                        </w:rPr>
                        <w:t>accounts</w:t>
                      </w:r>
                      <w:r>
                        <w:rPr>
                          <w:color w:val="000000"/>
                        </w:rPr>
                        <w:tab/>
                      </w:r>
                      <w:proofErr w:type="gramStart"/>
                      <w:r>
                        <w:rPr>
                          <w:color w:val="000000"/>
                        </w:rPr>
                        <w:t>The</w:t>
                      </w:r>
                      <w:proofErr w:type="gramEnd"/>
                      <w:r>
                        <w:rPr>
                          <w:color w:val="000000"/>
                          <w:spacing w:val="-6"/>
                        </w:rPr>
                        <w:t xml:space="preserve"> </w:t>
                      </w:r>
                      <w:r>
                        <w:rPr>
                          <w:color w:val="000000"/>
                        </w:rPr>
                        <w:t>series</w:t>
                      </w:r>
                      <w:r>
                        <w:rPr>
                          <w:color w:val="000000"/>
                          <w:spacing w:val="-5"/>
                        </w:rPr>
                        <w:t xml:space="preserve"> </w:t>
                      </w:r>
                      <w:r>
                        <w:rPr>
                          <w:color w:val="000000"/>
                        </w:rPr>
                        <w:t>has</w:t>
                      </w:r>
                      <w:r>
                        <w:rPr>
                          <w:color w:val="000000"/>
                          <w:spacing w:val="-5"/>
                        </w:rPr>
                        <w:t xml:space="preserve"> </w:t>
                      </w:r>
                      <w:r>
                        <w:rPr>
                          <w:color w:val="000000"/>
                        </w:rPr>
                        <w:t>been</w:t>
                      </w:r>
                      <w:r>
                        <w:rPr>
                          <w:color w:val="000000"/>
                          <w:spacing w:val="-5"/>
                        </w:rPr>
                        <w:t xml:space="preserve"> </w:t>
                      </w:r>
                      <w:r>
                        <w:rPr>
                          <w:color w:val="000000"/>
                        </w:rPr>
                        <w:t>estimate</w:t>
                      </w:r>
                      <w:r>
                        <w:rPr>
                          <w:color w:val="000000"/>
                          <w:spacing w:val="-5"/>
                        </w:rPr>
                        <w:t xml:space="preserve"> </w:t>
                      </w:r>
                      <w:r>
                        <w:rPr>
                          <w:color w:val="000000"/>
                        </w:rPr>
                        <w:t>using</w:t>
                      </w:r>
                      <w:r>
                        <w:rPr>
                          <w:color w:val="000000"/>
                          <w:spacing w:val="-5"/>
                        </w:rPr>
                        <w:t xml:space="preserve"> </w:t>
                      </w:r>
                      <w:r>
                        <w:rPr>
                          <w:color w:val="000000"/>
                        </w:rPr>
                        <w:t>wealth</w:t>
                      </w:r>
                      <w:r>
                        <w:rPr>
                          <w:color w:val="000000"/>
                          <w:spacing w:val="-5"/>
                        </w:rPr>
                        <w:t xml:space="preserve"> </w:t>
                      </w:r>
                      <w:r>
                        <w:rPr>
                          <w:color w:val="000000"/>
                          <w:spacing w:val="-2"/>
                        </w:rPr>
                        <w:t>survey</w:t>
                      </w:r>
                    </w:p>
                    <w:p w14:paraId="735209C5" w14:textId="77777777" w:rsidR="00620CF6" w:rsidRDefault="00000000">
                      <w:pPr>
                        <w:pStyle w:val="BodyText"/>
                        <w:spacing w:before="7" w:line="213" w:lineRule="auto"/>
                        <w:ind w:left="4894"/>
                        <w:rPr>
                          <w:color w:val="000000"/>
                        </w:rPr>
                      </w:pPr>
                      <w:r>
                        <w:rPr>
                          <w:color w:val="000000"/>
                        </w:rPr>
                        <w:t>data</w:t>
                      </w:r>
                      <w:r>
                        <w:rPr>
                          <w:color w:val="000000"/>
                          <w:spacing w:val="-5"/>
                        </w:rPr>
                        <w:t xml:space="preserve"> </w:t>
                      </w:r>
                      <w:r>
                        <w:rPr>
                          <w:color w:val="000000"/>
                        </w:rPr>
                        <w:t>that</w:t>
                      </w:r>
                      <w:r>
                        <w:rPr>
                          <w:color w:val="000000"/>
                          <w:spacing w:val="-5"/>
                        </w:rPr>
                        <w:t xml:space="preserve"> </w:t>
                      </w:r>
                      <w:r>
                        <w:rPr>
                          <w:color w:val="000000"/>
                        </w:rPr>
                        <w:t>has</w:t>
                      </w:r>
                      <w:r>
                        <w:rPr>
                          <w:color w:val="000000"/>
                          <w:spacing w:val="-5"/>
                        </w:rPr>
                        <w:t xml:space="preserve"> </w:t>
                      </w:r>
                      <w:r>
                        <w:rPr>
                          <w:color w:val="000000"/>
                        </w:rPr>
                        <w:t>been</w:t>
                      </w:r>
                      <w:r>
                        <w:rPr>
                          <w:color w:val="000000"/>
                          <w:spacing w:val="-5"/>
                        </w:rPr>
                        <w:t xml:space="preserve"> </w:t>
                      </w:r>
                      <w:r>
                        <w:rPr>
                          <w:color w:val="000000"/>
                        </w:rPr>
                        <w:t>brought</w:t>
                      </w:r>
                      <w:r>
                        <w:rPr>
                          <w:color w:val="000000"/>
                          <w:spacing w:val="-5"/>
                        </w:rPr>
                        <w:t xml:space="preserve"> </w:t>
                      </w:r>
                      <w:r>
                        <w:rPr>
                          <w:color w:val="000000"/>
                        </w:rPr>
                        <w:t>into</w:t>
                      </w:r>
                      <w:r>
                        <w:rPr>
                          <w:color w:val="000000"/>
                          <w:spacing w:val="-5"/>
                        </w:rPr>
                        <w:t xml:space="preserve"> </w:t>
                      </w:r>
                      <w:r>
                        <w:rPr>
                          <w:color w:val="000000"/>
                        </w:rPr>
                        <w:t>alignment</w:t>
                      </w:r>
                      <w:r>
                        <w:rPr>
                          <w:color w:val="000000"/>
                          <w:spacing w:val="-5"/>
                        </w:rPr>
                        <w:t xml:space="preserve"> </w:t>
                      </w:r>
                      <w:r>
                        <w:rPr>
                          <w:color w:val="000000"/>
                        </w:rPr>
                        <w:t>with macroeconomic balance sheets.</w:t>
                      </w:r>
                    </w:p>
                  </w:txbxContent>
                </v:textbox>
                <w10:wrap anchorx="page"/>
              </v:shape>
            </w:pict>
          </mc:Fallback>
        </mc:AlternateContent>
      </w:r>
      <w:r>
        <w:t>Rich list</w:t>
      </w:r>
      <w:r>
        <w:tab/>
      </w:r>
      <w:proofErr w:type="gramStart"/>
      <w:r>
        <w:t>The</w:t>
      </w:r>
      <w:proofErr w:type="gramEnd"/>
      <w:r>
        <w:rPr>
          <w:spacing w:val="-7"/>
        </w:rPr>
        <w:t xml:space="preserve"> </w:t>
      </w:r>
      <w:r>
        <w:t>series</w:t>
      </w:r>
      <w:r>
        <w:rPr>
          <w:spacing w:val="-7"/>
        </w:rPr>
        <w:t xml:space="preserve"> </w:t>
      </w:r>
      <w:r>
        <w:t>has</w:t>
      </w:r>
      <w:r>
        <w:rPr>
          <w:spacing w:val="-7"/>
        </w:rPr>
        <w:t xml:space="preserve"> </w:t>
      </w:r>
      <w:r>
        <w:t>been</w:t>
      </w:r>
      <w:r>
        <w:rPr>
          <w:spacing w:val="-7"/>
        </w:rPr>
        <w:t xml:space="preserve"> </w:t>
      </w:r>
      <w:r>
        <w:t>estimated</w:t>
      </w:r>
      <w:r>
        <w:rPr>
          <w:spacing w:val="-7"/>
        </w:rPr>
        <w:t xml:space="preserve"> </w:t>
      </w:r>
      <w:r>
        <w:t>using</w:t>
      </w:r>
      <w:r>
        <w:rPr>
          <w:spacing w:val="-7"/>
        </w:rPr>
        <w:t xml:space="preserve"> </w:t>
      </w:r>
      <w:r>
        <w:t>only</w:t>
      </w:r>
      <w:r>
        <w:rPr>
          <w:spacing w:val="-7"/>
        </w:rPr>
        <w:t xml:space="preserve"> </w:t>
      </w:r>
      <w:r>
        <w:t>rich</w:t>
      </w:r>
      <w:r>
        <w:rPr>
          <w:spacing w:val="-7"/>
        </w:rPr>
        <w:t xml:space="preserve"> </w:t>
      </w:r>
      <w:r>
        <w:t>list data points.</w:t>
      </w:r>
    </w:p>
    <w:p w14:paraId="24C26A09" w14:textId="77777777" w:rsidR="00620CF6" w:rsidRDefault="00000000">
      <w:pPr>
        <w:pStyle w:val="BodyText"/>
        <w:ind w:left="117"/>
      </w:pPr>
      <w:r>
        <w:rPr>
          <w:noProof/>
        </w:rPr>
        <mc:AlternateContent>
          <mc:Choice Requires="wps">
            <w:drawing>
              <wp:inline distT="0" distB="0" distL="0" distR="0" wp14:anchorId="6E9DCE37" wp14:editId="36FD1502">
                <wp:extent cx="6064250" cy="759460"/>
                <wp:effectExtent l="0" t="0" r="0" b="0"/>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0" cy="759460"/>
                        </a:xfrm>
                        <a:prstGeom prst="rect">
                          <a:avLst/>
                        </a:prstGeom>
                        <a:solidFill>
                          <a:srgbClr val="F7F7F7"/>
                        </a:solidFill>
                      </wps:spPr>
                      <wps:txbx>
                        <w:txbxContent>
                          <w:p w14:paraId="1A4691E3" w14:textId="77777777" w:rsidR="00620CF6" w:rsidRDefault="00000000">
                            <w:pPr>
                              <w:pStyle w:val="BodyText"/>
                              <w:tabs>
                                <w:tab w:val="left" w:pos="4894"/>
                              </w:tabs>
                              <w:spacing w:line="212" w:lineRule="exact"/>
                              <w:ind w:left="789"/>
                              <w:rPr>
                                <w:color w:val="000000"/>
                              </w:rPr>
                            </w:pPr>
                            <w:r>
                              <w:rPr>
                                <w:color w:val="000000"/>
                              </w:rPr>
                              <w:t>Capital</w:t>
                            </w:r>
                            <w:r>
                              <w:rPr>
                                <w:color w:val="000000"/>
                                <w:spacing w:val="-5"/>
                              </w:rPr>
                              <w:t xml:space="preserve"> </w:t>
                            </w:r>
                            <w:r>
                              <w:rPr>
                                <w:color w:val="000000"/>
                              </w:rPr>
                              <w:t>income</w:t>
                            </w:r>
                            <w:r>
                              <w:rPr>
                                <w:color w:val="000000"/>
                                <w:spacing w:val="-4"/>
                              </w:rPr>
                              <w:t xml:space="preserve"> </w:t>
                            </w:r>
                            <w:r>
                              <w:rPr>
                                <w:color w:val="000000"/>
                              </w:rPr>
                              <w:t>tax</w:t>
                            </w:r>
                            <w:r>
                              <w:rPr>
                                <w:color w:val="000000"/>
                                <w:spacing w:val="-4"/>
                              </w:rPr>
                              <w:t xml:space="preserve"> </w:t>
                            </w:r>
                            <w:r>
                              <w:rPr>
                                <w:color w:val="000000"/>
                              </w:rPr>
                              <w:t>data,</w:t>
                            </w:r>
                            <w:r>
                              <w:rPr>
                                <w:color w:val="000000"/>
                                <w:spacing w:val="-4"/>
                              </w:rPr>
                              <w:t xml:space="preserve"> </w:t>
                            </w:r>
                            <w:r>
                              <w:rPr>
                                <w:color w:val="000000"/>
                              </w:rPr>
                              <w:t>wealth</w:t>
                            </w:r>
                            <w:r>
                              <w:rPr>
                                <w:color w:val="000000"/>
                                <w:spacing w:val="-5"/>
                              </w:rPr>
                              <w:t xml:space="preserve"> </w:t>
                            </w:r>
                            <w:r>
                              <w:rPr>
                                <w:color w:val="000000"/>
                              </w:rPr>
                              <w:t>survey,</w:t>
                            </w:r>
                            <w:r>
                              <w:rPr>
                                <w:color w:val="000000"/>
                                <w:spacing w:val="-4"/>
                              </w:rPr>
                              <w:t xml:space="preserve"> </w:t>
                            </w:r>
                            <w:r>
                              <w:rPr>
                                <w:color w:val="000000"/>
                                <w:spacing w:val="-5"/>
                              </w:rPr>
                              <w:t>and</w:t>
                            </w:r>
                            <w:r>
                              <w:rPr>
                                <w:color w:val="000000"/>
                              </w:rPr>
                              <w:tab/>
                            </w:r>
                            <w:proofErr w:type="gramStart"/>
                            <w:r>
                              <w:rPr>
                                <w:color w:val="000000"/>
                              </w:rPr>
                              <w:t>The</w:t>
                            </w:r>
                            <w:proofErr w:type="gramEnd"/>
                            <w:r>
                              <w:rPr>
                                <w:color w:val="000000"/>
                                <w:spacing w:val="1"/>
                              </w:rPr>
                              <w:t xml:space="preserve"> </w:t>
                            </w:r>
                            <w:r>
                              <w:rPr>
                                <w:color w:val="000000"/>
                              </w:rPr>
                              <w:t>series</w:t>
                            </w:r>
                            <w:r>
                              <w:rPr>
                                <w:color w:val="000000"/>
                                <w:spacing w:val="2"/>
                              </w:rPr>
                              <w:t xml:space="preserve"> </w:t>
                            </w:r>
                            <w:r>
                              <w:rPr>
                                <w:color w:val="000000"/>
                              </w:rPr>
                              <w:t>has</w:t>
                            </w:r>
                            <w:r>
                              <w:rPr>
                                <w:color w:val="000000"/>
                                <w:spacing w:val="2"/>
                              </w:rPr>
                              <w:t xml:space="preserve"> </w:t>
                            </w:r>
                            <w:r>
                              <w:rPr>
                                <w:color w:val="000000"/>
                              </w:rPr>
                              <w:t>been</w:t>
                            </w:r>
                            <w:r>
                              <w:rPr>
                                <w:color w:val="000000"/>
                                <w:spacing w:val="1"/>
                              </w:rPr>
                              <w:t xml:space="preserve"> </w:t>
                            </w:r>
                            <w:r>
                              <w:rPr>
                                <w:color w:val="000000"/>
                              </w:rPr>
                              <w:t>estimated</w:t>
                            </w:r>
                            <w:r>
                              <w:rPr>
                                <w:color w:val="000000"/>
                                <w:spacing w:val="2"/>
                              </w:rPr>
                              <w:t xml:space="preserve"> </w:t>
                            </w:r>
                            <w:r>
                              <w:rPr>
                                <w:color w:val="000000"/>
                              </w:rPr>
                              <w:t>via</w:t>
                            </w:r>
                            <w:r>
                              <w:rPr>
                                <w:color w:val="000000"/>
                                <w:spacing w:val="2"/>
                              </w:rPr>
                              <w:t xml:space="preserve"> </w:t>
                            </w:r>
                            <w:r>
                              <w:rPr>
                                <w:color w:val="000000"/>
                              </w:rPr>
                              <w:t>a</w:t>
                            </w:r>
                            <w:r>
                              <w:rPr>
                                <w:color w:val="000000"/>
                                <w:spacing w:val="1"/>
                              </w:rPr>
                              <w:t xml:space="preserve"> </w:t>
                            </w:r>
                            <w:r>
                              <w:rPr>
                                <w:color w:val="000000"/>
                                <w:spacing w:val="-2"/>
                              </w:rPr>
                              <w:t>capitalization</w:t>
                            </w:r>
                          </w:p>
                          <w:p w14:paraId="20577B32" w14:textId="77777777" w:rsidR="00620CF6" w:rsidRDefault="00000000">
                            <w:pPr>
                              <w:pStyle w:val="BodyText"/>
                              <w:tabs>
                                <w:tab w:val="left" w:pos="4894"/>
                              </w:tabs>
                              <w:spacing w:line="239" w:lineRule="exact"/>
                              <w:ind w:left="3131"/>
                              <w:rPr>
                                <w:color w:val="000000"/>
                              </w:rPr>
                            </w:pPr>
                            <w:r>
                              <w:rPr>
                                <w:color w:val="000000"/>
                              </w:rPr>
                              <w:t>national</w:t>
                            </w:r>
                            <w:r>
                              <w:rPr>
                                <w:color w:val="000000"/>
                                <w:spacing w:val="-8"/>
                              </w:rPr>
                              <w:t xml:space="preserve"> </w:t>
                            </w:r>
                            <w:r>
                              <w:rPr>
                                <w:color w:val="000000"/>
                                <w:spacing w:val="-2"/>
                              </w:rPr>
                              <w:t>accounts</w:t>
                            </w:r>
                            <w:r>
                              <w:rPr>
                                <w:color w:val="000000"/>
                              </w:rPr>
                              <w:tab/>
                              <w:t>approach</w:t>
                            </w:r>
                            <w:r>
                              <w:rPr>
                                <w:color w:val="000000"/>
                                <w:spacing w:val="-5"/>
                              </w:rPr>
                              <w:t xml:space="preserve"> </w:t>
                            </w:r>
                            <w:r>
                              <w:rPr>
                                <w:color w:val="000000"/>
                              </w:rPr>
                              <w:t>that</w:t>
                            </w:r>
                            <w:r>
                              <w:rPr>
                                <w:color w:val="000000"/>
                                <w:spacing w:val="-2"/>
                              </w:rPr>
                              <w:t xml:space="preserve"> </w:t>
                            </w:r>
                            <w:r>
                              <w:rPr>
                                <w:color w:val="000000"/>
                              </w:rPr>
                              <w:t>uses</w:t>
                            </w:r>
                            <w:r>
                              <w:rPr>
                                <w:color w:val="000000"/>
                                <w:spacing w:val="-2"/>
                              </w:rPr>
                              <w:t xml:space="preserve"> </w:t>
                            </w:r>
                            <w:r>
                              <w:rPr>
                                <w:color w:val="000000"/>
                              </w:rPr>
                              <w:t>data</w:t>
                            </w:r>
                            <w:r>
                              <w:rPr>
                                <w:color w:val="000000"/>
                                <w:spacing w:val="-2"/>
                              </w:rPr>
                              <w:t xml:space="preserve"> </w:t>
                            </w:r>
                            <w:r>
                              <w:rPr>
                                <w:color w:val="000000"/>
                              </w:rPr>
                              <w:t>on</w:t>
                            </w:r>
                            <w:r>
                              <w:rPr>
                                <w:color w:val="000000"/>
                                <w:spacing w:val="-2"/>
                              </w:rPr>
                              <w:t xml:space="preserve"> </w:t>
                            </w:r>
                            <w:r>
                              <w:rPr>
                                <w:color w:val="000000"/>
                              </w:rPr>
                              <w:t>income</w:t>
                            </w:r>
                            <w:r>
                              <w:rPr>
                                <w:color w:val="000000"/>
                                <w:spacing w:val="-2"/>
                              </w:rPr>
                              <w:t xml:space="preserve"> </w:t>
                            </w:r>
                            <w:r>
                              <w:rPr>
                                <w:color w:val="000000"/>
                              </w:rPr>
                              <w:t>due</w:t>
                            </w:r>
                            <w:r>
                              <w:rPr>
                                <w:color w:val="000000"/>
                                <w:spacing w:val="-2"/>
                              </w:rPr>
                              <w:t xml:space="preserve"> </w:t>
                            </w:r>
                            <w:r>
                              <w:rPr>
                                <w:color w:val="000000"/>
                              </w:rPr>
                              <w:t>to</w:t>
                            </w:r>
                            <w:r>
                              <w:rPr>
                                <w:color w:val="000000"/>
                                <w:spacing w:val="-2"/>
                              </w:rPr>
                              <w:t xml:space="preserve"> </w:t>
                            </w:r>
                            <w:r>
                              <w:rPr>
                                <w:color w:val="000000"/>
                                <w:spacing w:val="-5"/>
                              </w:rPr>
                              <w:t>the</w:t>
                            </w:r>
                          </w:p>
                          <w:p w14:paraId="571DFCD0" w14:textId="77777777" w:rsidR="00620CF6" w:rsidRDefault="00000000">
                            <w:pPr>
                              <w:pStyle w:val="BodyText"/>
                              <w:spacing w:before="7" w:line="213" w:lineRule="auto"/>
                              <w:ind w:left="4894"/>
                              <w:rPr>
                                <w:color w:val="000000"/>
                              </w:rPr>
                            </w:pPr>
                            <w:r>
                              <w:rPr>
                                <w:color w:val="000000"/>
                                <w:spacing w:val="-2"/>
                              </w:rPr>
                              <w:t>ownership</w:t>
                            </w:r>
                            <w:r>
                              <w:rPr>
                                <w:color w:val="000000"/>
                                <w:spacing w:val="-9"/>
                              </w:rPr>
                              <w:t xml:space="preserve"> </w:t>
                            </w:r>
                            <w:r>
                              <w:rPr>
                                <w:color w:val="000000"/>
                                <w:spacing w:val="-2"/>
                              </w:rPr>
                              <w:t>of</w:t>
                            </w:r>
                            <w:r>
                              <w:rPr>
                                <w:color w:val="000000"/>
                                <w:spacing w:val="-8"/>
                              </w:rPr>
                              <w:t xml:space="preserve"> </w:t>
                            </w:r>
                            <w:r>
                              <w:rPr>
                                <w:color w:val="000000"/>
                                <w:spacing w:val="-2"/>
                              </w:rPr>
                              <w:t>wealth</w:t>
                            </w:r>
                            <w:r>
                              <w:rPr>
                                <w:color w:val="000000"/>
                                <w:spacing w:val="-8"/>
                              </w:rPr>
                              <w:t xml:space="preserve"> </w:t>
                            </w:r>
                            <w:r>
                              <w:rPr>
                                <w:color w:val="000000"/>
                                <w:spacing w:val="-2"/>
                              </w:rPr>
                              <w:t>(capital</w:t>
                            </w:r>
                            <w:r>
                              <w:rPr>
                                <w:color w:val="000000"/>
                                <w:spacing w:val="-8"/>
                              </w:rPr>
                              <w:t xml:space="preserve"> </w:t>
                            </w:r>
                            <w:r>
                              <w:rPr>
                                <w:color w:val="000000"/>
                                <w:spacing w:val="-2"/>
                              </w:rPr>
                              <w:t>income),</w:t>
                            </w:r>
                            <w:r>
                              <w:rPr>
                                <w:color w:val="000000"/>
                                <w:spacing w:val="-8"/>
                              </w:rPr>
                              <w:t xml:space="preserve"> </w:t>
                            </w:r>
                            <w:r>
                              <w:rPr>
                                <w:color w:val="000000"/>
                                <w:spacing w:val="-2"/>
                              </w:rPr>
                              <w:t>supported</w:t>
                            </w:r>
                            <w:r>
                              <w:rPr>
                                <w:color w:val="000000"/>
                                <w:spacing w:val="-8"/>
                              </w:rPr>
                              <w:t xml:space="preserve"> </w:t>
                            </w:r>
                            <w:r>
                              <w:rPr>
                                <w:color w:val="000000"/>
                                <w:spacing w:val="-2"/>
                              </w:rPr>
                              <w:t xml:space="preserve">by </w:t>
                            </w:r>
                            <w:r>
                              <w:rPr>
                                <w:color w:val="000000"/>
                              </w:rPr>
                              <w:t>survey data, and the series aligns with macroeconomic balance sheets.</w:t>
                            </w:r>
                          </w:p>
                        </w:txbxContent>
                      </wps:txbx>
                      <wps:bodyPr wrap="square" lIns="0" tIns="0" rIns="0" bIns="0" rtlCol="0">
                        <a:noAutofit/>
                      </wps:bodyPr>
                    </wps:wsp>
                  </a:graphicData>
                </a:graphic>
              </wp:inline>
            </w:drawing>
          </mc:Choice>
          <mc:Fallback>
            <w:pict>
              <v:shape w14:anchorId="6E9DCE37" id="Textbox 68" o:spid="_x0000_s1060" type="#_x0000_t202" style="width:477.5pt;height:5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" fillcolor="#f7f7f7" stroked="f">
                <v:textbox inset="0,0,0,0">
                  <w:txbxContent>
                    <w:p w14:paraId="1A4691E3" w14:textId="77777777" w:rsidR="00620CF6" w:rsidRDefault="00000000">
                      <w:pPr>
                        <w:pStyle w:val="BodyText"/>
                        <w:tabs>
                          <w:tab w:val="left" w:pos="4894"/>
                        </w:tabs>
                        <w:spacing w:line="212" w:lineRule="exact"/>
                        <w:ind w:left="789"/>
                        <w:rPr>
                          <w:color w:val="000000"/>
                        </w:rPr>
                      </w:pPr>
                      <w:r>
                        <w:rPr>
                          <w:color w:val="000000"/>
                        </w:rPr>
                        <w:t>Capital</w:t>
                      </w:r>
                      <w:r>
                        <w:rPr>
                          <w:color w:val="000000"/>
                          <w:spacing w:val="-5"/>
                        </w:rPr>
                        <w:t xml:space="preserve"> </w:t>
                      </w:r>
                      <w:r>
                        <w:rPr>
                          <w:color w:val="000000"/>
                        </w:rPr>
                        <w:t>income</w:t>
                      </w:r>
                      <w:r>
                        <w:rPr>
                          <w:color w:val="000000"/>
                          <w:spacing w:val="-4"/>
                        </w:rPr>
                        <w:t xml:space="preserve"> </w:t>
                      </w:r>
                      <w:r>
                        <w:rPr>
                          <w:color w:val="000000"/>
                        </w:rPr>
                        <w:t>tax</w:t>
                      </w:r>
                      <w:r>
                        <w:rPr>
                          <w:color w:val="000000"/>
                          <w:spacing w:val="-4"/>
                        </w:rPr>
                        <w:t xml:space="preserve"> </w:t>
                      </w:r>
                      <w:r>
                        <w:rPr>
                          <w:color w:val="000000"/>
                        </w:rPr>
                        <w:t>data,</w:t>
                      </w:r>
                      <w:r>
                        <w:rPr>
                          <w:color w:val="000000"/>
                          <w:spacing w:val="-4"/>
                        </w:rPr>
                        <w:t xml:space="preserve"> </w:t>
                      </w:r>
                      <w:r>
                        <w:rPr>
                          <w:color w:val="000000"/>
                        </w:rPr>
                        <w:t>wealth</w:t>
                      </w:r>
                      <w:r>
                        <w:rPr>
                          <w:color w:val="000000"/>
                          <w:spacing w:val="-5"/>
                        </w:rPr>
                        <w:t xml:space="preserve"> </w:t>
                      </w:r>
                      <w:r>
                        <w:rPr>
                          <w:color w:val="000000"/>
                        </w:rPr>
                        <w:t>survey,</w:t>
                      </w:r>
                      <w:r>
                        <w:rPr>
                          <w:color w:val="000000"/>
                          <w:spacing w:val="-4"/>
                        </w:rPr>
                        <w:t xml:space="preserve"> </w:t>
                      </w:r>
                      <w:r>
                        <w:rPr>
                          <w:color w:val="000000"/>
                          <w:spacing w:val="-5"/>
                        </w:rPr>
                        <w:t>and</w:t>
                      </w:r>
                      <w:r>
                        <w:rPr>
                          <w:color w:val="000000"/>
                        </w:rPr>
                        <w:tab/>
                      </w:r>
                      <w:proofErr w:type="gramStart"/>
                      <w:r>
                        <w:rPr>
                          <w:color w:val="000000"/>
                        </w:rPr>
                        <w:t>The</w:t>
                      </w:r>
                      <w:proofErr w:type="gramEnd"/>
                      <w:r>
                        <w:rPr>
                          <w:color w:val="000000"/>
                          <w:spacing w:val="1"/>
                        </w:rPr>
                        <w:t xml:space="preserve"> </w:t>
                      </w:r>
                      <w:r>
                        <w:rPr>
                          <w:color w:val="000000"/>
                        </w:rPr>
                        <w:t>series</w:t>
                      </w:r>
                      <w:r>
                        <w:rPr>
                          <w:color w:val="000000"/>
                          <w:spacing w:val="2"/>
                        </w:rPr>
                        <w:t xml:space="preserve"> </w:t>
                      </w:r>
                      <w:r>
                        <w:rPr>
                          <w:color w:val="000000"/>
                        </w:rPr>
                        <w:t>has</w:t>
                      </w:r>
                      <w:r>
                        <w:rPr>
                          <w:color w:val="000000"/>
                          <w:spacing w:val="2"/>
                        </w:rPr>
                        <w:t xml:space="preserve"> </w:t>
                      </w:r>
                      <w:r>
                        <w:rPr>
                          <w:color w:val="000000"/>
                        </w:rPr>
                        <w:t>been</w:t>
                      </w:r>
                      <w:r>
                        <w:rPr>
                          <w:color w:val="000000"/>
                          <w:spacing w:val="1"/>
                        </w:rPr>
                        <w:t xml:space="preserve"> </w:t>
                      </w:r>
                      <w:r>
                        <w:rPr>
                          <w:color w:val="000000"/>
                        </w:rPr>
                        <w:t>estimated</w:t>
                      </w:r>
                      <w:r>
                        <w:rPr>
                          <w:color w:val="000000"/>
                          <w:spacing w:val="2"/>
                        </w:rPr>
                        <w:t xml:space="preserve"> </w:t>
                      </w:r>
                      <w:r>
                        <w:rPr>
                          <w:color w:val="000000"/>
                        </w:rPr>
                        <w:t>via</w:t>
                      </w:r>
                      <w:r>
                        <w:rPr>
                          <w:color w:val="000000"/>
                          <w:spacing w:val="2"/>
                        </w:rPr>
                        <w:t xml:space="preserve"> </w:t>
                      </w:r>
                      <w:r>
                        <w:rPr>
                          <w:color w:val="000000"/>
                        </w:rPr>
                        <w:t>a</w:t>
                      </w:r>
                      <w:r>
                        <w:rPr>
                          <w:color w:val="000000"/>
                          <w:spacing w:val="1"/>
                        </w:rPr>
                        <w:t xml:space="preserve"> </w:t>
                      </w:r>
                      <w:r>
                        <w:rPr>
                          <w:color w:val="000000"/>
                          <w:spacing w:val="-2"/>
                        </w:rPr>
                        <w:t>capitalization</w:t>
                      </w:r>
                    </w:p>
                    <w:p w14:paraId="20577B32" w14:textId="77777777" w:rsidR="00620CF6" w:rsidRDefault="00000000">
                      <w:pPr>
                        <w:pStyle w:val="BodyText"/>
                        <w:tabs>
                          <w:tab w:val="left" w:pos="4894"/>
                        </w:tabs>
                        <w:spacing w:line="239" w:lineRule="exact"/>
                        <w:ind w:left="3131"/>
                        <w:rPr>
                          <w:color w:val="000000"/>
                        </w:rPr>
                      </w:pPr>
                      <w:r>
                        <w:rPr>
                          <w:color w:val="000000"/>
                        </w:rPr>
                        <w:t>national</w:t>
                      </w:r>
                      <w:r>
                        <w:rPr>
                          <w:color w:val="000000"/>
                          <w:spacing w:val="-8"/>
                        </w:rPr>
                        <w:t xml:space="preserve"> </w:t>
                      </w:r>
                      <w:r>
                        <w:rPr>
                          <w:color w:val="000000"/>
                          <w:spacing w:val="-2"/>
                        </w:rPr>
                        <w:t>accounts</w:t>
                      </w:r>
                      <w:r>
                        <w:rPr>
                          <w:color w:val="000000"/>
                        </w:rPr>
                        <w:tab/>
                        <w:t>approach</w:t>
                      </w:r>
                      <w:r>
                        <w:rPr>
                          <w:color w:val="000000"/>
                          <w:spacing w:val="-5"/>
                        </w:rPr>
                        <w:t xml:space="preserve"> </w:t>
                      </w:r>
                      <w:r>
                        <w:rPr>
                          <w:color w:val="000000"/>
                        </w:rPr>
                        <w:t>that</w:t>
                      </w:r>
                      <w:r>
                        <w:rPr>
                          <w:color w:val="000000"/>
                          <w:spacing w:val="-2"/>
                        </w:rPr>
                        <w:t xml:space="preserve"> </w:t>
                      </w:r>
                      <w:r>
                        <w:rPr>
                          <w:color w:val="000000"/>
                        </w:rPr>
                        <w:t>uses</w:t>
                      </w:r>
                      <w:r>
                        <w:rPr>
                          <w:color w:val="000000"/>
                          <w:spacing w:val="-2"/>
                        </w:rPr>
                        <w:t xml:space="preserve"> </w:t>
                      </w:r>
                      <w:r>
                        <w:rPr>
                          <w:color w:val="000000"/>
                        </w:rPr>
                        <w:t>data</w:t>
                      </w:r>
                      <w:r>
                        <w:rPr>
                          <w:color w:val="000000"/>
                          <w:spacing w:val="-2"/>
                        </w:rPr>
                        <w:t xml:space="preserve"> </w:t>
                      </w:r>
                      <w:r>
                        <w:rPr>
                          <w:color w:val="000000"/>
                        </w:rPr>
                        <w:t>on</w:t>
                      </w:r>
                      <w:r>
                        <w:rPr>
                          <w:color w:val="000000"/>
                          <w:spacing w:val="-2"/>
                        </w:rPr>
                        <w:t xml:space="preserve"> </w:t>
                      </w:r>
                      <w:r>
                        <w:rPr>
                          <w:color w:val="000000"/>
                        </w:rPr>
                        <w:t>income</w:t>
                      </w:r>
                      <w:r>
                        <w:rPr>
                          <w:color w:val="000000"/>
                          <w:spacing w:val="-2"/>
                        </w:rPr>
                        <w:t xml:space="preserve"> </w:t>
                      </w:r>
                      <w:r>
                        <w:rPr>
                          <w:color w:val="000000"/>
                        </w:rPr>
                        <w:t>due</w:t>
                      </w:r>
                      <w:r>
                        <w:rPr>
                          <w:color w:val="000000"/>
                          <w:spacing w:val="-2"/>
                        </w:rPr>
                        <w:t xml:space="preserve"> </w:t>
                      </w:r>
                      <w:r>
                        <w:rPr>
                          <w:color w:val="000000"/>
                        </w:rPr>
                        <w:t>to</w:t>
                      </w:r>
                      <w:r>
                        <w:rPr>
                          <w:color w:val="000000"/>
                          <w:spacing w:val="-2"/>
                        </w:rPr>
                        <w:t xml:space="preserve"> </w:t>
                      </w:r>
                      <w:r>
                        <w:rPr>
                          <w:color w:val="000000"/>
                          <w:spacing w:val="-5"/>
                        </w:rPr>
                        <w:t>the</w:t>
                      </w:r>
                    </w:p>
                    <w:p w14:paraId="571DFCD0" w14:textId="77777777" w:rsidR="00620CF6" w:rsidRDefault="00000000">
                      <w:pPr>
                        <w:pStyle w:val="BodyText"/>
                        <w:spacing w:before="7" w:line="213" w:lineRule="auto"/>
                        <w:ind w:left="4894"/>
                        <w:rPr>
                          <w:color w:val="000000"/>
                        </w:rPr>
                      </w:pPr>
                      <w:r>
                        <w:rPr>
                          <w:color w:val="000000"/>
                          <w:spacing w:val="-2"/>
                        </w:rPr>
                        <w:t>ownership</w:t>
                      </w:r>
                      <w:r>
                        <w:rPr>
                          <w:color w:val="000000"/>
                          <w:spacing w:val="-9"/>
                        </w:rPr>
                        <w:t xml:space="preserve"> </w:t>
                      </w:r>
                      <w:r>
                        <w:rPr>
                          <w:color w:val="000000"/>
                          <w:spacing w:val="-2"/>
                        </w:rPr>
                        <w:t>of</w:t>
                      </w:r>
                      <w:r>
                        <w:rPr>
                          <w:color w:val="000000"/>
                          <w:spacing w:val="-8"/>
                        </w:rPr>
                        <w:t xml:space="preserve"> </w:t>
                      </w:r>
                      <w:r>
                        <w:rPr>
                          <w:color w:val="000000"/>
                          <w:spacing w:val="-2"/>
                        </w:rPr>
                        <w:t>wealth</w:t>
                      </w:r>
                      <w:r>
                        <w:rPr>
                          <w:color w:val="000000"/>
                          <w:spacing w:val="-8"/>
                        </w:rPr>
                        <w:t xml:space="preserve"> </w:t>
                      </w:r>
                      <w:r>
                        <w:rPr>
                          <w:color w:val="000000"/>
                          <w:spacing w:val="-2"/>
                        </w:rPr>
                        <w:t>(capital</w:t>
                      </w:r>
                      <w:r>
                        <w:rPr>
                          <w:color w:val="000000"/>
                          <w:spacing w:val="-8"/>
                        </w:rPr>
                        <w:t xml:space="preserve"> </w:t>
                      </w:r>
                      <w:r>
                        <w:rPr>
                          <w:color w:val="000000"/>
                          <w:spacing w:val="-2"/>
                        </w:rPr>
                        <w:t>income),</w:t>
                      </w:r>
                      <w:r>
                        <w:rPr>
                          <w:color w:val="000000"/>
                          <w:spacing w:val="-8"/>
                        </w:rPr>
                        <w:t xml:space="preserve"> </w:t>
                      </w:r>
                      <w:r>
                        <w:rPr>
                          <w:color w:val="000000"/>
                          <w:spacing w:val="-2"/>
                        </w:rPr>
                        <w:t>supported</w:t>
                      </w:r>
                      <w:r>
                        <w:rPr>
                          <w:color w:val="000000"/>
                          <w:spacing w:val="-8"/>
                        </w:rPr>
                        <w:t xml:space="preserve"> </w:t>
                      </w:r>
                      <w:r>
                        <w:rPr>
                          <w:color w:val="000000"/>
                          <w:spacing w:val="-2"/>
                        </w:rPr>
                        <w:t xml:space="preserve">by </w:t>
                      </w:r>
                      <w:r>
                        <w:rPr>
                          <w:color w:val="000000"/>
                        </w:rPr>
                        <w:t>survey data, and the series aligns with macroeconomic balance sheets.</w:t>
                      </w:r>
                    </w:p>
                  </w:txbxContent>
                </v:textbox>
                <w10:anchorlock/>
              </v:shape>
            </w:pict>
          </mc:Fallback>
        </mc:AlternateContent>
      </w:r>
    </w:p>
    <w:p w14:paraId="516AA4B3" w14:textId="77777777" w:rsidR="00620CF6" w:rsidRDefault="00620CF6">
      <w:pPr>
        <w:sectPr w:rsidR="00620CF6" w:rsidSect="00D60468">
          <w:pgSz w:w="12240" w:h="15840"/>
          <w:pgMar w:top="1820" w:right="600" w:bottom="280" w:left="1300" w:header="720" w:footer="720" w:gutter="0"/>
          <w:cols w:space="720"/>
        </w:sectPr>
      </w:pPr>
    </w:p>
    <w:p w14:paraId="033D412C" w14:textId="77777777" w:rsidR="00620CF6" w:rsidRDefault="00000000">
      <w:pPr>
        <w:pStyle w:val="BodyText"/>
        <w:spacing w:before="37" w:line="254" w:lineRule="exact"/>
        <w:jc w:val="right"/>
      </w:pPr>
      <w:r>
        <w:t>Capital</w:t>
      </w:r>
      <w:r>
        <w:rPr>
          <w:spacing w:val="3"/>
        </w:rPr>
        <w:t xml:space="preserve"> </w:t>
      </w:r>
      <w:r>
        <w:t>income</w:t>
      </w:r>
      <w:r>
        <w:rPr>
          <w:spacing w:val="3"/>
        </w:rPr>
        <w:t xml:space="preserve"> </w:t>
      </w:r>
      <w:r>
        <w:t>tax</w:t>
      </w:r>
      <w:r>
        <w:rPr>
          <w:spacing w:val="3"/>
        </w:rPr>
        <w:t xml:space="preserve"> </w:t>
      </w:r>
      <w:r>
        <w:t>data,</w:t>
      </w:r>
      <w:r>
        <w:rPr>
          <w:spacing w:val="3"/>
        </w:rPr>
        <w:t xml:space="preserve"> </w:t>
      </w:r>
      <w:r>
        <w:t>other</w:t>
      </w:r>
      <w:r>
        <w:rPr>
          <w:spacing w:val="3"/>
        </w:rPr>
        <w:t xml:space="preserve"> </w:t>
      </w:r>
      <w:r>
        <w:t>sources,</w:t>
      </w:r>
      <w:r>
        <w:rPr>
          <w:spacing w:val="4"/>
        </w:rPr>
        <w:t xml:space="preserve"> </w:t>
      </w:r>
      <w:r>
        <w:rPr>
          <w:spacing w:val="-5"/>
        </w:rPr>
        <w:t>and</w:t>
      </w:r>
    </w:p>
    <w:p w14:paraId="5FF9D5CD" w14:textId="77777777" w:rsidR="00620CF6" w:rsidRDefault="00000000">
      <w:pPr>
        <w:pStyle w:val="BodyText"/>
        <w:spacing w:line="254" w:lineRule="exact"/>
        <w:jc w:val="right"/>
      </w:pPr>
      <w:r>
        <w:t>national</w:t>
      </w:r>
      <w:r>
        <w:rPr>
          <w:spacing w:val="-6"/>
        </w:rPr>
        <w:t xml:space="preserve"> </w:t>
      </w:r>
      <w:r>
        <w:rPr>
          <w:spacing w:val="-2"/>
        </w:rPr>
        <w:t>accounts</w:t>
      </w:r>
    </w:p>
    <w:p w14:paraId="0E8C08BF" w14:textId="77777777" w:rsidR="00620CF6" w:rsidRDefault="00000000">
      <w:pPr>
        <w:pStyle w:val="BodyText"/>
        <w:spacing w:before="60" w:line="213" w:lineRule="auto"/>
        <w:ind w:left="198" w:right="676"/>
      </w:pPr>
      <w:r>
        <w:br w:type="column"/>
      </w:r>
      <w:r>
        <w:t>The</w:t>
      </w:r>
      <w:r>
        <w:rPr>
          <w:spacing w:val="-5"/>
        </w:rPr>
        <w:t xml:space="preserve"> </w:t>
      </w:r>
      <w:r>
        <w:t>series</w:t>
      </w:r>
      <w:r>
        <w:rPr>
          <w:spacing w:val="-5"/>
        </w:rPr>
        <w:t xml:space="preserve"> </w:t>
      </w:r>
      <w:r>
        <w:t>has</w:t>
      </w:r>
      <w:r>
        <w:rPr>
          <w:spacing w:val="-5"/>
        </w:rPr>
        <w:t xml:space="preserve"> </w:t>
      </w:r>
      <w:r>
        <w:t>been</w:t>
      </w:r>
      <w:r>
        <w:rPr>
          <w:spacing w:val="-5"/>
        </w:rPr>
        <w:t xml:space="preserve"> </w:t>
      </w:r>
      <w:r>
        <w:t>estimated</w:t>
      </w:r>
      <w:r>
        <w:rPr>
          <w:spacing w:val="-5"/>
        </w:rPr>
        <w:t xml:space="preserve"> </w:t>
      </w:r>
      <w:r>
        <w:t>via</w:t>
      </w:r>
      <w:r>
        <w:rPr>
          <w:spacing w:val="-5"/>
        </w:rPr>
        <w:t xml:space="preserve"> </w:t>
      </w:r>
      <w:r>
        <w:t>a</w:t>
      </w:r>
      <w:r>
        <w:rPr>
          <w:spacing w:val="-5"/>
        </w:rPr>
        <w:t xml:space="preserve"> </w:t>
      </w:r>
      <w:r>
        <w:t>capitalization approach that uses data on income due to the ownership of wealth (capital income), additional data other than household survey data, and the series</w:t>
      </w:r>
      <w:r>
        <w:rPr>
          <w:spacing w:val="-8"/>
        </w:rPr>
        <w:t xml:space="preserve"> </w:t>
      </w:r>
      <w:r>
        <w:t>aligns</w:t>
      </w:r>
      <w:r>
        <w:rPr>
          <w:spacing w:val="-7"/>
        </w:rPr>
        <w:t xml:space="preserve"> </w:t>
      </w:r>
      <w:r>
        <w:t>with</w:t>
      </w:r>
      <w:r>
        <w:rPr>
          <w:spacing w:val="-7"/>
        </w:rPr>
        <w:t xml:space="preserve"> </w:t>
      </w:r>
      <w:r>
        <w:t>macroeconomic</w:t>
      </w:r>
      <w:r>
        <w:rPr>
          <w:spacing w:val="-7"/>
        </w:rPr>
        <w:t xml:space="preserve"> </w:t>
      </w:r>
      <w:r>
        <w:t>balance</w:t>
      </w:r>
      <w:r>
        <w:rPr>
          <w:spacing w:val="-7"/>
        </w:rPr>
        <w:t xml:space="preserve"> </w:t>
      </w:r>
      <w:r>
        <w:t>sheets.</w:t>
      </w:r>
    </w:p>
    <w:p w14:paraId="2D3847C0" w14:textId="77777777" w:rsidR="00620CF6" w:rsidRDefault="00620CF6">
      <w:pPr>
        <w:spacing w:line="213" w:lineRule="auto"/>
        <w:sectPr w:rsidR="00620CF6" w:rsidSect="00D60468">
          <w:type w:val="continuous"/>
          <w:pgSz w:w="12240" w:h="15840"/>
          <w:pgMar w:top="1620" w:right="600" w:bottom="280" w:left="1300" w:header="720" w:footer="720" w:gutter="0"/>
          <w:cols w:num="2" w:space="720" w:equalWidth="0">
            <w:col w:w="4773" w:space="40"/>
            <w:col w:w="5527"/>
          </w:cols>
        </w:sectPr>
      </w:pPr>
    </w:p>
    <w:p w14:paraId="63256BB6" w14:textId="77777777" w:rsidR="00620CF6" w:rsidRDefault="00620CF6">
      <w:pPr>
        <w:pStyle w:val="BodyText"/>
      </w:pPr>
    </w:p>
    <w:p w14:paraId="2DA21297" w14:textId="77777777" w:rsidR="00620CF6" w:rsidRDefault="00620CF6">
      <w:pPr>
        <w:pStyle w:val="BodyText"/>
        <w:spacing w:before="8"/>
        <w:rPr>
          <w:sz w:val="22"/>
        </w:rPr>
      </w:pPr>
    </w:p>
    <w:p w14:paraId="3DAFECCB" w14:textId="77777777" w:rsidR="00620CF6" w:rsidRDefault="00620CF6">
      <w:pPr>
        <w:sectPr w:rsidR="00620CF6" w:rsidSect="00D60468">
          <w:type w:val="continuous"/>
          <w:pgSz w:w="12240" w:h="15840"/>
          <w:pgMar w:top="1620" w:right="600" w:bottom="280" w:left="1300" w:header="720" w:footer="720" w:gutter="0"/>
          <w:cols w:space="720"/>
        </w:sectPr>
      </w:pPr>
    </w:p>
    <w:p w14:paraId="211BFB98" w14:textId="77777777" w:rsidR="00620CF6" w:rsidRDefault="00000000">
      <w:pPr>
        <w:pStyle w:val="BodyText"/>
        <w:spacing w:before="115" w:line="254" w:lineRule="exact"/>
        <w:jc w:val="right"/>
      </w:pPr>
      <w:r>
        <w:rPr>
          <w:noProof/>
        </w:rPr>
        <mc:AlternateContent>
          <mc:Choice Requires="wps">
            <w:drawing>
              <wp:anchor distT="0" distB="0" distL="0" distR="0" simplePos="0" relativeHeight="481616896" behindDoc="1" locked="0" layoutInCell="1" allowOverlap="1" wp14:anchorId="261BBF7A" wp14:editId="118D6551">
                <wp:simplePos x="0" y="0"/>
                <wp:positionH relativeFrom="page">
                  <wp:posOffset>899998</wp:posOffset>
                </wp:positionH>
                <wp:positionV relativeFrom="paragraph">
                  <wp:posOffset>-355434</wp:posOffset>
                </wp:positionV>
                <wp:extent cx="6064250" cy="45593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0" cy="455930"/>
                        </a:xfrm>
                        <a:prstGeom prst="rect">
                          <a:avLst/>
                        </a:prstGeom>
                        <a:solidFill>
                          <a:srgbClr val="F7F7F7"/>
                        </a:solidFill>
                      </wps:spPr>
                      <wps:txbx>
                        <w:txbxContent>
                          <w:p w14:paraId="10EA8888" w14:textId="77777777" w:rsidR="00620CF6" w:rsidRDefault="00000000">
                            <w:pPr>
                              <w:pStyle w:val="BodyText"/>
                              <w:tabs>
                                <w:tab w:val="left" w:pos="4894"/>
                              </w:tabs>
                              <w:spacing w:line="212" w:lineRule="exact"/>
                              <w:ind w:left="2161"/>
                              <w:rPr>
                                <w:color w:val="000000"/>
                              </w:rPr>
                            </w:pPr>
                            <w:r>
                              <w:rPr>
                                <w:color w:val="000000"/>
                              </w:rPr>
                              <w:t>Inheritance/estate</w:t>
                            </w:r>
                            <w:r>
                              <w:rPr>
                                <w:color w:val="000000"/>
                                <w:spacing w:val="28"/>
                              </w:rPr>
                              <w:t xml:space="preserve"> </w:t>
                            </w:r>
                            <w:r>
                              <w:rPr>
                                <w:color w:val="000000"/>
                              </w:rPr>
                              <w:t>tax-</w:t>
                            </w:r>
                            <w:r>
                              <w:rPr>
                                <w:color w:val="000000"/>
                                <w:spacing w:val="-4"/>
                              </w:rPr>
                              <w:t>based</w:t>
                            </w:r>
                            <w:r>
                              <w:rPr>
                                <w:color w:val="000000"/>
                              </w:rPr>
                              <w:tab/>
                            </w:r>
                            <w:proofErr w:type="gramStart"/>
                            <w:r>
                              <w:rPr>
                                <w:color w:val="000000"/>
                              </w:rPr>
                              <w:t>The</w:t>
                            </w:r>
                            <w:proofErr w:type="gramEnd"/>
                            <w:r>
                              <w:rPr>
                                <w:color w:val="000000"/>
                                <w:spacing w:val="-2"/>
                              </w:rPr>
                              <w:t xml:space="preserve"> </w:t>
                            </w:r>
                            <w:r>
                              <w:rPr>
                                <w:color w:val="000000"/>
                              </w:rPr>
                              <w:t>series</w:t>
                            </w:r>
                            <w:r>
                              <w:rPr>
                                <w:color w:val="000000"/>
                                <w:spacing w:val="-2"/>
                              </w:rPr>
                              <w:t xml:space="preserve"> </w:t>
                            </w:r>
                            <w:r>
                              <w:rPr>
                                <w:color w:val="000000"/>
                              </w:rPr>
                              <w:t>has</w:t>
                            </w:r>
                            <w:r>
                              <w:rPr>
                                <w:color w:val="000000"/>
                                <w:spacing w:val="-1"/>
                              </w:rPr>
                              <w:t xml:space="preserve"> </w:t>
                            </w:r>
                            <w:r>
                              <w:rPr>
                                <w:color w:val="000000"/>
                              </w:rPr>
                              <w:t>been</w:t>
                            </w:r>
                            <w:r>
                              <w:rPr>
                                <w:color w:val="000000"/>
                                <w:spacing w:val="-2"/>
                              </w:rPr>
                              <w:t xml:space="preserve"> </w:t>
                            </w:r>
                            <w:proofErr w:type="spellStart"/>
                            <w:r>
                              <w:rPr>
                                <w:color w:val="000000"/>
                              </w:rPr>
                              <w:t>estiamted</w:t>
                            </w:r>
                            <w:proofErr w:type="spellEnd"/>
                            <w:r>
                              <w:rPr>
                                <w:color w:val="000000"/>
                                <w:spacing w:val="-1"/>
                              </w:rPr>
                              <w:t xml:space="preserve"> </w:t>
                            </w:r>
                            <w:r>
                              <w:rPr>
                                <w:color w:val="000000"/>
                              </w:rPr>
                              <w:t>via</w:t>
                            </w:r>
                            <w:r>
                              <w:rPr>
                                <w:color w:val="000000"/>
                                <w:spacing w:val="-2"/>
                              </w:rPr>
                              <w:t xml:space="preserve"> </w:t>
                            </w:r>
                            <w:r>
                              <w:rPr>
                                <w:color w:val="000000"/>
                                <w:spacing w:val="-10"/>
                              </w:rPr>
                              <w:t>a</w:t>
                            </w:r>
                          </w:p>
                          <w:p w14:paraId="10848B0C" w14:textId="77777777" w:rsidR="00620CF6" w:rsidRDefault="00000000">
                            <w:pPr>
                              <w:pStyle w:val="BodyText"/>
                              <w:spacing w:before="7" w:line="213" w:lineRule="auto"/>
                              <w:ind w:left="4894" w:right="28"/>
                              <w:rPr>
                                <w:color w:val="000000"/>
                              </w:rPr>
                            </w:pPr>
                            <w:r>
                              <w:rPr>
                                <w:color w:val="000000"/>
                                <w:spacing w:val="-4"/>
                              </w:rPr>
                              <w:t xml:space="preserve">mortality-multiplier approach using inheritance </w:t>
                            </w:r>
                            <w:r>
                              <w:rPr>
                                <w:color w:val="000000"/>
                              </w:rPr>
                              <w:t>and/or estate tax data.</w:t>
                            </w:r>
                          </w:p>
                        </w:txbxContent>
                      </wps:txbx>
                      <wps:bodyPr wrap="square" lIns="0" tIns="0" rIns="0" bIns="0" rtlCol="0">
                        <a:noAutofit/>
                      </wps:bodyPr>
                    </wps:wsp>
                  </a:graphicData>
                </a:graphic>
              </wp:anchor>
            </w:drawing>
          </mc:Choice>
          <mc:Fallback>
            <w:pict>
              <v:shape w14:anchorId="261BBF7A" id="Textbox 69" o:spid="_x0000_s1061" type="#_x0000_t202" style="position:absolute;left:0;text-align:left;margin-left:70.85pt;margin-top:-28pt;width:477.5pt;height:35.9pt;z-index:-2169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" fillcolor="#f7f7f7" stroked="f">
                <v:textbox inset="0,0,0,0">
                  <w:txbxContent>
                    <w:p w14:paraId="10EA8888" w14:textId="77777777" w:rsidR="00620CF6" w:rsidRDefault="00000000">
                      <w:pPr>
                        <w:pStyle w:val="BodyText"/>
                        <w:tabs>
                          <w:tab w:val="left" w:pos="4894"/>
                        </w:tabs>
                        <w:spacing w:line="212" w:lineRule="exact"/>
                        <w:ind w:left="2161"/>
                        <w:rPr>
                          <w:color w:val="000000"/>
                        </w:rPr>
                      </w:pPr>
                      <w:r>
                        <w:rPr>
                          <w:color w:val="000000"/>
                        </w:rPr>
                        <w:t>Inheritance/estate</w:t>
                      </w:r>
                      <w:r>
                        <w:rPr>
                          <w:color w:val="000000"/>
                          <w:spacing w:val="28"/>
                        </w:rPr>
                        <w:t xml:space="preserve"> </w:t>
                      </w:r>
                      <w:r>
                        <w:rPr>
                          <w:color w:val="000000"/>
                        </w:rPr>
                        <w:t>tax-</w:t>
                      </w:r>
                      <w:r>
                        <w:rPr>
                          <w:color w:val="000000"/>
                          <w:spacing w:val="-4"/>
                        </w:rPr>
                        <w:t>based</w:t>
                      </w:r>
                      <w:r>
                        <w:rPr>
                          <w:color w:val="000000"/>
                        </w:rPr>
                        <w:tab/>
                      </w:r>
                      <w:proofErr w:type="gramStart"/>
                      <w:r>
                        <w:rPr>
                          <w:color w:val="000000"/>
                        </w:rPr>
                        <w:t>The</w:t>
                      </w:r>
                      <w:proofErr w:type="gramEnd"/>
                      <w:r>
                        <w:rPr>
                          <w:color w:val="000000"/>
                          <w:spacing w:val="-2"/>
                        </w:rPr>
                        <w:t xml:space="preserve"> </w:t>
                      </w:r>
                      <w:r>
                        <w:rPr>
                          <w:color w:val="000000"/>
                        </w:rPr>
                        <w:t>series</w:t>
                      </w:r>
                      <w:r>
                        <w:rPr>
                          <w:color w:val="000000"/>
                          <w:spacing w:val="-2"/>
                        </w:rPr>
                        <w:t xml:space="preserve"> </w:t>
                      </w:r>
                      <w:r>
                        <w:rPr>
                          <w:color w:val="000000"/>
                        </w:rPr>
                        <w:t>has</w:t>
                      </w:r>
                      <w:r>
                        <w:rPr>
                          <w:color w:val="000000"/>
                          <w:spacing w:val="-1"/>
                        </w:rPr>
                        <w:t xml:space="preserve"> </w:t>
                      </w:r>
                      <w:r>
                        <w:rPr>
                          <w:color w:val="000000"/>
                        </w:rPr>
                        <w:t>been</w:t>
                      </w:r>
                      <w:r>
                        <w:rPr>
                          <w:color w:val="000000"/>
                          <w:spacing w:val="-2"/>
                        </w:rPr>
                        <w:t xml:space="preserve"> </w:t>
                      </w:r>
                      <w:proofErr w:type="spellStart"/>
                      <w:r>
                        <w:rPr>
                          <w:color w:val="000000"/>
                        </w:rPr>
                        <w:t>estiamted</w:t>
                      </w:r>
                      <w:proofErr w:type="spellEnd"/>
                      <w:r>
                        <w:rPr>
                          <w:color w:val="000000"/>
                          <w:spacing w:val="-1"/>
                        </w:rPr>
                        <w:t xml:space="preserve"> </w:t>
                      </w:r>
                      <w:r>
                        <w:rPr>
                          <w:color w:val="000000"/>
                        </w:rPr>
                        <w:t>via</w:t>
                      </w:r>
                      <w:r>
                        <w:rPr>
                          <w:color w:val="000000"/>
                          <w:spacing w:val="-2"/>
                        </w:rPr>
                        <w:t xml:space="preserve"> </w:t>
                      </w:r>
                      <w:r>
                        <w:rPr>
                          <w:color w:val="000000"/>
                          <w:spacing w:val="-10"/>
                        </w:rPr>
                        <w:t>a</w:t>
                      </w:r>
                    </w:p>
                    <w:p w14:paraId="10848B0C" w14:textId="77777777" w:rsidR="00620CF6" w:rsidRDefault="00000000">
                      <w:pPr>
                        <w:pStyle w:val="BodyText"/>
                        <w:spacing w:before="7" w:line="213" w:lineRule="auto"/>
                        <w:ind w:left="4894" w:right="28"/>
                        <w:rPr>
                          <w:color w:val="000000"/>
                        </w:rPr>
                      </w:pPr>
                      <w:r>
                        <w:rPr>
                          <w:color w:val="000000"/>
                          <w:spacing w:val="-4"/>
                        </w:rPr>
                        <w:t xml:space="preserve">mortality-multiplier approach using inheritance </w:t>
                      </w:r>
                      <w:r>
                        <w:rPr>
                          <w:color w:val="000000"/>
                        </w:rPr>
                        <w:t>and/or estate tax data.</w:t>
                      </w:r>
                    </w:p>
                  </w:txbxContent>
                </v:textbox>
                <w10:wrap anchorx="page"/>
              </v:shape>
            </w:pict>
          </mc:Fallback>
        </mc:AlternateContent>
      </w:r>
      <w:r>
        <w:t>Inheritance/estate</w:t>
      </w:r>
      <w:r>
        <w:rPr>
          <w:spacing w:val="3"/>
        </w:rPr>
        <w:t xml:space="preserve"> </w:t>
      </w:r>
      <w:r>
        <w:t>tax</w:t>
      </w:r>
      <w:r>
        <w:rPr>
          <w:spacing w:val="4"/>
        </w:rPr>
        <w:t xml:space="preserve"> </w:t>
      </w:r>
      <w:r>
        <w:t>data,</w:t>
      </w:r>
      <w:r>
        <w:rPr>
          <w:spacing w:val="4"/>
        </w:rPr>
        <w:t xml:space="preserve"> </w:t>
      </w:r>
      <w:r>
        <w:t>wealth</w:t>
      </w:r>
      <w:r>
        <w:rPr>
          <w:spacing w:val="4"/>
        </w:rPr>
        <w:t xml:space="preserve"> </w:t>
      </w:r>
      <w:r>
        <w:t>survey,</w:t>
      </w:r>
      <w:r>
        <w:rPr>
          <w:spacing w:val="4"/>
        </w:rPr>
        <w:t xml:space="preserve"> </w:t>
      </w:r>
      <w:r>
        <w:rPr>
          <w:spacing w:val="-5"/>
        </w:rPr>
        <w:t>and</w:t>
      </w:r>
    </w:p>
    <w:p w14:paraId="498FB383" w14:textId="77777777" w:rsidR="00620CF6" w:rsidRDefault="00000000">
      <w:pPr>
        <w:pStyle w:val="BodyText"/>
        <w:spacing w:line="254" w:lineRule="exact"/>
        <w:jc w:val="right"/>
      </w:pPr>
      <w:r>
        <w:t>national</w:t>
      </w:r>
      <w:r>
        <w:rPr>
          <w:spacing w:val="-6"/>
        </w:rPr>
        <w:t xml:space="preserve"> </w:t>
      </w:r>
      <w:r>
        <w:rPr>
          <w:spacing w:val="-2"/>
        </w:rPr>
        <w:t>accounts</w:t>
      </w:r>
    </w:p>
    <w:p w14:paraId="28E67265" w14:textId="77777777" w:rsidR="00620CF6" w:rsidRDefault="00000000">
      <w:pPr>
        <w:pStyle w:val="BodyText"/>
        <w:spacing w:before="115" w:line="254" w:lineRule="exact"/>
        <w:ind w:left="198"/>
      </w:pPr>
      <w:r>
        <w:br w:type="column"/>
      </w:r>
      <w:r>
        <w:t>The</w:t>
      </w:r>
      <w:r>
        <w:rPr>
          <w:spacing w:val="-1"/>
        </w:rPr>
        <w:t xml:space="preserve"> </w:t>
      </w:r>
      <w:r>
        <w:t>series</w:t>
      </w:r>
      <w:r>
        <w:rPr>
          <w:spacing w:val="-1"/>
        </w:rPr>
        <w:t xml:space="preserve"> </w:t>
      </w:r>
      <w:r>
        <w:t>has been</w:t>
      </w:r>
      <w:r>
        <w:rPr>
          <w:spacing w:val="-1"/>
        </w:rPr>
        <w:t xml:space="preserve"> </w:t>
      </w:r>
      <w:r>
        <w:t>estimated via</w:t>
      </w:r>
      <w:r>
        <w:rPr>
          <w:spacing w:val="-1"/>
        </w:rPr>
        <w:t xml:space="preserve"> </w:t>
      </w:r>
      <w:r>
        <w:rPr>
          <w:spacing w:val="-10"/>
        </w:rPr>
        <w:t>a</w:t>
      </w:r>
    </w:p>
    <w:p w14:paraId="2BBF634F" w14:textId="77777777" w:rsidR="00620CF6" w:rsidRDefault="00000000">
      <w:pPr>
        <w:pStyle w:val="BodyText"/>
        <w:spacing w:before="7" w:line="213" w:lineRule="auto"/>
        <w:ind w:left="198" w:right="676"/>
      </w:pPr>
      <w:r>
        <w:t>mortality-multiplier approach using inheritance and/or estate tax data, supported by survey data, and the corresponding aggregates align with macroeconomic balance sheets.</w:t>
      </w:r>
    </w:p>
    <w:p w14:paraId="6851A6A3" w14:textId="77777777" w:rsidR="00620CF6" w:rsidRDefault="00620CF6">
      <w:pPr>
        <w:spacing w:line="213" w:lineRule="auto"/>
        <w:sectPr w:rsidR="00620CF6" w:rsidSect="00D60468">
          <w:type w:val="continuous"/>
          <w:pgSz w:w="12240" w:h="15840"/>
          <w:pgMar w:top="1620" w:right="600" w:bottom="280" w:left="1300" w:header="720" w:footer="720" w:gutter="0"/>
          <w:cols w:num="2" w:space="720" w:equalWidth="0">
            <w:col w:w="4773" w:space="40"/>
            <w:col w:w="5527"/>
          </w:cols>
        </w:sectPr>
      </w:pPr>
    </w:p>
    <w:p w14:paraId="1F72AC5C" w14:textId="77777777" w:rsidR="00620CF6" w:rsidRDefault="00620CF6">
      <w:pPr>
        <w:pStyle w:val="BodyText"/>
        <w:spacing w:before="13"/>
        <w:rPr>
          <w:sz w:val="24"/>
        </w:rPr>
      </w:pPr>
    </w:p>
    <w:p w14:paraId="0D4B038A" w14:textId="77777777" w:rsidR="00620CF6" w:rsidRDefault="00000000">
      <w:pPr>
        <w:pStyle w:val="BodyText"/>
        <w:tabs>
          <w:tab w:val="left" w:pos="5011"/>
        </w:tabs>
        <w:spacing w:before="115" w:line="254" w:lineRule="exact"/>
        <w:ind w:left="839"/>
      </w:pPr>
      <w:r>
        <w:rPr>
          <w:noProof/>
        </w:rPr>
        <mc:AlternateContent>
          <mc:Choice Requires="wps">
            <w:drawing>
              <wp:anchor distT="0" distB="0" distL="0" distR="0" simplePos="0" relativeHeight="481616384" behindDoc="1" locked="0" layoutInCell="1" allowOverlap="1" wp14:anchorId="78749E87" wp14:editId="2CF29389">
                <wp:simplePos x="0" y="0"/>
                <wp:positionH relativeFrom="page">
                  <wp:posOffset>899998</wp:posOffset>
                </wp:positionH>
                <wp:positionV relativeFrom="paragraph">
                  <wp:posOffset>-203593</wp:posOffset>
                </wp:positionV>
                <wp:extent cx="6064250" cy="30416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0" cy="304165"/>
                        </a:xfrm>
                        <a:prstGeom prst="rect">
                          <a:avLst/>
                        </a:prstGeom>
                        <a:solidFill>
                          <a:srgbClr val="F7F7F7"/>
                        </a:solidFill>
                      </wps:spPr>
                      <wps:txbx>
                        <w:txbxContent>
                          <w:p w14:paraId="1EA7A1A8" w14:textId="77777777" w:rsidR="00620CF6" w:rsidRDefault="00000000">
                            <w:pPr>
                              <w:pStyle w:val="BodyText"/>
                              <w:tabs>
                                <w:tab w:val="left" w:pos="4894"/>
                              </w:tabs>
                              <w:spacing w:line="212" w:lineRule="exact"/>
                              <w:ind w:left="2387"/>
                              <w:rPr>
                                <w:color w:val="000000"/>
                              </w:rPr>
                            </w:pPr>
                            <w:r>
                              <w:rPr>
                                <w:color w:val="000000"/>
                                <w:spacing w:val="-2"/>
                              </w:rPr>
                              <w:t>Wealth</w:t>
                            </w:r>
                            <w:r>
                              <w:rPr>
                                <w:color w:val="000000"/>
                                <w:spacing w:val="25"/>
                              </w:rPr>
                              <w:t xml:space="preserve"> </w:t>
                            </w:r>
                            <w:r>
                              <w:rPr>
                                <w:color w:val="000000"/>
                                <w:spacing w:val="-2"/>
                              </w:rPr>
                              <w:t>tax/register-based</w:t>
                            </w:r>
                            <w:r>
                              <w:rPr>
                                <w:color w:val="000000"/>
                              </w:rPr>
                              <w:tab/>
                            </w:r>
                            <w:proofErr w:type="gramStart"/>
                            <w:r>
                              <w:rPr>
                                <w:color w:val="000000"/>
                              </w:rPr>
                              <w:t>The</w:t>
                            </w:r>
                            <w:proofErr w:type="gramEnd"/>
                            <w:r>
                              <w:rPr>
                                <w:color w:val="000000"/>
                                <w:spacing w:val="-2"/>
                              </w:rPr>
                              <w:t xml:space="preserve"> </w:t>
                            </w:r>
                            <w:r>
                              <w:rPr>
                                <w:color w:val="000000"/>
                              </w:rPr>
                              <w:t>series</w:t>
                            </w:r>
                            <w:r>
                              <w:rPr>
                                <w:color w:val="000000"/>
                                <w:spacing w:val="-2"/>
                              </w:rPr>
                              <w:t xml:space="preserve"> </w:t>
                            </w:r>
                            <w:r>
                              <w:rPr>
                                <w:color w:val="000000"/>
                              </w:rPr>
                              <w:t>has</w:t>
                            </w:r>
                            <w:r>
                              <w:rPr>
                                <w:color w:val="000000"/>
                                <w:spacing w:val="-2"/>
                              </w:rPr>
                              <w:t xml:space="preserve"> </w:t>
                            </w:r>
                            <w:r>
                              <w:rPr>
                                <w:color w:val="000000"/>
                              </w:rPr>
                              <w:t>been</w:t>
                            </w:r>
                            <w:r>
                              <w:rPr>
                                <w:color w:val="000000"/>
                                <w:spacing w:val="-2"/>
                              </w:rPr>
                              <w:t xml:space="preserve"> </w:t>
                            </w:r>
                            <w:proofErr w:type="spellStart"/>
                            <w:r>
                              <w:rPr>
                                <w:color w:val="000000"/>
                              </w:rPr>
                              <w:t>estiamted</w:t>
                            </w:r>
                            <w:proofErr w:type="spellEnd"/>
                            <w:r>
                              <w:rPr>
                                <w:color w:val="000000"/>
                                <w:spacing w:val="-1"/>
                              </w:rPr>
                              <w:t xml:space="preserve"> </w:t>
                            </w:r>
                            <w:r>
                              <w:rPr>
                                <w:color w:val="000000"/>
                              </w:rPr>
                              <w:t>from</w:t>
                            </w:r>
                            <w:r>
                              <w:rPr>
                                <w:color w:val="000000"/>
                                <w:spacing w:val="-2"/>
                              </w:rPr>
                              <w:t xml:space="preserve"> </w:t>
                            </w:r>
                            <w:r>
                              <w:rPr>
                                <w:color w:val="000000"/>
                              </w:rPr>
                              <w:t>wealth</w:t>
                            </w:r>
                            <w:r>
                              <w:rPr>
                                <w:color w:val="000000"/>
                                <w:spacing w:val="-2"/>
                              </w:rPr>
                              <w:t xml:space="preserve"> </w:t>
                            </w:r>
                            <w:r>
                              <w:rPr>
                                <w:color w:val="000000"/>
                              </w:rPr>
                              <w:t>tax</w:t>
                            </w:r>
                            <w:r>
                              <w:rPr>
                                <w:color w:val="000000"/>
                                <w:spacing w:val="-2"/>
                              </w:rPr>
                              <w:t xml:space="preserve"> </w:t>
                            </w:r>
                            <w:r>
                              <w:rPr>
                                <w:color w:val="000000"/>
                                <w:spacing w:val="-4"/>
                              </w:rPr>
                              <w:t>data</w:t>
                            </w:r>
                          </w:p>
                          <w:p w14:paraId="1FF17257" w14:textId="77777777" w:rsidR="00620CF6" w:rsidRDefault="00000000">
                            <w:pPr>
                              <w:pStyle w:val="BodyText"/>
                              <w:spacing w:line="254" w:lineRule="exact"/>
                              <w:ind w:left="4894"/>
                              <w:rPr>
                                <w:color w:val="000000"/>
                              </w:rPr>
                            </w:pPr>
                            <w:r>
                              <w:rPr>
                                <w:color w:val="000000"/>
                              </w:rPr>
                              <w:t>or</w:t>
                            </w:r>
                            <w:r>
                              <w:rPr>
                                <w:color w:val="000000"/>
                                <w:spacing w:val="2"/>
                              </w:rPr>
                              <w:t xml:space="preserve"> </w:t>
                            </w:r>
                            <w:r>
                              <w:rPr>
                                <w:color w:val="000000"/>
                              </w:rPr>
                              <w:t>register</w:t>
                            </w:r>
                            <w:r>
                              <w:rPr>
                                <w:color w:val="000000"/>
                                <w:spacing w:val="3"/>
                              </w:rPr>
                              <w:t xml:space="preserve"> </w:t>
                            </w:r>
                            <w:r>
                              <w:rPr>
                                <w:color w:val="000000"/>
                              </w:rPr>
                              <w:t>data</w:t>
                            </w:r>
                            <w:r>
                              <w:rPr>
                                <w:color w:val="000000"/>
                                <w:spacing w:val="2"/>
                              </w:rPr>
                              <w:t xml:space="preserve"> </w:t>
                            </w:r>
                            <w:r>
                              <w:rPr>
                                <w:color w:val="000000"/>
                              </w:rPr>
                              <w:t>on</w:t>
                            </w:r>
                            <w:r>
                              <w:rPr>
                                <w:color w:val="000000"/>
                                <w:spacing w:val="3"/>
                              </w:rPr>
                              <w:t xml:space="preserve"> </w:t>
                            </w:r>
                            <w:r>
                              <w:rPr>
                                <w:color w:val="000000"/>
                                <w:spacing w:val="-2"/>
                              </w:rPr>
                              <w:t>wealth.</w:t>
                            </w:r>
                          </w:p>
                        </w:txbxContent>
                      </wps:txbx>
                      <wps:bodyPr wrap="square" lIns="0" tIns="0" rIns="0" bIns="0" rtlCol="0">
                        <a:noAutofit/>
                      </wps:bodyPr>
                    </wps:wsp>
                  </a:graphicData>
                </a:graphic>
              </wp:anchor>
            </w:drawing>
          </mc:Choice>
          <mc:Fallback>
            <w:pict>
              <v:shape w14:anchorId="78749E87" id="Textbox 70" o:spid="_x0000_s1062" type="#_x0000_t202" style="position:absolute;left:0;text-align:left;margin-left:70.85pt;margin-top:-16.05pt;width:477.5pt;height:23.95pt;z-index:-21700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" fillcolor="#f7f7f7" stroked="f">
                <v:textbox inset="0,0,0,0">
                  <w:txbxContent>
                    <w:p w14:paraId="1EA7A1A8" w14:textId="77777777" w:rsidR="00620CF6" w:rsidRDefault="00000000">
                      <w:pPr>
                        <w:pStyle w:val="BodyText"/>
                        <w:tabs>
                          <w:tab w:val="left" w:pos="4894"/>
                        </w:tabs>
                        <w:spacing w:line="212" w:lineRule="exact"/>
                        <w:ind w:left="2387"/>
                        <w:rPr>
                          <w:color w:val="000000"/>
                        </w:rPr>
                      </w:pPr>
                      <w:r>
                        <w:rPr>
                          <w:color w:val="000000"/>
                          <w:spacing w:val="-2"/>
                        </w:rPr>
                        <w:t>Wealth</w:t>
                      </w:r>
                      <w:r>
                        <w:rPr>
                          <w:color w:val="000000"/>
                          <w:spacing w:val="25"/>
                        </w:rPr>
                        <w:t xml:space="preserve"> </w:t>
                      </w:r>
                      <w:r>
                        <w:rPr>
                          <w:color w:val="000000"/>
                          <w:spacing w:val="-2"/>
                        </w:rPr>
                        <w:t>tax/register-based</w:t>
                      </w:r>
                      <w:r>
                        <w:rPr>
                          <w:color w:val="000000"/>
                        </w:rPr>
                        <w:tab/>
                      </w:r>
                      <w:proofErr w:type="gramStart"/>
                      <w:r>
                        <w:rPr>
                          <w:color w:val="000000"/>
                        </w:rPr>
                        <w:t>The</w:t>
                      </w:r>
                      <w:proofErr w:type="gramEnd"/>
                      <w:r>
                        <w:rPr>
                          <w:color w:val="000000"/>
                          <w:spacing w:val="-2"/>
                        </w:rPr>
                        <w:t xml:space="preserve"> </w:t>
                      </w:r>
                      <w:r>
                        <w:rPr>
                          <w:color w:val="000000"/>
                        </w:rPr>
                        <w:t>series</w:t>
                      </w:r>
                      <w:r>
                        <w:rPr>
                          <w:color w:val="000000"/>
                          <w:spacing w:val="-2"/>
                        </w:rPr>
                        <w:t xml:space="preserve"> </w:t>
                      </w:r>
                      <w:r>
                        <w:rPr>
                          <w:color w:val="000000"/>
                        </w:rPr>
                        <w:t>has</w:t>
                      </w:r>
                      <w:r>
                        <w:rPr>
                          <w:color w:val="000000"/>
                          <w:spacing w:val="-2"/>
                        </w:rPr>
                        <w:t xml:space="preserve"> </w:t>
                      </w:r>
                      <w:r>
                        <w:rPr>
                          <w:color w:val="000000"/>
                        </w:rPr>
                        <w:t>been</w:t>
                      </w:r>
                      <w:r>
                        <w:rPr>
                          <w:color w:val="000000"/>
                          <w:spacing w:val="-2"/>
                        </w:rPr>
                        <w:t xml:space="preserve"> </w:t>
                      </w:r>
                      <w:proofErr w:type="spellStart"/>
                      <w:r>
                        <w:rPr>
                          <w:color w:val="000000"/>
                        </w:rPr>
                        <w:t>estiamted</w:t>
                      </w:r>
                      <w:proofErr w:type="spellEnd"/>
                      <w:r>
                        <w:rPr>
                          <w:color w:val="000000"/>
                          <w:spacing w:val="-1"/>
                        </w:rPr>
                        <w:t xml:space="preserve"> </w:t>
                      </w:r>
                      <w:r>
                        <w:rPr>
                          <w:color w:val="000000"/>
                        </w:rPr>
                        <w:t>from</w:t>
                      </w:r>
                      <w:r>
                        <w:rPr>
                          <w:color w:val="000000"/>
                          <w:spacing w:val="-2"/>
                        </w:rPr>
                        <w:t xml:space="preserve"> </w:t>
                      </w:r>
                      <w:r>
                        <w:rPr>
                          <w:color w:val="000000"/>
                        </w:rPr>
                        <w:t>wealth</w:t>
                      </w:r>
                      <w:r>
                        <w:rPr>
                          <w:color w:val="000000"/>
                          <w:spacing w:val="-2"/>
                        </w:rPr>
                        <w:t xml:space="preserve"> </w:t>
                      </w:r>
                      <w:r>
                        <w:rPr>
                          <w:color w:val="000000"/>
                        </w:rPr>
                        <w:t>tax</w:t>
                      </w:r>
                      <w:r>
                        <w:rPr>
                          <w:color w:val="000000"/>
                          <w:spacing w:val="-2"/>
                        </w:rPr>
                        <w:t xml:space="preserve"> </w:t>
                      </w:r>
                      <w:r>
                        <w:rPr>
                          <w:color w:val="000000"/>
                          <w:spacing w:val="-4"/>
                        </w:rPr>
                        <w:t>data</w:t>
                      </w:r>
                    </w:p>
                    <w:p w14:paraId="1FF17257" w14:textId="77777777" w:rsidR="00620CF6" w:rsidRDefault="00000000">
                      <w:pPr>
                        <w:pStyle w:val="BodyText"/>
                        <w:spacing w:line="254" w:lineRule="exact"/>
                        <w:ind w:left="4894"/>
                        <w:rPr>
                          <w:color w:val="000000"/>
                        </w:rPr>
                      </w:pPr>
                      <w:r>
                        <w:rPr>
                          <w:color w:val="000000"/>
                        </w:rPr>
                        <w:t>or</w:t>
                      </w:r>
                      <w:r>
                        <w:rPr>
                          <w:color w:val="000000"/>
                          <w:spacing w:val="2"/>
                        </w:rPr>
                        <w:t xml:space="preserve"> </w:t>
                      </w:r>
                      <w:r>
                        <w:rPr>
                          <w:color w:val="000000"/>
                        </w:rPr>
                        <w:t>register</w:t>
                      </w:r>
                      <w:r>
                        <w:rPr>
                          <w:color w:val="000000"/>
                          <w:spacing w:val="3"/>
                        </w:rPr>
                        <w:t xml:space="preserve"> </w:t>
                      </w:r>
                      <w:r>
                        <w:rPr>
                          <w:color w:val="000000"/>
                        </w:rPr>
                        <w:t>data</w:t>
                      </w:r>
                      <w:r>
                        <w:rPr>
                          <w:color w:val="000000"/>
                          <w:spacing w:val="2"/>
                        </w:rPr>
                        <w:t xml:space="preserve"> </w:t>
                      </w:r>
                      <w:r>
                        <w:rPr>
                          <w:color w:val="000000"/>
                        </w:rPr>
                        <w:t>on</w:t>
                      </w:r>
                      <w:r>
                        <w:rPr>
                          <w:color w:val="000000"/>
                          <w:spacing w:val="3"/>
                        </w:rPr>
                        <w:t xml:space="preserve"> </w:t>
                      </w:r>
                      <w:r>
                        <w:rPr>
                          <w:color w:val="000000"/>
                          <w:spacing w:val="-2"/>
                        </w:rPr>
                        <w:t>wealth.</w:t>
                      </w:r>
                    </w:p>
                  </w:txbxContent>
                </v:textbox>
                <w10:wrap anchorx="page"/>
              </v:shape>
            </w:pict>
          </mc:Fallback>
        </mc:AlternateContent>
      </w:r>
      <w:r>
        <w:t>Wealth</w:t>
      </w:r>
      <w:r>
        <w:rPr>
          <w:spacing w:val="15"/>
        </w:rPr>
        <w:t xml:space="preserve"> </w:t>
      </w:r>
      <w:r>
        <w:t>tax/register</w:t>
      </w:r>
      <w:r>
        <w:rPr>
          <w:spacing w:val="15"/>
        </w:rPr>
        <w:t xml:space="preserve"> </w:t>
      </w:r>
      <w:r>
        <w:t>data</w:t>
      </w:r>
      <w:r>
        <w:rPr>
          <w:spacing w:val="15"/>
        </w:rPr>
        <w:t xml:space="preserve"> </w:t>
      </w:r>
      <w:r>
        <w:t>and</w:t>
      </w:r>
      <w:r>
        <w:rPr>
          <w:spacing w:val="16"/>
        </w:rPr>
        <w:t xml:space="preserve"> </w:t>
      </w:r>
      <w:r>
        <w:t>estate</w:t>
      </w:r>
      <w:r>
        <w:rPr>
          <w:spacing w:val="15"/>
        </w:rPr>
        <w:t xml:space="preserve"> </w:t>
      </w:r>
      <w:r>
        <w:t>tax</w:t>
      </w:r>
      <w:r>
        <w:rPr>
          <w:spacing w:val="15"/>
        </w:rPr>
        <w:t xml:space="preserve"> </w:t>
      </w:r>
      <w:r>
        <w:rPr>
          <w:spacing w:val="-4"/>
        </w:rPr>
        <w:t>data</w:t>
      </w:r>
      <w:r>
        <w:tab/>
      </w:r>
      <w:proofErr w:type="gramStart"/>
      <w:r>
        <w:t>The</w:t>
      </w:r>
      <w:proofErr w:type="gramEnd"/>
      <w:r>
        <w:rPr>
          <w:spacing w:val="-2"/>
        </w:rPr>
        <w:t xml:space="preserve"> </w:t>
      </w:r>
      <w:r>
        <w:t>series</w:t>
      </w:r>
      <w:r>
        <w:rPr>
          <w:spacing w:val="-1"/>
        </w:rPr>
        <w:t xml:space="preserve"> </w:t>
      </w:r>
      <w:r>
        <w:t>has</w:t>
      </w:r>
      <w:r>
        <w:rPr>
          <w:spacing w:val="-1"/>
        </w:rPr>
        <w:t xml:space="preserve"> </w:t>
      </w:r>
      <w:r>
        <w:t>been</w:t>
      </w:r>
      <w:r>
        <w:rPr>
          <w:spacing w:val="-1"/>
        </w:rPr>
        <w:t xml:space="preserve"> </w:t>
      </w:r>
      <w:r>
        <w:t>estimated</w:t>
      </w:r>
      <w:r>
        <w:rPr>
          <w:spacing w:val="-1"/>
        </w:rPr>
        <w:t xml:space="preserve"> </w:t>
      </w:r>
      <w:r>
        <w:t>from</w:t>
      </w:r>
      <w:r>
        <w:rPr>
          <w:spacing w:val="-1"/>
        </w:rPr>
        <w:t xml:space="preserve"> </w:t>
      </w:r>
      <w:r>
        <w:t>wealth</w:t>
      </w:r>
      <w:r>
        <w:rPr>
          <w:spacing w:val="-1"/>
        </w:rPr>
        <w:t xml:space="preserve"> </w:t>
      </w:r>
      <w:r>
        <w:t>tax</w:t>
      </w:r>
      <w:r>
        <w:rPr>
          <w:spacing w:val="-1"/>
        </w:rPr>
        <w:t xml:space="preserve"> </w:t>
      </w:r>
      <w:r>
        <w:rPr>
          <w:spacing w:val="-4"/>
        </w:rPr>
        <w:t>data</w:t>
      </w:r>
    </w:p>
    <w:p w14:paraId="11D38EDE" w14:textId="77777777" w:rsidR="00620CF6" w:rsidRDefault="00000000">
      <w:pPr>
        <w:pStyle w:val="BodyText"/>
        <w:spacing w:before="7" w:line="213" w:lineRule="auto"/>
        <w:ind w:left="5011"/>
      </w:pPr>
      <w:r>
        <w:t>or</w:t>
      </w:r>
      <w:r>
        <w:rPr>
          <w:spacing w:val="-8"/>
        </w:rPr>
        <w:t xml:space="preserve"> </w:t>
      </w:r>
      <w:r>
        <w:t>register</w:t>
      </w:r>
      <w:r>
        <w:rPr>
          <w:spacing w:val="-7"/>
        </w:rPr>
        <w:t xml:space="preserve"> </w:t>
      </w:r>
      <w:r>
        <w:t>data</w:t>
      </w:r>
      <w:r>
        <w:rPr>
          <w:spacing w:val="-7"/>
        </w:rPr>
        <w:t xml:space="preserve"> </w:t>
      </w:r>
      <w:r>
        <w:t>on</w:t>
      </w:r>
      <w:r>
        <w:rPr>
          <w:spacing w:val="-7"/>
        </w:rPr>
        <w:t xml:space="preserve"> </w:t>
      </w:r>
      <w:r>
        <w:t>wealth</w:t>
      </w:r>
      <w:r>
        <w:rPr>
          <w:spacing w:val="-7"/>
        </w:rPr>
        <w:t xml:space="preserve"> </w:t>
      </w:r>
      <w:r>
        <w:t>used</w:t>
      </w:r>
      <w:r>
        <w:rPr>
          <w:spacing w:val="-7"/>
        </w:rPr>
        <w:t xml:space="preserve"> </w:t>
      </w:r>
      <w:r>
        <w:t>in</w:t>
      </w:r>
      <w:r>
        <w:rPr>
          <w:spacing w:val="-7"/>
        </w:rPr>
        <w:t xml:space="preserve"> </w:t>
      </w:r>
      <w:r>
        <w:t>conjunction</w:t>
      </w:r>
      <w:r>
        <w:rPr>
          <w:spacing w:val="-7"/>
        </w:rPr>
        <w:t xml:space="preserve"> </w:t>
      </w:r>
      <w:r>
        <w:t>with estate/inheritance tax data.</w:t>
      </w:r>
    </w:p>
    <w:p w14:paraId="7C1C83EE" w14:textId="77777777" w:rsidR="00620CF6" w:rsidRDefault="00620CF6">
      <w:pPr>
        <w:pStyle w:val="BodyText"/>
      </w:pPr>
    </w:p>
    <w:p w14:paraId="6CFE44E2" w14:textId="77777777" w:rsidR="00620CF6" w:rsidRDefault="00620CF6">
      <w:pPr>
        <w:pStyle w:val="BodyText"/>
      </w:pPr>
    </w:p>
    <w:p w14:paraId="71A58304" w14:textId="77777777" w:rsidR="00620CF6" w:rsidRDefault="00620CF6">
      <w:pPr>
        <w:pStyle w:val="BodyText"/>
      </w:pPr>
    </w:p>
    <w:p w14:paraId="75A02676" w14:textId="77777777" w:rsidR="00620CF6" w:rsidRDefault="00620CF6">
      <w:pPr>
        <w:pStyle w:val="BodyText"/>
        <w:spacing w:before="9"/>
        <w:rPr>
          <w:sz w:val="25"/>
        </w:rPr>
      </w:pPr>
    </w:p>
    <w:p w14:paraId="1BF0805E" w14:textId="77777777" w:rsidR="00620CF6" w:rsidRDefault="00000000">
      <w:pPr>
        <w:pStyle w:val="BodyText"/>
        <w:tabs>
          <w:tab w:val="left" w:pos="5011"/>
        </w:tabs>
        <w:spacing w:before="115" w:line="254" w:lineRule="exact"/>
        <w:ind w:left="2322"/>
      </w:pPr>
      <w:r>
        <w:rPr>
          <w:noProof/>
        </w:rPr>
        <mc:AlternateContent>
          <mc:Choice Requires="wps">
            <w:drawing>
              <wp:anchor distT="0" distB="0" distL="0" distR="0" simplePos="0" relativeHeight="481615872" behindDoc="1" locked="0" layoutInCell="1" allowOverlap="1" wp14:anchorId="7112B739" wp14:editId="760BF858">
                <wp:simplePos x="0" y="0"/>
                <wp:positionH relativeFrom="page">
                  <wp:posOffset>899998</wp:posOffset>
                </wp:positionH>
                <wp:positionV relativeFrom="paragraph">
                  <wp:posOffset>-659091</wp:posOffset>
                </wp:positionV>
                <wp:extent cx="6064250" cy="75946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0" cy="759460"/>
                        </a:xfrm>
                        <a:prstGeom prst="rect">
                          <a:avLst/>
                        </a:prstGeom>
                        <a:solidFill>
                          <a:srgbClr val="F7F7F7"/>
                        </a:solidFill>
                      </wps:spPr>
                      <wps:txbx>
                        <w:txbxContent>
                          <w:p w14:paraId="2AD4EF8D" w14:textId="77777777" w:rsidR="00620CF6" w:rsidRDefault="00000000">
                            <w:pPr>
                              <w:pStyle w:val="BodyText"/>
                              <w:spacing w:line="212" w:lineRule="exact"/>
                              <w:ind w:left="780"/>
                              <w:jc w:val="both"/>
                              <w:rPr>
                                <w:color w:val="000000"/>
                              </w:rPr>
                            </w:pPr>
                            <w:r>
                              <w:rPr>
                                <w:color w:val="000000"/>
                              </w:rPr>
                              <w:t>Wealth</w:t>
                            </w:r>
                            <w:r>
                              <w:rPr>
                                <w:color w:val="000000"/>
                                <w:spacing w:val="3"/>
                              </w:rPr>
                              <w:t xml:space="preserve"> </w:t>
                            </w:r>
                            <w:r>
                              <w:rPr>
                                <w:color w:val="000000"/>
                              </w:rPr>
                              <w:t>tax/register</w:t>
                            </w:r>
                            <w:r>
                              <w:rPr>
                                <w:color w:val="000000"/>
                                <w:spacing w:val="4"/>
                              </w:rPr>
                              <w:t xml:space="preserve"> </w:t>
                            </w:r>
                            <w:r>
                              <w:rPr>
                                <w:color w:val="000000"/>
                              </w:rPr>
                              <w:t>data,</w:t>
                            </w:r>
                            <w:r>
                              <w:rPr>
                                <w:color w:val="000000"/>
                                <w:spacing w:val="4"/>
                              </w:rPr>
                              <w:t xml:space="preserve"> </w:t>
                            </w:r>
                            <w:r>
                              <w:rPr>
                                <w:color w:val="000000"/>
                              </w:rPr>
                              <w:t>other</w:t>
                            </w:r>
                            <w:r>
                              <w:rPr>
                                <w:color w:val="000000"/>
                                <w:spacing w:val="3"/>
                              </w:rPr>
                              <w:t xml:space="preserve"> </w:t>
                            </w:r>
                            <w:r>
                              <w:rPr>
                                <w:color w:val="000000"/>
                              </w:rPr>
                              <w:t>sources,</w:t>
                            </w:r>
                            <w:r>
                              <w:rPr>
                                <w:color w:val="000000"/>
                                <w:spacing w:val="4"/>
                              </w:rPr>
                              <w:t xml:space="preserve"> </w:t>
                            </w:r>
                            <w:proofErr w:type="gramStart"/>
                            <w:r>
                              <w:rPr>
                                <w:color w:val="000000"/>
                              </w:rPr>
                              <w:t>and</w:t>
                            </w:r>
                            <w:r>
                              <w:rPr>
                                <w:color w:val="000000"/>
                                <w:spacing w:val="47"/>
                              </w:rPr>
                              <w:t xml:space="preserve">  </w:t>
                            </w:r>
                            <w:r>
                              <w:rPr>
                                <w:color w:val="000000"/>
                              </w:rPr>
                              <w:t>The</w:t>
                            </w:r>
                            <w:proofErr w:type="gramEnd"/>
                            <w:r>
                              <w:rPr>
                                <w:color w:val="000000"/>
                                <w:spacing w:val="4"/>
                              </w:rPr>
                              <w:t xml:space="preserve"> </w:t>
                            </w:r>
                            <w:proofErr w:type="spellStart"/>
                            <w:r>
                              <w:rPr>
                                <w:color w:val="000000"/>
                              </w:rPr>
                              <w:t>seies</w:t>
                            </w:r>
                            <w:proofErr w:type="spellEnd"/>
                            <w:r>
                              <w:rPr>
                                <w:color w:val="000000"/>
                                <w:spacing w:val="4"/>
                              </w:rPr>
                              <w:t xml:space="preserve"> </w:t>
                            </w:r>
                            <w:r>
                              <w:rPr>
                                <w:color w:val="000000"/>
                              </w:rPr>
                              <w:t>has</w:t>
                            </w:r>
                            <w:r>
                              <w:rPr>
                                <w:color w:val="000000"/>
                                <w:spacing w:val="4"/>
                              </w:rPr>
                              <w:t xml:space="preserve"> </w:t>
                            </w:r>
                            <w:r>
                              <w:rPr>
                                <w:color w:val="000000"/>
                              </w:rPr>
                              <w:t>been</w:t>
                            </w:r>
                            <w:r>
                              <w:rPr>
                                <w:color w:val="000000"/>
                                <w:spacing w:val="4"/>
                              </w:rPr>
                              <w:t xml:space="preserve"> </w:t>
                            </w:r>
                            <w:proofErr w:type="spellStart"/>
                            <w:r>
                              <w:rPr>
                                <w:color w:val="000000"/>
                              </w:rPr>
                              <w:t>estiamted</w:t>
                            </w:r>
                            <w:proofErr w:type="spellEnd"/>
                            <w:r>
                              <w:rPr>
                                <w:color w:val="000000"/>
                                <w:spacing w:val="3"/>
                              </w:rPr>
                              <w:t xml:space="preserve"> </w:t>
                            </w:r>
                            <w:r>
                              <w:rPr>
                                <w:color w:val="000000"/>
                              </w:rPr>
                              <w:t>from</w:t>
                            </w:r>
                            <w:r>
                              <w:rPr>
                                <w:color w:val="000000"/>
                                <w:spacing w:val="4"/>
                              </w:rPr>
                              <w:t xml:space="preserve"> </w:t>
                            </w:r>
                            <w:r>
                              <w:rPr>
                                <w:color w:val="000000"/>
                              </w:rPr>
                              <w:t>wealth</w:t>
                            </w:r>
                            <w:r>
                              <w:rPr>
                                <w:color w:val="000000"/>
                                <w:spacing w:val="4"/>
                              </w:rPr>
                              <w:t xml:space="preserve"> </w:t>
                            </w:r>
                            <w:r>
                              <w:rPr>
                                <w:color w:val="000000"/>
                              </w:rPr>
                              <w:t>tax</w:t>
                            </w:r>
                            <w:r>
                              <w:rPr>
                                <w:color w:val="000000"/>
                                <w:spacing w:val="3"/>
                              </w:rPr>
                              <w:t xml:space="preserve"> </w:t>
                            </w:r>
                            <w:r>
                              <w:rPr>
                                <w:color w:val="000000"/>
                                <w:spacing w:val="-4"/>
                              </w:rPr>
                              <w:t>data</w:t>
                            </w:r>
                          </w:p>
                          <w:p w14:paraId="45F6B782" w14:textId="77777777" w:rsidR="00620CF6" w:rsidRDefault="00000000">
                            <w:pPr>
                              <w:pStyle w:val="BodyText"/>
                              <w:spacing w:line="239" w:lineRule="exact"/>
                              <w:ind w:left="3131"/>
                              <w:jc w:val="both"/>
                              <w:rPr>
                                <w:color w:val="000000"/>
                              </w:rPr>
                            </w:pPr>
                            <w:r>
                              <w:rPr>
                                <w:color w:val="000000"/>
                              </w:rPr>
                              <w:t xml:space="preserve">national </w:t>
                            </w:r>
                            <w:proofErr w:type="gramStart"/>
                            <w:r>
                              <w:rPr>
                                <w:color w:val="000000"/>
                              </w:rPr>
                              <w:t>accounts</w:t>
                            </w:r>
                            <w:r>
                              <w:rPr>
                                <w:color w:val="000000"/>
                                <w:spacing w:val="40"/>
                              </w:rPr>
                              <w:t xml:space="preserve">  </w:t>
                            </w:r>
                            <w:r>
                              <w:rPr>
                                <w:color w:val="000000"/>
                              </w:rPr>
                              <w:t>or</w:t>
                            </w:r>
                            <w:proofErr w:type="gramEnd"/>
                            <w:r>
                              <w:rPr>
                                <w:color w:val="000000"/>
                                <w:spacing w:val="1"/>
                              </w:rPr>
                              <w:t xml:space="preserve"> </w:t>
                            </w:r>
                            <w:r>
                              <w:rPr>
                                <w:color w:val="000000"/>
                              </w:rPr>
                              <w:t>register data</w:t>
                            </w:r>
                            <w:r>
                              <w:rPr>
                                <w:color w:val="000000"/>
                                <w:spacing w:val="1"/>
                              </w:rPr>
                              <w:t xml:space="preserve"> </w:t>
                            </w:r>
                            <w:r>
                              <w:rPr>
                                <w:color w:val="000000"/>
                              </w:rPr>
                              <w:t xml:space="preserve">on wealth in </w:t>
                            </w:r>
                            <w:proofErr w:type="spellStart"/>
                            <w:r>
                              <w:rPr>
                                <w:color w:val="000000"/>
                              </w:rPr>
                              <w:t>conjucntion</w:t>
                            </w:r>
                            <w:proofErr w:type="spellEnd"/>
                            <w:r>
                              <w:rPr>
                                <w:color w:val="000000"/>
                                <w:spacing w:val="1"/>
                              </w:rPr>
                              <w:t xml:space="preserve"> </w:t>
                            </w:r>
                            <w:r>
                              <w:rPr>
                                <w:color w:val="000000"/>
                                <w:spacing w:val="-4"/>
                              </w:rPr>
                              <w:t>with</w:t>
                            </w:r>
                          </w:p>
                          <w:p w14:paraId="24EAD46A" w14:textId="77777777" w:rsidR="00620CF6" w:rsidRDefault="00000000">
                            <w:pPr>
                              <w:pStyle w:val="BodyText"/>
                              <w:spacing w:before="7" w:line="213" w:lineRule="auto"/>
                              <w:ind w:left="4894" w:right="352"/>
                              <w:jc w:val="both"/>
                              <w:rPr>
                                <w:color w:val="000000"/>
                              </w:rPr>
                            </w:pPr>
                            <w:r>
                              <w:rPr>
                                <w:color w:val="000000"/>
                              </w:rPr>
                              <w:t>additional</w:t>
                            </w:r>
                            <w:r>
                              <w:rPr>
                                <w:color w:val="000000"/>
                                <w:spacing w:val="-13"/>
                              </w:rPr>
                              <w:t xml:space="preserve"> </w:t>
                            </w:r>
                            <w:r>
                              <w:rPr>
                                <w:color w:val="000000"/>
                              </w:rPr>
                              <w:t>sources</w:t>
                            </w:r>
                            <w:r>
                              <w:rPr>
                                <w:color w:val="000000"/>
                                <w:spacing w:val="-12"/>
                              </w:rPr>
                              <w:t xml:space="preserve"> </w:t>
                            </w:r>
                            <w:proofErr w:type="spellStart"/>
                            <w:r>
                              <w:rPr>
                                <w:color w:val="000000"/>
                              </w:rPr>
                              <w:t>outher</w:t>
                            </w:r>
                            <w:proofErr w:type="spellEnd"/>
                            <w:r>
                              <w:rPr>
                                <w:color w:val="000000"/>
                                <w:spacing w:val="-13"/>
                              </w:rPr>
                              <w:t xml:space="preserve"> </w:t>
                            </w:r>
                            <w:r>
                              <w:rPr>
                                <w:color w:val="000000"/>
                              </w:rPr>
                              <w:t>than</w:t>
                            </w:r>
                            <w:r>
                              <w:rPr>
                                <w:color w:val="000000"/>
                                <w:spacing w:val="-12"/>
                              </w:rPr>
                              <w:t xml:space="preserve"> </w:t>
                            </w:r>
                            <w:r>
                              <w:rPr>
                                <w:color w:val="000000"/>
                              </w:rPr>
                              <w:t xml:space="preserve">estate/inheritance tax data, and it has been </w:t>
                            </w:r>
                            <w:proofErr w:type="spellStart"/>
                            <w:r>
                              <w:rPr>
                                <w:color w:val="000000"/>
                              </w:rPr>
                              <w:t>braught</w:t>
                            </w:r>
                            <w:proofErr w:type="spellEnd"/>
                            <w:r>
                              <w:rPr>
                                <w:color w:val="000000"/>
                              </w:rPr>
                              <w:t xml:space="preserve"> into alignment with macroeconomic balance sheets.</w:t>
                            </w:r>
                          </w:p>
                        </w:txbxContent>
                      </wps:txbx>
                      <wps:bodyPr wrap="square" lIns="0" tIns="0" rIns="0" bIns="0" rtlCol="0">
                        <a:noAutofit/>
                      </wps:bodyPr>
                    </wps:wsp>
                  </a:graphicData>
                </a:graphic>
              </wp:anchor>
            </w:drawing>
          </mc:Choice>
          <mc:Fallback>
            <w:pict>
              <v:shape w14:anchorId="7112B739" id="Textbox 71" o:spid="_x0000_s1063" type="#_x0000_t202" style="position:absolute;left:0;text-align:left;margin-left:70.85pt;margin-top:-51.9pt;width:477.5pt;height:59.8pt;z-index:-2170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" fillcolor="#f7f7f7" stroked="f">
                <v:textbox inset="0,0,0,0">
                  <w:txbxContent>
                    <w:p w14:paraId="2AD4EF8D" w14:textId="77777777" w:rsidR="00620CF6" w:rsidRDefault="00000000">
                      <w:pPr>
                        <w:pStyle w:val="BodyText"/>
                        <w:spacing w:line="212" w:lineRule="exact"/>
                        <w:ind w:left="780"/>
                        <w:jc w:val="both"/>
                        <w:rPr>
                          <w:color w:val="000000"/>
                        </w:rPr>
                      </w:pPr>
                      <w:r>
                        <w:rPr>
                          <w:color w:val="000000"/>
                        </w:rPr>
                        <w:t>Wealth</w:t>
                      </w:r>
                      <w:r>
                        <w:rPr>
                          <w:color w:val="000000"/>
                          <w:spacing w:val="3"/>
                        </w:rPr>
                        <w:t xml:space="preserve"> </w:t>
                      </w:r>
                      <w:r>
                        <w:rPr>
                          <w:color w:val="000000"/>
                        </w:rPr>
                        <w:t>tax/register</w:t>
                      </w:r>
                      <w:r>
                        <w:rPr>
                          <w:color w:val="000000"/>
                          <w:spacing w:val="4"/>
                        </w:rPr>
                        <w:t xml:space="preserve"> </w:t>
                      </w:r>
                      <w:r>
                        <w:rPr>
                          <w:color w:val="000000"/>
                        </w:rPr>
                        <w:t>data,</w:t>
                      </w:r>
                      <w:r>
                        <w:rPr>
                          <w:color w:val="000000"/>
                          <w:spacing w:val="4"/>
                        </w:rPr>
                        <w:t xml:space="preserve"> </w:t>
                      </w:r>
                      <w:r>
                        <w:rPr>
                          <w:color w:val="000000"/>
                        </w:rPr>
                        <w:t>other</w:t>
                      </w:r>
                      <w:r>
                        <w:rPr>
                          <w:color w:val="000000"/>
                          <w:spacing w:val="3"/>
                        </w:rPr>
                        <w:t xml:space="preserve"> </w:t>
                      </w:r>
                      <w:r>
                        <w:rPr>
                          <w:color w:val="000000"/>
                        </w:rPr>
                        <w:t>sources,</w:t>
                      </w:r>
                      <w:r>
                        <w:rPr>
                          <w:color w:val="000000"/>
                          <w:spacing w:val="4"/>
                        </w:rPr>
                        <w:t xml:space="preserve"> </w:t>
                      </w:r>
                      <w:proofErr w:type="gramStart"/>
                      <w:r>
                        <w:rPr>
                          <w:color w:val="000000"/>
                        </w:rPr>
                        <w:t>and</w:t>
                      </w:r>
                      <w:r>
                        <w:rPr>
                          <w:color w:val="000000"/>
                          <w:spacing w:val="47"/>
                        </w:rPr>
                        <w:t xml:space="preserve">  </w:t>
                      </w:r>
                      <w:r>
                        <w:rPr>
                          <w:color w:val="000000"/>
                        </w:rPr>
                        <w:t>The</w:t>
                      </w:r>
                      <w:proofErr w:type="gramEnd"/>
                      <w:r>
                        <w:rPr>
                          <w:color w:val="000000"/>
                          <w:spacing w:val="4"/>
                        </w:rPr>
                        <w:t xml:space="preserve"> </w:t>
                      </w:r>
                      <w:proofErr w:type="spellStart"/>
                      <w:r>
                        <w:rPr>
                          <w:color w:val="000000"/>
                        </w:rPr>
                        <w:t>seies</w:t>
                      </w:r>
                      <w:proofErr w:type="spellEnd"/>
                      <w:r>
                        <w:rPr>
                          <w:color w:val="000000"/>
                          <w:spacing w:val="4"/>
                        </w:rPr>
                        <w:t xml:space="preserve"> </w:t>
                      </w:r>
                      <w:r>
                        <w:rPr>
                          <w:color w:val="000000"/>
                        </w:rPr>
                        <w:t>has</w:t>
                      </w:r>
                      <w:r>
                        <w:rPr>
                          <w:color w:val="000000"/>
                          <w:spacing w:val="4"/>
                        </w:rPr>
                        <w:t xml:space="preserve"> </w:t>
                      </w:r>
                      <w:r>
                        <w:rPr>
                          <w:color w:val="000000"/>
                        </w:rPr>
                        <w:t>been</w:t>
                      </w:r>
                      <w:r>
                        <w:rPr>
                          <w:color w:val="000000"/>
                          <w:spacing w:val="4"/>
                        </w:rPr>
                        <w:t xml:space="preserve"> </w:t>
                      </w:r>
                      <w:proofErr w:type="spellStart"/>
                      <w:r>
                        <w:rPr>
                          <w:color w:val="000000"/>
                        </w:rPr>
                        <w:t>estiamted</w:t>
                      </w:r>
                      <w:proofErr w:type="spellEnd"/>
                      <w:r>
                        <w:rPr>
                          <w:color w:val="000000"/>
                          <w:spacing w:val="3"/>
                        </w:rPr>
                        <w:t xml:space="preserve"> </w:t>
                      </w:r>
                      <w:r>
                        <w:rPr>
                          <w:color w:val="000000"/>
                        </w:rPr>
                        <w:t>from</w:t>
                      </w:r>
                      <w:r>
                        <w:rPr>
                          <w:color w:val="000000"/>
                          <w:spacing w:val="4"/>
                        </w:rPr>
                        <w:t xml:space="preserve"> </w:t>
                      </w:r>
                      <w:r>
                        <w:rPr>
                          <w:color w:val="000000"/>
                        </w:rPr>
                        <w:t>wealth</w:t>
                      </w:r>
                      <w:r>
                        <w:rPr>
                          <w:color w:val="000000"/>
                          <w:spacing w:val="4"/>
                        </w:rPr>
                        <w:t xml:space="preserve"> </w:t>
                      </w:r>
                      <w:r>
                        <w:rPr>
                          <w:color w:val="000000"/>
                        </w:rPr>
                        <w:t>tax</w:t>
                      </w:r>
                      <w:r>
                        <w:rPr>
                          <w:color w:val="000000"/>
                          <w:spacing w:val="3"/>
                        </w:rPr>
                        <w:t xml:space="preserve"> </w:t>
                      </w:r>
                      <w:r>
                        <w:rPr>
                          <w:color w:val="000000"/>
                          <w:spacing w:val="-4"/>
                        </w:rPr>
                        <w:t>data</w:t>
                      </w:r>
                    </w:p>
                    <w:p w14:paraId="45F6B782" w14:textId="77777777" w:rsidR="00620CF6" w:rsidRDefault="00000000">
                      <w:pPr>
                        <w:pStyle w:val="BodyText"/>
                        <w:spacing w:line="239" w:lineRule="exact"/>
                        <w:ind w:left="3131"/>
                        <w:jc w:val="both"/>
                        <w:rPr>
                          <w:color w:val="000000"/>
                        </w:rPr>
                      </w:pPr>
                      <w:r>
                        <w:rPr>
                          <w:color w:val="000000"/>
                        </w:rPr>
                        <w:t xml:space="preserve">national </w:t>
                      </w:r>
                      <w:proofErr w:type="gramStart"/>
                      <w:r>
                        <w:rPr>
                          <w:color w:val="000000"/>
                        </w:rPr>
                        <w:t>accounts</w:t>
                      </w:r>
                      <w:r>
                        <w:rPr>
                          <w:color w:val="000000"/>
                          <w:spacing w:val="40"/>
                        </w:rPr>
                        <w:t xml:space="preserve">  </w:t>
                      </w:r>
                      <w:r>
                        <w:rPr>
                          <w:color w:val="000000"/>
                        </w:rPr>
                        <w:t>or</w:t>
                      </w:r>
                      <w:proofErr w:type="gramEnd"/>
                      <w:r>
                        <w:rPr>
                          <w:color w:val="000000"/>
                          <w:spacing w:val="1"/>
                        </w:rPr>
                        <w:t xml:space="preserve"> </w:t>
                      </w:r>
                      <w:r>
                        <w:rPr>
                          <w:color w:val="000000"/>
                        </w:rPr>
                        <w:t>register data</w:t>
                      </w:r>
                      <w:r>
                        <w:rPr>
                          <w:color w:val="000000"/>
                          <w:spacing w:val="1"/>
                        </w:rPr>
                        <w:t xml:space="preserve"> </w:t>
                      </w:r>
                      <w:r>
                        <w:rPr>
                          <w:color w:val="000000"/>
                        </w:rPr>
                        <w:t xml:space="preserve">on wealth in </w:t>
                      </w:r>
                      <w:proofErr w:type="spellStart"/>
                      <w:r>
                        <w:rPr>
                          <w:color w:val="000000"/>
                        </w:rPr>
                        <w:t>conjucntion</w:t>
                      </w:r>
                      <w:proofErr w:type="spellEnd"/>
                      <w:r>
                        <w:rPr>
                          <w:color w:val="000000"/>
                          <w:spacing w:val="1"/>
                        </w:rPr>
                        <w:t xml:space="preserve"> </w:t>
                      </w:r>
                      <w:r>
                        <w:rPr>
                          <w:color w:val="000000"/>
                          <w:spacing w:val="-4"/>
                        </w:rPr>
                        <w:t>with</w:t>
                      </w:r>
                    </w:p>
                    <w:p w14:paraId="24EAD46A" w14:textId="77777777" w:rsidR="00620CF6" w:rsidRDefault="00000000">
                      <w:pPr>
                        <w:pStyle w:val="BodyText"/>
                        <w:spacing w:before="7" w:line="213" w:lineRule="auto"/>
                        <w:ind w:left="4894" w:right="352"/>
                        <w:jc w:val="both"/>
                        <w:rPr>
                          <w:color w:val="000000"/>
                        </w:rPr>
                      </w:pPr>
                      <w:r>
                        <w:rPr>
                          <w:color w:val="000000"/>
                        </w:rPr>
                        <w:t>additional</w:t>
                      </w:r>
                      <w:r>
                        <w:rPr>
                          <w:color w:val="000000"/>
                          <w:spacing w:val="-13"/>
                        </w:rPr>
                        <w:t xml:space="preserve"> </w:t>
                      </w:r>
                      <w:r>
                        <w:rPr>
                          <w:color w:val="000000"/>
                        </w:rPr>
                        <w:t>sources</w:t>
                      </w:r>
                      <w:r>
                        <w:rPr>
                          <w:color w:val="000000"/>
                          <w:spacing w:val="-12"/>
                        </w:rPr>
                        <w:t xml:space="preserve"> </w:t>
                      </w:r>
                      <w:proofErr w:type="spellStart"/>
                      <w:r>
                        <w:rPr>
                          <w:color w:val="000000"/>
                        </w:rPr>
                        <w:t>outher</w:t>
                      </w:r>
                      <w:proofErr w:type="spellEnd"/>
                      <w:r>
                        <w:rPr>
                          <w:color w:val="000000"/>
                          <w:spacing w:val="-13"/>
                        </w:rPr>
                        <w:t xml:space="preserve"> </w:t>
                      </w:r>
                      <w:r>
                        <w:rPr>
                          <w:color w:val="000000"/>
                        </w:rPr>
                        <w:t>than</w:t>
                      </w:r>
                      <w:r>
                        <w:rPr>
                          <w:color w:val="000000"/>
                          <w:spacing w:val="-12"/>
                        </w:rPr>
                        <w:t xml:space="preserve"> </w:t>
                      </w:r>
                      <w:r>
                        <w:rPr>
                          <w:color w:val="000000"/>
                        </w:rPr>
                        <w:t xml:space="preserve">estate/inheritance tax data, and it has been </w:t>
                      </w:r>
                      <w:proofErr w:type="spellStart"/>
                      <w:r>
                        <w:rPr>
                          <w:color w:val="000000"/>
                        </w:rPr>
                        <w:t>braught</w:t>
                      </w:r>
                      <w:proofErr w:type="spellEnd"/>
                      <w:r>
                        <w:rPr>
                          <w:color w:val="000000"/>
                        </w:rPr>
                        <w:t xml:space="preserve"> into alignment with macroeconomic balance sheets.</w:t>
                      </w:r>
                    </w:p>
                  </w:txbxContent>
                </v:textbox>
                <w10:wrap anchorx="page"/>
              </v:shape>
            </w:pict>
          </mc:Fallback>
        </mc:AlternateContent>
      </w:r>
      <w:r>
        <w:rPr>
          <w:spacing w:val="-2"/>
        </w:rPr>
        <w:t>Mix</w:t>
      </w:r>
      <w:r>
        <w:t xml:space="preserve"> </w:t>
      </w:r>
      <w:r>
        <w:rPr>
          <w:spacing w:val="-2"/>
        </w:rPr>
        <w:t>of</w:t>
      </w:r>
      <w:r>
        <w:t xml:space="preserve"> </w:t>
      </w:r>
      <w:r>
        <w:rPr>
          <w:spacing w:val="-2"/>
        </w:rPr>
        <w:t>sources</w:t>
      </w:r>
      <w:r>
        <w:t xml:space="preserve"> </w:t>
      </w:r>
      <w:r>
        <w:rPr>
          <w:spacing w:val="-2"/>
        </w:rPr>
        <w:t>and</w:t>
      </w:r>
      <w:r>
        <w:t xml:space="preserve"> </w:t>
      </w:r>
      <w:r>
        <w:rPr>
          <w:spacing w:val="-2"/>
        </w:rPr>
        <w:t>methods</w:t>
      </w:r>
      <w:r>
        <w:tab/>
      </w:r>
      <w:r>
        <w:rPr>
          <w:spacing w:val="-2"/>
        </w:rPr>
        <w:t>Any</w:t>
      </w:r>
      <w:r>
        <w:rPr>
          <w:spacing w:val="-1"/>
        </w:rPr>
        <w:t xml:space="preserve"> </w:t>
      </w:r>
      <w:r>
        <w:rPr>
          <w:spacing w:val="-2"/>
        </w:rPr>
        <w:t>combination</w:t>
      </w:r>
      <w:r>
        <w:rPr>
          <w:spacing w:val="-1"/>
        </w:rPr>
        <w:t xml:space="preserve"> </w:t>
      </w:r>
      <w:r>
        <w:rPr>
          <w:spacing w:val="-2"/>
        </w:rPr>
        <w:t>of</w:t>
      </w:r>
      <w:r>
        <w:rPr>
          <w:spacing w:val="-1"/>
        </w:rPr>
        <w:t xml:space="preserve"> </w:t>
      </w:r>
      <w:r>
        <w:rPr>
          <w:spacing w:val="-2"/>
        </w:rPr>
        <w:t>methods</w:t>
      </w:r>
      <w:r>
        <w:rPr>
          <w:spacing w:val="-1"/>
        </w:rPr>
        <w:t xml:space="preserve"> </w:t>
      </w:r>
      <w:r>
        <w:rPr>
          <w:spacing w:val="-2"/>
        </w:rPr>
        <w:t>and</w:t>
      </w:r>
      <w:r>
        <w:rPr>
          <w:spacing w:val="-1"/>
        </w:rPr>
        <w:t xml:space="preserve"> </w:t>
      </w:r>
      <w:r>
        <w:rPr>
          <w:spacing w:val="-2"/>
        </w:rPr>
        <w:t>sources</w:t>
      </w:r>
      <w:r>
        <w:rPr>
          <w:spacing w:val="-1"/>
        </w:rPr>
        <w:t xml:space="preserve"> </w:t>
      </w:r>
      <w:r>
        <w:rPr>
          <w:spacing w:val="-2"/>
        </w:rPr>
        <w:t>not</w:t>
      </w:r>
      <w:r>
        <w:rPr>
          <w:spacing w:val="-1"/>
        </w:rPr>
        <w:t xml:space="preserve"> </w:t>
      </w:r>
      <w:proofErr w:type="gramStart"/>
      <w:r>
        <w:rPr>
          <w:spacing w:val="-2"/>
        </w:rPr>
        <w:t>listed</w:t>
      </w:r>
      <w:proofErr w:type="gramEnd"/>
    </w:p>
    <w:p w14:paraId="74796798" w14:textId="77777777" w:rsidR="00620CF6" w:rsidRDefault="00000000">
      <w:pPr>
        <w:pStyle w:val="BodyText"/>
        <w:spacing w:before="7" w:line="213" w:lineRule="auto"/>
        <w:ind w:left="5011" w:right="1519"/>
      </w:pPr>
      <w:r>
        <w:rPr>
          <w:noProof/>
        </w:rPr>
        <mc:AlternateContent>
          <mc:Choice Requires="wps">
            <w:drawing>
              <wp:anchor distT="0" distB="0" distL="0" distR="0" simplePos="0" relativeHeight="487604736" behindDoc="1" locked="0" layoutInCell="1" allowOverlap="1" wp14:anchorId="444344E0" wp14:editId="63B6176B">
                <wp:simplePos x="0" y="0"/>
                <wp:positionH relativeFrom="page">
                  <wp:posOffset>899998</wp:posOffset>
                </wp:positionH>
                <wp:positionV relativeFrom="paragraph">
                  <wp:posOffset>342896</wp:posOffset>
                </wp:positionV>
                <wp:extent cx="6064250" cy="1270"/>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4250" cy="1270"/>
                        </a:xfrm>
                        <a:custGeom>
                          <a:avLst/>
                          <a:gdLst/>
                          <a:ahLst/>
                          <a:cxnLst/>
                          <a:rect l="l" t="t" r="r" b="b"/>
                          <a:pathLst>
                            <a:path w="6064250">
                              <a:moveTo>
                                <a:pt x="0" y="0"/>
                              </a:moveTo>
                              <a:lnTo>
                                <a:pt x="6063665"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A140E8" id="Graphic 72" o:spid="_x0000_s1026" style="position:absolute;margin-left:70.85pt;margin-top:27pt;width:477.5pt;height:.1pt;z-index:-15711744;visibility:visible;mso-wrap-style:square;mso-wrap-distance-left:0;mso-wrap-distance-top:0;mso-wrap-distance-right:0;mso-wrap-distance-bottom:0;mso-position-horizontal:absolute;mso-position-horizontal-relative:page;mso-position-vertical:absolute;mso-position-vertical-relative:text;v-text-anchor:top" coordsize="60642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" path="m,l6063665,e" filled="f" strokeweight=".28114mm">
                <v:path arrowok="t"/>
                <w10:wrap type="topAndBottom" anchorx="page"/>
              </v:shape>
            </w:pict>
          </mc:Fallback>
        </mc:AlternateContent>
      </w:r>
      <w:r>
        <w:t>above</w:t>
      </w:r>
      <w:r>
        <w:rPr>
          <w:spacing w:val="-7"/>
        </w:rPr>
        <w:t xml:space="preserve"> </w:t>
      </w:r>
      <w:r>
        <w:t>along</w:t>
      </w:r>
      <w:r>
        <w:rPr>
          <w:spacing w:val="-7"/>
        </w:rPr>
        <w:t xml:space="preserve"> </w:t>
      </w:r>
      <w:r>
        <w:t>a</w:t>
      </w:r>
      <w:r>
        <w:rPr>
          <w:spacing w:val="-7"/>
        </w:rPr>
        <w:t xml:space="preserve"> </w:t>
      </w:r>
      <w:r>
        <w:t>single</w:t>
      </w:r>
      <w:r>
        <w:rPr>
          <w:spacing w:val="-7"/>
        </w:rPr>
        <w:t xml:space="preserve"> </w:t>
      </w:r>
      <w:r>
        <w:t>series</w:t>
      </w:r>
      <w:r>
        <w:rPr>
          <w:spacing w:val="-7"/>
        </w:rPr>
        <w:t xml:space="preserve"> </w:t>
      </w:r>
      <w:r>
        <w:t>or,</w:t>
      </w:r>
      <w:r>
        <w:rPr>
          <w:spacing w:val="-7"/>
        </w:rPr>
        <w:t xml:space="preserve"> </w:t>
      </w:r>
      <w:r>
        <w:t>in</w:t>
      </w:r>
      <w:r>
        <w:rPr>
          <w:spacing w:val="-7"/>
        </w:rPr>
        <w:t xml:space="preserve"> </w:t>
      </w:r>
      <w:r>
        <w:t>the</w:t>
      </w:r>
      <w:r>
        <w:rPr>
          <w:spacing w:val="-7"/>
        </w:rPr>
        <w:t xml:space="preserve"> </w:t>
      </w:r>
      <w:r>
        <w:t>case</w:t>
      </w:r>
      <w:r>
        <w:rPr>
          <w:spacing w:val="-7"/>
        </w:rPr>
        <w:t xml:space="preserve"> </w:t>
      </w:r>
      <w:r>
        <w:t>of cross-country sources, across countries.</w:t>
      </w:r>
    </w:p>
    <w:p w14:paraId="70881D10" w14:textId="77777777" w:rsidR="00620CF6" w:rsidRDefault="00620CF6">
      <w:pPr>
        <w:spacing w:line="213" w:lineRule="auto"/>
        <w:sectPr w:rsidR="00620CF6" w:rsidSect="00D60468">
          <w:type w:val="continuous"/>
          <w:pgSz w:w="12240" w:h="15840"/>
          <w:pgMar w:top="1620" w:right="600" w:bottom="280" w:left="1300" w:header="720" w:footer="720" w:gutter="0"/>
          <w:cols w:space="720"/>
        </w:sectPr>
      </w:pPr>
    </w:p>
    <w:p w14:paraId="30CFEFEA" w14:textId="77777777" w:rsidR="00620CF6" w:rsidRDefault="00000000">
      <w:pPr>
        <w:pStyle w:val="BodyText"/>
        <w:spacing w:before="86" w:line="355" w:lineRule="auto"/>
        <w:ind w:left="117" w:right="815"/>
        <w:jc w:val="both"/>
      </w:pPr>
      <w:r>
        <w:lastRenderedPageBreak/>
        <w:t xml:space="preserve">and estimation methods underling this source (these details feature in the </w:t>
      </w:r>
      <w:r>
        <w:rPr>
          <w:b/>
        </w:rPr>
        <w:t xml:space="preserve">Methodological Table </w:t>
      </w:r>
      <w:r>
        <w:t>but are not captured in the source-specific classification of data estimation types).</w:t>
      </w:r>
    </w:p>
    <w:p w14:paraId="3433BCA6" w14:textId="77777777" w:rsidR="00620CF6" w:rsidRDefault="00620CF6">
      <w:pPr>
        <w:pStyle w:val="BodyText"/>
        <w:spacing w:before="1"/>
        <w:rPr>
          <w:sz w:val="29"/>
        </w:rPr>
      </w:pPr>
    </w:p>
    <w:p w14:paraId="3FD90193" w14:textId="77777777" w:rsidR="00620CF6" w:rsidRDefault="00000000">
      <w:pPr>
        <w:pStyle w:val="Heading3"/>
        <w:numPr>
          <w:ilvl w:val="2"/>
          <w:numId w:val="10"/>
        </w:numPr>
        <w:tabs>
          <w:tab w:val="left" w:pos="909"/>
        </w:tabs>
        <w:ind w:hanging="792"/>
      </w:pPr>
      <w:bookmarkStart w:id="422" w:name="Step_2:_Transformation_and_harmonization"/>
      <w:bookmarkStart w:id="423" w:name="_bookmark45"/>
      <w:bookmarkEnd w:id="422"/>
      <w:bookmarkEnd w:id="423"/>
      <w:r>
        <w:rPr>
          <w:w w:val="105"/>
        </w:rPr>
        <w:t>Step</w:t>
      </w:r>
      <w:r>
        <w:rPr>
          <w:spacing w:val="20"/>
          <w:w w:val="105"/>
        </w:rPr>
        <w:t xml:space="preserve"> </w:t>
      </w:r>
      <w:r>
        <w:rPr>
          <w:w w:val="105"/>
        </w:rPr>
        <w:t>2:</w:t>
      </w:r>
      <w:r>
        <w:rPr>
          <w:spacing w:val="50"/>
          <w:w w:val="105"/>
        </w:rPr>
        <w:t xml:space="preserve"> </w:t>
      </w:r>
      <w:r>
        <w:rPr>
          <w:w w:val="105"/>
        </w:rPr>
        <w:t>Transformation</w:t>
      </w:r>
      <w:r>
        <w:rPr>
          <w:spacing w:val="21"/>
          <w:w w:val="105"/>
        </w:rPr>
        <w:t xml:space="preserve"> </w:t>
      </w:r>
      <w:r>
        <w:rPr>
          <w:w w:val="105"/>
        </w:rPr>
        <w:t>and</w:t>
      </w:r>
      <w:r>
        <w:rPr>
          <w:spacing w:val="21"/>
          <w:w w:val="105"/>
        </w:rPr>
        <w:t xml:space="preserve"> </w:t>
      </w:r>
      <w:r>
        <w:rPr>
          <w:w w:val="105"/>
        </w:rPr>
        <w:t>harmonization</w:t>
      </w:r>
      <w:r>
        <w:rPr>
          <w:spacing w:val="21"/>
          <w:w w:val="105"/>
        </w:rPr>
        <w:t xml:space="preserve"> </w:t>
      </w:r>
      <w:r>
        <w:rPr>
          <w:w w:val="105"/>
        </w:rPr>
        <w:t>of</w:t>
      </w:r>
      <w:r>
        <w:rPr>
          <w:spacing w:val="21"/>
          <w:w w:val="105"/>
        </w:rPr>
        <w:t xml:space="preserve"> </w:t>
      </w:r>
      <w:r>
        <w:rPr>
          <w:w w:val="105"/>
        </w:rPr>
        <w:t>raw</w:t>
      </w:r>
      <w:r>
        <w:rPr>
          <w:spacing w:val="21"/>
          <w:w w:val="105"/>
        </w:rPr>
        <w:t xml:space="preserve"> </w:t>
      </w:r>
      <w:r>
        <w:rPr>
          <w:spacing w:val="-4"/>
          <w:w w:val="105"/>
        </w:rPr>
        <w:t>data</w:t>
      </w:r>
    </w:p>
    <w:p w14:paraId="031E3302" w14:textId="77777777" w:rsidR="00620CF6" w:rsidRDefault="00620CF6">
      <w:pPr>
        <w:pStyle w:val="BodyText"/>
        <w:spacing w:before="11"/>
        <w:rPr>
          <w:b/>
          <w:sz w:val="25"/>
        </w:rPr>
      </w:pPr>
    </w:p>
    <w:p w14:paraId="38977598" w14:textId="77777777" w:rsidR="00620CF6" w:rsidRDefault="00000000">
      <w:pPr>
        <w:pStyle w:val="BodyText"/>
        <w:spacing w:before="1" w:line="355" w:lineRule="auto"/>
        <w:ind w:left="117" w:right="815"/>
        <w:jc w:val="both"/>
      </w:pPr>
      <w:r>
        <w:t>All indicators on wealth inequality that we acquire, derive, or estimate from an original data source are classified</w:t>
      </w:r>
      <w:r>
        <w:rPr>
          <w:spacing w:val="-9"/>
        </w:rPr>
        <w:t xml:space="preserve"> </w:t>
      </w:r>
      <w:r>
        <w:t>such</w:t>
      </w:r>
      <w:r>
        <w:rPr>
          <w:spacing w:val="-9"/>
        </w:rPr>
        <w:t xml:space="preserve"> </w:t>
      </w:r>
      <w:r>
        <w:t>that</w:t>
      </w:r>
      <w:r>
        <w:rPr>
          <w:spacing w:val="-9"/>
        </w:rPr>
        <w:t xml:space="preserve"> </w:t>
      </w:r>
      <w:r>
        <w:t>a</w:t>
      </w:r>
      <w:r>
        <w:rPr>
          <w:spacing w:val="-9"/>
        </w:rPr>
        <w:t xml:space="preserve"> </w:t>
      </w:r>
      <w:r>
        <w:t>percentile</w:t>
      </w:r>
      <w:r>
        <w:rPr>
          <w:spacing w:val="-9"/>
        </w:rPr>
        <w:t xml:space="preserve"> </w:t>
      </w:r>
      <w:r>
        <w:t>and</w:t>
      </w:r>
      <w:r>
        <w:rPr>
          <w:spacing w:val="-9"/>
        </w:rPr>
        <w:t xml:space="preserve"> </w:t>
      </w:r>
      <w:r>
        <w:t>a</w:t>
      </w:r>
      <w:r>
        <w:rPr>
          <w:spacing w:val="-9"/>
        </w:rPr>
        <w:t xml:space="preserve"> </w:t>
      </w:r>
      <w:proofErr w:type="spellStart"/>
      <w:r>
        <w:t>varcode</w:t>
      </w:r>
      <w:proofErr w:type="spellEnd"/>
      <w:r>
        <w:rPr>
          <w:spacing w:val="-9"/>
        </w:rPr>
        <w:t xml:space="preserve"> </w:t>
      </w:r>
      <w:r>
        <w:t>are</w:t>
      </w:r>
      <w:r>
        <w:rPr>
          <w:spacing w:val="-9"/>
        </w:rPr>
        <w:t xml:space="preserve"> </w:t>
      </w:r>
      <w:r>
        <w:t>associated</w:t>
      </w:r>
      <w:r>
        <w:rPr>
          <w:spacing w:val="-9"/>
        </w:rPr>
        <w:t xml:space="preserve"> </w:t>
      </w:r>
      <w:r>
        <w:t>to</w:t>
      </w:r>
      <w:r>
        <w:rPr>
          <w:spacing w:val="-9"/>
        </w:rPr>
        <w:t xml:space="preserve"> </w:t>
      </w:r>
      <w:r>
        <w:t>each</w:t>
      </w:r>
      <w:r>
        <w:rPr>
          <w:spacing w:val="-9"/>
        </w:rPr>
        <w:t xml:space="preserve"> </w:t>
      </w:r>
      <w:r>
        <w:t>value.</w:t>
      </w:r>
      <w:r>
        <w:rPr>
          <w:spacing w:val="21"/>
        </w:rPr>
        <w:t xml:space="preserve"> </w:t>
      </w:r>
      <w:r>
        <w:t>Also,</w:t>
      </w:r>
      <w:r>
        <w:rPr>
          <w:spacing w:val="-6"/>
        </w:rPr>
        <w:t xml:space="preserve"> </w:t>
      </w:r>
      <w:r>
        <w:t>the</w:t>
      </w:r>
      <w:r>
        <w:rPr>
          <w:spacing w:val="-9"/>
        </w:rPr>
        <w:t xml:space="preserve"> </w:t>
      </w:r>
      <w:r>
        <w:t>format</w:t>
      </w:r>
      <w:r>
        <w:rPr>
          <w:spacing w:val="-9"/>
        </w:rPr>
        <w:t xml:space="preserve"> </w:t>
      </w:r>
      <w:r>
        <w:t>is</w:t>
      </w:r>
      <w:r>
        <w:rPr>
          <w:spacing w:val="-9"/>
        </w:rPr>
        <w:t xml:space="preserve"> </w:t>
      </w:r>
      <w:r>
        <w:t>standardized so that all inequality indicators are reported on the 0 - 100 scale.</w:t>
      </w:r>
    </w:p>
    <w:p w14:paraId="258725F5" w14:textId="77777777" w:rsidR="00620CF6" w:rsidRDefault="00000000">
      <w:pPr>
        <w:pStyle w:val="BodyText"/>
        <w:spacing w:before="101" w:line="355" w:lineRule="auto"/>
        <w:ind w:left="117" w:right="815"/>
        <w:jc w:val="both"/>
      </w:pPr>
      <w:r>
        <w:t xml:space="preserve">In most cases we directly acquire estimates of wealth inequality from raw data sources and publications. </w:t>
      </w:r>
      <w:r>
        <w:rPr>
          <w:spacing w:val="-2"/>
        </w:rPr>
        <w:t>When</w:t>
      </w:r>
      <w:r>
        <w:rPr>
          <w:spacing w:val="-10"/>
        </w:rPr>
        <w:t xml:space="preserve"> </w:t>
      </w:r>
      <w:proofErr w:type="gramStart"/>
      <w:r>
        <w:rPr>
          <w:spacing w:val="-2"/>
        </w:rPr>
        <w:t>possible</w:t>
      </w:r>
      <w:proofErr w:type="gramEnd"/>
      <w:r>
        <w:rPr>
          <w:spacing w:val="-10"/>
        </w:rPr>
        <w:t xml:space="preserve"> </w:t>
      </w:r>
      <w:r>
        <w:rPr>
          <w:spacing w:val="-2"/>
        </w:rPr>
        <w:t>we</w:t>
      </w:r>
      <w:r>
        <w:rPr>
          <w:spacing w:val="-10"/>
        </w:rPr>
        <w:t xml:space="preserve"> </w:t>
      </w:r>
      <w:r>
        <w:rPr>
          <w:spacing w:val="-2"/>
        </w:rPr>
        <w:t>also</w:t>
      </w:r>
      <w:r>
        <w:rPr>
          <w:spacing w:val="-10"/>
        </w:rPr>
        <w:t xml:space="preserve"> </w:t>
      </w:r>
      <w:r>
        <w:rPr>
          <w:spacing w:val="-2"/>
        </w:rPr>
        <w:t>complement</w:t>
      </w:r>
      <w:r>
        <w:rPr>
          <w:spacing w:val="-10"/>
        </w:rPr>
        <w:t xml:space="preserve"> </w:t>
      </w:r>
      <w:r>
        <w:rPr>
          <w:spacing w:val="-2"/>
        </w:rPr>
        <w:t>the</w:t>
      </w:r>
      <w:r>
        <w:rPr>
          <w:spacing w:val="-10"/>
        </w:rPr>
        <w:t xml:space="preserve"> </w:t>
      </w:r>
      <w:r>
        <w:rPr>
          <w:spacing w:val="-2"/>
        </w:rPr>
        <w:t>available</w:t>
      </w:r>
      <w:r>
        <w:rPr>
          <w:spacing w:val="-10"/>
        </w:rPr>
        <w:t xml:space="preserve"> </w:t>
      </w:r>
      <w:r>
        <w:rPr>
          <w:spacing w:val="-2"/>
        </w:rPr>
        <w:t>set</w:t>
      </w:r>
      <w:r>
        <w:rPr>
          <w:spacing w:val="-10"/>
        </w:rPr>
        <w:t xml:space="preserve"> </w:t>
      </w:r>
      <w:r>
        <w:rPr>
          <w:spacing w:val="-2"/>
        </w:rPr>
        <w:t>of</w:t>
      </w:r>
      <w:r>
        <w:rPr>
          <w:spacing w:val="-10"/>
        </w:rPr>
        <w:t xml:space="preserve"> </w:t>
      </w:r>
      <w:r>
        <w:rPr>
          <w:spacing w:val="-2"/>
        </w:rPr>
        <w:t>indicators.</w:t>
      </w:r>
      <w:r>
        <w:rPr>
          <w:spacing w:val="8"/>
        </w:rPr>
        <w:t xml:space="preserve"> </w:t>
      </w:r>
      <w:r>
        <w:rPr>
          <w:spacing w:val="-2"/>
        </w:rPr>
        <w:t>To</w:t>
      </w:r>
      <w:r>
        <w:rPr>
          <w:spacing w:val="-10"/>
        </w:rPr>
        <w:t xml:space="preserve"> </w:t>
      </w:r>
      <w:r>
        <w:rPr>
          <w:spacing w:val="-2"/>
        </w:rPr>
        <w:t>give</w:t>
      </w:r>
      <w:r>
        <w:rPr>
          <w:spacing w:val="-10"/>
        </w:rPr>
        <w:t xml:space="preserve"> </w:t>
      </w:r>
      <w:r>
        <w:rPr>
          <w:spacing w:val="-2"/>
        </w:rPr>
        <w:t>an</w:t>
      </w:r>
      <w:r>
        <w:rPr>
          <w:spacing w:val="-10"/>
        </w:rPr>
        <w:t xml:space="preserve"> </w:t>
      </w:r>
      <w:r>
        <w:rPr>
          <w:spacing w:val="-2"/>
        </w:rPr>
        <w:t>example,</w:t>
      </w:r>
      <w:r>
        <w:rPr>
          <w:spacing w:val="-9"/>
        </w:rPr>
        <w:t xml:space="preserve"> </w:t>
      </w:r>
      <w:r>
        <w:rPr>
          <w:spacing w:val="-2"/>
        </w:rPr>
        <w:t>many</w:t>
      </w:r>
      <w:r>
        <w:rPr>
          <w:spacing w:val="-10"/>
        </w:rPr>
        <w:t xml:space="preserve"> </w:t>
      </w:r>
      <w:r>
        <w:rPr>
          <w:spacing w:val="-2"/>
        </w:rPr>
        <w:t>sources</w:t>
      </w:r>
      <w:r>
        <w:rPr>
          <w:spacing w:val="-10"/>
        </w:rPr>
        <w:t xml:space="preserve"> </w:t>
      </w:r>
      <w:r>
        <w:rPr>
          <w:spacing w:val="-2"/>
        </w:rPr>
        <w:t xml:space="preserve">provide </w:t>
      </w:r>
      <w:r>
        <w:t>an estimate of the wealth share held by the richest 1% (p99p100) as well as an estimate of the wealth share held</w:t>
      </w:r>
      <w:r>
        <w:rPr>
          <w:spacing w:val="-5"/>
        </w:rPr>
        <w:t xml:space="preserve"> </w:t>
      </w:r>
      <w:r>
        <w:t>by</w:t>
      </w:r>
      <w:r>
        <w:rPr>
          <w:spacing w:val="-5"/>
        </w:rPr>
        <w:t xml:space="preserve"> </w:t>
      </w:r>
      <w:r>
        <w:t>the</w:t>
      </w:r>
      <w:r>
        <w:rPr>
          <w:spacing w:val="-5"/>
        </w:rPr>
        <w:t xml:space="preserve"> </w:t>
      </w:r>
      <w:r>
        <w:t>richest</w:t>
      </w:r>
      <w:r>
        <w:rPr>
          <w:spacing w:val="-5"/>
        </w:rPr>
        <w:t xml:space="preserve"> </w:t>
      </w:r>
      <w:r>
        <w:t>10%</w:t>
      </w:r>
      <w:r>
        <w:rPr>
          <w:spacing w:val="-5"/>
        </w:rPr>
        <w:t xml:space="preserve"> </w:t>
      </w:r>
      <w:r>
        <w:t>(p90p100).</w:t>
      </w:r>
      <w:r>
        <w:rPr>
          <w:spacing w:val="14"/>
        </w:rPr>
        <w:t xml:space="preserve"> </w:t>
      </w:r>
      <w:r>
        <w:t>We</w:t>
      </w:r>
      <w:r>
        <w:rPr>
          <w:spacing w:val="-5"/>
        </w:rPr>
        <w:t xml:space="preserve"> </w:t>
      </w:r>
      <w:r>
        <w:t>then</w:t>
      </w:r>
      <w:r>
        <w:rPr>
          <w:spacing w:val="-5"/>
        </w:rPr>
        <w:t xml:space="preserve"> </w:t>
      </w:r>
      <w:r>
        <w:t>use</w:t>
      </w:r>
      <w:r>
        <w:rPr>
          <w:spacing w:val="-5"/>
        </w:rPr>
        <w:t xml:space="preserve"> </w:t>
      </w:r>
      <w:r>
        <w:t>the</w:t>
      </w:r>
      <w:r>
        <w:rPr>
          <w:spacing w:val="-5"/>
        </w:rPr>
        <w:t xml:space="preserve"> </w:t>
      </w:r>
      <w:r>
        <w:t>two</w:t>
      </w:r>
      <w:r>
        <w:rPr>
          <w:spacing w:val="-5"/>
        </w:rPr>
        <w:t xml:space="preserve"> </w:t>
      </w:r>
      <w:r>
        <w:t>indicators</w:t>
      </w:r>
      <w:r>
        <w:rPr>
          <w:spacing w:val="-5"/>
        </w:rPr>
        <w:t xml:space="preserve"> </w:t>
      </w:r>
      <w:r>
        <w:t>to</w:t>
      </w:r>
      <w:r>
        <w:rPr>
          <w:spacing w:val="-5"/>
        </w:rPr>
        <w:t xml:space="preserve"> </w:t>
      </w:r>
      <w:r>
        <w:t>add</w:t>
      </w:r>
      <w:r>
        <w:rPr>
          <w:spacing w:val="-5"/>
        </w:rPr>
        <w:t xml:space="preserve"> </w:t>
      </w:r>
      <w:r>
        <w:t>an</w:t>
      </w:r>
      <w:r>
        <w:rPr>
          <w:spacing w:val="-5"/>
        </w:rPr>
        <w:t xml:space="preserve"> </w:t>
      </w:r>
      <w:r>
        <w:t>estimate</w:t>
      </w:r>
      <w:r>
        <w:rPr>
          <w:spacing w:val="-5"/>
        </w:rPr>
        <w:t xml:space="preserve"> </w:t>
      </w:r>
      <w:r>
        <w:t>of</w:t>
      </w:r>
      <w:r>
        <w:rPr>
          <w:spacing w:val="-5"/>
        </w:rPr>
        <w:t xml:space="preserve"> </w:t>
      </w:r>
      <w:r>
        <w:t>the</w:t>
      </w:r>
      <w:r>
        <w:rPr>
          <w:spacing w:val="-5"/>
        </w:rPr>
        <w:t xml:space="preserve"> </w:t>
      </w:r>
      <w:r>
        <w:t>share</w:t>
      </w:r>
      <w:r>
        <w:rPr>
          <w:spacing w:val="-5"/>
        </w:rPr>
        <w:t xml:space="preserve"> </w:t>
      </w:r>
      <w:r>
        <w:t>of</w:t>
      </w:r>
      <w:r>
        <w:rPr>
          <w:spacing w:val="-5"/>
        </w:rPr>
        <w:t xml:space="preserve"> </w:t>
      </w:r>
      <w:r>
        <w:t>wealth held</w:t>
      </w:r>
      <w:r>
        <w:rPr>
          <w:spacing w:val="-10"/>
        </w:rPr>
        <w:t xml:space="preserve"> </w:t>
      </w:r>
      <w:r>
        <w:t>by</w:t>
      </w:r>
      <w:r>
        <w:rPr>
          <w:spacing w:val="-10"/>
        </w:rPr>
        <w:t xml:space="preserve"> </w:t>
      </w:r>
      <w:r>
        <w:t>the</w:t>
      </w:r>
      <w:r>
        <w:rPr>
          <w:spacing w:val="-10"/>
        </w:rPr>
        <w:t xml:space="preserve"> </w:t>
      </w:r>
      <w:r>
        <w:t>Next</w:t>
      </w:r>
      <w:r>
        <w:rPr>
          <w:spacing w:val="-10"/>
        </w:rPr>
        <w:t xml:space="preserve"> </w:t>
      </w:r>
      <w:r>
        <w:t>9%</w:t>
      </w:r>
      <w:r>
        <w:rPr>
          <w:spacing w:val="-10"/>
        </w:rPr>
        <w:t xml:space="preserve"> </w:t>
      </w:r>
      <w:r>
        <w:t>(90th-99th</w:t>
      </w:r>
      <w:r>
        <w:rPr>
          <w:spacing w:val="-10"/>
        </w:rPr>
        <w:t xml:space="preserve"> </w:t>
      </w:r>
      <w:r>
        <w:t>Percentiles).</w:t>
      </w:r>
      <w:r>
        <w:rPr>
          <w:spacing w:val="8"/>
        </w:rPr>
        <w:t xml:space="preserve"> </w:t>
      </w:r>
      <w:r>
        <w:t>When</w:t>
      </w:r>
      <w:r>
        <w:rPr>
          <w:spacing w:val="-10"/>
        </w:rPr>
        <w:t xml:space="preserve"> </w:t>
      </w:r>
      <w:r>
        <w:t>using</w:t>
      </w:r>
      <w:r>
        <w:rPr>
          <w:spacing w:val="-10"/>
        </w:rPr>
        <w:t xml:space="preserve"> </w:t>
      </w:r>
      <w:r>
        <w:t>original</w:t>
      </w:r>
      <w:r>
        <w:rPr>
          <w:spacing w:val="-10"/>
        </w:rPr>
        <w:t xml:space="preserve"> </w:t>
      </w:r>
      <w:r>
        <w:t>micro-data</w:t>
      </w:r>
      <w:r>
        <w:rPr>
          <w:spacing w:val="-10"/>
        </w:rPr>
        <w:t xml:space="preserve"> </w:t>
      </w:r>
      <w:r>
        <w:t>sources,</w:t>
      </w:r>
      <w:r>
        <w:rPr>
          <w:spacing w:val="-9"/>
        </w:rPr>
        <w:t xml:space="preserve"> </w:t>
      </w:r>
      <w:r>
        <w:t>such</w:t>
      </w:r>
      <w:r>
        <w:rPr>
          <w:spacing w:val="-10"/>
        </w:rPr>
        <w:t xml:space="preserve"> </w:t>
      </w:r>
      <w:r>
        <w:t>as</w:t>
      </w:r>
      <w:r>
        <w:rPr>
          <w:spacing w:val="-10"/>
        </w:rPr>
        <w:t xml:space="preserve"> </w:t>
      </w:r>
      <w:r>
        <w:t>cross-national wealth</w:t>
      </w:r>
      <w:r>
        <w:rPr>
          <w:spacing w:val="-3"/>
        </w:rPr>
        <w:t xml:space="preserve"> </w:t>
      </w:r>
      <w:r>
        <w:t>surveys,</w:t>
      </w:r>
      <w:r>
        <w:rPr>
          <w:spacing w:val="-3"/>
        </w:rPr>
        <w:t xml:space="preserve"> </w:t>
      </w:r>
      <w:r>
        <w:t>we</w:t>
      </w:r>
      <w:r>
        <w:rPr>
          <w:spacing w:val="-3"/>
        </w:rPr>
        <w:t xml:space="preserve"> </w:t>
      </w:r>
      <w:r>
        <w:t>provide</w:t>
      </w:r>
      <w:r>
        <w:rPr>
          <w:spacing w:val="-3"/>
        </w:rPr>
        <w:t xml:space="preserve"> </w:t>
      </w:r>
      <w:r>
        <w:t>our</w:t>
      </w:r>
      <w:r>
        <w:rPr>
          <w:spacing w:val="-3"/>
        </w:rPr>
        <w:t xml:space="preserve"> </w:t>
      </w:r>
      <w:r>
        <w:t>own</w:t>
      </w:r>
      <w:r>
        <w:rPr>
          <w:spacing w:val="-3"/>
        </w:rPr>
        <w:t xml:space="preserve"> </w:t>
      </w:r>
      <w:r>
        <w:t>estimates</w:t>
      </w:r>
      <w:r>
        <w:rPr>
          <w:spacing w:val="-3"/>
        </w:rPr>
        <w:t xml:space="preserve"> </w:t>
      </w:r>
      <w:r>
        <w:t>of</w:t>
      </w:r>
      <w:r>
        <w:rPr>
          <w:spacing w:val="-3"/>
        </w:rPr>
        <w:t xml:space="preserve"> </w:t>
      </w:r>
      <w:r>
        <w:t>a</w:t>
      </w:r>
      <w:r>
        <w:rPr>
          <w:spacing w:val="-3"/>
        </w:rPr>
        <w:t xml:space="preserve"> </w:t>
      </w:r>
      <w:r>
        <w:t>range</w:t>
      </w:r>
      <w:r>
        <w:rPr>
          <w:spacing w:val="-3"/>
        </w:rPr>
        <w:t xml:space="preserve"> </w:t>
      </w:r>
      <w:r>
        <w:t>of</w:t>
      </w:r>
      <w:r>
        <w:rPr>
          <w:spacing w:val="-3"/>
        </w:rPr>
        <w:t xml:space="preserve"> </w:t>
      </w:r>
      <w:r>
        <w:t>wealth</w:t>
      </w:r>
      <w:r>
        <w:rPr>
          <w:spacing w:val="-3"/>
        </w:rPr>
        <w:t xml:space="preserve"> </w:t>
      </w:r>
      <w:r>
        <w:t>inequality</w:t>
      </w:r>
      <w:r>
        <w:rPr>
          <w:spacing w:val="-3"/>
        </w:rPr>
        <w:t xml:space="preserve"> </w:t>
      </w:r>
      <w:r>
        <w:t>indicators.</w:t>
      </w:r>
    </w:p>
    <w:p w14:paraId="4CC7FB66" w14:textId="77777777" w:rsidR="00620CF6" w:rsidRDefault="00000000">
      <w:pPr>
        <w:pStyle w:val="BodyText"/>
        <w:spacing w:before="99" w:line="355" w:lineRule="auto"/>
        <w:ind w:left="117" w:right="815"/>
        <w:jc w:val="both"/>
      </w:pPr>
      <w:r>
        <w:t>It</w:t>
      </w:r>
      <w:r>
        <w:rPr>
          <w:spacing w:val="-13"/>
        </w:rPr>
        <w:t xml:space="preserve"> </w:t>
      </w:r>
      <w:r>
        <w:t>is</w:t>
      </w:r>
      <w:r>
        <w:rPr>
          <w:spacing w:val="-12"/>
        </w:rPr>
        <w:t xml:space="preserve"> </w:t>
      </w:r>
      <w:r>
        <w:t>also</w:t>
      </w:r>
      <w:r>
        <w:rPr>
          <w:spacing w:val="-13"/>
        </w:rPr>
        <w:t xml:space="preserve"> </w:t>
      </w:r>
      <w:r>
        <w:t>worth</w:t>
      </w:r>
      <w:r>
        <w:rPr>
          <w:spacing w:val="-12"/>
        </w:rPr>
        <w:t xml:space="preserve"> </w:t>
      </w:r>
      <w:r>
        <w:t>noting</w:t>
      </w:r>
      <w:r>
        <w:rPr>
          <w:spacing w:val="-13"/>
        </w:rPr>
        <w:t xml:space="preserve"> </w:t>
      </w:r>
      <w:r>
        <w:t>we</w:t>
      </w:r>
      <w:r>
        <w:rPr>
          <w:spacing w:val="-12"/>
        </w:rPr>
        <w:t xml:space="preserve"> </w:t>
      </w:r>
      <w:r>
        <w:t>take</w:t>
      </w:r>
      <w:r>
        <w:rPr>
          <w:spacing w:val="-13"/>
        </w:rPr>
        <w:t xml:space="preserve"> </w:t>
      </w:r>
      <w:r>
        <w:t>or</w:t>
      </w:r>
      <w:r>
        <w:rPr>
          <w:spacing w:val="-12"/>
        </w:rPr>
        <w:t xml:space="preserve"> </w:t>
      </w:r>
      <w:r>
        <w:t>estimate</w:t>
      </w:r>
      <w:r>
        <w:rPr>
          <w:spacing w:val="-13"/>
        </w:rPr>
        <w:t xml:space="preserve"> </w:t>
      </w:r>
      <w:r>
        <w:t>only</w:t>
      </w:r>
      <w:r>
        <w:rPr>
          <w:spacing w:val="-12"/>
        </w:rPr>
        <w:t xml:space="preserve"> </w:t>
      </w:r>
      <w:r>
        <w:t>one</w:t>
      </w:r>
      <w:r>
        <w:rPr>
          <w:spacing w:val="-13"/>
        </w:rPr>
        <w:t xml:space="preserve"> </w:t>
      </w:r>
      <w:r>
        <w:t>value</w:t>
      </w:r>
      <w:r>
        <w:rPr>
          <w:spacing w:val="-12"/>
        </w:rPr>
        <w:t xml:space="preserve"> </w:t>
      </w:r>
      <w:r>
        <w:t>for</w:t>
      </w:r>
      <w:r>
        <w:rPr>
          <w:spacing w:val="-13"/>
        </w:rPr>
        <w:t xml:space="preserve"> </w:t>
      </w:r>
      <w:r>
        <w:t>each</w:t>
      </w:r>
      <w:r>
        <w:rPr>
          <w:spacing w:val="-12"/>
        </w:rPr>
        <w:t xml:space="preserve"> </w:t>
      </w:r>
      <w:r>
        <w:t>wealth</w:t>
      </w:r>
      <w:r>
        <w:rPr>
          <w:spacing w:val="-13"/>
        </w:rPr>
        <w:t xml:space="preserve"> </w:t>
      </w:r>
      <w:r>
        <w:t>inequality</w:t>
      </w:r>
      <w:r>
        <w:rPr>
          <w:spacing w:val="-12"/>
        </w:rPr>
        <w:t xml:space="preserve"> </w:t>
      </w:r>
      <w:r>
        <w:t>indicator</w:t>
      </w:r>
      <w:r>
        <w:rPr>
          <w:spacing w:val="-13"/>
        </w:rPr>
        <w:t xml:space="preserve"> </w:t>
      </w:r>
      <w:r>
        <w:t>(as</w:t>
      </w:r>
      <w:r>
        <w:rPr>
          <w:spacing w:val="-12"/>
        </w:rPr>
        <w:t xml:space="preserve"> </w:t>
      </w:r>
      <w:r>
        <w:t>indexed</w:t>
      </w:r>
      <w:r>
        <w:rPr>
          <w:spacing w:val="-13"/>
        </w:rPr>
        <w:t xml:space="preserve"> </w:t>
      </w:r>
      <w:r>
        <w:t xml:space="preserve">by the combination of percentile and </w:t>
      </w:r>
      <w:proofErr w:type="spellStart"/>
      <w:r>
        <w:t>varcode</w:t>
      </w:r>
      <w:proofErr w:type="spellEnd"/>
      <w:r>
        <w:t>) from each source.</w:t>
      </w:r>
      <w:r>
        <w:rPr>
          <w:spacing w:val="31"/>
        </w:rPr>
        <w:t xml:space="preserve"> </w:t>
      </w:r>
      <w:r>
        <w:t>This is typically the benchmark estimate as defined</w:t>
      </w:r>
      <w:r>
        <w:rPr>
          <w:spacing w:val="-8"/>
        </w:rPr>
        <w:t xml:space="preserve"> </w:t>
      </w:r>
      <w:r>
        <w:t>in</w:t>
      </w:r>
      <w:r>
        <w:rPr>
          <w:spacing w:val="-8"/>
        </w:rPr>
        <w:t xml:space="preserve"> </w:t>
      </w:r>
      <w:r>
        <w:t>the</w:t>
      </w:r>
      <w:r>
        <w:rPr>
          <w:spacing w:val="-8"/>
        </w:rPr>
        <w:t xml:space="preserve"> </w:t>
      </w:r>
      <w:r>
        <w:t>underlying</w:t>
      </w:r>
      <w:r>
        <w:rPr>
          <w:spacing w:val="-8"/>
        </w:rPr>
        <w:t xml:space="preserve"> </w:t>
      </w:r>
      <w:r>
        <w:t>research</w:t>
      </w:r>
      <w:r>
        <w:rPr>
          <w:spacing w:val="-8"/>
        </w:rPr>
        <w:t xml:space="preserve"> </w:t>
      </w:r>
      <w:r>
        <w:t>paper</w:t>
      </w:r>
      <w:r>
        <w:rPr>
          <w:spacing w:val="-8"/>
        </w:rPr>
        <w:t xml:space="preserve"> </w:t>
      </w:r>
      <w:r>
        <w:t>or</w:t>
      </w:r>
      <w:r>
        <w:rPr>
          <w:spacing w:val="-8"/>
        </w:rPr>
        <w:t xml:space="preserve"> </w:t>
      </w:r>
      <w:r>
        <w:t>database.</w:t>
      </w:r>
      <w:r>
        <w:rPr>
          <w:spacing w:val="11"/>
        </w:rPr>
        <w:t xml:space="preserve"> </w:t>
      </w:r>
      <w:r>
        <w:t>In</w:t>
      </w:r>
      <w:r>
        <w:rPr>
          <w:spacing w:val="-8"/>
        </w:rPr>
        <w:t xml:space="preserve"> </w:t>
      </w:r>
      <w:r>
        <w:t>future</w:t>
      </w:r>
      <w:r>
        <w:rPr>
          <w:spacing w:val="-8"/>
        </w:rPr>
        <w:t xml:space="preserve"> </w:t>
      </w:r>
      <w:r>
        <w:t>releases</w:t>
      </w:r>
      <w:r>
        <w:rPr>
          <w:spacing w:val="-8"/>
        </w:rPr>
        <w:t xml:space="preserve"> </w:t>
      </w:r>
      <w:r>
        <w:t>of</w:t>
      </w:r>
      <w:r>
        <w:rPr>
          <w:spacing w:val="-8"/>
        </w:rPr>
        <w:t xml:space="preserve"> </w:t>
      </w:r>
      <w:r>
        <w:t>the</w:t>
      </w:r>
      <w:r>
        <w:rPr>
          <w:spacing w:val="-8"/>
        </w:rPr>
        <w:t xml:space="preserve"> </w:t>
      </w:r>
      <w:r>
        <w:t>GC</w:t>
      </w:r>
      <w:r>
        <w:rPr>
          <w:spacing w:val="-8"/>
        </w:rPr>
        <w:t xml:space="preserve"> </w:t>
      </w:r>
      <w:r>
        <w:t>Wealth</w:t>
      </w:r>
      <w:r>
        <w:rPr>
          <w:spacing w:val="-8"/>
        </w:rPr>
        <w:t xml:space="preserve"> </w:t>
      </w:r>
      <w:proofErr w:type="gramStart"/>
      <w:r>
        <w:t>Project</w:t>
      </w:r>
      <w:proofErr w:type="gramEnd"/>
      <w:r>
        <w:rPr>
          <w:spacing w:val="-8"/>
        </w:rPr>
        <w:t xml:space="preserve"> </w:t>
      </w:r>
      <w:r>
        <w:t>we</w:t>
      </w:r>
      <w:r>
        <w:rPr>
          <w:spacing w:val="-8"/>
        </w:rPr>
        <w:t xml:space="preserve"> </w:t>
      </w:r>
      <w:r>
        <w:t>aim</w:t>
      </w:r>
      <w:r>
        <w:rPr>
          <w:spacing w:val="-8"/>
        </w:rPr>
        <w:t xml:space="preserve"> </w:t>
      </w:r>
      <w:r>
        <w:t xml:space="preserve">to </w:t>
      </w:r>
      <w:r>
        <w:rPr>
          <w:spacing w:val="-2"/>
        </w:rPr>
        <w:t>explore</w:t>
      </w:r>
      <w:r>
        <w:rPr>
          <w:spacing w:val="-9"/>
        </w:rPr>
        <w:t xml:space="preserve"> </w:t>
      </w:r>
      <w:r>
        <w:rPr>
          <w:spacing w:val="-2"/>
        </w:rPr>
        <w:t>the</w:t>
      </w:r>
      <w:r>
        <w:rPr>
          <w:spacing w:val="-9"/>
        </w:rPr>
        <w:t xml:space="preserve"> </w:t>
      </w:r>
      <w:r>
        <w:rPr>
          <w:spacing w:val="-2"/>
        </w:rPr>
        <w:t>within-source</w:t>
      </w:r>
      <w:r>
        <w:rPr>
          <w:spacing w:val="-9"/>
        </w:rPr>
        <w:t xml:space="preserve"> </w:t>
      </w:r>
      <w:r>
        <w:rPr>
          <w:spacing w:val="-2"/>
        </w:rPr>
        <w:t>variation</w:t>
      </w:r>
      <w:r>
        <w:rPr>
          <w:spacing w:val="-9"/>
        </w:rPr>
        <w:t xml:space="preserve"> </w:t>
      </w:r>
      <w:r>
        <w:rPr>
          <w:spacing w:val="-2"/>
        </w:rPr>
        <w:t>of</w:t>
      </w:r>
      <w:r>
        <w:rPr>
          <w:spacing w:val="-9"/>
        </w:rPr>
        <w:t xml:space="preserve"> </w:t>
      </w:r>
      <w:r>
        <w:rPr>
          <w:spacing w:val="-2"/>
        </w:rPr>
        <w:t>wealth</w:t>
      </w:r>
      <w:r>
        <w:rPr>
          <w:spacing w:val="-9"/>
        </w:rPr>
        <w:t xml:space="preserve"> </w:t>
      </w:r>
      <w:r>
        <w:rPr>
          <w:spacing w:val="-2"/>
        </w:rPr>
        <w:t>inequality</w:t>
      </w:r>
      <w:r>
        <w:rPr>
          <w:spacing w:val="-9"/>
        </w:rPr>
        <w:t xml:space="preserve"> </w:t>
      </w:r>
      <w:r>
        <w:rPr>
          <w:spacing w:val="-2"/>
        </w:rPr>
        <w:t>estimates</w:t>
      </w:r>
      <w:r>
        <w:rPr>
          <w:spacing w:val="-9"/>
        </w:rPr>
        <w:t xml:space="preserve"> </w:t>
      </w:r>
      <w:r>
        <w:rPr>
          <w:spacing w:val="-2"/>
        </w:rPr>
        <w:t>by</w:t>
      </w:r>
      <w:r>
        <w:rPr>
          <w:spacing w:val="-9"/>
        </w:rPr>
        <w:t xml:space="preserve"> </w:t>
      </w:r>
      <w:r>
        <w:rPr>
          <w:spacing w:val="-2"/>
        </w:rPr>
        <w:t>incorporating</w:t>
      </w:r>
      <w:r>
        <w:rPr>
          <w:spacing w:val="-9"/>
        </w:rPr>
        <w:t xml:space="preserve"> </w:t>
      </w:r>
      <w:r>
        <w:rPr>
          <w:spacing w:val="-2"/>
        </w:rPr>
        <w:t>the</w:t>
      </w:r>
      <w:r>
        <w:rPr>
          <w:spacing w:val="-9"/>
        </w:rPr>
        <w:t xml:space="preserve"> </w:t>
      </w:r>
      <w:r>
        <w:rPr>
          <w:spacing w:val="-2"/>
        </w:rPr>
        <w:t>full</w:t>
      </w:r>
      <w:r>
        <w:rPr>
          <w:spacing w:val="-9"/>
        </w:rPr>
        <w:t xml:space="preserve"> </w:t>
      </w:r>
      <w:r>
        <w:rPr>
          <w:spacing w:val="-2"/>
        </w:rPr>
        <w:t>range</w:t>
      </w:r>
      <w:r>
        <w:rPr>
          <w:spacing w:val="-9"/>
        </w:rPr>
        <w:t xml:space="preserve"> </w:t>
      </w:r>
      <w:r>
        <w:rPr>
          <w:spacing w:val="-2"/>
        </w:rPr>
        <w:t>of</w:t>
      </w:r>
      <w:r>
        <w:rPr>
          <w:spacing w:val="-9"/>
        </w:rPr>
        <w:t xml:space="preserve"> </w:t>
      </w:r>
      <w:r>
        <w:rPr>
          <w:spacing w:val="-2"/>
        </w:rPr>
        <w:t xml:space="preserve">estimates </w:t>
      </w:r>
      <w:r>
        <w:t>reflecting the use of different methodological assumptions.</w:t>
      </w:r>
    </w:p>
    <w:p w14:paraId="2F045844" w14:textId="77777777" w:rsidR="00620CF6" w:rsidRDefault="00000000">
      <w:pPr>
        <w:pStyle w:val="BodyText"/>
        <w:spacing w:before="100" w:line="355" w:lineRule="auto"/>
        <w:ind w:left="117" w:right="815"/>
        <w:jc w:val="both"/>
      </w:pPr>
      <w:r>
        <w:t>Finally, the current version of the Wealth Inequality Trends database of the GC Wealth Project does not publish fully imputed estimates of wealth inequality.</w:t>
      </w:r>
      <w:r>
        <w:rPr>
          <w:spacing w:val="32"/>
        </w:rPr>
        <w:t xml:space="preserve"> </w:t>
      </w:r>
      <w:r>
        <w:t>We define an estimate as fully imputed if no wealth distribution data was used in the estimation of wealth inequality indicators for a specific country.</w:t>
      </w:r>
      <w:r>
        <w:rPr>
          <w:spacing w:val="40"/>
        </w:rPr>
        <w:t xml:space="preserve"> </w:t>
      </w:r>
      <w:r>
        <w:t xml:space="preserve">The </w:t>
      </w:r>
      <w:r>
        <w:rPr>
          <w:spacing w:val="-4"/>
        </w:rPr>
        <w:t xml:space="preserve">information on the distribution of wealth is allowed to derive directly from micro level data and from database </w:t>
      </w:r>
      <w:r>
        <w:t>that publish wealth inequality measures estimated based on micro data.</w:t>
      </w:r>
      <w:r>
        <w:rPr>
          <w:spacing w:val="40"/>
        </w:rPr>
        <w:t xml:space="preserve"> </w:t>
      </w:r>
      <w:r>
        <w:t>This definition of fully imputed implies that we still publish time-series even tough wealth distribution data has been used only in one or selected</w:t>
      </w:r>
      <w:r>
        <w:rPr>
          <w:spacing w:val="-4"/>
        </w:rPr>
        <w:t xml:space="preserve"> </w:t>
      </w:r>
      <w:r>
        <w:t>years.</w:t>
      </w:r>
      <w:r>
        <w:rPr>
          <w:spacing w:val="12"/>
        </w:rPr>
        <w:t xml:space="preserve"> </w:t>
      </w:r>
      <w:r>
        <w:t>It</w:t>
      </w:r>
      <w:r>
        <w:rPr>
          <w:spacing w:val="-4"/>
        </w:rPr>
        <w:t xml:space="preserve"> </w:t>
      </w:r>
      <w:r>
        <w:t>has</w:t>
      </w:r>
      <w:r>
        <w:rPr>
          <w:spacing w:val="-4"/>
        </w:rPr>
        <w:t xml:space="preserve"> </w:t>
      </w:r>
      <w:r>
        <w:t>implications</w:t>
      </w:r>
      <w:r>
        <w:rPr>
          <w:spacing w:val="-4"/>
        </w:rPr>
        <w:t xml:space="preserve"> </w:t>
      </w:r>
      <w:r>
        <w:t>for</w:t>
      </w:r>
      <w:r>
        <w:rPr>
          <w:spacing w:val="-4"/>
        </w:rPr>
        <w:t xml:space="preserve"> </w:t>
      </w:r>
      <w:r>
        <w:t>a</w:t>
      </w:r>
      <w:r>
        <w:rPr>
          <w:spacing w:val="-4"/>
        </w:rPr>
        <w:t xml:space="preserve"> </w:t>
      </w:r>
      <w:r>
        <w:t>handful</w:t>
      </w:r>
      <w:r>
        <w:rPr>
          <w:spacing w:val="-4"/>
        </w:rPr>
        <w:t xml:space="preserve"> </w:t>
      </w:r>
      <w:r>
        <w:t>of</w:t>
      </w:r>
      <w:r>
        <w:rPr>
          <w:spacing w:val="-4"/>
        </w:rPr>
        <w:t xml:space="preserve"> </w:t>
      </w:r>
      <w:r>
        <w:t>sources,</w:t>
      </w:r>
      <w:r>
        <w:rPr>
          <w:spacing w:val="-4"/>
        </w:rPr>
        <w:t xml:space="preserve"> </w:t>
      </w:r>
      <w:r>
        <w:t>such</w:t>
      </w:r>
      <w:r>
        <w:rPr>
          <w:spacing w:val="-4"/>
        </w:rPr>
        <w:t xml:space="preserve"> </w:t>
      </w:r>
      <w:r>
        <w:t>as</w:t>
      </w:r>
      <w:r>
        <w:rPr>
          <w:spacing w:val="-4"/>
        </w:rPr>
        <w:t xml:space="preserve"> </w:t>
      </w:r>
      <w:r>
        <w:t>the</w:t>
      </w:r>
      <w:r>
        <w:rPr>
          <w:spacing w:val="-4"/>
        </w:rPr>
        <w:t xml:space="preserve"> </w:t>
      </w:r>
      <w:r>
        <w:t>Credit</w:t>
      </w:r>
      <w:r>
        <w:rPr>
          <w:spacing w:val="-4"/>
        </w:rPr>
        <w:t xml:space="preserve"> </w:t>
      </w:r>
      <w:r>
        <w:t>Suisse</w:t>
      </w:r>
      <w:r>
        <w:rPr>
          <w:spacing w:val="-4"/>
        </w:rPr>
        <w:t xml:space="preserve"> </w:t>
      </w:r>
      <w:r>
        <w:t>[</w:t>
      </w:r>
      <w:hyperlink w:anchor="_bookmark143" w:history="1">
        <w:r>
          <w:rPr>
            <w:color w:val="0000FF"/>
          </w:rPr>
          <w:t>24</w:t>
        </w:r>
      </w:hyperlink>
      <w:r>
        <w:t>]</w:t>
      </w:r>
      <w:r>
        <w:rPr>
          <w:spacing w:val="-4"/>
        </w:rPr>
        <w:t xml:space="preserve"> </w:t>
      </w:r>
      <w:r>
        <w:t>data</w:t>
      </w:r>
      <w:r>
        <w:rPr>
          <w:spacing w:val="-4"/>
        </w:rPr>
        <w:t xml:space="preserve"> </w:t>
      </w:r>
      <w:r>
        <w:t>as</w:t>
      </w:r>
      <w:r>
        <w:rPr>
          <w:spacing w:val="-4"/>
        </w:rPr>
        <w:t xml:space="preserve"> </w:t>
      </w:r>
      <w:r>
        <w:t>well</w:t>
      </w:r>
      <w:r>
        <w:rPr>
          <w:spacing w:val="-4"/>
        </w:rPr>
        <w:t xml:space="preserve"> </w:t>
      </w:r>
      <w:r>
        <w:t>as</w:t>
      </w:r>
      <w:r>
        <w:rPr>
          <w:spacing w:val="-4"/>
        </w:rPr>
        <w:t xml:space="preserve"> </w:t>
      </w:r>
      <w:r>
        <w:t>the World Inequality Database [</w:t>
      </w:r>
      <w:hyperlink w:anchor="_bookmark270" w:history="1">
        <w:r>
          <w:rPr>
            <w:color w:val="0000FF"/>
          </w:rPr>
          <w:t>151</w:t>
        </w:r>
      </w:hyperlink>
      <w:r>
        <w:t xml:space="preserve">] that we discuss in the Appendix (Section </w:t>
      </w:r>
      <w:hyperlink w:anchor="_bookmark108" w:history="1">
        <w:r>
          <w:rPr>
            <w:color w:val="7F0000"/>
          </w:rPr>
          <w:t>C.3</w:t>
        </w:r>
      </w:hyperlink>
      <w:r>
        <w:rPr>
          <w:color w:val="7F0000"/>
        </w:rPr>
        <w:t xml:space="preserve"> </w:t>
      </w:r>
      <w:r>
        <w:t>to this documentation).</w:t>
      </w:r>
    </w:p>
    <w:p w14:paraId="54BAE4DF" w14:textId="77777777" w:rsidR="00620CF6" w:rsidRDefault="00620CF6">
      <w:pPr>
        <w:pStyle w:val="BodyText"/>
        <w:spacing w:before="9"/>
        <w:rPr>
          <w:sz w:val="28"/>
        </w:rPr>
      </w:pPr>
    </w:p>
    <w:p w14:paraId="20EB1362" w14:textId="77777777" w:rsidR="00620CF6" w:rsidRDefault="00000000">
      <w:pPr>
        <w:pStyle w:val="Heading3"/>
        <w:numPr>
          <w:ilvl w:val="2"/>
          <w:numId w:val="10"/>
        </w:numPr>
        <w:tabs>
          <w:tab w:val="left" w:pos="909"/>
        </w:tabs>
        <w:ind w:hanging="792"/>
      </w:pPr>
      <w:bookmarkStart w:id="424" w:name="Step_3:_Testing_and_appending"/>
      <w:bookmarkStart w:id="425" w:name="_bookmark46"/>
      <w:bookmarkEnd w:id="424"/>
      <w:bookmarkEnd w:id="425"/>
      <w:r>
        <w:rPr>
          <w:w w:val="105"/>
        </w:rPr>
        <w:t>Step</w:t>
      </w:r>
      <w:r>
        <w:rPr>
          <w:spacing w:val="25"/>
          <w:w w:val="105"/>
        </w:rPr>
        <w:t xml:space="preserve"> </w:t>
      </w:r>
      <w:r>
        <w:rPr>
          <w:w w:val="105"/>
        </w:rPr>
        <w:t>3:</w:t>
      </w:r>
      <w:r>
        <w:rPr>
          <w:spacing w:val="55"/>
          <w:w w:val="105"/>
        </w:rPr>
        <w:t xml:space="preserve"> </w:t>
      </w:r>
      <w:r>
        <w:rPr>
          <w:w w:val="105"/>
        </w:rPr>
        <w:t>Testing</w:t>
      </w:r>
      <w:r>
        <w:rPr>
          <w:spacing w:val="26"/>
          <w:w w:val="105"/>
        </w:rPr>
        <w:t xml:space="preserve"> </w:t>
      </w:r>
      <w:r>
        <w:rPr>
          <w:w w:val="105"/>
        </w:rPr>
        <w:t>and</w:t>
      </w:r>
      <w:r>
        <w:rPr>
          <w:spacing w:val="25"/>
          <w:w w:val="105"/>
        </w:rPr>
        <w:t xml:space="preserve"> </w:t>
      </w:r>
      <w:proofErr w:type="gramStart"/>
      <w:r>
        <w:rPr>
          <w:spacing w:val="-2"/>
          <w:w w:val="105"/>
        </w:rPr>
        <w:t>appending</w:t>
      </w:r>
      <w:proofErr w:type="gramEnd"/>
    </w:p>
    <w:p w14:paraId="75535E4E" w14:textId="77777777" w:rsidR="00620CF6" w:rsidRDefault="00620CF6">
      <w:pPr>
        <w:pStyle w:val="BodyText"/>
        <w:spacing w:before="12"/>
        <w:rPr>
          <w:b/>
          <w:sz w:val="25"/>
        </w:rPr>
      </w:pPr>
    </w:p>
    <w:p w14:paraId="1A55D006" w14:textId="77777777" w:rsidR="00620CF6" w:rsidRDefault="00000000">
      <w:pPr>
        <w:pStyle w:val="BodyText"/>
        <w:spacing w:line="355" w:lineRule="auto"/>
        <w:ind w:left="117" w:right="815"/>
        <w:jc w:val="both"/>
      </w:pPr>
      <w:r>
        <w:t>After</w:t>
      </w:r>
      <w:r>
        <w:rPr>
          <w:spacing w:val="-5"/>
        </w:rPr>
        <w:t xml:space="preserve"> </w:t>
      </w:r>
      <w:r>
        <w:t>making</w:t>
      </w:r>
      <w:r>
        <w:rPr>
          <w:spacing w:val="-4"/>
        </w:rPr>
        <w:t xml:space="preserve"> </w:t>
      </w:r>
      <w:r>
        <w:t>sure</w:t>
      </w:r>
      <w:r>
        <w:rPr>
          <w:spacing w:val="-5"/>
        </w:rPr>
        <w:t xml:space="preserve"> </w:t>
      </w:r>
      <w:r>
        <w:t>the</w:t>
      </w:r>
      <w:r>
        <w:rPr>
          <w:spacing w:val="-4"/>
        </w:rPr>
        <w:t xml:space="preserve"> </w:t>
      </w:r>
      <w:r>
        <w:t>acquired,</w:t>
      </w:r>
      <w:r>
        <w:rPr>
          <w:spacing w:val="-2"/>
        </w:rPr>
        <w:t xml:space="preserve"> </w:t>
      </w:r>
      <w:r>
        <w:t>derived,</w:t>
      </w:r>
      <w:r>
        <w:rPr>
          <w:spacing w:val="-2"/>
        </w:rPr>
        <w:t xml:space="preserve"> </w:t>
      </w:r>
      <w:r>
        <w:t>and</w:t>
      </w:r>
      <w:r>
        <w:rPr>
          <w:spacing w:val="-5"/>
        </w:rPr>
        <w:t xml:space="preserve"> </w:t>
      </w:r>
      <w:r>
        <w:t>estimated</w:t>
      </w:r>
      <w:r>
        <w:rPr>
          <w:spacing w:val="-4"/>
        </w:rPr>
        <w:t xml:space="preserve"> </w:t>
      </w:r>
      <w:r>
        <w:t>wealth</w:t>
      </w:r>
      <w:r>
        <w:rPr>
          <w:spacing w:val="-5"/>
        </w:rPr>
        <w:t xml:space="preserve"> </w:t>
      </w:r>
      <w:r>
        <w:t>inequality</w:t>
      </w:r>
      <w:r>
        <w:rPr>
          <w:spacing w:val="-5"/>
        </w:rPr>
        <w:t xml:space="preserve"> </w:t>
      </w:r>
      <w:r>
        <w:t>indicators</w:t>
      </w:r>
      <w:r>
        <w:rPr>
          <w:spacing w:val="-4"/>
        </w:rPr>
        <w:t xml:space="preserve"> </w:t>
      </w:r>
      <w:r>
        <w:t>follow</w:t>
      </w:r>
      <w:r>
        <w:rPr>
          <w:spacing w:val="-5"/>
        </w:rPr>
        <w:t xml:space="preserve"> </w:t>
      </w:r>
      <w:r>
        <w:t>our</w:t>
      </w:r>
      <w:r>
        <w:rPr>
          <w:spacing w:val="-4"/>
        </w:rPr>
        <w:t xml:space="preserve"> </w:t>
      </w:r>
      <w:r>
        <w:t>formatting standards,</w:t>
      </w:r>
      <w:r>
        <w:rPr>
          <w:spacing w:val="-7"/>
        </w:rPr>
        <w:t xml:space="preserve"> </w:t>
      </w:r>
      <w:r>
        <w:t>we</w:t>
      </w:r>
      <w:r>
        <w:rPr>
          <w:spacing w:val="-8"/>
        </w:rPr>
        <w:t xml:space="preserve"> </w:t>
      </w:r>
      <w:r>
        <w:t>run</w:t>
      </w:r>
      <w:r>
        <w:rPr>
          <w:spacing w:val="-8"/>
        </w:rPr>
        <w:t xml:space="preserve"> </w:t>
      </w:r>
      <w:r>
        <w:t>a</w:t>
      </w:r>
      <w:r>
        <w:rPr>
          <w:spacing w:val="-8"/>
        </w:rPr>
        <w:t xml:space="preserve"> </w:t>
      </w:r>
      <w:r>
        <w:t>set</w:t>
      </w:r>
      <w:r>
        <w:rPr>
          <w:spacing w:val="-8"/>
        </w:rPr>
        <w:t xml:space="preserve"> </w:t>
      </w:r>
      <w:r>
        <w:t>of</w:t>
      </w:r>
      <w:r>
        <w:rPr>
          <w:spacing w:val="-8"/>
        </w:rPr>
        <w:t xml:space="preserve"> </w:t>
      </w:r>
      <w:r>
        <w:t>consistency</w:t>
      </w:r>
      <w:r>
        <w:rPr>
          <w:spacing w:val="-8"/>
        </w:rPr>
        <w:t xml:space="preserve"> </w:t>
      </w:r>
      <w:r>
        <w:t>checks</w:t>
      </w:r>
      <w:r>
        <w:rPr>
          <w:spacing w:val="-8"/>
        </w:rPr>
        <w:t xml:space="preserve"> </w:t>
      </w:r>
      <w:r>
        <w:t>and</w:t>
      </w:r>
      <w:r>
        <w:rPr>
          <w:spacing w:val="-8"/>
        </w:rPr>
        <w:t xml:space="preserve"> </w:t>
      </w:r>
      <w:r>
        <w:t>tests</w:t>
      </w:r>
      <w:r>
        <w:rPr>
          <w:spacing w:val="-8"/>
        </w:rPr>
        <w:t xml:space="preserve"> </w:t>
      </w:r>
      <w:r>
        <w:t>before</w:t>
      </w:r>
      <w:r>
        <w:rPr>
          <w:spacing w:val="-8"/>
        </w:rPr>
        <w:t xml:space="preserve"> </w:t>
      </w:r>
      <w:r>
        <w:t>we</w:t>
      </w:r>
      <w:r>
        <w:rPr>
          <w:spacing w:val="-8"/>
        </w:rPr>
        <w:t xml:space="preserve"> </w:t>
      </w:r>
      <w:r>
        <w:t>append</w:t>
      </w:r>
      <w:r>
        <w:rPr>
          <w:spacing w:val="-8"/>
        </w:rPr>
        <w:t xml:space="preserve"> </w:t>
      </w:r>
      <w:r>
        <w:t>it</w:t>
      </w:r>
      <w:r>
        <w:rPr>
          <w:spacing w:val="-8"/>
        </w:rPr>
        <w:t xml:space="preserve"> </w:t>
      </w:r>
      <w:r>
        <w:t>to</w:t>
      </w:r>
      <w:r>
        <w:rPr>
          <w:spacing w:val="-8"/>
        </w:rPr>
        <w:t xml:space="preserve"> </w:t>
      </w:r>
      <w:r>
        <w:t>the</w:t>
      </w:r>
      <w:r>
        <w:rPr>
          <w:spacing w:val="-8"/>
        </w:rPr>
        <w:t xml:space="preserve"> </w:t>
      </w:r>
      <w:r>
        <w:t>Wealth</w:t>
      </w:r>
      <w:r>
        <w:rPr>
          <w:spacing w:val="-8"/>
        </w:rPr>
        <w:t xml:space="preserve"> </w:t>
      </w:r>
      <w:r>
        <w:t>Inequality</w:t>
      </w:r>
      <w:r>
        <w:rPr>
          <w:spacing w:val="-8"/>
        </w:rPr>
        <w:t xml:space="preserve"> </w:t>
      </w:r>
      <w:r>
        <w:t xml:space="preserve">Trends </w:t>
      </w:r>
      <w:r>
        <w:rPr>
          <w:spacing w:val="-2"/>
        </w:rPr>
        <w:t>database.</w:t>
      </w:r>
    </w:p>
    <w:p w14:paraId="691A290E" w14:textId="77777777" w:rsidR="00620CF6" w:rsidRDefault="00620CF6">
      <w:pPr>
        <w:spacing w:line="355" w:lineRule="auto"/>
        <w:jc w:val="both"/>
        <w:sectPr w:rsidR="00620CF6" w:rsidSect="00D60468">
          <w:pgSz w:w="12240" w:h="15840"/>
          <w:pgMar w:top="1320" w:right="600" w:bottom="280" w:left="1300" w:header="720" w:footer="720" w:gutter="0"/>
          <w:cols w:space="720"/>
        </w:sectPr>
      </w:pPr>
    </w:p>
    <w:p w14:paraId="2BA5E4BD" w14:textId="77777777" w:rsidR="00620CF6" w:rsidRDefault="00000000">
      <w:pPr>
        <w:pStyle w:val="Heading2"/>
        <w:numPr>
          <w:ilvl w:val="1"/>
          <w:numId w:val="10"/>
        </w:numPr>
        <w:tabs>
          <w:tab w:val="left" w:pos="817"/>
        </w:tabs>
        <w:spacing w:before="102"/>
      </w:pPr>
      <w:bookmarkStart w:id="426" w:name="Methodological_Tables"/>
      <w:bookmarkStart w:id="427" w:name="_bookmark47"/>
      <w:bookmarkEnd w:id="426"/>
      <w:bookmarkEnd w:id="427"/>
      <w:r>
        <w:rPr>
          <w:w w:val="105"/>
        </w:rPr>
        <w:lastRenderedPageBreak/>
        <w:t>Methodological</w:t>
      </w:r>
      <w:r>
        <w:rPr>
          <w:spacing w:val="63"/>
          <w:w w:val="105"/>
        </w:rPr>
        <w:t xml:space="preserve"> </w:t>
      </w:r>
      <w:r>
        <w:rPr>
          <w:spacing w:val="-2"/>
          <w:w w:val="105"/>
        </w:rPr>
        <w:t>Tables</w:t>
      </w:r>
    </w:p>
    <w:p w14:paraId="1644FAA8" w14:textId="77777777" w:rsidR="00620CF6" w:rsidRDefault="00620CF6">
      <w:pPr>
        <w:pStyle w:val="BodyText"/>
        <w:spacing w:before="4"/>
        <w:rPr>
          <w:b/>
          <w:sz w:val="31"/>
        </w:rPr>
      </w:pPr>
    </w:p>
    <w:p w14:paraId="6F50CA42" w14:textId="77777777" w:rsidR="00620CF6" w:rsidRDefault="00000000">
      <w:pPr>
        <w:pStyle w:val="BodyText"/>
        <w:spacing w:line="355" w:lineRule="auto"/>
        <w:ind w:left="117" w:right="815"/>
        <w:jc w:val="both"/>
      </w:pPr>
      <w:r>
        <w:t>The</w:t>
      </w:r>
      <w:r>
        <w:rPr>
          <w:spacing w:val="-7"/>
        </w:rPr>
        <w:t xml:space="preserve"> </w:t>
      </w:r>
      <w:r>
        <w:rPr>
          <w:b/>
        </w:rPr>
        <w:t>Methodological</w:t>
      </w:r>
      <w:r>
        <w:rPr>
          <w:b/>
          <w:spacing w:val="-1"/>
        </w:rPr>
        <w:t xml:space="preserve"> </w:t>
      </w:r>
      <w:r>
        <w:rPr>
          <w:b/>
        </w:rPr>
        <w:t>Tables</w:t>
      </w:r>
      <w:r>
        <w:rPr>
          <w:b/>
          <w:spacing w:val="-7"/>
        </w:rPr>
        <w:t xml:space="preserve"> </w:t>
      </w:r>
      <w:r>
        <w:t>summarizes</w:t>
      </w:r>
      <w:r>
        <w:rPr>
          <w:spacing w:val="-8"/>
        </w:rPr>
        <w:t xml:space="preserve"> </w:t>
      </w:r>
      <w:r>
        <w:t>for</w:t>
      </w:r>
      <w:r>
        <w:rPr>
          <w:spacing w:val="-7"/>
        </w:rPr>
        <w:t xml:space="preserve"> </w:t>
      </w:r>
      <w:r>
        <w:t>each</w:t>
      </w:r>
      <w:r>
        <w:rPr>
          <w:spacing w:val="-8"/>
        </w:rPr>
        <w:t xml:space="preserve"> </w:t>
      </w:r>
      <w:r>
        <w:t>source,</w:t>
      </w:r>
      <w:r>
        <w:rPr>
          <w:spacing w:val="-6"/>
        </w:rPr>
        <w:t xml:space="preserve"> </w:t>
      </w:r>
      <w:r>
        <w:t>among</w:t>
      </w:r>
      <w:r>
        <w:rPr>
          <w:spacing w:val="-8"/>
        </w:rPr>
        <w:t xml:space="preserve"> </w:t>
      </w:r>
      <w:r>
        <w:t>other</w:t>
      </w:r>
      <w:r>
        <w:rPr>
          <w:spacing w:val="-7"/>
        </w:rPr>
        <w:t xml:space="preserve"> </w:t>
      </w:r>
      <w:r>
        <w:t>things:</w:t>
      </w:r>
      <w:r>
        <w:rPr>
          <w:spacing w:val="14"/>
        </w:rPr>
        <w:t xml:space="preserve"> </w:t>
      </w:r>
      <w:r>
        <w:t>the</w:t>
      </w:r>
      <w:r>
        <w:rPr>
          <w:spacing w:val="-7"/>
        </w:rPr>
        <w:t xml:space="preserve"> </w:t>
      </w:r>
      <w:r>
        <w:t>type</w:t>
      </w:r>
      <w:r>
        <w:rPr>
          <w:spacing w:val="-8"/>
        </w:rPr>
        <w:t xml:space="preserve"> </w:t>
      </w:r>
      <w:r>
        <w:t>of</w:t>
      </w:r>
      <w:r>
        <w:rPr>
          <w:spacing w:val="-7"/>
        </w:rPr>
        <w:t xml:space="preserve"> </w:t>
      </w:r>
      <w:r>
        <w:t>data</w:t>
      </w:r>
      <w:r>
        <w:rPr>
          <w:spacing w:val="-8"/>
        </w:rPr>
        <w:t xml:space="preserve"> </w:t>
      </w:r>
      <w:r>
        <w:t>used,</w:t>
      </w:r>
      <w:r>
        <w:rPr>
          <w:spacing w:val="-6"/>
        </w:rPr>
        <w:t xml:space="preserve"> </w:t>
      </w:r>
      <w:r>
        <w:t xml:space="preserve">where </w:t>
      </w:r>
      <w:r>
        <w:rPr>
          <w:spacing w:val="-2"/>
        </w:rPr>
        <w:t>the</w:t>
      </w:r>
      <w:r>
        <w:rPr>
          <w:spacing w:val="-11"/>
        </w:rPr>
        <w:t xml:space="preserve"> </w:t>
      </w:r>
      <w:r>
        <w:rPr>
          <w:spacing w:val="-2"/>
        </w:rPr>
        <w:t>work</w:t>
      </w:r>
      <w:r>
        <w:rPr>
          <w:spacing w:val="-10"/>
        </w:rPr>
        <w:t xml:space="preserve"> </w:t>
      </w:r>
      <w:r>
        <w:rPr>
          <w:spacing w:val="-2"/>
        </w:rPr>
        <w:t>sources</w:t>
      </w:r>
      <w:r>
        <w:rPr>
          <w:spacing w:val="-11"/>
        </w:rPr>
        <w:t xml:space="preserve"> </w:t>
      </w:r>
      <w:r>
        <w:rPr>
          <w:spacing w:val="-2"/>
        </w:rPr>
        <w:t>its</w:t>
      </w:r>
      <w:r>
        <w:rPr>
          <w:spacing w:val="-10"/>
        </w:rPr>
        <w:t xml:space="preserve"> </w:t>
      </w:r>
      <w:r>
        <w:rPr>
          <w:spacing w:val="-2"/>
        </w:rPr>
        <w:t>data,</w:t>
      </w:r>
      <w:r>
        <w:rPr>
          <w:spacing w:val="-9"/>
        </w:rPr>
        <w:t xml:space="preserve"> </w:t>
      </w:r>
      <w:r>
        <w:rPr>
          <w:spacing w:val="-2"/>
        </w:rPr>
        <w:t>the</w:t>
      </w:r>
      <w:r>
        <w:rPr>
          <w:spacing w:val="-10"/>
        </w:rPr>
        <w:t xml:space="preserve"> </w:t>
      </w:r>
      <w:r>
        <w:rPr>
          <w:spacing w:val="-2"/>
        </w:rPr>
        <w:t>unit</w:t>
      </w:r>
      <w:r>
        <w:rPr>
          <w:spacing w:val="-11"/>
        </w:rPr>
        <w:t xml:space="preserve"> </w:t>
      </w:r>
      <w:r>
        <w:rPr>
          <w:spacing w:val="-2"/>
        </w:rPr>
        <w:t>of</w:t>
      </w:r>
      <w:r>
        <w:rPr>
          <w:spacing w:val="-10"/>
        </w:rPr>
        <w:t xml:space="preserve"> </w:t>
      </w:r>
      <w:r>
        <w:rPr>
          <w:spacing w:val="-2"/>
        </w:rPr>
        <w:t>analysis,</w:t>
      </w:r>
      <w:r>
        <w:rPr>
          <w:spacing w:val="-9"/>
        </w:rPr>
        <w:t xml:space="preserve"> </w:t>
      </w:r>
      <w:r>
        <w:rPr>
          <w:spacing w:val="-2"/>
        </w:rPr>
        <w:t>the</w:t>
      </w:r>
      <w:r>
        <w:rPr>
          <w:spacing w:val="-11"/>
        </w:rPr>
        <w:t xml:space="preserve"> </w:t>
      </w:r>
      <w:r>
        <w:rPr>
          <w:spacing w:val="-2"/>
        </w:rPr>
        <w:t>methods</w:t>
      </w:r>
      <w:r>
        <w:rPr>
          <w:spacing w:val="-10"/>
        </w:rPr>
        <w:t xml:space="preserve"> </w:t>
      </w:r>
      <w:r>
        <w:rPr>
          <w:spacing w:val="-2"/>
        </w:rPr>
        <w:t>of</w:t>
      </w:r>
      <w:r>
        <w:rPr>
          <w:spacing w:val="-11"/>
        </w:rPr>
        <w:t xml:space="preserve"> </w:t>
      </w:r>
      <w:r>
        <w:rPr>
          <w:spacing w:val="-2"/>
        </w:rPr>
        <w:t>estimation,</w:t>
      </w:r>
      <w:r>
        <w:rPr>
          <w:spacing w:val="-8"/>
        </w:rPr>
        <w:t xml:space="preserve"> </w:t>
      </w:r>
      <w:r>
        <w:rPr>
          <w:spacing w:val="-2"/>
        </w:rPr>
        <w:t>how</w:t>
      </w:r>
      <w:r>
        <w:rPr>
          <w:spacing w:val="-11"/>
        </w:rPr>
        <w:t xml:space="preserve"> </w:t>
      </w:r>
      <w:r>
        <w:rPr>
          <w:spacing w:val="-2"/>
        </w:rPr>
        <w:t>different</w:t>
      </w:r>
      <w:r>
        <w:rPr>
          <w:spacing w:val="-10"/>
        </w:rPr>
        <w:t xml:space="preserve"> </w:t>
      </w:r>
      <w:r>
        <w:rPr>
          <w:spacing w:val="-2"/>
        </w:rPr>
        <w:t>assets</w:t>
      </w:r>
      <w:r>
        <w:rPr>
          <w:spacing w:val="-10"/>
        </w:rPr>
        <w:t xml:space="preserve"> </w:t>
      </w:r>
      <w:r>
        <w:rPr>
          <w:spacing w:val="-2"/>
        </w:rPr>
        <w:t>are</w:t>
      </w:r>
      <w:r>
        <w:rPr>
          <w:spacing w:val="-11"/>
        </w:rPr>
        <w:t xml:space="preserve"> </w:t>
      </w:r>
      <w:r>
        <w:rPr>
          <w:spacing w:val="-2"/>
        </w:rPr>
        <w:t>valued,</w:t>
      </w:r>
      <w:r>
        <w:rPr>
          <w:spacing w:val="-8"/>
        </w:rPr>
        <w:t xml:space="preserve"> </w:t>
      </w:r>
      <w:r>
        <w:rPr>
          <w:spacing w:val="-2"/>
        </w:rPr>
        <w:t xml:space="preserve">how </w:t>
      </w:r>
      <w:r>
        <w:t>specific types of assets are treated, any adjustments made to the data, important underlying assumptions, and more.</w:t>
      </w:r>
      <w:r>
        <w:rPr>
          <w:spacing w:val="40"/>
        </w:rPr>
        <w:t xml:space="preserve"> </w:t>
      </w:r>
      <w:r>
        <w:t xml:space="preserve">We provide a brief description of the content of the </w:t>
      </w:r>
      <w:r>
        <w:rPr>
          <w:b/>
        </w:rPr>
        <w:t>Methodological</w:t>
      </w:r>
      <w:r>
        <w:rPr>
          <w:b/>
          <w:spacing w:val="29"/>
        </w:rPr>
        <w:t xml:space="preserve"> </w:t>
      </w:r>
      <w:r>
        <w:rPr>
          <w:b/>
        </w:rPr>
        <w:t xml:space="preserve">Tables </w:t>
      </w:r>
      <w:r>
        <w:t xml:space="preserve">in Table </w:t>
      </w:r>
      <w:hyperlink w:anchor="_bookmark49" w:history="1">
        <w:r>
          <w:rPr>
            <w:color w:val="7F0000"/>
          </w:rPr>
          <w:t>4.6</w:t>
        </w:r>
      </w:hyperlink>
      <w:r>
        <w:t>.</w:t>
      </w:r>
    </w:p>
    <w:p w14:paraId="096C2DE8" w14:textId="77777777" w:rsidR="00620CF6" w:rsidRDefault="00620CF6">
      <w:pPr>
        <w:pStyle w:val="BodyText"/>
        <w:spacing w:before="2"/>
        <w:rPr>
          <w:sz w:val="31"/>
        </w:rPr>
      </w:pPr>
    </w:p>
    <w:p w14:paraId="1629CE5D" w14:textId="77777777" w:rsidR="00620CF6" w:rsidRDefault="00000000">
      <w:pPr>
        <w:pStyle w:val="Heading3"/>
        <w:numPr>
          <w:ilvl w:val="2"/>
          <w:numId w:val="10"/>
        </w:numPr>
        <w:tabs>
          <w:tab w:val="left" w:pos="909"/>
        </w:tabs>
        <w:ind w:hanging="792"/>
      </w:pPr>
      <w:bookmarkStart w:id="428" w:name="Content_of_Methodological_Tables"/>
      <w:bookmarkStart w:id="429" w:name="_bookmark48"/>
      <w:bookmarkEnd w:id="428"/>
      <w:bookmarkEnd w:id="429"/>
      <w:r>
        <w:rPr>
          <w:w w:val="105"/>
        </w:rPr>
        <w:t>Content</w:t>
      </w:r>
      <w:r>
        <w:rPr>
          <w:spacing w:val="14"/>
          <w:w w:val="105"/>
        </w:rPr>
        <w:t xml:space="preserve"> </w:t>
      </w:r>
      <w:r>
        <w:rPr>
          <w:w w:val="105"/>
        </w:rPr>
        <w:t>of</w:t>
      </w:r>
      <w:r>
        <w:rPr>
          <w:spacing w:val="15"/>
          <w:w w:val="105"/>
        </w:rPr>
        <w:t xml:space="preserve"> </w:t>
      </w:r>
      <w:r>
        <w:rPr>
          <w:w w:val="105"/>
        </w:rPr>
        <w:t>Methodological</w:t>
      </w:r>
      <w:r>
        <w:rPr>
          <w:spacing w:val="15"/>
          <w:w w:val="105"/>
        </w:rPr>
        <w:t xml:space="preserve"> </w:t>
      </w:r>
      <w:r>
        <w:rPr>
          <w:spacing w:val="-2"/>
          <w:w w:val="105"/>
        </w:rPr>
        <w:t>Tables</w:t>
      </w:r>
    </w:p>
    <w:p w14:paraId="5CDE7849" w14:textId="77777777" w:rsidR="00620CF6" w:rsidRDefault="00620CF6">
      <w:pPr>
        <w:pStyle w:val="BodyText"/>
        <w:spacing w:before="4"/>
        <w:rPr>
          <w:b/>
          <w:sz w:val="30"/>
        </w:rPr>
      </w:pPr>
    </w:p>
    <w:p w14:paraId="5DB972B1" w14:textId="77777777" w:rsidR="00620CF6" w:rsidRDefault="00000000">
      <w:pPr>
        <w:ind w:left="3100" w:right="3090"/>
        <w:jc w:val="center"/>
        <w:rPr>
          <w:sz w:val="16"/>
        </w:rPr>
      </w:pPr>
      <w:bookmarkStart w:id="430" w:name="_bookmark49"/>
      <w:bookmarkEnd w:id="430"/>
      <w:r>
        <w:rPr>
          <w:w w:val="105"/>
          <w:sz w:val="16"/>
        </w:rPr>
        <w:t>Table</w:t>
      </w:r>
      <w:r>
        <w:rPr>
          <w:spacing w:val="5"/>
          <w:w w:val="105"/>
          <w:sz w:val="16"/>
        </w:rPr>
        <w:t xml:space="preserve"> </w:t>
      </w:r>
      <w:r>
        <w:rPr>
          <w:w w:val="105"/>
          <w:sz w:val="16"/>
        </w:rPr>
        <w:t>4.6:</w:t>
      </w:r>
      <w:r>
        <w:rPr>
          <w:spacing w:val="22"/>
          <w:w w:val="105"/>
          <w:sz w:val="16"/>
        </w:rPr>
        <w:t xml:space="preserve"> </w:t>
      </w:r>
      <w:r>
        <w:rPr>
          <w:w w:val="105"/>
          <w:sz w:val="16"/>
        </w:rPr>
        <w:t>Methodological</w:t>
      </w:r>
      <w:r>
        <w:rPr>
          <w:spacing w:val="6"/>
          <w:w w:val="105"/>
          <w:sz w:val="16"/>
        </w:rPr>
        <w:t xml:space="preserve"> </w:t>
      </w:r>
      <w:r>
        <w:rPr>
          <w:w w:val="105"/>
          <w:sz w:val="16"/>
        </w:rPr>
        <w:t>Tables</w:t>
      </w:r>
      <w:r>
        <w:rPr>
          <w:spacing w:val="6"/>
          <w:w w:val="105"/>
          <w:sz w:val="16"/>
        </w:rPr>
        <w:t xml:space="preserve"> </w:t>
      </w:r>
      <w:r>
        <w:rPr>
          <w:w w:val="105"/>
          <w:sz w:val="16"/>
        </w:rPr>
        <w:t>-</w:t>
      </w:r>
      <w:r>
        <w:rPr>
          <w:spacing w:val="6"/>
          <w:w w:val="105"/>
          <w:sz w:val="16"/>
        </w:rPr>
        <w:t xml:space="preserve"> </w:t>
      </w:r>
      <w:r>
        <w:rPr>
          <w:w w:val="105"/>
          <w:sz w:val="16"/>
        </w:rPr>
        <w:t>Content</w:t>
      </w:r>
      <w:r>
        <w:rPr>
          <w:spacing w:val="6"/>
          <w:w w:val="105"/>
          <w:sz w:val="16"/>
        </w:rPr>
        <w:t xml:space="preserve"> </w:t>
      </w:r>
      <w:r>
        <w:rPr>
          <w:spacing w:val="-2"/>
          <w:w w:val="105"/>
          <w:sz w:val="16"/>
        </w:rPr>
        <w:t>Description</w:t>
      </w:r>
    </w:p>
    <w:p w14:paraId="2E71D8E7" w14:textId="77777777" w:rsidR="00620CF6" w:rsidRDefault="00000000">
      <w:pPr>
        <w:pStyle w:val="BodyText"/>
        <w:spacing w:before="4"/>
        <w:rPr>
          <w:sz w:val="22"/>
        </w:rPr>
      </w:pPr>
      <w:r>
        <w:rPr>
          <w:noProof/>
        </w:rPr>
        <mc:AlternateContent>
          <mc:Choice Requires="wps">
            <w:drawing>
              <wp:anchor distT="0" distB="0" distL="0" distR="0" simplePos="0" relativeHeight="487607808" behindDoc="1" locked="0" layoutInCell="1" allowOverlap="1" wp14:anchorId="5BAD601A" wp14:editId="254CA56E">
                <wp:simplePos x="0" y="0"/>
                <wp:positionH relativeFrom="page">
                  <wp:posOffset>899998</wp:posOffset>
                </wp:positionH>
                <wp:positionV relativeFrom="paragraph">
                  <wp:posOffset>206379</wp:posOffset>
                </wp:positionV>
                <wp:extent cx="6423660" cy="1270"/>
                <wp:effectExtent l="0" t="0" r="0" b="0"/>
                <wp:wrapTopAndBottom/>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23660" cy="1270"/>
                        </a:xfrm>
                        <a:custGeom>
                          <a:avLst/>
                          <a:gdLst/>
                          <a:ahLst/>
                          <a:cxnLst/>
                          <a:rect l="l" t="t" r="r" b="b"/>
                          <a:pathLst>
                            <a:path w="6423660">
                              <a:moveTo>
                                <a:pt x="0" y="0"/>
                              </a:moveTo>
                              <a:lnTo>
                                <a:pt x="6423660"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ECF1FE" id="Graphic 73" o:spid="_x0000_s1026" style="position:absolute;margin-left:70.85pt;margin-top:16.25pt;width:505.8pt;height:.1pt;z-index:-15708672;visibility:visible;mso-wrap-style:square;mso-wrap-distance-left:0;mso-wrap-distance-top:0;mso-wrap-distance-right:0;mso-wrap-distance-bottom:0;mso-position-horizontal:absolute;mso-position-horizontal-relative:page;mso-position-vertical:absolute;mso-position-vertical-relative:text;v-text-anchor:top" coordsize="64236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" path="m,l6423660,e" filled="f" strokeweight=".28114mm">
                <v:path arrowok="t"/>
                <w10:wrap type="topAndBottom" anchorx="page"/>
              </v:shape>
            </w:pict>
          </mc:Fallback>
        </mc:AlternateContent>
      </w:r>
    </w:p>
    <w:p w14:paraId="609ADF45" w14:textId="77777777" w:rsidR="00620CF6" w:rsidRDefault="00000000">
      <w:pPr>
        <w:tabs>
          <w:tab w:val="left" w:pos="3310"/>
        </w:tabs>
        <w:spacing w:before="120"/>
        <w:ind w:left="2246"/>
        <w:rPr>
          <w:sz w:val="16"/>
        </w:rPr>
      </w:pPr>
      <w:r>
        <w:rPr>
          <w:w w:val="105"/>
          <w:sz w:val="16"/>
        </w:rPr>
        <w:t>Field</w:t>
      </w:r>
      <w:r>
        <w:rPr>
          <w:spacing w:val="10"/>
          <w:w w:val="105"/>
          <w:sz w:val="16"/>
        </w:rPr>
        <w:t xml:space="preserve"> </w:t>
      </w:r>
      <w:r>
        <w:rPr>
          <w:spacing w:val="-4"/>
          <w:w w:val="105"/>
          <w:sz w:val="16"/>
        </w:rPr>
        <w:t>name</w:t>
      </w:r>
      <w:r>
        <w:rPr>
          <w:sz w:val="16"/>
        </w:rPr>
        <w:tab/>
      </w:r>
      <w:r>
        <w:rPr>
          <w:w w:val="105"/>
          <w:sz w:val="16"/>
        </w:rPr>
        <w:t>Field</w:t>
      </w:r>
      <w:r>
        <w:rPr>
          <w:spacing w:val="10"/>
          <w:w w:val="105"/>
          <w:sz w:val="16"/>
        </w:rPr>
        <w:t xml:space="preserve"> </w:t>
      </w:r>
      <w:r>
        <w:rPr>
          <w:spacing w:val="-2"/>
          <w:w w:val="105"/>
          <w:sz w:val="16"/>
        </w:rPr>
        <w:t>description</w:t>
      </w:r>
    </w:p>
    <w:p w14:paraId="3074539A" w14:textId="77777777" w:rsidR="00620CF6" w:rsidRDefault="00000000">
      <w:pPr>
        <w:pStyle w:val="BodyText"/>
        <w:spacing w:before="8"/>
        <w:rPr>
          <w:sz w:val="4"/>
        </w:rPr>
      </w:pPr>
      <w:r>
        <w:rPr>
          <w:noProof/>
        </w:rPr>
        <mc:AlternateContent>
          <mc:Choice Requires="wpg">
            <w:drawing>
              <wp:anchor distT="0" distB="0" distL="0" distR="0" simplePos="0" relativeHeight="487608320" behindDoc="1" locked="0" layoutInCell="1" allowOverlap="1" wp14:anchorId="08733A97" wp14:editId="479B6D39">
                <wp:simplePos x="0" y="0"/>
                <wp:positionH relativeFrom="page">
                  <wp:posOffset>899998</wp:posOffset>
                </wp:positionH>
                <wp:positionV relativeFrom="paragraph">
                  <wp:posOffset>54907</wp:posOffset>
                </wp:positionV>
                <wp:extent cx="6424295" cy="252729"/>
                <wp:effectExtent l="0" t="0" r="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4295" cy="252729"/>
                          <a:chOff x="0" y="0"/>
                          <a:chExt cx="6424295" cy="252729"/>
                        </a:xfrm>
                      </wpg:grpSpPr>
                      <wps:wsp>
                        <wps:cNvPr id="75" name="Graphic 75"/>
                        <wps:cNvSpPr/>
                        <wps:spPr>
                          <a:xfrm>
                            <a:off x="0" y="3163"/>
                            <a:ext cx="6423660" cy="1270"/>
                          </a:xfrm>
                          <a:custGeom>
                            <a:avLst/>
                            <a:gdLst/>
                            <a:ahLst/>
                            <a:cxnLst/>
                            <a:rect l="l" t="t" r="r" b="b"/>
                            <a:pathLst>
                              <a:path w="6423660">
                                <a:moveTo>
                                  <a:pt x="0" y="0"/>
                                </a:moveTo>
                                <a:lnTo>
                                  <a:pt x="6423660" y="0"/>
                                </a:lnTo>
                              </a:path>
                            </a:pathLst>
                          </a:custGeom>
                          <a:ln w="6327">
                            <a:solidFill>
                              <a:srgbClr val="000000"/>
                            </a:solidFill>
                            <a:prstDash val="solid"/>
                          </a:ln>
                        </wps:spPr>
                        <wps:bodyPr wrap="square" lIns="0" tIns="0" rIns="0" bIns="0" rtlCol="0">
                          <a:prstTxWarp prst="textNoShape">
                            <a:avLst/>
                          </a:prstTxWarp>
                          <a:noAutofit/>
                        </wps:bodyPr>
                      </wps:wsp>
                      <wps:wsp>
                        <wps:cNvPr id="76" name="Graphic 76"/>
                        <wps:cNvSpPr/>
                        <wps:spPr>
                          <a:xfrm>
                            <a:off x="0" y="41771"/>
                            <a:ext cx="6424295" cy="211454"/>
                          </a:xfrm>
                          <a:custGeom>
                            <a:avLst/>
                            <a:gdLst/>
                            <a:ahLst/>
                            <a:cxnLst/>
                            <a:rect l="l" t="t" r="r" b="b"/>
                            <a:pathLst>
                              <a:path w="6424295" h="211454">
                                <a:moveTo>
                                  <a:pt x="1951824" y="0"/>
                                </a:moveTo>
                                <a:lnTo>
                                  <a:pt x="0" y="0"/>
                                </a:lnTo>
                                <a:lnTo>
                                  <a:pt x="0" y="210921"/>
                                </a:lnTo>
                                <a:lnTo>
                                  <a:pt x="1951824" y="210921"/>
                                </a:lnTo>
                                <a:lnTo>
                                  <a:pt x="1951824" y="0"/>
                                </a:lnTo>
                                <a:close/>
                              </a:path>
                              <a:path w="6424295" h="211454">
                                <a:moveTo>
                                  <a:pt x="6423673" y="0"/>
                                </a:moveTo>
                                <a:lnTo>
                                  <a:pt x="1951837" y="0"/>
                                </a:lnTo>
                                <a:lnTo>
                                  <a:pt x="1951837" y="210921"/>
                                </a:lnTo>
                                <a:lnTo>
                                  <a:pt x="6423673" y="210921"/>
                                </a:lnTo>
                                <a:lnTo>
                                  <a:pt x="6423673" y="0"/>
                                </a:lnTo>
                                <a:close/>
                              </a:path>
                            </a:pathLst>
                          </a:custGeom>
                          <a:solidFill>
                            <a:srgbClr val="F7F7F7"/>
                          </a:solidFill>
                        </wps:spPr>
                        <wps:bodyPr wrap="square" lIns="0" tIns="0" rIns="0" bIns="0" rtlCol="0">
                          <a:prstTxWarp prst="textNoShape">
                            <a:avLst/>
                          </a:prstTxWarp>
                          <a:noAutofit/>
                        </wps:bodyPr>
                      </wps:wsp>
                      <wps:wsp>
                        <wps:cNvPr id="77" name="Textbox 77"/>
                        <wps:cNvSpPr txBox="1"/>
                        <wps:spPr>
                          <a:xfrm>
                            <a:off x="0" y="0"/>
                            <a:ext cx="6424295" cy="252729"/>
                          </a:xfrm>
                          <a:prstGeom prst="rect">
                            <a:avLst/>
                          </a:prstGeom>
                        </wps:spPr>
                        <wps:txbx>
                          <w:txbxContent>
                            <w:p w14:paraId="3B7174E1" w14:textId="77777777" w:rsidR="00620CF6" w:rsidRDefault="00000000">
                              <w:pPr>
                                <w:tabs>
                                  <w:tab w:val="left" w:pos="3193"/>
                                </w:tabs>
                                <w:spacing w:before="130"/>
                                <w:ind w:left="2425"/>
                                <w:rPr>
                                  <w:sz w:val="16"/>
                                </w:rPr>
                              </w:pPr>
                              <w:r>
                                <w:rPr>
                                  <w:spacing w:val="-2"/>
                                  <w:sz w:val="16"/>
                                </w:rPr>
                                <w:t>Legend</w:t>
                              </w:r>
                              <w:r>
                                <w:rPr>
                                  <w:sz w:val="16"/>
                                </w:rPr>
                                <w:tab/>
                                <w:t>The</w:t>
                              </w:r>
                              <w:r>
                                <w:rPr>
                                  <w:spacing w:val="24"/>
                                  <w:sz w:val="16"/>
                                </w:rPr>
                                <w:t xml:space="preserve"> </w:t>
                              </w:r>
                              <w:r>
                                <w:rPr>
                                  <w:sz w:val="16"/>
                                </w:rPr>
                                <w:t>name</w:t>
                              </w:r>
                              <w:r>
                                <w:rPr>
                                  <w:spacing w:val="24"/>
                                  <w:sz w:val="16"/>
                                </w:rPr>
                                <w:t xml:space="preserve"> </w:t>
                              </w:r>
                              <w:r>
                                <w:rPr>
                                  <w:sz w:val="16"/>
                                </w:rPr>
                                <w:t>of</w:t>
                              </w:r>
                              <w:r>
                                <w:rPr>
                                  <w:spacing w:val="24"/>
                                  <w:sz w:val="16"/>
                                </w:rPr>
                                <w:t xml:space="preserve"> </w:t>
                              </w:r>
                              <w:r>
                                <w:rPr>
                                  <w:sz w:val="16"/>
                                </w:rPr>
                                <w:t>the</w:t>
                              </w:r>
                              <w:r>
                                <w:rPr>
                                  <w:spacing w:val="24"/>
                                  <w:sz w:val="16"/>
                                </w:rPr>
                                <w:t xml:space="preserve"> </w:t>
                              </w:r>
                              <w:r>
                                <w:rPr>
                                  <w:spacing w:val="-2"/>
                                  <w:sz w:val="16"/>
                                </w:rPr>
                                <w:t>source.</w:t>
                              </w:r>
                            </w:p>
                          </w:txbxContent>
                        </wps:txbx>
                        <wps:bodyPr wrap="square" lIns="0" tIns="0" rIns="0" bIns="0" rtlCol="0">
                          <a:noAutofit/>
                        </wps:bodyPr>
                      </wps:wsp>
                    </wpg:wgp>
                  </a:graphicData>
                </a:graphic>
              </wp:anchor>
            </w:drawing>
          </mc:Choice>
          <mc:Fallback>
            <w:pict>
              <v:group w14:anchorId="08733A97" id="Group 74" o:spid="_x0000_s1064" style="position:absolute;margin-left:70.85pt;margin-top:4.3pt;width:505.85pt;height:19.9pt;z-index:-15708160;mso-wrap-distance-left:0;mso-wrap-distance-right:0;mso-position-horizontal-relative:page;mso-position-vertical-relative:text" coordsize="64242,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">
                <v:shape id="Graphic 75" o:spid="_x0000_s1065" style="position:absolute;top:31;width:64236;height:13;visibility:visible;mso-wrap-style:square;v-text-anchor:top" coordsize="642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" path="m,l6423660,e" filled="f" strokeweight=".17575mm">
                  <v:path arrowok="t"/>
                </v:shape>
                <v:shape id="Graphic 76" o:spid="_x0000_s1066" style="position:absolute;top:417;width:64242;height:2115;visibility:visible;mso-wrap-style:square;v-text-anchor:top" coordsize="6424295,21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" path="m1951824,l,,,210921r1951824,l1951824,xem6423673,l1951837,r,210921l6423673,210921,6423673,xe" fillcolor="#f7f7f7" stroked="f">
                  <v:path arrowok="t"/>
                </v:shape>
                <v:shape id="Textbox 77" o:spid="_x0000_s1067" type="#_x0000_t202" style="position:absolute;width:64242;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3B7174E1" w14:textId="77777777" w:rsidR="00620CF6" w:rsidRDefault="00000000">
                        <w:pPr>
                          <w:tabs>
                            <w:tab w:val="left" w:pos="3193"/>
                          </w:tabs>
                          <w:spacing w:before="130"/>
                          <w:ind w:left="2425"/>
                          <w:rPr>
                            <w:sz w:val="16"/>
                          </w:rPr>
                        </w:pPr>
                        <w:r>
                          <w:rPr>
                            <w:spacing w:val="-2"/>
                            <w:sz w:val="16"/>
                          </w:rPr>
                          <w:t>Legend</w:t>
                        </w:r>
                        <w:r>
                          <w:rPr>
                            <w:sz w:val="16"/>
                          </w:rPr>
                          <w:tab/>
                          <w:t>The</w:t>
                        </w:r>
                        <w:r>
                          <w:rPr>
                            <w:spacing w:val="24"/>
                            <w:sz w:val="16"/>
                          </w:rPr>
                          <w:t xml:space="preserve"> </w:t>
                        </w:r>
                        <w:r>
                          <w:rPr>
                            <w:sz w:val="16"/>
                          </w:rPr>
                          <w:t>name</w:t>
                        </w:r>
                        <w:r>
                          <w:rPr>
                            <w:spacing w:val="24"/>
                            <w:sz w:val="16"/>
                          </w:rPr>
                          <w:t xml:space="preserve"> </w:t>
                        </w:r>
                        <w:r>
                          <w:rPr>
                            <w:sz w:val="16"/>
                          </w:rPr>
                          <w:t>of</w:t>
                        </w:r>
                        <w:r>
                          <w:rPr>
                            <w:spacing w:val="24"/>
                            <w:sz w:val="16"/>
                          </w:rPr>
                          <w:t xml:space="preserve"> </w:t>
                        </w:r>
                        <w:r>
                          <w:rPr>
                            <w:sz w:val="16"/>
                          </w:rPr>
                          <w:t>the</w:t>
                        </w:r>
                        <w:r>
                          <w:rPr>
                            <w:spacing w:val="24"/>
                            <w:sz w:val="16"/>
                          </w:rPr>
                          <w:t xml:space="preserve"> </w:t>
                        </w:r>
                        <w:r>
                          <w:rPr>
                            <w:spacing w:val="-2"/>
                            <w:sz w:val="16"/>
                          </w:rPr>
                          <w:t>source.</w:t>
                        </w:r>
                      </w:p>
                    </w:txbxContent>
                  </v:textbox>
                </v:shape>
                <w10:wrap type="topAndBottom" anchorx="page"/>
              </v:group>
            </w:pict>
          </mc:Fallback>
        </mc:AlternateContent>
      </w:r>
    </w:p>
    <w:p w14:paraId="79B8063F" w14:textId="77777777" w:rsidR="00620CF6" w:rsidRDefault="00000000">
      <w:pPr>
        <w:spacing w:before="64" w:line="369" w:lineRule="auto"/>
        <w:ind w:left="3310" w:right="263" w:hanging="2552"/>
        <w:jc w:val="both"/>
        <w:rPr>
          <w:sz w:val="16"/>
        </w:rPr>
      </w:pPr>
      <w:r>
        <w:rPr>
          <w:sz w:val="16"/>
        </w:rPr>
        <w:t>Period</w:t>
      </w:r>
      <w:r>
        <w:rPr>
          <w:spacing w:val="22"/>
          <w:sz w:val="16"/>
        </w:rPr>
        <w:t xml:space="preserve"> </w:t>
      </w:r>
      <w:r>
        <w:rPr>
          <w:sz w:val="16"/>
        </w:rPr>
        <w:t>covered</w:t>
      </w:r>
      <w:r>
        <w:rPr>
          <w:spacing w:val="22"/>
          <w:sz w:val="16"/>
        </w:rPr>
        <w:t xml:space="preserve"> </w:t>
      </w:r>
      <w:r>
        <w:rPr>
          <w:sz w:val="16"/>
        </w:rPr>
        <w:t>and</w:t>
      </w:r>
      <w:r>
        <w:rPr>
          <w:spacing w:val="22"/>
          <w:sz w:val="16"/>
        </w:rPr>
        <w:t xml:space="preserve"> </w:t>
      </w:r>
      <w:r>
        <w:rPr>
          <w:sz w:val="16"/>
        </w:rPr>
        <w:t>data</w:t>
      </w:r>
      <w:r>
        <w:rPr>
          <w:spacing w:val="22"/>
          <w:sz w:val="16"/>
        </w:rPr>
        <w:t xml:space="preserve"> </w:t>
      </w:r>
      <w:proofErr w:type="gramStart"/>
      <w:r>
        <w:rPr>
          <w:sz w:val="16"/>
        </w:rPr>
        <w:t>points</w:t>
      </w:r>
      <w:r>
        <w:rPr>
          <w:spacing w:val="80"/>
          <w:sz w:val="16"/>
        </w:rPr>
        <w:t xml:space="preserve">  </w:t>
      </w:r>
      <w:r>
        <w:rPr>
          <w:sz w:val="16"/>
        </w:rPr>
        <w:t>The</w:t>
      </w:r>
      <w:proofErr w:type="gramEnd"/>
      <w:r>
        <w:rPr>
          <w:spacing w:val="22"/>
          <w:sz w:val="16"/>
        </w:rPr>
        <w:t xml:space="preserve"> </w:t>
      </w:r>
      <w:r>
        <w:rPr>
          <w:sz w:val="16"/>
        </w:rPr>
        <w:t>range</w:t>
      </w:r>
      <w:r>
        <w:rPr>
          <w:spacing w:val="22"/>
          <w:sz w:val="16"/>
        </w:rPr>
        <w:t xml:space="preserve"> </w:t>
      </w:r>
      <w:r>
        <w:rPr>
          <w:sz w:val="16"/>
        </w:rPr>
        <w:t>from</w:t>
      </w:r>
      <w:r>
        <w:rPr>
          <w:spacing w:val="22"/>
          <w:sz w:val="16"/>
        </w:rPr>
        <w:t xml:space="preserve"> </w:t>
      </w:r>
      <w:r>
        <w:rPr>
          <w:sz w:val="16"/>
        </w:rPr>
        <w:t>the</w:t>
      </w:r>
      <w:r>
        <w:rPr>
          <w:spacing w:val="22"/>
          <w:sz w:val="16"/>
        </w:rPr>
        <w:t xml:space="preserve"> </w:t>
      </w:r>
      <w:r>
        <w:rPr>
          <w:sz w:val="16"/>
        </w:rPr>
        <w:t>first</w:t>
      </w:r>
      <w:r>
        <w:rPr>
          <w:spacing w:val="22"/>
          <w:sz w:val="16"/>
        </w:rPr>
        <w:t xml:space="preserve"> </w:t>
      </w:r>
      <w:r>
        <w:rPr>
          <w:sz w:val="16"/>
        </w:rPr>
        <w:t>to</w:t>
      </w:r>
      <w:r>
        <w:rPr>
          <w:spacing w:val="22"/>
          <w:sz w:val="16"/>
        </w:rPr>
        <w:t xml:space="preserve"> </w:t>
      </w:r>
      <w:r>
        <w:rPr>
          <w:sz w:val="16"/>
        </w:rPr>
        <w:t>last</w:t>
      </w:r>
      <w:r>
        <w:rPr>
          <w:spacing w:val="22"/>
          <w:sz w:val="16"/>
        </w:rPr>
        <w:t xml:space="preserve"> </w:t>
      </w:r>
      <w:r>
        <w:rPr>
          <w:sz w:val="16"/>
        </w:rPr>
        <w:t>year</w:t>
      </w:r>
      <w:r>
        <w:rPr>
          <w:spacing w:val="22"/>
          <w:sz w:val="16"/>
        </w:rPr>
        <w:t xml:space="preserve"> </w:t>
      </w:r>
      <w:r>
        <w:rPr>
          <w:sz w:val="16"/>
        </w:rPr>
        <w:t>included</w:t>
      </w:r>
      <w:r>
        <w:rPr>
          <w:spacing w:val="22"/>
          <w:sz w:val="16"/>
        </w:rPr>
        <w:t xml:space="preserve"> </w:t>
      </w:r>
      <w:r>
        <w:rPr>
          <w:sz w:val="16"/>
        </w:rPr>
        <w:t>in</w:t>
      </w:r>
      <w:r>
        <w:rPr>
          <w:spacing w:val="22"/>
          <w:sz w:val="16"/>
        </w:rPr>
        <w:t xml:space="preserve"> </w:t>
      </w:r>
      <w:r>
        <w:rPr>
          <w:sz w:val="16"/>
        </w:rPr>
        <w:t>the</w:t>
      </w:r>
      <w:r>
        <w:rPr>
          <w:spacing w:val="22"/>
          <w:sz w:val="16"/>
        </w:rPr>
        <w:t xml:space="preserve"> </w:t>
      </w:r>
      <w:r>
        <w:rPr>
          <w:sz w:val="16"/>
        </w:rPr>
        <w:t>series</w:t>
      </w:r>
      <w:r>
        <w:rPr>
          <w:spacing w:val="22"/>
          <w:sz w:val="16"/>
        </w:rPr>
        <w:t xml:space="preserve"> </w:t>
      </w:r>
      <w:r>
        <w:rPr>
          <w:sz w:val="16"/>
        </w:rPr>
        <w:t>published</w:t>
      </w:r>
      <w:r>
        <w:rPr>
          <w:spacing w:val="22"/>
          <w:sz w:val="16"/>
        </w:rPr>
        <w:t xml:space="preserve"> </w:t>
      </w:r>
      <w:r>
        <w:rPr>
          <w:sz w:val="16"/>
        </w:rPr>
        <w:t>in</w:t>
      </w:r>
      <w:r>
        <w:rPr>
          <w:spacing w:val="22"/>
          <w:sz w:val="16"/>
        </w:rPr>
        <w:t xml:space="preserve"> </w:t>
      </w:r>
      <w:r>
        <w:rPr>
          <w:sz w:val="16"/>
        </w:rPr>
        <w:t>the</w:t>
      </w:r>
      <w:r>
        <w:rPr>
          <w:spacing w:val="22"/>
          <w:sz w:val="16"/>
        </w:rPr>
        <w:t xml:space="preserve"> </w:t>
      </w:r>
      <w:r>
        <w:rPr>
          <w:sz w:val="16"/>
        </w:rPr>
        <w:t>warehouse;</w:t>
      </w:r>
      <w:r>
        <w:rPr>
          <w:spacing w:val="22"/>
          <w:sz w:val="16"/>
        </w:rPr>
        <w:t xml:space="preserve"> </w:t>
      </w:r>
      <w:r>
        <w:rPr>
          <w:sz w:val="16"/>
        </w:rPr>
        <w:t>the</w:t>
      </w:r>
      <w:r>
        <w:rPr>
          <w:spacing w:val="40"/>
          <w:sz w:val="16"/>
        </w:rPr>
        <w:t xml:space="preserve"> </w:t>
      </w:r>
      <w:r>
        <w:rPr>
          <w:sz w:val="16"/>
        </w:rPr>
        <w:t>precise years and/or quarters for which data points are available; the total number of years</w:t>
      </w:r>
      <w:r>
        <w:rPr>
          <w:spacing w:val="40"/>
          <w:sz w:val="16"/>
        </w:rPr>
        <w:t xml:space="preserve"> </w:t>
      </w:r>
      <w:r>
        <w:rPr>
          <w:sz w:val="16"/>
        </w:rPr>
        <w:t>and/or quarters containing data points.</w:t>
      </w:r>
    </w:p>
    <w:p w14:paraId="23D48DC8" w14:textId="77777777" w:rsidR="00620CF6" w:rsidRDefault="00620CF6">
      <w:pPr>
        <w:pStyle w:val="BodyText"/>
        <w:spacing w:before="4"/>
        <w:rPr>
          <w:sz w:val="16"/>
        </w:rPr>
      </w:pPr>
    </w:p>
    <w:p w14:paraId="2C5004E7" w14:textId="77777777" w:rsidR="00620CF6" w:rsidRDefault="00000000">
      <w:pPr>
        <w:tabs>
          <w:tab w:val="left" w:pos="3310"/>
        </w:tabs>
        <w:spacing w:before="112" w:line="369" w:lineRule="auto"/>
        <w:ind w:left="3310" w:right="488" w:hanging="1764"/>
        <w:rPr>
          <w:sz w:val="16"/>
        </w:rPr>
      </w:pPr>
      <w:r>
        <w:rPr>
          <w:noProof/>
        </w:rPr>
        <mc:AlternateContent>
          <mc:Choice Requires="wps">
            <w:drawing>
              <wp:anchor distT="0" distB="0" distL="0" distR="0" simplePos="0" relativeHeight="481620480" behindDoc="1" locked="0" layoutInCell="1" allowOverlap="1" wp14:anchorId="30BA10A7" wp14:editId="6D1DB48D">
                <wp:simplePos x="0" y="0"/>
                <wp:positionH relativeFrom="page">
                  <wp:posOffset>899998</wp:posOffset>
                </wp:positionH>
                <wp:positionV relativeFrom="paragraph">
                  <wp:posOffset>451973</wp:posOffset>
                </wp:positionV>
                <wp:extent cx="6424295" cy="105473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4295" cy="1054735"/>
                        </a:xfrm>
                        <a:prstGeom prst="rect">
                          <a:avLst/>
                        </a:prstGeom>
                        <a:solidFill>
                          <a:srgbClr val="F7F7F7"/>
                        </a:solidFill>
                      </wps:spPr>
                      <wps:txbx>
                        <w:txbxContent>
                          <w:p w14:paraId="60CFCEFA" w14:textId="77777777" w:rsidR="00620CF6" w:rsidRDefault="00000000">
                            <w:pPr>
                              <w:tabs>
                                <w:tab w:val="left" w:pos="3193"/>
                              </w:tabs>
                              <w:spacing w:before="64" w:line="369" w:lineRule="auto"/>
                              <w:ind w:left="3193" w:right="203" w:hanging="2720"/>
                              <w:rPr>
                                <w:color w:val="000000"/>
                                <w:sz w:val="16"/>
                              </w:rPr>
                            </w:pPr>
                            <w:r>
                              <w:rPr>
                                <w:color w:val="000000"/>
                                <w:sz w:val="16"/>
                              </w:rPr>
                              <w:t>Data sources used in the research</w:t>
                            </w:r>
                            <w:r>
                              <w:rPr>
                                <w:color w:val="000000"/>
                                <w:sz w:val="16"/>
                              </w:rPr>
                              <w:tab/>
                              <w:t>A</w:t>
                            </w:r>
                            <w:r>
                              <w:rPr>
                                <w:color w:val="000000"/>
                                <w:spacing w:val="29"/>
                                <w:sz w:val="16"/>
                              </w:rPr>
                              <w:t xml:space="preserve"> </w:t>
                            </w:r>
                            <w:r>
                              <w:rPr>
                                <w:color w:val="000000"/>
                                <w:sz w:val="16"/>
                              </w:rPr>
                              <w:t>list</w:t>
                            </w:r>
                            <w:r>
                              <w:rPr>
                                <w:color w:val="000000"/>
                                <w:spacing w:val="29"/>
                                <w:sz w:val="16"/>
                              </w:rPr>
                              <w:t xml:space="preserve"> </w:t>
                            </w:r>
                            <w:r>
                              <w:rPr>
                                <w:color w:val="000000"/>
                                <w:sz w:val="16"/>
                              </w:rPr>
                              <w:t>of</w:t>
                            </w:r>
                            <w:r>
                              <w:rPr>
                                <w:color w:val="000000"/>
                                <w:spacing w:val="29"/>
                                <w:sz w:val="16"/>
                              </w:rPr>
                              <w:t xml:space="preserve"> </w:t>
                            </w:r>
                            <w:r>
                              <w:rPr>
                                <w:color w:val="000000"/>
                                <w:sz w:val="16"/>
                              </w:rPr>
                              <w:t>all</w:t>
                            </w:r>
                            <w:r>
                              <w:rPr>
                                <w:color w:val="000000"/>
                                <w:spacing w:val="29"/>
                                <w:sz w:val="16"/>
                              </w:rPr>
                              <w:t xml:space="preserve"> </w:t>
                            </w:r>
                            <w:r>
                              <w:rPr>
                                <w:color w:val="000000"/>
                                <w:sz w:val="16"/>
                              </w:rPr>
                              <w:t>data</w:t>
                            </w:r>
                            <w:r>
                              <w:rPr>
                                <w:color w:val="000000"/>
                                <w:spacing w:val="29"/>
                                <w:sz w:val="16"/>
                              </w:rPr>
                              <w:t xml:space="preserve"> </w:t>
                            </w:r>
                            <w:r>
                              <w:rPr>
                                <w:color w:val="000000"/>
                                <w:sz w:val="16"/>
                              </w:rPr>
                              <w:t>sources</w:t>
                            </w:r>
                            <w:r>
                              <w:rPr>
                                <w:color w:val="000000"/>
                                <w:spacing w:val="29"/>
                                <w:sz w:val="16"/>
                              </w:rPr>
                              <w:t xml:space="preserve"> </w:t>
                            </w:r>
                            <w:r>
                              <w:rPr>
                                <w:color w:val="000000"/>
                                <w:sz w:val="16"/>
                              </w:rPr>
                              <w:t>used</w:t>
                            </w:r>
                            <w:r>
                              <w:rPr>
                                <w:color w:val="000000"/>
                                <w:spacing w:val="29"/>
                                <w:sz w:val="16"/>
                              </w:rPr>
                              <w:t xml:space="preserve"> </w:t>
                            </w:r>
                            <w:r>
                              <w:rPr>
                                <w:color w:val="000000"/>
                                <w:sz w:val="16"/>
                              </w:rPr>
                              <w:t>in</w:t>
                            </w:r>
                            <w:r>
                              <w:rPr>
                                <w:color w:val="000000"/>
                                <w:spacing w:val="29"/>
                                <w:sz w:val="16"/>
                              </w:rPr>
                              <w:t xml:space="preserve"> </w:t>
                            </w:r>
                            <w:r>
                              <w:rPr>
                                <w:color w:val="000000"/>
                                <w:sz w:val="16"/>
                              </w:rPr>
                              <w:t>the</w:t>
                            </w:r>
                            <w:r>
                              <w:rPr>
                                <w:color w:val="000000"/>
                                <w:spacing w:val="29"/>
                                <w:sz w:val="16"/>
                              </w:rPr>
                              <w:t xml:space="preserve"> </w:t>
                            </w:r>
                            <w:r>
                              <w:rPr>
                                <w:color w:val="000000"/>
                                <w:sz w:val="16"/>
                              </w:rPr>
                              <w:t>estimation</w:t>
                            </w:r>
                            <w:r>
                              <w:rPr>
                                <w:color w:val="000000"/>
                                <w:spacing w:val="29"/>
                                <w:sz w:val="16"/>
                              </w:rPr>
                              <w:t xml:space="preserve"> </w:t>
                            </w:r>
                            <w:r>
                              <w:rPr>
                                <w:color w:val="000000"/>
                                <w:sz w:val="16"/>
                              </w:rPr>
                              <w:t>of</w:t>
                            </w:r>
                            <w:r>
                              <w:rPr>
                                <w:color w:val="000000"/>
                                <w:spacing w:val="29"/>
                                <w:sz w:val="16"/>
                              </w:rPr>
                              <w:t xml:space="preserve"> </w:t>
                            </w:r>
                            <w:r>
                              <w:rPr>
                                <w:color w:val="000000"/>
                                <w:sz w:val="16"/>
                              </w:rPr>
                              <w:t>wealth</w:t>
                            </w:r>
                            <w:r>
                              <w:rPr>
                                <w:color w:val="000000"/>
                                <w:spacing w:val="29"/>
                                <w:sz w:val="16"/>
                              </w:rPr>
                              <w:t xml:space="preserve"> </w:t>
                            </w:r>
                            <w:r>
                              <w:rPr>
                                <w:color w:val="000000"/>
                                <w:sz w:val="16"/>
                              </w:rPr>
                              <w:t>inequality</w:t>
                            </w:r>
                            <w:r>
                              <w:rPr>
                                <w:color w:val="000000"/>
                                <w:spacing w:val="29"/>
                                <w:sz w:val="16"/>
                              </w:rPr>
                              <w:t xml:space="preserve"> </w:t>
                            </w:r>
                            <w:r>
                              <w:rPr>
                                <w:color w:val="000000"/>
                                <w:sz w:val="16"/>
                              </w:rPr>
                              <w:t>and</w:t>
                            </w:r>
                            <w:r>
                              <w:rPr>
                                <w:color w:val="000000"/>
                                <w:spacing w:val="29"/>
                                <w:sz w:val="16"/>
                              </w:rPr>
                              <w:t xml:space="preserve"> </w:t>
                            </w:r>
                            <w:r>
                              <w:rPr>
                                <w:color w:val="000000"/>
                                <w:sz w:val="16"/>
                              </w:rPr>
                              <w:t>the</w:t>
                            </w:r>
                            <w:r>
                              <w:rPr>
                                <w:color w:val="000000"/>
                                <w:spacing w:val="29"/>
                                <w:sz w:val="16"/>
                              </w:rPr>
                              <w:t xml:space="preserve"> </w:t>
                            </w:r>
                            <w:r>
                              <w:rPr>
                                <w:color w:val="000000"/>
                                <w:sz w:val="16"/>
                              </w:rPr>
                              <w:t>year(s)</w:t>
                            </w:r>
                            <w:r>
                              <w:rPr>
                                <w:color w:val="000000"/>
                                <w:spacing w:val="29"/>
                                <w:sz w:val="16"/>
                              </w:rPr>
                              <w:t xml:space="preserve"> </w:t>
                            </w:r>
                            <w:r>
                              <w:rPr>
                                <w:color w:val="000000"/>
                                <w:sz w:val="16"/>
                              </w:rPr>
                              <w:t>they</w:t>
                            </w:r>
                            <w:r>
                              <w:rPr>
                                <w:color w:val="000000"/>
                                <w:spacing w:val="40"/>
                                <w:sz w:val="16"/>
                              </w:rPr>
                              <w:t xml:space="preserve"> </w:t>
                            </w:r>
                            <w:r>
                              <w:rPr>
                                <w:color w:val="000000"/>
                                <w:sz w:val="16"/>
                              </w:rPr>
                              <w:t>provide</w:t>
                            </w:r>
                            <w:r>
                              <w:rPr>
                                <w:color w:val="000000"/>
                                <w:spacing w:val="35"/>
                                <w:sz w:val="16"/>
                              </w:rPr>
                              <w:t xml:space="preserve"> </w:t>
                            </w:r>
                            <w:r>
                              <w:rPr>
                                <w:color w:val="000000"/>
                                <w:sz w:val="16"/>
                              </w:rPr>
                              <w:t>data</w:t>
                            </w:r>
                            <w:r>
                              <w:rPr>
                                <w:color w:val="000000"/>
                                <w:spacing w:val="35"/>
                                <w:sz w:val="16"/>
                              </w:rPr>
                              <w:t xml:space="preserve"> </w:t>
                            </w:r>
                            <w:r>
                              <w:rPr>
                                <w:color w:val="000000"/>
                                <w:sz w:val="16"/>
                              </w:rPr>
                              <w:t>for.</w:t>
                            </w:r>
                            <w:r>
                              <w:rPr>
                                <w:color w:val="000000"/>
                                <w:spacing w:val="40"/>
                                <w:sz w:val="16"/>
                              </w:rPr>
                              <w:t xml:space="preserve"> </w:t>
                            </w:r>
                            <w:r>
                              <w:rPr>
                                <w:color w:val="000000"/>
                                <w:sz w:val="16"/>
                              </w:rPr>
                              <w:t>Note</w:t>
                            </w:r>
                            <w:r>
                              <w:rPr>
                                <w:color w:val="000000"/>
                                <w:spacing w:val="35"/>
                                <w:sz w:val="16"/>
                              </w:rPr>
                              <w:t xml:space="preserve"> </w:t>
                            </w:r>
                            <w:r>
                              <w:rPr>
                                <w:color w:val="000000"/>
                                <w:sz w:val="16"/>
                              </w:rPr>
                              <w:t>that</w:t>
                            </w:r>
                            <w:r>
                              <w:rPr>
                                <w:color w:val="000000"/>
                                <w:spacing w:val="35"/>
                                <w:sz w:val="16"/>
                              </w:rPr>
                              <w:t xml:space="preserve"> </w:t>
                            </w:r>
                            <w:r>
                              <w:rPr>
                                <w:color w:val="000000"/>
                                <w:sz w:val="16"/>
                              </w:rPr>
                              <w:t>not</w:t>
                            </w:r>
                            <w:r>
                              <w:rPr>
                                <w:color w:val="000000"/>
                                <w:spacing w:val="35"/>
                                <w:sz w:val="16"/>
                              </w:rPr>
                              <w:t xml:space="preserve"> </w:t>
                            </w:r>
                            <w:proofErr w:type="gramStart"/>
                            <w:r>
                              <w:rPr>
                                <w:color w:val="000000"/>
                                <w:sz w:val="16"/>
                              </w:rPr>
                              <w:t>all</w:t>
                            </w:r>
                            <w:r>
                              <w:rPr>
                                <w:color w:val="000000"/>
                                <w:spacing w:val="35"/>
                                <w:sz w:val="16"/>
                              </w:rPr>
                              <w:t xml:space="preserve"> </w:t>
                            </w:r>
                            <w:r>
                              <w:rPr>
                                <w:color w:val="000000"/>
                                <w:sz w:val="16"/>
                              </w:rPr>
                              <w:t>of</w:t>
                            </w:r>
                            <w:proofErr w:type="gramEnd"/>
                            <w:r>
                              <w:rPr>
                                <w:color w:val="000000"/>
                                <w:spacing w:val="35"/>
                                <w:sz w:val="16"/>
                              </w:rPr>
                              <w:t xml:space="preserve"> </w:t>
                            </w:r>
                            <w:r>
                              <w:rPr>
                                <w:color w:val="000000"/>
                                <w:sz w:val="16"/>
                              </w:rPr>
                              <w:t>these</w:t>
                            </w:r>
                            <w:r>
                              <w:rPr>
                                <w:color w:val="000000"/>
                                <w:spacing w:val="35"/>
                                <w:sz w:val="16"/>
                              </w:rPr>
                              <w:t xml:space="preserve"> </w:t>
                            </w:r>
                            <w:r>
                              <w:rPr>
                                <w:color w:val="000000"/>
                                <w:sz w:val="16"/>
                              </w:rPr>
                              <w:t>data</w:t>
                            </w:r>
                            <w:r>
                              <w:rPr>
                                <w:color w:val="000000"/>
                                <w:spacing w:val="35"/>
                                <w:sz w:val="16"/>
                              </w:rPr>
                              <w:t xml:space="preserve"> </w:t>
                            </w:r>
                            <w:r>
                              <w:rPr>
                                <w:color w:val="000000"/>
                                <w:sz w:val="16"/>
                              </w:rPr>
                              <w:t>sources</w:t>
                            </w:r>
                            <w:r>
                              <w:rPr>
                                <w:color w:val="000000"/>
                                <w:spacing w:val="35"/>
                                <w:sz w:val="16"/>
                              </w:rPr>
                              <w:t xml:space="preserve"> </w:t>
                            </w:r>
                            <w:r>
                              <w:rPr>
                                <w:color w:val="000000"/>
                                <w:sz w:val="16"/>
                              </w:rPr>
                              <w:t>are</w:t>
                            </w:r>
                            <w:r>
                              <w:rPr>
                                <w:color w:val="000000"/>
                                <w:spacing w:val="35"/>
                                <w:sz w:val="16"/>
                              </w:rPr>
                              <w:t xml:space="preserve"> </w:t>
                            </w:r>
                            <w:r>
                              <w:rPr>
                                <w:color w:val="000000"/>
                                <w:sz w:val="16"/>
                              </w:rPr>
                              <w:t>necessarily</w:t>
                            </w:r>
                            <w:r>
                              <w:rPr>
                                <w:color w:val="000000"/>
                                <w:spacing w:val="35"/>
                                <w:sz w:val="16"/>
                              </w:rPr>
                              <w:t xml:space="preserve"> </w:t>
                            </w:r>
                            <w:r>
                              <w:rPr>
                                <w:color w:val="000000"/>
                                <w:sz w:val="16"/>
                              </w:rPr>
                              <w:t>relevant</w:t>
                            </w:r>
                            <w:r>
                              <w:rPr>
                                <w:color w:val="000000"/>
                                <w:spacing w:val="35"/>
                                <w:sz w:val="16"/>
                              </w:rPr>
                              <w:t xml:space="preserve"> </w:t>
                            </w:r>
                            <w:r>
                              <w:rPr>
                                <w:color w:val="000000"/>
                                <w:sz w:val="16"/>
                              </w:rPr>
                              <w:t>to</w:t>
                            </w:r>
                            <w:r>
                              <w:rPr>
                                <w:color w:val="000000"/>
                                <w:spacing w:val="35"/>
                                <w:sz w:val="16"/>
                              </w:rPr>
                              <w:t xml:space="preserve"> </w:t>
                            </w:r>
                            <w:r>
                              <w:rPr>
                                <w:color w:val="000000"/>
                                <w:sz w:val="16"/>
                              </w:rPr>
                              <w:t>the</w:t>
                            </w:r>
                            <w:r>
                              <w:rPr>
                                <w:color w:val="000000"/>
                                <w:spacing w:val="40"/>
                                <w:sz w:val="16"/>
                              </w:rPr>
                              <w:t xml:space="preserve"> </w:t>
                            </w:r>
                            <w:r w:rsidRPr="0081563E">
                              <w:rPr>
                                <w:szCs w:val="20"/>
                              </w:rPr>
                              <w:t>specific series we publish in the database. Full citation information for these sources is not</w:t>
                            </w:r>
                            <w:r>
                              <w:rPr>
                                <w:color w:val="000000"/>
                                <w:spacing w:val="40"/>
                                <w:sz w:val="16"/>
                              </w:rPr>
                              <w:t xml:space="preserve"> </w:t>
                            </w:r>
                            <w:r>
                              <w:rPr>
                                <w:color w:val="000000"/>
                                <w:sz w:val="16"/>
                              </w:rPr>
                              <w:t>typically</w:t>
                            </w:r>
                            <w:r>
                              <w:rPr>
                                <w:color w:val="000000"/>
                                <w:spacing w:val="24"/>
                                <w:sz w:val="16"/>
                              </w:rPr>
                              <w:t xml:space="preserve"> </w:t>
                            </w:r>
                            <w:r>
                              <w:rPr>
                                <w:color w:val="000000"/>
                                <w:sz w:val="16"/>
                              </w:rPr>
                              <w:t>included</w:t>
                            </w:r>
                            <w:r>
                              <w:rPr>
                                <w:color w:val="000000"/>
                                <w:spacing w:val="24"/>
                                <w:sz w:val="16"/>
                              </w:rPr>
                              <w:t xml:space="preserve"> </w:t>
                            </w:r>
                            <w:r>
                              <w:rPr>
                                <w:color w:val="000000"/>
                                <w:sz w:val="16"/>
                              </w:rPr>
                              <w:t>in</w:t>
                            </w:r>
                            <w:r>
                              <w:rPr>
                                <w:color w:val="000000"/>
                                <w:spacing w:val="24"/>
                                <w:sz w:val="16"/>
                              </w:rPr>
                              <w:t xml:space="preserve"> </w:t>
                            </w:r>
                            <w:r>
                              <w:rPr>
                                <w:color w:val="000000"/>
                                <w:sz w:val="16"/>
                              </w:rPr>
                              <w:t>the</w:t>
                            </w:r>
                            <w:r>
                              <w:rPr>
                                <w:color w:val="000000"/>
                                <w:spacing w:val="24"/>
                                <w:sz w:val="16"/>
                              </w:rPr>
                              <w:t xml:space="preserve"> </w:t>
                            </w:r>
                            <w:r>
                              <w:rPr>
                                <w:color w:val="000000"/>
                                <w:sz w:val="16"/>
                              </w:rPr>
                              <w:t>references</w:t>
                            </w:r>
                            <w:r>
                              <w:rPr>
                                <w:color w:val="000000"/>
                                <w:spacing w:val="24"/>
                                <w:sz w:val="16"/>
                              </w:rPr>
                              <w:t xml:space="preserve"> </w:t>
                            </w:r>
                            <w:r>
                              <w:rPr>
                                <w:color w:val="000000"/>
                                <w:sz w:val="16"/>
                              </w:rPr>
                              <w:t>section,</w:t>
                            </w:r>
                            <w:r>
                              <w:rPr>
                                <w:color w:val="000000"/>
                                <w:spacing w:val="24"/>
                                <w:sz w:val="16"/>
                              </w:rPr>
                              <w:t xml:space="preserve"> </w:t>
                            </w:r>
                            <w:r>
                              <w:rPr>
                                <w:color w:val="000000"/>
                                <w:sz w:val="16"/>
                              </w:rPr>
                              <w:t>and</w:t>
                            </w:r>
                            <w:r>
                              <w:rPr>
                                <w:color w:val="000000"/>
                                <w:spacing w:val="24"/>
                                <w:sz w:val="16"/>
                              </w:rPr>
                              <w:t xml:space="preserve"> </w:t>
                            </w:r>
                            <w:r>
                              <w:rPr>
                                <w:color w:val="000000"/>
                                <w:sz w:val="16"/>
                              </w:rPr>
                              <w:t>should</w:t>
                            </w:r>
                            <w:r>
                              <w:rPr>
                                <w:color w:val="000000"/>
                                <w:spacing w:val="24"/>
                                <w:sz w:val="16"/>
                              </w:rPr>
                              <w:t xml:space="preserve"> </w:t>
                            </w:r>
                            <w:r>
                              <w:rPr>
                                <w:color w:val="000000"/>
                                <w:sz w:val="16"/>
                              </w:rPr>
                              <w:t>instead</w:t>
                            </w:r>
                            <w:r>
                              <w:rPr>
                                <w:color w:val="000000"/>
                                <w:spacing w:val="24"/>
                                <w:sz w:val="16"/>
                              </w:rPr>
                              <w:t xml:space="preserve"> </w:t>
                            </w:r>
                            <w:r>
                              <w:rPr>
                                <w:color w:val="000000"/>
                                <w:sz w:val="16"/>
                              </w:rPr>
                              <w:t>be</w:t>
                            </w:r>
                            <w:r>
                              <w:rPr>
                                <w:color w:val="000000"/>
                                <w:spacing w:val="24"/>
                                <w:sz w:val="16"/>
                              </w:rPr>
                              <w:t xml:space="preserve"> </w:t>
                            </w:r>
                            <w:r>
                              <w:rPr>
                                <w:color w:val="000000"/>
                                <w:sz w:val="16"/>
                              </w:rPr>
                              <w:t>located</w:t>
                            </w:r>
                            <w:r>
                              <w:rPr>
                                <w:color w:val="000000"/>
                                <w:spacing w:val="24"/>
                                <w:sz w:val="16"/>
                              </w:rPr>
                              <w:t xml:space="preserve"> </w:t>
                            </w:r>
                            <w:r>
                              <w:rPr>
                                <w:color w:val="000000"/>
                                <w:sz w:val="16"/>
                              </w:rPr>
                              <w:t>from</w:t>
                            </w:r>
                            <w:r>
                              <w:rPr>
                                <w:color w:val="000000"/>
                                <w:spacing w:val="24"/>
                                <w:sz w:val="16"/>
                              </w:rPr>
                              <w:t xml:space="preserve"> </w:t>
                            </w:r>
                            <w:r>
                              <w:rPr>
                                <w:color w:val="000000"/>
                                <w:sz w:val="16"/>
                              </w:rPr>
                              <w:t>the</w:t>
                            </w:r>
                            <w:r>
                              <w:rPr>
                                <w:color w:val="000000"/>
                                <w:spacing w:val="24"/>
                                <w:sz w:val="16"/>
                              </w:rPr>
                              <w:t xml:space="preserve"> </w:t>
                            </w:r>
                            <w:proofErr w:type="gramStart"/>
                            <w:r>
                              <w:rPr>
                                <w:color w:val="000000"/>
                                <w:sz w:val="16"/>
                              </w:rPr>
                              <w:t>source</w:t>
                            </w:r>
                            <w:proofErr w:type="gramEnd"/>
                          </w:p>
                          <w:p w14:paraId="1F443952" w14:textId="77777777" w:rsidR="00620CF6" w:rsidRDefault="00000000">
                            <w:pPr>
                              <w:spacing w:line="215" w:lineRule="exact"/>
                              <w:ind w:left="3193"/>
                              <w:rPr>
                                <w:color w:val="000000"/>
                                <w:sz w:val="16"/>
                              </w:rPr>
                            </w:pPr>
                            <w:r>
                              <w:rPr>
                                <w:color w:val="000000"/>
                                <w:spacing w:val="-2"/>
                                <w:w w:val="105"/>
                                <w:sz w:val="16"/>
                              </w:rPr>
                              <w:t>itself.</w:t>
                            </w:r>
                          </w:p>
                        </w:txbxContent>
                      </wps:txbx>
                      <wps:bodyPr wrap="square" lIns="0" tIns="0" rIns="0" bIns="0" rtlCol="0">
                        <a:noAutofit/>
                      </wps:bodyPr>
                    </wps:wsp>
                  </a:graphicData>
                </a:graphic>
              </wp:anchor>
            </w:drawing>
          </mc:Choice>
          <mc:Fallback>
            <w:pict>
              <v:shape w14:anchorId="30BA10A7" id="Textbox 78" o:spid="_x0000_s1068" type="#_x0000_t202" style="position:absolute;left:0;text-align:left;margin-left:70.85pt;margin-top:35.6pt;width:505.85pt;height:83.05pt;z-index:-21696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" fillcolor="#f7f7f7" stroked="f">
                <v:textbox inset="0,0,0,0">
                  <w:txbxContent>
                    <w:p w14:paraId="60CFCEFA" w14:textId="77777777" w:rsidR="00620CF6" w:rsidRDefault="00000000">
                      <w:pPr>
                        <w:tabs>
                          <w:tab w:val="left" w:pos="3193"/>
                        </w:tabs>
                        <w:spacing w:before="64" w:line="369" w:lineRule="auto"/>
                        <w:ind w:left="3193" w:right="203" w:hanging="2720"/>
                        <w:rPr>
                          <w:color w:val="000000"/>
                          <w:sz w:val="16"/>
                        </w:rPr>
                      </w:pPr>
                      <w:r>
                        <w:rPr>
                          <w:color w:val="000000"/>
                          <w:sz w:val="16"/>
                        </w:rPr>
                        <w:t>Data sources used in the research</w:t>
                      </w:r>
                      <w:r>
                        <w:rPr>
                          <w:color w:val="000000"/>
                          <w:sz w:val="16"/>
                        </w:rPr>
                        <w:tab/>
                        <w:t>A</w:t>
                      </w:r>
                      <w:r>
                        <w:rPr>
                          <w:color w:val="000000"/>
                          <w:spacing w:val="29"/>
                          <w:sz w:val="16"/>
                        </w:rPr>
                        <w:t xml:space="preserve"> </w:t>
                      </w:r>
                      <w:r>
                        <w:rPr>
                          <w:color w:val="000000"/>
                          <w:sz w:val="16"/>
                        </w:rPr>
                        <w:t>list</w:t>
                      </w:r>
                      <w:r>
                        <w:rPr>
                          <w:color w:val="000000"/>
                          <w:spacing w:val="29"/>
                          <w:sz w:val="16"/>
                        </w:rPr>
                        <w:t xml:space="preserve"> </w:t>
                      </w:r>
                      <w:r>
                        <w:rPr>
                          <w:color w:val="000000"/>
                          <w:sz w:val="16"/>
                        </w:rPr>
                        <w:t>of</w:t>
                      </w:r>
                      <w:r>
                        <w:rPr>
                          <w:color w:val="000000"/>
                          <w:spacing w:val="29"/>
                          <w:sz w:val="16"/>
                        </w:rPr>
                        <w:t xml:space="preserve"> </w:t>
                      </w:r>
                      <w:r>
                        <w:rPr>
                          <w:color w:val="000000"/>
                          <w:sz w:val="16"/>
                        </w:rPr>
                        <w:t>all</w:t>
                      </w:r>
                      <w:r>
                        <w:rPr>
                          <w:color w:val="000000"/>
                          <w:spacing w:val="29"/>
                          <w:sz w:val="16"/>
                        </w:rPr>
                        <w:t xml:space="preserve"> </w:t>
                      </w:r>
                      <w:r>
                        <w:rPr>
                          <w:color w:val="000000"/>
                          <w:sz w:val="16"/>
                        </w:rPr>
                        <w:t>data</w:t>
                      </w:r>
                      <w:r>
                        <w:rPr>
                          <w:color w:val="000000"/>
                          <w:spacing w:val="29"/>
                          <w:sz w:val="16"/>
                        </w:rPr>
                        <w:t xml:space="preserve"> </w:t>
                      </w:r>
                      <w:r>
                        <w:rPr>
                          <w:color w:val="000000"/>
                          <w:sz w:val="16"/>
                        </w:rPr>
                        <w:t>sources</w:t>
                      </w:r>
                      <w:r>
                        <w:rPr>
                          <w:color w:val="000000"/>
                          <w:spacing w:val="29"/>
                          <w:sz w:val="16"/>
                        </w:rPr>
                        <w:t xml:space="preserve"> </w:t>
                      </w:r>
                      <w:r>
                        <w:rPr>
                          <w:color w:val="000000"/>
                          <w:sz w:val="16"/>
                        </w:rPr>
                        <w:t>used</w:t>
                      </w:r>
                      <w:r>
                        <w:rPr>
                          <w:color w:val="000000"/>
                          <w:spacing w:val="29"/>
                          <w:sz w:val="16"/>
                        </w:rPr>
                        <w:t xml:space="preserve"> </w:t>
                      </w:r>
                      <w:r>
                        <w:rPr>
                          <w:color w:val="000000"/>
                          <w:sz w:val="16"/>
                        </w:rPr>
                        <w:t>in</w:t>
                      </w:r>
                      <w:r>
                        <w:rPr>
                          <w:color w:val="000000"/>
                          <w:spacing w:val="29"/>
                          <w:sz w:val="16"/>
                        </w:rPr>
                        <w:t xml:space="preserve"> </w:t>
                      </w:r>
                      <w:r>
                        <w:rPr>
                          <w:color w:val="000000"/>
                          <w:sz w:val="16"/>
                        </w:rPr>
                        <w:t>the</w:t>
                      </w:r>
                      <w:r>
                        <w:rPr>
                          <w:color w:val="000000"/>
                          <w:spacing w:val="29"/>
                          <w:sz w:val="16"/>
                        </w:rPr>
                        <w:t xml:space="preserve"> </w:t>
                      </w:r>
                      <w:r>
                        <w:rPr>
                          <w:color w:val="000000"/>
                          <w:sz w:val="16"/>
                        </w:rPr>
                        <w:t>estimation</w:t>
                      </w:r>
                      <w:r>
                        <w:rPr>
                          <w:color w:val="000000"/>
                          <w:spacing w:val="29"/>
                          <w:sz w:val="16"/>
                        </w:rPr>
                        <w:t xml:space="preserve"> </w:t>
                      </w:r>
                      <w:r>
                        <w:rPr>
                          <w:color w:val="000000"/>
                          <w:sz w:val="16"/>
                        </w:rPr>
                        <w:t>of</w:t>
                      </w:r>
                      <w:r>
                        <w:rPr>
                          <w:color w:val="000000"/>
                          <w:spacing w:val="29"/>
                          <w:sz w:val="16"/>
                        </w:rPr>
                        <w:t xml:space="preserve"> </w:t>
                      </w:r>
                      <w:r>
                        <w:rPr>
                          <w:color w:val="000000"/>
                          <w:sz w:val="16"/>
                        </w:rPr>
                        <w:t>wealth</w:t>
                      </w:r>
                      <w:r>
                        <w:rPr>
                          <w:color w:val="000000"/>
                          <w:spacing w:val="29"/>
                          <w:sz w:val="16"/>
                        </w:rPr>
                        <w:t xml:space="preserve"> </w:t>
                      </w:r>
                      <w:r>
                        <w:rPr>
                          <w:color w:val="000000"/>
                          <w:sz w:val="16"/>
                        </w:rPr>
                        <w:t>inequality</w:t>
                      </w:r>
                      <w:r>
                        <w:rPr>
                          <w:color w:val="000000"/>
                          <w:spacing w:val="29"/>
                          <w:sz w:val="16"/>
                        </w:rPr>
                        <w:t xml:space="preserve"> </w:t>
                      </w:r>
                      <w:r>
                        <w:rPr>
                          <w:color w:val="000000"/>
                          <w:sz w:val="16"/>
                        </w:rPr>
                        <w:t>and</w:t>
                      </w:r>
                      <w:r>
                        <w:rPr>
                          <w:color w:val="000000"/>
                          <w:spacing w:val="29"/>
                          <w:sz w:val="16"/>
                        </w:rPr>
                        <w:t xml:space="preserve"> </w:t>
                      </w:r>
                      <w:r>
                        <w:rPr>
                          <w:color w:val="000000"/>
                          <w:sz w:val="16"/>
                        </w:rPr>
                        <w:t>the</w:t>
                      </w:r>
                      <w:r>
                        <w:rPr>
                          <w:color w:val="000000"/>
                          <w:spacing w:val="29"/>
                          <w:sz w:val="16"/>
                        </w:rPr>
                        <w:t xml:space="preserve"> </w:t>
                      </w:r>
                      <w:r>
                        <w:rPr>
                          <w:color w:val="000000"/>
                          <w:sz w:val="16"/>
                        </w:rPr>
                        <w:t>year(s)</w:t>
                      </w:r>
                      <w:r>
                        <w:rPr>
                          <w:color w:val="000000"/>
                          <w:spacing w:val="29"/>
                          <w:sz w:val="16"/>
                        </w:rPr>
                        <w:t xml:space="preserve"> </w:t>
                      </w:r>
                      <w:r>
                        <w:rPr>
                          <w:color w:val="000000"/>
                          <w:sz w:val="16"/>
                        </w:rPr>
                        <w:t>they</w:t>
                      </w:r>
                      <w:r>
                        <w:rPr>
                          <w:color w:val="000000"/>
                          <w:spacing w:val="40"/>
                          <w:sz w:val="16"/>
                        </w:rPr>
                        <w:t xml:space="preserve"> </w:t>
                      </w:r>
                      <w:r>
                        <w:rPr>
                          <w:color w:val="000000"/>
                          <w:sz w:val="16"/>
                        </w:rPr>
                        <w:t>provide</w:t>
                      </w:r>
                      <w:r>
                        <w:rPr>
                          <w:color w:val="000000"/>
                          <w:spacing w:val="35"/>
                          <w:sz w:val="16"/>
                        </w:rPr>
                        <w:t xml:space="preserve"> </w:t>
                      </w:r>
                      <w:r>
                        <w:rPr>
                          <w:color w:val="000000"/>
                          <w:sz w:val="16"/>
                        </w:rPr>
                        <w:t>data</w:t>
                      </w:r>
                      <w:r>
                        <w:rPr>
                          <w:color w:val="000000"/>
                          <w:spacing w:val="35"/>
                          <w:sz w:val="16"/>
                        </w:rPr>
                        <w:t xml:space="preserve"> </w:t>
                      </w:r>
                      <w:r>
                        <w:rPr>
                          <w:color w:val="000000"/>
                          <w:sz w:val="16"/>
                        </w:rPr>
                        <w:t>for.</w:t>
                      </w:r>
                      <w:r>
                        <w:rPr>
                          <w:color w:val="000000"/>
                          <w:spacing w:val="40"/>
                          <w:sz w:val="16"/>
                        </w:rPr>
                        <w:t xml:space="preserve"> </w:t>
                      </w:r>
                      <w:r>
                        <w:rPr>
                          <w:color w:val="000000"/>
                          <w:sz w:val="16"/>
                        </w:rPr>
                        <w:t>Note</w:t>
                      </w:r>
                      <w:r>
                        <w:rPr>
                          <w:color w:val="000000"/>
                          <w:spacing w:val="35"/>
                          <w:sz w:val="16"/>
                        </w:rPr>
                        <w:t xml:space="preserve"> </w:t>
                      </w:r>
                      <w:r>
                        <w:rPr>
                          <w:color w:val="000000"/>
                          <w:sz w:val="16"/>
                        </w:rPr>
                        <w:t>that</w:t>
                      </w:r>
                      <w:r>
                        <w:rPr>
                          <w:color w:val="000000"/>
                          <w:spacing w:val="35"/>
                          <w:sz w:val="16"/>
                        </w:rPr>
                        <w:t xml:space="preserve"> </w:t>
                      </w:r>
                      <w:r>
                        <w:rPr>
                          <w:color w:val="000000"/>
                          <w:sz w:val="16"/>
                        </w:rPr>
                        <w:t>not</w:t>
                      </w:r>
                      <w:r>
                        <w:rPr>
                          <w:color w:val="000000"/>
                          <w:spacing w:val="35"/>
                          <w:sz w:val="16"/>
                        </w:rPr>
                        <w:t xml:space="preserve"> </w:t>
                      </w:r>
                      <w:proofErr w:type="gramStart"/>
                      <w:r>
                        <w:rPr>
                          <w:color w:val="000000"/>
                          <w:sz w:val="16"/>
                        </w:rPr>
                        <w:t>all</w:t>
                      </w:r>
                      <w:r>
                        <w:rPr>
                          <w:color w:val="000000"/>
                          <w:spacing w:val="35"/>
                          <w:sz w:val="16"/>
                        </w:rPr>
                        <w:t xml:space="preserve"> </w:t>
                      </w:r>
                      <w:r>
                        <w:rPr>
                          <w:color w:val="000000"/>
                          <w:sz w:val="16"/>
                        </w:rPr>
                        <w:t>of</w:t>
                      </w:r>
                      <w:proofErr w:type="gramEnd"/>
                      <w:r>
                        <w:rPr>
                          <w:color w:val="000000"/>
                          <w:spacing w:val="35"/>
                          <w:sz w:val="16"/>
                        </w:rPr>
                        <w:t xml:space="preserve"> </w:t>
                      </w:r>
                      <w:r>
                        <w:rPr>
                          <w:color w:val="000000"/>
                          <w:sz w:val="16"/>
                        </w:rPr>
                        <w:t>these</w:t>
                      </w:r>
                      <w:r>
                        <w:rPr>
                          <w:color w:val="000000"/>
                          <w:spacing w:val="35"/>
                          <w:sz w:val="16"/>
                        </w:rPr>
                        <w:t xml:space="preserve"> </w:t>
                      </w:r>
                      <w:r>
                        <w:rPr>
                          <w:color w:val="000000"/>
                          <w:sz w:val="16"/>
                        </w:rPr>
                        <w:t>data</w:t>
                      </w:r>
                      <w:r>
                        <w:rPr>
                          <w:color w:val="000000"/>
                          <w:spacing w:val="35"/>
                          <w:sz w:val="16"/>
                        </w:rPr>
                        <w:t xml:space="preserve"> </w:t>
                      </w:r>
                      <w:r>
                        <w:rPr>
                          <w:color w:val="000000"/>
                          <w:sz w:val="16"/>
                        </w:rPr>
                        <w:t>sources</w:t>
                      </w:r>
                      <w:r>
                        <w:rPr>
                          <w:color w:val="000000"/>
                          <w:spacing w:val="35"/>
                          <w:sz w:val="16"/>
                        </w:rPr>
                        <w:t xml:space="preserve"> </w:t>
                      </w:r>
                      <w:r>
                        <w:rPr>
                          <w:color w:val="000000"/>
                          <w:sz w:val="16"/>
                        </w:rPr>
                        <w:t>are</w:t>
                      </w:r>
                      <w:r>
                        <w:rPr>
                          <w:color w:val="000000"/>
                          <w:spacing w:val="35"/>
                          <w:sz w:val="16"/>
                        </w:rPr>
                        <w:t xml:space="preserve"> </w:t>
                      </w:r>
                      <w:r>
                        <w:rPr>
                          <w:color w:val="000000"/>
                          <w:sz w:val="16"/>
                        </w:rPr>
                        <w:t>necessarily</w:t>
                      </w:r>
                      <w:r>
                        <w:rPr>
                          <w:color w:val="000000"/>
                          <w:spacing w:val="35"/>
                          <w:sz w:val="16"/>
                        </w:rPr>
                        <w:t xml:space="preserve"> </w:t>
                      </w:r>
                      <w:r>
                        <w:rPr>
                          <w:color w:val="000000"/>
                          <w:sz w:val="16"/>
                        </w:rPr>
                        <w:t>relevant</w:t>
                      </w:r>
                      <w:r>
                        <w:rPr>
                          <w:color w:val="000000"/>
                          <w:spacing w:val="35"/>
                          <w:sz w:val="16"/>
                        </w:rPr>
                        <w:t xml:space="preserve"> </w:t>
                      </w:r>
                      <w:r>
                        <w:rPr>
                          <w:color w:val="000000"/>
                          <w:sz w:val="16"/>
                        </w:rPr>
                        <w:t>to</w:t>
                      </w:r>
                      <w:r>
                        <w:rPr>
                          <w:color w:val="000000"/>
                          <w:spacing w:val="35"/>
                          <w:sz w:val="16"/>
                        </w:rPr>
                        <w:t xml:space="preserve"> </w:t>
                      </w:r>
                      <w:r>
                        <w:rPr>
                          <w:color w:val="000000"/>
                          <w:sz w:val="16"/>
                        </w:rPr>
                        <w:t>the</w:t>
                      </w:r>
                      <w:r>
                        <w:rPr>
                          <w:color w:val="000000"/>
                          <w:spacing w:val="40"/>
                          <w:sz w:val="16"/>
                        </w:rPr>
                        <w:t xml:space="preserve"> </w:t>
                      </w:r>
                      <w:r w:rsidRPr="0081563E">
                        <w:rPr>
                          <w:szCs w:val="20"/>
                        </w:rPr>
                        <w:t>specific series we publish in the database. Full citation information for these sources is not</w:t>
                      </w:r>
                      <w:r>
                        <w:rPr>
                          <w:color w:val="000000"/>
                          <w:spacing w:val="40"/>
                          <w:sz w:val="16"/>
                        </w:rPr>
                        <w:t xml:space="preserve"> </w:t>
                      </w:r>
                      <w:r>
                        <w:rPr>
                          <w:color w:val="000000"/>
                          <w:sz w:val="16"/>
                        </w:rPr>
                        <w:t>typically</w:t>
                      </w:r>
                      <w:r>
                        <w:rPr>
                          <w:color w:val="000000"/>
                          <w:spacing w:val="24"/>
                          <w:sz w:val="16"/>
                        </w:rPr>
                        <w:t xml:space="preserve"> </w:t>
                      </w:r>
                      <w:r>
                        <w:rPr>
                          <w:color w:val="000000"/>
                          <w:sz w:val="16"/>
                        </w:rPr>
                        <w:t>included</w:t>
                      </w:r>
                      <w:r>
                        <w:rPr>
                          <w:color w:val="000000"/>
                          <w:spacing w:val="24"/>
                          <w:sz w:val="16"/>
                        </w:rPr>
                        <w:t xml:space="preserve"> </w:t>
                      </w:r>
                      <w:r>
                        <w:rPr>
                          <w:color w:val="000000"/>
                          <w:sz w:val="16"/>
                        </w:rPr>
                        <w:t>in</w:t>
                      </w:r>
                      <w:r>
                        <w:rPr>
                          <w:color w:val="000000"/>
                          <w:spacing w:val="24"/>
                          <w:sz w:val="16"/>
                        </w:rPr>
                        <w:t xml:space="preserve"> </w:t>
                      </w:r>
                      <w:r>
                        <w:rPr>
                          <w:color w:val="000000"/>
                          <w:sz w:val="16"/>
                        </w:rPr>
                        <w:t>the</w:t>
                      </w:r>
                      <w:r>
                        <w:rPr>
                          <w:color w:val="000000"/>
                          <w:spacing w:val="24"/>
                          <w:sz w:val="16"/>
                        </w:rPr>
                        <w:t xml:space="preserve"> </w:t>
                      </w:r>
                      <w:r>
                        <w:rPr>
                          <w:color w:val="000000"/>
                          <w:sz w:val="16"/>
                        </w:rPr>
                        <w:t>references</w:t>
                      </w:r>
                      <w:r>
                        <w:rPr>
                          <w:color w:val="000000"/>
                          <w:spacing w:val="24"/>
                          <w:sz w:val="16"/>
                        </w:rPr>
                        <w:t xml:space="preserve"> </w:t>
                      </w:r>
                      <w:r>
                        <w:rPr>
                          <w:color w:val="000000"/>
                          <w:sz w:val="16"/>
                        </w:rPr>
                        <w:t>section,</w:t>
                      </w:r>
                      <w:r>
                        <w:rPr>
                          <w:color w:val="000000"/>
                          <w:spacing w:val="24"/>
                          <w:sz w:val="16"/>
                        </w:rPr>
                        <w:t xml:space="preserve"> </w:t>
                      </w:r>
                      <w:r>
                        <w:rPr>
                          <w:color w:val="000000"/>
                          <w:sz w:val="16"/>
                        </w:rPr>
                        <w:t>and</w:t>
                      </w:r>
                      <w:r>
                        <w:rPr>
                          <w:color w:val="000000"/>
                          <w:spacing w:val="24"/>
                          <w:sz w:val="16"/>
                        </w:rPr>
                        <w:t xml:space="preserve"> </w:t>
                      </w:r>
                      <w:r>
                        <w:rPr>
                          <w:color w:val="000000"/>
                          <w:sz w:val="16"/>
                        </w:rPr>
                        <w:t>should</w:t>
                      </w:r>
                      <w:r>
                        <w:rPr>
                          <w:color w:val="000000"/>
                          <w:spacing w:val="24"/>
                          <w:sz w:val="16"/>
                        </w:rPr>
                        <w:t xml:space="preserve"> </w:t>
                      </w:r>
                      <w:r>
                        <w:rPr>
                          <w:color w:val="000000"/>
                          <w:sz w:val="16"/>
                        </w:rPr>
                        <w:t>instead</w:t>
                      </w:r>
                      <w:r>
                        <w:rPr>
                          <w:color w:val="000000"/>
                          <w:spacing w:val="24"/>
                          <w:sz w:val="16"/>
                        </w:rPr>
                        <w:t xml:space="preserve"> </w:t>
                      </w:r>
                      <w:r>
                        <w:rPr>
                          <w:color w:val="000000"/>
                          <w:sz w:val="16"/>
                        </w:rPr>
                        <w:t>be</w:t>
                      </w:r>
                      <w:r>
                        <w:rPr>
                          <w:color w:val="000000"/>
                          <w:spacing w:val="24"/>
                          <w:sz w:val="16"/>
                        </w:rPr>
                        <w:t xml:space="preserve"> </w:t>
                      </w:r>
                      <w:r>
                        <w:rPr>
                          <w:color w:val="000000"/>
                          <w:sz w:val="16"/>
                        </w:rPr>
                        <w:t>located</w:t>
                      </w:r>
                      <w:r>
                        <w:rPr>
                          <w:color w:val="000000"/>
                          <w:spacing w:val="24"/>
                          <w:sz w:val="16"/>
                        </w:rPr>
                        <w:t xml:space="preserve"> </w:t>
                      </w:r>
                      <w:r>
                        <w:rPr>
                          <w:color w:val="000000"/>
                          <w:sz w:val="16"/>
                        </w:rPr>
                        <w:t>from</w:t>
                      </w:r>
                      <w:r>
                        <w:rPr>
                          <w:color w:val="000000"/>
                          <w:spacing w:val="24"/>
                          <w:sz w:val="16"/>
                        </w:rPr>
                        <w:t xml:space="preserve"> </w:t>
                      </w:r>
                      <w:r>
                        <w:rPr>
                          <w:color w:val="000000"/>
                          <w:sz w:val="16"/>
                        </w:rPr>
                        <w:t>the</w:t>
                      </w:r>
                      <w:r>
                        <w:rPr>
                          <w:color w:val="000000"/>
                          <w:spacing w:val="24"/>
                          <w:sz w:val="16"/>
                        </w:rPr>
                        <w:t xml:space="preserve"> </w:t>
                      </w:r>
                      <w:proofErr w:type="gramStart"/>
                      <w:r>
                        <w:rPr>
                          <w:color w:val="000000"/>
                          <w:sz w:val="16"/>
                        </w:rPr>
                        <w:t>source</w:t>
                      </w:r>
                      <w:proofErr w:type="gramEnd"/>
                    </w:p>
                    <w:p w14:paraId="1F443952" w14:textId="77777777" w:rsidR="00620CF6" w:rsidRDefault="00000000">
                      <w:pPr>
                        <w:spacing w:line="215" w:lineRule="exact"/>
                        <w:ind w:left="3193"/>
                        <w:rPr>
                          <w:color w:val="000000"/>
                          <w:sz w:val="16"/>
                        </w:rPr>
                      </w:pPr>
                      <w:r>
                        <w:rPr>
                          <w:color w:val="000000"/>
                          <w:spacing w:val="-2"/>
                          <w:w w:val="105"/>
                          <w:sz w:val="16"/>
                        </w:rPr>
                        <w:t>itself.</w:t>
                      </w:r>
                    </w:p>
                  </w:txbxContent>
                </v:textbox>
                <w10:wrap anchorx="page"/>
              </v:shape>
            </w:pict>
          </mc:Fallback>
        </mc:AlternateContent>
      </w:r>
      <w:r>
        <w:rPr>
          <w:noProof/>
        </w:rPr>
        <mc:AlternateContent>
          <mc:Choice Requires="wps">
            <w:drawing>
              <wp:anchor distT="0" distB="0" distL="0" distR="0" simplePos="0" relativeHeight="15751680" behindDoc="0" locked="0" layoutInCell="1" allowOverlap="1" wp14:anchorId="27A475EB" wp14:editId="6B4C730A">
                <wp:simplePos x="0" y="0"/>
                <wp:positionH relativeFrom="page">
                  <wp:posOffset>899998</wp:posOffset>
                </wp:positionH>
                <wp:positionV relativeFrom="paragraph">
                  <wp:posOffset>-180778</wp:posOffset>
                </wp:positionV>
                <wp:extent cx="6424295" cy="211454"/>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4295" cy="211454"/>
                        </a:xfrm>
                        <a:prstGeom prst="rect">
                          <a:avLst/>
                        </a:prstGeom>
                        <a:solidFill>
                          <a:srgbClr val="F7F7F7"/>
                        </a:solidFill>
                      </wps:spPr>
                      <wps:txbx>
                        <w:txbxContent>
                          <w:p w14:paraId="1A75AB58" w14:textId="77777777" w:rsidR="00620CF6" w:rsidRDefault="00000000">
                            <w:pPr>
                              <w:tabs>
                                <w:tab w:val="left" w:pos="3193"/>
                              </w:tabs>
                              <w:spacing w:before="64"/>
                              <w:ind w:left="2208"/>
                              <w:rPr>
                                <w:color w:val="000000"/>
                                <w:sz w:val="16"/>
                              </w:rPr>
                            </w:pPr>
                            <w:r>
                              <w:rPr>
                                <w:color w:val="000000"/>
                                <w:sz w:val="16"/>
                              </w:rPr>
                              <w:t>Data</w:t>
                            </w:r>
                            <w:r>
                              <w:rPr>
                                <w:color w:val="000000"/>
                                <w:spacing w:val="42"/>
                                <w:sz w:val="16"/>
                              </w:rPr>
                              <w:t xml:space="preserve"> </w:t>
                            </w:r>
                            <w:r>
                              <w:rPr>
                                <w:color w:val="000000"/>
                                <w:spacing w:val="-4"/>
                                <w:sz w:val="16"/>
                              </w:rPr>
                              <w:t>type</w:t>
                            </w:r>
                            <w:r>
                              <w:rPr>
                                <w:color w:val="000000"/>
                                <w:sz w:val="16"/>
                              </w:rPr>
                              <w:tab/>
                              <w:t>A</w:t>
                            </w:r>
                            <w:r>
                              <w:rPr>
                                <w:color w:val="000000"/>
                                <w:spacing w:val="22"/>
                                <w:sz w:val="16"/>
                              </w:rPr>
                              <w:t xml:space="preserve"> </w:t>
                            </w:r>
                            <w:r>
                              <w:rPr>
                                <w:color w:val="000000"/>
                                <w:sz w:val="16"/>
                              </w:rPr>
                              <w:t>categorization</w:t>
                            </w:r>
                            <w:r>
                              <w:rPr>
                                <w:color w:val="000000"/>
                                <w:spacing w:val="22"/>
                                <w:sz w:val="16"/>
                              </w:rPr>
                              <w:t xml:space="preserve"> </w:t>
                            </w:r>
                            <w:r>
                              <w:rPr>
                                <w:color w:val="000000"/>
                                <w:sz w:val="16"/>
                              </w:rPr>
                              <w:t>of</w:t>
                            </w:r>
                            <w:r>
                              <w:rPr>
                                <w:color w:val="000000"/>
                                <w:spacing w:val="22"/>
                                <w:sz w:val="16"/>
                              </w:rPr>
                              <w:t xml:space="preserve"> </w:t>
                            </w:r>
                            <w:r>
                              <w:rPr>
                                <w:color w:val="000000"/>
                                <w:sz w:val="16"/>
                              </w:rPr>
                              <w:t>the</w:t>
                            </w:r>
                            <w:r>
                              <w:rPr>
                                <w:color w:val="000000"/>
                                <w:spacing w:val="22"/>
                                <w:sz w:val="16"/>
                              </w:rPr>
                              <w:t xml:space="preserve"> </w:t>
                            </w:r>
                            <w:r>
                              <w:rPr>
                                <w:color w:val="000000"/>
                                <w:sz w:val="16"/>
                              </w:rPr>
                              <w:t>data</w:t>
                            </w:r>
                            <w:r>
                              <w:rPr>
                                <w:color w:val="000000"/>
                                <w:spacing w:val="23"/>
                                <w:sz w:val="16"/>
                              </w:rPr>
                              <w:t xml:space="preserve"> </w:t>
                            </w:r>
                            <w:r>
                              <w:rPr>
                                <w:color w:val="000000"/>
                                <w:sz w:val="16"/>
                              </w:rPr>
                              <w:t>type(s)</w:t>
                            </w:r>
                            <w:r>
                              <w:rPr>
                                <w:color w:val="000000"/>
                                <w:spacing w:val="22"/>
                                <w:sz w:val="16"/>
                              </w:rPr>
                              <w:t xml:space="preserve"> </w:t>
                            </w:r>
                            <w:r>
                              <w:rPr>
                                <w:color w:val="000000"/>
                                <w:sz w:val="16"/>
                              </w:rPr>
                              <w:t>used</w:t>
                            </w:r>
                            <w:r>
                              <w:rPr>
                                <w:color w:val="000000"/>
                                <w:spacing w:val="22"/>
                                <w:sz w:val="16"/>
                              </w:rPr>
                              <w:t xml:space="preserve"> </w:t>
                            </w:r>
                            <w:r>
                              <w:rPr>
                                <w:color w:val="000000"/>
                                <w:sz w:val="16"/>
                              </w:rPr>
                              <w:t>in</w:t>
                            </w:r>
                            <w:r>
                              <w:rPr>
                                <w:color w:val="000000"/>
                                <w:spacing w:val="22"/>
                                <w:sz w:val="16"/>
                              </w:rPr>
                              <w:t xml:space="preserve"> </w:t>
                            </w:r>
                            <w:r>
                              <w:rPr>
                                <w:color w:val="000000"/>
                                <w:sz w:val="16"/>
                              </w:rPr>
                              <w:t>the</w:t>
                            </w:r>
                            <w:r>
                              <w:rPr>
                                <w:color w:val="000000"/>
                                <w:spacing w:val="23"/>
                                <w:sz w:val="16"/>
                              </w:rPr>
                              <w:t xml:space="preserve"> </w:t>
                            </w:r>
                            <w:r>
                              <w:rPr>
                                <w:color w:val="000000"/>
                                <w:sz w:val="16"/>
                              </w:rPr>
                              <w:t>series</w:t>
                            </w:r>
                            <w:r>
                              <w:rPr>
                                <w:color w:val="000000"/>
                                <w:spacing w:val="22"/>
                                <w:sz w:val="16"/>
                              </w:rPr>
                              <w:t xml:space="preserve"> </w:t>
                            </w:r>
                            <w:r>
                              <w:rPr>
                                <w:color w:val="000000"/>
                                <w:sz w:val="16"/>
                              </w:rPr>
                              <w:t>published</w:t>
                            </w:r>
                            <w:r>
                              <w:rPr>
                                <w:color w:val="000000"/>
                                <w:spacing w:val="22"/>
                                <w:sz w:val="16"/>
                              </w:rPr>
                              <w:t xml:space="preserve"> </w:t>
                            </w:r>
                            <w:r>
                              <w:rPr>
                                <w:color w:val="000000"/>
                                <w:sz w:val="16"/>
                              </w:rPr>
                              <w:t>in</w:t>
                            </w:r>
                            <w:r>
                              <w:rPr>
                                <w:color w:val="000000"/>
                                <w:spacing w:val="22"/>
                                <w:sz w:val="16"/>
                              </w:rPr>
                              <w:t xml:space="preserve"> </w:t>
                            </w:r>
                            <w:r>
                              <w:rPr>
                                <w:color w:val="000000"/>
                                <w:sz w:val="16"/>
                              </w:rPr>
                              <w:t>the</w:t>
                            </w:r>
                            <w:r>
                              <w:rPr>
                                <w:color w:val="000000"/>
                                <w:spacing w:val="23"/>
                                <w:sz w:val="16"/>
                              </w:rPr>
                              <w:t xml:space="preserve"> </w:t>
                            </w:r>
                            <w:r>
                              <w:rPr>
                                <w:color w:val="000000"/>
                                <w:spacing w:val="-2"/>
                                <w:sz w:val="16"/>
                              </w:rPr>
                              <w:t>warehouse.</w:t>
                            </w:r>
                          </w:p>
                        </w:txbxContent>
                      </wps:txbx>
                      <wps:bodyPr wrap="square" lIns="0" tIns="0" rIns="0" bIns="0" rtlCol="0">
                        <a:noAutofit/>
                      </wps:bodyPr>
                    </wps:wsp>
                  </a:graphicData>
                </a:graphic>
              </wp:anchor>
            </w:drawing>
          </mc:Choice>
          <mc:Fallback>
            <w:pict>
              <v:shape w14:anchorId="27A475EB" id="Textbox 79" o:spid="_x0000_s1069" type="#_x0000_t202" style="position:absolute;left:0;text-align:left;margin-left:70.85pt;margin-top:-14.25pt;width:505.85pt;height:16.65pt;z-index:1575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" fillcolor="#f7f7f7" stroked="f">
                <v:textbox inset="0,0,0,0">
                  <w:txbxContent>
                    <w:p w14:paraId="1A75AB58" w14:textId="77777777" w:rsidR="00620CF6" w:rsidRDefault="00000000">
                      <w:pPr>
                        <w:tabs>
                          <w:tab w:val="left" w:pos="3193"/>
                        </w:tabs>
                        <w:spacing w:before="64"/>
                        <w:ind w:left="2208"/>
                        <w:rPr>
                          <w:color w:val="000000"/>
                          <w:sz w:val="16"/>
                        </w:rPr>
                      </w:pPr>
                      <w:r>
                        <w:rPr>
                          <w:color w:val="000000"/>
                          <w:sz w:val="16"/>
                        </w:rPr>
                        <w:t>Data</w:t>
                      </w:r>
                      <w:r>
                        <w:rPr>
                          <w:color w:val="000000"/>
                          <w:spacing w:val="42"/>
                          <w:sz w:val="16"/>
                        </w:rPr>
                        <w:t xml:space="preserve"> </w:t>
                      </w:r>
                      <w:r>
                        <w:rPr>
                          <w:color w:val="000000"/>
                          <w:spacing w:val="-4"/>
                          <w:sz w:val="16"/>
                        </w:rPr>
                        <w:t>type</w:t>
                      </w:r>
                      <w:r>
                        <w:rPr>
                          <w:color w:val="000000"/>
                          <w:sz w:val="16"/>
                        </w:rPr>
                        <w:tab/>
                        <w:t>A</w:t>
                      </w:r>
                      <w:r>
                        <w:rPr>
                          <w:color w:val="000000"/>
                          <w:spacing w:val="22"/>
                          <w:sz w:val="16"/>
                        </w:rPr>
                        <w:t xml:space="preserve"> </w:t>
                      </w:r>
                      <w:r>
                        <w:rPr>
                          <w:color w:val="000000"/>
                          <w:sz w:val="16"/>
                        </w:rPr>
                        <w:t>categorization</w:t>
                      </w:r>
                      <w:r>
                        <w:rPr>
                          <w:color w:val="000000"/>
                          <w:spacing w:val="22"/>
                          <w:sz w:val="16"/>
                        </w:rPr>
                        <w:t xml:space="preserve"> </w:t>
                      </w:r>
                      <w:r>
                        <w:rPr>
                          <w:color w:val="000000"/>
                          <w:sz w:val="16"/>
                        </w:rPr>
                        <w:t>of</w:t>
                      </w:r>
                      <w:r>
                        <w:rPr>
                          <w:color w:val="000000"/>
                          <w:spacing w:val="22"/>
                          <w:sz w:val="16"/>
                        </w:rPr>
                        <w:t xml:space="preserve"> </w:t>
                      </w:r>
                      <w:r>
                        <w:rPr>
                          <w:color w:val="000000"/>
                          <w:sz w:val="16"/>
                        </w:rPr>
                        <w:t>the</w:t>
                      </w:r>
                      <w:r>
                        <w:rPr>
                          <w:color w:val="000000"/>
                          <w:spacing w:val="22"/>
                          <w:sz w:val="16"/>
                        </w:rPr>
                        <w:t xml:space="preserve"> </w:t>
                      </w:r>
                      <w:r>
                        <w:rPr>
                          <w:color w:val="000000"/>
                          <w:sz w:val="16"/>
                        </w:rPr>
                        <w:t>data</w:t>
                      </w:r>
                      <w:r>
                        <w:rPr>
                          <w:color w:val="000000"/>
                          <w:spacing w:val="23"/>
                          <w:sz w:val="16"/>
                        </w:rPr>
                        <w:t xml:space="preserve"> </w:t>
                      </w:r>
                      <w:r>
                        <w:rPr>
                          <w:color w:val="000000"/>
                          <w:sz w:val="16"/>
                        </w:rPr>
                        <w:t>type(s)</w:t>
                      </w:r>
                      <w:r>
                        <w:rPr>
                          <w:color w:val="000000"/>
                          <w:spacing w:val="22"/>
                          <w:sz w:val="16"/>
                        </w:rPr>
                        <w:t xml:space="preserve"> </w:t>
                      </w:r>
                      <w:r>
                        <w:rPr>
                          <w:color w:val="000000"/>
                          <w:sz w:val="16"/>
                        </w:rPr>
                        <w:t>used</w:t>
                      </w:r>
                      <w:r>
                        <w:rPr>
                          <w:color w:val="000000"/>
                          <w:spacing w:val="22"/>
                          <w:sz w:val="16"/>
                        </w:rPr>
                        <w:t xml:space="preserve"> </w:t>
                      </w:r>
                      <w:r>
                        <w:rPr>
                          <w:color w:val="000000"/>
                          <w:sz w:val="16"/>
                        </w:rPr>
                        <w:t>in</w:t>
                      </w:r>
                      <w:r>
                        <w:rPr>
                          <w:color w:val="000000"/>
                          <w:spacing w:val="22"/>
                          <w:sz w:val="16"/>
                        </w:rPr>
                        <w:t xml:space="preserve"> </w:t>
                      </w:r>
                      <w:r>
                        <w:rPr>
                          <w:color w:val="000000"/>
                          <w:sz w:val="16"/>
                        </w:rPr>
                        <w:t>the</w:t>
                      </w:r>
                      <w:r>
                        <w:rPr>
                          <w:color w:val="000000"/>
                          <w:spacing w:val="23"/>
                          <w:sz w:val="16"/>
                        </w:rPr>
                        <w:t xml:space="preserve"> </w:t>
                      </w:r>
                      <w:r>
                        <w:rPr>
                          <w:color w:val="000000"/>
                          <w:sz w:val="16"/>
                        </w:rPr>
                        <w:t>series</w:t>
                      </w:r>
                      <w:r>
                        <w:rPr>
                          <w:color w:val="000000"/>
                          <w:spacing w:val="22"/>
                          <w:sz w:val="16"/>
                        </w:rPr>
                        <w:t xml:space="preserve"> </w:t>
                      </w:r>
                      <w:r>
                        <w:rPr>
                          <w:color w:val="000000"/>
                          <w:sz w:val="16"/>
                        </w:rPr>
                        <w:t>published</w:t>
                      </w:r>
                      <w:r>
                        <w:rPr>
                          <w:color w:val="000000"/>
                          <w:spacing w:val="22"/>
                          <w:sz w:val="16"/>
                        </w:rPr>
                        <w:t xml:space="preserve"> </w:t>
                      </w:r>
                      <w:r>
                        <w:rPr>
                          <w:color w:val="000000"/>
                          <w:sz w:val="16"/>
                        </w:rPr>
                        <w:t>in</w:t>
                      </w:r>
                      <w:r>
                        <w:rPr>
                          <w:color w:val="000000"/>
                          <w:spacing w:val="22"/>
                          <w:sz w:val="16"/>
                        </w:rPr>
                        <w:t xml:space="preserve"> </w:t>
                      </w:r>
                      <w:r>
                        <w:rPr>
                          <w:color w:val="000000"/>
                          <w:sz w:val="16"/>
                        </w:rPr>
                        <w:t>the</w:t>
                      </w:r>
                      <w:r>
                        <w:rPr>
                          <w:color w:val="000000"/>
                          <w:spacing w:val="23"/>
                          <w:sz w:val="16"/>
                        </w:rPr>
                        <w:t xml:space="preserve"> </w:t>
                      </w:r>
                      <w:r>
                        <w:rPr>
                          <w:color w:val="000000"/>
                          <w:spacing w:val="-2"/>
                          <w:sz w:val="16"/>
                        </w:rPr>
                        <w:t>warehouse.</w:t>
                      </w:r>
                    </w:p>
                  </w:txbxContent>
                </v:textbox>
                <w10:wrap anchorx="page"/>
              </v:shape>
            </w:pict>
          </mc:Fallback>
        </mc:AlternateContent>
      </w:r>
      <w:r>
        <w:rPr>
          <w:sz w:val="16"/>
        </w:rPr>
        <w:t>Inequality indicators</w:t>
      </w:r>
      <w:r>
        <w:rPr>
          <w:sz w:val="16"/>
        </w:rPr>
        <w:tab/>
      </w:r>
      <w:proofErr w:type="gramStart"/>
      <w:r>
        <w:rPr>
          <w:sz w:val="16"/>
        </w:rPr>
        <w:t>The</w:t>
      </w:r>
      <w:proofErr w:type="gramEnd"/>
      <w:r>
        <w:rPr>
          <w:spacing w:val="19"/>
          <w:sz w:val="16"/>
        </w:rPr>
        <w:t xml:space="preserve"> </w:t>
      </w:r>
      <w:r>
        <w:rPr>
          <w:sz w:val="16"/>
        </w:rPr>
        <w:t>precise</w:t>
      </w:r>
      <w:r>
        <w:rPr>
          <w:spacing w:val="19"/>
          <w:sz w:val="16"/>
        </w:rPr>
        <w:t xml:space="preserve"> </w:t>
      </w:r>
      <w:r>
        <w:rPr>
          <w:sz w:val="16"/>
        </w:rPr>
        <w:t>inequality</w:t>
      </w:r>
      <w:r>
        <w:rPr>
          <w:spacing w:val="19"/>
          <w:sz w:val="16"/>
        </w:rPr>
        <w:t xml:space="preserve"> </w:t>
      </w:r>
      <w:r>
        <w:rPr>
          <w:sz w:val="16"/>
        </w:rPr>
        <w:t>measures</w:t>
      </w:r>
      <w:r>
        <w:rPr>
          <w:spacing w:val="19"/>
          <w:sz w:val="16"/>
        </w:rPr>
        <w:t xml:space="preserve"> </w:t>
      </w:r>
      <w:r>
        <w:rPr>
          <w:sz w:val="16"/>
        </w:rPr>
        <w:t>covered</w:t>
      </w:r>
      <w:r>
        <w:rPr>
          <w:spacing w:val="19"/>
          <w:sz w:val="16"/>
        </w:rPr>
        <w:t xml:space="preserve"> </w:t>
      </w:r>
      <w:r>
        <w:rPr>
          <w:sz w:val="16"/>
        </w:rPr>
        <w:t>in</w:t>
      </w:r>
      <w:r>
        <w:rPr>
          <w:spacing w:val="19"/>
          <w:sz w:val="16"/>
        </w:rPr>
        <w:t xml:space="preserve"> </w:t>
      </w:r>
      <w:r>
        <w:rPr>
          <w:sz w:val="16"/>
        </w:rPr>
        <w:t>the</w:t>
      </w:r>
      <w:r>
        <w:rPr>
          <w:spacing w:val="19"/>
          <w:sz w:val="16"/>
        </w:rPr>
        <w:t xml:space="preserve"> </w:t>
      </w:r>
      <w:r>
        <w:rPr>
          <w:sz w:val="16"/>
        </w:rPr>
        <w:t>series.</w:t>
      </w:r>
      <w:r>
        <w:rPr>
          <w:spacing w:val="40"/>
          <w:sz w:val="16"/>
        </w:rPr>
        <w:t xml:space="preserve"> </w:t>
      </w:r>
      <w:r>
        <w:rPr>
          <w:sz w:val="16"/>
        </w:rPr>
        <w:t>See</w:t>
      </w:r>
      <w:r>
        <w:rPr>
          <w:spacing w:val="19"/>
          <w:sz w:val="16"/>
        </w:rPr>
        <w:t xml:space="preserve"> </w:t>
      </w:r>
      <w:r>
        <w:rPr>
          <w:sz w:val="16"/>
        </w:rPr>
        <w:t>the</w:t>
      </w:r>
      <w:r>
        <w:rPr>
          <w:spacing w:val="19"/>
          <w:sz w:val="16"/>
        </w:rPr>
        <w:t xml:space="preserve"> </w:t>
      </w:r>
      <w:r>
        <w:rPr>
          <w:sz w:val="16"/>
        </w:rPr>
        <w:t>description</w:t>
      </w:r>
      <w:r>
        <w:rPr>
          <w:spacing w:val="19"/>
          <w:sz w:val="16"/>
        </w:rPr>
        <w:t xml:space="preserve"> </w:t>
      </w:r>
      <w:r>
        <w:rPr>
          <w:sz w:val="16"/>
        </w:rPr>
        <w:t>of</w:t>
      </w:r>
      <w:r>
        <w:rPr>
          <w:spacing w:val="19"/>
          <w:sz w:val="16"/>
        </w:rPr>
        <w:t xml:space="preserve"> </w:t>
      </w:r>
      <w:r>
        <w:rPr>
          <w:sz w:val="16"/>
        </w:rPr>
        <w:t>the</w:t>
      </w:r>
      <w:r>
        <w:rPr>
          <w:spacing w:val="19"/>
          <w:sz w:val="16"/>
        </w:rPr>
        <w:t xml:space="preserve"> </w:t>
      </w:r>
      <w:proofErr w:type="spellStart"/>
      <w:r>
        <w:rPr>
          <w:sz w:val="16"/>
        </w:rPr>
        <w:t>varcode</w:t>
      </w:r>
      <w:proofErr w:type="spellEnd"/>
      <w:r>
        <w:rPr>
          <w:spacing w:val="40"/>
          <w:sz w:val="16"/>
        </w:rPr>
        <w:t xml:space="preserve"> </w:t>
      </w:r>
      <w:r>
        <w:rPr>
          <w:sz w:val="16"/>
        </w:rPr>
        <w:t>(</w:t>
      </w:r>
      <w:proofErr w:type="spellStart"/>
      <w:r>
        <w:rPr>
          <w:sz w:val="16"/>
        </w:rPr>
        <w:t>vartype</w:t>
      </w:r>
      <w:proofErr w:type="spellEnd"/>
      <w:r>
        <w:rPr>
          <w:sz w:val="16"/>
        </w:rPr>
        <w:t>) for more information on these measures.</w:t>
      </w:r>
    </w:p>
    <w:p w14:paraId="14D8E431" w14:textId="77777777" w:rsidR="00620CF6" w:rsidRDefault="00620CF6">
      <w:pPr>
        <w:pStyle w:val="BodyText"/>
      </w:pPr>
    </w:p>
    <w:p w14:paraId="5FB6F035" w14:textId="77777777" w:rsidR="00620CF6" w:rsidRDefault="00620CF6">
      <w:pPr>
        <w:pStyle w:val="BodyText"/>
      </w:pPr>
    </w:p>
    <w:p w14:paraId="082A1B3E" w14:textId="77777777" w:rsidR="00620CF6" w:rsidRDefault="00620CF6">
      <w:pPr>
        <w:pStyle w:val="BodyText"/>
      </w:pPr>
    </w:p>
    <w:p w14:paraId="5263C1E9" w14:textId="77777777" w:rsidR="00620CF6" w:rsidRDefault="00620CF6">
      <w:pPr>
        <w:pStyle w:val="BodyText"/>
      </w:pPr>
    </w:p>
    <w:p w14:paraId="5812DDD0" w14:textId="77777777" w:rsidR="00620CF6" w:rsidRDefault="00620CF6">
      <w:pPr>
        <w:pStyle w:val="BodyText"/>
      </w:pPr>
    </w:p>
    <w:p w14:paraId="66D44A0E" w14:textId="77777777" w:rsidR="00620CF6" w:rsidRDefault="00620CF6">
      <w:pPr>
        <w:pStyle w:val="BodyText"/>
        <w:spacing w:before="2"/>
        <w:rPr>
          <w:sz w:val="22"/>
        </w:rPr>
      </w:pPr>
    </w:p>
    <w:p w14:paraId="7929DE96" w14:textId="77777777" w:rsidR="00620CF6" w:rsidRDefault="00000000">
      <w:pPr>
        <w:tabs>
          <w:tab w:val="left" w:pos="3310"/>
        </w:tabs>
        <w:spacing w:before="112" w:line="369" w:lineRule="auto"/>
        <w:ind w:left="3310" w:right="535" w:hanging="1403"/>
        <w:rPr>
          <w:sz w:val="16"/>
        </w:rPr>
      </w:pPr>
      <w:r>
        <w:rPr>
          <w:noProof/>
        </w:rPr>
        <mc:AlternateContent>
          <mc:Choice Requires="wps">
            <w:drawing>
              <wp:anchor distT="0" distB="0" distL="0" distR="0" simplePos="0" relativeHeight="481619968" behindDoc="1" locked="0" layoutInCell="1" allowOverlap="1" wp14:anchorId="6EE62916" wp14:editId="0EC324E9">
                <wp:simplePos x="0" y="0"/>
                <wp:positionH relativeFrom="page">
                  <wp:posOffset>899998</wp:posOffset>
                </wp:positionH>
                <wp:positionV relativeFrom="paragraph">
                  <wp:posOffset>451973</wp:posOffset>
                </wp:positionV>
                <wp:extent cx="6424295" cy="42227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4295" cy="422275"/>
                        </a:xfrm>
                        <a:prstGeom prst="rect">
                          <a:avLst/>
                        </a:prstGeom>
                        <a:solidFill>
                          <a:srgbClr val="F7F7F7"/>
                        </a:solidFill>
                      </wps:spPr>
                      <wps:txbx>
                        <w:txbxContent>
                          <w:p w14:paraId="0697588E" w14:textId="77777777" w:rsidR="00620CF6" w:rsidRDefault="00000000">
                            <w:pPr>
                              <w:tabs>
                                <w:tab w:val="left" w:pos="3193"/>
                              </w:tabs>
                              <w:spacing w:before="64"/>
                              <w:ind w:left="1489"/>
                              <w:rPr>
                                <w:color w:val="000000"/>
                                <w:sz w:val="16"/>
                              </w:rPr>
                            </w:pPr>
                            <w:r>
                              <w:rPr>
                                <w:color w:val="000000"/>
                                <w:sz w:val="16"/>
                              </w:rPr>
                              <w:t>Definition</w:t>
                            </w:r>
                            <w:r>
                              <w:rPr>
                                <w:color w:val="000000"/>
                                <w:spacing w:val="17"/>
                                <w:sz w:val="16"/>
                              </w:rPr>
                              <w:t xml:space="preserve"> </w:t>
                            </w:r>
                            <w:r>
                              <w:rPr>
                                <w:color w:val="000000"/>
                                <w:sz w:val="16"/>
                              </w:rPr>
                              <w:t>of</w:t>
                            </w:r>
                            <w:r>
                              <w:rPr>
                                <w:color w:val="000000"/>
                                <w:spacing w:val="17"/>
                                <w:sz w:val="16"/>
                              </w:rPr>
                              <w:t xml:space="preserve"> </w:t>
                            </w:r>
                            <w:r>
                              <w:rPr>
                                <w:color w:val="000000"/>
                                <w:spacing w:val="-2"/>
                                <w:sz w:val="16"/>
                              </w:rPr>
                              <w:t>wealth</w:t>
                            </w:r>
                            <w:r>
                              <w:rPr>
                                <w:color w:val="000000"/>
                                <w:sz w:val="16"/>
                              </w:rPr>
                              <w:tab/>
                            </w:r>
                            <w:proofErr w:type="gramStart"/>
                            <w:r>
                              <w:rPr>
                                <w:color w:val="000000"/>
                                <w:sz w:val="16"/>
                              </w:rPr>
                              <w:t>The</w:t>
                            </w:r>
                            <w:proofErr w:type="gramEnd"/>
                            <w:r>
                              <w:rPr>
                                <w:color w:val="000000"/>
                                <w:spacing w:val="18"/>
                                <w:sz w:val="16"/>
                              </w:rPr>
                              <w:t xml:space="preserve"> </w:t>
                            </w:r>
                            <w:r>
                              <w:rPr>
                                <w:color w:val="000000"/>
                                <w:sz w:val="16"/>
                              </w:rPr>
                              <w:t>precise</w:t>
                            </w:r>
                            <w:r>
                              <w:rPr>
                                <w:color w:val="000000"/>
                                <w:spacing w:val="19"/>
                                <w:sz w:val="16"/>
                              </w:rPr>
                              <w:t xml:space="preserve"> </w:t>
                            </w:r>
                            <w:r>
                              <w:rPr>
                                <w:color w:val="000000"/>
                                <w:sz w:val="16"/>
                              </w:rPr>
                              <w:t>definition</w:t>
                            </w:r>
                            <w:r>
                              <w:rPr>
                                <w:color w:val="000000"/>
                                <w:spacing w:val="19"/>
                                <w:sz w:val="16"/>
                              </w:rPr>
                              <w:t xml:space="preserve"> </w:t>
                            </w:r>
                            <w:r>
                              <w:rPr>
                                <w:color w:val="000000"/>
                                <w:sz w:val="16"/>
                              </w:rPr>
                              <w:t>of</w:t>
                            </w:r>
                            <w:r>
                              <w:rPr>
                                <w:color w:val="000000"/>
                                <w:spacing w:val="19"/>
                                <w:sz w:val="16"/>
                              </w:rPr>
                              <w:t xml:space="preserve"> </w:t>
                            </w:r>
                            <w:r>
                              <w:rPr>
                                <w:color w:val="000000"/>
                                <w:sz w:val="16"/>
                              </w:rPr>
                              <w:t>wealth</w:t>
                            </w:r>
                            <w:r>
                              <w:rPr>
                                <w:color w:val="000000"/>
                                <w:spacing w:val="19"/>
                                <w:sz w:val="16"/>
                              </w:rPr>
                              <w:t xml:space="preserve"> </w:t>
                            </w:r>
                            <w:r>
                              <w:rPr>
                                <w:color w:val="000000"/>
                                <w:sz w:val="16"/>
                              </w:rPr>
                              <w:t>underlying</w:t>
                            </w:r>
                            <w:r>
                              <w:rPr>
                                <w:color w:val="000000"/>
                                <w:spacing w:val="19"/>
                                <w:sz w:val="16"/>
                              </w:rPr>
                              <w:t xml:space="preserve"> </w:t>
                            </w:r>
                            <w:r>
                              <w:rPr>
                                <w:color w:val="000000"/>
                                <w:sz w:val="16"/>
                              </w:rPr>
                              <w:t>the</w:t>
                            </w:r>
                            <w:r>
                              <w:rPr>
                                <w:color w:val="000000"/>
                                <w:spacing w:val="19"/>
                                <w:sz w:val="16"/>
                              </w:rPr>
                              <w:t xml:space="preserve"> </w:t>
                            </w:r>
                            <w:r>
                              <w:rPr>
                                <w:color w:val="000000"/>
                                <w:sz w:val="16"/>
                              </w:rPr>
                              <w:t>wealth</w:t>
                            </w:r>
                            <w:r>
                              <w:rPr>
                                <w:color w:val="000000"/>
                                <w:spacing w:val="19"/>
                                <w:sz w:val="16"/>
                              </w:rPr>
                              <w:t xml:space="preserve"> </w:t>
                            </w:r>
                            <w:r>
                              <w:rPr>
                                <w:color w:val="000000"/>
                                <w:sz w:val="16"/>
                              </w:rPr>
                              <w:t>inequality</w:t>
                            </w:r>
                            <w:r>
                              <w:rPr>
                                <w:color w:val="000000"/>
                                <w:spacing w:val="19"/>
                                <w:sz w:val="16"/>
                              </w:rPr>
                              <w:t xml:space="preserve"> </w:t>
                            </w:r>
                            <w:r>
                              <w:rPr>
                                <w:color w:val="000000"/>
                                <w:sz w:val="16"/>
                              </w:rPr>
                              <w:t>estimates</w:t>
                            </w:r>
                            <w:r>
                              <w:rPr>
                                <w:color w:val="000000"/>
                                <w:spacing w:val="19"/>
                                <w:sz w:val="16"/>
                              </w:rPr>
                              <w:t xml:space="preserve"> </w:t>
                            </w:r>
                            <w:r>
                              <w:rPr>
                                <w:color w:val="000000"/>
                                <w:sz w:val="16"/>
                              </w:rPr>
                              <w:t>provided</w:t>
                            </w:r>
                            <w:r>
                              <w:rPr>
                                <w:color w:val="000000"/>
                                <w:spacing w:val="19"/>
                                <w:sz w:val="16"/>
                              </w:rPr>
                              <w:t xml:space="preserve"> </w:t>
                            </w:r>
                            <w:r>
                              <w:rPr>
                                <w:color w:val="000000"/>
                                <w:sz w:val="16"/>
                              </w:rPr>
                              <w:t>by</w:t>
                            </w:r>
                            <w:r>
                              <w:rPr>
                                <w:color w:val="000000"/>
                                <w:spacing w:val="19"/>
                                <w:sz w:val="16"/>
                              </w:rPr>
                              <w:t xml:space="preserve"> </w:t>
                            </w:r>
                            <w:r>
                              <w:rPr>
                                <w:color w:val="000000"/>
                                <w:spacing w:val="-5"/>
                                <w:sz w:val="16"/>
                              </w:rPr>
                              <w:t>the</w:t>
                            </w:r>
                          </w:p>
                          <w:p w14:paraId="772CEF2A" w14:textId="77777777" w:rsidR="00620CF6" w:rsidRDefault="00000000">
                            <w:pPr>
                              <w:spacing w:before="117"/>
                              <w:ind w:left="3193"/>
                              <w:rPr>
                                <w:color w:val="000000"/>
                                <w:sz w:val="16"/>
                              </w:rPr>
                            </w:pPr>
                            <w:r>
                              <w:rPr>
                                <w:color w:val="000000"/>
                                <w:spacing w:val="-2"/>
                                <w:sz w:val="16"/>
                              </w:rPr>
                              <w:t>source.</w:t>
                            </w:r>
                          </w:p>
                        </w:txbxContent>
                      </wps:txbx>
                      <wps:bodyPr wrap="square" lIns="0" tIns="0" rIns="0" bIns="0" rtlCol="0">
                        <a:noAutofit/>
                      </wps:bodyPr>
                    </wps:wsp>
                  </a:graphicData>
                </a:graphic>
              </wp:anchor>
            </w:drawing>
          </mc:Choice>
          <mc:Fallback>
            <w:pict>
              <v:shape w14:anchorId="6EE62916" id="Textbox 80" o:spid="_x0000_s1070" type="#_x0000_t202" style="position:absolute;left:0;text-align:left;margin-left:70.85pt;margin-top:35.6pt;width:505.85pt;height:33.25pt;z-index:-21696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" fillcolor="#f7f7f7" stroked="f">
                <v:textbox inset="0,0,0,0">
                  <w:txbxContent>
                    <w:p w14:paraId="0697588E" w14:textId="77777777" w:rsidR="00620CF6" w:rsidRDefault="00000000">
                      <w:pPr>
                        <w:tabs>
                          <w:tab w:val="left" w:pos="3193"/>
                        </w:tabs>
                        <w:spacing w:before="64"/>
                        <w:ind w:left="1489"/>
                        <w:rPr>
                          <w:color w:val="000000"/>
                          <w:sz w:val="16"/>
                        </w:rPr>
                      </w:pPr>
                      <w:r>
                        <w:rPr>
                          <w:color w:val="000000"/>
                          <w:sz w:val="16"/>
                        </w:rPr>
                        <w:t>Definition</w:t>
                      </w:r>
                      <w:r>
                        <w:rPr>
                          <w:color w:val="000000"/>
                          <w:spacing w:val="17"/>
                          <w:sz w:val="16"/>
                        </w:rPr>
                        <w:t xml:space="preserve"> </w:t>
                      </w:r>
                      <w:r>
                        <w:rPr>
                          <w:color w:val="000000"/>
                          <w:sz w:val="16"/>
                        </w:rPr>
                        <w:t>of</w:t>
                      </w:r>
                      <w:r>
                        <w:rPr>
                          <w:color w:val="000000"/>
                          <w:spacing w:val="17"/>
                          <w:sz w:val="16"/>
                        </w:rPr>
                        <w:t xml:space="preserve"> </w:t>
                      </w:r>
                      <w:r>
                        <w:rPr>
                          <w:color w:val="000000"/>
                          <w:spacing w:val="-2"/>
                          <w:sz w:val="16"/>
                        </w:rPr>
                        <w:t>wealth</w:t>
                      </w:r>
                      <w:r>
                        <w:rPr>
                          <w:color w:val="000000"/>
                          <w:sz w:val="16"/>
                        </w:rPr>
                        <w:tab/>
                      </w:r>
                      <w:proofErr w:type="gramStart"/>
                      <w:r>
                        <w:rPr>
                          <w:color w:val="000000"/>
                          <w:sz w:val="16"/>
                        </w:rPr>
                        <w:t>The</w:t>
                      </w:r>
                      <w:proofErr w:type="gramEnd"/>
                      <w:r>
                        <w:rPr>
                          <w:color w:val="000000"/>
                          <w:spacing w:val="18"/>
                          <w:sz w:val="16"/>
                        </w:rPr>
                        <w:t xml:space="preserve"> </w:t>
                      </w:r>
                      <w:r>
                        <w:rPr>
                          <w:color w:val="000000"/>
                          <w:sz w:val="16"/>
                        </w:rPr>
                        <w:t>precise</w:t>
                      </w:r>
                      <w:r>
                        <w:rPr>
                          <w:color w:val="000000"/>
                          <w:spacing w:val="19"/>
                          <w:sz w:val="16"/>
                        </w:rPr>
                        <w:t xml:space="preserve"> </w:t>
                      </w:r>
                      <w:r>
                        <w:rPr>
                          <w:color w:val="000000"/>
                          <w:sz w:val="16"/>
                        </w:rPr>
                        <w:t>definition</w:t>
                      </w:r>
                      <w:r>
                        <w:rPr>
                          <w:color w:val="000000"/>
                          <w:spacing w:val="19"/>
                          <w:sz w:val="16"/>
                        </w:rPr>
                        <w:t xml:space="preserve"> </w:t>
                      </w:r>
                      <w:r>
                        <w:rPr>
                          <w:color w:val="000000"/>
                          <w:sz w:val="16"/>
                        </w:rPr>
                        <w:t>of</w:t>
                      </w:r>
                      <w:r>
                        <w:rPr>
                          <w:color w:val="000000"/>
                          <w:spacing w:val="19"/>
                          <w:sz w:val="16"/>
                        </w:rPr>
                        <w:t xml:space="preserve"> </w:t>
                      </w:r>
                      <w:r>
                        <w:rPr>
                          <w:color w:val="000000"/>
                          <w:sz w:val="16"/>
                        </w:rPr>
                        <w:t>wealth</w:t>
                      </w:r>
                      <w:r>
                        <w:rPr>
                          <w:color w:val="000000"/>
                          <w:spacing w:val="19"/>
                          <w:sz w:val="16"/>
                        </w:rPr>
                        <w:t xml:space="preserve"> </w:t>
                      </w:r>
                      <w:r>
                        <w:rPr>
                          <w:color w:val="000000"/>
                          <w:sz w:val="16"/>
                        </w:rPr>
                        <w:t>underlying</w:t>
                      </w:r>
                      <w:r>
                        <w:rPr>
                          <w:color w:val="000000"/>
                          <w:spacing w:val="19"/>
                          <w:sz w:val="16"/>
                        </w:rPr>
                        <w:t xml:space="preserve"> </w:t>
                      </w:r>
                      <w:r>
                        <w:rPr>
                          <w:color w:val="000000"/>
                          <w:sz w:val="16"/>
                        </w:rPr>
                        <w:t>the</w:t>
                      </w:r>
                      <w:r>
                        <w:rPr>
                          <w:color w:val="000000"/>
                          <w:spacing w:val="19"/>
                          <w:sz w:val="16"/>
                        </w:rPr>
                        <w:t xml:space="preserve"> </w:t>
                      </w:r>
                      <w:r>
                        <w:rPr>
                          <w:color w:val="000000"/>
                          <w:sz w:val="16"/>
                        </w:rPr>
                        <w:t>wealth</w:t>
                      </w:r>
                      <w:r>
                        <w:rPr>
                          <w:color w:val="000000"/>
                          <w:spacing w:val="19"/>
                          <w:sz w:val="16"/>
                        </w:rPr>
                        <w:t xml:space="preserve"> </w:t>
                      </w:r>
                      <w:r>
                        <w:rPr>
                          <w:color w:val="000000"/>
                          <w:sz w:val="16"/>
                        </w:rPr>
                        <w:t>inequality</w:t>
                      </w:r>
                      <w:r>
                        <w:rPr>
                          <w:color w:val="000000"/>
                          <w:spacing w:val="19"/>
                          <w:sz w:val="16"/>
                        </w:rPr>
                        <w:t xml:space="preserve"> </w:t>
                      </w:r>
                      <w:r>
                        <w:rPr>
                          <w:color w:val="000000"/>
                          <w:sz w:val="16"/>
                        </w:rPr>
                        <w:t>estimates</w:t>
                      </w:r>
                      <w:r>
                        <w:rPr>
                          <w:color w:val="000000"/>
                          <w:spacing w:val="19"/>
                          <w:sz w:val="16"/>
                        </w:rPr>
                        <w:t xml:space="preserve"> </w:t>
                      </w:r>
                      <w:r>
                        <w:rPr>
                          <w:color w:val="000000"/>
                          <w:sz w:val="16"/>
                        </w:rPr>
                        <w:t>provided</w:t>
                      </w:r>
                      <w:r>
                        <w:rPr>
                          <w:color w:val="000000"/>
                          <w:spacing w:val="19"/>
                          <w:sz w:val="16"/>
                        </w:rPr>
                        <w:t xml:space="preserve"> </w:t>
                      </w:r>
                      <w:r>
                        <w:rPr>
                          <w:color w:val="000000"/>
                          <w:sz w:val="16"/>
                        </w:rPr>
                        <w:t>by</w:t>
                      </w:r>
                      <w:r>
                        <w:rPr>
                          <w:color w:val="000000"/>
                          <w:spacing w:val="19"/>
                          <w:sz w:val="16"/>
                        </w:rPr>
                        <w:t xml:space="preserve"> </w:t>
                      </w:r>
                      <w:r>
                        <w:rPr>
                          <w:color w:val="000000"/>
                          <w:spacing w:val="-5"/>
                          <w:sz w:val="16"/>
                        </w:rPr>
                        <w:t>the</w:t>
                      </w:r>
                    </w:p>
                    <w:p w14:paraId="772CEF2A" w14:textId="77777777" w:rsidR="00620CF6" w:rsidRDefault="00000000">
                      <w:pPr>
                        <w:spacing w:before="117"/>
                        <w:ind w:left="3193"/>
                        <w:rPr>
                          <w:color w:val="000000"/>
                          <w:sz w:val="16"/>
                        </w:rPr>
                      </w:pPr>
                      <w:r>
                        <w:rPr>
                          <w:color w:val="000000"/>
                          <w:spacing w:val="-2"/>
                          <w:sz w:val="16"/>
                        </w:rPr>
                        <w:t>source.</w:t>
                      </w:r>
                    </w:p>
                  </w:txbxContent>
                </v:textbox>
                <w10:wrap anchorx="page"/>
              </v:shape>
            </w:pict>
          </mc:Fallback>
        </mc:AlternateContent>
      </w:r>
      <w:r>
        <w:rPr>
          <w:sz w:val="16"/>
        </w:rPr>
        <w:t>Unit of analysis</w:t>
      </w:r>
      <w:r>
        <w:rPr>
          <w:sz w:val="16"/>
        </w:rPr>
        <w:tab/>
      </w:r>
      <w:proofErr w:type="gramStart"/>
      <w:r>
        <w:rPr>
          <w:sz w:val="16"/>
        </w:rPr>
        <w:t>The</w:t>
      </w:r>
      <w:proofErr w:type="gramEnd"/>
      <w:r>
        <w:rPr>
          <w:spacing w:val="19"/>
          <w:sz w:val="16"/>
        </w:rPr>
        <w:t xml:space="preserve"> </w:t>
      </w:r>
      <w:r>
        <w:rPr>
          <w:sz w:val="16"/>
        </w:rPr>
        <w:t>unit</w:t>
      </w:r>
      <w:r>
        <w:rPr>
          <w:spacing w:val="19"/>
          <w:sz w:val="16"/>
        </w:rPr>
        <w:t xml:space="preserve"> </w:t>
      </w:r>
      <w:r>
        <w:rPr>
          <w:sz w:val="16"/>
        </w:rPr>
        <w:t>of</w:t>
      </w:r>
      <w:r>
        <w:rPr>
          <w:spacing w:val="19"/>
          <w:sz w:val="16"/>
        </w:rPr>
        <w:t xml:space="preserve"> </w:t>
      </w:r>
      <w:r>
        <w:rPr>
          <w:sz w:val="16"/>
        </w:rPr>
        <w:t>analysis</w:t>
      </w:r>
      <w:r>
        <w:rPr>
          <w:spacing w:val="19"/>
          <w:sz w:val="16"/>
        </w:rPr>
        <w:t xml:space="preserve"> </w:t>
      </w:r>
      <w:r>
        <w:rPr>
          <w:sz w:val="16"/>
        </w:rPr>
        <w:t>of</w:t>
      </w:r>
      <w:r>
        <w:rPr>
          <w:spacing w:val="19"/>
          <w:sz w:val="16"/>
        </w:rPr>
        <w:t xml:space="preserve"> </w:t>
      </w:r>
      <w:r>
        <w:rPr>
          <w:sz w:val="16"/>
        </w:rPr>
        <w:t>the</w:t>
      </w:r>
      <w:r>
        <w:rPr>
          <w:spacing w:val="19"/>
          <w:sz w:val="16"/>
        </w:rPr>
        <w:t xml:space="preserve"> </w:t>
      </w:r>
      <w:r>
        <w:rPr>
          <w:sz w:val="16"/>
        </w:rPr>
        <w:t>series</w:t>
      </w:r>
      <w:r>
        <w:rPr>
          <w:spacing w:val="19"/>
          <w:sz w:val="16"/>
        </w:rPr>
        <w:t xml:space="preserve"> </w:t>
      </w:r>
      <w:r>
        <w:rPr>
          <w:sz w:val="16"/>
        </w:rPr>
        <w:t>published</w:t>
      </w:r>
      <w:r>
        <w:rPr>
          <w:spacing w:val="19"/>
          <w:sz w:val="16"/>
        </w:rPr>
        <w:t xml:space="preserve"> </w:t>
      </w:r>
      <w:r>
        <w:rPr>
          <w:sz w:val="16"/>
        </w:rPr>
        <w:t>in</w:t>
      </w:r>
      <w:r>
        <w:rPr>
          <w:spacing w:val="19"/>
          <w:sz w:val="16"/>
        </w:rPr>
        <w:t xml:space="preserve"> </w:t>
      </w:r>
      <w:r>
        <w:rPr>
          <w:sz w:val="16"/>
        </w:rPr>
        <w:t>the</w:t>
      </w:r>
      <w:r>
        <w:rPr>
          <w:spacing w:val="19"/>
          <w:sz w:val="16"/>
        </w:rPr>
        <w:t xml:space="preserve"> </w:t>
      </w:r>
      <w:r>
        <w:rPr>
          <w:sz w:val="16"/>
        </w:rPr>
        <w:t>warehouse.</w:t>
      </w:r>
      <w:r>
        <w:rPr>
          <w:spacing w:val="40"/>
          <w:sz w:val="16"/>
        </w:rPr>
        <w:t xml:space="preserve"> </w:t>
      </w:r>
      <w:r>
        <w:rPr>
          <w:sz w:val="16"/>
        </w:rPr>
        <w:t>See</w:t>
      </w:r>
      <w:r>
        <w:rPr>
          <w:spacing w:val="19"/>
          <w:sz w:val="16"/>
        </w:rPr>
        <w:t xml:space="preserve"> </w:t>
      </w:r>
      <w:r>
        <w:rPr>
          <w:sz w:val="16"/>
        </w:rPr>
        <w:t>the</w:t>
      </w:r>
      <w:r>
        <w:rPr>
          <w:spacing w:val="19"/>
          <w:sz w:val="16"/>
        </w:rPr>
        <w:t xml:space="preserve"> </w:t>
      </w:r>
      <w:r>
        <w:rPr>
          <w:sz w:val="16"/>
        </w:rPr>
        <w:t>description</w:t>
      </w:r>
      <w:r>
        <w:rPr>
          <w:spacing w:val="19"/>
          <w:sz w:val="16"/>
        </w:rPr>
        <w:t xml:space="preserve"> </w:t>
      </w:r>
      <w:r>
        <w:rPr>
          <w:sz w:val="16"/>
        </w:rPr>
        <w:t>of</w:t>
      </w:r>
      <w:r>
        <w:rPr>
          <w:spacing w:val="19"/>
          <w:sz w:val="16"/>
        </w:rPr>
        <w:t xml:space="preserve"> </w:t>
      </w:r>
      <w:r>
        <w:rPr>
          <w:sz w:val="16"/>
        </w:rPr>
        <w:t>the</w:t>
      </w:r>
      <w:r>
        <w:rPr>
          <w:spacing w:val="40"/>
          <w:sz w:val="16"/>
        </w:rPr>
        <w:t xml:space="preserve"> </w:t>
      </w:r>
      <w:proofErr w:type="spellStart"/>
      <w:r>
        <w:rPr>
          <w:sz w:val="16"/>
        </w:rPr>
        <w:t>varcode</w:t>
      </w:r>
      <w:proofErr w:type="spellEnd"/>
      <w:r>
        <w:rPr>
          <w:sz w:val="16"/>
        </w:rPr>
        <w:t xml:space="preserve"> (dashboard-specific) for details.</w:t>
      </w:r>
    </w:p>
    <w:p w14:paraId="564D2916" w14:textId="77777777" w:rsidR="00620CF6" w:rsidRDefault="00620CF6">
      <w:pPr>
        <w:pStyle w:val="BodyText"/>
      </w:pPr>
    </w:p>
    <w:p w14:paraId="692E0FED" w14:textId="77777777" w:rsidR="00620CF6" w:rsidRDefault="00620CF6">
      <w:pPr>
        <w:pStyle w:val="BodyText"/>
        <w:spacing w:before="12"/>
      </w:pPr>
    </w:p>
    <w:p w14:paraId="2725D642" w14:textId="77777777" w:rsidR="00620CF6" w:rsidRDefault="00000000">
      <w:pPr>
        <w:tabs>
          <w:tab w:val="left" w:pos="3310"/>
        </w:tabs>
        <w:spacing w:before="112"/>
        <w:ind w:left="1476"/>
        <w:rPr>
          <w:sz w:val="16"/>
        </w:rPr>
      </w:pPr>
      <w:r>
        <w:rPr>
          <w:noProof/>
        </w:rPr>
        <mc:AlternateContent>
          <mc:Choice Requires="wps">
            <w:drawing>
              <wp:anchor distT="0" distB="0" distL="0" distR="0" simplePos="0" relativeHeight="487608832" behindDoc="1" locked="0" layoutInCell="1" allowOverlap="1" wp14:anchorId="6F6BB21E" wp14:editId="119D20F0">
                <wp:simplePos x="0" y="0"/>
                <wp:positionH relativeFrom="page">
                  <wp:posOffset>899998</wp:posOffset>
                </wp:positionH>
                <wp:positionV relativeFrom="paragraph">
                  <wp:posOffset>241051</wp:posOffset>
                </wp:positionV>
                <wp:extent cx="6424295" cy="422275"/>
                <wp:effectExtent l="0" t="0" r="0" b="0"/>
                <wp:wrapTopAndBottom/>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4295" cy="422275"/>
                        </a:xfrm>
                        <a:prstGeom prst="rect">
                          <a:avLst/>
                        </a:prstGeom>
                        <a:solidFill>
                          <a:srgbClr val="F7F7F7"/>
                        </a:solidFill>
                      </wps:spPr>
                      <wps:txbx>
                        <w:txbxContent>
                          <w:p w14:paraId="5A34B245" w14:textId="77777777" w:rsidR="00620CF6" w:rsidRDefault="00000000">
                            <w:pPr>
                              <w:tabs>
                                <w:tab w:val="left" w:pos="3193"/>
                              </w:tabs>
                              <w:spacing w:before="64"/>
                              <w:ind w:left="587"/>
                              <w:rPr>
                                <w:color w:val="000000"/>
                                <w:sz w:val="16"/>
                              </w:rPr>
                            </w:pPr>
                            <w:r>
                              <w:rPr>
                                <w:color w:val="000000"/>
                                <w:sz w:val="16"/>
                              </w:rPr>
                              <w:t>Method</w:t>
                            </w:r>
                            <w:r>
                              <w:rPr>
                                <w:color w:val="000000"/>
                                <w:spacing w:val="26"/>
                                <w:sz w:val="16"/>
                              </w:rPr>
                              <w:t xml:space="preserve"> </w:t>
                            </w:r>
                            <w:r>
                              <w:rPr>
                                <w:color w:val="000000"/>
                                <w:sz w:val="16"/>
                              </w:rPr>
                              <w:t>of</w:t>
                            </w:r>
                            <w:r>
                              <w:rPr>
                                <w:color w:val="000000"/>
                                <w:spacing w:val="27"/>
                                <w:sz w:val="16"/>
                              </w:rPr>
                              <w:t xml:space="preserve"> </w:t>
                            </w:r>
                            <w:r>
                              <w:rPr>
                                <w:color w:val="000000"/>
                                <w:sz w:val="16"/>
                              </w:rPr>
                              <w:t>estimation</w:t>
                            </w:r>
                            <w:r>
                              <w:rPr>
                                <w:color w:val="000000"/>
                                <w:spacing w:val="27"/>
                                <w:sz w:val="16"/>
                              </w:rPr>
                              <w:t xml:space="preserve"> </w:t>
                            </w:r>
                            <w:r>
                              <w:rPr>
                                <w:color w:val="000000"/>
                                <w:spacing w:val="-2"/>
                                <w:sz w:val="16"/>
                              </w:rPr>
                              <w:t>(detailed)</w:t>
                            </w:r>
                            <w:r>
                              <w:rPr>
                                <w:color w:val="000000"/>
                                <w:sz w:val="16"/>
                              </w:rPr>
                              <w:tab/>
                              <w:t>A</w:t>
                            </w:r>
                            <w:r>
                              <w:rPr>
                                <w:color w:val="000000"/>
                                <w:spacing w:val="24"/>
                                <w:sz w:val="16"/>
                              </w:rPr>
                              <w:t xml:space="preserve"> </w:t>
                            </w:r>
                            <w:r>
                              <w:rPr>
                                <w:color w:val="000000"/>
                                <w:sz w:val="16"/>
                              </w:rPr>
                              <w:t>more</w:t>
                            </w:r>
                            <w:r>
                              <w:rPr>
                                <w:color w:val="000000"/>
                                <w:spacing w:val="24"/>
                                <w:sz w:val="16"/>
                              </w:rPr>
                              <w:t xml:space="preserve"> </w:t>
                            </w:r>
                            <w:r>
                              <w:rPr>
                                <w:color w:val="000000"/>
                                <w:sz w:val="16"/>
                              </w:rPr>
                              <w:t>detailed</w:t>
                            </w:r>
                            <w:r>
                              <w:rPr>
                                <w:color w:val="000000"/>
                                <w:spacing w:val="24"/>
                                <w:sz w:val="16"/>
                              </w:rPr>
                              <w:t xml:space="preserve"> </w:t>
                            </w:r>
                            <w:r>
                              <w:rPr>
                                <w:color w:val="000000"/>
                                <w:sz w:val="16"/>
                              </w:rPr>
                              <w:t>explanation</w:t>
                            </w:r>
                            <w:r>
                              <w:rPr>
                                <w:color w:val="000000"/>
                                <w:spacing w:val="24"/>
                                <w:sz w:val="16"/>
                              </w:rPr>
                              <w:t xml:space="preserve"> </w:t>
                            </w:r>
                            <w:r>
                              <w:rPr>
                                <w:color w:val="000000"/>
                                <w:sz w:val="16"/>
                              </w:rPr>
                              <w:t>(when</w:t>
                            </w:r>
                            <w:r>
                              <w:rPr>
                                <w:color w:val="000000"/>
                                <w:spacing w:val="24"/>
                                <w:sz w:val="16"/>
                              </w:rPr>
                              <w:t xml:space="preserve"> </w:t>
                            </w:r>
                            <w:r>
                              <w:rPr>
                                <w:color w:val="000000"/>
                                <w:sz w:val="16"/>
                              </w:rPr>
                              <w:t>applicable)</w:t>
                            </w:r>
                            <w:r>
                              <w:rPr>
                                <w:color w:val="000000"/>
                                <w:spacing w:val="24"/>
                                <w:sz w:val="16"/>
                              </w:rPr>
                              <w:t xml:space="preserve"> </w:t>
                            </w:r>
                            <w:r>
                              <w:rPr>
                                <w:color w:val="000000"/>
                                <w:sz w:val="16"/>
                              </w:rPr>
                              <w:t>of</w:t>
                            </w:r>
                            <w:r>
                              <w:rPr>
                                <w:color w:val="000000"/>
                                <w:spacing w:val="24"/>
                                <w:sz w:val="16"/>
                              </w:rPr>
                              <w:t xml:space="preserve"> </w:t>
                            </w:r>
                            <w:r>
                              <w:rPr>
                                <w:color w:val="000000"/>
                                <w:sz w:val="16"/>
                              </w:rPr>
                              <w:t>the</w:t>
                            </w:r>
                            <w:r>
                              <w:rPr>
                                <w:color w:val="000000"/>
                                <w:spacing w:val="24"/>
                                <w:sz w:val="16"/>
                              </w:rPr>
                              <w:t xml:space="preserve"> </w:t>
                            </w:r>
                            <w:r>
                              <w:rPr>
                                <w:color w:val="000000"/>
                                <w:sz w:val="16"/>
                              </w:rPr>
                              <w:t>estimation</w:t>
                            </w:r>
                            <w:r>
                              <w:rPr>
                                <w:color w:val="000000"/>
                                <w:spacing w:val="24"/>
                                <w:sz w:val="16"/>
                              </w:rPr>
                              <w:t xml:space="preserve"> </w:t>
                            </w:r>
                            <w:r>
                              <w:rPr>
                                <w:color w:val="000000"/>
                                <w:sz w:val="16"/>
                              </w:rPr>
                              <w:t>method</w:t>
                            </w:r>
                            <w:r>
                              <w:rPr>
                                <w:color w:val="000000"/>
                                <w:spacing w:val="24"/>
                                <w:sz w:val="16"/>
                              </w:rPr>
                              <w:t xml:space="preserve"> </w:t>
                            </w:r>
                            <w:r>
                              <w:rPr>
                                <w:color w:val="000000"/>
                                <w:sz w:val="16"/>
                              </w:rPr>
                              <w:t>of</w:t>
                            </w:r>
                            <w:r>
                              <w:rPr>
                                <w:color w:val="000000"/>
                                <w:spacing w:val="24"/>
                                <w:sz w:val="16"/>
                              </w:rPr>
                              <w:t xml:space="preserve"> </w:t>
                            </w:r>
                            <w:r>
                              <w:rPr>
                                <w:color w:val="000000"/>
                                <w:sz w:val="16"/>
                              </w:rPr>
                              <w:t>the</w:t>
                            </w:r>
                            <w:r>
                              <w:rPr>
                                <w:color w:val="000000"/>
                                <w:spacing w:val="24"/>
                                <w:sz w:val="16"/>
                              </w:rPr>
                              <w:t xml:space="preserve"> </w:t>
                            </w:r>
                            <w:r>
                              <w:rPr>
                                <w:color w:val="000000"/>
                                <w:spacing w:val="-2"/>
                                <w:sz w:val="16"/>
                              </w:rPr>
                              <w:t>series</w:t>
                            </w:r>
                          </w:p>
                          <w:p w14:paraId="32A7F01C" w14:textId="77777777" w:rsidR="00620CF6" w:rsidRDefault="00000000">
                            <w:pPr>
                              <w:spacing w:before="117"/>
                              <w:ind w:left="3193"/>
                              <w:rPr>
                                <w:color w:val="000000"/>
                                <w:sz w:val="16"/>
                              </w:rPr>
                            </w:pPr>
                            <w:r>
                              <w:rPr>
                                <w:color w:val="000000"/>
                                <w:sz w:val="16"/>
                              </w:rPr>
                              <w:t>published</w:t>
                            </w:r>
                            <w:r>
                              <w:rPr>
                                <w:color w:val="000000"/>
                                <w:spacing w:val="17"/>
                                <w:sz w:val="16"/>
                              </w:rPr>
                              <w:t xml:space="preserve"> </w:t>
                            </w:r>
                            <w:r>
                              <w:rPr>
                                <w:color w:val="000000"/>
                                <w:sz w:val="16"/>
                              </w:rPr>
                              <w:t>in</w:t>
                            </w:r>
                            <w:r>
                              <w:rPr>
                                <w:color w:val="000000"/>
                                <w:spacing w:val="17"/>
                                <w:sz w:val="16"/>
                              </w:rPr>
                              <w:t xml:space="preserve"> </w:t>
                            </w:r>
                            <w:r>
                              <w:rPr>
                                <w:color w:val="000000"/>
                                <w:sz w:val="16"/>
                              </w:rPr>
                              <w:t>the</w:t>
                            </w:r>
                            <w:r>
                              <w:rPr>
                                <w:color w:val="000000"/>
                                <w:spacing w:val="18"/>
                                <w:sz w:val="16"/>
                              </w:rPr>
                              <w:t xml:space="preserve"> </w:t>
                            </w:r>
                            <w:r>
                              <w:rPr>
                                <w:color w:val="000000"/>
                                <w:spacing w:val="-2"/>
                                <w:sz w:val="16"/>
                              </w:rPr>
                              <w:t>warehouse.</w:t>
                            </w:r>
                          </w:p>
                        </w:txbxContent>
                      </wps:txbx>
                      <wps:bodyPr wrap="square" lIns="0" tIns="0" rIns="0" bIns="0" rtlCol="0">
                        <a:noAutofit/>
                      </wps:bodyPr>
                    </wps:wsp>
                  </a:graphicData>
                </a:graphic>
              </wp:anchor>
            </w:drawing>
          </mc:Choice>
          <mc:Fallback>
            <w:pict>
              <v:shape w14:anchorId="6F6BB21E" id="Textbox 81" o:spid="_x0000_s1071" type="#_x0000_t202" style="position:absolute;left:0;text-align:left;margin-left:70.85pt;margin-top:19pt;width:505.85pt;height:33.25pt;z-index:-15707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" fillcolor="#f7f7f7" stroked="f">
                <v:textbox inset="0,0,0,0">
                  <w:txbxContent>
                    <w:p w14:paraId="5A34B245" w14:textId="77777777" w:rsidR="00620CF6" w:rsidRDefault="00000000">
                      <w:pPr>
                        <w:tabs>
                          <w:tab w:val="left" w:pos="3193"/>
                        </w:tabs>
                        <w:spacing w:before="64"/>
                        <w:ind w:left="587"/>
                        <w:rPr>
                          <w:color w:val="000000"/>
                          <w:sz w:val="16"/>
                        </w:rPr>
                      </w:pPr>
                      <w:r>
                        <w:rPr>
                          <w:color w:val="000000"/>
                          <w:sz w:val="16"/>
                        </w:rPr>
                        <w:t>Method</w:t>
                      </w:r>
                      <w:r>
                        <w:rPr>
                          <w:color w:val="000000"/>
                          <w:spacing w:val="26"/>
                          <w:sz w:val="16"/>
                        </w:rPr>
                        <w:t xml:space="preserve"> </w:t>
                      </w:r>
                      <w:r>
                        <w:rPr>
                          <w:color w:val="000000"/>
                          <w:sz w:val="16"/>
                        </w:rPr>
                        <w:t>of</w:t>
                      </w:r>
                      <w:r>
                        <w:rPr>
                          <w:color w:val="000000"/>
                          <w:spacing w:val="27"/>
                          <w:sz w:val="16"/>
                        </w:rPr>
                        <w:t xml:space="preserve"> </w:t>
                      </w:r>
                      <w:r>
                        <w:rPr>
                          <w:color w:val="000000"/>
                          <w:sz w:val="16"/>
                        </w:rPr>
                        <w:t>estimation</w:t>
                      </w:r>
                      <w:r>
                        <w:rPr>
                          <w:color w:val="000000"/>
                          <w:spacing w:val="27"/>
                          <w:sz w:val="16"/>
                        </w:rPr>
                        <w:t xml:space="preserve"> </w:t>
                      </w:r>
                      <w:r>
                        <w:rPr>
                          <w:color w:val="000000"/>
                          <w:spacing w:val="-2"/>
                          <w:sz w:val="16"/>
                        </w:rPr>
                        <w:t>(detailed)</w:t>
                      </w:r>
                      <w:r>
                        <w:rPr>
                          <w:color w:val="000000"/>
                          <w:sz w:val="16"/>
                        </w:rPr>
                        <w:tab/>
                        <w:t>A</w:t>
                      </w:r>
                      <w:r>
                        <w:rPr>
                          <w:color w:val="000000"/>
                          <w:spacing w:val="24"/>
                          <w:sz w:val="16"/>
                        </w:rPr>
                        <w:t xml:space="preserve"> </w:t>
                      </w:r>
                      <w:r>
                        <w:rPr>
                          <w:color w:val="000000"/>
                          <w:sz w:val="16"/>
                        </w:rPr>
                        <w:t>more</w:t>
                      </w:r>
                      <w:r>
                        <w:rPr>
                          <w:color w:val="000000"/>
                          <w:spacing w:val="24"/>
                          <w:sz w:val="16"/>
                        </w:rPr>
                        <w:t xml:space="preserve"> </w:t>
                      </w:r>
                      <w:r>
                        <w:rPr>
                          <w:color w:val="000000"/>
                          <w:sz w:val="16"/>
                        </w:rPr>
                        <w:t>detailed</w:t>
                      </w:r>
                      <w:r>
                        <w:rPr>
                          <w:color w:val="000000"/>
                          <w:spacing w:val="24"/>
                          <w:sz w:val="16"/>
                        </w:rPr>
                        <w:t xml:space="preserve"> </w:t>
                      </w:r>
                      <w:r>
                        <w:rPr>
                          <w:color w:val="000000"/>
                          <w:sz w:val="16"/>
                        </w:rPr>
                        <w:t>explanation</w:t>
                      </w:r>
                      <w:r>
                        <w:rPr>
                          <w:color w:val="000000"/>
                          <w:spacing w:val="24"/>
                          <w:sz w:val="16"/>
                        </w:rPr>
                        <w:t xml:space="preserve"> </w:t>
                      </w:r>
                      <w:r>
                        <w:rPr>
                          <w:color w:val="000000"/>
                          <w:sz w:val="16"/>
                        </w:rPr>
                        <w:t>(when</w:t>
                      </w:r>
                      <w:r>
                        <w:rPr>
                          <w:color w:val="000000"/>
                          <w:spacing w:val="24"/>
                          <w:sz w:val="16"/>
                        </w:rPr>
                        <w:t xml:space="preserve"> </w:t>
                      </w:r>
                      <w:r>
                        <w:rPr>
                          <w:color w:val="000000"/>
                          <w:sz w:val="16"/>
                        </w:rPr>
                        <w:t>applicable)</w:t>
                      </w:r>
                      <w:r>
                        <w:rPr>
                          <w:color w:val="000000"/>
                          <w:spacing w:val="24"/>
                          <w:sz w:val="16"/>
                        </w:rPr>
                        <w:t xml:space="preserve"> </w:t>
                      </w:r>
                      <w:r>
                        <w:rPr>
                          <w:color w:val="000000"/>
                          <w:sz w:val="16"/>
                        </w:rPr>
                        <w:t>of</w:t>
                      </w:r>
                      <w:r>
                        <w:rPr>
                          <w:color w:val="000000"/>
                          <w:spacing w:val="24"/>
                          <w:sz w:val="16"/>
                        </w:rPr>
                        <w:t xml:space="preserve"> </w:t>
                      </w:r>
                      <w:r>
                        <w:rPr>
                          <w:color w:val="000000"/>
                          <w:sz w:val="16"/>
                        </w:rPr>
                        <w:t>the</w:t>
                      </w:r>
                      <w:r>
                        <w:rPr>
                          <w:color w:val="000000"/>
                          <w:spacing w:val="24"/>
                          <w:sz w:val="16"/>
                        </w:rPr>
                        <w:t xml:space="preserve"> </w:t>
                      </w:r>
                      <w:r>
                        <w:rPr>
                          <w:color w:val="000000"/>
                          <w:sz w:val="16"/>
                        </w:rPr>
                        <w:t>estimation</w:t>
                      </w:r>
                      <w:r>
                        <w:rPr>
                          <w:color w:val="000000"/>
                          <w:spacing w:val="24"/>
                          <w:sz w:val="16"/>
                        </w:rPr>
                        <w:t xml:space="preserve"> </w:t>
                      </w:r>
                      <w:r>
                        <w:rPr>
                          <w:color w:val="000000"/>
                          <w:sz w:val="16"/>
                        </w:rPr>
                        <w:t>method</w:t>
                      </w:r>
                      <w:r>
                        <w:rPr>
                          <w:color w:val="000000"/>
                          <w:spacing w:val="24"/>
                          <w:sz w:val="16"/>
                        </w:rPr>
                        <w:t xml:space="preserve"> </w:t>
                      </w:r>
                      <w:r>
                        <w:rPr>
                          <w:color w:val="000000"/>
                          <w:sz w:val="16"/>
                        </w:rPr>
                        <w:t>of</w:t>
                      </w:r>
                      <w:r>
                        <w:rPr>
                          <w:color w:val="000000"/>
                          <w:spacing w:val="24"/>
                          <w:sz w:val="16"/>
                        </w:rPr>
                        <w:t xml:space="preserve"> </w:t>
                      </w:r>
                      <w:r>
                        <w:rPr>
                          <w:color w:val="000000"/>
                          <w:sz w:val="16"/>
                        </w:rPr>
                        <w:t>the</w:t>
                      </w:r>
                      <w:r>
                        <w:rPr>
                          <w:color w:val="000000"/>
                          <w:spacing w:val="24"/>
                          <w:sz w:val="16"/>
                        </w:rPr>
                        <w:t xml:space="preserve"> </w:t>
                      </w:r>
                      <w:r>
                        <w:rPr>
                          <w:color w:val="000000"/>
                          <w:spacing w:val="-2"/>
                          <w:sz w:val="16"/>
                        </w:rPr>
                        <w:t>series</w:t>
                      </w:r>
                    </w:p>
                    <w:p w14:paraId="32A7F01C" w14:textId="77777777" w:rsidR="00620CF6" w:rsidRDefault="00000000">
                      <w:pPr>
                        <w:spacing w:before="117"/>
                        <w:ind w:left="3193"/>
                        <w:rPr>
                          <w:color w:val="000000"/>
                          <w:sz w:val="16"/>
                        </w:rPr>
                      </w:pPr>
                      <w:r>
                        <w:rPr>
                          <w:color w:val="000000"/>
                          <w:sz w:val="16"/>
                        </w:rPr>
                        <w:t>published</w:t>
                      </w:r>
                      <w:r>
                        <w:rPr>
                          <w:color w:val="000000"/>
                          <w:spacing w:val="17"/>
                          <w:sz w:val="16"/>
                        </w:rPr>
                        <w:t xml:space="preserve"> </w:t>
                      </w:r>
                      <w:r>
                        <w:rPr>
                          <w:color w:val="000000"/>
                          <w:sz w:val="16"/>
                        </w:rPr>
                        <w:t>in</w:t>
                      </w:r>
                      <w:r>
                        <w:rPr>
                          <w:color w:val="000000"/>
                          <w:spacing w:val="17"/>
                          <w:sz w:val="16"/>
                        </w:rPr>
                        <w:t xml:space="preserve"> </w:t>
                      </w:r>
                      <w:r>
                        <w:rPr>
                          <w:color w:val="000000"/>
                          <w:sz w:val="16"/>
                        </w:rPr>
                        <w:t>the</w:t>
                      </w:r>
                      <w:r>
                        <w:rPr>
                          <w:color w:val="000000"/>
                          <w:spacing w:val="18"/>
                          <w:sz w:val="16"/>
                        </w:rPr>
                        <w:t xml:space="preserve"> </w:t>
                      </w:r>
                      <w:r>
                        <w:rPr>
                          <w:color w:val="000000"/>
                          <w:spacing w:val="-2"/>
                          <w:sz w:val="16"/>
                        </w:rPr>
                        <w:t>warehouse.</w:t>
                      </w:r>
                    </w:p>
                  </w:txbxContent>
                </v:textbox>
                <w10:wrap type="topAndBottom" anchorx="page"/>
              </v:shape>
            </w:pict>
          </mc:Fallback>
        </mc:AlternateContent>
      </w:r>
      <w:r>
        <w:rPr>
          <w:sz w:val="16"/>
        </w:rPr>
        <w:t>Method</w:t>
      </w:r>
      <w:r>
        <w:rPr>
          <w:spacing w:val="20"/>
          <w:sz w:val="16"/>
        </w:rPr>
        <w:t xml:space="preserve"> </w:t>
      </w:r>
      <w:r>
        <w:rPr>
          <w:sz w:val="16"/>
        </w:rPr>
        <w:t>of</w:t>
      </w:r>
      <w:r>
        <w:rPr>
          <w:spacing w:val="21"/>
          <w:sz w:val="16"/>
        </w:rPr>
        <w:t xml:space="preserve"> </w:t>
      </w:r>
      <w:r>
        <w:rPr>
          <w:spacing w:val="-2"/>
          <w:sz w:val="16"/>
        </w:rPr>
        <w:t>estimation</w:t>
      </w:r>
      <w:r>
        <w:rPr>
          <w:sz w:val="16"/>
        </w:rPr>
        <w:tab/>
      </w:r>
      <w:proofErr w:type="gramStart"/>
      <w:r>
        <w:rPr>
          <w:sz w:val="16"/>
        </w:rPr>
        <w:t>A</w:t>
      </w:r>
      <w:r>
        <w:rPr>
          <w:spacing w:val="19"/>
          <w:sz w:val="16"/>
        </w:rPr>
        <w:t xml:space="preserve"> </w:t>
      </w:r>
      <w:r>
        <w:rPr>
          <w:sz w:val="16"/>
        </w:rPr>
        <w:t>brief</w:t>
      </w:r>
      <w:r>
        <w:rPr>
          <w:spacing w:val="20"/>
          <w:sz w:val="16"/>
        </w:rPr>
        <w:t xml:space="preserve"> </w:t>
      </w:r>
      <w:r>
        <w:rPr>
          <w:sz w:val="16"/>
        </w:rPr>
        <w:t>summary</w:t>
      </w:r>
      <w:proofErr w:type="gramEnd"/>
      <w:r>
        <w:rPr>
          <w:spacing w:val="20"/>
          <w:sz w:val="16"/>
        </w:rPr>
        <w:t xml:space="preserve"> </w:t>
      </w:r>
      <w:r>
        <w:rPr>
          <w:sz w:val="16"/>
        </w:rPr>
        <w:t>of</w:t>
      </w:r>
      <w:r>
        <w:rPr>
          <w:spacing w:val="20"/>
          <w:sz w:val="16"/>
        </w:rPr>
        <w:t xml:space="preserve"> </w:t>
      </w:r>
      <w:r>
        <w:rPr>
          <w:sz w:val="16"/>
        </w:rPr>
        <w:t>the</w:t>
      </w:r>
      <w:r>
        <w:rPr>
          <w:spacing w:val="20"/>
          <w:sz w:val="16"/>
        </w:rPr>
        <w:t xml:space="preserve"> </w:t>
      </w:r>
      <w:r>
        <w:rPr>
          <w:sz w:val="16"/>
        </w:rPr>
        <w:t>estimation</w:t>
      </w:r>
      <w:r>
        <w:rPr>
          <w:spacing w:val="19"/>
          <w:sz w:val="16"/>
        </w:rPr>
        <w:t xml:space="preserve"> </w:t>
      </w:r>
      <w:r>
        <w:rPr>
          <w:sz w:val="16"/>
        </w:rPr>
        <w:t>method</w:t>
      </w:r>
      <w:r>
        <w:rPr>
          <w:spacing w:val="20"/>
          <w:sz w:val="16"/>
        </w:rPr>
        <w:t xml:space="preserve"> </w:t>
      </w:r>
      <w:r>
        <w:rPr>
          <w:sz w:val="16"/>
        </w:rPr>
        <w:t>of</w:t>
      </w:r>
      <w:r>
        <w:rPr>
          <w:spacing w:val="20"/>
          <w:sz w:val="16"/>
        </w:rPr>
        <w:t xml:space="preserve"> </w:t>
      </w:r>
      <w:r>
        <w:rPr>
          <w:sz w:val="16"/>
        </w:rPr>
        <w:t>the</w:t>
      </w:r>
      <w:r>
        <w:rPr>
          <w:spacing w:val="20"/>
          <w:sz w:val="16"/>
        </w:rPr>
        <w:t xml:space="preserve"> </w:t>
      </w:r>
      <w:r>
        <w:rPr>
          <w:sz w:val="16"/>
        </w:rPr>
        <w:t>series</w:t>
      </w:r>
      <w:r>
        <w:rPr>
          <w:spacing w:val="20"/>
          <w:sz w:val="16"/>
        </w:rPr>
        <w:t xml:space="preserve"> </w:t>
      </w:r>
      <w:r>
        <w:rPr>
          <w:sz w:val="16"/>
        </w:rPr>
        <w:t>published</w:t>
      </w:r>
      <w:r>
        <w:rPr>
          <w:spacing w:val="20"/>
          <w:sz w:val="16"/>
        </w:rPr>
        <w:t xml:space="preserve"> </w:t>
      </w:r>
      <w:r>
        <w:rPr>
          <w:sz w:val="16"/>
        </w:rPr>
        <w:t>in</w:t>
      </w:r>
      <w:r>
        <w:rPr>
          <w:spacing w:val="19"/>
          <w:sz w:val="16"/>
        </w:rPr>
        <w:t xml:space="preserve"> </w:t>
      </w:r>
      <w:r>
        <w:rPr>
          <w:sz w:val="16"/>
        </w:rPr>
        <w:t>the</w:t>
      </w:r>
      <w:r>
        <w:rPr>
          <w:spacing w:val="20"/>
          <w:sz w:val="16"/>
        </w:rPr>
        <w:t xml:space="preserve"> </w:t>
      </w:r>
      <w:r>
        <w:rPr>
          <w:spacing w:val="-2"/>
          <w:sz w:val="16"/>
        </w:rPr>
        <w:t>warehouse.</w:t>
      </w:r>
    </w:p>
    <w:p w14:paraId="71996FAD" w14:textId="77777777" w:rsidR="00620CF6" w:rsidRDefault="00000000">
      <w:pPr>
        <w:tabs>
          <w:tab w:val="left" w:pos="3310"/>
        </w:tabs>
        <w:spacing w:before="64"/>
        <w:ind w:left="1681"/>
        <w:rPr>
          <w:sz w:val="16"/>
        </w:rPr>
      </w:pPr>
      <w:r>
        <w:rPr>
          <w:sz w:val="16"/>
        </w:rPr>
        <w:t>Valuation</w:t>
      </w:r>
      <w:r>
        <w:rPr>
          <w:spacing w:val="20"/>
          <w:sz w:val="16"/>
        </w:rPr>
        <w:t xml:space="preserve"> </w:t>
      </w:r>
      <w:r>
        <w:rPr>
          <w:sz w:val="16"/>
        </w:rPr>
        <w:t>of</w:t>
      </w:r>
      <w:r>
        <w:rPr>
          <w:spacing w:val="20"/>
          <w:sz w:val="16"/>
        </w:rPr>
        <w:t xml:space="preserve"> </w:t>
      </w:r>
      <w:r>
        <w:rPr>
          <w:spacing w:val="-2"/>
          <w:sz w:val="16"/>
        </w:rPr>
        <w:t>assets</w:t>
      </w:r>
      <w:r>
        <w:rPr>
          <w:sz w:val="16"/>
        </w:rPr>
        <w:tab/>
        <w:t>How</w:t>
      </w:r>
      <w:r>
        <w:rPr>
          <w:spacing w:val="16"/>
          <w:sz w:val="16"/>
        </w:rPr>
        <w:t xml:space="preserve"> </w:t>
      </w:r>
      <w:r>
        <w:rPr>
          <w:sz w:val="16"/>
        </w:rPr>
        <w:t>specific</w:t>
      </w:r>
      <w:r>
        <w:rPr>
          <w:spacing w:val="16"/>
          <w:sz w:val="16"/>
        </w:rPr>
        <w:t xml:space="preserve"> </w:t>
      </w:r>
      <w:r>
        <w:rPr>
          <w:sz w:val="16"/>
        </w:rPr>
        <w:t>assets</w:t>
      </w:r>
      <w:r>
        <w:rPr>
          <w:spacing w:val="16"/>
          <w:sz w:val="16"/>
        </w:rPr>
        <w:t xml:space="preserve"> </w:t>
      </w:r>
      <w:r>
        <w:rPr>
          <w:sz w:val="16"/>
        </w:rPr>
        <w:t>and</w:t>
      </w:r>
      <w:r>
        <w:rPr>
          <w:spacing w:val="16"/>
          <w:sz w:val="16"/>
        </w:rPr>
        <w:t xml:space="preserve"> </w:t>
      </w:r>
      <w:r>
        <w:rPr>
          <w:sz w:val="16"/>
        </w:rPr>
        <w:t>liabilities</w:t>
      </w:r>
      <w:r>
        <w:rPr>
          <w:spacing w:val="16"/>
          <w:sz w:val="16"/>
        </w:rPr>
        <w:t xml:space="preserve"> </w:t>
      </w:r>
      <w:r>
        <w:rPr>
          <w:sz w:val="16"/>
        </w:rPr>
        <w:t>have</w:t>
      </w:r>
      <w:r>
        <w:rPr>
          <w:spacing w:val="17"/>
          <w:sz w:val="16"/>
        </w:rPr>
        <w:t xml:space="preserve"> </w:t>
      </w:r>
      <w:r>
        <w:rPr>
          <w:sz w:val="16"/>
        </w:rPr>
        <w:t>been</w:t>
      </w:r>
      <w:r>
        <w:rPr>
          <w:spacing w:val="16"/>
          <w:sz w:val="16"/>
        </w:rPr>
        <w:t xml:space="preserve"> </w:t>
      </w:r>
      <w:r>
        <w:rPr>
          <w:spacing w:val="-2"/>
          <w:sz w:val="16"/>
        </w:rPr>
        <w:t>valuated.</w:t>
      </w:r>
    </w:p>
    <w:p w14:paraId="265E278D" w14:textId="77777777" w:rsidR="00620CF6" w:rsidRDefault="00000000">
      <w:pPr>
        <w:pStyle w:val="BodyText"/>
        <w:spacing w:before="6"/>
        <w:rPr>
          <w:sz w:val="9"/>
        </w:rPr>
      </w:pPr>
      <w:r>
        <w:rPr>
          <w:noProof/>
        </w:rPr>
        <mc:AlternateContent>
          <mc:Choice Requires="wps">
            <w:drawing>
              <wp:anchor distT="0" distB="0" distL="0" distR="0" simplePos="0" relativeHeight="487609344" behindDoc="1" locked="0" layoutInCell="1" allowOverlap="1" wp14:anchorId="54054A5D" wp14:editId="6A02ADF2">
                <wp:simplePos x="0" y="0"/>
                <wp:positionH relativeFrom="page">
                  <wp:posOffset>899998</wp:posOffset>
                </wp:positionH>
                <wp:positionV relativeFrom="paragraph">
                  <wp:posOffset>96469</wp:posOffset>
                </wp:positionV>
                <wp:extent cx="6424295" cy="422275"/>
                <wp:effectExtent l="0" t="0" r="0" b="0"/>
                <wp:wrapTopAndBottom/>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4295" cy="422275"/>
                        </a:xfrm>
                        <a:prstGeom prst="rect">
                          <a:avLst/>
                        </a:prstGeom>
                        <a:solidFill>
                          <a:srgbClr val="F7F7F7"/>
                        </a:solidFill>
                      </wps:spPr>
                      <wps:txbx>
                        <w:txbxContent>
                          <w:p w14:paraId="4B2BC416" w14:textId="77777777" w:rsidR="00620CF6" w:rsidRDefault="00000000">
                            <w:pPr>
                              <w:tabs>
                                <w:tab w:val="left" w:pos="3193"/>
                              </w:tabs>
                              <w:spacing w:before="64"/>
                              <w:ind w:left="737"/>
                              <w:rPr>
                                <w:color w:val="000000"/>
                                <w:sz w:val="16"/>
                              </w:rPr>
                            </w:pPr>
                            <w:r>
                              <w:rPr>
                                <w:color w:val="000000"/>
                                <w:sz w:val="16"/>
                              </w:rPr>
                              <w:t>Treatment</w:t>
                            </w:r>
                            <w:r>
                              <w:rPr>
                                <w:color w:val="000000"/>
                                <w:spacing w:val="28"/>
                                <w:sz w:val="16"/>
                              </w:rPr>
                              <w:t xml:space="preserve"> </w:t>
                            </w:r>
                            <w:r>
                              <w:rPr>
                                <w:color w:val="000000"/>
                                <w:sz w:val="16"/>
                              </w:rPr>
                              <w:t>of</w:t>
                            </w:r>
                            <w:r>
                              <w:rPr>
                                <w:color w:val="000000"/>
                                <w:spacing w:val="28"/>
                                <w:sz w:val="16"/>
                              </w:rPr>
                              <w:t xml:space="preserve"> </w:t>
                            </w:r>
                            <w:r>
                              <w:rPr>
                                <w:color w:val="000000"/>
                                <w:sz w:val="16"/>
                              </w:rPr>
                              <w:t>private</w:t>
                            </w:r>
                            <w:r>
                              <w:rPr>
                                <w:color w:val="000000"/>
                                <w:spacing w:val="29"/>
                                <w:sz w:val="16"/>
                              </w:rPr>
                              <w:t xml:space="preserve"> </w:t>
                            </w:r>
                            <w:r>
                              <w:rPr>
                                <w:color w:val="000000"/>
                                <w:spacing w:val="-2"/>
                                <w:sz w:val="16"/>
                              </w:rPr>
                              <w:t>pensions</w:t>
                            </w:r>
                            <w:r>
                              <w:rPr>
                                <w:color w:val="000000"/>
                                <w:sz w:val="16"/>
                              </w:rPr>
                              <w:tab/>
                              <w:t>Whether</w:t>
                            </w:r>
                            <w:r>
                              <w:rPr>
                                <w:color w:val="000000"/>
                                <w:spacing w:val="20"/>
                                <w:sz w:val="16"/>
                              </w:rPr>
                              <w:t xml:space="preserve"> </w:t>
                            </w:r>
                            <w:r>
                              <w:rPr>
                                <w:color w:val="000000"/>
                                <w:sz w:val="16"/>
                              </w:rPr>
                              <w:t>any</w:t>
                            </w:r>
                            <w:r>
                              <w:rPr>
                                <w:color w:val="000000"/>
                                <w:spacing w:val="20"/>
                                <w:sz w:val="16"/>
                              </w:rPr>
                              <w:t xml:space="preserve"> </w:t>
                            </w:r>
                            <w:r>
                              <w:rPr>
                                <w:color w:val="000000"/>
                                <w:sz w:val="16"/>
                              </w:rPr>
                              <w:t>private</w:t>
                            </w:r>
                            <w:r>
                              <w:rPr>
                                <w:color w:val="000000"/>
                                <w:spacing w:val="21"/>
                                <w:sz w:val="16"/>
                              </w:rPr>
                              <w:t xml:space="preserve"> </w:t>
                            </w:r>
                            <w:r>
                              <w:rPr>
                                <w:color w:val="000000"/>
                                <w:sz w:val="16"/>
                              </w:rPr>
                              <w:t>pensions</w:t>
                            </w:r>
                            <w:r>
                              <w:rPr>
                                <w:color w:val="000000"/>
                                <w:spacing w:val="20"/>
                                <w:sz w:val="16"/>
                              </w:rPr>
                              <w:t xml:space="preserve"> </w:t>
                            </w:r>
                            <w:r>
                              <w:rPr>
                                <w:color w:val="000000"/>
                                <w:sz w:val="16"/>
                              </w:rPr>
                              <w:t>are</w:t>
                            </w:r>
                            <w:r>
                              <w:rPr>
                                <w:color w:val="000000"/>
                                <w:spacing w:val="21"/>
                                <w:sz w:val="16"/>
                              </w:rPr>
                              <w:t xml:space="preserve"> </w:t>
                            </w:r>
                            <w:r>
                              <w:rPr>
                                <w:color w:val="000000"/>
                                <w:sz w:val="16"/>
                              </w:rPr>
                              <w:t>included</w:t>
                            </w:r>
                            <w:r>
                              <w:rPr>
                                <w:color w:val="000000"/>
                                <w:spacing w:val="20"/>
                                <w:sz w:val="16"/>
                              </w:rPr>
                              <w:t xml:space="preserve"> </w:t>
                            </w:r>
                            <w:r>
                              <w:rPr>
                                <w:color w:val="000000"/>
                                <w:sz w:val="16"/>
                              </w:rPr>
                              <w:t>in</w:t>
                            </w:r>
                            <w:r>
                              <w:rPr>
                                <w:color w:val="000000"/>
                                <w:spacing w:val="21"/>
                                <w:sz w:val="16"/>
                              </w:rPr>
                              <w:t xml:space="preserve"> </w:t>
                            </w:r>
                            <w:r>
                              <w:rPr>
                                <w:color w:val="000000"/>
                                <w:sz w:val="16"/>
                              </w:rPr>
                              <w:t>the</w:t>
                            </w:r>
                            <w:r>
                              <w:rPr>
                                <w:color w:val="000000"/>
                                <w:spacing w:val="20"/>
                                <w:sz w:val="16"/>
                              </w:rPr>
                              <w:t xml:space="preserve"> </w:t>
                            </w:r>
                            <w:r>
                              <w:rPr>
                                <w:color w:val="000000"/>
                                <w:sz w:val="16"/>
                              </w:rPr>
                              <w:t>wealth</w:t>
                            </w:r>
                            <w:r>
                              <w:rPr>
                                <w:color w:val="000000"/>
                                <w:spacing w:val="20"/>
                                <w:sz w:val="16"/>
                              </w:rPr>
                              <w:t xml:space="preserve"> </w:t>
                            </w:r>
                            <w:r>
                              <w:rPr>
                                <w:color w:val="000000"/>
                                <w:sz w:val="16"/>
                              </w:rPr>
                              <w:t>definition,</w:t>
                            </w:r>
                            <w:r>
                              <w:rPr>
                                <w:color w:val="000000"/>
                                <w:spacing w:val="21"/>
                                <w:sz w:val="16"/>
                              </w:rPr>
                              <w:t xml:space="preserve"> </w:t>
                            </w:r>
                            <w:r>
                              <w:rPr>
                                <w:color w:val="000000"/>
                                <w:sz w:val="16"/>
                              </w:rPr>
                              <w:t>and</w:t>
                            </w:r>
                            <w:r>
                              <w:rPr>
                                <w:color w:val="000000"/>
                                <w:spacing w:val="20"/>
                                <w:sz w:val="16"/>
                              </w:rPr>
                              <w:t xml:space="preserve"> </w:t>
                            </w:r>
                            <w:r>
                              <w:rPr>
                                <w:color w:val="000000"/>
                                <w:sz w:val="16"/>
                              </w:rPr>
                              <w:t>if</w:t>
                            </w:r>
                            <w:r>
                              <w:rPr>
                                <w:color w:val="000000"/>
                                <w:spacing w:val="21"/>
                                <w:sz w:val="16"/>
                              </w:rPr>
                              <w:t xml:space="preserve"> </w:t>
                            </w:r>
                            <w:r>
                              <w:rPr>
                                <w:color w:val="000000"/>
                                <w:sz w:val="16"/>
                              </w:rPr>
                              <w:t>applicable,</w:t>
                            </w:r>
                            <w:r>
                              <w:rPr>
                                <w:color w:val="000000"/>
                                <w:spacing w:val="20"/>
                                <w:sz w:val="16"/>
                              </w:rPr>
                              <w:t xml:space="preserve"> </w:t>
                            </w:r>
                            <w:proofErr w:type="gramStart"/>
                            <w:r>
                              <w:rPr>
                                <w:color w:val="000000"/>
                                <w:spacing w:val="-5"/>
                                <w:sz w:val="16"/>
                              </w:rPr>
                              <w:t>how</w:t>
                            </w:r>
                            <w:proofErr w:type="gramEnd"/>
                          </w:p>
                          <w:p w14:paraId="690E6B83" w14:textId="77777777" w:rsidR="00620CF6" w:rsidRDefault="00000000">
                            <w:pPr>
                              <w:spacing w:before="117"/>
                              <w:ind w:left="3193"/>
                              <w:rPr>
                                <w:color w:val="000000"/>
                                <w:sz w:val="16"/>
                              </w:rPr>
                            </w:pPr>
                            <w:r>
                              <w:rPr>
                                <w:color w:val="000000"/>
                                <w:sz w:val="16"/>
                              </w:rPr>
                              <w:t>they</w:t>
                            </w:r>
                            <w:r>
                              <w:rPr>
                                <w:color w:val="000000"/>
                                <w:spacing w:val="19"/>
                                <w:sz w:val="16"/>
                              </w:rPr>
                              <w:t xml:space="preserve"> </w:t>
                            </w:r>
                            <w:r>
                              <w:rPr>
                                <w:color w:val="000000"/>
                                <w:sz w:val="16"/>
                              </w:rPr>
                              <w:t>have</w:t>
                            </w:r>
                            <w:r>
                              <w:rPr>
                                <w:color w:val="000000"/>
                                <w:spacing w:val="20"/>
                                <w:sz w:val="16"/>
                              </w:rPr>
                              <w:t xml:space="preserve"> </w:t>
                            </w:r>
                            <w:r>
                              <w:rPr>
                                <w:color w:val="000000"/>
                                <w:sz w:val="16"/>
                              </w:rPr>
                              <w:t>been</w:t>
                            </w:r>
                            <w:r>
                              <w:rPr>
                                <w:color w:val="000000"/>
                                <w:spacing w:val="20"/>
                                <w:sz w:val="16"/>
                              </w:rPr>
                              <w:t xml:space="preserve"> </w:t>
                            </w:r>
                            <w:r>
                              <w:rPr>
                                <w:color w:val="000000"/>
                                <w:spacing w:val="-2"/>
                                <w:sz w:val="16"/>
                              </w:rPr>
                              <w:t>valuated.</w:t>
                            </w:r>
                          </w:p>
                        </w:txbxContent>
                      </wps:txbx>
                      <wps:bodyPr wrap="square" lIns="0" tIns="0" rIns="0" bIns="0" rtlCol="0">
                        <a:noAutofit/>
                      </wps:bodyPr>
                    </wps:wsp>
                  </a:graphicData>
                </a:graphic>
              </wp:anchor>
            </w:drawing>
          </mc:Choice>
          <mc:Fallback>
            <w:pict>
              <v:shape w14:anchorId="54054A5D" id="Textbox 82" o:spid="_x0000_s1072" type="#_x0000_t202" style="position:absolute;margin-left:70.85pt;margin-top:7.6pt;width:505.85pt;height:33.25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" fillcolor="#f7f7f7" stroked="f">
                <v:textbox inset="0,0,0,0">
                  <w:txbxContent>
                    <w:p w14:paraId="4B2BC416" w14:textId="77777777" w:rsidR="00620CF6" w:rsidRDefault="00000000">
                      <w:pPr>
                        <w:tabs>
                          <w:tab w:val="left" w:pos="3193"/>
                        </w:tabs>
                        <w:spacing w:before="64"/>
                        <w:ind w:left="737"/>
                        <w:rPr>
                          <w:color w:val="000000"/>
                          <w:sz w:val="16"/>
                        </w:rPr>
                      </w:pPr>
                      <w:r>
                        <w:rPr>
                          <w:color w:val="000000"/>
                          <w:sz w:val="16"/>
                        </w:rPr>
                        <w:t>Treatment</w:t>
                      </w:r>
                      <w:r>
                        <w:rPr>
                          <w:color w:val="000000"/>
                          <w:spacing w:val="28"/>
                          <w:sz w:val="16"/>
                        </w:rPr>
                        <w:t xml:space="preserve"> </w:t>
                      </w:r>
                      <w:r>
                        <w:rPr>
                          <w:color w:val="000000"/>
                          <w:sz w:val="16"/>
                        </w:rPr>
                        <w:t>of</w:t>
                      </w:r>
                      <w:r>
                        <w:rPr>
                          <w:color w:val="000000"/>
                          <w:spacing w:val="28"/>
                          <w:sz w:val="16"/>
                        </w:rPr>
                        <w:t xml:space="preserve"> </w:t>
                      </w:r>
                      <w:r>
                        <w:rPr>
                          <w:color w:val="000000"/>
                          <w:sz w:val="16"/>
                        </w:rPr>
                        <w:t>private</w:t>
                      </w:r>
                      <w:r>
                        <w:rPr>
                          <w:color w:val="000000"/>
                          <w:spacing w:val="29"/>
                          <w:sz w:val="16"/>
                        </w:rPr>
                        <w:t xml:space="preserve"> </w:t>
                      </w:r>
                      <w:r>
                        <w:rPr>
                          <w:color w:val="000000"/>
                          <w:spacing w:val="-2"/>
                          <w:sz w:val="16"/>
                        </w:rPr>
                        <w:t>pensions</w:t>
                      </w:r>
                      <w:r>
                        <w:rPr>
                          <w:color w:val="000000"/>
                          <w:sz w:val="16"/>
                        </w:rPr>
                        <w:tab/>
                        <w:t>Whether</w:t>
                      </w:r>
                      <w:r>
                        <w:rPr>
                          <w:color w:val="000000"/>
                          <w:spacing w:val="20"/>
                          <w:sz w:val="16"/>
                        </w:rPr>
                        <w:t xml:space="preserve"> </w:t>
                      </w:r>
                      <w:r>
                        <w:rPr>
                          <w:color w:val="000000"/>
                          <w:sz w:val="16"/>
                        </w:rPr>
                        <w:t>any</w:t>
                      </w:r>
                      <w:r>
                        <w:rPr>
                          <w:color w:val="000000"/>
                          <w:spacing w:val="20"/>
                          <w:sz w:val="16"/>
                        </w:rPr>
                        <w:t xml:space="preserve"> </w:t>
                      </w:r>
                      <w:r>
                        <w:rPr>
                          <w:color w:val="000000"/>
                          <w:sz w:val="16"/>
                        </w:rPr>
                        <w:t>private</w:t>
                      </w:r>
                      <w:r>
                        <w:rPr>
                          <w:color w:val="000000"/>
                          <w:spacing w:val="21"/>
                          <w:sz w:val="16"/>
                        </w:rPr>
                        <w:t xml:space="preserve"> </w:t>
                      </w:r>
                      <w:r>
                        <w:rPr>
                          <w:color w:val="000000"/>
                          <w:sz w:val="16"/>
                        </w:rPr>
                        <w:t>pensions</w:t>
                      </w:r>
                      <w:r>
                        <w:rPr>
                          <w:color w:val="000000"/>
                          <w:spacing w:val="20"/>
                          <w:sz w:val="16"/>
                        </w:rPr>
                        <w:t xml:space="preserve"> </w:t>
                      </w:r>
                      <w:r>
                        <w:rPr>
                          <w:color w:val="000000"/>
                          <w:sz w:val="16"/>
                        </w:rPr>
                        <w:t>are</w:t>
                      </w:r>
                      <w:r>
                        <w:rPr>
                          <w:color w:val="000000"/>
                          <w:spacing w:val="21"/>
                          <w:sz w:val="16"/>
                        </w:rPr>
                        <w:t xml:space="preserve"> </w:t>
                      </w:r>
                      <w:r>
                        <w:rPr>
                          <w:color w:val="000000"/>
                          <w:sz w:val="16"/>
                        </w:rPr>
                        <w:t>included</w:t>
                      </w:r>
                      <w:r>
                        <w:rPr>
                          <w:color w:val="000000"/>
                          <w:spacing w:val="20"/>
                          <w:sz w:val="16"/>
                        </w:rPr>
                        <w:t xml:space="preserve"> </w:t>
                      </w:r>
                      <w:r>
                        <w:rPr>
                          <w:color w:val="000000"/>
                          <w:sz w:val="16"/>
                        </w:rPr>
                        <w:t>in</w:t>
                      </w:r>
                      <w:r>
                        <w:rPr>
                          <w:color w:val="000000"/>
                          <w:spacing w:val="21"/>
                          <w:sz w:val="16"/>
                        </w:rPr>
                        <w:t xml:space="preserve"> </w:t>
                      </w:r>
                      <w:r>
                        <w:rPr>
                          <w:color w:val="000000"/>
                          <w:sz w:val="16"/>
                        </w:rPr>
                        <w:t>the</w:t>
                      </w:r>
                      <w:r>
                        <w:rPr>
                          <w:color w:val="000000"/>
                          <w:spacing w:val="20"/>
                          <w:sz w:val="16"/>
                        </w:rPr>
                        <w:t xml:space="preserve"> </w:t>
                      </w:r>
                      <w:r>
                        <w:rPr>
                          <w:color w:val="000000"/>
                          <w:sz w:val="16"/>
                        </w:rPr>
                        <w:t>wealth</w:t>
                      </w:r>
                      <w:r>
                        <w:rPr>
                          <w:color w:val="000000"/>
                          <w:spacing w:val="20"/>
                          <w:sz w:val="16"/>
                        </w:rPr>
                        <w:t xml:space="preserve"> </w:t>
                      </w:r>
                      <w:r>
                        <w:rPr>
                          <w:color w:val="000000"/>
                          <w:sz w:val="16"/>
                        </w:rPr>
                        <w:t>definition,</w:t>
                      </w:r>
                      <w:r>
                        <w:rPr>
                          <w:color w:val="000000"/>
                          <w:spacing w:val="21"/>
                          <w:sz w:val="16"/>
                        </w:rPr>
                        <w:t xml:space="preserve"> </w:t>
                      </w:r>
                      <w:r>
                        <w:rPr>
                          <w:color w:val="000000"/>
                          <w:sz w:val="16"/>
                        </w:rPr>
                        <w:t>and</w:t>
                      </w:r>
                      <w:r>
                        <w:rPr>
                          <w:color w:val="000000"/>
                          <w:spacing w:val="20"/>
                          <w:sz w:val="16"/>
                        </w:rPr>
                        <w:t xml:space="preserve"> </w:t>
                      </w:r>
                      <w:r>
                        <w:rPr>
                          <w:color w:val="000000"/>
                          <w:sz w:val="16"/>
                        </w:rPr>
                        <w:t>if</w:t>
                      </w:r>
                      <w:r>
                        <w:rPr>
                          <w:color w:val="000000"/>
                          <w:spacing w:val="21"/>
                          <w:sz w:val="16"/>
                        </w:rPr>
                        <w:t xml:space="preserve"> </w:t>
                      </w:r>
                      <w:r>
                        <w:rPr>
                          <w:color w:val="000000"/>
                          <w:sz w:val="16"/>
                        </w:rPr>
                        <w:t>applicable,</w:t>
                      </w:r>
                      <w:r>
                        <w:rPr>
                          <w:color w:val="000000"/>
                          <w:spacing w:val="20"/>
                          <w:sz w:val="16"/>
                        </w:rPr>
                        <w:t xml:space="preserve"> </w:t>
                      </w:r>
                      <w:proofErr w:type="gramStart"/>
                      <w:r>
                        <w:rPr>
                          <w:color w:val="000000"/>
                          <w:spacing w:val="-5"/>
                          <w:sz w:val="16"/>
                        </w:rPr>
                        <w:t>how</w:t>
                      </w:r>
                      <w:proofErr w:type="gramEnd"/>
                    </w:p>
                    <w:p w14:paraId="690E6B83" w14:textId="77777777" w:rsidR="00620CF6" w:rsidRDefault="00000000">
                      <w:pPr>
                        <w:spacing w:before="117"/>
                        <w:ind w:left="3193"/>
                        <w:rPr>
                          <w:color w:val="000000"/>
                          <w:sz w:val="16"/>
                        </w:rPr>
                      </w:pPr>
                      <w:r>
                        <w:rPr>
                          <w:color w:val="000000"/>
                          <w:sz w:val="16"/>
                        </w:rPr>
                        <w:t>they</w:t>
                      </w:r>
                      <w:r>
                        <w:rPr>
                          <w:color w:val="000000"/>
                          <w:spacing w:val="19"/>
                          <w:sz w:val="16"/>
                        </w:rPr>
                        <w:t xml:space="preserve"> </w:t>
                      </w:r>
                      <w:r>
                        <w:rPr>
                          <w:color w:val="000000"/>
                          <w:sz w:val="16"/>
                        </w:rPr>
                        <w:t>have</w:t>
                      </w:r>
                      <w:r>
                        <w:rPr>
                          <w:color w:val="000000"/>
                          <w:spacing w:val="20"/>
                          <w:sz w:val="16"/>
                        </w:rPr>
                        <w:t xml:space="preserve"> </w:t>
                      </w:r>
                      <w:r>
                        <w:rPr>
                          <w:color w:val="000000"/>
                          <w:sz w:val="16"/>
                        </w:rPr>
                        <w:t>been</w:t>
                      </w:r>
                      <w:r>
                        <w:rPr>
                          <w:color w:val="000000"/>
                          <w:spacing w:val="20"/>
                          <w:sz w:val="16"/>
                        </w:rPr>
                        <w:t xml:space="preserve"> </w:t>
                      </w:r>
                      <w:r>
                        <w:rPr>
                          <w:color w:val="000000"/>
                          <w:spacing w:val="-2"/>
                          <w:sz w:val="16"/>
                        </w:rPr>
                        <w:t>valuated.</w:t>
                      </w:r>
                    </w:p>
                  </w:txbxContent>
                </v:textbox>
                <w10:wrap type="topAndBottom" anchorx="page"/>
              </v:shape>
            </w:pict>
          </mc:Fallback>
        </mc:AlternateContent>
      </w:r>
    </w:p>
    <w:p w14:paraId="05200EB0" w14:textId="77777777" w:rsidR="00620CF6" w:rsidRDefault="00000000">
      <w:pPr>
        <w:tabs>
          <w:tab w:val="left" w:pos="3310"/>
        </w:tabs>
        <w:spacing w:before="64" w:line="369" w:lineRule="auto"/>
        <w:ind w:left="3310" w:right="535" w:hanging="2395"/>
        <w:rPr>
          <w:sz w:val="16"/>
        </w:rPr>
      </w:pPr>
      <w:r>
        <w:rPr>
          <w:sz w:val="16"/>
        </w:rPr>
        <w:t>Treatment of public pensions</w:t>
      </w:r>
      <w:r>
        <w:rPr>
          <w:sz w:val="16"/>
        </w:rPr>
        <w:tab/>
        <w:t>Whether any public pensions are included in the wealth definition, and if applicable, how</w:t>
      </w:r>
      <w:r>
        <w:rPr>
          <w:spacing w:val="80"/>
          <w:sz w:val="16"/>
        </w:rPr>
        <w:t xml:space="preserve"> </w:t>
      </w:r>
      <w:r>
        <w:rPr>
          <w:sz w:val="16"/>
        </w:rPr>
        <w:t>they have been valuated.</w:t>
      </w:r>
    </w:p>
    <w:p w14:paraId="39E02DD6" w14:textId="77777777" w:rsidR="00620CF6" w:rsidRDefault="00620CF6">
      <w:pPr>
        <w:spacing w:line="369" w:lineRule="auto"/>
        <w:rPr>
          <w:sz w:val="16"/>
        </w:rPr>
        <w:sectPr w:rsidR="00620CF6" w:rsidSect="00D60468">
          <w:pgSz w:w="12240" w:h="15840"/>
          <w:pgMar w:top="1220" w:right="600" w:bottom="280" w:left="1300" w:header="720" w:footer="720" w:gutter="0"/>
          <w:cols w:space="720"/>
        </w:sectPr>
      </w:pPr>
    </w:p>
    <w:p w14:paraId="684B318C" w14:textId="77777777" w:rsidR="00620CF6" w:rsidRDefault="00000000">
      <w:pPr>
        <w:pStyle w:val="BodyText"/>
        <w:ind w:left="117"/>
      </w:pPr>
      <w:r>
        <w:rPr>
          <w:noProof/>
        </w:rPr>
        <w:lastRenderedPageBreak/>
        <mc:AlternateContent>
          <mc:Choice Requires="wps">
            <w:drawing>
              <wp:inline distT="0" distB="0" distL="0" distR="0" wp14:anchorId="03D806CB" wp14:editId="1189401D">
                <wp:extent cx="6424295" cy="422275"/>
                <wp:effectExtent l="0" t="0" r="0" b="0"/>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4295" cy="422275"/>
                        </a:xfrm>
                        <a:prstGeom prst="rect">
                          <a:avLst/>
                        </a:prstGeom>
                        <a:solidFill>
                          <a:srgbClr val="F7F7F7"/>
                        </a:solidFill>
                      </wps:spPr>
                      <wps:txbx>
                        <w:txbxContent>
                          <w:p w14:paraId="423FF44F" w14:textId="77777777" w:rsidR="00620CF6" w:rsidRDefault="00000000">
                            <w:pPr>
                              <w:tabs>
                                <w:tab w:val="left" w:pos="3193"/>
                              </w:tabs>
                              <w:spacing w:before="64"/>
                              <w:ind w:left="959"/>
                              <w:rPr>
                                <w:color w:val="000000"/>
                                <w:sz w:val="16"/>
                              </w:rPr>
                            </w:pPr>
                            <w:r>
                              <w:rPr>
                                <w:color w:val="000000"/>
                                <w:sz w:val="16"/>
                              </w:rPr>
                              <w:t>Treatment</w:t>
                            </w:r>
                            <w:r>
                              <w:rPr>
                                <w:color w:val="000000"/>
                                <w:spacing w:val="25"/>
                                <w:sz w:val="16"/>
                              </w:rPr>
                              <w:t xml:space="preserve"> </w:t>
                            </w:r>
                            <w:r>
                              <w:rPr>
                                <w:color w:val="000000"/>
                                <w:sz w:val="16"/>
                              </w:rPr>
                              <w:t>of</w:t>
                            </w:r>
                            <w:r>
                              <w:rPr>
                                <w:color w:val="000000"/>
                                <w:spacing w:val="25"/>
                                <w:sz w:val="16"/>
                              </w:rPr>
                              <w:t xml:space="preserve"> </w:t>
                            </w:r>
                            <w:r>
                              <w:rPr>
                                <w:color w:val="000000"/>
                                <w:sz w:val="16"/>
                              </w:rPr>
                              <w:t>life</w:t>
                            </w:r>
                            <w:r>
                              <w:rPr>
                                <w:color w:val="000000"/>
                                <w:spacing w:val="26"/>
                                <w:sz w:val="16"/>
                              </w:rPr>
                              <w:t xml:space="preserve"> </w:t>
                            </w:r>
                            <w:r>
                              <w:rPr>
                                <w:color w:val="000000"/>
                                <w:spacing w:val="-2"/>
                                <w:sz w:val="16"/>
                              </w:rPr>
                              <w:t>insurance</w:t>
                            </w:r>
                            <w:r>
                              <w:rPr>
                                <w:color w:val="000000"/>
                                <w:sz w:val="16"/>
                              </w:rPr>
                              <w:tab/>
                              <w:t>Whether</w:t>
                            </w:r>
                            <w:r>
                              <w:rPr>
                                <w:color w:val="000000"/>
                                <w:spacing w:val="20"/>
                                <w:sz w:val="16"/>
                              </w:rPr>
                              <w:t xml:space="preserve"> </w:t>
                            </w:r>
                            <w:r>
                              <w:rPr>
                                <w:color w:val="000000"/>
                                <w:sz w:val="16"/>
                              </w:rPr>
                              <w:t>any</w:t>
                            </w:r>
                            <w:r>
                              <w:rPr>
                                <w:color w:val="000000"/>
                                <w:spacing w:val="20"/>
                                <w:sz w:val="16"/>
                              </w:rPr>
                              <w:t xml:space="preserve"> </w:t>
                            </w:r>
                            <w:r>
                              <w:rPr>
                                <w:color w:val="000000"/>
                                <w:sz w:val="16"/>
                              </w:rPr>
                              <w:t>life</w:t>
                            </w:r>
                            <w:r>
                              <w:rPr>
                                <w:color w:val="000000"/>
                                <w:spacing w:val="21"/>
                                <w:sz w:val="16"/>
                              </w:rPr>
                              <w:t xml:space="preserve"> </w:t>
                            </w:r>
                            <w:r>
                              <w:rPr>
                                <w:color w:val="000000"/>
                                <w:sz w:val="16"/>
                              </w:rPr>
                              <w:t>insurance</w:t>
                            </w:r>
                            <w:r>
                              <w:rPr>
                                <w:color w:val="000000"/>
                                <w:spacing w:val="20"/>
                                <w:sz w:val="16"/>
                              </w:rPr>
                              <w:t xml:space="preserve"> </w:t>
                            </w:r>
                            <w:r>
                              <w:rPr>
                                <w:color w:val="000000"/>
                                <w:sz w:val="16"/>
                              </w:rPr>
                              <w:t>benefits</w:t>
                            </w:r>
                            <w:r>
                              <w:rPr>
                                <w:color w:val="000000"/>
                                <w:spacing w:val="21"/>
                                <w:sz w:val="16"/>
                              </w:rPr>
                              <w:t xml:space="preserve"> </w:t>
                            </w:r>
                            <w:r>
                              <w:rPr>
                                <w:color w:val="000000"/>
                                <w:sz w:val="16"/>
                              </w:rPr>
                              <w:t>are</w:t>
                            </w:r>
                            <w:r>
                              <w:rPr>
                                <w:color w:val="000000"/>
                                <w:spacing w:val="20"/>
                                <w:sz w:val="16"/>
                              </w:rPr>
                              <w:t xml:space="preserve"> </w:t>
                            </w:r>
                            <w:r>
                              <w:rPr>
                                <w:color w:val="000000"/>
                                <w:sz w:val="16"/>
                              </w:rPr>
                              <w:t>included</w:t>
                            </w:r>
                            <w:r>
                              <w:rPr>
                                <w:color w:val="000000"/>
                                <w:spacing w:val="21"/>
                                <w:sz w:val="16"/>
                              </w:rPr>
                              <w:t xml:space="preserve"> </w:t>
                            </w:r>
                            <w:r>
                              <w:rPr>
                                <w:color w:val="000000"/>
                                <w:sz w:val="16"/>
                              </w:rPr>
                              <w:t>in</w:t>
                            </w:r>
                            <w:r>
                              <w:rPr>
                                <w:color w:val="000000"/>
                                <w:spacing w:val="20"/>
                                <w:sz w:val="16"/>
                              </w:rPr>
                              <w:t xml:space="preserve"> </w:t>
                            </w:r>
                            <w:r>
                              <w:rPr>
                                <w:color w:val="000000"/>
                                <w:sz w:val="16"/>
                              </w:rPr>
                              <w:t>the</w:t>
                            </w:r>
                            <w:r>
                              <w:rPr>
                                <w:color w:val="000000"/>
                                <w:spacing w:val="21"/>
                                <w:sz w:val="16"/>
                              </w:rPr>
                              <w:t xml:space="preserve"> </w:t>
                            </w:r>
                            <w:r>
                              <w:rPr>
                                <w:color w:val="000000"/>
                                <w:sz w:val="16"/>
                              </w:rPr>
                              <w:t>wealth</w:t>
                            </w:r>
                            <w:r>
                              <w:rPr>
                                <w:color w:val="000000"/>
                                <w:spacing w:val="20"/>
                                <w:sz w:val="16"/>
                              </w:rPr>
                              <w:t xml:space="preserve"> </w:t>
                            </w:r>
                            <w:r>
                              <w:rPr>
                                <w:color w:val="000000"/>
                                <w:sz w:val="16"/>
                              </w:rPr>
                              <w:t>definition,</w:t>
                            </w:r>
                            <w:r>
                              <w:rPr>
                                <w:color w:val="000000"/>
                                <w:spacing w:val="21"/>
                                <w:sz w:val="16"/>
                              </w:rPr>
                              <w:t xml:space="preserve"> </w:t>
                            </w:r>
                            <w:r>
                              <w:rPr>
                                <w:color w:val="000000"/>
                                <w:sz w:val="16"/>
                              </w:rPr>
                              <w:t>and</w:t>
                            </w:r>
                            <w:r>
                              <w:rPr>
                                <w:color w:val="000000"/>
                                <w:spacing w:val="20"/>
                                <w:sz w:val="16"/>
                              </w:rPr>
                              <w:t xml:space="preserve"> </w:t>
                            </w:r>
                            <w:r>
                              <w:rPr>
                                <w:color w:val="000000"/>
                                <w:sz w:val="16"/>
                              </w:rPr>
                              <w:t>if</w:t>
                            </w:r>
                            <w:r>
                              <w:rPr>
                                <w:color w:val="000000"/>
                                <w:spacing w:val="21"/>
                                <w:sz w:val="16"/>
                              </w:rPr>
                              <w:t xml:space="preserve"> </w:t>
                            </w:r>
                            <w:r>
                              <w:rPr>
                                <w:color w:val="000000"/>
                                <w:spacing w:val="-2"/>
                                <w:sz w:val="16"/>
                              </w:rPr>
                              <w:t>applicable,</w:t>
                            </w:r>
                          </w:p>
                          <w:p w14:paraId="2A8C549D" w14:textId="77777777" w:rsidR="00620CF6" w:rsidRDefault="00000000">
                            <w:pPr>
                              <w:spacing w:before="117"/>
                              <w:ind w:left="3193"/>
                              <w:rPr>
                                <w:color w:val="000000"/>
                                <w:sz w:val="16"/>
                              </w:rPr>
                            </w:pPr>
                            <w:r>
                              <w:rPr>
                                <w:color w:val="000000"/>
                                <w:sz w:val="16"/>
                              </w:rPr>
                              <w:t>how</w:t>
                            </w:r>
                            <w:r>
                              <w:rPr>
                                <w:color w:val="000000"/>
                                <w:spacing w:val="14"/>
                                <w:sz w:val="16"/>
                              </w:rPr>
                              <w:t xml:space="preserve"> </w:t>
                            </w:r>
                            <w:r>
                              <w:rPr>
                                <w:color w:val="000000"/>
                                <w:sz w:val="16"/>
                              </w:rPr>
                              <w:t>they</w:t>
                            </w:r>
                            <w:r>
                              <w:rPr>
                                <w:color w:val="000000"/>
                                <w:spacing w:val="14"/>
                                <w:sz w:val="16"/>
                              </w:rPr>
                              <w:t xml:space="preserve"> </w:t>
                            </w:r>
                            <w:r>
                              <w:rPr>
                                <w:color w:val="000000"/>
                                <w:sz w:val="16"/>
                              </w:rPr>
                              <w:t>have</w:t>
                            </w:r>
                            <w:r>
                              <w:rPr>
                                <w:color w:val="000000"/>
                                <w:spacing w:val="14"/>
                                <w:sz w:val="16"/>
                              </w:rPr>
                              <w:t xml:space="preserve"> </w:t>
                            </w:r>
                            <w:r>
                              <w:rPr>
                                <w:color w:val="000000"/>
                                <w:sz w:val="16"/>
                              </w:rPr>
                              <w:t>been</w:t>
                            </w:r>
                            <w:r>
                              <w:rPr>
                                <w:color w:val="000000"/>
                                <w:spacing w:val="14"/>
                                <w:sz w:val="16"/>
                              </w:rPr>
                              <w:t xml:space="preserve"> </w:t>
                            </w:r>
                            <w:r>
                              <w:rPr>
                                <w:color w:val="000000"/>
                                <w:spacing w:val="-2"/>
                                <w:sz w:val="16"/>
                              </w:rPr>
                              <w:t>valuated.</w:t>
                            </w:r>
                          </w:p>
                        </w:txbxContent>
                      </wps:txbx>
                      <wps:bodyPr wrap="square" lIns="0" tIns="0" rIns="0" bIns="0" rtlCol="0">
                        <a:noAutofit/>
                      </wps:bodyPr>
                    </wps:wsp>
                  </a:graphicData>
                </a:graphic>
              </wp:inline>
            </w:drawing>
          </mc:Choice>
          <mc:Fallback>
            <w:pict>
              <v:shape w14:anchorId="03D806CB" id="Textbox 83" o:spid="_x0000_s1073" type="#_x0000_t202" style="width:505.85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" fillcolor="#f7f7f7" stroked="f">
                <v:textbox inset="0,0,0,0">
                  <w:txbxContent>
                    <w:p w14:paraId="423FF44F" w14:textId="77777777" w:rsidR="00620CF6" w:rsidRDefault="00000000">
                      <w:pPr>
                        <w:tabs>
                          <w:tab w:val="left" w:pos="3193"/>
                        </w:tabs>
                        <w:spacing w:before="64"/>
                        <w:ind w:left="959"/>
                        <w:rPr>
                          <w:color w:val="000000"/>
                          <w:sz w:val="16"/>
                        </w:rPr>
                      </w:pPr>
                      <w:r>
                        <w:rPr>
                          <w:color w:val="000000"/>
                          <w:sz w:val="16"/>
                        </w:rPr>
                        <w:t>Treatment</w:t>
                      </w:r>
                      <w:r>
                        <w:rPr>
                          <w:color w:val="000000"/>
                          <w:spacing w:val="25"/>
                          <w:sz w:val="16"/>
                        </w:rPr>
                        <w:t xml:space="preserve"> </w:t>
                      </w:r>
                      <w:r>
                        <w:rPr>
                          <w:color w:val="000000"/>
                          <w:sz w:val="16"/>
                        </w:rPr>
                        <w:t>of</w:t>
                      </w:r>
                      <w:r>
                        <w:rPr>
                          <w:color w:val="000000"/>
                          <w:spacing w:val="25"/>
                          <w:sz w:val="16"/>
                        </w:rPr>
                        <w:t xml:space="preserve"> </w:t>
                      </w:r>
                      <w:r>
                        <w:rPr>
                          <w:color w:val="000000"/>
                          <w:sz w:val="16"/>
                        </w:rPr>
                        <w:t>life</w:t>
                      </w:r>
                      <w:r>
                        <w:rPr>
                          <w:color w:val="000000"/>
                          <w:spacing w:val="26"/>
                          <w:sz w:val="16"/>
                        </w:rPr>
                        <w:t xml:space="preserve"> </w:t>
                      </w:r>
                      <w:r>
                        <w:rPr>
                          <w:color w:val="000000"/>
                          <w:spacing w:val="-2"/>
                          <w:sz w:val="16"/>
                        </w:rPr>
                        <w:t>insurance</w:t>
                      </w:r>
                      <w:r>
                        <w:rPr>
                          <w:color w:val="000000"/>
                          <w:sz w:val="16"/>
                        </w:rPr>
                        <w:tab/>
                        <w:t>Whether</w:t>
                      </w:r>
                      <w:r>
                        <w:rPr>
                          <w:color w:val="000000"/>
                          <w:spacing w:val="20"/>
                          <w:sz w:val="16"/>
                        </w:rPr>
                        <w:t xml:space="preserve"> </w:t>
                      </w:r>
                      <w:r>
                        <w:rPr>
                          <w:color w:val="000000"/>
                          <w:sz w:val="16"/>
                        </w:rPr>
                        <w:t>any</w:t>
                      </w:r>
                      <w:r>
                        <w:rPr>
                          <w:color w:val="000000"/>
                          <w:spacing w:val="20"/>
                          <w:sz w:val="16"/>
                        </w:rPr>
                        <w:t xml:space="preserve"> </w:t>
                      </w:r>
                      <w:r>
                        <w:rPr>
                          <w:color w:val="000000"/>
                          <w:sz w:val="16"/>
                        </w:rPr>
                        <w:t>life</w:t>
                      </w:r>
                      <w:r>
                        <w:rPr>
                          <w:color w:val="000000"/>
                          <w:spacing w:val="21"/>
                          <w:sz w:val="16"/>
                        </w:rPr>
                        <w:t xml:space="preserve"> </w:t>
                      </w:r>
                      <w:r>
                        <w:rPr>
                          <w:color w:val="000000"/>
                          <w:sz w:val="16"/>
                        </w:rPr>
                        <w:t>insurance</w:t>
                      </w:r>
                      <w:r>
                        <w:rPr>
                          <w:color w:val="000000"/>
                          <w:spacing w:val="20"/>
                          <w:sz w:val="16"/>
                        </w:rPr>
                        <w:t xml:space="preserve"> </w:t>
                      </w:r>
                      <w:r>
                        <w:rPr>
                          <w:color w:val="000000"/>
                          <w:sz w:val="16"/>
                        </w:rPr>
                        <w:t>benefits</w:t>
                      </w:r>
                      <w:r>
                        <w:rPr>
                          <w:color w:val="000000"/>
                          <w:spacing w:val="21"/>
                          <w:sz w:val="16"/>
                        </w:rPr>
                        <w:t xml:space="preserve"> </w:t>
                      </w:r>
                      <w:r>
                        <w:rPr>
                          <w:color w:val="000000"/>
                          <w:sz w:val="16"/>
                        </w:rPr>
                        <w:t>are</w:t>
                      </w:r>
                      <w:r>
                        <w:rPr>
                          <w:color w:val="000000"/>
                          <w:spacing w:val="20"/>
                          <w:sz w:val="16"/>
                        </w:rPr>
                        <w:t xml:space="preserve"> </w:t>
                      </w:r>
                      <w:r>
                        <w:rPr>
                          <w:color w:val="000000"/>
                          <w:sz w:val="16"/>
                        </w:rPr>
                        <w:t>included</w:t>
                      </w:r>
                      <w:r>
                        <w:rPr>
                          <w:color w:val="000000"/>
                          <w:spacing w:val="21"/>
                          <w:sz w:val="16"/>
                        </w:rPr>
                        <w:t xml:space="preserve"> </w:t>
                      </w:r>
                      <w:r>
                        <w:rPr>
                          <w:color w:val="000000"/>
                          <w:sz w:val="16"/>
                        </w:rPr>
                        <w:t>in</w:t>
                      </w:r>
                      <w:r>
                        <w:rPr>
                          <w:color w:val="000000"/>
                          <w:spacing w:val="20"/>
                          <w:sz w:val="16"/>
                        </w:rPr>
                        <w:t xml:space="preserve"> </w:t>
                      </w:r>
                      <w:r>
                        <w:rPr>
                          <w:color w:val="000000"/>
                          <w:sz w:val="16"/>
                        </w:rPr>
                        <w:t>the</w:t>
                      </w:r>
                      <w:r>
                        <w:rPr>
                          <w:color w:val="000000"/>
                          <w:spacing w:val="21"/>
                          <w:sz w:val="16"/>
                        </w:rPr>
                        <w:t xml:space="preserve"> </w:t>
                      </w:r>
                      <w:r>
                        <w:rPr>
                          <w:color w:val="000000"/>
                          <w:sz w:val="16"/>
                        </w:rPr>
                        <w:t>wealth</w:t>
                      </w:r>
                      <w:r>
                        <w:rPr>
                          <w:color w:val="000000"/>
                          <w:spacing w:val="20"/>
                          <w:sz w:val="16"/>
                        </w:rPr>
                        <w:t xml:space="preserve"> </w:t>
                      </w:r>
                      <w:r>
                        <w:rPr>
                          <w:color w:val="000000"/>
                          <w:sz w:val="16"/>
                        </w:rPr>
                        <w:t>definition,</w:t>
                      </w:r>
                      <w:r>
                        <w:rPr>
                          <w:color w:val="000000"/>
                          <w:spacing w:val="21"/>
                          <w:sz w:val="16"/>
                        </w:rPr>
                        <w:t xml:space="preserve"> </w:t>
                      </w:r>
                      <w:r>
                        <w:rPr>
                          <w:color w:val="000000"/>
                          <w:sz w:val="16"/>
                        </w:rPr>
                        <w:t>and</w:t>
                      </w:r>
                      <w:r>
                        <w:rPr>
                          <w:color w:val="000000"/>
                          <w:spacing w:val="20"/>
                          <w:sz w:val="16"/>
                        </w:rPr>
                        <w:t xml:space="preserve"> </w:t>
                      </w:r>
                      <w:r>
                        <w:rPr>
                          <w:color w:val="000000"/>
                          <w:sz w:val="16"/>
                        </w:rPr>
                        <w:t>if</w:t>
                      </w:r>
                      <w:r>
                        <w:rPr>
                          <w:color w:val="000000"/>
                          <w:spacing w:val="21"/>
                          <w:sz w:val="16"/>
                        </w:rPr>
                        <w:t xml:space="preserve"> </w:t>
                      </w:r>
                      <w:r>
                        <w:rPr>
                          <w:color w:val="000000"/>
                          <w:spacing w:val="-2"/>
                          <w:sz w:val="16"/>
                        </w:rPr>
                        <w:t>applicable,</w:t>
                      </w:r>
                    </w:p>
                    <w:p w14:paraId="2A8C549D" w14:textId="77777777" w:rsidR="00620CF6" w:rsidRDefault="00000000">
                      <w:pPr>
                        <w:spacing w:before="117"/>
                        <w:ind w:left="3193"/>
                        <w:rPr>
                          <w:color w:val="000000"/>
                          <w:sz w:val="16"/>
                        </w:rPr>
                      </w:pPr>
                      <w:r>
                        <w:rPr>
                          <w:color w:val="000000"/>
                          <w:sz w:val="16"/>
                        </w:rPr>
                        <w:t>how</w:t>
                      </w:r>
                      <w:r>
                        <w:rPr>
                          <w:color w:val="000000"/>
                          <w:spacing w:val="14"/>
                          <w:sz w:val="16"/>
                        </w:rPr>
                        <w:t xml:space="preserve"> </w:t>
                      </w:r>
                      <w:r>
                        <w:rPr>
                          <w:color w:val="000000"/>
                          <w:sz w:val="16"/>
                        </w:rPr>
                        <w:t>they</w:t>
                      </w:r>
                      <w:r>
                        <w:rPr>
                          <w:color w:val="000000"/>
                          <w:spacing w:val="14"/>
                          <w:sz w:val="16"/>
                        </w:rPr>
                        <w:t xml:space="preserve"> </w:t>
                      </w:r>
                      <w:r>
                        <w:rPr>
                          <w:color w:val="000000"/>
                          <w:sz w:val="16"/>
                        </w:rPr>
                        <w:t>have</w:t>
                      </w:r>
                      <w:r>
                        <w:rPr>
                          <w:color w:val="000000"/>
                          <w:spacing w:val="14"/>
                          <w:sz w:val="16"/>
                        </w:rPr>
                        <w:t xml:space="preserve"> </w:t>
                      </w:r>
                      <w:r>
                        <w:rPr>
                          <w:color w:val="000000"/>
                          <w:sz w:val="16"/>
                        </w:rPr>
                        <w:t>been</w:t>
                      </w:r>
                      <w:r>
                        <w:rPr>
                          <w:color w:val="000000"/>
                          <w:spacing w:val="14"/>
                          <w:sz w:val="16"/>
                        </w:rPr>
                        <w:t xml:space="preserve"> </w:t>
                      </w:r>
                      <w:r>
                        <w:rPr>
                          <w:color w:val="000000"/>
                          <w:spacing w:val="-2"/>
                          <w:sz w:val="16"/>
                        </w:rPr>
                        <w:t>valuated.</w:t>
                      </w:r>
                    </w:p>
                  </w:txbxContent>
                </v:textbox>
                <w10:anchorlock/>
              </v:shape>
            </w:pict>
          </mc:Fallback>
        </mc:AlternateContent>
      </w:r>
    </w:p>
    <w:p w14:paraId="27B8BAA7" w14:textId="77777777" w:rsidR="00620CF6" w:rsidRDefault="00620CF6">
      <w:pPr>
        <w:sectPr w:rsidR="00620CF6" w:rsidSect="00D60468">
          <w:pgSz w:w="12240" w:h="15840"/>
          <w:pgMar w:top="1420" w:right="600" w:bottom="280" w:left="1300" w:header="720" w:footer="720" w:gutter="0"/>
          <w:cols w:space="720"/>
        </w:sectPr>
      </w:pPr>
    </w:p>
    <w:p w14:paraId="74DD56A1" w14:textId="77777777" w:rsidR="00620CF6" w:rsidRDefault="00000000">
      <w:pPr>
        <w:spacing w:before="36" w:line="369" w:lineRule="auto"/>
        <w:ind w:left="406" w:hanging="93"/>
        <w:jc w:val="right"/>
        <w:rPr>
          <w:sz w:val="16"/>
        </w:rPr>
      </w:pPr>
      <w:r>
        <w:rPr>
          <w:spacing w:val="-2"/>
          <w:w w:val="105"/>
          <w:sz w:val="16"/>
        </w:rPr>
        <w:t>Treatment</w:t>
      </w:r>
      <w:r>
        <w:rPr>
          <w:spacing w:val="-4"/>
          <w:w w:val="105"/>
          <w:sz w:val="16"/>
        </w:rPr>
        <w:t xml:space="preserve"> </w:t>
      </w:r>
      <w:r>
        <w:rPr>
          <w:spacing w:val="-2"/>
          <w:w w:val="105"/>
          <w:sz w:val="16"/>
        </w:rPr>
        <w:t>of</w:t>
      </w:r>
      <w:r>
        <w:rPr>
          <w:spacing w:val="-4"/>
          <w:w w:val="105"/>
          <w:sz w:val="16"/>
        </w:rPr>
        <w:t xml:space="preserve"> </w:t>
      </w:r>
      <w:r>
        <w:rPr>
          <w:spacing w:val="-2"/>
          <w:w w:val="105"/>
          <w:sz w:val="16"/>
        </w:rPr>
        <w:t>household</w:t>
      </w:r>
      <w:r>
        <w:rPr>
          <w:spacing w:val="-4"/>
          <w:w w:val="105"/>
          <w:sz w:val="16"/>
        </w:rPr>
        <w:t xml:space="preserve"> </w:t>
      </w:r>
      <w:r>
        <w:rPr>
          <w:spacing w:val="-2"/>
          <w:w w:val="105"/>
          <w:sz w:val="16"/>
        </w:rPr>
        <w:t>and</w:t>
      </w:r>
      <w:r>
        <w:rPr>
          <w:spacing w:val="-4"/>
          <w:w w:val="105"/>
          <w:sz w:val="16"/>
        </w:rPr>
        <w:t xml:space="preserve"> </w:t>
      </w:r>
      <w:r>
        <w:rPr>
          <w:spacing w:val="-2"/>
          <w:w w:val="105"/>
          <w:sz w:val="16"/>
        </w:rPr>
        <w:t>personal</w:t>
      </w:r>
      <w:r>
        <w:rPr>
          <w:w w:val="105"/>
          <w:sz w:val="16"/>
        </w:rPr>
        <w:t xml:space="preserve"> goods</w:t>
      </w:r>
      <w:r>
        <w:rPr>
          <w:spacing w:val="-1"/>
          <w:w w:val="105"/>
          <w:sz w:val="16"/>
        </w:rPr>
        <w:t xml:space="preserve"> </w:t>
      </w:r>
      <w:r>
        <w:rPr>
          <w:w w:val="105"/>
          <w:sz w:val="16"/>
        </w:rPr>
        <w:t>(e.g.,</w:t>
      </w:r>
      <w:r>
        <w:rPr>
          <w:spacing w:val="-1"/>
          <w:w w:val="105"/>
          <w:sz w:val="16"/>
        </w:rPr>
        <w:t xml:space="preserve"> </w:t>
      </w:r>
      <w:r>
        <w:rPr>
          <w:w w:val="105"/>
          <w:sz w:val="16"/>
        </w:rPr>
        <w:t>vehicles,</w:t>
      </w:r>
      <w:r>
        <w:rPr>
          <w:spacing w:val="-1"/>
          <w:w w:val="105"/>
          <w:sz w:val="16"/>
        </w:rPr>
        <w:t xml:space="preserve"> </w:t>
      </w:r>
      <w:r>
        <w:rPr>
          <w:w w:val="105"/>
          <w:sz w:val="16"/>
        </w:rPr>
        <w:t>boats,</w:t>
      </w:r>
      <w:r>
        <w:rPr>
          <w:spacing w:val="-1"/>
          <w:w w:val="105"/>
          <w:sz w:val="16"/>
        </w:rPr>
        <w:t xml:space="preserve"> </w:t>
      </w:r>
      <w:r>
        <w:rPr>
          <w:w w:val="105"/>
          <w:sz w:val="16"/>
        </w:rPr>
        <w:t>aircraft, jewelry, antiques, works of art,</w:t>
      </w:r>
    </w:p>
    <w:p w14:paraId="6A516701" w14:textId="77777777" w:rsidR="00620CF6" w:rsidRDefault="00000000">
      <w:pPr>
        <w:spacing w:line="215" w:lineRule="exact"/>
        <w:jc w:val="right"/>
        <w:rPr>
          <w:sz w:val="16"/>
        </w:rPr>
      </w:pPr>
      <w:r>
        <w:rPr>
          <w:spacing w:val="-2"/>
          <w:w w:val="105"/>
          <w:sz w:val="16"/>
        </w:rPr>
        <w:t>collections)</w:t>
      </w:r>
    </w:p>
    <w:p w14:paraId="4FE98FC4" w14:textId="77777777" w:rsidR="00620CF6" w:rsidRDefault="00000000">
      <w:pPr>
        <w:spacing w:before="36" w:line="369" w:lineRule="auto"/>
        <w:ind w:left="199"/>
        <w:rPr>
          <w:sz w:val="16"/>
        </w:rPr>
      </w:pPr>
      <w:r>
        <w:br w:type="column"/>
      </w:r>
      <w:r>
        <w:rPr>
          <w:sz w:val="16"/>
        </w:rPr>
        <w:t>Whether any valuables and consumer goods are included in the definition of wealth, and if</w:t>
      </w:r>
      <w:r>
        <w:rPr>
          <w:spacing w:val="80"/>
          <w:sz w:val="16"/>
        </w:rPr>
        <w:t xml:space="preserve"> </w:t>
      </w:r>
      <w:r>
        <w:rPr>
          <w:sz w:val="16"/>
        </w:rPr>
        <w:t>applicable, how they have been valuated.</w:t>
      </w:r>
    </w:p>
    <w:p w14:paraId="4E3D3C73" w14:textId="77777777" w:rsidR="00620CF6" w:rsidRDefault="00620CF6">
      <w:pPr>
        <w:spacing w:line="369" w:lineRule="auto"/>
        <w:rPr>
          <w:sz w:val="16"/>
        </w:rPr>
        <w:sectPr w:rsidR="00620CF6" w:rsidSect="00D60468">
          <w:type w:val="continuous"/>
          <w:pgSz w:w="12240" w:h="15840"/>
          <w:pgMar w:top="1620" w:right="600" w:bottom="280" w:left="1300" w:header="720" w:footer="720" w:gutter="0"/>
          <w:cols w:num="2" w:space="720" w:equalWidth="0">
            <w:col w:w="3072" w:space="40"/>
            <w:col w:w="7228"/>
          </w:cols>
        </w:sectPr>
      </w:pPr>
    </w:p>
    <w:p w14:paraId="1E44F759" w14:textId="77777777" w:rsidR="00620CF6" w:rsidRDefault="00620CF6">
      <w:pPr>
        <w:pStyle w:val="BodyText"/>
        <w:spacing w:before="11"/>
        <w:rPr>
          <w:sz w:val="3"/>
        </w:rPr>
      </w:pPr>
    </w:p>
    <w:p w14:paraId="56D1D691" w14:textId="77777777" w:rsidR="00620CF6" w:rsidRDefault="00000000">
      <w:pPr>
        <w:pStyle w:val="BodyText"/>
        <w:ind w:left="117"/>
      </w:pPr>
      <w:r>
        <w:rPr>
          <w:noProof/>
        </w:rPr>
        <mc:AlternateContent>
          <mc:Choice Requires="wps">
            <w:drawing>
              <wp:inline distT="0" distB="0" distL="0" distR="0" wp14:anchorId="596D4C02" wp14:editId="5109E0C3">
                <wp:extent cx="6424295" cy="422275"/>
                <wp:effectExtent l="0" t="0" r="0" b="0"/>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4295" cy="422275"/>
                        </a:xfrm>
                        <a:prstGeom prst="rect">
                          <a:avLst/>
                        </a:prstGeom>
                        <a:solidFill>
                          <a:srgbClr val="F7F7F7"/>
                        </a:solidFill>
                      </wps:spPr>
                      <wps:txbx>
                        <w:txbxContent>
                          <w:p w14:paraId="0BA9391F" w14:textId="77777777" w:rsidR="00620CF6" w:rsidRDefault="00000000">
                            <w:pPr>
                              <w:tabs>
                                <w:tab w:val="left" w:pos="3193"/>
                              </w:tabs>
                              <w:spacing w:before="64"/>
                              <w:ind w:left="220"/>
                              <w:rPr>
                                <w:color w:val="000000"/>
                                <w:sz w:val="16"/>
                              </w:rPr>
                            </w:pPr>
                            <w:r>
                              <w:rPr>
                                <w:color w:val="000000"/>
                                <w:sz w:val="16"/>
                              </w:rPr>
                              <w:t>Treatment</w:t>
                            </w:r>
                            <w:r>
                              <w:rPr>
                                <w:color w:val="000000"/>
                                <w:spacing w:val="21"/>
                                <w:sz w:val="16"/>
                              </w:rPr>
                              <w:t xml:space="preserve"> </w:t>
                            </w:r>
                            <w:r>
                              <w:rPr>
                                <w:color w:val="000000"/>
                                <w:sz w:val="16"/>
                              </w:rPr>
                              <w:t>of</w:t>
                            </w:r>
                            <w:r>
                              <w:rPr>
                                <w:color w:val="000000"/>
                                <w:spacing w:val="21"/>
                                <w:sz w:val="16"/>
                              </w:rPr>
                              <w:t xml:space="preserve"> </w:t>
                            </w:r>
                            <w:r>
                              <w:rPr>
                                <w:color w:val="000000"/>
                                <w:sz w:val="16"/>
                              </w:rPr>
                              <w:t>foreign</w:t>
                            </w:r>
                            <w:r>
                              <w:rPr>
                                <w:color w:val="000000"/>
                                <w:spacing w:val="21"/>
                                <w:sz w:val="16"/>
                              </w:rPr>
                              <w:t xml:space="preserve"> </w:t>
                            </w:r>
                            <w:r>
                              <w:rPr>
                                <w:color w:val="000000"/>
                                <w:sz w:val="16"/>
                              </w:rPr>
                              <w:t>wealth</w:t>
                            </w:r>
                            <w:r>
                              <w:rPr>
                                <w:color w:val="000000"/>
                                <w:spacing w:val="21"/>
                                <w:sz w:val="16"/>
                              </w:rPr>
                              <w:t xml:space="preserve"> </w:t>
                            </w:r>
                            <w:r>
                              <w:rPr>
                                <w:color w:val="000000"/>
                                <w:spacing w:val="-2"/>
                                <w:sz w:val="16"/>
                              </w:rPr>
                              <w:t>holdings</w:t>
                            </w:r>
                            <w:r>
                              <w:rPr>
                                <w:color w:val="000000"/>
                                <w:sz w:val="16"/>
                              </w:rPr>
                              <w:tab/>
                              <w:t>Whether</w:t>
                            </w:r>
                            <w:r>
                              <w:rPr>
                                <w:color w:val="000000"/>
                                <w:spacing w:val="20"/>
                                <w:sz w:val="16"/>
                              </w:rPr>
                              <w:t xml:space="preserve"> </w:t>
                            </w:r>
                            <w:r>
                              <w:rPr>
                                <w:color w:val="000000"/>
                                <w:sz w:val="16"/>
                              </w:rPr>
                              <w:t>any</w:t>
                            </w:r>
                            <w:r>
                              <w:rPr>
                                <w:color w:val="000000"/>
                                <w:spacing w:val="20"/>
                                <w:sz w:val="16"/>
                              </w:rPr>
                              <w:t xml:space="preserve"> </w:t>
                            </w:r>
                            <w:r>
                              <w:rPr>
                                <w:color w:val="000000"/>
                                <w:sz w:val="16"/>
                              </w:rPr>
                              <w:t>assets</w:t>
                            </w:r>
                            <w:r>
                              <w:rPr>
                                <w:color w:val="000000"/>
                                <w:spacing w:val="20"/>
                                <w:sz w:val="16"/>
                              </w:rPr>
                              <w:t xml:space="preserve"> </w:t>
                            </w:r>
                            <w:r>
                              <w:rPr>
                                <w:color w:val="000000"/>
                                <w:sz w:val="16"/>
                              </w:rPr>
                              <w:t>held</w:t>
                            </w:r>
                            <w:r>
                              <w:rPr>
                                <w:color w:val="000000"/>
                                <w:spacing w:val="21"/>
                                <w:sz w:val="16"/>
                              </w:rPr>
                              <w:t xml:space="preserve"> </w:t>
                            </w:r>
                            <w:r>
                              <w:rPr>
                                <w:color w:val="000000"/>
                                <w:sz w:val="16"/>
                              </w:rPr>
                              <w:t>abroad</w:t>
                            </w:r>
                            <w:r>
                              <w:rPr>
                                <w:color w:val="000000"/>
                                <w:spacing w:val="20"/>
                                <w:sz w:val="16"/>
                              </w:rPr>
                              <w:t xml:space="preserve"> </w:t>
                            </w:r>
                            <w:r>
                              <w:rPr>
                                <w:color w:val="000000"/>
                                <w:sz w:val="16"/>
                              </w:rPr>
                              <w:t>are</w:t>
                            </w:r>
                            <w:r>
                              <w:rPr>
                                <w:color w:val="000000"/>
                                <w:spacing w:val="20"/>
                                <w:sz w:val="16"/>
                              </w:rPr>
                              <w:t xml:space="preserve"> </w:t>
                            </w:r>
                            <w:r>
                              <w:rPr>
                                <w:color w:val="000000"/>
                                <w:sz w:val="16"/>
                              </w:rPr>
                              <w:t>included</w:t>
                            </w:r>
                            <w:r>
                              <w:rPr>
                                <w:color w:val="000000"/>
                                <w:spacing w:val="21"/>
                                <w:sz w:val="16"/>
                              </w:rPr>
                              <w:t xml:space="preserve"> </w:t>
                            </w:r>
                            <w:r>
                              <w:rPr>
                                <w:color w:val="000000"/>
                                <w:sz w:val="16"/>
                              </w:rPr>
                              <w:t>in</w:t>
                            </w:r>
                            <w:r>
                              <w:rPr>
                                <w:color w:val="000000"/>
                                <w:spacing w:val="20"/>
                                <w:sz w:val="16"/>
                              </w:rPr>
                              <w:t xml:space="preserve"> </w:t>
                            </w:r>
                            <w:r>
                              <w:rPr>
                                <w:color w:val="000000"/>
                                <w:sz w:val="16"/>
                              </w:rPr>
                              <w:t>the</w:t>
                            </w:r>
                            <w:r>
                              <w:rPr>
                                <w:color w:val="000000"/>
                                <w:spacing w:val="20"/>
                                <w:sz w:val="16"/>
                              </w:rPr>
                              <w:t xml:space="preserve"> </w:t>
                            </w:r>
                            <w:r>
                              <w:rPr>
                                <w:color w:val="000000"/>
                                <w:sz w:val="16"/>
                              </w:rPr>
                              <w:t>wealth</w:t>
                            </w:r>
                            <w:r>
                              <w:rPr>
                                <w:color w:val="000000"/>
                                <w:spacing w:val="20"/>
                                <w:sz w:val="16"/>
                              </w:rPr>
                              <w:t xml:space="preserve"> </w:t>
                            </w:r>
                            <w:r>
                              <w:rPr>
                                <w:color w:val="000000"/>
                                <w:sz w:val="16"/>
                              </w:rPr>
                              <w:t>definition,</w:t>
                            </w:r>
                            <w:r>
                              <w:rPr>
                                <w:color w:val="000000"/>
                                <w:spacing w:val="21"/>
                                <w:sz w:val="16"/>
                              </w:rPr>
                              <w:t xml:space="preserve"> </w:t>
                            </w:r>
                            <w:r>
                              <w:rPr>
                                <w:color w:val="000000"/>
                                <w:sz w:val="16"/>
                              </w:rPr>
                              <w:t>and</w:t>
                            </w:r>
                            <w:r>
                              <w:rPr>
                                <w:color w:val="000000"/>
                                <w:spacing w:val="20"/>
                                <w:sz w:val="16"/>
                              </w:rPr>
                              <w:t xml:space="preserve"> </w:t>
                            </w:r>
                            <w:r>
                              <w:rPr>
                                <w:color w:val="000000"/>
                                <w:sz w:val="16"/>
                              </w:rPr>
                              <w:t>if</w:t>
                            </w:r>
                            <w:r>
                              <w:rPr>
                                <w:color w:val="000000"/>
                                <w:spacing w:val="20"/>
                                <w:sz w:val="16"/>
                              </w:rPr>
                              <w:t xml:space="preserve"> </w:t>
                            </w:r>
                            <w:r>
                              <w:rPr>
                                <w:color w:val="000000"/>
                                <w:spacing w:val="-2"/>
                                <w:sz w:val="16"/>
                              </w:rPr>
                              <w:t>applicable,</w:t>
                            </w:r>
                          </w:p>
                          <w:p w14:paraId="7601027F" w14:textId="77777777" w:rsidR="00620CF6" w:rsidRDefault="00000000">
                            <w:pPr>
                              <w:spacing w:before="117"/>
                              <w:ind w:left="3193"/>
                              <w:rPr>
                                <w:color w:val="000000"/>
                                <w:sz w:val="16"/>
                              </w:rPr>
                            </w:pPr>
                            <w:r>
                              <w:rPr>
                                <w:color w:val="000000"/>
                                <w:sz w:val="16"/>
                              </w:rPr>
                              <w:t>how</w:t>
                            </w:r>
                            <w:r>
                              <w:rPr>
                                <w:color w:val="000000"/>
                                <w:spacing w:val="14"/>
                                <w:sz w:val="16"/>
                              </w:rPr>
                              <w:t xml:space="preserve"> </w:t>
                            </w:r>
                            <w:r>
                              <w:rPr>
                                <w:color w:val="000000"/>
                                <w:sz w:val="16"/>
                              </w:rPr>
                              <w:t>they</w:t>
                            </w:r>
                            <w:r>
                              <w:rPr>
                                <w:color w:val="000000"/>
                                <w:spacing w:val="14"/>
                                <w:sz w:val="16"/>
                              </w:rPr>
                              <w:t xml:space="preserve"> </w:t>
                            </w:r>
                            <w:r>
                              <w:rPr>
                                <w:color w:val="000000"/>
                                <w:sz w:val="16"/>
                              </w:rPr>
                              <w:t>have</w:t>
                            </w:r>
                            <w:r>
                              <w:rPr>
                                <w:color w:val="000000"/>
                                <w:spacing w:val="14"/>
                                <w:sz w:val="16"/>
                              </w:rPr>
                              <w:t xml:space="preserve"> </w:t>
                            </w:r>
                            <w:r>
                              <w:rPr>
                                <w:color w:val="000000"/>
                                <w:sz w:val="16"/>
                              </w:rPr>
                              <w:t>been</w:t>
                            </w:r>
                            <w:r>
                              <w:rPr>
                                <w:color w:val="000000"/>
                                <w:spacing w:val="14"/>
                                <w:sz w:val="16"/>
                              </w:rPr>
                              <w:t xml:space="preserve"> </w:t>
                            </w:r>
                            <w:r>
                              <w:rPr>
                                <w:color w:val="000000"/>
                                <w:spacing w:val="-2"/>
                                <w:sz w:val="16"/>
                              </w:rPr>
                              <w:t>valuated.</w:t>
                            </w:r>
                          </w:p>
                        </w:txbxContent>
                      </wps:txbx>
                      <wps:bodyPr wrap="square" lIns="0" tIns="0" rIns="0" bIns="0" rtlCol="0">
                        <a:noAutofit/>
                      </wps:bodyPr>
                    </wps:wsp>
                  </a:graphicData>
                </a:graphic>
              </wp:inline>
            </w:drawing>
          </mc:Choice>
          <mc:Fallback>
            <w:pict>
              <v:shape w14:anchorId="596D4C02" id="Textbox 84" o:spid="_x0000_s1074" type="#_x0000_t202" style="width:505.85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" fillcolor="#f7f7f7" stroked="f">
                <v:textbox inset="0,0,0,0">
                  <w:txbxContent>
                    <w:p w14:paraId="0BA9391F" w14:textId="77777777" w:rsidR="00620CF6" w:rsidRDefault="00000000">
                      <w:pPr>
                        <w:tabs>
                          <w:tab w:val="left" w:pos="3193"/>
                        </w:tabs>
                        <w:spacing w:before="64"/>
                        <w:ind w:left="220"/>
                        <w:rPr>
                          <w:color w:val="000000"/>
                          <w:sz w:val="16"/>
                        </w:rPr>
                      </w:pPr>
                      <w:r>
                        <w:rPr>
                          <w:color w:val="000000"/>
                          <w:sz w:val="16"/>
                        </w:rPr>
                        <w:t>Treatment</w:t>
                      </w:r>
                      <w:r>
                        <w:rPr>
                          <w:color w:val="000000"/>
                          <w:spacing w:val="21"/>
                          <w:sz w:val="16"/>
                        </w:rPr>
                        <w:t xml:space="preserve"> </w:t>
                      </w:r>
                      <w:r>
                        <w:rPr>
                          <w:color w:val="000000"/>
                          <w:sz w:val="16"/>
                        </w:rPr>
                        <w:t>of</w:t>
                      </w:r>
                      <w:r>
                        <w:rPr>
                          <w:color w:val="000000"/>
                          <w:spacing w:val="21"/>
                          <w:sz w:val="16"/>
                        </w:rPr>
                        <w:t xml:space="preserve"> </w:t>
                      </w:r>
                      <w:r>
                        <w:rPr>
                          <w:color w:val="000000"/>
                          <w:sz w:val="16"/>
                        </w:rPr>
                        <w:t>foreign</w:t>
                      </w:r>
                      <w:r>
                        <w:rPr>
                          <w:color w:val="000000"/>
                          <w:spacing w:val="21"/>
                          <w:sz w:val="16"/>
                        </w:rPr>
                        <w:t xml:space="preserve"> </w:t>
                      </w:r>
                      <w:r>
                        <w:rPr>
                          <w:color w:val="000000"/>
                          <w:sz w:val="16"/>
                        </w:rPr>
                        <w:t>wealth</w:t>
                      </w:r>
                      <w:r>
                        <w:rPr>
                          <w:color w:val="000000"/>
                          <w:spacing w:val="21"/>
                          <w:sz w:val="16"/>
                        </w:rPr>
                        <w:t xml:space="preserve"> </w:t>
                      </w:r>
                      <w:r>
                        <w:rPr>
                          <w:color w:val="000000"/>
                          <w:spacing w:val="-2"/>
                          <w:sz w:val="16"/>
                        </w:rPr>
                        <w:t>holdings</w:t>
                      </w:r>
                      <w:r>
                        <w:rPr>
                          <w:color w:val="000000"/>
                          <w:sz w:val="16"/>
                        </w:rPr>
                        <w:tab/>
                        <w:t>Whether</w:t>
                      </w:r>
                      <w:r>
                        <w:rPr>
                          <w:color w:val="000000"/>
                          <w:spacing w:val="20"/>
                          <w:sz w:val="16"/>
                        </w:rPr>
                        <w:t xml:space="preserve"> </w:t>
                      </w:r>
                      <w:r>
                        <w:rPr>
                          <w:color w:val="000000"/>
                          <w:sz w:val="16"/>
                        </w:rPr>
                        <w:t>any</w:t>
                      </w:r>
                      <w:r>
                        <w:rPr>
                          <w:color w:val="000000"/>
                          <w:spacing w:val="20"/>
                          <w:sz w:val="16"/>
                        </w:rPr>
                        <w:t xml:space="preserve"> </w:t>
                      </w:r>
                      <w:r>
                        <w:rPr>
                          <w:color w:val="000000"/>
                          <w:sz w:val="16"/>
                        </w:rPr>
                        <w:t>assets</w:t>
                      </w:r>
                      <w:r>
                        <w:rPr>
                          <w:color w:val="000000"/>
                          <w:spacing w:val="20"/>
                          <w:sz w:val="16"/>
                        </w:rPr>
                        <w:t xml:space="preserve"> </w:t>
                      </w:r>
                      <w:r>
                        <w:rPr>
                          <w:color w:val="000000"/>
                          <w:sz w:val="16"/>
                        </w:rPr>
                        <w:t>held</w:t>
                      </w:r>
                      <w:r>
                        <w:rPr>
                          <w:color w:val="000000"/>
                          <w:spacing w:val="21"/>
                          <w:sz w:val="16"/>
                        </w:rPr>
                        <w:t xml:space="preserve"> </w:t>
                      </w:r>
                      <w:r>
                        <w:rPr>
                          <w:color w:val="000000"/>
                          <w:sz w:val="16"/>
                        </w:rPr>
                        <w:t>abroad</w:t>
                      </w:r>
                      <w:r>
                        <w:rPr>
                          <w:color w:val="000000"/>
                          <w:spacing w:val="20"/>
                          <w:sz w:val="16"/>
                        </w:rPr>
                        <w:t xml:space="preserve"> </w:t>
                      </w:r>
                      <w:r>
                        <w:rPr>
                          <w:color w:val="000000"/>
                          <w:sz w:val="16"/>
                        </w:rPr>
                        <w:t>are</w:t>
                      </w:r>
                      <w:r>
                        <w:rPr>
                          <w:color w:val="000000"/>
                          <w:spacing w:val="20"/>
                          <w:sz w:val="16"/>
                        </w:rPr>
                        <w:t xml:space="preserve"> </w:t>
                      </w:r>
                      <w:r>
                        <w:rPr>
                          <w:color w:val="000000"/>
                          <w:sz w:val="16"/>
                        </w:rPr>
                        <w:t>included</w:t>
                      </w:r>
                      <w:r>
                        <w:rPr>
                          <w:color w:val="000000"/>
                          <w:spacing w:val="21"/>
                          <w:sz w:val="16"/>
                        </w:rPr>
                        <w:t xml:space="preserve"> </w:t>
                      </w:r>
                      <w:r>
                        <w:rPr>
                          <w:color w:val="000000"/>
                          <w:sz w:val="16"/>
                        </w:rPr>
                        <w:t>in</w:t>
                      </w:r>
                      <w:r>
                        <w:rPr>
                          <w:color w:val="000000"/>
                          <w:spacing w:val="20"/>
                          <w:sz w:val="16"/>
                        </w:rPr>
                        <w:t xml:space="preserve"> </w:t>
                      </w:r>
                      <w:r>
                        <w:rPr>
                          <w:color w:val="000000"/>
                          <w:sz w:val="16"/>
                        </w:rPr>
                        <w:t>the</w:t>
                      </w:r>
                      <w:r>
                        <w:rPr>
                          <w:color w:val="000000"/>
                          <w:spacing w:val="20"/>
                          <w:sz w:val="16"/>
                        </w:rPr>
                        <w:t xml:space="preserve"> </w:t>
                      </w:r>
                      <w:r>
                        <w:rPr>
                          <w:color w:val="000000"/>
                          <w:sz w:val="16"/>
                        </w:rPr>
                        <w:t>wealth</w:t>
                      </w:r>
                      <w:r>
                        <w:rPr>
                          <w:color w:val="000000"/>
                          <w:spacing w:val="20"/>
                          <w:sz w:val="16"/>
                        </w:rPr>
                        <w:t xml:space="preserve"> </w:t>
                      </w:r>
                      <w:r>
                        <w:rPr>
                          <w:color w:val="000000"/>
                          <w:sz w:val="16"/>
                        </w:rPr>
                        <w:t>definition,</w:t>
                      </w:r>
                      <w:r>
                        <w:rPr>
                          <w:color w:val="000000"/>
                          <w:spacing w:val="21"/>
                          <w:sz w:val="16"/>
                        </w:rPr>
                        <w:t xml:space="preserve"> </w:t>
                      </w:r>
                      <w:r>
                        <w:rPr>
                          <w:color w:val="000000"/>
                          <w:sz w:val="16"/>
                        </w:rPr>
                        <w:t>and</w:t>
                      </w:r>
                      <w:r>
                        <w:rPr>
                          <w:color w:val="000000"/>
                          <w:spacing w:val="20"/>
                          <w:sz w:val="16"/>
                        </w:rPr>
                        <w:t xml:space="preserve"> </w:t>
                      </w:r>
                      <w:r>
                        <w:rPr>
                          <w:color w:val="000000"/>
                          <w:sz w:val="16"/>
                        </w:rPr>
                        <w:t>if</w:t>
                      </w:r>
                      <w:r>
                        <w:rPr>
                          <w:color w:val="000000"/>
                          <w:spacing w:val="20"/>
                          <w:sz w:val="16"/>
                        </w:rPr>
                        <w:t xml:space="preserve"> </w:t>
                      </w:r>
                      <w:r>
                        <w:rPr>
                          <w:color w:val="000000"/>
                          <w:spacing w:val="-2"/>
                          <w:sz w:val="16"/>
                        </w:rPr>
                        <w:t>applicable,</w:t>
                      </w:r>
                    </w:p>
                    <w:p w14:paraId="7601027F" w14:textId="77777777" w:rsidR="00620CF6" w:rsidRDefault="00000000">
                      <w:pPr>
                        <w:spacing w:before="117"/>
                        <w:ind w:left="3193"/>
                        <w:rPr>
                          <w:color w:val="000000"/>
                          <w:sz w:val="16"/>
                        </w:rPr>
                      </w:pPr>
                      <w:r>
                        <w:rPr>
                          <w:color w:val="000000"/>
                          <w:sz w:val="16"/>
                        </w:rPr>
                        <w:t>how</w:t>
                      </w:r>
                      <w:r>
                        <w:rPr>
                          <w:color w:val="000000"/>
                          <w:spacing w:val="14"/>
                          <w:sz w:val="16"/>
                        </w:rPr>
                        <w:t xml:space="preserve"> </w:t>
                      </w:r>
                      <w:r>
                        <w:rPr>
                          <w:color w:val="000000"/>
                          <w:sz w:val="16"/>
                        </w:rPr>
                        <w:t>they</w:t>
                      </w:r>
                      <w:r>
                        <w:rPr>
                          <w:color w:val="000000"/>
                          <w:spacing w:val="14"/>
                          <w:sz w:val="16"/>
                        </w:rPr>
                        <w:t xml:space="preserve"> </w:t>
                      </w:r>
                      <w:r>
                        <w:rPr>
                          <w:color w:val="000000"/>
                          <w:sz w:val="16"/>
                        </w:rPr>
                        <w:t>have</w:t>
                      </w:r>
                      <w:r>
                        <w:rPr>
                          <w:color w:val="000000"/>
                          <w:spacing w:val="14"/>
                          <w:sz w:val="16"/>
                        </w:rPr>
                        <w:t xml:space="preserve"> </w:t>
                      </w:r>
                      <w:r>
                        <w:rPr>
                          <w:color w:val="000000"/>
                          <w:sz w:val="16"/>
                        </w:rPr>
                        <w:t>been</w:t>
                      </w:r>
                      <w:r>
                        <w:rPr>
                          <w:color w:val="000000"/>
                          <w:spacing w:val="14"/>
                          <w:sz w:val="16"/>
                        </w:rPr>
                        <w:t xml:space="preserve"> </w:t>
                      </w:r>
                      <w:r>
                        <w:rPr>
                          <w:color w:val="000000"/>
                          <w:spacing w:val="-2"/>
                          <w:sz w:val="16"/>
                        </w:rPr>
                        <w:t>valuated.</w:t>
                      </w:r>
                    </w:p>
                  </w:txbxContent>
                </v:textbox>
                <w10:anchorlock/>
              </v:shape>
            </w:pict>
          </mc:Fallback>
        </mc:AlternateContent>
      </w:r>
    </w:p>
    <w:p w14:paraId="4B214C38" w14:textId="77777777" w:rsidR="00620CF6" w:rsidRDefault="00000000">
      <w:pPr>
        <w:tabs>
          <w:tab w:val="left" w:pos="3310"/>
        </w:tabs>
        <w:spacing w:before="139" w:line="369" w:lineRule="auto"/>
        <w:ind w:left="3310" w:right="329" w:hanging="1589"/>
        <w:rPr>
          <w:sz w:val="16"/>
        </w:rPr>
      </w:pPr>
      <w:r>
        <w:rPr>
          <w:noProof/>
        </w:rPr>
        <mc:AlternateContent>
          <mc:Choice Requires="wps">
            <w:drawing>
              <wp:anchor distT="0" distB="0" distL="0" distR="0" simplePos="0" relativeHeight="481623552" behindDoc="1" locked="0" layoutInCell="1" allowOverlap="1" wp14:anchorId="0300723C" wp14:editId="432B0FA9">
                <wp:simplePos x="0" y="0"/>
                <wp:positionH relativeFrom="page">
                  <wp:posOffset>899998</wp:posOffset>
                </wp:positionH>
                <wp:positionV relativeFrom="paragraph">
                  <wp:posOffset>469117</wp:posOffset>
                </wp:positionV>
                <wp:extent cx="6424295" cy="211454"/>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4295" cy="211454"/>
                        </a:xfrm>
                        <a:prstGeom prst="rect">
                          <a:avLst/>
                        </a:prstGeom>
                        <a:solidFill>
                          <a:srgbClr val="F7F7F7"/>
                        </a:solidFill>
                      </wps:spPr>
                      <wps:txbx>
                        <w:txbxContent>
                          <w:p w14:paraId="178DD3AC" w14:textId="77777777" w:rsidR="00620CF6" w:rsidRDefault="00000000">
                            <w:pPr>
                              <w:tabs>
                                <w:tab w:val="left" w:pos="1764"/>
                              </w:tabs>
                              <w:spacing w:before="64"/>
                              <w:ind w:right="377"/>
                              <w:jc w:val="center"/>
                              <w:rPr>
                                <w:color w:val="000000"/>
                                <w:sz w:val="16"/>
                              </w:rPr>
                            </w:pPr>
                            <w:r>
                              <w:rPr>
                                <w:color w:val="000000"/>
                                <w:w w:val="105"/>
                                <w:sz w:val="16"/>
                              </w:rPr>
                              <w:t>Adjustments</w:t>
                            </w:r>
                            <w:r>
                              <w:rPr>
                                <w:color w:val="000000"/>
                                <w:spacing w:val="4"/>
                                <w:w w:val="105"/>
                                <w:sz w:val="16"/>
                              </w:rPr>
                              <w:t xml:space="preserve"> </w:t>
                            </w:r>
                            <w:r>
                              <w:rPr>
                                <w:color w:val="000000"/>
                                <w:w w:val="105"/>
                                <w:sz w:val="16"/>
                              </w:rPr>
                              <w:t>to</w:t>
                            </w:r>
                            <w:r>
                              <w:rPr>
                                <w:color w:val="000000"/>
                                <w:spacing w:val="4"/>
                                <w:w w:val="105"/>
                                <w:sz w:val="16"/>
                              </w:rPr>
                              <w:t xml:space="preserve"> </w:t>
                            </w:r>
                            <w:r>
                              <w:rPr>
                                <w:color w:val="000000"/>
                                <w:spacing w:val="-4"/>
                                <w:w w:val="105"/>
                                <w:sz w:val="16"/>
                              </w:rPr>
                              <w:t>data</w:t>
                            </w:r>
                            <w:r>
                              <w:rPr>
                                <w:color w:val="000000"/>
                                <w:sz w:val="16"/>
                              </w:rPr>
                              <w:tab/>
                            </w:r>
                            <w:proofErr w:type="gramStart"/>
                            <w:r>
                              <w:rPr>
                                <w:color w:val="000000"/>
                                <w:w w:val="105"/>
                                <w:sz w:val="16"/>
                              </w:rPr>
                              <w:t>An</w:t>
                            </w:r>
                            <w:proofErr w:type="gramEnd"/>
                            <w:r>
                              <w:rPr>
                                <w:color w:val="000000"/>
                                <w:w w:val="105"/>
                                <w:sz w:val="16"/>
                              </w:rPr>
                              <w:t xml:space="preserve"> explanation of</w:t>
                            </w:r>
                            <w:r>
                              <w:rPr>
                                <w:color w:val="000000"/>
                                <w:spacing w:val="1"/>
                                <w:w w:val="105"/>
                                <w:sz w:val="16"/>
                              </w:rPr>
                              <w:t xml:space="preserve"> </w:t>
                            </w:r>
                            <w:r>
                              <w:rPr>
                                <w:color w:val="000000"/>
                                <w:w w:val="105"/>
                                <w:sz w:val="16"/>
                              </w:rPr>
                              <w:t>any significant adjustments</w:t>
                            </w:r>
                            <w:r>
                              <w:rPr>
                                <w:color w:val="000000"/>
                                <w:spacing w:val="1"/>
                                <w:w w:val="105"/>
                                <w:sz w:val="16"/>
                              </w:rPr>
                              <w:t xml:space="preserve"> </w:t>
                            </w:r>
                            <w:r>
                              <w:rPr>
                                <w:color w:val="000000"/>
                                <w:w w:val="105"/>
                                <w:sz w:val="16"/>
                              </w:rPr>
                              <w:t>made to the</w:t>
                            </w:r>
                            <w:r>
                              <w:rPr>
                                <w:color w:val="000000"/>
                                <w:spacing w:val="1"/>
                                <w:w w:val="105"/>
                                <w:sz w:val="16"/>
                              </w:rPr>
                              <w:t xml:space="preserve"> </w:t>
                            </w:r>
                            <w:r>
                              <w:rPr>
                                <w:color w:val="000000"/>
                                <w:w w:val="105"/>
                                <w:sz w:val="16"/>
                              </w:rPr>
                              <w:t xml:space="preserve">raw </w:t>
                            </w:r>
                            <w:r>
                              <w:rPr>
                                <w:color w:val="000000"/>
                                <w:spacing w:val="-2"/>
                                <w:w w:val="105"/>
                                <w:sz w:val="16"/>
                              </w:rPr>
                              <w:t>data.</w:t>
                            </w:r>
                          </w:p>
                        </w:txbxContent>
                      </wps:txbx>
                      <wps:bodyPr wrap="square" lIns="0" tIns="0" rIns="0" bIns="0" rtlCol="0">
                        <a:noAutofit/>
                      </wps:bodyPr>
                    </wps:wsp>
                  </a:graphicData>
                </a:graphic>
              </wp:anchor>
            </w:drawing>
          </mc:Choice>
          <mc:Fallback>
            <w:pict>
              <v:shape w14:anchorId="0300723C" id="Textbox 85" o:spid="_x0000_s1075" type="#_x0000_t202" style="position:absolute;left:0;text-align:left;margin-left:70.85pt;margin-top:36.95pt;width:505.85pt;height:16.65pt;z-index:-21692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" fillcolor="#f7f7f7" stroked="f">
                <v:textbox inset="0,0,0,0">
                  <w:txbxContent>
                    <w:p w14:paraId="178DD3AC" w14:textId="77777777" w:rsidR="00620CF6" w:rsidRDefault="00000000">
                      <w:pPr>
                        <w:tabs>
                          <w:tab w:val="left" w:pos="1764"/>
                        </w:tabs>
                        <w:spacing w:before="64"/>
                        <w:ind w:right="377"/>
                        <w:jc w:val="center"/>
                        <w:rPr>
                          <w:color w:val="000000"/>
                          <w:sz w:val="16"/>
                        </w:rPr>
                      </w:pPr>
                      <w:r>
                        <w:rPr>
                          <w:color w:val="000000"/>
                          <w:w w:val="105"/>
                          <w:sz w:val="16"/>
                        </w:rPr>
                        <w:t>Adjustments</w:t>
                      </w:r>
                      <w:r>
                        <w:rPr>
                          <w:color w:val="000000"/>
                          <w:spacing w:val="4"/>
                          <w:w w:val="105"/>
                          <w:sz w:val="16"/>
                        </w:rPr>
                        <w:t xml:space="preserve"> </w:t>
                      </w:r>
                      <w:r>
                        <w:rPr>
                          <w:color w:val="000000"/>
                          <w:w w:val="105"/>
                          <w:sz w:val="16"/>
                        </w:rPr>
                        <w:t>to</w:t>
                      </w:r>
                      <w:r>
                        <w:rPr>
                          <w:color w:val="000000"/>
                          <w:spacing w:val="4"/>
                          <w:w w:val="105"/>
                          <w:sz w:val="16"/>
                        </w:rPr>
                        <w:t xml:space="preserve"> </w:t>
                      </w:r>
                      <w:r>
                        <w:rPr>
                          <w:color w:val="000000"/>
                          <w:spacing w:val="-4"/>
                          <w:w w:val="105"/>
                          <w:sz w:val="16"/>
                        </w:rPr>
                        <w:t>data</w:t>
                      </w:r>
                      <w:r>
                        <w:rPr>
                          <w:color w:val="000000"/>
                          <w:sz w:val="16"/>
                        </w:rPr>
                        <w:tab/>
                      </w:r>
                      <w:proofErr w:type="gramStart"/>
                      <w:r>
                        <w:rPr>
                          <w:color w:val="000000"/>
                          <w:w w:val="105"/>
                          <w:sz w:val="16"/>
                        </w:rPr>
                        <w:t>An</w:t>
                      </w:r>
                      <w:proofErr w:type="gramEnd"/>
                      <w:r>
                        <w:rPr>
                          <w:color w:val="000000"/>
                          <w:w w:val="105"/>
                          <w:sz w:val="16"/>
                        </w:rPr>
                        <w:t xml:space="preserve"> explanation of</w:t>
                      </w:r>
                      <w:r>
                        <w:rPr>
                          <w:color w:val="000000"/>
                          <w:spacing w:val="1"/>
                          <w:w w:val="105"/>
                          <w:sz w:val="16"/>
                        </w:rPr>
                        <w:t xml:space="preserve"> </w:t>
                      </w:r>
                      <w:r>
                        <w:rPr>
                          <w:color w:val="000000"/>
                          <w:w w:val="105"/>
                          <w:sz w:val="16"/>
                        </w:rPr>
                        <w:t>any significant adjustments</w:t>
                      </w:r>
                      <w:r>
                        <w:rPr>
                          <w:color w:val="000000"/>
                          <w:spacing w:val="1"/>
                          <w:w w:val="105"/>
                          <w:sz w:val="16"/>
                        </w:rPr>
                        <w:t xml:space="preserve"> </w:t>
                      </w:r>
                      <w:r>
                        <w:rPr>
                          <w:color w:val="000000"/>
                          <w:w w:val="105"/>
                          <w:sz w:val="16"/>
                        </w:rPr>
                        <w:t>made to the</w:t>
                      </w:r>
                      <w:r>
                        <w:rPr>
                          <w:color w:val="000000"/>
                          <w:spacing w:val="1"/>
                          <w:w w:val="105"/>
                          <w:sz w:val="16"/>
                        </w:rPr>
                        <w:t xml:space="preserve"> </w:t>
                      </w:r>
                      <w:r>
                        <w:rPr>
                          <w:color w:val="000000"/>
                          <w:w w:val="105"/>
                          <w:sz w:val="16"/>
                        </w:rPr>
                        <w:t xml:space="preserve">raw </w:t>
                      </w:r>
                      <w:r>
                        <w:rPr>
                          <w:color w:val="000000"/>
                          <w:spacing w:val="-2"/>
                          <w:w w:val="105"/>
                          <w:sz w:val="16"/>
                        </w:rPr>
                        <w:t>data.</w:t>
                      </w:r>
                    </w:p>
                  </w:txbxContent>
                </v:textbox>
                <w10:wrap anchorx="page"/>
              </v:shape>
            </w:pict>
          </mc:Fallback>
        </mc:AlternateContent>
      </w:r>
      <w:r>
        <w:rPr>
          <w:sz w:val="16"/>
        </w:rPr>
        <w:t>Treatment of debt</w:t>
      </w:r>
      <w:r>
        <w:rPr>
          <w:sz w:val="16"/>
        </w:rPr>
        <w:tab/>
        <w:t>Which</w:t>
      </w:r>
      <w:r>
        <w:rPr>
          <w:spacing w:val="20"/>
          <w:sz w:val="16"/>
        </w:rPr>
        <w:t xml:space="preserve"> </w:t>
      </w:r>
      <w:r>
        <w:rPr>
          <w:sz w:val="16"/>
        </w:rPr>
        <w:t>types</w:t>
      </w:r>
      <w:r>
        <w:rPr>
          <w:spacing w:val="20"/>
          <w:sz w:val="16"/>
        </w:rPr>
        <w:t xml:space="preserve"> </w:t>
      </w:r>
      <w:r>
        <w:rPr>
          <w:sz w:val="16"/>
        </w:rPr>
        <w:t>of</w:t>
      </w:r>
      <w:r>
        <w:rPr>
          <w:spacing w:val="20"/>
          <w:sz w:val="16"/>
        </w:rPr>
        <w:t xml:space="preserve"> </w:t>
      </w:r>
      <w:r>
        <w:rPr>
          <w:sz w:val="16"/>
        </w:rPr>
        <w:t>liabilities</w:t>
      </w:r>
      <w:r>
        <w:rPr>
          <w:spacing w:val="20"/>
          <w:sz w:val="16"/>
        </w:rPr>
        <w:t xml:space="preserve"> </w:t>
      </w:r>
      <w:r>
        <w:rPr>
          <w:sz w:val="16"/>
        </w:rPr>
        <w:t>are</w:t>
      </w:r>
      <w:r>
        <w:rPr>
          <w:spacing w:val="20"/>
          <w:sz w:val="16"/>
        </w:rPr>
        <w:t xml:space="preserve"> </w:t>
      </w:r>
      <w:r>
        <w:rPr>
          <w:sz w:val="16"/>
        </w:rPr>
        <w:t>included</w:t>
      </w:r>
      <w:r>
        <w:rPr>
          <w:spacing w:val="20"/>
          <w:sz w:val="16"/>
        </w:rPr>
        <w:t xml:space="preserve"> </w:t>
      </w:r>
      <w:r>
        <w:rPr>
          <w:sz w:val="16"/>
        </w:rPr>
        <w:t>in</w:t>
      </w:r>
      <w:r>
        <w:rPr>
          <w:spacing w:val="20"/>
          <w:sz w:val="16"/>
        </w:rPr>
        <w:t xml:space="preserve"> </w:t>
      </w:r>
      <w:r>
        <w:rPr>
          <w:sz w:val="16"/>
        </w:rPr>
        <w:t>the</w:t>
      </w:r>
      <w:r>
        <w:rPr>
          <w:spacing w:val="20"/>
          <w:sz w:val="16"/>
        </w:rPr>
        <w:t xml:space="preserve"> </w:t>
      </w:r>
      <w:r>
        <w:rPr>
          <w:sz w:val="16"/>
        </w:rPr>
        <w:t>wealth</w:t>
      </w:r>
      <w:r>
        <w:rPr>
          <w:spacing w:val="20"/>
          <w:sz w:val="16"/>
        </w:rPr>
        <w:t xml:space="preserve"> </w:t>
      </w:r>
      <w:r>
        <w:rPr>
          <w:sz w:val="16"/>
        </w:rPr>
        <w:t>definition,</w:t>
      </w:r>
      <w:r>
        <w:rPr>
          <w:spacing w:val="20"/>
          <w:sz w:val="16"/>
        </w:rPr>
        <w:t xml:space="preserve"> </w:t>
      </w:r>
      <w:r>
        <w:rPr>
          <w:sz w:val="16"/>
        </w:rPr>
        <w:t>and</w:t>
      </w:r>
      <w:r>
        <w:rPr>
          <w:spacing w:val="20"/>
          <w:sz w:val="16"/>
        </w:rPr>
        <w:t xml:space="preserve"> </w:t>
      </w:r>
      <w:r>
        <w:rPr>
          <w:sz w:val="16"/>
        </w:rPr>
        <w:t>if</w:t>
      </w:r>
      <w:r>
        <w:rPr>
          <w:spacing w:val="20"/>
          <w:sz w:val="16"/>
        </w:rPr>
        <w:t xml:space="preserve"> </w:t>
      </w:r>
      <w:r>
        <w:rPr>
          <w:sz w:val="16"/>
        </w:rPr>
        <w:t>applicable,</w:t>
      </w:r>
      <w:r>
        <w:rPr>
          <w:spacing w:val="20"/>
          <w:sz w:val="16"/>
        </w:rPr>
        <w:t xml:space="preserve"> </w:t>
      </w:r>
      <w:r>
        <w:rPr>
          <w:sz w:val="16"/>
        </w:rPr>
        <w:t>how</w:t>
      </w:r>
      <w:r>
        <w:rPr>
          <w:spacing w:val="20"/>
          <w:sz w:val="16"/>
        </w:rPr>
        <w:t xml:space="preserve"> </w:t>
      </w:r>
      <w:r>
        <w:rPr>
          <w:sz w:val="16"/>
        </w:rPr>
        <w:t>they</w:t>
      </w:r>
      <w:r>
        <w:rPr>
          <w:spacing w:val="40"/>
          <w:sz w:val="16"/>
        </w:rPr>
        <w:t xml:space="preserve"> </w:t>
      </w:r>
      <w:r>
        <w:rPr>
          <w:sz w:val="16"/>
        </w:rPr>
        <w:t>have been valuated.</w:t>
      </w:r>
    </w:p>
    <w:p w14:paraId="5775EE7D" w14:textId="77777777" w:rsidR="00620CF6" w:rsidRDefault="00620CF6">
      <w:pPr>
        <w:pStyle w:val="BodyText"/>
        <w:spacing w:before="4"/>
        <w:rPr>
          <w:sz w:val="16"/>
        </w:rPr>
      </w:pPr>
    </w:p>
    <w:p w14:paraId="624B0BB2" w14:textId="77777777" w:rsidR="00620CF6" w:rsidRDefault="00620CF6">
      <w:pPr>
        <w:rPr>
          <w:sz w:val="16"/>
        </w:rPr>
        <w:sectPr w:rsidR="00620CF6" w:rsidSect="00D60468">
          <w:type w:val="continuous"/>
          <w:pgSz w:w="12240" w:h="15840"/>
          <w:pgMar w:top="1620" w:right="600" w:bottom="280" w:left="1300" w:header="720" w:footer="720" w:gutter="0"/>
          <w:cols w:space="720"/>
        </w:sectPr>
      </w:pPr>
    </w:p>
    <w:p w14:paraId="740CA725" w14:textId="77777777" w:rsidR="00620CF6" w:rsidRDefault="00000000">
      <w:pPr>
        <w:spacing w:before="111" w:line="369" w:lineRule="auto"/>
        <w:ind w:left="1015" w:hanging="691"/>
        <w:rPr>
          <w:sz w:val="16"/>
        </w:rPr>
      </w:pPr>
      <w:r>
        <w:rPr>
          <w:noProof/>
        </w:rPr>
        <mc:AlternateContent>
          <mc:Choice Requires="wps">
            <w:drawing>
              <wp:anchor distT="0" distB="0" distL="0" distR="0" simplePos="0" relativeHeight="481623040" behindDoc="1" locked="0" layoutInCell="1" allowOverlap="1" wp14:anchorId="66049226" wp14:editId="58679EC9">
                <wp:simplePos x="0" y="0"/>
                <wp:positionH relativeFrom="page">
                  <wp:posOffset>899998</wp:posOffset>
                </wp:positionH>
                <wp:positionV relativeFrom="paragraph">
                  <wp:posOffset>451325</wp:posOffset>
                </wp:positionV>
                <wp:extent cx="6424295" cy="211454"/>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4295" cy="211454"/>
                        </a:xfrm>
                        <a:prstGeom prst="rect">
                          <a:avLst/>
                        </a:prstGeom>
                        <a:solidFill>
                          <a:srgbClr val="F7F7F7"/>
                        </a:solidFill>
                      </wps:spPr>
                      <wps:txbx>
                        <w:txbxContent>
                          <w:p w14:paraId="4F995FA6" w14:textId="77777777" w:rsidR="00620CF6" w:rsidRDefault="00000000">
                            <w:pPr>
                              <w:tabs>
                                <w:tab w:val="left" w:pos="3193"/>
                              </w:tabs>
                              <w:spacing w:before="64"/>
                              <w:ind w:left="187"/>
                              <w:rPr>
                                <w:color w:val="000000"/>
                                <w:sz w:val="16"/>
                              </w:rPr>
                            </w:pPr>
                            <w:r>
                              <w:rPr>
                                <w:color w:val="000000"/>
                                <w:sz w:val="16"/>
                              </w:rPr>
                              <w:t>Total</w:t>
                            </w:r>
                            <w:r>
                              <w:rPr>
                                <w:color w:val="000000"/>
                                <w:spacing w:val="30"/>
                                <w:sz w:val="16"/>
                              </w:rPr>
                              <w:t xml:space="preserve"> </w:t>
                            </w:r>
                            <w:r>
                              <w:rPr>
                                <w:color w:val="000000"/>
                                <w:sz w:val="16"/>
                              </w:rPr>
                              <w:t>population</w:t>
                            </w:r>
                            <w:r>
                              <w:rPr>
                                <w:color w:val="000000"/>
                                <w:spacing w:val="30"/>
                                <w:sz w:val="16"/>
                              </w:rPr>
                              <w:t xml:space="preserve"> </w:t>
                            </w:r>
                            <w:r>
                              <w:rPr>
                                <w:color w:val="000000"/>
                                <w:sz w:val="16"/>
                              </w:rPr>
                              <w:t>estimate</w:t>
                            </w:r>
                            <w:r>
                              <w:rPr>
                                <w:color w:val="000000"/>
                                <w:spacing w:val="30"/>
                                <w:sz w:val="16"/>
                              </w:rPr>
                              <w:t xml:space="preserve"> </w:t>
                            </w:r>
                            <w:r>
                              <w:rPr>
                                <w:color w:val="000000"/>
                                <w:sz w:val="16"/>
                              </w:rPr>
                              <w:t>and</w:t>
                            </w:r>
                            <w:r>
                              <w:rPr>
                                <w:color w:val="000000"/>
                                <w:spacing w:val="30"/>
                                <w:sz w:val="16"/>
                              </w:rPr>
                              <w:t xml:space="preserve"> </w:t>
                            </w:r>
                            <w:r>
                              <w:rPr>
                                <w:color w:val="000000"/>
                                <w:spacing w:val="-2"/>
                                <w:sz w:val="16"/>
                              </w:rPr>
                              <w:t>source</w:t>
                            </w:r>
                            <w:r>
                              <w:rPr>
                                <w:color w:val="000000"/>
                                <w:sz w:val="16"/>
                              </w:rPr>
                              <w:tab/>
                              <w:t>The</w:t>
                            </w:r>
                            <w:r>
                              <w:rPr>
                                <w:color w:val="000000"/>
                                <w:spacing w:val="21"/>
                                <w:sz w:val="16"/>
                              </w:rPr>
                              <w:t xml:space="preserve"> </w:t>
                            </w:r>
                            <w:r>
                              <w:rPr>
                                <w:color w:val="000000"/>
                                <w:sz w:val="16"/>
                              </w:rPr>
                              <w:t>manner</w:t>
                            </w:r>
                            <w:r>
                              <w:rPr>
                                <w:color w:val="000000"/>
                                <w:spacing w:val="22"/>
                                <w:sz w:val="16"/>
                              </w:rPr>
                              <w:t xml:space="preserve"> </w:t>
                            </w:r>
                            <w:r>
                              <w:rPr>
                                <w:color w:val="000000"/>
                                <w:sz w:val="16"/>
                              </w:rPr>
                              <w:t>and</w:t>
                            </w:r>
                            <w:r>
                              <w:rPr>
                                <w:color w:val="000000"/>
                                <w:spacing w:val="22"/>
                                <w:sz w:val="16"/>
                              </w:rPr>
                              <w:t xml:space="preserve"> </w:t>
                            </w:r>
                            <w:r>
                              <w:rPr>
                                <w:color w:val="000000"/>
                                <w:sz w:val="16"/>
                              </w:rPr>
                              <w:t>source</w:t>
                            </w:r>
                            <w:r>
                              <w:rPr>
                                <w:color w:val="000000"/>
                                <w:spacing w:val="22"/>
                                <w:sz w:val="16"/>
                              </w:rPr>
                              <w:t xml:space="preserve"> </w:t>
                            </w:r>
                            <w:r>
                              <w:rPr>
                                <w:color w:val="000000"/>
                                <w:sz w:val="16"/>
                              </w:rPr>
                              <w:t>of</w:t>
                            </w:r>
                            <w:r>
                              <w:rPr>
                                <w:color w:val="000000"/>
                                <w:spacing w:val="22"/>
                                <w:sz w:val="16"/>
                              </w:rPr>
                              <w:t xml:space="preserve"> </w:t>
                            </w:r>
                            <w:r>
                              <w:rPr>
                                <w:color w:val="000000"/>
                                <w:sz w:val="16"/>
                              </w:rPr>
                              <w:t>the</w:t>
                            </w:r>
                            <w:r>
                              <w:rPr>
                                <w:color w:val="000000"/>
                                <w:spacing w:val="21"/>
                                <w:sz w:val="16"/>
                              </w:rPr>
                              <w:t xml:space="preserve"> </w:t>
                            </w:r>
                            <w:r>
                              <w:rPr>
                                <w:color w:val="000000"/>
                                <w:sz w:val="16"/>
                              </w:rPr>
                              <w:t>reference</w:t>
                            </w:r>
                            <w:r>
                              <w:rPr>
                                <w:color w:val="000000"/>
                                <w:spacing w:val="22"/>
                                <w:sz w:val="16"/>
                              </w:rPr>
                              <w:t xml:space="preserve"> </w:t>
                            </w:r>
                            <w:r>
                              <w:rPr>
                                <w:color w:val="000000"/>
                                <w:sz w:val="16"/>
                              </w:rPr>
                              <w:t>population</w:t>
                            </w:r>
                            <w:r>
                              <w:rPr>
                                <w:color w:val="000000"/>
                                <w:spacing w:val="22"/>
                                <w:sz w:val="16"/>
                              </w:rPr>
                              <w:t xml:space="preserve"> </w:t>
                            </w:r>
                            <w:r>
                              <w:rPr>
                                <w:color w:val="000000"/>
                                <w:sz w:val="16"/>
                              </w:rPr>
                              <w:t>estimate</w:t>
                            </w:r>
                            <w:r>
                              <w:rPr>
                                <w:color w:val="000000"/>
                                <w:spacing w:val="22"/>
                                <w:sz w:val="16"/>
                              </w:rPr>
                              <w:t xml:space="preserve"> </w:t>
                            </w:r>
                            <w:r>
                              <w:rPr>
                                <w:color w:val="000000"/>
                                <w:sz w:val="16"/>
                              </w:rPr>
                              <w:t>underlying</w:t>
                            </w:r>
                            <w:r>
                              <w:rPr>
                                <w:color w:val="000000"/>
                                <w:spacing w:val="22"/>
                                <w:sz w:val="16"/>
                              </w:rPr>
                              <w:t xml:space="preserve"> </w:t>
                            </w:r>
                            <w:r>
                              <w:rPr>
                                <w:color w:val="000000"/>
                                <w:sz w:val="16"/>
                              </w:rPr>
                              <w:t>the</w:t>
                            </w:r>
                            <w:r>
                              <w:rPr>
                                <w:color w:val="000000"/>
                                <w:spacing w:val="22"/>
                                <w:sz w:val="16"/>
                              </w:rPr>
                              <w:t xml:space="preserve"> </w:t>
                            </w:r>
                            <w:r>
                              <w:rPr>
                                <w:color w:val="000000"/>
                                <w:spacing w:val="-2"/>
                                <w:sz w:val="16"/>
                              </w:rPr>
                              <w:t>series.</w:t>
                            </w:r>
                          </w:p>
                        </w:txbxContent>
                      </wps:txbx>
                      <wps:bodyPr wrap="square" lIns="0" tIns="0" rIns="0" bIns="0" rtlCol="0">
                        <a:noAutofit/>
                      </wps:bodyPr>
                    </wps:wsp>
                  </a:graphicData>
                </a:graphic>
              </wp:anchor>
            </w:drawing>
          </mc:Choice>
          <mc:Fallback>
            <w:pict>
              <v:shape w14:anchorId="66049226" id="Textbox 86" o:spid="_x0000_s1076" type="#_x0000_t202" style="position:absolute;left:0;text-align:left;margin-left:70.85pt;margin-top:35.55pt;width:505.85pt;height:16.65pt;z-index:-2169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" fillcolor="#f7f7f7" stroked="f">
                <v:textbox inset="0,0,0,0">
                  <w:txbxContent>
                    <w:p w14:paraId="4F995FA6" w14:textId="77777777" w:rsidR="00620CF6" w:rsidRDefault="00000000">
                      <w:pPr>
                        <w:tabs>
                          <w:tab w:val="left" w:pos="3193"/>
                        </w:tabs>
                        <w:spacing w:before="64"/>
                        <w:ind w:left="187"/>
                        <w:rPr>
                          <w:color w:val="000000"/>
                          <w:sz w:val="16"/>
                        </w:rPr>
                      </w:pPr>
                      <w:r>
                        <w:rPr>
                          <w:color w:val="000000"/>
                          <w:sz w:val="16"/>
                        </w:rPr>
                        <w:t>Total</w:t>
                      </w:r>
                      <w:r>
                        <w:rPr>
                          <w:color w:val="000000"/>
                          <w:spacing w:val="30"/>
                          <w:sz w:val="16"/>
                        </w:rPr>
                        <w:t xml:space="preserve"> </w:t>
                      </w:r>
                      <w:r>
                        <w:rPr>
                          <w:color w:val="000000"/>
                          <w:sz w:val="16"/>
                        </w:rPr>
                        <w:t>population</w:t>
                      </w:r>
                      <w:r>
                        <w:rPr>
                          <w:color w:val="000000"/>
                          <w:spacing w:val="30"/>
                          <w:sz w:val="16"/>
                        </w:rPr>
                        <w:t xml:space="preserve"> </w:t>
                      </w:r>
                      <w:r>
                        <w:rPr>
                          <w:color w:val="000000"/>
                          <w:sz w:val="16"/>
                        </w:rPr>
                        <w:t>estimate</w:t>
                      </w:r>
                      <w:r>
                        <w:rPr>
                          <w:color w:val="000000"/>
                          <w:spacing w:val="30"/>
                          <w:sz w:val="16"/>
                        </w:rPr>
                        <w:t xml:space="preserve"> </w:t>
                      </w:r>
                      <w:r>
                        <w:rPr>
                          <w:color w:val="000000"/>
                          <w:sz w:val="16"/>
                        </w:rPr>
                        <w:t>and</w:t>
                      </w:r>
                      <w:r>
                        <w:rPr>
                          <w:color w:val="000000"/>
                          <w:spacing w:val="30"/>
                          <w:sz w:val="16"/>
                        </w:rPr>
                        <w:t xml:space="preserve"> </w:t>
                      </w:r>
                      <w:r>
                        <w:rPr>
                          <w:color w:val="000000"/>
                          <w:spacing w:val="-2"/>
                          <w:sz w:val="16"/>
                        </w:rPr>
                        <w:t>source</w:t>
                      </w:r>
                      <w:r>
                        <w:rPr>
                          <w:color w:val="000000"/>
                          <w:sz w:val="16"/>
                        </w:rPr>
                        <w:tab/>
                        <w:t>The</w:t>
                      </w:r>
                      <w:r>
                        <w:rPr>
                          <w:color w:val="000000"/>
                          <w:spacing w:val="21"/>
                          <w:sz w:val="16"/>
                        </w:rPr>
                        <w:t xml:space="preserve"> </w:t>
                      </w:r>
                      <w:r>
                        <w:rPr>
                          <w:color w:val="000000"/>
                          <w:sz w:val="16"/>
                        </w:rPr>
                        <w:t>manner</w:t>
                      </w:r>
                      <w:r>
                        <w:rPr>
                          <w:color w:val="000000"/>
                          <w:spacing w:val="22"/>
                          <w:sz w:val="16"/>
                        </w:rPr>
                        <w:t xml:space="preserve"> </w:t>
                      </w:r>
                      <w:r>
                        <w:rPr>
                          <w:color w:val="000000"/>
                          <w:sz w:val="16"/>
                        </w:rPr>
                        <w:t>and</w:t>
                      </w:r>
                      <w:r>
                        <w:rPr>
                          <w:color w:val="000000"/>
                          <w:spacing w:val="22"/>
                          <w:sz w:val="16"/>
                        </w:rPr>
                        <w:t xml:space="preserve"> </w:t>
                      </w:r>
                      <w:r>
                        <w:rPr>
                          <w:color w:val="000000"/>
                          <w:sz w:val="16"/>
                        </w:rPr>
                        <w:t>source</w:t>
                      </w:r>
                      <w:r>
                        <w:rPr>
                          <w:color w:val="000000"/>
                          <w:spacing w:val="22"/>
                          <w:sz w:val="16"/>
                        </w:rPr>
                        <w:t xml:space="preserve"> </w:t>
                      </w:r>
                      <w:r>
                        <w:rPr>
                          <w:color w:val="000000"/>
                          <w:sz w:val="16"/>
                        </w:rPr>
                        <w:t>of</w:t>
                      </w:r>
                      <w:r>
                        <w:rPr>
                          <w:color w:val="000000"/>
                          <w:spacing w:val="22"/>
                          <w:sz w:val="16"/>
                        </w:rPr>
                        <w:t xml:space="preserve"> </w:t>
                      </w:r>
                      <w:r>
                        <w:rPr>
                          <w:color w:val="000000"/>
                          <w:sz w:val="16"/>
                        </w:rPr>
                        <w:t>the</w:t>
                      </w:r>
                      <w:r>
                        <w:rPr>
                          <w:color w:val="000000"/>
                          <w:spacing w:val="21"/>
                          <w:sz w:val="16"/>
                        </w:rPr>
                        <w:t xml:space="preserve"> </w:t>
                      </w:r>
                      <w:r>
                        <w:rPr>
                          <w:color w:val="000000"/>
                          <w:sz w:val="16"/>
                        </w:rPr>
                        <w:t>reference</w:t>
                      </w:r>
                      <w:r>
                        <w:rPr>
                          <w:color w:val="000000"/>
                          <w:spacing w:val="22"/>
                          <w:sz w:val="16"/>
                        </w:rPr>
                        <w:t xml:space="preserve"> </w:t>
                      </w:r>
                      <w:r>
                        <w:rPr>
                          <w:color w:val="000000"/>
                          <w:sz w:val="16"/>
                        </w:rPr>
                        <w:t>population</w:t>
                      </w:r>
                      <w:r>
                        <w:rPr>
                          <w:color w:val="000000"/>
                          <w:spacing w:val="22"/>
                          <w:sz w:val="16"/>
                        </w:rPr>
                        <w:t xml:space="preserve"> </w:t>
                      </w:r>
                      <w:r>
                        <w:rPr>
                          <w:color w:val="000000"/>
                          <w:sz w:val="16"/>
                        </w:rPr>
                        <w:t>estimate</w:t>
                      </w:r>
                      <w:r>
                        <w:rPr>
                          <w:color w:val="000000"/>
                          <w:spacing w:val="22"/>
                          <w:sz w:val="16"/>
                        </w:rPr>
                        <w:t xml:space="preserve"> </w:t>
                      </w:r>
                      <w:r>
                        <w:rPr>
                          <w:color w:val="000000"/>
                          <w:sz w:val="16"/>
                        </w:rPr>
                        <w:t>underlying</w:t>
                      </w:r>
                      <w:r>
                        <w:rPr>
                          <w:color w:val="000000"/>
                          <w:spacing w:val="22"/>
                          <w:sz w:val="16"/>
                        </w:rPr>
                        <w:t xml:space="preserve"> </w:t>
                      </w:r>
                      <w:r>
                        <w:rPr>
                          <w:color w:val="000000"/>
                          <w:sz w:val="16"/>
                        </w:rPr>
                        <w:t>the</w:t>
                      </w:r>
                      <w:r>
                        <w:rPr>
                          <w:color w:val="000000"/>
                          <w:spacing w:val="22"/>
                          <w:sz w:val="16"/>
                        </w:rPr>
                        <w:t xml:space="preserve"> </w:t>
                      </w:r>
                      <w:r>
                        <w:rPr>
                          <w:color w:val="000000"/>
                          <w:spacing w:val="-2"/>
                          <w:sz w:val="16"/>
                        </w:rPr>
                        <w:t>series.</w:t>
                      </w:r>
                    </w:p>
                  </w:txbxContent>
                </v:textbox>
                <w10:wrap anchorx="page"/>
              </v:shape>
            </w:pict>
          </mc:Fallback>
        </mc:AlternateContent>
      </w:r>
      <w:r>
        <w:rPr>
          <w:sz w:val="16"/>
        </w:rPr>
        <w:t>Distributional estimates aligned with</w:t>
      </w:r>
      <w:r>
        <w:rPr>
          <w:spacing w:val="40"/>
          <w:sz w:val="16"/>
        </w:rPr>
        <w:t xml:space="preserve"> </w:t>
      </w:r>
      <w:r>
        <w:rPr>
          <w:sz w:val="16"/>
        </w:rPr>
        <w:t>national</w:t>
      </w:r>
      <w:r>
        <w:rPr>
          <w:spacing w:val="31"/>
          <w:sz w:val="16"/>
        </w:rPr>
        <w:t xml:space="preserve"> </w:t>
      </w:r>
      <w:r>
        <w:rPr>
          <w:sz w:val="16"/>
        </w:rPr>
        <w:t>account</w:t>
      </w:r>
      <w:r>
        <w:rPr>
          <w:spacing w:val="31"/>
          <w:sz w:val="16"/>
        </w:rPr>
        <w:t xml:space="preserve"> </w:t>
      </w:r>
      <w:proofErr w:type="gramStart"/>
      <w:r>
        <w:rPr>
          <w:spacing w:val="-2"/>
          <w:sz w:val="16"/>
        </w:rPr>
        <w:t>aggregates</w:t>
      </w:r>
      <w:proofErr w:type="gramEnd"/>
    </w:p>
    <w:p w14:paraId="24751D78" w14:textId="77777777" w:rsidR="00620CF6" w:rsidRDefault="00000000">
      <w:pPr>
        <w:spacing w:before="111" w:line="369" w:lineRule="auto"/>
        <w:ind w:left="199"/>
        <w:rPr>
          <w:sz w:val="16"/>
        </w:rPr>
      </w:pPr>
      <w:r>
        <w:br w:type="column"/>
      </w:r>
      <w:r>
        <w:rPr>
          <w:w w:val="105"/>
          <w:sz w:val="16"/>
        </w:rPr>
        <w:t>Whether</w:t>
      </w:r>
      <w:r>
        <w:rPr>
          <w:spacing w:val="-2"/>
          <w:w w:val="105"/>
          <w:sz w:val="16"/>
        </w:rPr>
        <w:t xml:space="preserve"> </w:t>
      </w:r>
      <w:r>
        <w:rPr>
          <w:w w:val="105"/>
          <w:sz w:val="16"/>
        </w:rPr>
        <w:t>the</w:t>
      </w:r>
      <w:r>
        <w:rPr>
          <w:spacing w:val="-2"/>
          <w:w w:val="105"/>
          <w:sz w:val="16"/>
        </w:rPr>
        <w:t xml:space="preserve"> </w:t>
      </w:r>
      <w:r>
        <w:rPr>
          <w:w w:val="105"/>
          <w:sz w:val="16"/>
        </w:rPr>
        <w:t>wealth</w:t>
      </w:r>
      <w:r>
        <w:rPr>
          <w:spacing w:val="-2"/>
          <w:w w:val="105"/>
          <w:sz w:val="16"/>
        </w:rPr>
        <w:t xml:space="preserve"> </w:t>
      </w:r>
      <w:r>
        <w:rPr>
          <w:w w:val="105"/>
          <w:sz w:val="16"/>
        </w:rPr>
        <w:t>estimate</w:t>
      </w:r>
      <w:r>
        <w:rPr>
          <w:spacing w:val="-2"/>
          <w:w w:val="105"/>
          <w:sz w:val="16"/>
        </w:rPr>
        <w:t xml:space="preserve"> </w:t>
      </w:r>
      <w:r>
        <w:rPr>
          <w:w w:val="105"/>
          <w:sz w:val="16"/>
        </w:rPr>
        <w:t>has</w:t>
      </w:r>
      <w:r>
        <w:rPr>
          <w:spacing w:val="-2"/>
          <w:w w:val="105"/>
          <w:sz w:val="16"/>
        </w:rPr>
        <w:t xml:space="preserve"> </w:t>
      </w:r>
      <w:r>
        <w:rPr>
          <w:w w:val="105"/>
          <w:sz w:val="16"/>
        </w:rPr>
        <w:t>been</w:t>
      </w:r>
      <w:r>
        <w:rPr>
          <w:spacing w:val="-2"/>
          <w:w w:val="105"/>
          <w:sz w:val="16"/>
        </w:rPr>
        <w:t xml:space="preserve"> </w:t>
      </w:r>
      <w:r>
        <w:rPr>
          <w:w w:val="105"/>
          <w:sz w:val="16"/>
        </w:rPr>
        <w:t>brought</w:t>
      </w:r>
      <w:r>
        <w:rPr>
          <w:spacing w:val="-2"/>
          <w:w w:val="105"/>
          <w:sz w:val="16"/>
        </w:rPr>
        <w:t xml:space="preserve"> </w:t>
      </w:r>
      <w:r>
        <w:rPr>
          <w:w w:val="105"/>
          <w:sz w:val="16"/>
        </w:rPr>
        <w:t>into</w:t>
      </w:r>
      <w:r>
        <w:rPr>
          <w:spacing w:val="-2"/>
          <w:w w:val="105"/>
          <w:sz w:val="16"/>
        </w:rPr>
        <w:t xml:space="preserve"> </w:t>
      </w:r>
      <w:r>
        <w:rPr>
          <w:w w:val="105"/>
          <w:sz w:val="16"/>
        </w:rPr>
        <w:t>alignment</w:t>
      </w:r>
      <w:r>
        <w:rPr>
          <w:spacing w:val="-2"/>
          <w:w w:val="105"/>
          <w:sz w:val="16"/>
        </w:rPr>
        <w:t xml:space="preserve"> </w:t>
      </w:r>
      <w:r>
        <w:rPr>
          <w:w w:val="105"/>
          <w:sz w:val="16"/>
        </w:rPr>
        <w:t>with</w:t>
      </w:r>
      <w:r>
        <w:rPr>
          <w:spacing w:val="-2"/>
          <w:w w:val="105"/>
          <w:sz w:val="16"/>
        </w:rPr>
        <w:t xml:space="preserve"> </w:t>
      </w:r>
      <w:r>
        <w:rPr>
          <w:w w:val="105"/>
          <w:sz w:val="16"/>
        </w:rPr>
        <w:t>the</w:t>
      </w:r>
      <w:r>
        <w:rPr>
          <w:spacing w:val="-2"/>
          <w:w w:val="105"/>
          <w:sz w:val="16"/>
        </w:rPr>
        <w:t xml:space="preserve"> </w:t>
      </w:r>
      <w:r>
        <w:rPr>
          <w:w w:val="105"/>
          <w:sz w:val="16"/>
        </w:rPr>
        <w:t>reference</w:t>
      </w:r>
      <w:r>
        <w:rPr>
          <w:spacing w:val="-2"/>
          <w:w w:val="105"/>
          <w:sz w:val="16"/>
        </w:rPr>
        <w:t xml:space="preserve"> </w:t>
      </w:r>
      <w:r>
        <w:rPr>
          <w:w w:val="105"/>
          <w:sz w:val="16"/>
        </w:rPr>
        <w:t>country’s national accounts wealth aggregates.</w:t>
      </w:r>
    </w:p>
    <w:p w14:paraId="3BF85524" w14:textId="77777777" w:rsidR="00620CF6" w:rsidRDefault="00620CF6">
      <w:pPr>
        <w:spacing w:line="369" w:lineRule="auto"/>
        <w:rPr>
          <w:sz w:val="16"/>
        </w:rPr>
        <w:sectPr w:rsidR="00620CF6" w:rsidSect="00D60468">
          <w:type w:val="continuous"/>
          <w:pgSz w:w="12240" w:h="15840"/>
          <w:pgMar w:top="1620" w:right="600" w:bottom="280" w:left="1300" w:header="720" w:footer="720" w:gutter="0"/>
          <w:cols w:num="2" w:space="720" w:equalWidth="0">
            <w:col w:w="3072" w:space="40"/>
            <w:col w:w="7228"/>
          </w:cols>
        </w:sectPr>
      </w:pPr>
    </w:p>
    <w:p w14:paraId="40E72A08" w14:textId="77777777" w:rsidR="00620CF6" w:rsidRDefault="00620CF6">
      <w:pPr>
        <w:pStyle w:val="BodyText"/>
        <w:spacing w:before="5"/>
        <w:rPr>
          <w:sz w:val="16"/>
        </w:rPr>
      </w:pPr>
    </w:p>
    <w:p w14:paraId="7F445A95" w14:textId="77777777" w:rsidR="00620CF6" w:rsidRDefault="00000000">
      <w:pPr>
        <w:tabs>
          <w:tab w:val="left" w:pos="3310"/>
        </w:tabs>
        <w:spacing w:before="111"/>
        <w:ind w:left="614"/>
        <w:rPr>
          <w:sz w:val="16"/>
        </w:rPr>
      </w:pPr>
      <w:r>
        <w:rPr>
          <w:sz w:val="16"/>
        </w:rPr>
        <w:t>Total</w:t>
      </w:r>
      <w:r>
        <w:rPr>
          <w:spacing w:val="28"/>
          <w:sz w:val="16"/>
        </w:rPr>
        <w:t xml:space="preserve"> </w:t>
      </w:r>
      <w:r>
        <w:rPr>
          <w:sz w:val="16"/>
        </w:rPr>
        <w:t>wealth</w:t>
      </w:r>
      <w:r>
        <w:rPr>
          <w:spacing w:val="28"/>
          <w:sz w:val="16"/>
        </w:rPr>
        <w:t xml:space="preserve"> </w:t>
      </w:r>
      <w:r>
        <w:rPr>
          <w:sz w:val="16"/>
        </w:rPr>
        <w:t>estimate</w:t>
      </w:r>
      <w:r>
        <w:rPr>
          <w:spacing w:val="28"/>
          <w:sz w:val="16"/>
        </w:rPr>
        <w:t xml:space="preserve"> </w:t>
      </w:r>
      <w:r>
        <w:rPr>
          <w:sz w:val="16"/>
        </w:rPr>
        <w:t>and</w:t>
      </w:r>
      <w:r>
        <w:rPr>
          <w:spacing w:val="28"/>
          <w:sz w:val="16"/>
        </w:rPr>
        <w:t xml:space="preserve"> </w:t>
      </w:r>
      <w:r>
        <w:rPr>
          <w:spacing w:val="-2"/>
          <w:sz w:val="16"/>
        </w:rPr>
        <w:t>source</w:t>
      </w:r>
      <w:r>
        <w:rPr>
          <w:sz w:val="16"/>
        </w:rPr>
        <w:tab/>
      </w:r>
      <w:proofErr w:type="gramStart"/>
      <w:r>
        <w:rPr>
          <w:sz w:val="16"/>
        </w:rPr>
        <w:t>The</w:t>
      </w:r>
      <w:proofErr w:type="gramEnd"/>
      <w:r>
        <w:rPr>
          <w:spacing w:val="21"/>
          <w:sz w:val="16"/>
        </w:rPr>
        <w:t xml:space="preserve"> </w:t>
      </w:r>
      <w:r>
        <w:rPr>
          <w:sz w:val="16"/>
        </w:rPr>
        <w:t>manner</w:t>
      </w:r>
      <w:r>
        <w:rPr>
          <w:spacing w:val="22"/>
          <w:sz w:val="16"/>
        </w:rPr>
        <w:t xml:space="preserve"> </w:t>
      </w:r>
      <w:r>
        <w:rPr>
          <w:sz w:val="16"/>
        </w:rPr>
        <w:t>and</w:t>
      </w:r>
      <w:r>
        <w:rPr>
          <w:spacing w:val="22"/>
          <w:sz w:val="16"/>
        </w:rPr>
        <w:t xml:space="preserve"> </w:t>
      </w:r>
      <w:r>
        <w:rPr>
          <w:sz w:val="16"/>
        </w:rPr>
        <w:t>source</w:t>
      </w:r>
      <w:r>
        <w:rPr>
          <w:spacing w:val="22"/>
          <w:sz w:val="16"/>
        </w:rPr>
        <w:t xml:space="preserve"> </w:t>
      </w:r>
      <w:r>
        <w:rPr>
          <w:sz w:val="16"/>
        </w:rPr>
        <w:t>of</w:t>
      </w:r>
      <w:r>
        <w:rPr>
          <w:spacing w:val="21"/>
          <w:sz w:val="16"/>
        </w:rPr>
        <w:t xml:space="preserve"> </w:t>
      </w:r>
      <w:r>
        <w:rPr>
          <w:sz w:val="16"/>
        </w:rPr>
        <w:t>the</w:t>
      </w:r>
      <w:r>
        <w:rPr>
          <w:spacing w:val="22"/>
          <w:sz w:val="16"/>
        </w:rPr>
        <w:t xml:space="preserve"> </w:t>
      </w:r>
      <w:r>
        <w:rPr>
          <w:sz w:val="16"/>
        </w:rPr>
        <w:t>aggregate</w:t>
      </w:r>
      <w:r>
        <w:rPr>
          <w:spacing w:val="22"/>
          <w:sz w:val="16"/>
        </w:rPr>
        <w:t xml:space="preserve"> </w:t>
      </w:r>
      <w:r>
        <w:rPr>
          <w:sz w:val="16"/>
        </w:rPr>
        <w:t>wealth</w:t>
      </w:r>
      <w:r>
        <w:rPr>
          <w:spacing w:val="22"/>
          <w:sz w:val="16"/>
        </w:rPr>
        <w:t xml:space="preserve"> </w:t>
      </w:r>
      <w:r>
        <w:rPr>
          <w:sz w:val="16"/>
        </w:rPr>
        <w:t>estimate</w:t>
      </w:r>
      <w:r>
        <w:rPr>
          <w:spacing w:val="21"/>
          <w:sz w:val="16"/>
        </w:rPr>
        <w:t xml:space="preserve"> </w:t>
      </w:r>
      <w:r>
        <w:rPr>
          <w:sz w:val="16"/>
        </w:rPr>
        <w:t>underlying</w:t>
      </w:r>
      <w:r>
        <w:rPr>
          <w:spacing w:val="22"/>
          <w:sz w:val="16"/>
        </w:rPr>
        <w:t xml:space="preserve"> </w:t>
      </w:r>
      <w:r>
        <w:rPr>
          <w:sz w:val="16"/>
        </w:rPr>
        <w:t>the</w:t>
      </w:r>
      <w:r>
        <w:rPr>
          <w:spacing w:val="22"/>
          <w:sz w:val="16"/>
        </w:rPr>
        <w:t xml:space="preserve"> </w:t>
      </w:r>
      <w:r>
        <w:rPr>
          <w:spacing w:val="-2"/>
          <w:sz w:val="16"/>
        </w:rPr>
        <w:t>series.</w:t>
      </w:r>
    </w:p>
    <w:p w14:paraId="7C53F29F" w14:textId="77777777" w:rsidR="00620CF6" w:rsidRDefault="00000000">
      <w:pPr>
        <w:pStyle w:val="BodyText"/>
        <w:spacing w:before="6"/>
        <w:rPr>
          <w:sz w:val="9"/>
        </w:rPr>
      </w:pPr>
      <w:r>
        <w:rPr>
          <w:noProof/>
        </w:rPr>
        <mc:AlternateContent>
          <mc:Choice Requires="wpg">
            <w:drawing>
              <wp:anchor distT="0" distB="0" distL="0" distR="0" simplePos="0" relativeHeight="487612416" behindDoc="1" locked="0" layoutInCell="1" allowOverlap="1" wp14:anchorId="1A435CD7" wp14:editId="254D5316">
                <wp:simplePos x="0" y="0"/>
                <wp:positionH relativeFrom="page">
                  <wp:posOffset>899998</wp:posOffset>
                </wp:positionH>
                <wp:positionV relativeFrom="paragraph">
                  <wp:posOffset>96402</wp:posOffset>
                </wp:positionV>
                <wp:extent cx="6424295" cy="1297940"/>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4295" cy="1297940"/>
                          <a:chOff x="0" y="0"/>
                          <a:chExt cx="6424295" cy="1297940"/>
                        </a:xfrm>
                      </wpg:grpSpPr>
                      <wps:wsp>
                        <wps:cNvPr id="88" name="Graphic 88"/>
                        <wps:cNvSpPr/>
                        <wps:spPr>
                          <a:xfrm>
                            <a:off x="0" y="0"/>
                            <a:ext cx="6424295" cy="1265555"/>
                          </a:xfrm>
                          <a:custGeom>
                            <a:avLst/>
                            <a:gdLst/>
                            <a:ahLst/>
                            <a:cxnLst/>
                            <a:rect l="l" t="t" r="r" b="b"/>
                            <a:pathLst>
                              <a:path w="6424295" h="1265555">
                                <a:moveTo>
                                  <a:pt x="1951824" y="0"/>
                                </a:moveTo>
                                <a:lnTo>
                                  <a:pt x="0" y="0"/>
                                </a:lnTo>
                                <a:lnTo>
                                  <a:pt x="0" y="1265516"/>
                                </a:lnTo>
                                <a:lnTo>
                                  <a:pt x="1951824" y="1265516"/>
                                </a:lnTo>
                                <a:lnTo>
                                  <a:pt x="1951824" y="0"/>
                                </a:lnTo>
                                <a:close/>
                              </a:path>
                              <a:path w="6424295" h="1265555">
                                <a:moveTo>
                                  <a:pt x="6423673" y="0"/>
                                </a:moveTo>
                                <a:lnTo>
                                  <a:pt x="1951837" y="0"/>
                                </a:lnTo>
                                <a:lnTo>
                                  <a:pt x="1951837" y="1265516"/>
                                </a:lnTo>
                                <a:lnTo>
                                  <a:pt x="6423673" y="1265516"/>
                                </a:lnTo>
                                <a:lnTo>
                                  <a:pt x="6423673" y="0"/>
                                </a:lnTo>
                                <a:close/>
                              </a:path>
                            </a:pathLst>
                          </a:custGeom>
                          <a:solidFill>
                            <a:srgbClr val="F7F7F7"/>
                          </a:solidFill>
                        </wps:spPr>
                        <wps:bodyPr wrap="square" lIns="0" tIns="0" rIns="0" bIns="0" rtlCol="0">
                          <a:prstTxWarp prst="textNoShape">
                            <a:avLst/>
                          </a:prstTxWarp>
                          <a:noAutofit/>
                        </wps:bodyPr>
                      </wps:wsp>
                      <wps:wsp>
                        <wps:cNvPr id="89" name="Graphic 89"/>
                        <wps:cNvSpPr/>
                        <wps:spPr>
                          <a:xfrm>
                            <a:off x="0" y="1292390"/>
                            <a:ext cx="6423660" cy="1270"/>
                          </a:xfrm>
                          <a:custGeom>
                            <a:avLst/>
                            <a:gdLst/>
                            <a:ahLst/>
                            <a:cxnLst/>
                            <a:rect l="l" t="t" r="r" b="b"/>
                            <a:pathLst>
                              <a:path w="6423660">
                                <a:moveTo>
                                  <a:pt x="0" y="0"/>
                                </a:moveTo>
                                <a:lnTo>
                                  <a:pt x="6423660" y="0"/>
                                </a:lnTo>
                              </a:path>
                            </a:pathLst>
                          </a:custGeom>
                          <a:ln w="10121">
                            <a:solidFill>
                              <a:srgbClr val="000000"/>
                            </a:solidFill>
                            <a:prstDash val="solid"/>
                          </a:ln>
                        </wps:spPr>
                        <wps:bodyPr wrap="square" lIns="0" tIns="0" rIns="0" bIns="0" rtlCol="0">
                          <a:prstTxWarp prst="textNoShape">
                            <a:avLst/>
                          </a:prstTxWarp>
                          <a:noAutofit/>
                        </wps:bodyPr>
                      </wps:wsp>
                      <wps:wsp>
                        <wps:cNvPr id="90" name="Textbox 90"/>
                        <wps:cNvSpPr txBox="1"/>
                        <wps:spPr>
                          <a:xfrm>
                            <a:off x="0" y="0"/>
                            <a:ext cx="6424295" cy="1287780"/>
                          </a:xfrm>
                          <a:prstGeom prst="rect">
                            <a:avLst/>
                          </a:prstGeom>
                        </wps:spPr>
                        <wps:txbx>
                          <w:txbxContent>
                            <w:p w14:paraId="2E1F5889" w14:textId="77777777" w:rsidR="00620CF6" w:rsidRDefault="00000000">
                              <w:pPr>
                                <w:tabs>
                                  <w:tab w:val="left" w:pos="3193"/>
                                </w:tabs>
                                <w:spacing w:before="64" w:line="369" w:lineRule="auto"/>
                                <w:ind w:left="3193" w:right="341" w:hanging="1019"/>
                                <w:rPr>
                                  <w:sz w:val="16"/>
                                </w:rPr>
                              </w:pPr>
                              <w:r>
                                <w:rPr>
                                  <w:spacing w:val="-2"/>
                                  <w:w w:val="105"/>
                                  <w:sz w:val="16"/>
                                </w:rPr>
                                <w:t>References</w:t>
                              </w:r>
                              <w:r>
                                <w:rPr>
                                  <w:sz w:val="16"/>
                                </w:rPr>
                                <w:tab/>
                              </w:r>
                              <w:r>
                                <w:rPr>
                                  <w:w w:val="105"/>
                                  <w:sz w:val="16"/>
                                </w:rPr>
                                <w:t>A bibliography for the sources cited parenthetically in the table’s analysis (i.e., not necessarily those listed in the data sources used in the research section).</w:t>
                              </w:r>
                              <w:r>
                                <w:rPr>
                                  <w:spacing w:val="19"/>
                                  <w:w w:val="105"/>
                                  <w:sz w:val="16"/>
                                </w:rPr>
                                <w:t xml:space="preserve"> </w:t>
                              </w:r>
                              <w:r>
                                <w:rPr>
                                  <w:w w:val="105"/>
                                  <w:sz w:val="16"/>
                                </w:rPr>
                                <w:t>Any important references that are called out by title in the analysis (such as appendices, data files, or a working</w:t>
                              </w:r>
                              <w:r>
                                <w:rPr>
                                  <w:spacing w:val="-5"/>
                                  <w:w w:val="105"/>
                                  <w:sz w:val="16"/>
                                </w:rPr>
                                <w:t xml:space="preserve"> </w:t>
                              </w:r>
                              <w:r>
                                <w:rPr>
                                  <w:w w:val="105"/>
                                  <w:sz w:val="16"/>
                                </w:rPr>
                                <w:t>paper</w:t>
                              </w:r>
                              <w:r>
                                <w:rPr>
                                  <w:spacing w:val="-5"/>
                                  <w:w w:val="105"/>
                                  <w:sz w:val="16"/>
                                </w:rPr>
                                <w:t xml:space="preserve"> </w:t>
                              </w:r>
                              <w:r>
                                <w:rPr>
                                  <w:w w:val="105"/>
                                  <w:sz w:val="16"/>
                                </w:rPr>
                                <w:t>version</w:t>
                              </w:r>
                              <w:r>
                                <w:rPr>
                                  <w:spacing w:val="-5"/>
                                  <w:w w:val="105"/>
                                  <w:sz w:val="16"/>
                                </w:rPr>
                                <w:t xml:space="preserve"> </w:t>
                              </w:r>
                              <w:r>
                                <w:rPr>
                                  <w:w w:val="105"/>
                                  <w:sz w:val="16"/>
                                </w:rPr>
                                <w:t>of</w:t>
                              </w:r>
                              <w:r>
                                <w:rPr>
                                  <w:spacing w:val="-5"/>
                                  <w:w w:val="105"/>
                                  <w:sz w:val="16"/>
                                </w:rPr>
                                <w:t xml:space="preserve"> </w:t>
                              </w:r>
                              <w:r>
                                <w:rPr>
                                  <w:w w:val="105"/>
                                  <w:sz w:val="16"/>
                                </w:rPr>
                                <w:t>the</w:t>
                              </w:r>
                              <w:r>
                                <w:rPr>
                                  <w:spacing w:val="-5"/>
                                  <w:w w:val="105"/>
                                  <w:sz w:val="16"/>
                                </w:rPr>
                                <w:t xml:space="preserve"> </w:t>
                              </w:r>
                              <w:r>
                                <w:rPr>
                                  <w:w w:val="105"/>
                                  <w:sz w:val="16"/>
                                </w:rPr>
                                <w:t>source)</w:t>
                              </w:r>
                              <w:r>
                                <w:rPr>
                                  <w:spacing w:val="-5"/>
                                  <w:w w:val="105"/>
                                  <w:sz w:val="16"/>
                                </w:rPr>
                                <w:t xml:space="preserve"> </w:t>
                              </w:r>
                              <w:r>
                                <w:rPr>
                                  <w:w w:val="105"/>
                                  <w:sz w:val="16"/>
                                </w:rPr>
                                <w:t>are</w:t>
                              </w:r>
                              <w:r>
                                <w:rPr>
                                  <w:spacing w:val="-5"/>
                                  <w:w w:val="105"/>
                                  <w:sz w:val="16"/>
                                </w:rPr>
                                <w:t xml:space="preserve"> </w:t>
                              </w:r>
                              <w:r>
                                <w:rPr>
                                  <w:w w:val="105"/>
                                  <w:sz w:val="16"/>
                                </w:rPr>
                                <w:t>listed</w:t>
                              </w:r>
                              <w:r>
                                <w:rPr>
                                  <w:spacing w:val="-5"/>
                                  <w:w w:val="105"/>
                                  <w:sz w:val="16"/>
                                </w:rPr>
                                <w:t xml:space="preserve"> </w:t>
                              </w:r>
                              <w:r>
                                <w:rPr>
                                  <w:w w:val="105"/>
                                  <w:sz w:val="16"/>
                                </w:rPr>
                                <w:t>first,</w:t>
                              </w:r>
                              <w:r>
                                <w:rPr>
                                  <w:spacing w:val="-5"/>
                                  <w:w w:val="105"/>
                                  <w:sz w:val="16"/>
                                </w:rPr>
                                <w:t xml:space="preserve"> </w:t>
                              </w:r>
                              <w:r>
                                <w:rPr>
                                  <w:w w:val="105"/>
                                  <w:sz w:val="16"/>
                                </w:rPr>
                                <w:t>with</w:t>
                              </w:r>
                              <w:r>
                                <w:rPr>
                                  <w:spacing w:val="-5"/>
                                  <w:w w:val="105"/>
                                  <w:sz w:val="16"/>
                                </w:rPr>
                                <w:t xml:space="preserve"> </w:t>
                              </w:r>
                              <w:r>
                                <w:rPr>
                                  <w:w w:val="105"/>
                                  <w:sz w:val="16"/>
                                </w:rPr>
                                <w:t>their</w:t>
                              </w:r>
                              <w:r>
                                <w:rPr>
                                  <w:spacing w:val="-5"/>
                                  <w:w w:val="105"/>
                                  <w:sz w:val="16"/>
                                </w:rPr>
                                <w:t xml:space="preserve"> </w:t>
                              </w:r>
                              <w:r>
                                <w:rPr>
                                  <w:w w:val="105"/>
                                  <w:sz w:val="16"/>
                                </w:rPr>
                                <w:t>reference</w:t>
                              </w:r>
                              <w:r>
                                <w:rPr>
                                  <w:spacing w:val="-5"/>
                                  <w:w w:val="105"/>
                                  <w:sz w:val="16"/>
                                </w:rPr>
                                <w:t xml:space="preserve"> </w:t>
                              </w:r>
                              <w:r>
                                <w:rPr>
                                  <w:w w:val="105"/>
                                  <w:sz w:val="16"/>
                                </w:rPr>
                                <w:t>information</w:t>
                              </w:r>
                              <w:r>
                                <w:rPr>
                                  <w:spacing w:val="-5"/>
                                  <w:w w:val="105"/>
                                  <w:sz w:val="16"/>
                                </w:rPr>
                                <w:t xml:space="preserve"> </w:t>
                              </w:r>
                              <w:r>
                                <w:rPr>
                                  <w:w w:val="105"/>
                                  <w:sz w:val="16"/>
                                </w:rPr>
                                <w:t>and any downloadable files being available at their hyperlinked entry in the Data Sources</w:t>
                              </w:r>
                            </w:p>
                            <w:p w14:paraId="03944E73" w14:textId="77777777" w:rsidR="00620CF6" w:rsidRDefault="00000000">
                              <w:pPr>
                                <w:spacing w:line="215" w:lineRule="exact"/>
                                <w:ind w:left="3193"/>
                                <w:rPr>
                                  <w:sz w:val="16"/>
                                </w:rPr>
                              </w:pPr>
                              <w:r>
                                <w:rPr>
                                  <w:spacing w:val="-2"/>
                                  <w:w w:val="105"/>
                                  <w:sz w:val="16"/>
                                </w:rPr>
                                <w:t>Library.</w:t>
                              </w:r>
                            </w:p>
                          </w:txbxContent>
                        </wps:txbx>
                        <wps:bodyPr wrap="square" lIns="0" tIns="0" rIns="0" bIns="0" rtlCol="0">
                          <a:noAutofit/>
                        </wps:bodyPr>
                      </wps:wsp>
                    </wpg:wgp>
                  </a:graphicData>
                </a:graphic>
              </wp:anchor>
            </w:drawing>
          </mc:Choice>
          <mc:Fallback>
            <w:pict>
              <v:group w14:anchorId="1A435CD7" id="Group 87" o:spid="_x0000_s1077" style="position:absolute;margin-left:70.85pt;margin-top:7.6pt;width:505.85pt;height:102.2pt;z-index:-15704064;mso-wrap-distance-left:0;mso-wrap-distance-right:0;mso-position-horizontal-relative:page;mso-position-vertical-relative:text" coordsize="64242,1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">
                <v:shape id="Graphic 88" o:spid="_x0000_s1078" style="position:absolute;width:64242;height:12655;visibility:visible;mso-wrap-style:square;v-text-anchor:top" coordsize="6424295,126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" path="m1951824,l,,,1265516r1951824,l1951824,xem6423673,l1951837,r,1265516l6423673,1265516,6423673,xe" fillcolor="#f7f7f7" stroked="f">
                  <v:path arrowok="t"/>
                </v:shape>
                <v:shape id="Graphic 89" o:spid="_x0000_s1079" style="position:absolute;top:12923;width:64236;height:13;visibility:visible;mso-wrap-style:square;v-text-anchor:top" coordsize="642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" path="m,l6423660,e" filled="f" strokeweight=".28114mm">
                  <v:path arrowok="t"/>
                </v:shape>
                <v:shape id="Textbox 90" o:spid="_x0000_s1080" type="#_x0000_t202" style="position:absolute;width:64242;height:1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2E1F5889" w14:textId="77777777" w:rsidR="00620CF6" w:rsidRDefault="00000000">
                        <w:pPr>
                          <w:tabs>
                            <w:tab w:val="left" w:pos="3193"/>
                          </w:tabs>
                          <w:spacing w:before="64" w:line="369" w:lineRule="auto"/>
                          <w:ind w:left="3193" w:right="341" w:hanging="1019"/>
                          <w:rPr>
                            <w:sz w:val="16"/>
                          </w:rPr>
                        </w:pPr>
                        <w:r>
                          <w:rPr>
                            <w:spacing w:val="-2"/>
                            <w:w w:val="105"/>
                            <w:sz w:val="16"/>
                          </w:rPr>
                          <w:t>References</w:t>
                        </w:r>
                        <w:r>
                          <w:rPr>
                            <w:sz w:val="16"/>
                          </w:rPr>
                          <w:tab/>
                        </w:r>
                        <w:r>
                          <w:rPr>
                            <w:w w:val="105"/>
                            <w:sz w:val="16"/>
                          </w:rPr>
                          <w:t>A bibliography for the sources cited parenthetically in the table’s analysis (i.e., not necessarily those listed in the data sources used in the research section).</w:t>
                        </w:r>
                        <w:r>
                          <w:rPr>
                            <w:spacing w:val="19"/>
                            <w:w w:val="105"/>
                            <w:sz w:val="16"/>
                          </w:rPr>
                          <w:t xml:space="preserve"> </w:t>
                        </w:r>
                        <w:r>
                          <w:rPr>
                            <w:w w:val="105"/>
                            <w:sz w:val="16"/>
                          </w:rPr>
                          <w:t>Any important references that are called out by title in the analysis (such as appendices, data files, or a working</w:t>
                        </w:r>
                        <w:r>
                          <w:rPr>
                            <w:spacing w:val="-5"/>
                            <w:w w:val="105"/>
                            <w:sz w:val="16"/>
                          </w:rPr>
                          <w:t xml:space="preserve"> </w:t>
                        </w:r>
                        <w:r>
                          <w:rPr>
                            <w:w w:val="105"/>
                            <w:sz w:val="16"/>
                          </w:rPr>
                          <w:t>paper</w:t>
                        </w:r>
                        <w:r>
                          <w:rPr>
                            <w:spacing w:val="-5"/>
                            <w:w w:val="105"/>
                            <w:sz w:val="16"/>
                          </w:rPr>
                          <w:t xml:space="preserve"> </w:t>
                        </w:r>
                        <w:r>
                          <w:rPr>
                            <w:w w:val="105"/>
                            <w:sz w:val="16"/>
                          </w:rPr>
                          <w:t>version</w:t>
                        </w:r>
                        <w:r>
                          <w:rPr>
                            <w:spacing w:val="-5"/>
                            <w:w w:val="105"/>
                            <w:sz w:val="16"/>
                          </w:rPr>
                          <w:t xml:space="preserve"> </w:t>
                        </w:r>
                        <w:r>
                          <w:rPr>
                            <w:w w:val="105"/>
                            <w:sz w:val="16"/>
                          </w:rPr>
                          <w:t>of</w:t>
                        </w:r>
                        <w:r>
                          <w:rPr>
                            <w:spacing w:val="-5"/>
                            <w:w w:val="105"/>
                            <w:sz w:val="16"/>
                          </w:rPr>
                          <w:t xml:space="preserve"> </w:t>
                        </w:r>
                        <w:r>
                          <w:rPr>
                            <w:w w:val="105"/>
                            <w:sz w:val="16"/>
                          </w:rPr>
                          <w:t>the</w:t>
                        </w:r>
                        <w:r>
                          <w:rPr>
                            <w:spacing w:val="-5"/>
                            <w:w w:val="105"/>
                            <w:sz w:val="16"/>
                          </w:rPr>
                          <w:t xml:space="preserve"> </w:t>
                        </w:r>
                        <w:r>
                          <w:rPr>
                            <w:w w:val="105"/>
                            <w:sz w:val="16"/>
                          </w:rPr>
                          <w:t>source)</w:t>
                        </w:r>
                        <w:r>
                          <w:rPr>
                            <w:spacing w:val="-5"/>
                            <w:w w:val="105"/>
                            <w:sz w:val="16"/>
                          </w:rPr>
                          <w:t xml:space="preserve"> </w:t>
                        </w:r>
                        <w:r>
                          <w:rPr>
                            <w:w w:val="105"/>
                            <w:sz w:val="16"/>
                          </w:rPr>
                          <w:t>are</w:t>
                        </w:r>
                        <w:r>
                          <w:rPr>
                            <w:spacing w:val="-5"/>
                            <w:w w:val="105"/>
                            <w:sz w:val="16"/>
                          </w:rPr>
                          <w:t xml:space="preserve"> </w:t>
                        </w:r>
                        <w:r>
                          <w:rPr>
                            <w:w w:val="105"/>
                            <w:sz w:val="16"/>
                          </w:rPr>
                          <w:t>listed</w:t>
                        </w:r>
                        <w:r>
                          <w:rPr>
                            <w:spacing w:val="-5"/>
                            <w:w w:val="105"/>
                            <w:sz w:val="16"/>
                          </w:rPr>
                          <w:t xml:space="preserve"> </w:t>
                        </w:r>
                        <w:r>
                          <w:rPr>
                            <w:w w:val="105"/>
                            <w:sz w:val="16"/>
                          </w:rPr>
                          <w:t>first,</w:t>
                        </w:r>
                        <w:r>
                          <w:rPr>
                            <w:spacing w:val="-5"/>
                            <w:w w:val="105"/>
                            <w:sz w:val="16"/>
                          </w:rPr>
                          <w:t xml:space="preserve"> </w:t>
                        </w:r>
                        <w:r>
                          <w:rPr>
                            <w:w w:val="105"/>
                            <w:sz w:val="16"/>
                          </w:rPr>
                          <w:t>with</w:t>
                        </w:r>
                        <w:r>
                          <w:rPr>
                            <w:spacing w:val="-5"/>
                            <w:w w:val="105"/>
                            <w:sz w:val="16"/>
                          </w:rPr>
                          <w:t xml:space="preserve"> </w:t>
                        </w:r>
                        <w:r>
                          <w:rPr>
                            <w:w w:val="105"/>
                            <w:sz w:val="16"/>
                          </w:rPr>
                          <w:t>their</w:t>
                        </w:r>
                        <w:r>
                          <w:rPr>
                            <w:spacing w:val="-5"/>
                            <w:w w:val="105"/>
                            <w:sz w:val="16"/>
                          </w:rPr>
                          <w:t xml:space="preserve"> </w:t>
                        </w:r>
                        <w:r>
                          <w:rPr>
                            <w:w w:val="105"/>
                            <w:sz w:val="16"/>
                          </w:rPr>
                          <w:t>reference</w:t>
                        </w:r>
                        <w:r>
                          <w:rPr>
                            <w:spacing w:val="-5"/>
                            <w:w w:val="105"/>
                            <w:sz w:val="16"/>
                          </w:rPr>
                          <w:t xml:space="preserve"> </w:t>
                        </w:r>
                        <w:r>
                          <w:rPr>
                            <w:w w:val="105"/>
                            <w:sz w:val="16"/>
                          </w:rPr>
                          <w:t>information</w:t>
                        </w:r>
                        <w:r>
                          <w:rPr>
                            <w:spacing w:val="-5"/>
                            <w:w w:val="105"/>
                            <w:sz w:val="16"/>
                          </w:rPr>
                          <w:t xml:space="preserve"> </w:t>
                        </w:r>
                        <w:r>
                          <w:rPr>
                            <w:w w:val="105"/>
                            <w:sz w:val="16"/>
                          </w:rPr>
                          <w:t>and any downloadable files being available at their hyperlinked entry in the Data Sources</w:t>
                        </w:r>
                      </w:p>
                      <w:p w14:paraId="03944E73" w14:textId="77777777" w:rsidR="00620CF6" w:rsidRDefault="00000000">
                        <w:pPr>
                          <w:spacing w:line="215" w:lineRule="exact"/>
                          <w:ind w:left="3193"/>
                          <w:rPr>
                            <w:sz w:val="16"/>
                          </w:rPr>
                        </w:pPr>
                        <w:r>
                          <w:rPr>
                            <w:spacing w:val="-2"/>
                            <w:w w:val="105"/>
                            <w:sz w:val="16"/>
                          </w:rPr>
                          <w:t>Library.</w:t>
                        </w:r>
                      </w:p>
                    </w:txbxContent>
                  </v:textbox>
                </v:shape>
                <w10:wrap type="topAndBottom" anchorx="page"/>
              </v:group>
            </w:pict>
          </mc:Fallback>
        </mc:AlternateContent>
      </w:r>
    </w:p>
    <w:p w14:paraId="3B8FBE90" w14:textId="77777777" w:rsidR="00620CF6" w:rsidRDefault="00620CF6">
      <w:pPr>
        <w:pStyle w:val="BodyText"/>
      </w:pPr>
    </w:p>
    <w:p w14:paraId="148E7D72" w14:textId="77777777" w:rsidR="00620CF6" w:rsidRDefault="00620CF6">
      <w:pPr>
        <w:pStyle w:val="BodyText"/>
        <w:spacing w:before="4"/>
      </w:pPr>
    </w:p>
    <w:p w14:paraId="396F3DCE" w14:textId="77777777" w:rsidR="00620CF6" w:rsidRDefault="00000000">
      <w:pPr>
        <w:pStyle w:val="Heading2"/>
        <w:numPr>
          <w:ilvl w:val="1"/>
          <w:numId w:val="10"/>
        </w:numPr>
        <w:tabs>
          <w:tab w:val="left" w:pos="817"/>
        </w:tabs>
        <w:spacing w:before="132" w:line="379" w:lineRule="auto"/>
        <w:ind w:right="815"/>
      </w:pPr>
      <w:bookmarkStart w:id="431" w:name="Additional_information_on_the_Wealth_Ine"/>
      <w:bookmarkStart w:id="432" w:name="_bookmark50"/>
      <w:bookmarkEnd w:id="431"/>
      <w:bookmarkEnd w:id="432"/>
      <w:r>
        <w:rPr>
          <w:w w:val="110"/>
        </w:rPr>
        <w:t xml:space="preserve">Additional information on the Wealth Inequality Trends Sec- </w:t>
      </w:r>
      <w:proofErr w:type="spellStart"/>
      <w:r>
        <w:rPr>
          <w:spacing w:val="-4"/>
          <w:w w:val="110"/>
        </w:rPr>
        <w:t>tion</w:t>
      </w:r>
      <w:proofErr w:type="spellEnd"/>
    </w:p>
    <w:p w14:paraId="7BA2D4EF" w14:textId="77777777" w:rsidR="00620CF6" w:rsidRDefault="00000000">
      <w:pPr>
        <w:pStyle w:val="BodyText"/>
        <w:spacing w:before="204" w:line="355" w:lineRule="auto"/>
        <w:ind w:left="117" w:right="815"/>
        <w:jc w:val="both"/>
      </w:pPr>
      <w:r>
        <w:t>For</w:t>
      </w:r>
      <w:r>
        <w:rPr>
          <w:spacing w:val="-5"/>
        </w:rPr>
        <w:t xml:space="preserve"> </w:t>
      </w:r>
      <w:r>
        <w:t>additional</w:t>
      </w:r>
      <w:r>
        <w:rPr>
          <w:spacing w:val="-4"/>
        </w:rPr>
        <w:t xml:space="preserve"> </w:t>
      </w:r>
      <w:r>
        <w:t>information</w:t>
      </w:r>
      <w:r>
        <w:rPr>
          <w:spacing w:val="-4"/>
        </w:rPr>
        <w:t xml:space="preserve"> </w:t>
      </w:r>
      <w:r>
        <w:t>about</w:t>
      </w:r>
      <w:r>
        <w:rPr>
          <w:spacing w:val="-4"/>
        </w:rPr>
        <w:t xml:space="preserve"> </w:t>
      </w:r>
      <w:r>
        <w:t>the</w:t>
      </w:r>
      <w:r>
        <w:rPr>
          <w:spacing w:val="-4"/>
        </w:rPr>
        <w:t xml:space="preserve"> </w:t>
      </w:r>
      <w:r>
        <w:t>Wealth</w:t>
      </w:r>
      <w:r>
        <w:rPr>
          <w:spacing w:val="-4"/>
        </w:rPr>
        <w:t xml:space="preserve"> </w:t>
      </w:r>
      <w:r>
        <w:t>Inequality</w:t>
      </w:r>
      <w:r>
        <w:rPr>
          <w:spacing w:val="-5"/>
        </w:rPr>
        <w:t xml:space="preserve"> </w:t>
      </w:r>
      <w:r>
        <w:t>Trends</w:t>
      </w:r>
      <w:r>
        <w:rPr>
          <w:spacing w:val="-4"/>
        </w:rPr>
        <w:t xml:space="preserve"> </w:t>
      </w:r>
      <w:proofErr w:type="gramStart"/>
      <w:r>
        <w:t>section</w:t>
      </w:r>
      <w:proofErr w:type="gramEnd"/>
      <w:r>
        <w:rPr>
          <w:spacing w:val="-4"/>
        </w:rPr>
        <w:t xml:space="preserve"> </w:t>
      </w:r>
      <w:r>
        <w:t>we</w:t>
      </w:r>
      <w:r>
        <w:rPr>
          <w:spacing w:val="-5"/>
        </w:rPr>
        <w:t xml:space="preserve"> </w:t>
      </w:r>
      <w:r>
        <w:t>refer</w:t>
      </w:r>
      <w:r>
        <w:rPr>
          <w:spacing w:val="-4"/>
        </w:rPr>
        <w:t xml:space="preserve"> </w:t>
      </w:r>
      <w:proofErr w:type="spellStart"/>
      <w:r>
        <w:t>the</w:t>
      </w:r>
      <w:proofErr w:type="spellEnd"/>
      <w:r>
        <w:rPr>
          <w:spacing w:val="-4"/>
        </w:rPr>
        <w:t xml:space="preserve"> </w:t>
      </w:r>
      <w:r>
        <w:t>to</w:t>
      </w:r>
      <w:r>
        <w:rPr>
          <w:spacing w:val="-4"/>
        </w:rPr>
        <w:t xml:space="preserve"> </w:t>
      </w:r>
      <w:r>
        <w:t>the</w:t>
      </w:r>
      <w:r>
        <w:rPr>
          <w:spacing w:val="-4"/>
        </w:rPr>
        <w:t xml:space="preserve"> </w:t>
      </w:r>
      <w:r>
        <w:t>Appendix</w:t>
      </w:r>
      <w:r>
        <w:rPr>
          <w:spacing w:val="-4"/>
        </w:rPr>
        <w:t xml:space="preserve"> </w:t>
      </w:r>
      <w:r>
        <w:t>of</w:t>
      </w:r>
      <w:r>
        <w:rPr>
          <w:spacing w:val="-4"/>
        </w:rPr>
        <w:t xml:space="preserve"> </w:t>
      </w:r>
      <w:r>
        <w:t xml:space="preserve">this Documentation where we provide a list of all sources included in the Wealth Inequality Trends database, </w:t>
      </w:r>
      <w:r>
        <w:rPr>
          <w:spacing w:val="-2"/>
        </w:rPr>
        <w:t>country-specific</w:t>
      </w:r>
      <w:r>
        <w:rPr>
          <w:spacing w:val="-4"/>
        </w:rPr>
        <w:t xml:space="preserve"> </w:t>
      </w:r>
      <w:r>
        <w:rPr>
          <w:spacing w:val="-2"/>
        </w:rPr>
        <w:t>information</w:t>
      </w:r>
      <w:r>
        <w:rPr>
          <w:spacing w:val="-4"/>
        </w:rPr>
        <w:t xml:space="preserve"> </w:t>
      </w:r>
      <w:r>
        <w:rPr>
          <w:spacing w:val="-2"/>
        </w:rPr>
        <w:t>on</w:t>
      </w:r>
      <w:r>
        <w:rPr>
          <w:spacing w:val="-4"/>
        </w:rPr>
        <w:t xml:space="preserve"> </w:t>
      </w:r>
      <w:r>
        <w:rPr>
          <w:spacing w:val="-2"/>
        </w:rPr>
        <w:t>the</w:t>
      </w:r>
      <w:r>
        <w:rPr>
          <w:spacing w:val="-4"/>
        </w:rPr>
        <w:t xml:space="preserve"> </w:t>
      </w:r>
      <w:r>
        <w:rPr>
          <w:spacing w:val="-2"/>
        </w:rPr>
        <w:t>coverage</w:t>
      </w:r>
      <w:r>
        <w:rPr>
          <w:spacing w:val="-5"/>
        </w:rPr>
        <w:t xml:space="preserve"> </w:t>
      </w:r>
      <w:r>
        <w:rPr>
          <w:spacing w:val="-2"/>
        </w:rPr>
        <w:t>of</w:t>
      </w:r>
      <w:r>
        <w:rPr>
          <w:spacing w:val="-4"/>
        </w:rPr>
        <w:t xml:space="preserve"> </w:t>
      </w:r>
      <w:r>
        <w:rPr>
          <w:spacing w:val="-2"/>
        </w:rPr>
        <w:t>the</w:t>
      </w:r>
      <w:r>
        <w:rPr>
          <w:spacing w:val="-4"/>
        </w:rPr>
        <w:t xml:space="preserve"> </w:t>
      </w:r>
      <w:r>
        <w:rPr>
          <w:spacing w:val="-2"/>
        </w:rPr>
        <w:t>Wealth</w:t>
      </w:r>
      <w:r>
        <w:rPr>
          <w:spacing w:val="-5"/>
        </w:rPr>
        <w:t xml:space="preserve"> </w:t>
      </w:r>
      <w:r>
        <w:rPr>
          <w:spacing w:val="-2"/>
        </w:rPr>
        <w:t>Inequality</w:t>
      </w:r>
      <w:r>
        <w:rPr>
          <w:spacing w:val="-5"/>
        </w:rPr>
        <w:t xml:space="preserve"> </w:t>
      </w:r>
      <w:r>
        <w:rPr>
          <w:spacing w:val="-2"/>
        </w:rPr>
        <w:t>Trends</w:t>
      </w:r>
      <w:r>
        <w:rPr>
          <w:spacing w:val="-5"/>
        </w:rPr>
        <w:t xml:space="preserve"> </w:t>
      </w:r>
      <w:r>
        <w:rPr>
          <w:spacing w:val="-2"/>
        </w:rPr>
        <w:t>database,</w:t>
      </w:r>
      <w:r>
        <w:rPr>
          <w:spacing w:val="-3"/>
        </w:rPr>
        <w:t xml:space="preserve"> </w:t>
      </w:r>
      <w:r>
        <w:rPr>
          <w:spacing w:val="-2"/>
        </w:rPr>
        <w:t>and</w:t>
      </w:r>
      <w:r>
        <w:rPr>
          <w:spacing w:val="-4"/>
        </w:rPr>
        <w:t xml:space="preserve"> </w:t>
      </w:r>
      <w:r>
        <w:rPr>
          <w:spacing w:val="-2"/>
        </w:rPr>
        <w:t>additional</w:t>
      </w:r>
      <w:r>
        <w:rPr>
          <w:spacing w:val="-4"/>
        </w:rPr>
        <w:t xml:space="preserve"> </w:t>
      </w:r>
      <w:proofErr w:type="spellStart"/>
      <w:r>
        <w:rPr>
          <w:spacing w:val="-2"/>
        </w:rPr>
        <w:t>infor</w:t>
      </w:r>
      <w:proofErr w:type="spellEnd"/>
      <w:r>
        <w:rPr>
          <w:spacing w:val="-2"/>
        </w:rPr>
        <w:t xml:space="preserve">- </w:t>
      </w:r>
      <w:proofErr w:type="spellStart"/>
      <w:r>
        <w:t>mation</w:t>
      </w:r>
      <w:proofErr w:type="spellEnd"/>
      <w:r>
        <w:t xml:space="preserve"> on the precise treatment of selected sources.</w:t>
      </w:r>
    </w:p>
    <w:p w14:paraId="30CFD182" w14:textId="77777777" w:rsidR="00620CF6" w:rsidRDefault="00620CF6">
      <w:pPr>
        <w:spacing w:line="355" w:lineRule="auto"/>
        <w:jc w:val="both"/>
        <w:sectPr w:rsidR="00620CF6" w:rsidSect="00D60468">
          <w:type w:val="continuous"/>
          <w:pgSz w:w="12240" w:h="15840"/>
          <w:pgMar w:top="1620" w:right="600" w:bottom="280" w:left="1300" w:header="720" w:footer="720" w:gutter="0"/>
          <w:cols w:space="720"/>
        </w:sectPr>
      </w:pPr>
    </w:p>
    <w:p w14:paraId="2FA5254B" w14:textId="77777777" w:rsidR="00620CF6" w:rsidRDefault="00620CF6">
      <w:pPr>
        <w:pStyle w:val="BodyText"/>
      </w:pPr>
    </w:p>
    <w:p w14:paraId="6D948982" w14:textId="77777777" w:rsidR="00620CF6" w:rsidRDefault="00620CF6">
      <w:pPr>
        <w:pStyle w:val="BodyText"/>
      </w:pPr>
    </w:p>
    <w:p w14:paraId="766C2334" w14:textId="77777777" w:rsidR="00620CF6" w:rsidRDefault="00620CF6">
      <w:pPr>
        <w:pStyle w:val="BodyText"/>
      </w:pPr>
    </w:p>
    <w:p w14:paraId="2D8F8025" w14:textId="77777777" w:rsidR="00620CF6" w:rsidRDefault="00620CF6">
      <w:pPr>
        <w:pStyle w:val="BodyText"/>
        <w:spacing w:before="12"/>
        <w:rPr>
          <w:sz w:val="26"/>
        </w:rPr>
      </w:pPr>
    </w:p>
    <w:p w14:paraId="7533E7D3" w14:textId="77777777" w:rsidR="00620CF6" w:rsidRDefault="00000000">
      <w:pPr>
        <w:spacing w:before="140"/>
        <w:ind w:left="117"/>
        <w:rPr>
          <w:b/>
          <w:sz w:val="41"/>
        </w:rPr>
      </w:pPr>
      <w:bookmarkStart w:id="433" w:name="Estate,_Inheritances,_and_Gift_Taxes_(EI"/>
      <w:bookmarkStart w:id="434" w:name="_bookmark51"/>
      <w:bookmarkEnd w:id="433"/>
      <w:bookmarkEnd w:id="434"/>
      <w:r>
        <w:rPr>
          <w:b/>
          <w:w w:val="105"/>
          <w:sz w:val="41"/>
        </w:rPr>
        <w:t>Section</w:t>
      </w:r>
      <w:r>
        <w:rPr>
          <w:b/>
          <w:spacing w:val="54"/>
          <w:w w:val="110"/>
          <w:sz w:val="41"/>
        </w:rPr>
        <w:t xml:space="preserve"> </w:t>
      </w:r>
      <w:r>
        <w:rPr>
          <w:b/>
          <w:spacing w:val="-10"/>
          <w:w w:val="110"/>
          <w:sz w:val="41"/>
        </w:rPr>
        <w:t>5</w:t>
      </w:r>
    </w:p>
    <w:p w14:paraId="6351886E" w14:textId="77777777" w:rsidR="00620CF6" w:rsidRDefault="00620CF6">
      <w:pPr>
        <w:pStyle w:val="BodyText"/>
        <w:rPr>
          <w:b/>
          <w:sz w:val="65"/>
        </w:rPr>
      </w:pPr>
    </w:p>
    <w:p w14:paraId="49EBCAB0" w14:textId="77777777" w:rsidR="00620CF6" w:rsidRDefault="00000000">
      <w:pPr>
        <w:pStyle w:val="Heading1"/>
        <w:spacing w:line="362" w:lineRule="auto"/>
        <w:ind w:right="535"/>
      </w:pPr>
      <w:r>
        <w:rPr>
          <w:w w:val="110"/>
        </w:rPr>
        <w:t xml:space="preserve">Estate, Inheritances, and Gift Taxes </w:t>
      </w:r>
      <w:r>
        <w:rPr>
          <w:spacing w:val="-2"/>
          <w:w w:val="110"/>
        </w:rPr>
        <w:t>(EIG)</w:t>
      </w:r>
    </w:p>
    <w:p w14:paraId="75CB9CE6" w14:textId="77777777" w:rsidR="00620CF6" w:rsidRDefault="00620CF6">
      <w:pPr>
        <w:pStyle w:val="BodyText"/>
        <w:spacing w:before="7"/>
        <w:rPr>
          <w:b/>
          <w:sz w:val="54"/>
        </w:rPr>
      </w:pPr>
    </w:p>
    <w:p w14:paraId="1F4F1107" w14:textId="77777777" w:rsidR="00620CF6" w:rsidRDefault="00000000">
      <w:pPr>
        <w:pStyle w:val="Heading2"/>
        <w:numPr>
          <w:ilvl w:val="1"/>
          <w:numId w:val="9"/>
        </w:numPr>
        <w:tabs>
          <w:tab w:val="left" w:pos="817"/>
        </w:tabs>
        <w:spacing w:line="379" w:lineRule="auto"/>
        <w:ind w:right="815"/>
      </w:pPr>
      <w:bookmarkStart w:id="435" w:name="Introduction_to_the_Estate,_Inheritances"/>
      <w:bookmarkStart w:id="436" w:name="_bookmark52"/>
      <w:bookmarkEnd w:id="435"/>
      <w:bookmarkEnd w:id="436"/>
      <w:r>
        <w:rPr>
          <w:w w:val="110"/>
        </w:rPr>
        <w:t>Introduction to the Estate,</w:t>
      </w:r>
      <w:r>
        <w:rPr>
          <w:spacing w:val="40"/>
          <w:w w:val="110"/>
        </w:rPr>
        <w:t xml:space="preserve"> </w:t>
      </w:r>
      <w:r>
        <w:rPr>
          <w:w w:val="110"/>
        </w:rPr>
        <w:t>Inheritances,</w:t>
      </w:r>
      <w:r>
        <w:rPr>
          <w:spacing w:val="40"/>
          <w:w w:val="110"/>
        </w:rPr>
        <w:t xml:space="preserve"> </w:t>
      </w:r>
      <w:r>
        <w:rPr>
          <w:w w:val="110"/>
        </w:rPr>
        <w:t>and Gift Taxes Sec-</w:t>
      </w:r>
      <w:r>
        <w:rPr>
          <w:spacing w:val="40"/>
          <w:w w:val="110"/>
        </w:rPr>
        <w:t xml:space="preserve"> </w:t>
      </w:r>
      <w:proofErr w:type="spellStart"/>
      <w:r>
        <w:rPr>
          <w:spacing w:val="-4"/>
          <w:w w:val="110"/>
        </w:rPr>
        <w:t>tion</w:t>
      </w:r>
      <w:proofErr w:type="spellEnd"/>
    </w:p>
    <w:p w14:paraId="374CFB8E" w14:textId="77777777" w:rsidR="00620CF6" w:rsidRDefault="00000000">
      <w:pPr>
        <w:pStyle w:val="BodyText"/>
        <w:spacing w:before="204" w:line="355" w:lineRule="auto"/>
        <w:ind w:left="117" w:right="815"/>
        <w:jc w:val="both"/>
      </w:pPr>
      <w:r>
        <w:t>The Estate, Inheritance, and Gift Tax section of the GC Wealth Project provides a comprehensive data collection on wealth transfer taxes across countries and over time.</w:t>
      </w:r>
      <w:r>
        <w:rPr>
          <w:spacing w:val="40"/>
        </w:rPr>
        <w:t xml:space="preserve"> </w:t>
      </w:r>
      <w:r>
        <w:t>The EIG section compiles tax policy information as well as tax revenue data.</w:t>
      </w:r>
      <w:r>
        <w:rPr>
          <w:spacing w:val="31"/>
        </w:rPr>
        <w:t xml:space="preserve"> </w:t>
      </w:r>
      <w:r>
        <w:t>What is more, the section contains information about these taxes for up to over 160 countries, in some instances dating back as far as the 18th century.</w:t>
      </w:r>
      <w:r>
        <w:rPr>
          <w:spacing w:val="40"/>
        </w:rPr>
        <w:t xml:space="preserve"> </w:t>
      </w:r>
      <w:r>
        <w:t>The EIG section codifies and harmonizes information on features common among these taxes, such as top tax rates among closest relatives, full tax schedules, or integration of gift taxes.</w:t>
      </w:r>
      <w:r>
        <w:rPr>
          <w:spacing w:val="34"/>
        </w:rPr>
        <w:t xml:space="preserve"> </w:t>
      </w:r>
      <w:r>
        <w:t>Furthermore, the section provides revenue statistics</w:t>
      </w:r>
      <w:r>
        <w:rPr>
          <w:spacing w:val="-8"/>
        </w:rPr>
        <w:t xml:space="preserve"> </w:t>
      </w:r>
      <w:r>
        <w:t>for</w:t>
      </w:r>
      <w:r>
        <w:rPr>
          <w:spacing w:val="-8"/>
        </w:rPr>
        <w:t xml:space="preserve"> </w:t>
      </w:r>
      <w:r>
        <w:t>EIG</w:t>
      </w:r>
      <w:r>
        <w:rPr>
          <w:spacing w:val="-8"/>
        </w:rPr>
        <w:t xml:space="preserve"> </w:t>
      </w:r>
      <w:r>
        <w:t>taxes</w:t>
      </w:r>
      <w:r>
        <w:rPr>
          <w:spacing w:val="-8"/>
        </w:rPr>
        <w:t xml:space="preserve"> </w:t>
      </w:r>
      <w:r>
        <w:t>from</w:t>
      </w:r>
      <w:r>
        <w:rPr>
          <w:spacing w:val="-8"/>
        </w:rPr>
        <w:t xml:space="preserve"> </w:t>
      </w:r>
      <w:r>
        <w:t>cumulative</w:t>
      </w:r>
      <w:r>
        <w:rPr>
          <w:spacing w:val="-9"/>
        </w:rPr>
        <w:t xml:space="preserve"> </w:t>
      </w:r>
      <w:r>
        <w:t>sources</w:t>
      </w:r>
      <w:r>
        <w:rPr>
          <w:spacing w:val="-8"/>
        </w:rPr>
        <w:t xml:space="preserve"> </w:t>
      </w:r>
      <w:r>
        <w:t>from</w:t>
      </w:r>
      <w:r>
        <w:rPr>
          <w:spacing w:val="-8"/>
        </w:rPr>
        <w:t xml:space="preserve"> </w:t>
      </w:r>
      <w:r>
        <w:t>1960</w:t>
      </w:r>
      <w:r>
        <w:rPr>
          <w:spacing w:val="-8"/>
        </w:rPr>
        <w:t xml:space="preserve"> </w:t>
      </w:r>
      <w:r>
        <w:t>onward. Information</w:t>
      </w:r>
      <w:r>
        <w:rPr>
          <w:spacing w:val="-8"/>
        </w:rPr>
        <w:t xml:space="preserve"> </w:t>
      </w:r>
      <w:r>
        <w:t>is</w:t>
      </w:r>
      <w:r>
        <w:rPr>
          <w:spacing w:val="-8"/>
        </w:rPr>
        <w:t xml:space="preserve"> </w:t>
      </w:r>
      <w:r>
        <w:t>obtained</w:t>
      </w:r>
      <w:r>
        <w:rPr>
          <w:spacing w:val="-8"/>
        </w:rPr>
        <w:t xml:space="preserve"> </w:t>
      </w:r>
      <w:r>
        <w:t>from</w:t>
      </w:r>
      <w:r>
        <w:rPr>
          <w:spacing w:val="-8"/>
        </w:rPr>
        <w:t xml:space="preserve"> </w:t>
      </w:r>
      <w:r>
        <w:t>academic, government, and corporate research, government legislation and legislative information as well as cross- national research and oﬀicial statistics. This chapter introduces the reader to the data structure of the EIG section, as well as the general interpretation and construction of each concept.</w:t>
      </w:r>
    </w:p>
    <w:p w14:paraId="1F5B5167" w14:textId="77777777" w:rsidR="00620CF6" w:rsidRDefault="00620CF6">
      <w:pPr>
        <w:spacing w:line="355" w:lineRule="auto"/>
        <w:jc w:val="both"/>
        <w:sectPr w:rsidR="00620CF6" w:rsidSect="00D60468">
          <w:pgSz w:w="12240" w:h="15840"/>
          <w:pgMar w:top="1820" w:right="600" w:bottom="280" w:left="1300" w:header="720" w:footer="720" w:gutter="0"/>
          <w:cols w:space="720"/>
        </w:sectPr>
      </w:pPr>
    </w:p>
    <w:p w14:paraId="0D4E9597" w14:textId="77777777" w:rsidR="00620CF6" w:rsidRDefault="00000000">
      <w:pPr>
        <w:pStyle w:val="Heading2"/>
        <w:numPr>
          <w:ilvl w:val="1"/>
          <w:numId w:val="9"/>
        </w:numPr>
        <w:tabs>
          <w:tab w:val="left" w:pos="817"/>
        </w:tabs>
        <w:spacing w:before="104"/>
      </w:pPr>
      <w:bookmarkStart w:id="437" w:name="The_varcode_in_the_Estate,_Inheritance,_"/>
      <w:bookmarkStart w:id="438" w:name="_bookmark53"/>
      <w:bookmarkEnd w:id="437"/>
      <w:bookmarkEnd w:id="438"/>
      <w:r>
        <w:rPr>
          <w:w w:val="110"/>
        </w:rPr>
        <w:lastRenderedPageBreak/>
        <w:t>The</w:t>
      </w:r>
      <w:r>
        <w:rPr>
          <w:spacing w:val="4"/>
          <w:w w:val="110"/>
        </w:rPr>
        <w:t xml:space="preserve"> </w:t>
      </w:r>
      <w:proofErr w:type="spellStart"/>
      <w:r>
        <w:rPr>
          <w:w w:val="110"/>
        </w:rPr>
        <w:t>varcode</w:t>
      </w:r>
      <w:proofErr w:type="spellEnd"/>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Estate,</w:t>
      </w:r>
      <w:r>
        <w:rPr>
          <w:spacing w:val="9"/>
          <w:w w:val="110"/>
        </w:rPr>
        <w:t xml:space="preserve"> </w:t>
      </w:r>
      <w:r>
        <w:rPr>
          <w:w w:val="110"/>
        </w:rPr>
        <w:t>Inheritance,</w:t>
      </w:r>
      <w:r>
        <w:rPr>
          <w:spacing w:val="8"/>
          <w:w w:val="110"/>
        </w:rPr>
        <w:t xml:space="preserve"> </w:t>
      </w:r>
      <w:r>
        <w:rPr>
          <w:w w:val="110"/>
        </w:rPr>
        <w:t>and</w:t>
      </w:r>
      <w:r>
        <w:rPr>
          <w:spacing w:val="5"/>
          <w:w w:val="110"/>
        </w:rPr>
        <w:t xml:space="preserve"> </w:t>
      </w:r>
      <w:r>
        <w:rPr>
          <w:w w:val="110"/>
        </w:rPr>
        <w:t>Gift</w:t>
      </w:r>
      <w:r>
        <w:rPr>
          <w:spacing w:val="5"/>
          <w:w w:val="110"/>
        </w:rPr>
        <w:t xml:space="preserve"> </w:t>
      </w:r>
      <w:r>
        <w:rPr>
          <w:w w:val="110"/>
        </w:rPr>
        <w:t>Taxes</w:t>
      </w:r>
      <w:r>
        <w:rPr>
          <w:spacing w:val="5"/>
          <w:w w:val="110"/>
        </w:rPr>
        <w:t xml:space="preserve"> </w:t>
      </w:r>
      <w:r>
        <w:rPr>
          <w:spacing w:val="-2"/>
          <w:w w:val="110"/>
        </w:rPr>
        <w:t>Section</w:t>
      </w:r>
    </w:p>
    <w:p w14:paraId="1ACD8C09" w14:textId="77777777" w:rsidR="00620CF6" w:rsidRDefault="00620CF6">
      <w:pPr>
        <w:pStyle w:val="BodyText"/>
        <w:spacing w:before="3"/>
        <w:rPr>
          <w:b/>
          <w:sz w:val="31"/>
        </w:rPr>
      </w:pPr>
    </w:p>
    <w:p w14:paraId="5A82085D" w14:textId="77777777" w:rsidR="00620CF6" w:rsidRDefault="00000000">
      <w:pPr>
        <w:pStyle w:val="BodyText"/>
        <w:spacing w:before="1" w:line="355" w:lineRule="auto"/>
        <w:ind w:left="117" w:right="815"/>
        <w:jc w:val="both"/>
      </w:pPr>
      <w:r>
        <w:t xml:space="preserve">As described in the general warehouse structure section, the </w:t>
      </w:r>
      <w:proofErr w:type="spellStart"/>
      <w:r>
        <w:t>varcode</w:t>
      </w:r>
      <w:proofErr w:type="spellEnd"/>
      <w:r>
        <w:t xml:space="preserve"> uniquely identifies each value in the EIG section by means of five elements.</w:t>
      </w:r>
      <w:r>
        <w:rPr>
          <w:spacing w:val="22"/>
        </w:rPr>
        <w:t xml:space="preserve"> </w:t>
      </w:r>
      <w:r>
        <w:t xml:space="preserve">The first element of the </w:t>
      </w:r>
      <w:proofErr w:type="spellStart"/>
      <w:r>
        <w:t>varcode</w:t>
      </w:r>
      <w:proofErr w:type="spellEnd"/>
      <w:r>
        <w:t xml:space="preserve"> is a 1-digit code that identifies the Section of the GC Wealth Project, which for the case of the Estate, Inheritance, and Gift Taxes takes the value x.</w:t>
      </w:r>
      <w:r>
        <w:rPr>
          <w:spacing w:val="38"/>
        </w:rPr>
        <w:t xml:space="preserve"> </w:t>
      </w:r>
      <w:r>
        <w:t xml:space="preserve">Hence, </w:t>
      </w:r>
      <w:proofErr w:type="spellStart"/>
      <w:r>
        <w:t>varcode</w:t>
      </w:r>
      <w:proofErr w:type="spellEnd"/>
      <w:r>
        <w:t xml:space="preserve"> takes the following form:</w:t>
      </w:r>
    </w:p>
    <w:p w14:paraId="4987C27C" w14:textId="77777777" w:rsidR="00620CF6" w:rsidRDefault="00620CF6">
      <w:pPr>
        <w:pStyle w:val="BodyText"/>
      </w:pPr>
    </w:p>
    <w:p w14:paraId="783CDBB2" w14:textId="77777777" w:rsidR="00620CF6" w:rsidRDefault="00620CF6">
      <w:pPr>
        <w:pStyle w:val="BodyText"/>
        <w:spacing w:before="3"/>
        <w:rPr>
          <w:sz w:val="15"/>
        </w:rPr>
      </w:pPr>
    </w:p>
    <w:p w14:paraId="51C534E6" w14:textId="77777777" w:rsidR="00620CF6" w:rsidRDefault="00620CF6">
      <w:pPr>
        <w:rPr>
          <w:sz w:val="15"/>
        </w:rPr>
        <w:sectPr w:rsidR="00620CF6" w:rsidSect="00D60468">
          <w:pgSz w:w="12240" w:h="15840"/>
          <w:pgMar w:top="1220" w:right="600" w:bottom="280" w:left="1300" w:header="720" w:footer="720" w:gutter="0"/>
          <w:cols w:space="720"/>
        </w:sectPr>
      </w:pPr>
    </w:p>
    <w:p w14:paraId="158B3180" w14:textId="77777777" w:rsidR="00620CF6" w:rsidRDefault="00000000">
      <w:pPr>
        <w:spacing w:before="62"/>
        <w:jc w:val="right"/>
        <w:rPr>
          <w:rFonts w:ascii="Cambria" w:eastAsia="Cambria" w:hAnsi="Cambria"/>
          <w:sz w:val="20"/>
        </w:rPr>
      </w:pPr>
      <w:r>
        <w:rPr>
          <w:rFonts w:ascii="Cambria" w:eastAsia="Cambria" w:hAnsi="Cambria"/>
          <w:color w:val="0000FF"/>
          <w:spacing w:val="-112"/>
          <w:w w:val="114"/>
          <w:sz w:val="20"/>
        </w:rPr>
        <w:t>𝑥</w:t>
      </w:r>
      <w:r>
        <w:rPr>
          <w:rFonts w:ascii="Cambria" w:eastAsia="Cambria" w:hAnsi="Cambria"/>
          <w:spacing w:val="-5"/>
          <w:w w:val="86"/>
          <w:sz w:val="20"/>
        </w:rPr>
        <w:t>⏟</w:t>
      </w:r>
    </w:p>
    <w:p w14:paraId="17F6BC17" w14:textId="77777777" w:rsidR="00620CF6" w:rsidRDefault="00000000">
      <w:pPr>
        <w:pStyle w:val="BodyText"/>
        <w:spacing w:before="62"/>
        <w:ind w:left="196" w:right="73"/>
        <w:rPr>
          <w:rFonts w:ascii="Cambria" w:eastAsia="Cambria" w:hAnsi="Cambria"/>
        </w:rPr>
      </w:pPr>
      <w:r>
        <w:br w:type="column"/>
      </w:r>
      <w:r>
        <w:rPr>
          <w:rFonts w:ascii="Cambria" w:eastAsia="Cambria" w:hAnsi="Cambria"/>
          <w:spacing w:val="-10"/>
          <w:w w:val="125"/>
        </w:rPr>
        <w:t>−</w:t>
      </w:r>
      <w:r>
        <w:rPr>
          <w:rFonts w:ascii="Cambria" w:eastAsia="Cambria" w:hAnsi="Cambria"/>
          <w:spacing w:val="80"/>
          <w:w w:val="125"/>
        </w:rPr>
        <w:t xml:space="preserve"> </w:t>
      </w:r>
      <w:r>
        <w:rPr>
          <w:rFonts w:ascii="Cambria" w:eastAsia="Cambria" w:hAnsi="Cambria"/>
          <w:spacing w:val="-194"/>
          <w:w w:val="111"/>
        </w:rPr>
        <w:t>ℎ</w:t>
      </w:r>
      <w:r>
        <w:rPr>
          <w:rFonts w:ascii="Cambria" w:eastAsia="Cambria" w:hAnsi="Cambria"/>
          <w:spacing w:val="-173"/>
          <w:w w:val="168"/>
        </w:rPr>
        <w:t>⏟</w:t>
      </w:r>
    </w:p>
    <w:p w14:paraId="6F9A87DC" w14:textId="77777777" w:rsidR="00620CF6" w:rsidRDefault="00000000">
      <w:pPr>
        <w:tabs>
          <w:tab w:val="left" w:pos="550"/>
        </w:tabs>
        <w:spacing w:before="64" w:line="233" w:lineRule="exact"/>
        <w:ind w:left="106"/>
        <w:rPr>
          <w:rFonts w:ascii="Cambria" w:eastAsia="Cambria" w:hAnsi="Cambria"/>
          <w:sz w:val="20"/>
        </w:rPr>
      </w:pPr>
      <w:r>
        <w:br w:type="column"/>
      </w:r>
      <w:r>
        <w:rPr>
          <w:rFonts w:ascii="Cambria" w:eastAsia="Cambria" w:hAnsi="Cambria"/>
          <w:spacing w:val="-10"/>
          <w:w w:val="150"/>
          <w:sz w:val="20"/>
        </w:rPr>
        <w:t>−</w:t>
      </w:r>
      <w:r>
        <w:rPr>
          <w:rFonts w:ascii="Cambria" w:eastAsia="Cambria" w:hAnsi="Cambria"/>
          <w:sz w:val="20"/>
        </w:rPr>
        <w:tab/>
      </w:r>
      <w:r>
        <w:rPr>
          <w:rFonts w:ascii="Cambria" w:eastAsia="Cambria" w:hAnsi="Cambria"/>
          <w:spacing w:val="-159"/>
          <w:w w:val="109"/>
          <w:sz w:val="20"/>
        </w:rPr>
        <w:t>𝐶</w:t>
      </w:r>
      <w:r>
        <w:rPr>
          <w:rFonts w:ascii="Cambria" w:eastAsia="Cambria" w:hAnsi="Cambria"/>
          <w:spacing w:val="-331"/>
          <w:w w:val="312"/>
          <w:sz w:val="20"/>
        </w:rPr>
        <w:t>⏟</w:t>
      </w:r>
      <w:r>
        <w:rPr>
          <w:rFonts w:ascii="Cambria" w:eastAsia="Cambria" w:hAnsi="Cambria"/>
          <w:spacing w:val="-39"/>
          <w:w w:val="109"/>
          <w:sz w:val="20"/>
        </w:rPr>
        <w:t>𝐶</w:t>
      </w:r>
    </w:p>
    <w:p w14:paraId="165AE408" w14:textId="77777777" w:rsidR="00620CF6" w:rsidRDefault="00000000">
      <w:pPr>
        <w:tabs>
          <w:tab w:val="left" w:pos="2062"/>
        </w:tabs>
        <w:spacing w:before="59"/>
        <w:ind w:left="264"/>
        <w:rPr>
          <w:rFonts w:ascii="Cambria" w:eastAsia="Cambria" w:hAnsi="Cambria"/>
          <w:sz w:val="20"/>
        </w:rPr>
      </w:pPr>
      <w:r>
        <w:br w:type="column"/>
      </w:r>
      <w:r>
        <w:rPr>
          <w:rFonts w:ascii="Cambria" w:eastAsia="Cambria" w:hAnsi="Cambria"/>
          <w:w w:val="150"/>
          <w:sz w:val="20"/>
        </w:rPr>
        <w:t>−</w:t>
      </w:r>
      <w:r>
        <w:rPr>
          <w:rFonts w:ascii="Cambria" w:eastAsia="Cambria" w:hAnsi="Cambria"/>
          <w:spacing w:val="-20"/>
          <w:w w:val="150"/>
          <w:sz w:val="20"/>
        </w:rPr>
        <w:t xml:space="preserve"> </w:t>
      </w:r>
      <w:r>
        <w:rPr>
          <w:rFonts w:ascii="Cambria" w:eastAsia="Cambria" w:hAnsi="Cambria"/>
          <w:spacing w:val="-165"/>
          <w:w w:val="116"/>
          <w:sz w:val="20"/>
        </w:rPr>
        <w:t>𝐷</w:t>
      </w:r>
      <w:r>
        <w:rPr>
          <w:rFonts w:ascii="Cambria" w:eastAsia="Cambria" w:hAnsi="Cambria"/>
          <w:spacing w:val="-50"/>
          <w:w w:val="158"/>
          <w:sz w:val="20"/>
        </w:rPr>
        <w:t>⏟</w:t>
      </w:r>
      <w:r>
        <w:rPr>
          <w:rFonts w:ascii="Cambria" w:eastAsia="Cambria" w:hAnsi="Cambria"/>
          <w:spacing w:val="-183"/>
          <w:w w:val="157"/>
          <w:sz w:val="20"/>
        </w:rPr>
        <w:t>⏟</w:t>
      </w:r>
      <w:r>
        <w:rPr>
          <w:rFonts w:ascii="Cambria" w:eastAsia="Cambria" w:hAnsi="Cambria"/>
          <w:spacing w:val="-33"/>
          <w:w w:val="116"/>
          <w:sz w:val="20"/>
        </w:rPr>
        <w:t>𝐷</w:t>
      </w:r>
      <w:r>
        <w:rPr>
          <w:rFonts w:ascii="Cambria" w:eastAsia="Cambria" w:hAnsi="Cambria"/>
          <w:spacing w:val="-366"/>
          <w:w w:val="320"/>
          <w:sz w:val="20"/>
        </w:rPr>
        <w:t>⏟</w:t>
      </w:r>
      <w:r>
        <w:rPr>
          <w:rFonts w:ascii="Cambria" w:eastAsia="Cambria" w:hAnsi="Cambria"/>
          <w:w w:val="116"/>
          <w:sz w:val="20"/>
        </w:rPr>
        <w:t>𝐷</w:t>
      </w:r>
      <w:r>
        <w:rPr>
          <w:rFonts w:ascii="Cambria" w:eastAsia="Cambria" w:hAnsi="Cambria"/>
          <w:spacing w:val="-15"/>
          <w:w w:val="116"/>
          <w:sz w:val="20"/>
        </w:rPr>
        <w:t>𝐷</w:t>
      </w:r>
      <w:r>
        <w:rPr>
          <w:rFonts w:ascii="Cambria" w:eastAsia="Cambria" w:hAnsi="Cambria"/>
          <w:spacing w:val="-183"/>
          <w:w w:val="157"/>
          <w:sz w:val="20"/>
        </w:rPr>
        <w:t>⏟</w:t>
      </w:r>
      <w:r>
        <w:rPr>
          <w:rFonts w:ascii="Cambria" w:eastAsia="Cambria" w:hAnsi="Cambria"/>
          <w:spacing w:val="-33"/>
          <w:w w:val="116"/>
          <w:sz w:val="20"/>
        </w:rPr>
        <w:t>𝐷</w:t>
      </w:r>
      <w:r>
        <w:rPr>
          <w:rFonts w:ascii="Cambria" w:eastAsia="Cambria" w:hAnsi="Cambria"/>
          <w:spacing w:val="-166"/>
          <w:w w:val="158"/>
          <w:sz w:val="20"/>
        </w:rPr>
        <w:t>⏟</w:t>
      </w:r>
      <w:r>
        <w:rPr>
          <w:rFonts w:ascii="Cambria" w:eastAsia="Cambria" w:hAnsi="Cambria"/>
          <w:w w:val="116"/>
          <w:sz w:val="20"/>
        </w:rPr>
        <w:t>𝐷</w:t>
      </w:r>
      <w:r>
        <w:rPr>
          <w:rFonts w:ascii="Cambria" w:eastAsia="Cambria" w:hAnsi="Cambria"/>
          <w:spacing w:val="-18"/>
          <w:w w:val="149"/>
          <w:sz w:val="20"/>
        </w:rPr>
        <w:t xml:space="preserve"> </w:t>
      </w:r>
      <w:r>
        <w:rPr>
          <w:rFonts w:ascii="Cambria" w:eastAsia="Cambria" w:hAnsi="Cambria"/>
          <w:spacing w:val="-10"/>
          <w:w w:val="150"/>
          <w:sz w:val="20"/>
        </w:rPr>
        <w:t>−</w:t>
      </w:r>
      <w:r>
        <w:rPr>
          <w:rFonts w:ascii="Cambria" w:eastAsia="Cambria" w:hAnsi="Cambria"/>
          <w:sz w:val="20"/>
        </w:rPr>
        <w:tab/>
      </w:r>
      <w:r>
        <w:rPr>
          <w:rFonts w:ascii="Cambria" w:eastAsia="Cambria" w:hAnsi="Cambria"/>
          <w:spacing w:val="-141"/>
          <w:w w:val="107"/>
          <w:sz w:val="20"/>
        </w:rPr>
        <w:t>𝑍</w:t>
      </w:r>
      <w:r>
        <w:rPr>
          <w:rFonts w:ascii="Cambria" w:eastAsia="Cambria" w:hAnsi="Cambria"/>
          <w:spacing w:val="-155"/>
          <w:w w:val="234"/>
          <w:sz w:val="20"/>
        </w:rPr>
        <w:t>⏟</w:t>
      </w:r>
      <w:r>
        <w:rPr>
          <w:rFonts w:ascii="Cambria" w:eastAsia="Cambria" w:hAnsi="Cambria"/>
          <w:spacing w:val="-5"/>
          <w:w w:val="107"/>
          <w:sz w:val="20"/>
        </w:rPr>
        <w:t>𝑍</w:t>
      </w:r>
    </w:p>
    <w:p w14:paraId="37EAC9F8" w14:textId="77777777" w:rsidR="00620CF6" w:rsidRDefault="00620CF6">
      <w:pPr>
        <w:rPr>
          <w:rFonts w:ascii="Cambria" w:eastAsia="Cambria" w:hAnsi="Cambria"/>
          <w:sz w:val="20"/>
        </w:rPr>
        <w:sectPr w:rsidR="00620CF6" w:rsidSect="00D60468">
          <w:type w:val="continuous"/>
          <w:pgSz w:w="12240" w:h="15840"/>
          <w:pgMar w:top="1620" w:right="600" w:bottom="280" w:left="1300" w:header="720" w:footer="720" w:gutter="0"/>
          <w:cols w:num="4" w:space="720" w:equalWidth="0">
            <w:col w:w="2677" w:space="40"/>
            <w:col w:w="706" w:space="39"/>
            <w:col w:w="1008" w:space="39"/>
            <w:col w:w="5831"/>
          </w:cols>
        </w:sectPr>
      </w:pPr>
    </w:p>
    <w:p w14:paraId="4552F860" w14:textId="77777777" w:rsidR="00620CF6" w:rsidRDefault="00000000">
      <w:pPr>
        <w:spacing w:before="10"/>
        <w:jc w:val="right"/>
        <w:rPr>
          <w:sz w:val="14"/>
        </w:rPr>
      </w:pPr>
      <w:r>
        <w:rPr>
          <w:spacing w:val="-2"/>
          <w:w w:val="110"/>
          <w:sz w:val="14"/>
        </w:rPr>
        <w:t>Section</w:t>
      </w:r>
    </w:p>
    <w:p w14:paraId="1B0F4714" w14:textId="77777777" w:rsidR="00620CF6" w:rsidRDefault="00000000">
      <w:pPr>
        <w:spacing w:before="16"/>
        <w:ind w:left="181"/>
        <w:rPr>
          <w:sz w:val="14"/>
        </w:rPr>
      </w:pPr>
      <w:r>
        <w:br w:type="column"/>
      </w:r>
      <w:r>
        <w:rPr>
          <w:spacing w:val="-2"/>
          <w:w w:val="110"/>
          <w:sz w:val="14"/>
        </w:rPr>
        <w:t>Sector</w:t>
      </w:r>
    </w:p>
    <w:p w14:paraId="342699B1" w14:textId="77777777" w:rsidR="00620CF6" w:rsidRDefault="00000000">
      <w:pPr>
        <w:spacing w:before="19"/>
        <w:ind w:left="181"/>
        <w:rPr>
          <w:sz w:val="14"/>
        </w:rPr>
      </w:pPr>
      <w:r>
        <w:br w:type="column"/>
      </w:r>
      <w:r>
        <w:rPr>
          <w:w w:val="110"/>
          <w:sz w:val="14"/>
        </w:rPr>
        <w:t>Variable</w:t>
      </w:r>
      <w:r>
        <w:rPr>
          <w:spacing w:val="11"/>
          <w:w w:val="110"/>
          <w:sz w:val="14"/>
        </w:rPr>
        <w:t xml:space="preserve"> </w:t>
      </w:r>
      <w:r>
        <w:rPr>
          <w:spacing w:val="-4"/>
          <w:w w:val="110"/>
          <w:sz w:val="14"/>
        </w:rPr>
        <w:t>Type</w:t>
      </w:r>
    </w:p>
    <w:p w14:paraId="47E2E375" w14:textId="77777777" w:rsidR="00620CF6" w:rsidRDefault="00000000">
      <w:pPr>
        <w:spacing w:before="21"/>
        <w:ind w:left="392"/>
        <w:rPr>
          <w:sz w:val="14"/>
        </w:rPr>
      </w:pPr>
      <w:r>
        <w:br w:type="column"/>
      </w:r>
      <w:r>
        <w:rPr>
          <w:spacing w:val="-2"/>
          <w:w w:val="110"/>
          <w:sz w:val="14"/>
        </w:rPr>
        <w:t>Concept</w:t>
      </w:r>
    </w:p>
    <w:p w14:paraId="663CD645" w14:textId="77777777" w:rsidR="00620CF6" w:rsidRDefault="00000000">
      <w:pPr>
        <w:spacing w:before="14"/>
        <w:ind w:left="392"/>
        <w:rPr>
          <w:sz w:val="14"/>
        </w:rPr>
      </w:pPr>
      <w:r>
        <w:br w:type="column"/>
      </w:r>
      <w:r>
        <w:rPr>
          <w:w w:val="110"/>
          <w:sz w:val="14"/>
        </w:rPr>
        <w:t>Section</w:t>
      </w:r>
      <w:r>
        <w:rPr>
          <w:spacing w:val="23"/>
          <w:w w:val="110"/>
          <w:sz w:val="14"/>
        </w:rPr>
        <w:t xml:space="preserve"> </w:t>
      </w:r>
      <w:r>
        <w:rPr>
          <w:spacing w:val="-2"/>
          <w:w w:val="110"/>
          <w:sz w:val="14"/>
        </w:rPr>
        <w:t>Specific</w:t>
      </w:r>
    </w:p>
    <w:p w14:paraId="46F4FBF1" w14:textId="77777777" w:rsidR="00620CF6" w:rsidRDefault="00620CF6">
      <w:pPr>
        <w:rPr>
          <w:sz w:val="14"/>
        </w:rPr>
        <w:sectPr w:rsidR="00620CF6" w:rsidSect="00D60468">
          <w:type w:val="continuous"/>
          <w:pgSz w:w="12240" w:h="15840"/>
          <w:pgMar w:top="1620" w:right="600" w:bottom="280" w:left="1300" w:header="720" w:footer="720" w:gutter="0"/>
          <w:cols w:num="5" w:space="720" w:equalWidth="0">
            <w:col w:w="2880" w:space="40"/>
            <w:col w:w="615" w:space="39"/>
            <w:col w:w="1167" w:space="40"/>
            <w:col w:w="966" w:space="39"/>
            <w:col w:w="4554"/>
          </w:cols>
        </w:sectPr>
      </w:pPr>
    </w:p>
    <w:p w14:paraId="3F723573" w14:textId="77777777" w:rsidR="00620CF6" w:rsidRDefault="00620CF6">
      <w:pPr>
        <w:pStyle w:val="BodyText"/>
        <w:spacing w:before="5"/>
        <w:rPr>
          <w:sz w:val="17"/>
        </w:rPr>
      </w:pPr>
    </w:p>
    <w:p w14:paraId="1B796202" w14:textId="06F17B06" w:rsidR="00620CF6" w:rsidRDefault="00000000">
      <w:pPr>
        <w:pStyle w:val="Heading3"/>
        <w:numPr>
          <w:ilvl w:val="2"/>
          <w:numId w:val="9"/>
        </w:numPr>
        <w:tabs>
          <w:tab w:val="left" w:pos="909"/>
        </w:tabs>
        <w:spacing w:before="120"/>
        <w:ind w:hanging="792"/>
      </w:pPr>
      <w:bookmarkStart w:id="439" w:name="Sector:_households"/>
      <w:bookmarkStart w:id="440" w:name="_bookmark54"/>
      <w:bookmarkEnd w:id="439"/>
      <w:bookmarkEnd w:id="440"/>
      <w:r>
        <w:rPr>
          <w:w w:val="105"/>
        </w:rPr>
        <w:t>Sector:</w:t>
      </w:r>
      <w:r>
        <w:rPr>
          <w:spacing w:val="73"/>
          <w:w w:val="150"/>
        </w:rPr>
        <w:t xml:space="preserve"> </w:t>
      </w:r>
      <w:del w:id="441" w:author="Luca Giangregorio" w:date="2024-05-10T11:50:00Z">
        <w:r w:rsidDel="00644A60">
          <w:rPr>
            <w:spacing w:val="-2"/>
            <w:w w:val="105"/>
          </w:rPr>
          <w:delText>households</w:delText>
        </w:r>
      </w:del>
      <w:ins w:id="442" w:author="Luca Giangregorio" w:date="2024-05-10T11:50:00Z">
        <w:r w:rsidR="00644A60">
          <w:rPr>
            <w:spacing w:val="-2"/>
            <w:w w:val="105"/>
          </w:rPr>
          <w:t xml:space="preserve"> </w:t>
        </w:r>
      </w:ins>
      <w:ins w:id="443" w:author="Luca Giangregorio" w:date="2024-05-10T11:53:00Z">
        <w:r w:rsidR="00644A60">
          <w:rPr>
            <w:spacing w:val="-2"/>
            <w:w w:val="105"/>
          </w:rPr>
          <w:t>tax application</w:t>
        </w:r>
      </w:ins>
    </w:p>
    <w:p w14:paraId="1AB1A96A" w14:textId="77777777" w:rsidR="00620CF6" w:rsidRDefault="00620CF6">
      <w:pPr>
        <w:pStyle w:val="BodyText"/>
        <w:spacing w:before="1"/>
        <w:rPr>
          <w:b/>
          <w:sz w:val="27"/>
        </w:rPr>
      </w:pPr>
    </w:p>
    <w:p w14:paraId="12A60FA4" w14:textId="78A93BB4" w:rsidR="003D5C14" w:rsidRDefault="00644A60">
      <w:pPr>
        <w:pStyle w:val="BodyText"/>
        <w:spacing w:line="355" w:lineRule="auto"/>
        <w:ind w:left="117" w:right="535"/>
        <w:rPr>
          <w:ins w:id="444" w:author="Luca Giangregorio" w:date="2024-05-10T12:03:00Z"/>
        </w:rPr>
      </w:pPr>
      <w:ins w:id="445" w:author="Luca Giangregorio" w:date="2024-05-10T11:51:00Z">
        <w:r>
          <w:t>The sector component is a two-digit code where the first digit refer</w:t>
        </w:r>
      </w:ins>
      <w:ins w:id="446" w:author="Luca Giangregorio" w:date="2024-05-10T11:52:00Z">
        <w:r>
          <w:t>s to the tax under assessment (“t” for EIG tax, “e” for estate tax, “</w:t>
        </w:r>
        <w:proofErr w:type="spellStart"/>
        <w:r>
          <w:t>i</w:t>
        </w:r>
        <w:proofErr w:type="spellEnd"/>
        <w:r>
          <w:t xml:space="preserve">” for inheritance tax, and “g” for gift tax). </w:t>
        </w:r>
      </w:ins>
      <w:ins w:id="447" w:author="Luca Giangregorio" w:date="2024-05-10T11:53:00Z">
        <w:r>
          <w:t xml:space="preserve">The second digit refers to the group of the </w:t>
        </w:r>
      </w:ins>
      <w:ins w:id="448" w:author="Luca Giangregorio" w:date="2024-05-10T11:56:00Z">
        <w:r w:rsidR="003D5C14">
          <w:t>population i.e., the kinship, to which the tax applies</w:t>
        </w:r>
      </w:ins>
      <w:ins w:id="449" w:author="Luca Giangregorio" w:date="2024-05-10T11:57:00Z">
        <w:r w:rsidR="003D5C14">
          <w:t xml:space="preserve"> (e.g., children, spouse, non-relatives). In the case of the tax schedule information is not available or th</w:t>
        </w:r>
      </w:ins>
      <w:ins w:id="450" w:author="Luca Giangregorio" w:date="2024-05-10T11:58:00Z">
        <w:r w:rsidR="003D5C14">
          <w:t>e specific tax does not vary by kinship, the</w:t>
        </w:r>
      </w:ins>
      <w:ins w:id="451" w:author="Luca Giangregorio" w:date="2024-05-10T12:01:00Z">
        <w:r w:rsidR="003D5C14">
          <w:t xml:space="preserve"> </w:t>
        </w:r>
      </w:ins>
      <w:ins w:id="452" w:author="Luca Giangregorio" w:date="2024-05-10T12:02:00Z">
        <w:r w:rsidR="000F7FDF">
          <w:t>second digit</w:t>
        </w:r>
      </w:ins>
      <w:ins w:id="453" w:author="Luca Giangregorio" w:date="2024-05-10T12:01:00Z">
        <w:r w:rsidR="003D5C14">
          <w:t xml:space="preserve"> of the</w:t>
        </w:r>
      </w:ins>
      <w:ins w:id="454" w:author="Luca Giangregorio" w:date="2024-05-10T11:58:00Z">
        <w:r w:rsidR="003D5C14">
          <w:t xml:space="preserve"> sector </w:t>
        </w:r>
      </w:ins>
      <w:ins w:id="455" w:author="Luca Giangregorio" w:date="2024-05-10T12:01:00Z">
        <w:r w:rsidR="003D5C14">
          <w:t xml:space="preserve">code </w:t>
        </w:r>
      </w:ins>
      <w:ins w:id="456" w:author="Luca Giangregorio" w:date="2024-05-10T11:58:00Z">
        <w:r w:rsidR="003D5C14">
          <w:t>is “everybody” (e)</w:t>
        </w:r>
      </w:ins>
      <w:ins w:id="457" w:author="Luca Giangregorio" w:date="2024-05-10T12:01:00Z">
        <w:r w:rsidR="003D5C14">
          <w:t xml:space="preserve">. </w:t>
        </w:r>
      </w:ins>
    </w:p>
    <w:p w14:paraId="52DC9185" w14:textId="746ED39E" w:rsidR="000F7FDF" w:rsidRDefault="000F7FDF">
      <w:pPr>
        <w:pStyle w:val="BodyText"/>
        <w:spacing w:line="355" w:lineRule="auto"/>
        <w:ind w:left="117" w:right="535"/>
        <w:rPr>
          <w:ins w:id="458" w:author="Luca Giangregorio" w:date="2024-05-10T12:01:00Z"/>
        </w:rPr>
      </w:pPr>
      <w:ins w:id="459" w:author="Luca Giangregorio" w:date="2024-05-10T12:03:00Z">
        <w:r>
          <w:t>For tax revenues, the first digit of sector code is always “t”</w:t>
        </w:r>
      </w:ins>
      <w:ins w:id="460" w:author="Luca Giangregorio" w:date="2024-05-10T12:04:00Z">
        <w:r>
          <w:t xml:space="preserve"> as we only report the sum of estate, inheritance, and gift revenues</w:t>
        </w:r>
      </w:ins>
      <w:ins w:id="461" w:author="Luca Giangregorio" w:date="2024-05-10T12:16:00Z">
        <w:r w:rsidR="00D862FE">
          <w:t>, while the second is a neutral-general code referring to revenues collected at the country level (</w:t>
        </w:r>
      </w:ins>
      <w:ins w:id="462" w:author="Luca Giangregorio" w:date="2024-05-10T12:17:00Z">
        <w:r w:rsidR="00D862FE">
          <w:t xml:space="preserve">general government). </w:t>
        </w:r>
      </w:ins>
    </w:p>
    <w:p w14:paraId="239FF79E" w14:textId="476DFD38" w:rsidR="00644A60" w:rsidRDefault="003D5C14">
      <w:pPr>
        <w:pStyle w:val="BodyText"/>
        <w:spacing w:line="355" w:lineRule="auto"/>
        <w:ind w:left="117" w:right="535"/>
        <w:rPr>
          <w:ins w:id="463" w:author="Luca Giangregorio" w:date="2024-05-10T11:51:00Z"/>
        </w:rPr>
      </w:pPr>
      <w:ins w:id="464" w:author="Luca Giangregorio" w:date="2024-05-10T12:01:00Z">
        <w:r>
          <w:t>The table below provides the list of</w:t>
        </w:r>
      </w:ins>
      <w:ins w:id="465" w:author="Luca Giangregorio" w:date="2024-05-10T12:02:00Z">
        <w:r>
          <w:t xml:space="preserve"> all possible two-digits sector. </w:t>
        </w:r>
      </w:ins>
      <w:ins w:id="466" w:author="Luca Giangregorio" w:date="2024-05-10T11:58:00Z">
        <w:r>
          <w:t xml:space="preserve"> </w:t>
        </w:r>
      </w:ins>
    </w:p>
    <w:p w14:paraId="2CBD1450" w14:textId="6F2CC574" w:rsidR="00620CF6" w:rsidDel="00644A60" w:rsidRDefault="00000000">
      <w:pPr>
        <w:pStyle w:val="BodyText"/>
        <w:spacing w:line="355" w:lineRule="auto"/>
        <w:ind w:left="117" w:right="535"/>
        <w:rPr>
          <w:del w:id="467" w:author="Luca Giangregorio" w:date="2024-05-10T11:51:00Z"/>
        </w:rPr>
      </w:pPr>
      <w:del w:id="468" w:author="Luca Giangregorio" w:date="2024-05-10T11:51:00Z">
        <w:r w:rsidDel="00644A60">
          <w:delText>The next two letters of the varcode indicate the Sector, which for this section will always be hs for house- holds, since these taxes are levied on individuals and estates of private citizens.</w:delText>
        </w:r>
      </w:del>
    </w:p>
    <w:p w14:paraId="6CC0FB81" w14:textId="47BCBD91" w:rsidR="00620CF6" w:rsidRDefault="009E4A40">
      <w:pPr>
        <w:pStyle w:val="BodyText"/>
        <w:spacing w:before="3"/>
        <w:rPr>
          <w:ins w:id="469" w:author="Francesca Subioli" w:date="2024-07-03T17:38:00Z"/>
        </w:rPr>
      </w:pPr>
      <w:ins w:id="470" w:author="Francesca Subioli" w:date="2024-07-03T17:38:00Z">
        <w:r w:rsidRPr="009E4A40">
          <w:rPr>
            <w:rPrChange w:id="471" w:author="Francesca Subioli" w:date="2024-07-03T17:38:00Z">
              <w:rPr>
                <w:sz w:val="31"/>
              </w:rPr>
            </w:rPrChange>
          </w:rPr>
          <w:t>Table here for sector</w:t>
        </w:r>
      </w:ins>
    </w:p>
    <w:p w14:paraId="22D0B8C2" w14:textId="77777777" w:rsidR="009E4A40" w:rsidRPr="009E4A40" w:rsidRDefault="009E4A40">
      <w:pPr>
        <w:pStyle w:val="BodyText"/>
        <w:spacing w:before="3"/>
        <w:rPr>
          <w:rPrChange w:id="472" w:author="Francesca Subioli" w:date="2024-07-03T17:38:00Z">
            <w:rPr>
              <w:sz w:val="31"/>
            </w:rPr>
          </w:rPrChange>
        </w:rPr>
      </w:pPr>
    </w:p>
    <w:p w14:paraId="427D77C7" w14:textId="77777777" w:rsidR="00620CF6" w:rsidRDefault="00000000">
      <w:pPr>
        <w:pStyle w:val="Heading3"/>
        <w:numPr>
          <w:ilvl w:val="2"/>
          <w:numId w:val="9"/>
        </w:numPr>
        <w:tabs>
          <w:tab w:val="left" w:pos="909"/>
        </w:tabs>
        <w:ind w:hanging="792"/>
      </w:pPr>
      <w:bookmarkStart w:id="473" w:name="Variable_Type"/>
      <w:bookmarkStart w:id="474" w:name="_bookmark55"/>
      <w:bookmarkEnd w:id="473"/>
      <w:bookmarkEnd w:id="474"/>
      <w:r>
        <w:t>Variable</w:t>
      </w:r>
      <w:del w:id="475" w:author="Luca Giangregorio" w:date="2024-05-10T12:02:00Z">
        <w:r w:rsidDel="000F7FDF">
          <w:rPr>
            <w:spacing w:val="30"/>
          </w:rPr>
          <w:delText xml:space="preserve"> </w:delText>
        </w:r>
      </w:del>
      <w:r>
        <w:rPr>
          <w:spacing w:val="30"/>
        </w:rPr>
        <w:t xml:space="preserve"> </w:t>
      </w:r>
      <w:r>
        <w:rPr>
          <w:spacing w:val="-4"/>
        </w:rPr>
        <w:t>Type</w:t>
      </w:r>
    </w:p>
    <w:p w14:paraId="6268E721" w14:textId="77777777" w:rsidR="00620CF6" w:rsidRDefault="00620CF6">
      <w:pPr>
        <w:pStyle w:val="BodyText"/>
        <w:spacing w:before="1"/>
        <w:rPr>
          <w:b/>
          <w:sz w:val="27"/>
        </w:rPr>
      </w:pPr>
    </w:p>
    <w:p w14:paraId="6D77D505" w14:textId="77777777" w:rsidR="00620CF6" w:rsidRDefault="00000000">
      <w:pPr>
        <w:pStyle w:val="BodyText"/>
        <w:spacing w:line="355" w:lineRule="auto"/>
        <w:ind w:left="117" w:right="535"/>
      </w:pPr>
      <w:r>
        <w:t xml:space="preserve">The next three letters of the </w:t>
      </w:r>
      <w:proofErr w:type="spellStart"/>
      <w:r>
        <w:t>varcode</w:t>
      </w:r>
      <w:proofErr w:type="spellEnd"/>
      <w:r>
        <w:t xml:space="preserve"> represent the Variable</w:t>
      </w:r>
      <w:r>
        <w:rPr>
          <w:spacing w:val="40"/>
        </w:rPr>
        <w:t xml:space="preserve"> </w:t>
      </w:r>
      <w:r>
        <w:t>Type, which will vary in this section.</w:t>
      </w:r>
      <w:r>
        <w:rPr>
          <w:spacing w:val="27"/>
        </w:rPr>
        <w:t xml:space="preserve"> </w:t>
      </w:r>
      <w:proofErr w:type="spellStart"/>
      <w:r>
        <w:t>Specifi</w:t>
      </w:r>
      <w:proofErr w:type="spellEnd"/>
      <w:r>
        <w:t xml:space="preserve">- </w:t>
      </w:r>
      <w:proofErr w:type="spellStart"/>
      <w:r>
        <w:t>cally</w:t>
      </w:r>
      <w:proofErr w:type="spellEnd"/>
      <w:r>
        <w:t>, five types of variables are used within the EIG section.</w:t>
      </w:r>
      <w:r>
        <w:rPr>
          <w:spacing w:val="30"/>
        </w:rPr>
        <w:t xml:space="preserve"> </w:t>
      </w:r>
      <w:r>
        <w:t xml:space="preserve">These are described in Table </w:t>
      </w:r>
      <w:hyperlink w:anchor="_bookmark56" w:history="1">
        <w:r>
          <w:rPr>
            <w:color w:val="7F0000"/>
          </w:rPr>
          <w:t>5.1</w:t>
        </w:r>
      </w:hyperlink>
      <w:r>
        <w:t>.</w:t>
      </w:r>
    </w:p>
    <w:p w14:paraId="29342092" w14:textId="77777777" w:rsidR="00620CF6" w:rsidRDefault="00000000">
      <w:pPr>
        <w:pStyle w:val="BodyText"/>
        <w:spacing w:before="159"/>
        <w:ind w:left="3486"/>
      </w:pPr>
      <w:bookmarkStart w:id="476" w:name="_bookmark56"/>
      <w:bookmarkEnd w:id="476"/>
      <w:r>
        <w:t>Table</w:t>
      </w:r>
      <w:r>
        <w:rPr>
          <w:spacing w:val="14"/>
        </w:rPr>
        <w:t xml:space="preserve"> </w:t>
      </w:r>
      <w:r>
        <w:t>5.1:</w:t>
      </w:r>
      <w:r>
        <w:rPr>
          <w:spacing w:val="37"/>
        </w:rPr>
        <w:t xml:space="preserve"> </w:t>
      </w:r>
      <w:r>
        <w:t>EIG:</w:t>
      </w:r>
      <w:r>
        <w:rPr>
          <w:spacing w:val="14"/>
        </w:rPr>
        <w:t xml:space="preserve"> </w:t>
      </w:r>
      <w:r>
        <w:t>Variable</w:t>
      </w:r>
      <w:r>
        <w:rPr>
          <w:spacing w:val="15"/>
        </w:rPr>
        <w:t xml:space="preserve"> </w:t>
      </w:r>
      <w:r>
        <w:rPr>
          <w:spacing w:val="-4"/>
        </w:rPr>
        <w:t>Type</w:t>
      </w:r>
    </w:p>
    <w:p w14:paraId="4FD24F57" w14:textId="77777777" w:rsidR="00620CF6" w:rsidRDefault="00620CF6">
      <w:pPr>
        <w:pStyle w:val="BodyText"/>
        <w:spacing w:before="10"/>
        <w:rPr>
          <w:sz w:val="28"/>
        </w:rPr>
      </w:pPr>
    </w:p>
    <w:p w14:paraId="5EDE9F41" w14:textId="77777777" w:rsidR="00620CF6" w:rsidRDefault="00620CF6">
      <w:pPr>
        <w:spacing w:line="245" w:lineRule="exact"/>
        <w:rPr>
          <w:sz w:val="20"/>
        </w:rPr>
      </w:pPr>
    </w:p>
    <w:tbl>
      <w:tblPr>
        <w:tblW w:w="9274" w:type="dxa"/>
        <w:tblInd w:w="633" w:type="dxa"/>
        <w:tblCellMar>
          <w:left w:w="70" w:type="dxa"/>
          <w:right w:w="70" w:type="dxa"/>
        </w:tblCellMar>
        <w:tblLook w:val="04A0" w:firstRow="1" w:lastRow="0" w:firstColumn="1" w:lastColumn="0" w:noHBand="0" w:noVBand="1"/>
      </w:tblPr>
      <w:tblGrid>
        <w:gridCol w:w="597"/>
        <w:gridCol w:w="1264"/>
        <w:gridCol w:w="7413"/>
      </w:tblGrid>
      <w:tr w:rsidR="0081563E" w:rsidRPr="0081563E" w14:paraId="298AE06B" w14:textId="77777777" w:rsidTr="00C724E6">
        <w:trPr>
          <w:trHeight w:val="441"/>
        </w:trPr>
        <w:tc>
          <w:tcPr>
            <w:tcW w:w="597" w:type="dxa"/>
            <w:tcBorders>
              <w:top w:val="single" w:sz="4" w:space="0" w:color="auto"/>
              <w:left w:val="single" w:sz="4" w:space="0" w:color="auto"/>
              <w:bottom w:val="single" w:sz="4" w:space="0" w:color="auto"/>
              <w:right w:val="single" w:sz="4" w:space="0" w:color="auto"/>
            </w:tcBorders>
            <w:shd w:val="clear" w:color="auto" w:fill="auto"/>
            <w:vAlign w:val="center"/>
          </w:tcPr>
          <w:p w14:paraId="159B1CA5" w14:textId="77777777" w:rsidR="0081563E" w:rsidRPr="0081563E" w:rsidRDefault="0081563E" w:rsidP="00C724E6">
            <w:pPr>
              <w:rPr>
                <w:rFonts w:ascii="Calibri" w:eastAsia="Times New Roman" w:hAnsi="Calibri" w:cs="Calibri"/>
                <w:b/>
                <w:bCs/>
                <w:color w:val="FF0000"/>
                <w:lang w:eastAsia="it-IT"/>
              </w:rPr>
            </w:pPr>
            <w:r w:rsidRPr="0081563E">
              <w:rPr>
                <w:rFonts w:ascii="Calibri" w:eastAsia="Times New Roman" w:hAnsi="Calibri" w:cs="Calibri"/>
                <w:b/>
                <w:bCs/>
                <w:color w:val="FF0000"/>
                <w:lang w:eastAsia="it-IT"/>
              </w:rPr>
              <w:t>code</w:t>
            </w:r>
          </w:p>
        </w:tc>
        <w:tc>
          <w:tcPr>
            <w:tcW w:w="1264" w:type="dxa"/>
            <w:tcBorders>
              <w:top w:val="single" w:sz="4" w:space="0" w:color="auto"/>
              <w:left w:val="nil"/>
              <w:bottom w:val="single" w:sz="4" w:space="0" w:color="auto"/>
              <w:right w:val="single" w:sz="4" w:space="0" w:color="auto"/>
            </w:tcBorders>
            <w:shd w:val="clear" w:color="auto" w:fill="auto"/>
            <w:vAlign w:val="center"/>
          </w:tcPr>
          <w:p w14:paraId="7AA6A4CE" w14:textId="77777777" w:rsidR="0081563E" w:rsidRPr="0081563E" w:rsidRDefault="0081563E" w:rsidP="00C724E6">
            <w:pPr>
              <w:rPr>
                <w:rFonts w:ascii="Calibri" w:eastAsia="Times New Roman" w:hAnsi="Calibri" w:cs="Calibri"/>
                <w:b/>
                <w:bCs/>
                <w:color w:val="FF0000"/>
                <w:lang w:eastAsia="it-IT"/>
              </w:rPr>
            </w:pPr>
            <w:r w:rsidRPr="0081563E">
              <w:rPr>
                <w:rFonts w:ascii="Calibri" w:eastAsia="Times New Roman" w:hAnsi="Calibri" w:cs="Calibri"/>
                <w:b/>
                <w:bCs/>
                <w:color w:val="FF0000"/>
                <w:lang w:eastAsia="it-IT"/>
              </w:rPr>
              <w:t>label</w:t>
            </w:r>
          </w:p>
        </w:tc>
        <w:tc>
          <w:tcPr>
            <w:tcW w:w="7413" w:type="dxa"/>
            <w:tcBorders>
              <w:top w:val="single" w:sz="4" w:space="0" w:color="auto"/>
              <w:left w:val="nil"/>
              <w:bottom w:val="single" w:sz="4" w:space="0" w:color="auto"/>
              <w:right w:val="single" w:sz="4" w:space="0" w:color="auto"/>
            </w:tcBorders>
            <w:shd w:val="clear" w:color="auto" w:fill="auto"/>
            <w:vAlign w:val="center"/>
          </w:tcPr>
          <w:p w14:paraId="660D5BE2" w14:textId="77777777" w:rsidR="0081563E" w:rsidRPr="0081563E" w:rsidRDefault="0081563E" w:rsidP="00C724E6">
            <w:pPr>
              <w:rPr>
                <w:rFonts w:ascii="Calibri" w:eastAsia="Times New Roman" w:hAnsi="Calibri" w:cs="Calibri"/>
                <w:b/>
                <w:bCs/>
                <w:color w:val="FF0000"/>
                <w:lang w:eastAsia="it-IT"/>
              </w:rPr>
            </w:pPr>
            <w:r w:rsidRPr="0081563E">
              <w:rPr>
                <w:rFonts w:ascii="Calibri" w:eastAsia="Times New Roman" w:hAnsi="Calibri" w:cs="Calibri"/>
                <w:b/>
                <w:bCs/>
                <w:color w:val="FF0000"/>
                <w:lang w:eastAsia="it-IT"/>
              </w:rPr>
              <w:t>description</w:t>
            </w:r>
          </w:p>
        </w:tc>
      </w:tr>
      <w:tr w:rsidR="0081563E" w:rsidRPr="0081563E" w14:paraId="1CE9B9EA" w14:textId="77777777" w:rsidTr="00C724E6">
        <w:trPr>
          <w:trHeight w:val="831"/>
        </w:trPr>
        <w:tc>
          <w:tcPr>
            <w:tcW w:w="5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D03140"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rat</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00FE4FED"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Rate</w:t>
            </w:r>
          </w:p>
        </w:tc>
        <w:tc>
          <w:tcPr>
            <w:tcW w:w="7413" w:type="dxa"/>
            <w:tcBorders>
              <w:top w:val="single" w:sz="4" w:space="0" w:color="auto"/>
              <w:left w:val="nil"/>
              <w:bottom w:val="single" w:sz="4" w:space="0" w:color="auto"/>
              <w:right w:val="single" w:sz="4" w:space="0" w:color="auto"/>
            </w:tcBorders>
            <w:shd w:val="clear" w:color="auto" w:fill="auto"/>
            <w:vAlign w:val="center"/>
            <w:hideMark/>
          </w:tcPr>
          <w:p w14:paraId="374CEB40"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In general, a rate can be expressed as a percentage. For instance, the marginal inheritance tax rate is the amount of tax that is paid on an additional dollar of inheritance received. It represents the rate at which a person's tax liability increases as their inheritance increases. The concept can also be applied to the saving rate which refers to the percentage of disposable income that is saved or not spent on consumption.</w:t>
            </w:r>
          </w:p>
        </w:tc>
      </w:tr>
      <w:tr w:rsidR="0081563E" w:rsidRPr="0081563E" w14:paraId="52F35C46" w14:textId="77777777" w:rsidTr="00C724E6">
        <w:trPr>
          <w:trHeight w:val="831"/>
        </w:trPr>
        <w:tc>
          <w:tcPr>
            <w:tcW w:w="5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8E05C5" w14:textId="77777777" w:rsidR="0081563E" w:rsidRPr="0081563E" w:rsidRDefault="0081563E" w:rsidP="00C724E6">
            <w:pPr>
              <w:rPr>
                <w:rFonts w:ascii="Calibri" w:eastAsia="Times New Roman" w:hAnsi="Calibri" w:cs="Calibri"/>
                <w:color w:val="FF0000"/>
                <w:lang w:eastAsia="it-IT"/>
              </w:rPr>
            </w:pPr>
            <w:proofErr w:type="spellStart"/>
            <w:r w:rsidRPr="0081563E">
              <w:rPr>
                <w:rFonts w:ascii="Calibri" w:eastAsia="Times New Roman" w:hAnsi="Calibri" w:cs="Calibri"/>
                <w:color w:val="FF0000"/>
                <w:lang w:eastAsia="it-IT"/>
              </w:rPr>
              <w:lastRenderedPageBreak/>
              <w:t>rto</w:t>
            </w:r>
            <w:proofErr w:type="spellEnd"/>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5C804682"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Ratio</w:t>
            </w:r>
          </w:p>
        </w:tc>
        <w:tc>
          <w:tcPr>
            <w:tcW w:w="7413" w:type="dxa"/>
            <w:tcBorders>
              <w:top w:val="single" w:sz="4" w:space="0" w:color="auto"/>
              <w:left w:val="nil"/>
              <w:bottom w:val="single" w:sz="4" w:space="0" w:color="auto"/>
              <w:right w:val="single" w:sz="4" w:space="0" w:color="auto"/>
            </w:tcBorders>
            <w:shd w:val="clear" w:color="auto" w:fill="auto"/>
            <w:vAlign w:val="center"/>
            <w:hideMark/>
          </w:tcPr>
          <w:p w14:paraId="401DD14D"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 xml:space="preserve">A ratio describes the relationship between two quantities and is expressed as the quotient of one quantity divided by another. For example, if a country's total private net wealth is €10,000 billion and its total national income </w:t>
            </w:r>
            <w:proofErr w:type="gramStart"/>
            <w:r w:rsidRPr="0081563E">
              <w:rPr>
                <w:rFonts w:ascii="Calibri" w:eastAsia="Times New Roman" w:hAnsi="Calibri" w:cs="Calibri"/>
                <w:color w:val="FF0000"/>
                <w:lang w:eastAsia="it-IT"/>
              </w:rPr>
              <w:t>is  €</w:t>
            </w:r>
            <w:proofErr w:type="gramEnd"/>
            <w:r w:rsidRPr="0081563E">
              <w:rPr>
                <w:rFonts w:ascii="Calibri" w:eastAsia="Times New Roman" w:hAnsi="Calibri" w:cs="Calibri"/>
                <w:color w:val="FF0000"/>
                <w:lang w:eastAsia="it-IT"/>
              </w:rPr>
              <w:t>2,000 billion, the ratio of private wealth to national income is 5 to 1, as total private wealth is five times the amount of national income.</w:t>
            </w:r>
          </w:p>
        </w:tc>
      </w:tr>
      <w:tr w:rsidR="0081563E" w:rsidRPr="0081563E" w14:paraId="369DAFF8" w14:textId="77777777" w:rsidTr="00C724E6">
        <w:trPr>
          <w:trHeight w:val="831"/>
        </w:trPr>
        <w:tc>
          <w:tcPr>
            <w:tcW w:w="597" w:type="dxa"/>
            <w:tcBorders>
              <w:top w:val="nil"/>
              <w:left w:val="single" w:sz="4" w:space="0" w:color="auto"/>
              <w:bottom w:val="single" w:sz="4" w:space="0" w:color="auto"/>
              <w:right w:val="single" w:sz="4" w:space="0" w:color="auto"/>
            </w:tcBorders>
            <w:shd w:val="clear" w:color="auto" w:fill="auto"/>
            <w:vAlign w:val="center"/>
            <w:hideMark/>
          </w:tcPr>
          <w:p w14:paraId="5D27D972" w14:textId="77777777" w:rsidR="0081563E" w:rsidRPr="0081563E" w:rsidRDefault="0081563E" w:rsidP="00C724E6">
            <w:pPr>
              <w:rPr>
                <w:rFonts w:ascii="Calibri" w:eastAsia="Times New Roman" w:hAnsi="Calibri" w:cs="Calibri"/>
                <w:color w:val="FF0000"/>
                <w:lang w:eastAsia="it-IT"/>
              </w:rPr>
            </w:pPr>
            <w:proofErr w:type="spellStart"/>
            <w:r w:rsidRPr="0081563E">
              <w:rPr>
                <w:rFonts w:ascii="Calibri" w:eastAsia="Times New Roman" w:hAnsi="Calibri" w:cs="Calibri"/>
                <w:color w:val="FF0000"/>
                <w:lang w:eastAsia="it-IT"/>
              </w:rPr>
              <w:t>thr</w:t>
            </w:r>
            <w:proofErr w:type="spellEnd"/>
          </w:p>
        </w:tc>
        <w:tc>
          <w:tcPr>
            <w:tcW w:w="1264" w:type="dxa"/>
            <w:tcBorders>
              <w:top w:val="nil"/>
              <w:left w:val="nil"/>
              <w:bottom w:val="single" w:sz="4" w:space="0" w:color="auto"/>
              <w:right w:val="single" w:sz="4" w:space="0" w:color="auto"/>
            </w:tcBorders>
            <w:shd w:val="clear" w:color="auto" w:fill="auto"/>
            <w:vAlign w:val="center"/>
            <w:hideMark/>
          </w:tcPr>
          <w:p w14:paraId="5CCDD975"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Threshold</w:t>
            </w:r>
          </w:p>
        </w:tc>
        <w:tc>
          <w:tcPr>
            <w:tcW w:w="7413" w:type="dxa"/>
            <w:tcBorders>
              <w:top w:val="nil"/>
              <w:left w:val="nil"/>
              <w:bottom w:val="single" w:sz="4" w:space="0" w:color="auto"/>
              <w:right w:val="single" w:sz="4" w:space="0" w:color="auto"/>
            </w:tcBorders>
            <w:shd w:val="clear" w:color="auto" w:fill="auto"/>
            <w:vAlign w:val="center"/>
            <w:hideMark/>
          </w:tcPr>
          <w:p w14:paraId="601C3EAF"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A threshold represents a minimum or maximum value that must be met or exceeded, for instance, the minimum value of net wealth that is needed for an individual to belong to the group of the richest 1% of adults, or the maximum value of net wealth that is needed for an individual to belong to the group of the poorest 50% of adults.</w:t>
            </w:r>
          </w:p>
        </w:tc>
      </w:tr>
      <w:tr w:rsidR="0081563E" w:rsidRPr="0081563E" w14:paraId="3D156E4E" w14:textId="77777777" w:rsidTr="00C724E6">
        <w:trPr>
          <w:trHeight w:val="831"/>
        </w:trPr>
        <w:tc>
          <w:tcPr>
            <w:tcW w:w="597" w:type="dxa"/>
            <w:tcBorders>
              <w:top w:val="nil"/>
              <w:left w:val="single" w:sz="4" w:space="0" w:color="auto"/>
              <w:bottom w:val="single" w:sz="4" w:space="0" w:color="auto"/>
              <w:right w:val="single" w:sz="4" w:space="0" w:color="auto"/>
            </w:tcBorders>
            <w:shd w:val="clear" w:color="auto" w:fill="auto"/>
            <w:vAlign w:val="center"/>
            <w:hideMark/>
          </w:tcPr>
          <w:p w14:paraId="5A748240"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cat</w:t>
            </w:r>
          </w:p>
        </w:tc>
        <w:tc>
          <w:tcPr>
            <w:tcW w:w="1264" w:type="dxa"/>
            <w:tcBorders>
              <w:top w:val="nil"/>
              <w:left w:val="nil"/>
              <w:bottom w:val="single" w:sz="4" w:space="0" w:color="auto"/>
              <w:right w:val="single" w:sz="4" w:space="0" w:color="auto"/>
            </w:tcBorders>
            <w:shd w:val="clear" w:color="auto" w:fill="auto"/>
            <w:vAlign w:val="center"/>
            <w:hideMark/>
          </w:tcPr>
          <w:p w14:paraId="42B5C431"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Categorical Variable</w:t>
            </w:r>
          </w:p>
        </w:tc>
        <w:tc>
          <w:tcPr>
            <w:tcW w:w="7413" w:type="dxa"/>
            <w:tcBorders>
              <w:top w:val="nil"/>
              <w:left w:val="nil"/>
              <w:bottom w:val="single" w:sz="4" w:space="0" w:color="auto"/>
              <w:right w:val="single" w:sz="4" w:space="0" w:color="auto"/>
            </w:tcBorders>
            <w:shd w:val="clear" w:color="auto" w:fill="auto"/>
            <w:vAlign w:val="center"/>
            <w:hideMark/>
          </w:tcPr>
          <w:p w14:paraId="523457B4"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A categorical variable represents data that can be divided into groups or categories.</w:t>
            </w:r>
          </w:p>
        </w:tc>
      </w:tr>
      <w:tr w:rsidR="0081563E" w:rsidRPr="0081563E" w14:paraId="11B3A10E" w14:textId="77777777" w:rsidTr="00C724E6">
        <w:trPr>
          <w:trHeight w:val="831"/>
        </w:trPr>
        <w:tc>
          <w:tcPr>
            <w:tcW w:w="597" w:type="dxa"/>
            <w:tcBorders>
              <w:top w:val="nil"/>
              <w:left w:val="single" w:sz="4" w:space="0" w:color="auto"/>
              <w:bottom w:val="single" w:sz="4" w:space="0" w:color="auto"/>
              <w:right w:val="single" w:sz="4" w:space="0" w:color="auto"/>
            </w:tcBorders>
            <w:shd w:val="clear" w:color="auto" w:fill="auto"/>
            <w:vAlign w:val="center"/>
            <w:hideMark/>
          </w:tcPr>
          <w:p w14:paraId="7A357EF9"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tot</w:t>
            </w:r>
          </w:p>
        </w:tc>
        <w:tc>
          <w:tcPr>
            <w:tcW w:w="1264" w:type="dxa"/>
            <w:tcBorders>
              <w:top w:val="nil"/>
              <w:left w:val="nil"/>
              <w:bottom w:val="single" w:sz="4" w:space="0" w:color="auto"/>
              <w:right w:val="single" w:sz="4" w:space="0" w:color="auto"/>
            </w:tcBorders>
            <w:shd w:val="clear" w:color="auto" w:fill="auto"/>
            <w:vAlign w:val="center"/>
            <w:hideMark/>
          </w:tcPr>
          <w:p w14:paraId="71551216"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Total</w:t>
            </w:r>
          </w:p>
        </w:tc>
        <w:tc>
          <w:tcPr>
            <w:tcW w:w="7413" w:type="dxa"/>
            <w:tcBorders>
              <w:top w:val="nil"/>
              <w:left w:val="nil"/>
              <w:bottom w:val="single" w:sz="4" w:space="0" w:color="auto"/>
              <w:right w:val="single" w:sz="4" w:space="0" w:color="auto"/>
            </w:tcBorders>
            <w:shd w:val="clear" w:color="auto" w:fill="auto"/>
            <w:vAlign w:val="center"/>
            <w:hideMark/>
          </w:tcPr>
          <w:p w14:paraId="67A3CB1A"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Represents the total value of a variable. For instance, total population, or total revenue raised from the inheritance tax.</w:t>
            </w:r>
          </w:p>
        </w:tc>
      </w:tr>
      <w:tr w:rsidR="0081563E" w:rsidRPr="0081563E" w14:paraId="14D42283" w14:textId="77777777" w:rsidTr="00C724E6">
        <w:trPr>
          <w:trHeight w:val="307"/>
        </w:trPr>
        <w:tc>
          <w:tcPr>
            <w:tcW w:w="597" w:type="dxa"/>
            <w:tcBorders>
              <w:top w:val="nil"/>
              <w:left w:val="single" w:sz="4" w:space="0" w:color="auto"/>
              <w:bottom w:val="single" w:sz="4" w:space="0" w:color="auto"/>
              <w:right w:val="single" w:sz="4" w:space="0" w:color="auto"/>
            </w:tcBorders>
            <w:shd w:val="clear" w:color="auto" w:fill="auto"/>
            <w:vAlign w:val="center"/>
            <w:hideMark/>
          </w:tcPr>
          <w:p w14:paraId="33364C2F"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per</w:t>
            </w:r>
          </w:p>
        </w:tc>
        <w:tc>
          <w:tcPr>
            <w:tcW w:w="1264" w:type="dxa"/>
            <w:tcBorders>
              <w:top w:val="nil"/>
              <w:left w:val="nil"/>
              <w:bottom w:val="single" w:sz="4" w:space="0" w:color="auto"/>
              <w:right w:val="single" w:sz="4" w:space="0" w:color="auto"/>
            </w:tcBorders>
            <w:shd w:val="clear" w:color="auto" w:fill="auto"/>
            <w:vAlign w:val="center"/>
            <w:hideMark/>
          </w:tcPr>
          <w:p w14:paraId="45158675"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Period</w:t>
            </w:r>
          </w:p>
        </w:tc>
        <w:tc>
          <w:tcPr>
            <w:tcW w:w="7413" w:type="dxa"/>
            <w:tcBorders>
              <w:top w:val="nil"/>
              <w:left w:val="nil"/>
              <w:bottom w:val="single" w:sz="4" w:space="0" w:color="auto"/>
              <w:right w:val="single" w:sz="4" w:space="0" w:color="auto"/>
            </w:tcBorders>
            <w:shd w:val="clear" w:color="auto" w:fill="auto"/>
            <w:noWrap/>
            <w:vAlign w:val="center"/>
            <w:hideMark/>
          </w:tcPr>
          <w:p w14:paraId="65D4191C" w14:textId="77777777" w:rsidR="0081563E" w:rsidRPr="0081563E" w:rsidRDefault="0081563E" w:rsidP="00C724E6">
            <w:pPr>
              <w:rPr>
                <w:rFonts w:ascii="Calibri" w:eastAsia="Times New Roman" w:hAnsi="Calibri" w:cs="Calibri"/>
                <w:color w:val="FF0000"/>
                <w:lang w:eastAsia="it-IT"/>
              </w:rPr>
            </w:pPr>
            <w:r w:rsidRPr="0081563E">
              <w:rPr>
                <w:rFonts w:ascii="Calibri" w:eastAsia="Times New Roman" w:hAnsi="Calibri" w:cs="Calibri"/>
                <w:color w:val="FF0000"/>
                <w:lang w:eastAsia="it-IT"/>
              </w:rPr>
              <w:t>Numeric values that refer to a period (year, month, quarter).</w:t>
            </w:r>
          </w:p>
        </w:tc>
      </w:tr>
    </w:tbl>
    <w:p w14:paraId="6AAEC169" w14:textId="008AC65F" w:rsidR="0081563E" w:rsidRDefault="0081563E">
      <w:pPr>
        <w:spacing w:line="245" w:lineRule="exact"/>
        <w:rPr>
          <w:sz w:val="20"/>
        </w:rPr>
        <w:sectPr w:rsidR="0081563E" w:rsidSect="00D60468">
          <w:type w:val="continuous"/>
          <w:pgSz w:w="12240" w:h="15840"/>
          <w:pgMar w:top="1620" w:right="600" w:bottom="280" w:left="1300" w:header="720" w:footer="720" w:gutter="0"/>
          <w:cols w:space="720"/>
        </w:sectPr>
      </w:pPr>
    </w:p>
    <w:p w14:paraId="0449AE99" w14:textId="77777777" w:rsidR="00620CF6" w:rsidRDefault="00000000">
      <w:pPr>
        <w:pStyle w:val="Heading3"/>
        <w:numPr>
          <w:ilvl w:val="2"/>
          <w:numId w:val="9"/>
        </w:numPr>
        <w:tabs>
          <w:tab w:val="left" w:pos="909"/>
        </w:tabs>
        <w:spacing w:before="271"/>
        <w:ind w:hanging="792"/>
      </w:pPr>
      <w:bookmarkStart w:id="477" w:name="Concept:_variables"/>
      <w:bookmarkStart w:id="478" w:name="_bookmark57"/>
      <w:bookmarkEnd w:id="477"/>
      <w:bookmarkEnd w:id="478"/>
      <w:r>
        <w:lastRenderedPageBreak/>
        <w:t>Concept:</w:t>
      </w:r>
      <w:r>
        <w:rPr>
          <w:spacing w:val="37"/>
        </w:rPr>
        <w:t xml:space="preserve"> </w:t>
      </w:r>
      <w:r>
        <w:rPr>
          <w:spacing w:val="-2"/>
        </w:rPr>
        <w:t>variables</w:t>
      </w:r>
    </w:p>
    <w:p w14:paraId="19BBD02B" w14:textId="77777777" w:rsidR="00620CF6" w:rsidRDefault="00620CF6">
      <w:pPr>
        <w:pStyle w:val="BodyText"/>
        <w:spacing w:before="1"/>
        <w:rPr>
          <w:b/>
          <w:sz w:val="27"/>
        </w:rPr>
      </w:pPr>
    </w:p>
    <w:p w14:paraId="552DB805" w14:textId="77777777" w:rsidR="00620CF6" w:rsidRDefault="00000000">
      <w:pPr>
        <w:pStyle w:val="BodyText"/>
        <w:spacing w:line="355" w:lineRule="auto"/>
        <w:ind w:left="117" w:right="574"/>
      </w:pPr>
      <w:r>
        <w:t>The</w:t>
      </w:r>
      <w:r>
        <w:rPr>
          <w:spacing w:val="11"/>
        </w:rPr>
        <w:t xml:space="preserve"> </w:t>
      </w:r>
      <w:r>
        <w:t>next</w:t>
      </w:r>
      <w:r>
        <w:rPr>
          <w:spacing w:val="11"/>
        </w:rPr>
        <w:t xml:space="preserve"> </w:t>
      </w:r>
      <w:r>
        <w:t>six</w:t>
      </w:r>
      <w:r>
        <w:rPr>
          <w:spacing w:val="11"/>
        </w:rPr>
        <w:t xml:space="preserve"> </w:t>
      </w:r>
      <w:r>
        <w:t>letters,</w:t>
      </w:r>
      <w:r>
        <w:rPr>
          <w:spacing w:val="13"/>
        </w:rPr>
        <w:t xml:space="preserve"> </w:t>
      </w:r>
      <w:r>
        <w:t>indicating</w:t>
      </w:r>
      <w:r>
        <w:rPr>
          <w:spacing w:val="12"/>
        </w:rPr>
        <w:t xml:space="preserve"> </w:t>
      </w:r>
      <w:r>
        <w:t>Concept</w:t>
      </w:r>
      <w:r>
        <w:rPr>
          <w:spacing w:val="11"/>
        </w:rPr>
        <w:t xml:space="preserve"> </w:t>
      </w:r>
      <w:r>
        <w:t>encode</w:t>
      </w:r>
      <w:r>
        <w:rPr>
          <w:spacing w:val="11"/>
        </w:rPr>
        <w:t xml:space="preserve"> </w:t>
      </w:r>
      <w:r>
        <w:t>the</w:t>
      </w:r>
      <w:r>
        <w:rPr>
          <w:spacing w:val="11"/>
        </w:rPr>
        <w:t xml:space="preserve"> </w:t>
      </w:r>
      <w:r>
        <w:t>specific</w:t>
      </w:r>
      <w:r>
        <w:rPr>
          <w:spacing w:val="11"/>
        </w:rPr>
        <w:t xml:space="preserve"> </w:t>
      </w:r>
      <w:r>
        <w:t>variables</w:t>
      </w:r>
      <w:r>
        <w:rPr>
          <w:spacing w:val="11"/>
        </w:rPr>
        <w:t xml:space="preserve"> </w:t>
      </w:r>
      <w:r>
        <w:t>for</w:t>
      </w:r>
      <w:r>
        <w:rPr>
          <w:spacing w:val="11"/>
        </w:rPr>
        <w:t xml:space="preserve"> </w:t>
      </w:r>
      <w:r>
        <w:t>this</w:t>
      </w:r>
      <w:r>
        <w:rPr>
          <w:spacing w:val="11"/>
        </w:rPr>
        <w:t xml:space="preserve"> </w:t>
      </w:r>
      <w:r>
        <w:t>section,</w:t>
      </w:r>
      <w:r>
        <w:rPr>
          <w:spacing w:val="14"/>
        </w:rPr>
        <w:t xml:space="preserve"> </w:t>
      </w:r>
      <w:r>
        <w:t>and</w:t>
      </w:r>
      <w:r>
        <w:rPr>
          <w:spacing w:val="11"/>
        </w:rPr>
        <w:t xml:space="preserve"> </w:t>
      </w:r>
      <w:r>
        <w:t>details</w:t>
      </w:r>
      <w:r>
        <w:rPr>
          <w:spacing w:val="11"/>
        </w:rPr>
        <w:t xml:space="preserve"> </w:t>
      </w:r>
      <w:r>
        <w:t>for</w:t>
      </w:r>
      <w:r>
        <w:rPr>
          <w:spacing w:val="11"/>
        </w:rPr>
        <w:t xml:space="preserve"> </w:t>
      </w:r>
      <w:r>
        <w:t xml:space="preserve">each can be found in Table </w:t>
      </w:r>
      <w:hyperlink w:anchor="_bookmark58" w:history="1">
        <w:r>
          <w:rPr>
            <w:color w:val="7F0000"/>
          </w:rPr>
          <w:t>5.2</w:t>
        </w:r>
      </w:hyperlink>
      <w:r>
        <w:t>.</w:t>
      </w:r>
    </w:p>
    <w:p w14:paraId="55F96CB6" w14:textId="77777777" w:rsidR="00620CF6" w:rsidRDefault="00620CF6">
      <w:pPr>
        <w:spacing w:line="355" w:lineRule="auto"/>
        <w:sectPr w:rsidR="00620CF6" w:rsidSect="00D60468">
          <w:pgSz w:w="12240" w:h="15840"/>
          <w:pgMar w:top="1420" w:right="600" w:bottom="280" w:left="1300" w:header="720" w:footer="720" w:gutter="0"/>
          <w:cols w:space="720"/>
        </w:sectPr>
      </w:pPr>
    </w:p>
    <w:p w14:paraId="5CCC543D" w14:textId="77777777" w:rsidR="00620CF6" w:rsidRDefault="00000000">
      <w:pPr>
        <w:pStyle w:val="BodyText"/>
        <w:spacing w:before="106"/>
        <w:ind w:left="3808" w:right="3798"/>
        <w:jc w:val="center"/>
      </w:pPr>
      <w:bookmarkStart w:id="479" w:name="_bookmark58"/>
      <w:bookmarkEnd w:id="479"/>
      <w:r>
        <w:lastRenderedPageBreak/>
        <w:t>Table</w:t>
      </w:r>
      <w:r>
        <w:rPr>
          <w:spacing w:val="12"/>
        </w:rPr>
        <w:t xml:space="preserve"> </w:t>
      </w:r>
      <w:r>
        <w:t>5.2:</w:t>
      </w:r>
      <w:r>
        <w:rPr>
          <w:spacing w:val="33"/>
        </w:rPr>
        <w:t xml:space="preserve"> </w:t>
      </w:r>
      <w:r>
        <w:t>Estate,</w:t>
      </w:r>
      <w:r>
        <w:rPr>
          <w:spacing w:val="12"/>
        </w:rPr>
        <w:t xml:space="preserve"> </w:t>
      </w:r>
      <w:r>
        <w:t>Inheritance,</w:t>
      </w:r>
      <w:r>
        <w:rPr>
          <w:spacing w:val="13"/>
        </w:rPr>
        <w:t xml:space="preserve"> </w:t>
      </w:r>
      <w:r>
        <w:t>and</w:t>
      </w:r>
      <w:r>
        <w:rPr>
          <w:spacing w:val="12"/>
        </w:rPr>
        <w:t xml:space="preserve"> </w:t>
      </w:r>
      <w:r>
        <w:t>Gift</w:t>
      </w:r>
      <w:r>
        <w:rPr>
          <w:spacing w:val="12"/>
        </w:rPr>
        <w:t xml:space="preserve"> </w:t>
      </w:r>
      <w:r>
        <w:t>Tax</w:t>
      </w:r>
      <w:r>
        <w:rPr>
          <w:spacing w:val="13"/>
        </w:rPr>
        <w:t xml:space="preserve"> </w:t>
      </w:r>
      <w:r>
        <w:t>Variable</w:t>
      </w:r>
      <w:r>
        <w:rPr>
          <w:spacing w:val="12"/>
        </w:rPr>
        <w:t xml:space="preserve"> </w:t>
      </w:r>
      <w:r>
        <w:rPr>
          <w:spacing w:val="-2"/>
        </w:rPr>
        <w:t>Definitions</w:t>
      </w:r>
    </w:p>
    <w:p w14:paraId="25C88500" w14:textId="77777777" w:rsidR="00620CF6" w:rsidRDefault="00620CF6">
      <w:pPr>
        <w:pStyle w:val="BodyText"/>
        <w:spacing w:before="7"/>
        <w:rPr>
          <w:sz w:val="28"/>
        </w:rPr>
      </w:pPr>
    </w:p>
    <w:tbl>
      <w:tblPr>
        <w:tblW w:w="13749" w:type="dxa"/>
        <w:tblInd w:w="633" w:type="dxa"/>
        <w:tblCellMar>
          <w:left w:w="70" w:type="dxa"/>
          <w:right w:w="70" w:type="dxa"/>
        </w:tblCellMar>
        <w:tblLook w:val="04A0" w:firstRow="1" w:lastRow="0" w:firstColumn="1" w:lastColumn="0" w:noHBand="0" w:noVBand="1"/>
      </w:tblPr>
      <w:tblGrid>
        <w:gridCol w:w="1098"/>
        <w:gridCol w:w="3273"/>
        <w:gridCol w:w="9378"/>
      </w:tblGrid>
      <w:tr w:rsidR="0081563E" w:rsidRPr="00AF07AD" w14:paraId="1F3D6D64" w14:textId="77777777" w:rsidTr="0081563E">
        <w:trPr>
          <w:trHeight w:val="515"/>
        </w:trPr>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565BE8" w14:textId="77777777" w:rsidR="0081563E" w:rsidRPr="001F5B85" w:rsidRDefault="0081563E" w:rsidP="00C724E6">
            <w:pPr>
              <w:rPr>
                <w:rFonts w:ascii="Calibri" w:eastAsia="Times New Roman" w:hAnsi="Calibri" w:cs="Calibri"/>
                <w:b/>
                <w:bCs/>
                <w:color w:val="000000"/>
                <w:lang w:eastAsia="it-IT"/>
              </w:rPr>
            </w:pPr>
            <w:r w:rsidRPr="001F5B85">
              <w:rPr>
                <w:rFonts w:ascii="Calibri" w:eastAsia="Times New Roman" w:hAnsi="Calibri" w:cs="Calibri"/>
                <w:b/>
                <w:bCs/>
                <w:color w:val="000000"/>
                <w:lang w:eastAsia="it-IT"/>
              </w:rPr>
              <w:t>code</w:t>
            </w:r>
          </w:p>
        </w:tc>
        <w:tc>
          <w:tcPr>
            <w:tcW w:w="3273" w:type="dxa"/>
            <w:tcBorders>
              <w:top w:val="single" w:sz="4" w:space="0" w:color="auto"/>
              <w:left w:val="nil"/>
              <w:bottom w:val="single" w:sz="4" w:space="0" w:color="auto"/>
              <w:right w:val="single" w:sz="4" w:space="0" w:color="auto"/>
            </w:tcBorders>
            <w:shd w:val="clear" w:color="auto" w:fill="auto"/>
            <w:vAlign w:val="center"/>
          </w:tcPr>
          <w:p w14:paraId="3110D0A3" w14:textId="77777777" w:rsidR="0081563E" w:rsidRPr="001F5B85" w:rsidRDefault="0081563E" w:rsidP="00C724E6">
            <w:pPr>
              <w:rPr>
                <w:rFonts w:ascii="Calibri" w:eastAsia="Times New Roman" w:hAnsi="Calibri" w:cs="Calibri"/>
                <w:b/>
                <w:bCs/>
                <w:color w:val="000000"/>
                <w:lang w:eastAsia="it-IT"/>
              </w:rPr>
            </w:pPr>
            <w:r w:rsidRPr="001F5B85">
              <w:rPr>
                <w:rFonts w:ascii="Calibri" w:eastAsia="Times New Roman" w:hAnsi="Calibri" w:cs="Calibri"/>
                <w:b/>
                <w:bCs/>
                <w:color w:val="000000"/>
                <w:lang w:eastAsia="it-IT"/>
              </w:rPr>
              <w:t>label</w:t>
            </w:r>
          </w:p>
        </w:tc>
        <w:tc>
          <w:tcPr>
            <w:tcW w:w="9378" w:type="dxa"/>
            <w:tcBorders>
              <w:top w:val="single" w:sz="4" w:space="0" w:color="auto"/>
              <w:left w:val="nil"/>
              <w:bottom w:val="single" w:sz="4" w:space="0" w:color="auto"/>
              <w:right w:val="single" w:sz="4" w:space="0" w:color="auto"/>
            </w:tcBorders>
            <w:shd w:val="clear" w:color="auto" w:fill="auto"/>
            <w:vAlign w:val="center"/>
          </w:tcPr>
          <w:p w14:paraId="6D20D2A1" w14:textId="77777777" w:rsidR="0081563E" w:rsidRPr="001F5B85" w:rsidRDefault="0081563E" w:rsidP="00C724E6">
            <w:pPr>
              <w:rPr>
                <w:rFonts w:ascii="Calibri" w:eastAsia="Times New Roman" w:hAnsi="Calibri" w:cs="Calibri"/>
                <w:b/>
                <w:bCs/>
                <w:color w:val="000000"/>
                <w:lang w:eastAsia="it-IT"/>
              </w:rPr>
            </w:pPr>
            <w:r w:rsidRPr="001F5B85">
              <w:rPr>
                <w:rFonts w:ascii="Calibri" w:eastAsia="Times New Roman" w:hAnsi="Calibri" w:cs="Calibri"/>
                <w:b/>
                <w:bCs/>
                <w:color w:val="000000"/>
                <w:lang w:eastAsia="it-IT"/>
              </w:rPr>
              <w:t>description</w:t>
            </w:r>
          </w:p>
        </w:tc>
      </w:tr>
      <w:tr w:rsidR="0081563E" w:rsidRPr="00CD3F20" w14:paraId="0FF039B1" w14:textId="77777777" w:rsidTr="0081563E">
        <w:trPr>
          <w:trHeight w:val="515"/>
        </w:trPr>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A5565" w14:textId="77777777" w:rsidR="0081563E" w:rsidRPr="00AF07AD" w:rsidRDefault="0081563E" w:rsidP="00C724E6">
            <w:pPr>
              <w:rPr>
                <w:rFonts w:ascii="Calibri" w:eastAsia="Times New Roman" w:hAnsi="Calibri" w:cs="Calibri"/>
                <w:color w:val="000000"/>
                <w:lang w:eastAsia="it-IT"/>
              </w:rPr>
            </w:pPr>
            <w:proofErr w:type="spellStart"/>
            <w:r w:rsidRPr="00AF07AD">
              <w:rPr>
                <w:rFonts w:ascii="Calibri" w:eastAsia="Times New Roman" w:hAnsi="Calibri" w:cs="Calibri"/>
                <w:color w:val="000000"/>
                <w:lang w:eastAsia="it-IT"/>
              </w:rPr>
              <w:t>revenu</w:t>
            </w:r>
            <w:proofErr w:type="spellEnd"/>
          </w:p>
        </w:tc>
        <w:tc>
          <w:tcPr>
            <w:tcW w:w="3273" w:type="dxa"/>
            <w:tcBorders>
              <w:top w:val="single" w:sz="4" w:space="0" w:color="auto"/>
              <w:left w:val="nil"/>
              <w:bottom w:val="single" w:sz="4" w:space="0" w:color="auto"/>
              <w:right w:val="single" w:sz="4" w:space="0" w:color="auto"/>
            </w:tcBorders>
            <w:shd w:val="clear" w:color="auto" w:fill="auto"/>
            <w:vAlign w:val="center"/>
            <w:hideMark/>
          </w:tcPr>
          <w:p w14:paraId="45CAC2C8" w14:textId="77777777" w:rsidR="0081563E" w:rsidRPr="00AF07AD" w:rsidRDefault="0081563E" w:rsidP="00C724E6">
            <w:pPr>
              <w:rPr>
                <w:rFonts w:ascii="Calibri" w:eastAsia="Times New Roman" w:hAnsi="Calibri" w:cs="Calibri"/>
                <w:color w:val="000000"/>
                <w:lang w:eastAsia="it-IT"/>
              </w:rPr>
            </w:pPr>
            <w:r w:rsidRPr="00AF07AD">
              <w:rPr>
                <w:rFonts w:ascii="Calibri" w:eastAsia="Times New Roman" w:hAnsi="Calibri" w:cs="Calibri"/>
                <w:color w:val="000000"/>
                <w:lang w:eastAsia="it-IT"/>
              </w:rPr>
              <w:t>Total Revenue from Tax</w:t>
            </w:r>
          </w:p>
        </w:tc>
        <w:tc>
          <w:tcPr>
            <w:tcW w:w="9378" w:type="dxa"/>
            <w:tcBorders>
              <w:top w:val="single" w:sz="4" w:space="0" w:color="auto"/>
              <w:left w:val="nil"/>
              <w:bottom w:val="single" w:sz="4" w:space="0" w:color="auto"/>
              <w:right w:val="single" w:sz="4" w:space="0" w:color="auto"/>
            </w:tcBorders>
            <w:shd w:val="clear" w:color="auto" w:fill="auto"/>
            <w:vAlign w:val="center"/>
            <w:hideMark/>
          </w:tcPr>
          <w:p w14:paraId="0E9F4A40"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Total revenue from the specified tax in local currency units.</w:t>
            </w:r>
          </w:p>
        </w:tc>
      </w:tr>
      <w:tr w:rsidR="0081563E" w:rsidRPr="00CD3F20" w14:paraId="24593363" w14:textId="77777777" w:rsidTr="0081563E">
        <w:trPr>
          <w:trHeight w:val="515"/>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0DE1F6DF" w14:textId="77777777" w:rsidR="0081563E" w:rsidRPr="00AF07AD" w:rsidRDefault="0081563E" w:rsidP="00C724E6">
            <w:pPr>
              <w:rPr>
                <w:rFonts w:ascii="Calibri" w:eastAsia="Times New Roman" w:hAnsi="Calibri" w:cs="Calibri"/>
                <w:color w:val="000000"/>
                <w:lang w:eastAsia="it-IT"/>
              </w:rPr>
            </w:pPr>
            <w:proofErr w:type="spellStart"/>
            <w:r w:rsidRPr="00AF07AD">
              <w:rPr>
                <w:rFonts w:ascii="Calibri" w:eastAsia="Times New Roman" w:hAnsi="Calibri" w:cs="Calibri"/>
                <w:color w:val="000000"/>
                <w:lang w:eastAsia="it-IT"/>
              </w:rPr>
              <w:t>prorev</w:t>
            </w:r>
            <w:proofErr w:type="spellEnd"/>
          </w:p>
        </w:tc>
        <w:tc>
          <w:tcPr>
            <w:tcW w:w="3273" w:type="dxa"/>
            <w:tcBorders>
              <w:top w:val="nil"/>
              <w:left w:val="nil"/>
              <w:bottom w:val="single" w:sz="4" w:space="0" w:color="auto"/>
              <w:right w:val="single" w:sz="4" w:space="0" w:color="auto"/>
            </w:tcBorders>
            <w:shd w:val="clear" w:color="auto" w:fill="auto"/>
            <w:vAlign w:val="center"/>
            <w:hideMark/>
          </w:tcPr>
          <w:p w14:paraId="30C88C00"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Total Revenue from Tax as % of Total Tax Revenue</w:t>
            </w:r>
          </w:p>
        </w:tc>
        <w:tc>
          <w:tcPr>
            <w:tcW w:w="9378" w:type="dxa"/>
            <w:tcBorders>
              <w:top w:val="nil"/>
              <w:left w:val="nil"/>
              <w:bottom w:val="single" w:sz="4" w:space="0" w:color="auto"/>
              <w:right w:val="single" w:sz="4" w:space="0" w:color="auto"/>
            </w:tcBorders>
            <w:shd w:val="clear" w:color="auto" w:fill="auto"/>
            <w:vAlign w:val="center"/>
            <w:hideMark/>
          </w:tcPr>
          <w:p w14:paraId="18AF9E50"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Total revenue from the specified tax as a percentage of total tax revenue.</w:t>
            </w:r>
          </w:p>
        </w:tc>
      </w:tr>
      <w:tr w:rsidR="0081563E" w:rsidRPr="00CD3F20" w14:paraId="2345206E" w14:textId="77777777" w:rsidTr="0081563E">
        <w:trPr>
          <w:trHeight w:val="515"/>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0D152C05" w14:textId="77777777" w:rsidR="0081563E" w:rsidRPr="00AF07AD" w:rsidRDefault="0081563E" w:rsidP="00C724E6">
            <w:pPr>
              <w:rPr>
                <w:rFonts w:ascii="Calibri" w:eastAsia="Times New Roman" w:hAnsi="Calibri" w:cs="Calibri"/>
                <w:color w:val="000000"/>
                <w:lang w:eastAsia="it-IT"/>
              </w:rPr>
            </w:pPr>
            <w:proofErr w:type="spellStart"/>
            <w:r w:rsidRPr="00AF07AD">
              <w:rPr>
                <w:rFonts w:ascii="Calibri" w:eastAsia="Times New Roman" w:hAnsi="Calibri" w:cs="Calibri"/>
                <w:color w:val="000000"/>
                <w:lang w:eastAsia="it-IT"/>
              </w:rPr>
              <w:t>revgdp</w:t>
            </w:r>
            <w:proofErr w:type="spellEnd"/>
          </w:p>
        </w:tc>
        <w:tc>
          <w:tcPr>
            <w:tcW w:w="3273" w:type="dxa"/>
            <w:tcBorders>
              <w:top w:val="nil"/>
              <w:left w:val="nil"/>
              <w:bottom w:val="single" w:sz="4" w:space="0" w:color="auto"/>
              <w:right w:val="single" w:sz="4" w:space="0" w:color="auto"/>
            </w:tcBorders>
            <w:shd w:val="clear" w:color="auto" w:fill="auto"/>
            <w:vAlign w:val="center"/>
            <w:hideMark/>
          </w:tcPr>
          <w:p w14:paraId="00466123"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Total Revenue from Tax as % of Gross Domestic Product</w:t>
            </w:r>
          </w:p>
        </w:tc>
        <w:tc>
          <w:tcPr>
            <w:tcW w:w="9378" w:type="dxa"/>
            <w:tcBorders>
              <w:top w:val="nil"/>
              <w:left w:val="nil"/>
              <w:bottom w:val="single" w:sz="4" w:space="0" w:color="auto"/>
              <w:right w:val="single" w:sz="4" w:space="0" w:color="auto"/>
            </w:tcBorders>
            <w:shd w:val="clear" w:color="auto" w:fill="auto"/>
            <w:vAlign w:val="center"/>
            <w:hideMark/>
          </w:tcPr>
          <w:p w14:paraId="27091A5D"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Total revenue from the specified tax as a percentage of GDP.</w:t>
            </w:r>
          </w:p>
        </w:tc>
      </w:tr>
      <w:tr w:rsidR="0081563E" w:rsidRPr="00CD3F20" w14:paraId="1E022050" w14:textId="77777777" w:rsidTr="0081563E">
        <w:trPr>
          <w:trHeight w:val="771"/>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2DF9D821" w14:textId="77777777" w:rsidR="0081563E" w:rsidRPr="00AF07AD" w:rsidRDefault="0081563E" w:rsidP="00C724E6">
            <w:pPr>
              <w:rPr>
                <w:rFonts w:ascii="Calibri" w:eastAsia="Times New Roman" w:hAnsi="Calibri" w:cs="Calibri"/>
                <w:color w:val="000000"/>
                <w:lang w:eastAsia="it-IT"/>
              </w:rPr>
            </w:pPr>
            <w:proofErr w:type="spellStart"/>
            <w:r w:rsidRPr="00AF07AD">
              <w:rPr>
                <w:rFonts w:ascii="Calibri" w:eastAsia="Times New Roman" w:hAnsi="Calibri" w:cs="Calibri"/>
                <w:color w:val="000000"/>
                <w:lang w:eastAsia="it-IT"/>
              </w:rPr>
              <w:t>adjlbo</w:t>
            </w:r>
            <w:proofErr w:type="spellEnd"/>
          </w:p>
        </w:tc>
        <w:tc>
          <w:tcPr>
            <w:tcW w:w="3273" w:type="dxa"/>
            <w:tcBorders>
              <w:top w:val="nil"/>
              <w:left w:val="nil"/>
              <w:bottom w:val="single" w:sz="4" w:space="0" w:color="auto"/>
              <w:right w:val="single" w:sz="4" w:space="0" w:color="auto"/>
            </w:tcBorders>
            <w:shd w:val="clear" w:color="auto" w:fill="auto"/>
            <w:vAlign w:val="center"/>
            <w:hideMark/>
          </w:tcPr>
          <w:p w14:paraId="64E53E5B"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Lower Bound for Exemption-adjusted Tax Bracket</w:t>
            </w:r>
          </w:p>
        </w:tc>
        <w:tc>
          <w:tcPr>
            <w:tcW w:w="9378" w:type="dxa"/>
            <w:tcBorders>
              <w:top w:val="nil"/>
              <w:left w:val="nil"/>
              <w:bottom w:val="single" w:sz="4" w:space="0" w:color="auto"/>
              <w:right w:val="single" w:sz="4" w:space="0" w:color="auto"/>
            </w:tcBorders>
            <w:shd w:val="clear" w:color="auto" w:fill="auto"/>
            <w:vAlign w:val="center"/>
            <w:hideMark/>
          </w:tcPr>
          <w:p w14:paraId="49961721"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 xml:space="preserve">The value of tax base over which the tax rate applies in local currency units, adjusted to include the exemption amount in the tax schedule as a </w:t>
            </w:r>
            <w:proofErr w:type="gramStart"/>
            <w:r w:rsidRPr="00CD3F20">
              <w:rPr>
                <w:rFonts w:ascii="Calibri" w:eastAsia="Times New Roman" w:hAnsi="Calibri" w:cs="Calibri"/>
                <w:color w:val="000000"/>
                <w:lang w:eastAsia="it-IT"/>
              </w:rPr>
              <w:t>zero rate</w:t>
            </w:r>
            <w:proofErr w:type="gramEnd"/>
            <w:r w:rsidRPr="00CD3F20">
              <w:rPr>
                <w:rFonts w:ascii="Calibri" w:eastAsia="Times New Roman" w:hAnsi="Calibri" w:cs="Calibri"/>
                <w:color w:val="000000"/>
                <w:lang w:eastAsia="it-IT"/>
              </w:rPr>
              <w:t xml:space="preserve"> bracket, if needed.</w:t>
            </w:r>
          </w:p>
        </w:tc>
      </w:tr>
      <w:tr w:rsidR="0081563E" w:rsidRPr="00CD3F20" w14:paraId="618C1CAC" w14:textId="77777777" w:rsidTr="0081563E">
        <w:trPr>
          <w:trHeight w:val="1031"/>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529E4FF0" w14:textId="77777777" w:rsidR="0081563E" w:rsidRPr="00AF07AD" w:rsidRDefault="0081563E" w:rsidP="00C724E6">
            <w:pPr>
              <w:rPr>
                <w:rFonts w:ascii="Calibri" w:eastAsia="Times New Roman" w:hAnsi="Calibri" w:cs="Calibri"/>
                <w:color w:val="000000"/>
                <w:lang w:eastAsia="it-IT"/>
              </w:rPr>
            </w:pPr>
            <w:proofErr w:type="spellStart"/>
            <w:r w:rsidRPr="00AF07AD">
              <w:rPr>
                <w:rFonts w:ascii="Calibri" w:eastAsia="Times New Roman" w:hAnsi="Calibri" w:cs="Calibri"/>
                <w:color w:val="000000"/>
                <w:lang w:eastAsia="it-IT"/>
              </w:rPr>
              <w:t>adjubo</w:t>
            </w:r>
            <w:proofErr w:type="spellEnd"/>
          </w:p>
        </w:tc>
        <w:tc>
          <w:tcPr>
            <w:tcW w:w="3273" w:type="dxa"/>
            <w:tcBorders>
              <w:top w:val="nil"/>
              <w:left w:val="nil"/>
              <w:bottom w:val="single" w:sz="4" w:space="0" w:color="auto"/>
              <w:right w:val="single" w:sz="4" w:space="0" w:color="auto"/>
            </w:tcBorders>
            <w:shd w:val="clear" w:color="auto" w:fill="auto"/>
            <w:vAlign w:val="center"/>
            <w:hideMark/>
          </w:tcPr>
          <w:p w14:paraId="1E6D90D7"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Upper Bound for Exemption-adjusted Tax Bracket</w:t>
            </w:r>
          </w:p>
        </w:tc>
        <w:tc>
          <w:tcPr>
            <w:tcW w:w="9378" w:type="dxa"/>
            <w:tcBorders>
              <w:top w:val="nil"/>
              <w:left w:val="nil"/>
              <w:bottom w:val="single" w:sz="4" w:space="0" w:color="auto"/>
              <w:right w:val="single" w:sz="4" w:space="0" w:color="auto"/>
            </w:tcBorders>
            <w:shd w:val="clear" w:color="auto" w:fill="auto"/>
            <w:vAlign w:val="center"/>
            <w:hideMark/>
          </w:tcPr>
          <w:p w14:paraId="6C5A5C19"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 xml:space="preserve">The highest tax base value for which the tax rate applies in local currency units, adjusted to include the exemption amount in the tax schedule as a </w:t>
            </w:r>
            <w:proofErr w:type="gramStart"/>
            <w:r w:rsidRPr="00CD3F20">
              <w:rPr>
                <w:rFonts w:ascii="Calibri" w:eastAsia="Times New Roman" w:hAnsi="Calibri" w:cs="Calibri"/>
                <w:color w:val="000000"/>
                <w:lang w:eastAsia="it-IT"/>
              </w:rPr>
              <w:t>zero rate</w:t>
            </w:r>
            <w:proofErr w:type="gramEnd"/>
            <w:r w:rsidRPr="00CD3F20">
              <w:rPr>
                <w:rFonts w:ascii="Calibri" w:eastAsia="Times New Roman" w:hAnsi="Calibri" w:cs="Calibri"/>
                <w:color w:val="000000"/>
                <w:lang w:eastAsia="it-IT"/>
              </w:rPr>
              <w:t xml:space="preserve"> bracket, if needed. It takes value -997 (“and over”) for the highest bracket if the interval is open.</w:t>
            </w:r>
          </w:p>
        </w:tc>
      </w:tr>
      <w:tr w:rsidR="0081563E" w:rsidRPr="00CD3F20" w14:paraId="0249F758" w14:textId="77777777" w:rsidTr="0081563E">
        <w:trPr>
          <w:trHeight w:val="1031"/>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5734DA69" w14:textId="77777777" w:rsidR="0081563E" w:rsidRPr="00AF07AD" w:rsidRDefault="0081563E" w:rsidP="00C724E6">
            <w:pPr>
              <w:rPr>
                <w:rFonts w:ascii="Calibri" w:eastAsia="Times New Roman" w:hAnsi="Calibri" w:cs="Calibri"/>
                <w:color w:val="000000"/>
                <w:lang w:eastAsia="it-IT"/>
              </w:rPr>
            </w:pPr>
            <w:proofErr w:type="spellStart"/>
            <w:r w:rsidRPr="00AF07AD">
              <w:rPr>
                <w:rFonts w:ascii="Calibri" w:eastAsia="Times New Roman" w:hAnsi="Calibri" w:cs="Calibri"/>
                <w:color w:val="000000"/>
                <w:lang w:eastAsia="it-IT"/>
              </w:rPr>
              <w:t>adjmrt</w:t>
            </w:r>
            <w:proofErr w:type="spellEnd"/>
          </w:p>
        </w:tc>
        <w:tc>
          <w:tcPr>
            <w:tcW w:w="3273" w:type="dxa"/>
            <w:tcBorders>
              <w:top w:val="nil"/>
              <w:left w:val="nil"/>
              <w:bottom w:val="single" w:sz="4" w:space="0" w:color="auto"/>
              <w:right w:val="single" w:sz="4" w:space="0" w:color="auto"/>
            </w:tcBorders>
            <w:shd w:val="clear" w:color="auto" w:fill="auto"/>
            <w:vAlign w:val="center"/>
            <w:hideMark/>
          </w:tcPr>
          <w:p w14:paraId="21ABC583"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Marginal Rate for Exemption-adjusted Tax Bracket</w:t>
            </w:r>
          </w:p>
        </w:tc>
        <w:tc>
          <w:tcPr>
            <w:tcW w:w="9378" w:type="dxa"/>
            <w:tcBorders>
              <w:top w:val="nil"/>
              <w:left w:val="nil"/>
              <w:bottom w:val="single" w:sz="4" w:space="0" w:color="auto"/>
              <w:right w:val="single" w:sz="4" w:space="0" w:color="auto"/>
            </w:tcBorders>
            <w:shd w:val="clear" w:color="auto" w:fill="auto"/>
            <w:vAlign w:val="center"/>
            <w:hideMark/>
          </w:tcPr>
          <w:p w14:paraId="55C5047C"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 xml:space="preserve">The rate of taxation on tax base values between the bracket lower bound and the bracket upper bound, adjusted to include the exemption amount in the tax schedule as a </w:t>
            </w:r>
            <w:proofErr w:type="gramStart"/>
            <w:r w:rsidRPr="00CD3F20">
              <w:rPr>
                <w:rFonts w:ascii="Calibri" w:eastAsia="Times New Roman" w:hAnsi="Calibri" w:cs="Calibri"/>
                <w:color w:val="000000"/>
                <w:lang w:eastAsia="it-IT"/>
              </w:rPr>
              <w:t>zero rate</w:t>
            </w:r>
            <w:proofErr w:type="gramEnd"/>
            <w:r w:rsidRPr="00CD3F20">
              <w:rPr>
                <w:rFonts w:ascii="Calibri" w:eastAsia="Times New Roman" w:hAnsi="Calibri" w:cs="Calibri"/>
                <w:color w:val="000000"/>
                <w:lang w:eastAsia="it-IT"/>
              </w:rPr>
              <w:t xml:space="preserve"> bracket, if needed.  It is reported as zero in case the tax is not levied and for the exemption bracket.</w:t>
            </w:r>
          </w:p>
        </w:tc>
      </w:tr>
      <w:tr w:rsidR="0081563E" w:rsidRPr="00CD3F20" w14:paraId="63C8030E" w14:textId="77777777" w:rsidTr="0081563E">
        <w:trPr>
          <w:trHeight w:val="515"/>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AA2ACD4" w14:textId="77777777" w:rsidR="0081563E" w:rsidRPr="00AF07AD" w:rsidRDefault="0081563E" w:rsidP="00C724E6">
            <w:pPr>
              <w:rPr>
                <w:rFonts w:ascii="Calibri" w:eastAsia="Times New Roman" w:hAnsi="Calibri" w:cs="Calibri"/>
                <w:color w:val="000000"/>
                <w:lang w:eastAsia="it-IT"/>
              </w:rPr>
            </w:pPr>
            <w:commentRangeStart w:id="480"/>
            <w:proofErr w:type="spellStart"/>
            <w:r w:rsidRPr="00AF07AD">
              <w:rPr>
                <w:rFonts w:ascii="Calibri" w:eastAsia="Times New Roman" w:hAnsi="Calibri" w:cs="Calibri"/>
                <w:color w:val="000000"/>
                <w:lang w:eastAsia="it-IT"/>
              </w:rPr>
              <w:t>curren</w:t>
            </w:r>
            <w:commentRangeEnd w:id="480"/>
            <w:proofErr w:type="spellEnd"/>
            <w:r>
              <w:rPr>
                <w:rStyle w:val="CommentReference"/>
              </w:rPr>
              <w:commentReference w:id="480"/>
            </w:r>
          </w:p>
        </w:tc>
        <w:tc>
          <w:tcPr>
            <w:tcW w:w="3273" w:type="dxa"/>
            <w:tcBorders>
              <w:top w:val="nil"/>
              <w:left w:val="nil"/>
              <w:bottom w:val="single" w:sz="4" w:space="0" w:color="auto"/>
              <w:right w:val="single" w:sz="4" w:space="0" w:color="auto"/>
            </w:tcBorders>
            <w:shd w:val="clear" w:color="auto" w:fill="auto"/>
            <w:vAlign w:val="center"/>
            <w:hideMark/>
          </w:tcPr>
          <w:p w14:paraId="7DCD3441" w14:textId="77777777" w:rsidR="0081563E" w:rsidRPr="00AF07AD" w:rsidRDefault="0081563E" w:rsidP="00C724E6">
            <w:pPr>
              <w:rPr>
                <w:rFonts w:ascii="Calibri" w:eastAsia="Times New Roman" w:hAnsi="Calibri" w:cs="Calibri"/>
                <w:color w:val="000000"/>
                <w:lang w:eastAsia="it-IT"/>
              </w:rPr>
            </w:pPr>
            <w:r w:rsidRPr="00AF07AD">
              <w:rPr>
                <w:rFonts w:ascii="Calibri" w:eastAsia="Times New Roman" w:hAnsi="Calibri" w:cs="Calibri"/>
                <w:color w:val="000000"/>
                <w:lang w:eastAsia="it-IT"/>
              </w:rPr>
              <w:t>Currency</w:t>
            </w:r>
          </w:p>
        </w:tc>
        <w:tc>
          <w:tcPr>
            <w:tcW w:w="9378" w:type="dxa"/>
            <w:tcBorders>
              <w:top w:val="nil"/>
              <w:left w:val="nil"/>
              <w:bottom w:val="single" w:sz="4" w:space="0" w:color="auto"/>
              <w:right w:val="single" w:sz="4" w:space="0" w:color="auto"/>
            </w:tcBorders>
            <w:shd w:val="clear" w:color="auto" w:fill="auto"/>
            <w:vAlign w:val="center"/>
            <w:hideMark/>
          </w:tcPr>
          <w:p w14:paraId="445AA064"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ISO4217 numeric code of the in local currency units in which the monetary values are reported.</w:t>
            </w:r>
          </w:p>
        </w:tc>
      </w:tr>
      <w:tr w:rsidR="0081563E" w:rsidRPr="00AF07AD" w14:paraId="61904845" w14:textId="77777777" w:rsidTr="0081563E">
        <w:trPr>
          <w:trHeight w:val="515"/>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0B2A0B0D" w14:textId="77777777" w:rsidR="0081563E" w:rsidRPr="00AF07AD" w:rsidRDefault="0081563E" w:rsidP="00C724E6">
            <w:pPr>
              <w:rPr>
                <w:rFonts w:ascii="Calibri" w:eastAsia="Times New Roman" w:hAnsi="Calibri" w:cs="Calibri"/>
                <w:color w:val="000000"/>
                <w:lang w:eastAsia="it-IT"/>
              </w:rPr>
            </w:pPr>
            <w:r w:rsidRPr="00AF07AD">
              <w:rPr>
                <w:rFonts w:ascii="Calibri" w:eastAsia="Times New Roman" w:hAnsi="Calibri" w:cs="Calibri"/>
                <w:color w:val="000000"/>
                <w:lang w:eastAsia="it-IT"/>
              </w:rPr>
              <w:t>status</w:t>
            </w:r>
          </w:p>
        </w:tc>
        <w:tc>
          <w:tcPr>
            <w:tcW w:w="3273" w:type="dxa"/>
            <w:tcBorders>
              <w:top w:val="nil"/>
              <w:left w:val="nil"/>
              <w:bottom w:val="single" w:sz="4" w:space="0" w:color="auto"/>
              <w:right w:val="single" w:sz="4" w:space="0" w:color="auto"/>
            </w:tcBorders>
            <w:shd w:val="clear" w:color="auto" w:fill="auto"/>
            <w:vAlign w:val="center"/>
            <w:hideMark/>
          </w:tcPr>
          <w:p w14:paraId="66F6B8D4" w14:textId="77777777" w:rsidR="0081563E" w:rsidRPr="00AF07AD" w:rsidRDefault="0081563E" w:rsidP="00C724E6">
            <w:pPr>
              <w:rPr>
                <w:rFonts w:ascii="Calibri" w:eastAsia="Times New Roman" w:hAnsi="Calibri" w:cs="Calibri"/>
                <w:color w:val="000000"/>
                <w:lang w:eastAsia="it-IT"/>
              </w:rPr>
            </w:pPr>
            <w:r w:rsidRPr="00AF07AD">
              <w:rPr>
                <w:rFonts w:ascii="Calibri" w:eastAsia="Times New Roman" w:hAnsi="Calibri" w:cs="Calibri"/>
                <w:color w:val="000000"/>
                <w:lang w:eastAsia="it-IT"/>
              </w:rPr>
              <w:t>Tax Indicator</w:t>
            </w:r>
          </w:p>
        </w:tc>
        <w:tc>
          <w:tcPr>
            <w:tcW w:w="9378" w:type="dxa"/>
            <w:tcBorders>
              <w:top w:val="nil"/>
              <w:left w:val="nil"/>
              <w:bottom w:val="single" w:sz="4" w:space="0" w:color="auto"/>
              <w:right w:val="single" w:sz="4" w:space="0" w:color="auto"/>
            </w:tcBorders>
            <w:shd w:val="clear" w:color="auto" w:fill="auto"/>
            <w:vAlign w:val="center"/>
            <w:hideMark/>
          </w:tcPr>
          <w:p w14:paraId="221D8551" w14:textId="77777777" w:rsidR="0081563E" w:rsidRPr="00AF07AD"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 xml:space="preserve">Whether or not the country levies the specified tax for the given year. </w:t>
            </w:r>
            <w:r w:rsidRPr="00AF07AD">
              <w:rPr>
                <w:rFonts w:ascii="Calibri" w:eastAsia="Times New Roman" w:hAnsi="Calibri" w:cs="Calibri"/>
                <w:color w:val="000000"/>
                <w:lang w:eastAsia="it-IT"/>
              </w:rPr>
              <w:t xml:space="preserve">It is encoded as a 0/1 indicator variable. </w:t>
            </w:r>
          </w:p>
        </w:tc>
      </w:tr>
      <w:tr w:rsidR="0081563E" w:rsidRPr="00CD3F20" w14:paraId="0EE12291" w14:textId="77777777" w:rsidTr="0081563E">
        <w:trPr>
          <w:trHeight w:val="1804"/>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773162B8" w14:textId="77777777" w:rsidR="0081563E" w:rsidRPr="00AF07AD" w:rsidRDefault="0081563E" w:rsidP="00C724E6">
            <w:pPr>
              <w:rPr>
                <w:rFonts w:ascii="Calibri" w:eastAsia="Times New Roman" w:hAnsi="Calibri" w:cs="Calibri"/>
                <w:color w:val="000000"/>
                <w:lang w:eastAsia="it-IT"/>
              </w:rPr>
            </w:pPr>
            <w:commentRangeStart w:id="481"/>
            <w:proofErr w:type="spellStart"/>
            <w:r w:rsidRPr="00AF07AD">
              <w:rPr>
                <w:rFonts w:ascii="Calibri" w:eastAsia="Times New Roman" w:hAnsi="Calibri" w:cs="Calibri"/>
                <w:color w:val="000000"/>
                <w:lang w:eastAsia="it-IT"/>
              </w:rPr>
              <w:t>typtax</w:t>
            </w:r>
            <w:commentRangeEnd w:id="481"/>
            <w:proofErr w:type="spellEnd"/>
            <w:r>
              <w:rPr>
                <w:rStyle w:val="CommentReference"/>
              </w:rPr>
              <w:commentReference w:id="481"/>
            </w:r>
          </w:p>
        </w:tc>
        <w:tc>
          <w:tcPr>
            <w:tcW w:w="3273" w:type="dxa"/>
            <w:tcBorders>
              <w:top w:val="nil"/>
              <w:left w:val="nil"/>
              <w:bottom w:val="single" w:sz="4" w:space="0" w:color="auto"/>
              <w:right w:val="single" w:sz="4" w:space="0" w:color="auto"/>
            </w:tcBorders>
            <w:shd w:val="clear" w:color="auto" w:fill="auto"/>
            <w:vAlign w:val="center"/>
            <w:hideMark/>
          </w:tcPr>
          <w:p w14:paraId="3CA51D03" w14:textId="77777777" w:rsidR="0081563E" w:rsidRPr="00AF07AD" w:rsidRDefault="0081563E" w:rsidP="00C724E6">
            <w:pPr>
              <w:rPr>
                <w:rFonts w:ascii="Calibri" w:eastAsia="Times New Roman" w:hAnsi="Calibri" w:cs="Calibri"/>
                <w:color w:val="000000"/>
                <w:lang w:eastAsia="it-IT"/>
              </w:rPr>
            </w:pPr>
            <w:r w:rsidRPr="00AF07AD">
              <w:rPr>
                <w:rFonts w:ascii="Calibri" w:eastAsia="Times New Roman" w:hAnsi="Calibri" w:cs="Calibri"/>
                <w:color w:val="000000"/>
                <w:lang w:eastAsia="it-IT"/>
              </w:rPr>
              <w:t>Type of Tax</w:t>
            </w:r>
          </w:p>
        </w:tc>
        <w:tc>
          <w:tcPr>
            <w:tcW w:w="9378" w:type="dxa"/>
            <w:tcBorders>
              <w:top w:val="nil"/>
              <w:left w:val="nil"/>
              <w:bottom w:val="single" w:sz="4" w:space="0" w:color="auto"/>
              <w:right w:val="single" w:sz="4" w:space="0" w:color="auto"/>
            </w:tcBorders>
            <w:shd w:val="clear" w:color="auto" w:fill="auto"/>
            <w:vAlign w:val="center"/>
            <w:hideMark/>
          </w:tcPr>
          <w:p w14:paraId="2556D2C9"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The structure of the tax schedule, if applicable. The variable is encoded as follows: 1 lump-sum (fixed), 2 flat (proportional with a single rate applies to all tax base), 3 progressive (proportional with tax rates increasing with the tax base), 4 progressive by brackets (proportional with tax rates increasing with the tax base, with different portions of the tax base - brackets - taxed at different rates), -998 not applicable because the tax is not levied. The type of tax is based on the number of positive tax rates included in the tax schedule.</w:t>
            </w:r>
          </w:p>
        </w:tc>
      </w:tr>
      <w:tr w:rsidR="0081563E" w:rsidRPr="00CD3F20" w14:paraId="28DD9003" w14:textId="77777777" w:rsidTr="0081563E">
        <w:trPr>
          <w:trHeight w:val="771"/>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DF7DB55" w14:textId="77777777" w:rsidR="0081563E" w:rsidRPr="00AF07AD" w:rsidRDefault="0081563E" w:rsidP="00C724E6">
            <w:pPr>
              <w:rPr>
                <w:rFonts w:ascii="Calibri" w:eastAsia="Times New Roman" w:hAnsi="Calibri" w:cs="Calibri"/>
                <w:color w:val="000000"/>
                <w:lang w:eastAsia="it-IT"/>
              </w:rPr>
            </w:pPr>
            <w:commentRangeStart w:id="482"/>
            <w:proofErr w:type="spellStart"/>
            <w:r w:rsidRPr="00AF07AD">
              <w:rPr>
                <w:rFonts w:ascii="Calibri" w:eastAsia="Times New Roman" w:hAnsi="Calibri" w:cs="Calibri"/>
                <w:color w:val="000000"/>
                <w:lang w:eastAsia="it-IT"/>
              </w:rPr>
              <w:t>firsty</w:t>
            </w:r>
            <w:commentRangeEnd w:id="482"/>
            <w:proofErr w:type="spellEnd"/>
            <w:r>
              <w:rPr>
                <w:rStyle w:val="CommentReference"/>
              </w:rPr>
              <w:commentReference w:id="482"/>
            </w:r>
          </w:p>
        </w:tc>
        <w:tc>
          <w:tcPr>
            <w:tcW w:w="3273" w:type="dxa"/>
            <w:tcBorders>
              <w:top w:val="nil"/>
              <w:left w:val="nil"/>
              <w:bottom w:val="single" w:sz="4" w:space="0" w:color="auto"/>
              <w:right w:val="single" w:sz="4" w:space="0" w:color="auto"/>
            </w:tcBorders>
            <w:shd w:val="clear" w:color="auto" w:fill="auto"/>
            <w:vAlign w:val="center"/>
            <w:hideMark/>
          </w:tcPr>
          <w:p w14:paraId="58A630BB" w14:textId="77777777" w:rsidR="0081563E" w:rsidRPr="00AF07AD" w:rsidRDefault="0081563E" w:rsidP="00C724E6">
            <w:pPr>
              <w:rPr>
                <w:rFonts w:ascii="Calibri" w:eastAsia="Times New Roman" w:hAnsi="Calibri" w:cs="Calibri"/>
                <w:color w:val="000000"/>
                <w:lang w:eastAsia="it-IT"/>
              </w:rPr>
            </w:pPr>
            <w:r w:rsidRPr="00AF07AD">
              <w:rPr>
                <w:rFonts w:ascii="Calibri" w:eastAsia="Times New Roman" w:hAnsi="Calibri" w:cs="Calibri"/>
                <w:color w:val="000000"/>
                <w:lang w:eastAsia="it-IT"/>
              </w:rPr>
              <w:t>First Year for Tax</w:t>
            </w:r>
          </w:p>
        </w:tc>
        <w:tc>
          <w:tcPr>
            <w:tcW w:w="9378" w:type="dxa"/>
            <w:tcBorders>
              <w:top w:val="nil"/>
              <w:left w:val="nil"/>
              <w:bottom w:val="single" w:sz="4" w:space="0" w:color="auto"/>
              <w:right w:val="single" w:sz="4" w:space="0" w:color="auto"/>
            </w:tcBorders>
            <w:shd w:val="clear" w:color="auto" w:fill="auto"/>
            <w:vAlign w:val="center"/>
            <w:hideMark/>
          </w:tcPr>
          <w:p w14:paraId="7AA862A7"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The first year the specified tax is introduced in the country. It may predate the year of legal birth of the country, such as in the case of unified kingdoms or of former colonies.</w:t>
            </w:r>
          </w:p>
        </w:tc>
      </w:tr>
      <w:tr w:rsidR="0081563E" w:rsidRPr="00CD3F20" w14:paraId="4F99B423" w14:textId="77777777" w:rsidTr="0081563E">
        <w:trPr>
          <w:trHeight w:val="1031"/>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56EA99EE" w14:textId="77777777" w:rsidR="0081563E" w:rsidRPr="00AF07AD" w:rsidRDefault="0081563E" w:rsidP="00C724E6">
            <w:pPr>
              <w:rPr>
                <w:rFonts w:ascii="Calibri" w:eastAsia="Times New Roman" w:hAnsi="Calibri" w:cs="Calibri"/>
                <w:color w:val="000000"/>
                <w:lang w:eastAsia="it-IT"/>
              </w:rPr>
            </w:pPr>
            <w:r w:rsidRPr="00AF07AD">
              <w:rPr>
                <w:rFonts w:ascii="Calibri" w:eastAsia="Times New Roman" w:hAnsi="Calibri" w:cs="Calibri"/>
                <w:color w:val="000000"/>
                <w:lang w:eastAsia="it-IT"/>
              </w:rPr>
              <w:t>exempt</w:t>
            </w:r>
          </w:p>
        </w:tc>
        <w:tc>
          <w:tcPr>
            <w:tcW w:w="3273" w:type="dxa"/>
            <w:tcBorders>
              <w:top w:val="nil"/>
              <w:left w:val="nil"/>
              <w:bottom w:val="single" w:sz="4" w:space="0" w:color="auto"/>
              <w:right w:val="single" w:sz="4" w:space="0" w:color="auto"/>
            </w:tcBorders>
            <w:shd w:val="clear" w:color="auto" w:fill="auto"/>
            <w:vAlign w:val="center"/>
            <w:hideMark/>
          </w:tcPr>
          <w:p w14:paraId="01202D4F" w14:textId="77777777" w:rsidR="0081563E" w:rsidRPr="00AF07AD" w:rsidRDefault="0081563E" w:rsidP="00C724E6">
            <w:pPr>
              <w:rPr>
                <w:rFonts w:ascii="Calibri" w:eastAsia="Times New Roman" w:hAnsi="Calibri" w:cs="Calibri"/>
                <w:color w:val="000000"/>
                <w:lang w:eastAsia="it-IT"/>
              </w:rPr>
            </w:pPr>
            <w:r w:rsidRPr="00AF07AD">
              <w:rPr>
                <w:rFonts w:ascii="Calibri" w:eastAsia="Times New Roman" w:hAnsi="Calibri" w:cs="Calibri"/>
                <w:color w:val="000000"/>
                <w:lang w:eastAsia="it-IT"/>
              </w:rPr>
              <w:t>Exemption Threshold</w:t>
            </w:r>
          </w:p>
        </w:tc>
        <w:tc>
          <w:tcPr>
            <w:tcW w:w="9378" w:type="dxa"/>
            <w:tcBorders>
              <w:top w:val="nil"/>
              <w:left w:val="nil"/>
              <w:bottom w:val="single" w:sz="4" w:space="0" w:color="auto"/>
              <w:right w:val="single" w:sz="4" w:space="0" w:color="auto"/>
            </w:tcBorders>
            <w:shd w:val="clear" w:color="auto" w:fill="auto"/>
            <w:vAlign w:val="center"/>
            <w:hideMark/>
          </w:tcPr>
          <w:p w14:paraId="4A76EE1D"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 xml:space="preserve">The exemption threshold in local currency units applicable to the group, assuming no additional exemptions, </w:t>
            </w:r>
            <w:proofErr w:type="gramStart"/>
            <w:r w:rsidRPr="00CD3F20">
              <w:rPr>
                <w:rFonts w:ascii="Calibri" w:eastAsia="Times New Roman" w:hAnsi="Calibri" w:cs="Calibri"/>
                <w:color w:val="000000"/>
                <w:lang w:eastAsia="it-IT"/>
              </w:rPr>
              <w:t>credits</w:t>
            </w:r>
            <w:proofErr w:type="gramEnd"/>
            <w:r w:rsidRPr="00CD3F20">
              <w:rPr>
                <w:rFonts w:ascii="Calibri" w:eastAsia="Times New Roman" w:hAnsi="Calibri" w:cs="Calibri"/>
                <w:color w:val="000000"/>
                <w:lang w:eastAsia="it-IT"/>
              </w:rPr>
              <w:t xml:space="preserve"> or relief. It is reported as zero in case of no exemption, as -997 in case of full exemption (no tax is due), as -998 if it is not applicable because the tax is not levied.</w:t>
            </w:r>
          </w:p>
        </w:tc>
      </w:tr>
      <w:tr w:rsidR="0081563E" w:rsidRPr="00CD3F20" w14:paraId="34C56908" w14:textId="77777777" w:rsidTr="0081563E">
        <w:trPr>
          <w:trHeight w:val="515"/>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56A093B5" w14:textId="77777777" w:rsidR="0081563E" w:rsidRPr="00AF07AD" w:rsidRDefault="0081563E" w:rsidP="00C724E6">
            <w:pPr>
              <w:rPr>
                <w:rFonts w:ascii="Calibri" w:eastAsia="Times New Roman" w:hAnsi="Calibri" w:cs="Calibri"/>
                <w:color w:val="000000"/>
                <w:lang w:eastAsia="it-IT"/>
              </w:rPr>
            </w:pPr>
            <w:proofErr w:type="spellStart"/>
            <w:r w:rsidRPr="00AF07AD">
              <w:rPr>
                <w:rFonts w:ascii="Calibri" w:eastAsia="Times New Roman" w:hAnsi="Calibri" w:cs="Calibri"/>
                <w:color w:val="000000"/>
                <w:lang w:eastAsia="it-IT"/>
              </w:rPr>
              <w:lastRenderedPageBreak/>
              <w:t>toprat</w:t>
            </w:r>
            <w:proofErr w:type="spellEnd"/>
          </w:p>
        </w:tc>
        <w:tc>
          <w:tcPr>
            <w:tcW w:w="3273" w:type="dxa"/>
            <w:tcBorders>
              <w:top w:val="nil"/>
              <w:left w:val="nil"/>
              <w:bottom w:val="single" w:sz="4" w:space="0" w:color="auto"/>
              <w:right w:val="single" w:sz="4" w:space="0" w:color="auto"/>
            </w:tcBorders>
            <w:shd w:val="clear" w:color="auto" w:fill="auto"/>
            <w:vAlign w:val="center"/>
            <w:hideMark/>
          </w:tcPr>
          <w:p w14:paraId="694F5D4B" w14:textId="77777777" w:rsidR="0081563E" w:rsidRPr="00AF07AD" w:rsidRDefault="0081563E" w:rsidP="00C724E6">
            <w:pPr>
              <w:rPr>
                <w:rFonts w:ascii="Calibri" w:eastAsia="Times New Roman" w:hAnsi="Calibri" w:cs="Calibri"/>
                <w:color w:val="000000"/>
                <w:lang w:eastAsia="it-IT"/>
              </w:rPr>
            </w:pPr>
            <w:r w:rsidRPr="00AF07AD">
              <w:rPr>
                <w:rFonts w:ascii="Calibri" w:eastAsia="Times New Roman" w:hAnsi="Calibri" w:cs="Calibri"/>
                <w:color w:val="000000"/>
                <w:lang w:eastAsia="it-IT"/>
              </w:rPr>
              <w:t>Top Marginal Rate</w:t>
            </w:r>
          </w:p>
        </w:tc>
        <w:tc>
          <w:tcPr>
            <w:tcW w:w="9378" w:type="dxa"/>
            <w:tcBorders>
              <w:top w:val="nil"/>
              <w:left w:val="nil"/>
              <w:bottom w:val="single" w:sz="4" w:space="0" w:color="auto"/>
              <w:right w:val="single" w:sz="4" w:space="0" w:color="auto"/>
            </w:tcBorders>
            <w:shd w:val="clear" w:color="auto" w:fill="auto"/>
            <w:vAlign w:val="center"/>
            <w:hideMark/>
          </w:tcPr>
          <w:p w14:paraId="24BAFE95"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The highest statutory rate for the specified tax. It is encoded and zero in case the tax is not levied or there is full exemption.</w:t>
            </w:r>
          </w:p>
        </w:tc>
      </w:tr>
      <w:tr w:rsidR="0081563E" w:rsidRPr="00CD3F20" w14:paraId="1A75F04C" w14:textId="77777777" w:rsidTr="0081563E">
        <w:trPr>
          <w:trHeight w:val="771"/>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145B15A6" w14:textId="77777777" w:rsidR="0081563E" w:rsidRPr="00AF07AD" w:rsidRDefault="0081563E" w:rsidP="00C724E6">
            <w:pPr>
              <w:rPr>
                <w:rFonts w:ascii="Calibri" w:eastAsia="Times New Roman" w:hAnsi="Calibri" w:cs="Calibri"/>
                <w:color w:val="000000"/>
                <w:lang w:eastAsia="it-IT"/>
              </w:rPr>
            </w:pPr>
            <w:proofErr w:type="spellStart"/>
            <w:r w:rsidRPr="00AF07AD">
              <w:rPr>
                <w:rFonts w:ascii="Calibri" w:eastAsia="Times New Roman" w:hAnsi="Calibri" w:cs="Calibri"/>
                <w:color w:val="000000"/>
                <w:lang w:eastAsia="it-IT"/>
              </w:rPr>
              <w:t>toplbo</w:t>
            </w:r>
            <w:proofErr w:type="spellEnd"/>
          </w:p>
        </w:tc>
        <w:tc>
          <w:tcPr>
            <w:tcW w:w="3273" w:type="dxa"/>
            <w:tcBorders>
              <w:top w:val="nil"/>
              <w:left w:val="nil"/>
              <w:bottom w:val="single" w:sz="4" w:space="0" w:color="auto"/>
              <w:right w:val="single" w:sz="4" w:space="0" w:color="auto"/>
            </w:tcBorders>
            <w:shd w:val="clear" w:color="auto" w:fill="auto"/>
            <w:vAlign w:val="center"/>
            <w:hideMark/>
          </w:tcPr>
          <w:p w14:paraId="055A4E8F"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Top Marginal Rate Applicable From</w:t>
            </w:r>
          </w:p>
        </w:tc>
        <w:tc>
          <w:tcPr>
            <w:tcW w:w="9378" w:type="dxa"/>
            <w:tcBorders>
              <w:top w:val="nil"/>
              <w:left w:val="nil"/>
              <w:bottom w:val="single" w:sz="4" w:space="0" w:color="auto"/>
              <w:right w:val="single" w:sz="4" w:space="0" w:color="auto"/>
            </w:tcBorders>
            <w:shd w:val="clear" w:color="auto" w:fill="auto"/>
            <w:vAlign w:val="center"/>
            <w:hideMark/>
          </w:tcPr>
          <w:p w14:paraId="748481D6" w14:textId="77777777" w:rsidR="0081563E" w:rsidRPr="00CD3F20" w:rsidRDefault="0081563E" w:rsidP="00C724E6">
            <w:pPr>
              <w:rPr>
                <w:rFonts w:ascii="Calibri" w:eastAsia="Times New Roman" w:hAnsi="Calibri" w:cs="Calibri"/>
                <w:color w:val="000000"/>
                <w:lang w:eastAsia="it-IT"/>
              </w:rPr>
            </w:pPr>
            <w:r w:rsidRPr="00CD3F20">
              <w:rPr>
                <w:rFonts w:ascii="Calibri" w:eastAsia="Times New Roman" w:hAnsi="Calibri" w:cs="Calibri"/>
                <w:color w:val="000000"/>
                <w:lang w:eastAsia="it-IT"/>
              </w:rPr>
              <w:t>The minimum amount in local currency units including and above which the top rate for the specified tax applies to the group. It is encoded and zero in case the tax is not levied or there is full exemption.</w:t>
            </w:r>
          </w:p>
        </w:tc>
      </w:tr>
    </w:tbl>
    <w:p w14:paraId="18471E20" w14:textId="77777777" w:rsidR="00620CF6" w:rsidRDefault="00620CF6">
      <w:pPr>
        <w:rPr>
          <w:sz w:val="20"/>
        </w:rPr>
        <w:sectPr w:rsidR="00620CF6" w:rsidSect="00D60468">
          <w:pgSz w:w="15840" w:h="12240" w:orient="landscape"/>
          <w:pgMar w:top="1380" w:right="1240" w:bottom="280" w:left="1300" w:header="720" w:footer="720" w:gutter="0"/>
          <w:cols w:space="720"/>
        </w:sectPr>
      </w:pPr>
    </w:p>
    <w:p w14:paraId="7418C844" w14:textId="77777777" w:rsidR="00620CF6" w:rsidRDefault="00000000">
      <w:pPr>
        <w:pStyle w:val="Heading3"/>
        <w:numPr>
          <w:ilvl w:val="2"/>
          <w:numId w:val="9"/>
        </w:numPr>
        <w:tabs>
          <w:tab w:val="left" w:pos="909"/>
        </w:tabs>
        <w:spacing w:before="104"/>
        <w:ind w:hanging="792"/>
      </w:pPr>
      <w:bookmarkStart w:id="483" w:name="Section_Specific:_bracket_numbers"/>
      <w:bookmarkStart w:id="484" w:name="_bookmark59"/>
      <w:bookmarkEnd w:id="483"/>
      <w:bookmarkEnd w:id="484"/>
      <w:proofErr w:type="gramStart"/>
      <w:r>
        <w:rPr>
          <w:w w:val="105"/>
        </w:rPr>
        <w:lastRenderedPageBreak/>
        <w:t>Section</w:t>
      </w:r>
      <w:r>
        <w:rPr>
          <w:spacing w:val="22"/>
          <w:w w:val="105"/>
        </w:rPr>
        <w:t xml:space="preserve">  </w:t>
      </w:r>
      <w:r>
        <w:rPr>
          <w:w w:val="105"/>
        </w:rPr>
        <w:t>Specific</w:t>
      </w:r>
      <w:proofErr w:type="gramEnd"/>
      <w:r>
        <w:rPr>
          <w:w w:val="105"/>
        </w:rPr>
        <w:t>:</w:t>
      </w:r>
      <w:r>
        <w:rPr>
          <w:spacing w:val="72"/>
          <w:w w:val="150"/>
        </w:rPr>
        <w:t xml:space="preserve"> </w:t>
      </w:r>
      <w:r>
        <w:rPr>
          <w:w w:val="105"/>
        </w:rPr>
        <w:t>bracket</w:t>
      </w:r>
      <w:r>
        <w:rPr>
          <w:spacing w:val="58"/>
          <w:w w:val="105"/>
        </w:rPr>
        <w:t xml:space="preserve"> </w:t>
      </w:r>
      <w:r>
        <w:rPr>
          <w:spacing w:val="-2"/>
          <w:w w:val="105"/>
        </w:rPr>
        <w:t>numbers</w:t>
      </w:r>
    </w:p>
    <w:p w14:paraId="75C7C39F" w14:textId="77777777" w:rsidR="00620CF6" w:rsidRDefault="00620CF6">
      <w:pPr>
        <w:pStyle w:val="BodyText"/>
        <w:spacing w:before="1"/>
        <w:rPr>
          <w:b/>
          <w:sz w:val="27"/>
        </w:rPr>
      </w:pPr>
    </w:p>
    <w:p w14:paraId="0BA8B2C3" w14:textId="77777777" w:rsidR="00620CF6" w:rsidRDefault="00000000">
      <w:pPr>
        <w:pStyle w:val="BodyText"/>
        <w:spacing w:line="355" w:lineRule="auto"/>
        <w:ind w:left="117" w:right="495"/>
        <w:jc w:val="both"/>
      </w:pPr>
      <w:r>
        <w:rPr>
          <w:spacing w:val="-2"/>
        </w:rPr>
        <w:t>Finally,</w:t>
      </w:r>
      <w:r>
        <w:rPr>
          <w:spacing w:val="-4"/>
        </w:rPr>
        <w:t xml:space="preserve"> </w:t>
      </w:r>
      <w:r>
        <w:rPr>
          <w:spacing w:val="-2"/>
        </w:rPr>
        <w:t>the</w:t>
      </w:r>
      <w:r>
        <w:rPr>
          <w:spacing w:val="-8"/>
        </w:rPr>
        <w:t xml:space="preserve"> </w:t>
      </w:r>
      <w:r>
        <w:rPr>
          <w:spacing w:val="-2"/>
        </w:rPr>
        <w:t>last</w:t>
      </w:r>
      <w:r>
        <w:rPr>
          <w:spacing w:val="-8"/>
        </w:rPr>
        <w:t xml:space="preserve"> </w:t>
      </w:r>
      <w:r>
        <w:rPr>
          <w:spacing w:val="-2"/>
        </w:rPr>
        <w:t>two</w:t>
      </w:r>
      <w:r>
        <w:rPr>
          <w:spacing w:val="-8"/>
        </w:rPr>
        <w:t xml:space="preserve"> </w:t>
      </w:r>
      <w:r>
        <w:rPr>
          <w:spacing w:val="-2"/>
        </w:rPr>
        <w:t>letters</w:t>
      </w:r>
      <w:r>
        <w:rPr>
          <w:spacing w:val="-8"/>
        </w:rPr>
        <w:t xml:space="preserve"> </w:t>
      </w:r>
      <w:r>
        <w:rPr>
          <w:spacing w:val="-2"/>
        </w:rPr>
        <w:t>in</w:t>
      </w:r>
      <w:r>
        <w:rPr>
          <w:spacing w:val="-8"/>
        </w:rPr>
        <w:t xml:space="preserve"> </w:t>
      </w:r>
      <w:r>
        <w:rPr>
          <w:spacing w:val="-2"/>
        </w:rPr>
        <w:t>the</w:t>
      </w:r>
      <w:r>
        <w:rPr>
          <w:spacing w:val="-8"/>
        </w:rPr>
        <w:t xml:space="preserve"> </w:t>
      </w:r>
      <w:proofErr w:type="spellStart"/>
      <w:r>
        <w:rPr>
          <w:spacing w:val="-2"/>
        </w:rPr>
        <w:t>varcode</w:t>
      </w:r>
      <w:proofErr w:type="spellEnd"/>
      <w:r>
        <w:rPr>
          <w:spacing w:val="-8"/>
        </w:rPr>
        <w:t xml:space="preserve"> </w:t>
      </w:r>
      <w:r>
        <w:rPr>
          <w:spacing w:val="-2"/>
        </w:rPr>
        <w:t>denote</w:t>
      </w:r>
      <w:r>
        <w:rPr>
          <w:spacing w:val="-8"/>
        </w:rPr>
        <w:t xml:space="preserve"> </w:t>
      </w:r>
      <w:r>
        <w:rPr>
          <w:spacing w:val="-2"/>
        </w:rPr>
        <w:t>the</w:t>
      </w:r>
      <w:r>
        <w:rPr>
          <w:spacing w:val="-8"/>
        </w:rPr>
        <w:t xml:space="preserve"> </w:t>
      </w:r>
      <w:r>
        <w:rPr>
          <w:spacing w:val="-2"/>
        </w:rPr>
        <w:t>section-specific</w:t>
      </w:r>
      <w:r>
        <w:rPr>
          <w:spacing w:val="-8"/>
        </w:rPr>
        <w:t xml:space="preserve"> </w:t>
      </w:r>
      <w:r>
        <w:rPr>
          <w:spacing w:val="-2"/>
        </w:rPr>
        <w:t>variables,</w:t>
      </w:r>
      <w:r>
        <w:rPr>
          <w:spacing w:val="-4"/>
        </w:rPr>
        <w:t xml:space="preserve"> </w:t>
      </w:r>
      <w:r>
        <w:rPr>
          <w:spacing w:val="-2"/>
        </w:rPr>
        <w:t>which</w:t>
      </w:r>
      <w:r>
        <w:rPr>
          <w:spacing w:val="-8"/>
        </w:rPr>
        <w:t xml:space="preserve"> </w:t>
      </w:r>
      <w:r>
        <w:rPr>
          <w:spacing w:val="-2"/>
        </w:rPr>
        <w:t>for</w:t>
      </w:r>
      <w:r>
        <w:rPr>
          <w:spacing w:val="-8"/>
        </w:rPr>
        <w:t xml:space="preserve"> </w:t>
      </w:r>
      <w:r>
        <w:rPr>
          <w:spacing w:val="-2"/>
        </w:rPr>
        <w:t>the</w:t>
      </w:r>
      <w:r>
        <w:rPr>
          <w:spacing w:val="-8"/>
        </w:rPr>
        <w:t xml:space="preserve"> </w:t>
      </w:r>
      <w:r>
        <w:rPr>
          <w:spacing w:val="-2"/>
        </w:rPr>
        <w:t>EIG</w:t>
      </w:r>
      <w:r>
        <w:rPr>
          <w:spacing w:val="-8"/>
        </w:rPr>
        <w:t xml:space="preserve"> </w:t>
      </w:r>
      <w:r>
        <w:rPr>
          <w:spacing w:val="-2"/>
        </w:rPr>
        <w:t>section</w:t>
      </w:r>
      <w:r>
        <w:rPr>
          <w:spacing w:val="-8"/>
        </w:rPr>
        <w:t xml:space="preserve"> </w:t>
      </w:r>
      <w:r>
        <w:rPr>
          <w:spacing w:val="-2"/>
        </w:rPr>
        <w:t xml:space="preserve">refer </w:t>
      </w:r>
      <w:r>
        <w:t>to</w:t>
      </w:r>
      <w:r>
        <w:rPr>
          <w:spacing w:val="-13"/>
        </w:rPr>
        <w:t xml:space="preserve"> </w:t>
      </w:r>
      <w:r>
        <w:t>the</w:t>
      </w:r>
      <w:r>
        <w:rPr>
          <w:spacing w:val="-12"/>
        </w:rPr>
        <w:t xml:space="preserve"> </w:t>
      </w:r>
      <w:r>
        <w:t>tax</w:t>
      </w:r>
      <w:r>
        <w:rPr>
          <w:spacing w:val="-13"/>
        </w:rPr>
        <w:t xml:space="preserve"> </w:t>
      </w:r>
      <w:r>
        <w:t>bracket</w:t>
      </w:r>
      <w:r>
        <w:rPr>
          <w:spacing w:val="-12"/>
        </w:rPr>
        <w:t xml:space="preserve"> </w:t>
      </w:r>
      <w:r>
        <w:t>number</w:t>
      </w:r>
      <w:r>
        <w:rPr>
          <w:spacing w:val="-13"/>
        </w:rPr>
        <w:t xml:space="preserve"> </w:t>
      </w:r>
      <w:r>
        <w:t>when</w:t>
      </w:r>
      <w:r>
        <w:rPr>
          <w:spacing w:val="-12"/>
        </w:rPr>
        <w:t xml:space="preserve"> </w:t>
      </w:r>
      <w:r>
        <w:t>needed.</w:t>
      </w:r>
      <w:r>
        <w:rPr>
          <w:spacing w:val="-13"/>
        </w:rPr>
        <w:t xml:space="preserve"> </w:t>
      </w:r>
      <w:r>
        <w:t>Full</w:t>
      </w:r>
      <w:r>
        <w:rPr>
          <w:spacing w:val="-12"/>
        </w:rPr>
        <w:t xml:space="preserve"> </w:t>
      </w:r>
      <w:r>
        <w:t>tax</w:t>
      </w:r>
      <w:r>
        <w:rPr>
          <w:spacing w:val="-13"/>
        </w:rPr>
        <w:t xml:space="preserve"> </w:t>
      </w:r>
      <w:r>
        <w:t>schedule</w:t>
      </w:r>
      <w:r>
        <w:rPr>
          <w:spacing w:val="-12"/>
        </w:rPr>
        <w:t xml:space="preserve"> </w:t>
      </w:r>
      <w:r>
        <w:t>information</w:t>
      </w:r>
      <w:r>
        <w:rPr>
          <w:spacing w:val="-13"/>
        </w:rPr>
        <w:t xml:space="preserve"> </w:t>
      </w:r>
      <w:r>
        <w:t>will</w:t>
      </w:r>
      <w:r>
        <w:rPr>
          <w:spacing w:val="-12"/>
        </w:rPr>
        <w:t xml:space="preserve"> </w:t>
      </w:r>
      <w:r>
        <w:t>vary</w:t>
      </w:r>
      <w:r>
        <w:rPr>
          <w:spacing w:val="-13"/>
        </w:rPr>
        <w:t xml:space="preserve"> </w:t>
      </w:r>
      <w:r>
        <w:t>by</w:t>
      </w:r>
      <w:r>
        <w:rPr>
          <w:spacing w:val="-12"/>
        </w:rPr>
        <w:t xml:space="preserve"> </w:t>
      </w:r>
      <w:r>
        <w:t>tax</w:t>
      </w:r>
      <w:r>
        <w:rPr>
          <w:spacing w:val="-13"/>
        </w:rPr>
        <w:t xml:space="preserve"> </w:t>
      </w:r>
      <w:r>
        <w:t>bracket.</w:t>
      </w:r>
      <w:r>
        <w:rPr>
          <w:spacing w:val="-11"/>
        </w:rPr>
        <w:t xml:space="preserve"> </w:t>
      </w:r>
      <w:r>
        <w:t>For</w:t>
      </w:r>
      <w:r>
        <w:rPr>
          <w:spacing w:val="-12"/>
        </w:rPr>
        <w:t xml:space="preserve"> </w:t>
      </w:r>
      <w:r>
        <w:t>instance, in</w:t>
      </w:r>
      <w:r>
        <w:rPr>
          <w:spacing w:val="-5"/>
        </w:rPr>
        <w:t xml:space="preserve"> </w:t>
      </w:r>
      <w:r>
        <w:t>the</w:t>
      </w:r>
      <w:r>
        <w:rPr>
          <w:spacing w:val="-5"/>
        </w:rPr>
        <w:t xml:space="preserve"> </w:t>
      </w:r>
      <w:r>
        <w:t>event</w:t>
      </w:r>
      <w:r>
        <w:rPr>
          <w:spacing w:val="-5"/>
        </w:rPr>
        <w:t xml:space="preserve"> </w:t>
      </w:r>
      <w:r>
        <w:t>of</w:t>
      </w:r>
      <w:r>
        <w:rPr>
          <w:spacing w:val="-5"/>
        </w:rPr>
        <w:t xml:space="preserve"> </w:t>
      </w:r>
      <w:r>
        <w:t>a</w:t>
      </w:r>
      <w:r>
        <w:rPr>
          <w:spacing w:val="-5"/>
        </w:rPr>
        <w:t xml:space="preserve"> </w:t>
      </w:r>
      <w:r>
        <w:t>flat</w:t>
      </w:r>
      <w:r>
        <w:rPr>
          <w:spacing w:val="-5"/>
        </w:rPr>
        <w:t xml:space="preserve"> </w:t>
      </w:r>
      <w:r>
        <w:t>rate</w:t>
      </w:r>
      <w:r>
        <w:rPr>
          <w:spacing w:val="-5"/>
        </w:rPr>
        <w:t xml:space="preserve"> </w:t>
      </w:r>
      <w:r>
        <w:t>of</w:t>
      </w:r>
      <w:r>
        <w:rPr>
          <w:spacing w:val="-5"/>
        </w:rPr>
        <w:t xml:space="preserve"> </w:t>
      </w:r>
      <w:r>
        <w:t>10%</w:t>
      </w:r>
      <w:r>
        <w:rPr>
          <w:spacing w:val="-5"/>
        </w:rPr>
        <w:t xml:space="preserve"> </w:t>
      </w:r>
      <w:r>
        <w:t>on</w:t>
      </w:r>
      <w:r>
        <w:rPr>
          <w:spacing w:val="-5"/>
        </w:rPr>
        <w:t xml:space="preserve"> </w:t>
      </w:r>
      <w:r>
        <w:t>individual</w:t>
      </w:r>
      <w:r>
        <w:rPr>
          <w:spacing w:val="-5"/>
        </w:rPr>
        <w:t xml:space="preserve"> </w:t>
      </w:r>
      <w:r>
        <w:t>shares</w:t>
      </w:r>
      <w:r>
        <w:rPr>
          <w:spacing w:val="-5"/>
        </w:rPr>
        <w:t xml:space="preserve"> </w:t>
      </w:r>
      <w:r>
        <w:t>of</w:t>
      </w:r>
      <w:r>
        <w:rPr>
          <w:spacing w:val="-5"/>
        </w:rPr>
        <w:t xml:space="preserve"> </w:t>
      </w:r>
      <w:r>
        <w:t>an</w:t>
      </w:r>
      <w:r>
        <w:rPr>
          <w:spacing w:val="-5"/>
        </w:rPr>
        <w:t xml:space="preserve"> </w:t>
      </w:r>
      <w:r>
        <w:t>inheritance</w:t>
      </w:r>
      <w:r>
        <w:rPr>
          <w:spacing w:val="-5"/>
        </w:rPr>
        <w:t xml:space="preserve"> </w:t>
      </w:r>
      <w:r>
        <w:t>valued</w:t>
      </w:r>
      <w:r>
        <w:rPr>
          <w:spacing w:val="-5"/>
        </w:rPr>
        <w:t xml:space="preserve"> </w:t>
      </w:r>
      <w:r>
        <w:t>at</w:t>
      </w:r>
      <w:r>
        <w:rPr>
          <w:spacing w:val="-5"/>
        </w:rPr>
        <w:t xml:space="preserve"> </w:t>
      </w:r>
      <w:r>
        <w:t>100,000</w:t>
      </w:r>
      <w:r>
        <w:rPr>
          <w:spacing w:val="-5"/>
        </w:rPr>
        <w:t xml:space="preserve"> </w:t>
      </w:r>
      <w:r>
        <w:t>currency</w:t>
      </w:r>
      <w:r>
        <w:rPr>
          <w:spacing w:val="-5"/>
        </w:rPr>
        <w:t xml:space="preserve"> </w:t>
      </w:r>
      <w:r>
        <w:t>units,</w:t>
      </w:r>
      <w:r>
        <w:rPr>
          <w:spacing w:val="-4"/>
        </w:rPr>
        <w:t xml:space="preserve"> </w:t>
      </w:r>
      <w:r>
        <w:t xml:space="preserve">the </w:t>
      </w:r>
      <w:r>
        <w:rPr>
          <w:spacing w:val="-2"/>
        </w:rPr>
        <w:t>first</w:t>
      </w:r>
      <w:r>
        <w:rPr>
          <w:spacing w:val="-6"/>
        </w:rPr>
        <w:t xml:space="preserve"> </w:t>
      </w:r>
      <w:r>
        <w:rPr>
          <w:spacing w:val="-2"/>
        </w:rPr>
        <w:t>bracket</w:t>
      </w:r>
      <w:r>
        <w:rPr>
          <w:spacing w:val="-6"/>
        </w:rPr>
        <w:t xml:space="preserve"> </w:t>
      </w:r>
      <w:r>
        <w:rPr>
          <w:spacing w:val="-2"/>
        </w:rPr>
        <w:t>(01)</w:t>
      </w:r>
      <w:r>
        <w:rPr>
          <w:spacing w:val="-6"/>
        </w:rPr>
        <w:t xml:space="preserve"> </w:t>
      </w:r>
      <w:r>
        <w:rPr>
          <w:spacing w:val="-2"/>
        </w:rPr>
        <w:t>will</w:t>
      </w:r>
      <w:r>
        <w:rPr>
          <w:spacing w:val="-6"/>
        </w:rPr>
        <w:t xml:space="preserve"> </w:t>
      </w:r>
      <w:r>
        <w:rPr>
          <w:spacing w:val="-2"/>
        </w:rPr>
        <w:t>cover</w:t>
      </w:r>
      <w:r>
        <w:rPr>
          <w:spacing w:val="-6"/>
        </w:rPr>
        <w:t xml:space="preserve"> </w:t>
      </w:r>
      <w:r>
        <w:rPr>
          <w:spacing w:val="-2"/>
        </w:rPr>
        <w:t>inheritances</w:t>
      </w:r>
      <w:r>
        <w:rPr>
          <w:spacing w:val="-6"/>
        </w:rPr>
        <w:t xml:space="preserve"> </w:t>
      </w:r>
      <w:r>
        <w:rPr>
          <w:spacing w:val="-2"/>
        </w:rPr>
        <w:t>worth</w:t>
      </w:r>
      <w:r>
        <w:rPr>
          <w:spacing w:val="-6"/>
        </w:rPr>
        <w:t xml:space="preserve"> </w:t>
      </w:r>
      <w:r>
        <w:rPr>
          <w:spacing w:val="-2"/>
        </w:rPr>
        <w:t>between</w:t>
      </w:r>
      <w:r>
        <w:rPr>
          <w:spacing w:val="-6"/>
        </w:rPr>
        <w:t xml:space="preserve"> </w:t>
      </w:r>
      <w:r>
        <w:rPr>
          <w:spacing w:val="-2"/>
        </w:rPr>
        <w:t>0</w:t>
      </w:r>
      <w:r>
        <w:rPr>
          <w:spacing w:val="-6"/>
        </w:rPr>
        <w:t xml:space="preserve"> </w:t>
      </w:r>
      <w:r>
        <w:rPr>
          <w:spacing w:val="-2"/>
        </w:rPr>
        <w:t>and</w:t>
      </w:r>
      <w:r>
        <w:rPr>
          <w:spacing w:val="-5"/>
        </w:rPr>
        <w:t xml:space="preserve"> </w:t>
      </w:r>
      <w:r>
        <w:rPr>
          <w:spacing w:val="-2"/>
        </w:rPr>
        <w:t>100,000</w:t>
      </w:r>
      <w:r>
        <w:rPr>
          <w:spacing w:val="-6"/>
        </w:rPr>
        <w:t xml:space="preserve"> </w:t>
      </w:r>
      <w:r>
        <w:rPr>
          <w:spacing w:val="-2"/>
        </w:rPr>
        <w:t>currency</w:t>
      </w:r>
      <w:r>
        <w:rPr>
          <w:spacing w:val="-6"/>
        </w:rPr>
        <w:t xml:space="preserve"> </w:t>
      </w:r>
      <w:r>
        <w:rPr>
          <w:spacing w:val="-2"/>
        </w:rPr>
        <w:t>units</w:t>
      </w:r>
      <w:r>
        <w:rPr>
          <w:spacing w:val="-5"/>
        </w:rPr>
        <w:t xml:space="preserve"> </w:t>
      </w:r>
      <w:r>
        <w:rPr>
          <w:spacing w:val="-2"/>
        </w:rPr>
        <w:t>and</w:t>
      </w:r>
      <w:r>
        <w:rPr>
          <w:spacing w:val="-6"/>
        </w:rPr>
        <w:t xml:space="preserve"> </w:t>
      </w:r>
      <w:r>
        <w:rPr>
          <w:spacing w:val="-2"/>
        </w:rPr>
        <w:t>a</w:t>
      </w:r>
      <w:r>
        <w:rPr>
          <w:spacing w:val="-5"/>
        </w:rPr>
        <w:t xml:space="preserve"> </w:t>
      </w:r>
      <w:r>
        <w:rPr>
          <w:spacing w:val="-2"/>
        </w:rPr>
        <w:t>corresponding</w:t>
      </w:r>
      <w:r>
        <w:rPr>
          <w:spacing w:val="-6"/>
        </w:rPr>
        <w:t xml:space="preserve"> </w:t>
      </w:r>
      <w:r>
        <w:rPr>
          <w:spacing w:val="-2"/>
        </w:rPr>
        <w:t>tax rate</w:t>
      </w:r>
      <w:r>
        <w:rPr>
          <w:spacing w:val="-5"/>
        </w:rPr>
        <w:t xml:space="preserve"> </w:t>
      </w:r>
      <w:r>
        <w:rPr>
          <w:spacing w:val="-2"/>
        </w:rPr>
        <w:t>of</w:t>
      </w:r>
      <w:r>
        <w:rPr>
          <w:spacing w:val="-5"/>
        </w:rPr>
        <w:t xml:space="preserve"> </w:t>
      </w:r>
      <w:r>
        <w:rPr>
          <w:spacing w:val="-2"/>
        </w:rPr>
        <w:t>0%,</w:t>
      </w:r>
      <w:r>
        <w:rPr>
          <w:spacing w:val="-3"/>
        </w:rPr>
        <w:t xml:space="preserve"> </w:t>
      </w:r>
      <w:r>
        <w:rPr>
          <w:spacing w:val="-2"/>
        </w:rPr>
        <w:t>while</w:t>
      </w:r>
      <w:r>
        <w:rPr>
          <w:spacing w:val="-5"/>
        </w:rPr>
        <w:t xml:space="preserve"> </w:t>
      </w:r>
      <w:r>
        <w:rPr>
          <w:spacing w:val="-2"/>
        </w:rPr>
        <w:t>the</w:t>
      </w:r>
      <w:r>
        <w:rPr>
          <w:spacing w:val="-5"/>
        </w:rPr>
        <w:t xml:space="preserve"> </w:t>
      </w:r>
      <w:r>
        <w:rPr>
          <w:spacing w:val="-2"/>
        </w:rPr>
        <w:t>second</w:t>
      </w:r>
      <w:r>
        <w:rPr>
          <w:spacing w:val="-5"/>
        </w:rPr>
        <w:t xml:space="preserve"> </w:t>
      </w:r>
      <w:r>
        <w:rPr>
          <w:spacing w:val="-2"/>
        </w:rPr>
        <w:t>bracket</w:t>
      </w:r>
      <w:r>
        <w:rPr>
          <w:spacing w:val="-5"/>
        </w:rPr>
        <w:t xml:space="preserve"> </w:t>
      </w:r>
      <w:r>
        <w:rPr>
          <w:spacing w:val="-2"/>
        </w:rPr>
        <w:t>(02)</w:t>
      </w:r>
      <w:r>
        <w:rPr>
          <w:spacing w:val="-5"/>
        </w:rPr>
        <w:t xml:space="preserve"> </w:t>
      </w:r>
      <w:r>
        <w:rPr>
          <w:spacing w:val="-2"/>
        </w:rPr>
        <w:t>will</w:t>
      </w:r>
      <w:r>
        <w:rPr>
          <w:spacing w:val="-5"/>
        </w:rPr>
        <w:t xml:space="preserve"> </w:t>
      </w:r>
      <w:r>
        <w:rPr>
          <w:spacing w:val="-2"/>
        </w:rPr>
        <w:t>cover</w:t>
      </w:r>
      <w:r>
        <w:rPr>
          <w:spacing w:val="-5"/>
        </w:rPr>
        <w:t xml:space="preserve"> </w:t>
      </w:r>
      <w:r>
        <w:rPr>
          <w:spacing w:val="-2"/>
        </w:rPr>
        <w:t>all</w:t>
      </w:r>
      <w:r>
        <w:rPr>
          <w:spacing w:val="-5"/>
        </w:rPr>
        <w:t xml:space="preserve"> </w:t>
      </w:r>
      <w:r>
        <w:rPr>
          <w:spacing w:val="-2"/>
        </w:rPr>
        <w:t>inheritances</w:t>
      </w:r>
      <w:r>
        <w:rPr>
          <w:spacing w:val="-5"/>
        </w:rPr>
        <w:t xml:space="preserve"> </w:t>
      </w:r>
      <w:r>
        <w:rPr>
          <w:spacing w:val="-2"/>
        </w:rPr>
        <w:t>valued</w:t>
      </w:r>
      <w:r>
        <w:rPr>
          <w:spacing w:val="-5"/>
        </w:rPr>
        <w:t xml:space="preserve"> </w:t>
      </w:r>
      <w:r>
        <w:rPr>
          <w:spacing w:val="-2"/>
        </w:rPr>
        <w:t>over</w:t>
      </w:r>
      <w:r>
        <w:rPr>
          <w:spacing w:val="-5"/>
        </w:rPr>
        <w:t xml:space="preserve"> </w:t>
      </w:r>
      <w:r>
        <w:rPr>
          <w:spacing w:val="-2"/>
        </w:rPr>
        <w:t>100,000</w:t>
      </w:r>
      <w:r>
        <w:rPr>
          <w:spacing w:val="-5"/>
        </w:rPr>
        <w:t xml:space="preserve"> </w:t>
      </w:r>
      <w:r>
        <w:rPr>
          <w:spacing w:val="-2"/>
        </w:rPr>
        <w:t>with</w:t>
      </w:r>
      <w:r>
        <w:rPr>
          <w:spacing w:val="-5"/>
        </w:rPr>
        <w:t xml:space="preserve"> </w:t>
      </w:r>
      <w:r>
        <w:rPr>
          <w:spacing w:val="-2"/>
        </w:rPr>
        <w:t>a</w:t>
      </w:r>
      <w:r>
        <w:rPr>
          <w:spacing w:val="-5"/>
        </w:rPr>
        <w:t xml:space="preserve"> </w:t>
      </w:r>
      <w:r>
        <w:rPr>
          <w:spacing w:val="-2"/>
        </w:rPr>
        <w:t xml:space="preserve">corresponding </w:t>
      </w:r>
      <w:r>
        <w:t>tax</w:t>
      </w:r>
      <w:r>
        <w:rPr>
          <w:spacing w:val="-7"/>
        </w:rPr>
        <w:t xml:space="preserve"> </w:t>
      </w:r>
      <w:r>
        <w:t>rate</w:t>
      </w:r>
      <w:r>
        <w:rPr>
          <w:spacing w:val="-7"/>
        </w:rPr>
        <w:t xml:space="preserve"> </w:t>
      </w:r>
      <w:r>
        <w:t>of</w:t>
      </w:r>
      <w:r>
        <w:rPr>
          <w:spacing w:val="-7"/>
        </w:rPr>
        <w:t xml:space="preserve"> </w:t>
      </w:r>
      <w:r>
        <w:t>10%</w:t>
      </w:r>
      <w:r>
        <w:rPr>
          <w:spacing w:val="-7"/>
        </w:rPr>
        <w:t xml:space="preserve"> </w:t>
      </w:r>
      <w:r>
        <w:t>(see</w:t>
      </w:r>
      <w:r>
        <w:rPr>
          <w:spacing w:val="-7"/>
        </w:rPr>
        <w:t xml:space="preserve"> </w:t>
      </w:r>
      <w:r>
        <w:t>section</w:t>
      </w:r>
      <w:r>
        <w:rPr>
          <w:spacing w:val="-7"/>
        </w:rPr>
        <w:t xml:space="preserve"> </w:t>
      </w:r>
      <w:hyperlink w:anchor="_bookmark64" w:history="1">
        <w:r>
          <w:rPr>
            <w:color w:val="7F0000"/>
          </w:rPr>
          <w:t>5.3.2</w:t>
        </w:r>
      </w:hyperlink>
      <w:r>
        <w:t>).</w:t>
      </w:r>
      <w:r>
        <w:rPr>
          <w:spacing w:val="14"/>
        </w:rPr>
        <w:t xml:space="preserve"> </w:t>
      </w:r>
      <w:r>
        <w:t>Information</w:t>
      </w:r>
      <w:r>
        <w:rPr>
          <w:spacing w:val="-7"/>
        </w:rPr>
        <w:t xml:space="preserve"> </w:t>
      </w:r>
      <w:r>
        <w:t>not</w:t>
      </w:r>
      <w:r>
        <w:rPr>
          <w:spacing w:val="-7"/>
        </w:rPr>
        <w:t xml:space="preserve"> </w:t>
      </w:r>
      <w:r>
        <w:t>contained</w:t>
      </w:r>
      <w:r>
        <w:rPr>
          <w:spacing w:val="-7"/>
        </w:rPr>
        <w:t xml:space="preserve"> </w:t>
      </w:r>
      <w:r>
        <w:t>within</w:t>
      </w:r>
      <w:r>
        <w:rPr>
          <w:spacing w:val="-7"/>
        </w:rPr>
        <w:t xml:space="preserve"> </w:t>
      </w:r>
      <w:r>
        <w:t>a</w:t>
      </w:r>
      <w:r>
        <w:rPr>
          <w:spacing w:val="-7"/>
        </w:rPr>
        <w:t xml:space="preserve"> </w:t>
      </w:r>
      <w:r>
        <w:t>tax</w:t>
      </w:r>
      <w:r>
        <w:rPr>
          <w:spacing w:val="-7"/>
        </w:rPr>
        <w:t xml:space="preserve"> </w:t>
      </w:r>
      <w:r>
        <w:t>schedule</w:t>
      </w:r>
      <w:r>
        <w:rPr>
          <w:spacing w:val="-7"/>
        </w:rPr>
        <w:t xml:space="preserve"> </w:t>
      </w:r>
      <w:r>
        <w:t>does</w:t>
      </w:r>
      <w:r>
        <w:rPr>
          <w:spacing w:val="-7"/>
        </w:rPr>
        <w:t xml:space="preserve"> </w:t>
      </w:r>
      <w:r>
        <w:t>not</w:t>
      </w:r>
      <w:r>
        <w:rPr>
          <w:spacing w:val="-7"/>
        </w:rPr>
        <w:t xml:space="preserve"> </w:t>
      </w:r>
      <w:r>
        <w:t>vary</w:t>
      </w:r>
      <w:r>
        <w:rPr>
          <w:spacing w:val="-7"/>
        </w:rPr>
        <w:t xml:space="preserve"> </w:t>
      </w:r>
      <w:r>
        <w:t>by</w:t>
      </w:r>
      <w:r>
        <w:rPr>
          <w:spacing w:val="-7"/>
        </w:rPr>
        <w:t xml:space="preserve"> </w:t>
      </w:r>
      <w:r>
        <w:t>bracket and is contained in the row with bracket number 00.</w:t>
      </w:r>
      <w:r>
        <w:rPr>
          <w:spacing w:val="40"/>
        </w:rPr>
        <w:t xml:space="preserve"> </w:t>
      </w:r>
      <w:r>
        <w:t xml:space="preserve">An example of tax bracket numbers— and the tax schedule more generally— is laid out in Table </w:t>
      </w:r>
      <w:hyperlink w:anchor="_bookmark62" w:history="1">
        <w:r>
          <w:rPr>
            <w:color w:val="7F0000"/>
          </w:rPr>
          <w:t>5.4</w:t>
        </w:r>
      </w:hyperlink>
      <w:r>
        <w:t>.</w:t>
      </w:r>
    </w:p>
    <w:p w14:paraId="61DE8A07" w14:textId="77777777" w:rsidR="00620CF6" w:rsidRDefault="00620CF6">
      <w:pPr>
        <w:pStyle w:val="BodyText"/>
        <w:spacing w:before="3"/>
        <w:rPr>
          <w:sz w:val="39"/>
        </w:rPr>
      </w:pPr>
    </w:p>
    <w:p w14:paraId="3162084F" w14:textId="77777777" w:rsidR="00620CF6" w:rsidRDefault="00000000">
      <w:pPr>
        <w:pStyle w:val="Heading2"/>
        <w:numPr>
          <w:ilvl w:val="1"/>
          <w:numId w:val="9"/>
        </w:numPr>
        <w:tabs>
          <w:tab w:val="left" w:pos="817"/>
        </w:tabs>
      </w:pPr>
      <w:bookmarkStart w:id="485" w:name="Data_Structure_and_Interpretation"/>
      <w:bookmarkStart w:id="486" w:name="_bookmark60"/>
      <w:bookmarkEnd w:id="485"/>
      <w:bookmarkEnd w:id="486"/>
      <w:commentRangeStart w:id="487"/>
      <w:r>
        <w:rPr>
          <w:w w:val="110"/>
        </w:rPr>
        <w:t>Data</w:t>
      </w:r>
      <w:r>
        <w:rPr>
          <w:spacing w:val="41"/>
          <w:w w:val="110"/>
        </w:rPr>
        <w:t xml:space="preserve"> </w:t>
      </w:r>
      <w:r>
        <w:rPr>
          <w:w w:val="110"/>
        </w:rPr>
        <w:t>Structure</w:t>
      </w:r>
      <w:r>
        <w:rPr>
          <w:spacing w:val="41"/>
          <w:w w:val="110"/>
        </w:rPr>
        <w:t xml:space="preserve"> </w:t>
      </w:r>
      <w:r>
        <w:rPr>
          <w:w w:val="110"/>
        </w:rPr>
        <w:t>and</w:t>
      </w:r>
      <w:r>
        <w:rPr>
          <w:spacing w:val="42"/>
          <w:w w:val="110"/>
        </w:rPr>
        <w:t xml:space="preserve"> </w:t>
      </w:r>
      <w:r>
        <w:rPr>
          <w:spacing w:val="-2"/>
          <w:w w:val="110"/>
        </w:rPr>
        <w:t>Interpretation</w:t>
      </w:r>
      <w:commentRangeEnd w:id="487"/>
      <w:r w:rsidR="00644A60">
        <w:rPr>
          <w:rStyle w:val="CommentReference"/>
          <w:b w:val="0"/>
          <w:bCs w:val="0"/>
        </w:rPr>
        <w:commentReference w:id="487"/>
      </w:r>
    </w:p>
    <w:p w14:paraId="18E58968" w14:textId="77777777" w:rsidR="00620CF6" w:rsidRDefault="00620CF6">
      <w:pPr>
        <w:pStyle w:val="BodyText"/>
        <w:spacing w:before="4"/>
        <w:rPr>
          <w:b/>
          <w:sz w:val="31"/>
        </w:rPr>
      </w:pPr>
    </w:p>
    <w:p w14:paraId="38D511EE" w14:textId="77777777" w:rsidR="00620CF6" w:rsidRDefault="00000000">
      <w:pPr>
        <w:pStyle w:val="BodyText"/>
        <w:spacing w:line="355" w:lineRule="auto"/>
        <w:ind w:left="117" w:right="495"/>
        <w:jc w:val="both"/>
      </w:pPr>
      <w:r>
        <w:t>Downloaded</w:t>
      </w:r>
      <w:r>
        <w:rPr>
          <w:spacing w:val="-7"/>
        </w:rPr>
        <w:t xml:space="preserve"> </w:t>
      </w:r>
      <w:r>
        <w:t>data</w:t>
      </w:r>
      <w:r>
        <w:rPr>
          <w:spacing w:val="-7"/>
        </w:rPr>
        <w:t xml:space="preserve"> </w:t>
      </w:r>
      <w:r>
        <w:t>is</w:t>
      </w:r>
      <w:r>
        <w:rPr>
          <w:spacing w:val="-7"/>
        </w:rPr>
        <w:t xml:space="preserve"> </w:t>
      </w:r>
      <w:r>
        <w:t>provided</w:t>
      </w:r>
      <w:r>
        <w:rPr>
          <w:spacing w:val="-7"/>
        </w:rPr>
        <w:t xml:space="preserve"> </w:t>
      </w:r>
      <w:r>
        <w:t>in</w:t>
      </w:r>
      <w:r>
        <w:rPr>
          <w:spacing w:val="-7"/>
        </w:rPr>
        <w:t xml:space="preserve"> </w:t>
      </w:r>
      <w:r>
        <w:t>long</w:t>
      </w:r>
      <w:r>
        <w:rPr>
          <w:spacing w:val="-7"/>
        </w:rPr>
        <w:t xml:space="preserve"> </w:t>
      </w:r>
      <w:r>
        <w:t>format.</w:t>
      </w:r>
      <w:r>
        <w:rPr>
          <w:spacing w:val="10"/>
        </w:rPr>
        <w:t xml:space="preserve"> </w:t>
      </w:r>
      <w:r>
        <w:t>All</w:t>
      </w:r>
      <w:r>
        <w:rPr>
          <w:spacing w:val="-7"/>
        </w:rPr>
        <w:t xml:space="preserve"> </w:t>
      </w:r>
      <w:r>
        <w:t>information</w:t>
      </w:r>
      <w:r>
        <w:rPr>
          <w:spacing w:val="-7"/>
        </w:rPr>
        <w:t xml:space="preserve"> </w:t>
      </w:r>
      <w:r>
        <w:t>in</w:t>
      </w:r>
      <w:r>
        <w:rPr>
          <w:spacing w:val="-7"/>
        </w:rPr>
        <w:t xml:space="preserve"> </w:t>
      </w:r>
      <w:r>
        <w:t>the</w:t>
      </w:r>
      <w:r>
        <w:rPr>
          <w:spacing w:val="-7"/>
        </w:rPr>
        <w:t xml:space="preserve"> </w:t>
      </w:r>
      <w:r>
        <w:t>data</w:t>
      </w:r>
      <w:r>
        <w:rPr>
          <w:spacing w:val="-7"/>
        </w:rPr>
        <w:t xml:space="preserve"> </w:t>
      </w:r>
      <w:r>
        <w:t>is</w:t>
      </w:r>
      <w:r>
        <w:rPr>
          <w:spacing w:val="-7"/>
        </w:rPr>
        <w:t xml:space="preserve"> </w:t>
      </w:r>
      <w:r>
        <w:t>sorted</w:t>
      </w:r>
      <w:r>
        <w:rPr>
          <w:spacing w:val="-7"/>
        </w:rPr>
        <w:t xml:space="preserve"> </w:t>
      </w:r>
      <w:r>
        <w:t>by</w:t>
      </w:r>
      <w:r>
        <w:rPr>
          <w:spacing w:val="-7"/>
        </w:rPr>
        <w:t xml:space="preserve"> </w:t>
      </w:r>
      <w:r>
        <w:t>a</w:t>
      </w:r>
      <w:r>
        <w:rPr>
          <w:spacing w:val="-7"/>
        </w:rPr>
        <w:t xml:space="preserve"> </w:t>
      </w:r>
      <w:r>
        <w:t>country’s</w:t>
      </w:r>
      <w:r>
        <w:rPr>
          <w:spacing w:val="-7"/>
        </w:rPr>
        <w:t xml:space="preserve"> </w:t>
      </w:r>
      <w:r>
        <w:t>two-letter ISO code (GEO), or its full name (</w:t>
      </w:r>
      <w:proofErr w:type="spellStart"/>
      <w:r>
        <w:t>GEO_long</w:t>
      </w:r>
      <w:proofErr w:type="spellEnd"/>
      <w:r>
        <w:t>) and year.</w:t>
      </w:r>
      <w:r>
        <w:rPr>
          <w:spacing w:val="31"/>
        </w:rPr>
        <w:t xml:space="preserve"> </w:t>
      </w:r>
      <w:r>
        <w:t xml:space="preserve">Information unrelated to the tax schedule is listed with bracket “00” in the </w:t>
      </w:r>
      <w:proofErr w:type="spellStart"/>
      <w:r>
        <w:t>varcode</w:t>
      </w:r>
      <w:proofErr w:type="spellEnd"/>
      <w:r>
        <w:t>, while the schedule variables, which vary within a country-year, have positive</w:t>
      </w:r>
      <w:r>
        <w:rPr>
          <w:spacing w:val="-13"/>
        </w:rPr>
        <w:t xml:space="preserve"> </w:t>
      </w:r>
      <w:r>
        <w:t>bracket</w:t>
      </w:r>
      <w:r>
        <w:rPr>
          <w:spacing w:val="-12"/>
        </w:rPr>
        <w:t xml:space="preserve"> </w:t>
      </w:r>
      <w:r>
        <w:t>values.</w:t>
      </w:r>
      <w:r>
        <w:rPr>
          <w:spacing w:val="-12"/>
        </w:rPr>
        <w:t xml:space="preserve"> </w:t>
      </w:r>
      <w:r>
        <w:t>The</w:t>
      </w:r>
      <w:r>
        <w:rPr>
          <w:spacing w:val="-13"/>
        </w:rPr>
        <w:t xml:space="preserve"> </w:t>
      </w:r>
      <w:r>
        <w:t>final</w:t>
      </w:r>
      <w:r>
        <w:rPr>
          <w:spacing w:val="-12"/>
        </w:rPr>
        <w:t xml:space="preserve"> </w:t>
      </w:r>
      <w:r>
        <w:t>number</w:t>
      </w:r>
      <w:r>
        <w:rPr>
          <w:spacing w:val="-13"/>
        </w:rPr>
        <w:t xml:space="preserve"> </w:t>
      </w:r>
      <w:r>
        <w:t>of</w:t>
      </w:r>
      <w:r>
        <w:rPr>
          <w:spacing w:val="-12"/>
        </w:rPr>
        <w:t xml:space="preserve"> </w:t>
      </w:r>
      <w:r>
        <w:t>observations</w:t>
      </w:r>
      <w:r>
        <w:rPr>
          <w:spacing w:val="-13"/>
        </w:rPr>
        <w:t xml:space="preserve"> </w:t>
      </w:r>
      <w:r>
        <w:t>per</w:t>
      </w:r>
      <w:r>
        <w:rPr>
          <w:spacing w:val="-12"/>
        </w:rPr>
        <w:t xml:space="preserve"> </w:t>
      </w:r>
      <w:r>
        <w:t>country-year</w:t>
      </w:r>
      <w:r>
        <w:rPr>
          <w:spacing w:val="-13"/>
        </w:rPr>
        <w:t xml:space="preserve"> </w:t>
      </w:r>
      <w:r>
        <w:t>varies</w:t>
      </w:r>
      <w:r>
        <w:rPr>
          <w:spacing w:val="-12"/>
        </w:rPr>
        <w:t xml:space="preserve"> </w:t>
      </w:r>
      <w:r>
        <w:t>depending</w:t>
      </w:r>
      <w:r>
        <w:rPr>
          <w:spacing w:val="-13"/>
        </w:rPr>
        <w:t xml:space="preserve"> </w:t>
      </w:r>
      <w:r>
        <w:t>on</w:t>
      </w:r>
      <w:r>
        <w:rPr>
          <w:spacing w:val="-12"/>
        </w:rPr>
        <w:t xml:space="preserve"> </w:t>
      </w:r>
      <w:r>
        <w:t>the</w:t>
      </w:r>
      <w:r>
        <w:rPr>
          <w:spacing w:val="-13"/>
        </w:rPr>
        <w:t xml:space="preserve"> </w:t>
      </w:r>
      <w:r>
        <w:t xml:space="preserve">number of tax brackets in that country-year (and hence the number of </w:t>
      </w:r>
      <w:proofErr w:type="spellStart"/>
      <w:r>
        <w:t>varcodes</w:t>
      </w:r>
      <w:proofErr w:type="spellEnd"/>
      <w:r>
        <w:t>).</w:t>
      </w:r>
    </w:p>
    <w:p w14:paraId="611DA54F" w14:textId="5AD55A3F" w:rsidR="00620CF6" w:rsidRDefault="00000000">
      <w:pPr>
        <w:pStyle w:val="BodyText"/>
        <w:spacing w:before="116" w:line="355" w:lineRule="auto"/>
        <w:ind w:left="117" w:right="495"/>
        <w:jc w:val="both"/>
      </w:pPr>
      <w:r>
        <w:t xml:space="preserve">An example illustrated in Table </w:t>
      </w:r>
      <w:hyperlink w:anchor="_bookmark61" w:history="1">
        <w:r>
          <w:rPr>
            <w:color w:val="7F0000"/>
          </w:rPr>
          <w:t>5.3</w:t>
        </w:r>
      </w:hyperlink>
      <w:r>
        <w:rPr>
          <w:color w:val="7F0000"/>
        </w:rPr>
        <w:t xml:space="preserve"> </w:t>
      </w:r>
      <w:r>
        <w:t>is UK’s tax schedule in 2019.</w:t>
      </w:r>
      <w:r>
        <w:rPr>
          <w:spacing w:val="30"/>
        </w:rPr>
        <w:t xml:space="preserve"> </w:t>
      </w:r>
      <w:r>
        <w:t xml:space="preserve">Users can access the tax revenue of GEO “UK” by selecting the value of the </w:t>
      </w:r>
      <w:proofErr w:type="spellStart"/>
      <w:r>
        <w:t>varcode</w:t>
      </w:r>
      <w:proofErr w:type="spellEnd"/>
      <w:r>
        <w:t xml:space="preserve"> corresponding to that concept (</w:t>
      </w:r>
      <w:r>
        <w:rPr>
          <w:i/>
        </w:rPr>
        <w:t>x-</w:t>
      </w:r>
      <w:commentRangeStart w:id="488"/>
      <w:ins w:id="489" w:author="Luca Giangregorio" w:date="2024-05-10T12:49:00Z">
        <w:r w:rsidR="00D71D2A">
          <w:rPr>
            <w:i/>
          </w:rPr>
          <w:t>tr</w:t>
        </w:r>
      </w:ins>
      <w:commentRangeEnd w:id="488"/>
      <w:ins w:id="490" w:author="Luca Giangregorio" w:date="2024-05-10T12:50:00Z">
        <w:r w:rsidR="00D71D2A">
          <w:rPr>
            <w:rStyle w:val="CommentReference"/>
          </w:rPr>
          <w:commentReference w:id="488"/>
        </w:r>
      </w:ins>
      <w:del w:id="491" w:author="Luca Giangregorio" w:date="2024-05-10T12:49:00Z">
        <w:r w:rsidDel="00D71D2A">
          <w:rPr>
            <w:i/>
          </w:rPr>
          <w:delText>hs</w:delText>
        </w:r>
      </w:del>
      <w:r>
        <w:rPr>
          <w:i/>
        </w:rPr>
        <w:t>-</w:t>
      </w:r>
      <w:ins w:id="492" w:author="Luca Giangregorio" w:date="2024-05-10T12:50:00Z">
        <w:r w:rsidR="00D71D2A">
          <w:rPr>
            <w:i/>
          </w:rPr>
          <w:t>tot</w:t>
        </w:r>
      </w:ins>
      <w:del w:id="493" w:author="Luca Giangregorio" w:date="2024-05-10T12:50:00Z">
        <w:r w:rsidDel="00D71D2A">
          <w:rPr>
            <w:i/>
          </w:rPr>
          <w:delText>agg</w:delText>
        </w:r>
      </w:del>
      <w:r>
        <w:rPr>
          <w:i/>
        </w:rPr>
        <w:t>-</w:t>
      </w:r>
      <w:ins w:id="494" w:author="Luca Giangregorio" w:date="2024-05-10T12:51:00Z">
        <w:r w:rsidR="00D71D2A">
          <w:rPr>
            <w:i/>
          </w:rPr>
          <w:t>revenu</w:t>
        </w:r>
      </w:ins>
      <w:del w:id="495" w:author="Luca Giangregorio" w:date="2024-05-10T12:51:00Z">
        <w:r w:rsidDel="00D71D2A">
          <w:rPr>
            <w:i/>
          </w:rPr>
          <w:delText>totrev</w:delText>
        </w:r>
      </w:del>
      <w:r>
        <w:rPr>
          <w:i/>
        </w:rPr>
        <w:t>-00</w:t>
      </w:r>
      <w:r>
        <w:t>).</w:t>
      </w:r>
      <w:r>
        <w:rPr>
          <w:spacing w:val="40"/>
        </w:rPr>
        <w:t xml:space="preserve"> </w:t>
      </w:r>
      <w:r>
        <w:t>Similarly,</w:t>
      </w:r>
      <w:r>
        <w:rPr>
          <w:spacing w:val="80"/>
        </w:rPr>
        <w:t xml:space="preserve"> </w:t>
      </w:r>
      <w:r>
        <w:t>to</w:t>
      </w:r>
      <w:r>
        <w:rPr>
          <w:spacing w:val="18"/>
        </w:rPr>
        <w:t xml:space="preserve"> </w:t>
      </w:r>
      <w:r>
        <w:t>display</w:t>
      </w:r>
      <w:r>
        <w:rPr>
          <w:spacing w:val="18"/>
        </w:rPr>
        <w:t xml:space="preserve"> </w:t>
      </w:r>
      <w:r>
        <w:t>the</w:t>
      </w:r>
      <w:r>
        <w:rPr>
          <w:spacing w:val="18"/>
        </w:rPr>
        <w:t xml:space="preserve"> </w:t>
      </w:r>
      <w:r>
        <w:t>value</w:t>
      </w:r>
      <w:r>
        <w:rPr>
          <w:spacing w:val="18"/>
        </w:rPr>
        <w:t xml:space="preserve"> </w:t>
      </w:r>
      <w:r>
        <w:t>of</w:t>
      </w:r>
      <w:r>
        <w:rPr>
          <w:spacing w:val="18"/>
        </w:rPr>
        <w:t xml:space="preserve"> </w:t>
      </w:r>
      <w:r>
        <w:t>the</w:t>
      </w:r>
      <w:r>
        <w:rPr>
          <w:spacing w:val="18"/>
        </w:rPr>
        <w:t xml:space="preserve"> </w:t>
      </w:r>
      <w:r>
        <w:t>upper</w:t>
      </w:r>
      <w:r>
        <w:rPr>
          <w:spacing w:val="18"/>
        </w:rPr>
        <w:t xml:space="preserve"> </w:t>
      </w:r>
      <w:r>
        <w:t>bound</w:t>
      </w:r>
      <w:r>
        <w:rPr>
          <w:spacing w:val="18"/>
        </w:rPr>
        <w:t xml:space="preserve"> </w:t>
      </w:r>
      <w:r>
        <w:t>of</w:t>
      </w:r>
      <w:r>
        <w:rPr>
          <w:spacing w:val="18"/>
        </w:rPr>
        <w:t xml:space="preserve"> </w:t>
      </w:r>
      <w:r>
        <w:t>the</w:t>
      </w:r>
      <w:r>
        <w:rPr>
          <w:spacing w:val="18"/>
        </w:rPr>
        <w:t xml:space="preserve"> </w:t>
      </w:r>
      <w:r>
        <w:t>first</w:t>
      </w:r>
      <w:ins w:id="496" w:author="Luca Giangregorio" w:date="2024-05-10T12:57:00Z">
        <w:r w:rsidR="00654786">
          <w:t xml:space="preserve"> inheritance</w:t>
        </w:r>
      </w:ins>
      <w:r>
        <w:rPr>
          <w:spacing w:val="18"/>
        </w:rPr>
        <w:t xml:space="preserve"> </w:t>
      </w:r>
      <w:r>
        <w:t>tax</w:t>
      </w:r>
      <w:r>
        <w:rPr>
          <w:spacing w:val="18"/>
        </w:rPr>
        <w:t xml:space="preserve"> </w:t>
      </w:r>
      <w:r>
        <w:t>schedule</w:t>
      </w:r>
      <w:r>
        <w:rPr>
          <w:spacing w:val="18"/>
        </w:rPr>
        <w:t xml:space="preserve"> </w:t>
      </w:r>
      <w:r>
        <w:t>bracket</w:t>
      </w:r>
      <w:r>
        <w:rPr>
          <w:spacing w:val="18"/>
        </w:rPr>
        <w:t xml:space="preserve"> </w:t>
      </w:r>
      <w:r>
        <w:t>for</w:t>
      </w:r>
      <w:r>
        <w:rPr>
          <w:spacing w:val="18"/>
        </w:rPr>
        <w:t xml:space="preserve"> </w:t>
      </w:r>
      <w:r>
        <w:t>the</w:t>
      </w:r>
      <w:r>
        <w:rPr>
          <w:spacing w:val="18"/>
        </w:rPr>
        <w:t xml:space="preserve"> </w:t>
      </w:r>
      <w:r>
        <w:t>UK,</w:t>
      </w:r>
      <w:r>
        <w:rPr>
          <w:spacing w:val="18"/>
        </w:rPr>
        <w:t xml:space="preserve"> </w:t>
      </w:r>
      <w:r>
        <w:t>the</w:t>
      </w:r>
      <w:r>
        <w:rPr>
          <w:spacing w:val="18"/>
        </w:rPr>
        <w:t xml:space="preserve"> </w:t>
      </w:r>
      <w:r>
        <w:t>user</w:t>
      </w:r>
      <w:r>
        <w:rPr>
          <w:spacing w:val="18"/>
        </w:rPr>
        <w:t xml:space="preserve"> </w:t>
      </w:r>
      <w:r>
        <w:t>can</w:t>
      </w:r>
      <w:r>
        <w:rPr>
          <w:spacing w:val="18"/>
        </w:rPr>
        <w:t xml:space="preserve"> </w:t>
      </w:r>
      <w:r>
        <w:t xml:space="preserve">select the </w:t>
      </w:r>
      <w:proofErr w:type="spellStart"/>
      <w:r>
        <w:t>varcode</w:t>
      </w:r>
      <w:proofErr w:type="spellEnd"/>
      <w:r>
        <w:t xml:space="preserve"> corresponding to that concept (</w:t>
      </w:r>
      <w:r>
        <w:rPr>
          <w:i/>
        </w:rPr>
        <w:t>x-</w:t>
      </w:r>
      <w:del w:id="497" w:author="Luca Giangregorio" w:date="2024-05-10T12:57:00Z">
        <w:r w:rsidDel="00654786">
          <w:rPr>
            <w:i/>
          </w:rPr>
          <w:delText>hs</w:delText>
        </w:r>
      </w:del>
      <w:ins w:id="498" w:author="Luca Giangregorio" w:date="2024-05-10T12:57:00Z">
        <w:r w:rsidR="00654786">
          <w:rPr>
            <w:i/>
          </w:rPr>
          <w:t>ie</w:t>
        </w:r>
      </w:ins>
      <w:r>
        <w:rPr>
          <w:i/>
        </w:rPr>
        <w:t>-thr-ad</w:t>
      </w:r>
      <w:ins w:id="499" w:author="Luca Giangregorio" w:date="2024-05-10T12:53:00Z">
        <w:r w:rsidR="00D71D2A">
          <w:rPr>
            <w:i/>
          </w:rPr>
          <w:t>j</w:t>
        </w:r>
      </w:ins>
      <w:del w:id="500" w:author="Luca Giangregorio" w:date="2024-05-10T12:53:00Z">
        <w:r w:rsidDel="00D71D2A">
          <w:rPr>
            <w:i/>
          </w:rPr>
          <w:delText>1</w:delText>
        </w:r>
      </w:del>
      <w:r>
        <w:rPr>
          <w:i/>
        </w:rPr>
        <w:t>ubo-01</w:t>
      </w:r>
      <w:r>
        <w:t>).</w:t>
      </w:r>
      <w:r>
        <w:rPr>
          <w:spacing w:val="40"/>
        </w:rPr>
        <w:t xml:space="preserve"> </w:t>
      </w:r>
      <w:r>
        <w:t xml:space="preserve">All </w:t>
      </w:r>
      <w:proofErr w:type="spellStart"/>
      <w:r>
        <w:t>varcode</w:t>
      </w:r>
      <w:proofErr w:type="spellEnd"/>
      <w:r>
        <w:t xml:space="preserve"> conventions follow the logic detailed in section 5.1.</w:t>
      </w:r>
    </w:p>
    <w:p w14:paraId="495BBD56" w14:textId="77777777" w:rsidR="00620CF6" w:rsidRDefault="00000000">
      <w:pPr>
        <w:pStyle w:val="BodyText"/>
        <w:spacing w:before="116" w:line="355" w:lineRule="auto"/>
        <w:ind w:left="117" w:right="495"/>
        <w:jc w:val="both"/>
      </w:pPr>
      <w:commentRangeStart w:id="501"/>
      <w:r>
        <w:t>If transformed into wide format, any observation is uniquely identified by country, year, and tax bracket to</w:t>
      </w:r>
      <w:r>
        <w:rPr>
          <w:spacing w:val="-6"/>
        </w:rPr>
        <w:t xml:space="preserve"> </w:t>
      </w:r>
      <w:r>
        <w:t>accommodate</w:t>
      </w:r>
      <w:r>
        <w:rPr>
          <w:spacing w:val="-5"/>
        </w:rPr>
        <w:t xml:space="preserve"> </w:t>
      </w:r>
      <w:r>
        <w:t>full</w:t>
      </w:r>
      <w:r>
        <w:rPr>
          <w:spacing w:val="-5"/>
        </w:rPr>
        <w:t xml:space="preserve"> </w:t>
      </w:r>
      <w:r>
        <w:t>tax</w:t>
      </w:r>
      <w:r>
        <w:rPr>
          <w:spacing w:val="-6"/>
        </w:rPr>
        <w:t xml:space="preserve"> </w:t>
      </w:r>
      <w:r>
        <w:t>schedules.</w:t>
      </w:r>
      <w:r>
        <w:rPr>
          <w:spacing w:val="12"/>
        </w:rPr>
        <w:t xml:space="preserve"> </w:t>
      </w:r>
      <w:r>
        <w:t>That</w:t>
      </w:r>
      <w:r>
        <w:rPr>
          <w:spacing w:val="-6"/>
        </w:rPr>
        <w:t xml:space="preserve"> </w:t>
      </w:r>
      <w:r>
        <w:t>is,</w:t>
      </w:r>
      <w:r>
        <w:rPr>
          <w:spacing w:val="-5"/>
        </w:rPr>
        <w:t xml:space="preserve"> </w:t>
      </w:r>
      <w:r>
        <w:t>variables</w:t>
      </w:r>
      <w:r>
        <w:rPr>
          <w:spacing w:val="-6"/>
        </w:rPr>
        <w:t xml:space="preserve"> </w:t>
      </w:r>
      <w:r>
        <w:t>containing</w:t>
      </w:r>
      <w:r>
        <w:rPr>
          <w:spacing w:val="-6"/>
        </w:rPr>
        <w:t xml:space="preserve"> </w:t>
      </w:r>
      <w:r>
        <w:t>tax</w:t>
      </w:r>
      <w:r>
        <w:rPr>
          <w:spacing w:val="-5"/>
        </w:rPr>
        <w:t xml:space="preserve"> </w:t>
      </w:r>
      <w:r>
        <w:t>schedule</w:t>
      </w:r>
      <w:r>
        <w:rPr>
          <w:spacing w:val="-6"/>
        </w:rPr>
        <w:t xml:space="preserve"> </w:t>
      </w:r>
      <w:r>
        <w:t>information</w:t>
      </w:r>
      <w:r>
        <w:rPr>
          <w:spacing w:val="-5"/>
        </w:rPr>
        <w:t xml:space="preserve"> </w:t>
      </w:r>
      <w:r>
        <w:t>vary</w:t>
      </w:r>
      <w:r>
        <w:rPr>
          <w:spacing w:val="-6"/>
        </w:rPr>
        <w:t xml:space="preserve"> </w:t>
      </w:r>
      <w:r>
        <w:t>within</w:t>
      </w:r>
      <w:r>
        <w:rPr>
          <w:spacing w:val="-5"/>
        </w:rPr>
        <w:t xml:space="preserve"> </w:t>
      </w:r>
      <w:r>
        <w:t>each country-year.</w:t>
      </w:r>
      <w:r>
        <w:rPr>
          <w:spacing w:val="40"/>
        </w:rPr>
        <w:t xml:space="preserve"> </w:t>
      </w:r>
      <w:r>
        <w:t xml:space="preserve">Hence, information will look considerably different from the example detailed in Table </w:t>
      </w:r>
      <w:hyperlink w:anchor="_bookmark61" w:history="1">
        <w:r>
          <w:rPr>
            <w:color w:val="7F0000"/>
          </w:rPr>
          <w:t>5.3</w:t>
        </w:r>
      </w:hyperlink>
      <w:r>
        <w:rPr>
          <w:color w:val="7F0000"/>
        </w:rPr>
        <w:t xml:space="preserve"> </w:t>
      </w:r>
      <w:r>
        <w:rPr>
          <w:spacing w:val="-2"/>
        </w:rPr>
        <w:t>above.</w:t>
      </w:r>
    </w:p>
    <w:p w14:paraId="5F7B6CD3" w14:textId="77777777" w:rsidR="00620CF6" w:rsidRDefault="00000000">
      <w:pPr>
        <w:pStyle w:val="BodyText"/>
        <w:spacing w:before="116" w:line="355" w:lineRule="auto"/>
        <w:ind w:left="117" w:right="495"/>
        <w:jc w:val="both"/>
      </w:pPr>
      <w:r>
        <w:t>To</w:t>
      </w:r>
      <w:r>
        <w:rPr>
          <w:spacing w:val="19"/>
        </w:rPr>
        <w:t xml:space="preserve"> </w:t>
      </w:r>
      <w:r>
        <w:t>illustrate</w:t>
      </w:r>
      <w:r>
        <w:rPr>
          <w:spacing w:val="19"/>
        </w:rPr>
        <w:t xml:space="preserve"> </w:t>
      </w:r>
      <w:r>
        <w:t>a</w:t>
      </w:r>
      <w:r>
        <w:rPr>
          <w:spacing w:val="19"/>
        </w:rPr>
        <w:t xml:space="preserve"> </w:t>
      </w:r>
      <w:r>
        <w:t>wide</w:t>
      </w:r>
      <w:r>
        <w:rPr>
          <w:spacing w:val="19"/>
        </w:rPr>
        <w:t xml:space="preserve"> </w:t>
      </w:r>
      <w:r>
        <w:t>structure,</w:t>
      </w:r>
      <w:r>
        <w:rPr>
          <w:spacing w:val="22"/>
        </w:rPr>
        <w:t xml:space="preserve"> </w:t>
      </w:r>
      <w:r>
        <w:t>consider</w:t>
      </w:r>
      <w:r>
        <w:rPr>
          <w:spacing w:val="19"/>
        </w:rPr>
        <w:t xml:space="preserve"> </w:t>
      </w:r>
      <w:r>
        <w:t>the</w:t>
      </w:r>
      <w:r>
        <w:rPr>
          <w:spacing w:val="19"/>
        </w:rPr>
        <w:t xml:space="preserve"> </w:t>
      </w:r>
      <w:r>
        <w:t>UK</w:t>
      </w:r>
      <w:r>
        <w:rPr>
          <w:spacing w:val="19"/>
        </w:rPr>
        <w:t xml:space="preserve"> </w:t>
      </w:r>
      <w:r>
        <w:t>tax</w:t>
      </w:r>
      <w:r>
        <w:rPr>
          <w:spacing w:val="19"/>
        </w:rPr>
        <w:t xml:space="preserve"> </w:t>
      </w:r>
      <w:r>
        <w:t>schedule</w:t>
      </w:r>
      <w:r>
        <w:rPr>
          <w:spacing w:val="19"/>
        </w:rPr>
        <w:t xml:space="preserve"> </w:t>
      </w:r>
      <w:r>
        <w:t>in</w:t>
      </w:r>
      <w:r>
        <w:rPr>
          <w:spacing w:val="19"/>
        </w:rPr>
        <w:t xml:space="preserve"> </w:t>
      </w:r>
      <w:r>
        <w:t>2019.</w:t>
      </w:r>
      <w:r>
        <w:rPr>
          <w:spacing w:val="40"/>
        </w:rPr>
        <w:t xml:space="preserve"> </w:t>
      </w:r>
      <w:r>
        <w:t>There</w:t>
      </w:r>
      <w:r>
        <w:rPr>
          <w:spacing w:val="19"/>
        </w:rPr>
        <w:t xml:space="preserve"> </w:t>
      </w:r>
      <w:r>
        <w:t>is</w:t>
      </w:r>
      <w:r>
        <w:rPr>
          <w:spacing w:val="19"/>
        </w:rPr>
        <w:t xml:space="preserve"> </w:t>
      </w:r>
      <w:r>
        <w:t>a</w:t>
      </w:r>
      <w:r>
        <w:rPr>
          <w:spacing w:val="19"/>
        </w:rPr>
        <w:t xml:space="preserve"> </w:t>
      </w:r>
      <w:r>
        <w:t>flat</w:t>
      </w:r>
      <w:r>
        <w:rPr>
          <w:spacing w:val="19"/>
        </w:rPr>
        <w:t xml:space="preserve"> </w:t>
      </w:r>
      <w:r>
        <w:t>tax</w:t>
      </w:r>
      <w:r>
        <w:rPr>
          <w:spacing w:val="19"/>
        </w:rPr>
        <w:t xml:space="preserve"> </w:t>
      </w:r>
      <w:r>
        <w:t>of</w:t>
      </w:r>
      <w:r>
        <w:rPr>
          <w:spacing w:val="19"/>
        </w:rPr>
        <w:t xml:space="preserve"> </w:t>
      </w:r>
      <w:proofErr w:type="spellStart"/>
      <w:r>
        <w:t>of</w:t>
      </w:r>
      <w:proofErr w:type="spellEnd"/>
      <w:r>
        <w:rPr>
          <w:spacing w:val="19"/>
        </w:rPr>
        <w:t xml:space="preserve"> </w:t>
      </w:r>
      <w:r>
        <w:t>40</w:t>
      </w:r>
      <w:r>
        <w:rPr>
          <w:spacing w:val="19"/>
        </w:rPr>
        <w:t xml:space="preserve"> </w:t>
      </w:r>
      <w:r>
        <w:t>percent on estates over GBP 325,000.</w:t>
      </w:r>
      <w:r>
        <w:rPr>
          <w:spacing w:val="40"/>
        </w:rPr>
        <w:t xml:space="preserve"> </w:t>
      </w:r>
      <w:r>
        <w:t>The revenue for UK under the estate tax in 2019 was GBP 5.165 billion.</w:t>
      </w:r>
      <w:r>
        <w:rPr>
          <w:spacing w:val="40"/>
        </w:rPr>
        <w:t xml:space="preserve"> </w:t>
      </w:r>
      <w:r>
        <w:t xml:space="preserve">A </w:t>
      </w:r>
      <w:r>
        <w:rPr>
          <w:spacing w:val="-4"/>
        </w:rPr>
        <w:t xml:space="preserve">simplified subset of the variables (non-identifying variable names changed for ease of explanation) is shown in </w:t>
      </w:r>
      <w:r>
        <w:t>Table</w:t>
      </w:r>
      <w:r>
        <w:rPr>
          <w:spacing w:val="-11"/>
        </w:rPr>
        <w:t xml:space="preserve"> </w:t>
      </w:r>
      <w:hyperlink w:anchor="_bookmark62" w:history="1">
        <w:r>
          <w:rPr>
            <w:color w:val="7F0000"/>
          </w:rPr>
          <w:t>5.4</w:t>
        </w:r>
      </w:hyperlink>
      <w:r>
        <w:t>.</w:t>
      </w:r>
      <w:r>
        <w:rPr>
          <w:spacing w:val="5"/>
        </w:rPr>
        <w:t xml:space="preserve"> </w:t>
      </w:r>
      <w:r>
        <w:t>As</w:t>
      </w:r>
      <w:r>
        <w:rPr>
          <w:spacing w:val="-11"/>
        </w:rPr>
        <w:t xml:space="preserve"> </w:t>
      </w:r>
      <w:r>
        <w:t>this</w:t>
      </w:r>
      <w:r>
        <w:rPr>
          <w:spacing w:val="-11"/>
        </w:rPr>
        <w:t xml:space="preserve"> </w:t>
      </w:r>
      <w:r>
        <w:t>example</w:t>
      </w:r>
      <w:r>
        <w:rPr>
          <w:spacing w:val="-11"/>
        </w:rPr>
        <w:t xml:space="preserve"> </w:t>
      </w:r>
      <w:r>
        <w:t>illustrates,</w:t>
      </w:r>
      <w:r>
        <w:rPr>
          <w:spacing w:val="-10"/>
        </w:rPr>
        <w:t xml:space="preserve"> </w:t>
      </w:r>
      <w:r>
        <w:t>selecting</w:t>
      </w:r>
      <w:r>
        <w:rPr>
          <w:spacing w:val="-11"/>
        </w:rPr>
        <w:t xml:space="preserve"> </w:t>
      </w:r>
      <w:r>
        <w:t>GEO</w:t>
      </w:r>
      <w:r>
        <w:rPr>
          <w:spacing w:val="-11"/>
        </w:rPr>
        <w:t xml:space="preserve"> </w:t>
      </w:r>
      <w:r>
        <w:t>“UK”</w:t>
      </w:r>
      <w:r>
        <w:rPr>
          <w:spacing w:val="-11"/>
        </w:rPr>
        <w:t xml:space="preserve"> </w:t>
      </w:r>
      <w:r>
        <w:t>and</w:t>
      </w:r>
      <w:r>
        <w:rPr>
          <w:spacing w:val="-11"/>
        </w:rPr>
        <w:t xml:space="preserve"> </w:t>
      </w:r>
      <w:r>
        <w:t>year</w:t>
      </w:r>
      <w:r>
        <w:rPr>
          <w:spacing w:val="-11"/>
        </w:rPr>
        <w:t xml:space="preserve"> </w:t>
      </w:r>
      <w:r>
        <w:t>“2019”</w:t>
      </w:r>
      <w:r>
        <w:rPr>
          <w:spacing w:val="-11"/>
        </w:rPr>
        <w:t xml:space="preserve"> </w:t>
      </w:r>
      <w:r>
        <w:t>will</w:t>
      </w:r>
      <w:r>
        <w:rPr>
          <w:spacing w:val="-11"/>
        </w:rPr>
        <w:t xml:space="preserve"> </w:t>
      </w:r>
      <w:r>
        <w:t>not</w:t>
      </w:r>
      <w:r>
        <w:rPr>
          <w:spacing w:val="-11"/>
        </w:rPr>
        <w:t xml:space="preserve"> </w:t>
      </w:r>
      <w:r>
        <w:t>be</w:t>
      </w:r>
      <w:r>
        <w:rPr>
          <w:spacing w:val="-11"/>
        </w:rPr>
        <w:t xml:space="preserve"> </w:t>
      </w:r>
      <w:r>
        <w:t>suﬀicient</w:t>
      </w:r>
      <w:r>
        <w:rPr>
          <w:spacing w:val="-11"/>
        </w:rPr>
        <w:t xml:space="preserve"> </w:t>
      </w:r>
      <w:r>
        <w:t>to</w:t>
      </w:r>
      <w:r>
        <w:rPr>
          <w:spacing w:val="-11"/>
        </w:rPr>
        <w:t xml:space="preserve"> </w:t>
      </w:r>
      <w:r>
        <w:t>uniquely identify one</w:t>
      </w:r>
      <w:r>
        <w:rPr>
          <w:spacing w:val="1"/>
        </w:rPr>
        <w:t xml:space="preserve"> </w:t>
      </w:r>
      <w:r>
        <w:t>observation</w:t>
      </w:r>
      <w:r>
        <w:rPr>
          <w:spacing w:val="1"/>
        </w:rPr>
        <w:t xml:space="preserve"> </w:t>
      </w:r>
      <w:r>
        <w:t>per</w:t>
      </w:r>
      <w:r>
        <w:rPr>
          <w:spacing w:val="1"/>
        </w:rPr>
        <w:t xml:space="preserve"> </w:t>
      </w:r>
      <w:r>
        <w:t>country.</w:t>
      </w:r>
      <w:r>
        <w:rPr>
          <w:spacing w:val="30"/>
        </w:rPr>
        <w:t xml:space="preserve"> </w:t>
      </w:r>
      <w:r>
        <w:t>For</w:t>
      </w:r>
      <w:r>
        <w:rPr>
          <w:spacing w:val="1"/>
        </w:rPr>
        <w:t xml:space="preserve"> </w:t>
      </w:r>
      <w:r>
        <w:t>instance,</w:t>
      </w:r>
      <w:r>
        <w:rPr>
          <w:spacing w:val="2"/>
        </w:rPr>
        <w:t xml:space="preserve"> </w:t>
      </w:r>
      <w:r>
        <w:t>any</w:t>
      </w:r>
      <w:r>
        <w:rPr>
          <w:spacing w:val="1"/>
        </w:rPr>
        <w:t xml:space="preserve"> </w:t>
      </w:r>
      <w:r>
        <w:t>user</w:t>
      </w:r>
      <w:r>
        <w:rPr>
          <w:spacing w:val="1"/>
        </w:rPr>
        <w:t xml:space="preserve"> </w:t>
      </w:r>
      <w:r>
        <w:t>interested</w:t>
      </w:r>
      <w:r>
        <w:rPr>
          <w:spacing w:val="1"/>
        </w:rPr>
        <w:t xml:space="preserve"> </w:t>
      </w:r>
      <w:r>
        <w:t>in</w:t>
      </w:r>
      <w:r>
        <w:rPr>
          <w:spacing w:val="1"/>
        </w:rPr>
        <w:t xml:space="preserve"> </w:t>
      </w:r>
      <w:r>
        <w:t>total</w:t>
      </w:r>
      <w:r>
        <w:rPr>
          <w:spacing w:val="1"/>
        </w:rPr>
        <w:t xml:space="preserve"> </w:t>
      </w:r>
      <w:r>
        <w:t>revenue</w:t>
      </w:r>
      <w:r>
        <w:rPr>
          <w:spacing w:val="1"/>
        </w:rPr>
        <w:t xml:space="preserve"> </w:t>
      </w:r>
      <w:r>
        <w:t xml:space="preserve">information </w:t>
      </w:r>
      <w:r>
        <w:rPr>
          <w:spacing w:val="-5"/>
        </w:rPr>
        <w:t>would</w:t>
      </w:r>
      <w:commentRangeEnd w:id="501"/>
      <w:r w:rsidR="00654786">
        <w:rPr>
          <w:rStyle w:val="CommentReference"/>
        </w:rPr>
        <w:commentReference w:id="501"/>
      </w:r>
    </w:p>
    <w:p w14:paraId="1D0AB9AA" w14:textId="77777777" w:rsidR="00620CF6" w:rsidRDefault="00620CF6">
      <w:pPr>
        <w:spacing w:line="355" w:lineRule="auto"/>
        <w:jc w:val="both"/>
        <w:sectPr w:rsidR="00620CF6" w:rsidSect="00D60468">
          <w:pgSz w:w="12240" w:h="15840"/>
          <w:pgMar w:top="1260" w:right="920" w:bottom="280" w:left="1300" w:header="720" w:footer="720" w:gutter="0"/>
          <w:cols w:space="720"/>
        </w:sectPr>
      </w:pPr>
    </w:p>
    <w:p w14:paraId="3F816E86" w14:textId="77777777" w:rsidR="00620CF6" w:rsidRDefault="00620CF6">
      <w:pPr>
        <w:pStyle w:val="BodyText"/>
      </w:pPr>
    </w:p>
    <w:p w14:paraId="6379D442" w14:textId="77777777" w:rsidR="00620CF6" w:rsidRDefault="00620CF6">
      <w:pPr>
        <w:pStyle w:val="BodyText"/>
        <w:spacing w:before="8"/>
        <w:rPr>
          <w:sz w:val="25"/>
        </w:rPr>
      </w:pPr>
    </w:p>
    <w:p w14:paraId="53D0D00D" w14:textId="77777777" w:rsidR="00620CF6" w:rsidRDefault="00000000">
      <w:pPr>
        <w:pStyle w:val="BodyText"/>
        <w:spacing w:before="114"/>
        <w:ind w:left="2101" w:right="2478"/>
        <w:jc w:val="center"/>
      </w:pPr>
      <w:r>
        <w:t>Table</w:t>
      </w:r>
      <w:r>
        <w:rPr>
          <w:spacing w:val="4"/>
        </w:rPr>
        <w:t xml:space="preserve"> </w:t>
      </w:r>
      <w:r>
        <w:t>5.3:</w:t>
      </w:r>
      <w:r>
        <w:rPr>
          <w:spacing w:val="23"/>
        </w:rPr>
        <w:t xml:space="preserve"> </w:t>
      </w:r>
      <w:bookmarkStart w:id="502" w:name="_bookmark61"/>
      <w:bookmarkEnd w:id="502"/>
      <w:r>
        <w:t>Simplified</w:t>
      </w:r>
      <w:r>
        <w:rPr>
          <w:spacing w:val="5"/>
        </w:rPr>
        <w:t xml:space="preserve"> </w:t>
      </w:r>
      <w:r>
        <w:t>Illustration</w:t>
      </w:r>
      <w:r>
        <w:rPr>
          <w:spacing w:val="5"/>
        </w:rPr>
        <w:t xml:space="preserve"> </w:t>
      </w:r>
      <w:r>
        <w:t>of</w:t>
      </w:r>
      <w:r>
        <w:rPr>
          <w:spacing w:val="4"/>
        </w:rPr>
        <w:t xml:space="preserve"> </w:t>
      </w:r>
      <w:r>
        <w:t>EIG</w:t>
      </w:r>
      <w:r>
        <w:rPr>
          <w:spacing w:val="5"/>
        </w:rPr>
        <w:t xml:space="preserve"> </w:t>
      </w:r>
      <w:r>
        <w:t>Data</w:t>
      </w:r>
      <w:r>
        <w:rPr>
          <w:spacing w:val="5"/>
        </w:rPr>
        <w:t xml:space="preserve"> </w:t>
      </w:r>
      <w:r>
        <w:t>in</w:t>
      </w:r>
      <w:r>
        <w:rPr>
          <w:spacing w:val="5"/>
        </w:rPr>
        <w:t xml:space="preserve"> </w:t>
      </w:r>
      <w:r>
        <w:t>Long</w:t>
      </w:r>
      <w:r>
        <w:rPr>
          <w:spacing w:val="4"/>
        </w:rPr>
        <w:t xml:space="preserve"> </w:t>
      </w:r>
      <w:r>
        <w:rPr>
          <w:spacing w:val="-2"/>
        </w:rPr>
        <w:t>Format</w:t>
      </w:r>
    </w:p>
    <w:p w14:paraId="0CCA6807" w14:textId="77777777" w:rsidR="00620CF6" w:rsidRDefault="00620CF6">
      <w:pPr>
        <w:pStyle w:val="BodyText"/>
        <w:spacing w:before="10"/>
        <w:rPr>
          <w:sz w:val="12"/>
        </w:rPr>
      </w:pPr>
    </w:p>
    <w:tbl>
      <w:tblPr>
        <w:tblW w:w="0" w:type="auto"/>
        <w:tblInd w:w="124" w:type="dxa"/>
        <w:tblLayout w:type="fixed"/>
        <w:tblCellMar>
          <w:left w:w="0" w:type="dxa"/>
          <w:right w:w="0" w:type="dxa"/>
        </w:tblCellMar>
        <w:tblLook w:val="01E0" w:firstRow="1" w:lastRow="1" w:firstColumn="1" w:lastColumn="1" w:noHBand="0" w:noVBand="0"/>
      </w:tblPr>
      <w:tblGrid>
        <w:gridCol w:w="2407"/>
        <w:gridCol w:w="1220"/>
        <w:gridCol w:w="1021"/>
        <w:gridCol w:w="4784"/>
      </w:tblGrid>
      <w:tr w:rsidR="00620CF6" w14:paraId="0FAB6301" w14:textId="77777777">
        <w:trPr>
          <w:trHeight w:val="327"/>
        </w:trPr>
        <w:tc>
          <w:tcPr>
            <w:tcW w:w="2407" w:type="dxa"/>
            <w:tcBorders>
              <w:top w:val="single" w:sz="8" w:space="0" w:color="000000"/>
              <w:bottom w:val="single" w:sz="4" w:space="0" w:color="000000"/>
            </w:tcBorders>
          </w:tcPr>
          <w:p w14:paraId="4C059E32" w14:textId="77777777" w:rsidR="00620CF6" w:rsidRDefault="00000000">
            <w:pPr>
              <w:pStyle w:val="TableParagraph"/>
              <w:spacing w:before="27"/>
              <w:rPr>
                <w:sz w:val="20"/>
              </w:rPr>
            </w:pPr>
            <w:r>
              <w:rPr>
                <w:sz w:val="20"/>
              </w:rPr>
              <w:t>GEO</w:t>
            </w:r>
            <w:r>
              <w:rPr>
                <w:spacing w:val="54"/>
                <w:sz w:val="20"/>
              </w:rPr>
              <w:t xml:space="preserve"> </w:t>
            </w:r>
            <w:proofErr w:type="spellStart"/>
            <w:r>
              <w:rPr>
                <w:spacing w:val="-2"/>
                <w:sz w:val="20"/>
              </w:rPr>
              <w:t>varcode</w:t>
            </w:r>
            <w:proofErr w:type="spellEnd"/>
          </w:p>
        </w:tc>
        <w:tc>
          <w:tcPr>
            <w:tcW w:w="1220" w:type="dxa"/>
            <w:tcBorders>
              <w:top w:val="single" w:sz="8" w:space="0" w:color="000000"/>
              <w:bottom w:val="single" w:sz="4" w:space="0" w:color="000000"/>
            </w:tcBorders>
          </w:tcPr>
          <w:p w14:paraId="0E92D336" w14:textId="77777777" w:rsidR="00620CF6" w:rsidRDefault="00000000">
            <w:pPr>
              <w:pStyle w:val="TableParagraph"/>
              <w:spacing w:before="27"/>
              <w:ind w:left="163"/>
              <w:rPr>
                <w:sz w:val="20"/>
              </w:rPr>
            </w:pPr>
            <w:r>
              <w:rPr>
                <w:spacing w:val="-2"/>
                <w:sz w:val="20"/>
              </w:rPr>
              <w:t>value</w:t>
            </w:r>
          </w:p>
        </w:tc>
        <w:tc>
          <w:tcPr>
            <w:tcW w:w="1021" w:type="dxa"/>
            <w:tcBorders>
              <w:top w:val="single" w:sz="8" w:space="0" w:color="000000"/>
              <w:bottom w:val="single" w:sz="4" w:space="0" w:color="000000"/>
            </w:tcBorders>
          </w:tcPr>
          <w:p w14:paraId="31BD7970" w14:textId="77777777" w:rsidR="00620CF6" w:rsidRDefault="00000000">
            <w:pPr>
              <w:pStyle w:val="TableParagraph"/>
              <w:spacing w:before="27"/>
              <w:ind w:left="61"/>
              <w:rPr>
                <w:sz w:val="20"/>
              </w:rPr>
            </w:pPr>
            <w:proofErr w:type="spellStart"/>
            <w:r>
              <w:rPr>
                <w:spacing w:val="-2"/>
                <w:w w:val="105"/>
                <w:sz w:val="20"/>
              </w:rPr>
              <w:t>value_str</w:t>
            </w:r>
            <w:proofErr w:type="spellEnd"/>
          </w:p>
        </w:tc>
        <w:tc>
          <w:tcPr>
            <w:tcW w:w="4784" w:type="dxa"/>
            <w:tcBorders>
              <w:top w:val="single" w:sz="8" w:space="0" w:color="000000"/>
              <w:bottom w:val="single" w:sz="4" w:space="0" w:color="000000"/>
            </w:tcBorders>
          </w:tcPr>
          <w:p w14:paraId="4CE887B7" w14:textId="77777777" w:rsidR="00620CF6" w:rsidRDefault="00000000">
            <w:pPr>
              <w:pStyle w:val="TableParagraph"/>
              <w:spacing w:before="27"/>
              <w:ind w:left="129"/>
              <w:rPr>
                <w:sz w:val="20"/>
              </w:rPr>
            </w:pPr>
            <w:proofErr w:type="spellStart"/>
            <w:r>
              <w:rPr>
                <w:spacing w:val="-2"/>
                <w:sz w:val="20"/>
              </w:rPr>
              <w:t>longname</w:t>
            </w:r>
            <w:proofErr w:type="spellEnd"/>
          </w:p>
        </w:tc>
      </w:tr>
      <w:tr w:rsidR="00620CF6" w14:paraId="04B023D8" w14:textId="77777777">
        <w:trPr>
          <w:trHeight w:val="534"/>
        </w:trPr>
        <w:tc>
          <w:tcPr>
            <w:tcW w:w="2407" w:type="dxa"/>
            <w:tcBorders>
              <w:top w:val="single" w:sz="4" w:space="0" w:color="000000"/>
            </w:tcBorders>
            <w:shd w:val="clear" w:color="auto" w:fill="F7F7F7"/>
          </w:tcPr>
          <w:p w14:paraId="3D01E9F1" w14:textId="77777777" w:rsidR="00620CF6" w:rsidRDefault="00000000">
            <w:pPr>
              <w:pStyle w:val="TableParagraph"/>
              <w:tabs>
                <w:tab w:val="left" w:pos="659"/>
              </w:tabs>
              <w:spacing w:before="29"/>
              <w:rPr>
                <w:sz w:val="20"/>
              </w:rPr>
            </w:pPr>
            <w:r>
              <w:rPr>
                <w:spacing w:val="-5"/>
                <w:sz w:val="20"/>
              </w:rPr>
              <w:t>UK</w:t>
            </w:r>
            <w:r>
              <w:rPr>
                <w:sz w:val="20"/>
              </w:rPr>
              <w:tab/>
            </w:r>
            <w:r>
              <w:rPr>
                <w:spacing w:val="-4"/>
                <w:sz w:val="20"/>
              </w:rPr>
              <w:t>x-hs-agg-totrev-</w:t>
            </w:r>
            <w:r>
              <w:rPr>
                <w:spacing w:val="-5"/>
                <w:sz w:val="20"/>
              </w:rPr>
              <w:t>00</w:t>
            </w:r>
          </w:p>
        </w:tc>
        <w:tc>
          <w:tcPr>
            <w:tcW w:w="1220" w:type="dxa"/>
            <w:tcBorders>
              <w:top w:val="single" w:sz="4" w:space="0" w:color="000000"/>
            </w:tcBorders>
            <w:shd w:val="clear" w:color="auto" w:fill="F7F7F7"/>
          </w:tcPr>
          <w:p w14:paraId="0D788E75" w14:textId="77777777" w:rsidR="00620CF6" w:rsidRDefault="00000000">
            <w:pPr>
              <w:pStyle w:val="TableParagraph"/>
              <w:spacing w:before="29"/>
              <w:ind w:left="163"/>
              <w:rPr>
                <w:sz w:val="20"/>
              </w:rPr>
            </w:pPr>
            <w:r>
              <w:rPr>
                <w:spacing w:val="-2"/>
                <w:sz w:val="20"/>
              </w:rPr>
              <w:t>5165000000</w:t>
            </w:r>
          </w:p>
        </w:tc>
        <w:tc>
          <w:tcPr>
            <w:tcW w:w="1021" w:type="dxa"/>
            <w:tcBorders>
              <w:top w:val="single" w:sz="4" w:space="0" w:color="000000"/>
            </w:tcBorders>
            <w:shd w:val="clear" w:color="auto" w:fill="F7F7F7"/>
          </w:tcPr>
          <w:p w14:paraId="64FDD20D" w14:textId="77777777" w:rsidR="00620CF6" w:rsidRDefault="00620CF6">
            <w:pPr>
              <w:pStyle w:val="TableParagraph"/>
              <w:spacing w:before="0"/>
              <w:ind w:left="0"/>
              <w:rPr>
                <w:rFonts w:ascii="Times New Roman"/>
                <w:sz w:val="18"/>
              </w:rPr>
            </w:pPr>
          </w:p>
        </w:tc>
        <w:tc>
          <w:tcPr>
            <w:tcW w:w="4784" w:type="dxa"/>
            <w:tcBorders>
              <w:top w:val="single" w:sz="4" w:space="0" w:color="000000"/>
            </w:tcBorders>
            <w:shd w:val="clear" w:color="auto" w:fill="F7F7F7"/>
          </w:tcPr>
          <w:p w14:paraId="78703BB9" w14:textId="77777777" w:rsidR="00620CF6" w:rsidRDefault="00000000">
            <w:pPr>
              <w:pStyle w:val="TableParagraph"/>
              <w:spacing w:before="34" w:line="240" w:lineRule="exact"/>
              <w:ind w:left="130" w:right="201"/>
              <w:rPr>
                <w:sz w:val="20"/>
              </w:rPr>
            </w:pPr>
            <w:r>
              <w:rPr>
                <w:spacing w:val="-2"/>
                <w:sz w:val="20"/>
              </w:rPr>
              <w:t>Aggregate</w:t>
            </w:r>
            <w:r>
              <w:rPr>
                <w:spacing w:val="-8"/>
                <w:sz w:val="20"/>
              </w:rPr>
              <w:t xml:space="preserve"> </w:t>
            </w:r>
            <w:r>
              <w:rPr>
                <w:spacing w:val="-2"/>
                <w:sz w:val="20"/>
              </w:rPr>
              <w:t>Total</w:t>
            </w:r>
            <w:r>
              <w:rPr>
                <w:spacing w:val="-7"/>
                <w:sz w:val="20"/>
              </w:rPr>
              <w:t xml:space="preserve"> </w:t>
            </w:r>
            <w:r>
              <w:rPr>
                <w:spacing w:val="-2"/>
                <w:sz w:val="20"/>
              </w:rPr>
              <w:t>Revenue,</w:t>
            </w:r>
            <w:r>
              <w:rPr>
                <w:spacing w:val="-7"/>
                <w:sz w:val="20"/>
              </w:rPr>
              <w:t xml:space="preserve"> </w:t>
            </w:r>
            <w:r>
              <w:rPr>
                <w:spacing w:val="-2"/>
                <w:sz w:val="20"/>
              </w:rPr>
              <w:t>of</w:t>
            </w:r>
            <w:r>
              <w:rPr>
                <w:spacing w:val="-7"/>
                <w:sz w:val="20"/>
              </w:rPr>
              <w:t xml:space="preserve"> </w:t>
            </w:r>
            <w:r>
              <w:rPr>
                <w:spacing w:val="-2"/>
                <w:sz w:val="20"/>
              </w:rPr>
              <w:t>the</w:t>
            </w:r>
            <w:r>
              <w:rPr>
                <w:spacing w:val="-7"/>
                <w:sz w:val="20"/>
              </w:rPr>
              <w:t xml:space="preserve"> </w:t>
            </w:r>
            <w:r>
              <w:rPr>
                <w:spacing w:val="-2"/>
                <w:sz w:val="20"/>
              </w:rPr>
              <w:t>Households</w:t>
            </w:r>
            <w:r>
              <w:rPr>
                <w:spacing w:val="-7"/>
                <w:sz w:val="20"/>
              </w:rPr>
              <w:t xml:space="preserve"> </w:t>
            </w:r>
            <w:r>
              <w:rPr>
                <w:spacing w:val="-2"/>
                <w:sz w:val="20"/>
              </w:rPr>
              <w:t xml:space="preserve">sector </w:t>
            </w:r>
            <w:r>
              <w:rPr>
                <w:sz w:val="20"/>
              </w:rPr>
              <w:t>(Non-Bracket Specific)</w:t>
            </w:r>
          </w:p>
        </w:tc>
      </w:tr>
    </w:tbl>
    <w:p w14:paraId="745BBDDA" w14:textId="77777777" w:rsidR="00620CF6" w:rsidRDefault="00000000">
      <w:pPr>
        <w:pStyle w:val="BodyText"/>
        <w:tabs>
          <w:tab w:val="left" w:pos="4895"/>
        </w:tabs>
        <w:spacing w:line="213" w:lineRule="auto"/>
        <w:ind w:left="4895" w:right="818" w:hanging="4659"/>
        <w:jc w:val="both"/>
      </w:pPr>
      <w:r>
        <w:rPr>
          <w:noProof/>
        </w:rPr>
        <mc:AlternateContent>
          <mc:Choice Requires="wpg">
            <w:drawing>
              <wp:anchor distT="0" distB="0" distL="0" distR="0" simplePos="0" relativeHeight="481627648" behindDoc="1" locked="0" layoutInCell="1" allowOverlap="1" wp14:anchorId="0D674CEE" wp14:editId="4EFEF0CB">
                <wp:simplePos x="0" y="0"/>
                <wp:positionH relativeFrom="page">
                  <wp:posOffset>899998</wp:posOffset>
                </wp:positionH>
                <wp:positionV relativeFrom="paragraph">
                  <wp:posOffset>431564</wp:posOffset>
                </wp:positionV>
                <wp:extent cx="5989955" cy="492125"/>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9955" cy="492125"/>
                          <a:chOff x="0" y="0"/>
                          <a:chExt cx="5989955" cy="492125"/>
                        </a:xfrm>
                      </wpg:grpSpPr>
                      <wps:wsp>
                        <wps:cNvPr id="106" name="Graphic 106"/>
                        <wps:cNvSpPr/>
                        <wps:spPr>
                          <a:xfrm>
                            <a:off x="0" y="36307"/>
                            <a:ext cx="5989955" cy="455930"/>
                          </a:xfrm>
                          <a:custGeom>
                            <a:avLst/>
                            <a:gdLst/>
                            <a:ahLst/>
                            <a:cxnLst/>
                            <a:rect l="l" t="t" r="r" b="b"/>
                            <a:pathLst>
                              <a:path w="5989955" h="455930">
                                <a:moveTo>
                                  <a:pt x="5989955" y="0"/>
                                </a:moveTo>
                                <a:lnTo>
                                  <a:pt x="5989955" y="0"/>
                                </a:lnTo>
                                <a:lnTo>
                                  <a:pt x="0" y="0"/>
                                </a:lnTo>
                                <a:lnTo>
                                  <a:pt x="0" y="455498"/>
                                </a:lnTo>
                                <a:lnTo>
                                  <a:pt x="5989955" y="455498"/>
                                </a:lnTo>
                                <a:lnTo>
                                  <a:pt x="5989955" y="0"/>
                                </a:lnTo>
                                <a:close/>
                              </a:path>
                            </a:pathLst>
                          </a:custGeom>
                          <a:solidFill>
                            <a:srgbClr val="F7F7F7"/>
                          </a:solidFill>
                        </wps:spPr>
                        <wps:bodyPr wrap="square" lIns="0" tIns="0" rIns="0" bIns="0" rtlCol="0">
                          <a:prstTxWarp prst="textNoShape">
                            <a:avLst/>
                          </a:prstTxWarp>
                          <a:noAutofit/>
                        </wps:bodyPr>
                      </wps:wsp>
                      <wps:wsp>
                        <wps:cNvPr id="107" name="Textbox 107"/>
                        <wps:cNvSpPr txBox="1"/>
                        <wps:spPr>
                          <a:xfrm>
                            <a:off x="75920" y="0"/>
                            <a:ext cx="1948814" cy="179705"/>
                          </a:xfrm>
                          <a:prstGeom prst="rect">
                            <a:avLst/>
                          </a:prstGeom>
                        </wps:spPr>
                        <wps:txbx>
                          <w:txbxContent>
                            <w:p w14:paraId="5D8900C0" w14:textId="77777777" w:rsidR="00620CF6" w:rsidRDefault="00000000">
                              <w:pPr>
                                <w:tabs>
                                  <w:tab w:val="left" w:pos="539"/>
                                  <w:tab w:val="left" w:pos="2451"/>
                                </w:tabs>
                                <w:spacing w:before="14" w:line="268" w:lineRule="exact"/>
                                <w:rPr>
                                  <w:sz w:val="20"/>
                                </w:rPr>
                              </w:pPr>
                              <w:r>
                                <w:rPr>
                                  <w:spacing w:val="-5"/>
                                  <w:sz w:val="20"/>
                                </w:rPr>
                                <w:t>UK</w:t>
                              </w:r>
                              <w:r>
                                <w:rPr>
                                  <w:sz w:val="20"/>
                                </w:rPr>
                                <w:tab/>
                              </w:r>
                              <w:r>
                                <w:rPr>
                                  <w:spacing w:val="-4"/>
                                  <w:sz w:val="20"/>
                                </w:rPr>
                                <w:t>x-hs-thr-ad1ubo-</w:t>
                              </w:r>
                              <w:r>
                                <w:rPr>
                                  <w:spacing w:val="-5"/>
                                  <w:sz w:val="20"/>
                                </w:rPr>
                                <w:t>01</w:t>
                              </w:r>
                              <w:r>
                                <w:rPr>
                                  <w:sz w:val="20"/>
                                </w:rPr>
                                <w:tab/>
                              </w:r>
                              <w:r>
                                <w:rPr>
                                  <w:spacing w:val="-2"/>
                                  <w:sz w:val="20"/>
                                </w:rPr>
                                <w:t>325000</w:t>
                              </w:r>
                            </w:p>
                          </w:txbxContent>
                        </wps:txbx>
                        <wps:bodyPr wrap="square" lIns="0" tIns="0" rIns="0" bIns="0" rtlCol="0">
                          <a:noAutofit/>
                        </wps:bodyPr>
                      </wps:wsp>
                      <wps:wsp>
                        <wps:cNvPr id="108" name="Textbox 108"/>
                        <wps:cNvSpPr txBox="1"/>
                        <wps:spPr>
                          <a:xfrm>
                            <a:off x="3034042" y="0"/>
                            <a:ext cx="2746375" cy="483234"/>
                          </a:xfrm>
                          <a:prstGeom prst="rect">
                            <a:avLst/>
                          </a:prstGeom>
                        </wps:spPr>
                        <wps:txbx>
                          <w:txbxContent>
                            <w:p w14:paraId="404CE8E9" w14:textId="77777777" w:rsidR="00620CF6" w:rsidRDefault="00000000">
                              <w:pPr>
                                <w:spacing w:before="37" w:line="213" w:lineRule="auto"/>
                                <w:ind w:right="18"/>
                                <w:jc w:val="both"/>
                                <w:rPr>
                                  <w:sz w:val="20"/>
                                </w:rPr>
                              </w:pPr>
                              <w:r>
                                <w:rPr>
                                  <w:sz w:val="20"/>
                                </w:rPr>
                                <w:t>Threshold</w:t>
                              </w:r>
                              <w:r>
                                <w:rPr>
                                  <w:spacing w:val="-13"/>
                                  <w:sz w:val="20"/>
                                </w:rPr>
                                <w:t xml:space="preserve"> </w:t>
                              </w:r>
                              <w:r>
                                <w:rPr>
                                  <w:sz w:val="20"/>
                                </w:rPr>
                                <w:t>Upper</w:t>
                              </w:r>
                              <w:r>
                                <w:rPr>
                                  <w:spacing w:val="-12"/>
                                  <w:sz w:val="20"/>
                                </w:rPr>
                                <w:t xml:space="preserve"> </w:t>
                              </w:r>
                              <w:r>
                                <w:rPr>
                                  <w:sz w:val="20"/>
                                </w:rPr>
                                <w:t>Bound</w:t>
                              </w:r>
                              <w:r>
                                <w:rPr>
                                  <w:spacing w:val="-13"/>
                                  <w:sz w:val="20"/>
                                </w:rPr>
                                <w:t xml:space="preserve"> </w:t>
                              </w:r>
                              <w:r>
                                <w:rPr>
                                  <w:sz w:val="20"/>
                                </w:rPr>
                                <w:t>for</w:t>
                              </w:r>
                              <w:r>
                                <w:rPr>
                                  <w:spacing w:val="-12"/>
                                  <w:sz w:val="20"/>
                                </w:rPr>
                                <w:t xml:space="preserve"> </w:t>
                              </w:r>
                              <w:r>
                                <w:rPr>
                                  <w:sz w:val="20"/>
                                </w:rPr>
                                <w:t>Exemption</w:t>
                              </w:r>
                              <w:r>
                                <w:rPr>
                                  <w:spacing w:val="-13"/>
                                  <w:sz w:val="20"/>
                                </w:rPr>
                                <w:t xml:space="preserve"> </w:t>
                              </w:r>
                              <w:r>
                                <w:rPr>
                                  <w:sz w:val="20"/>
                                </w:rPr>
                                <w:t>Adjusted Tax</w:t>
                              </w:r>
                              <w:r>
                                <w:rPr>
                                  <w:spacing w:val="-2"/>
                                  <w:sz w:val="20"/>
                                </w:rPr>
                                <w:t xml:space="preserve"> </w:t>
                              </w:r>
                              <w:r>
                                <w:rPr>
                                  <w:sz w:val="20"/>
                                </w:rPr>
                                <w:t>Bracket,</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Households</w:t>
                              </w:r>
                              <w:r>
                                <w:rPr>
                                  <w:spacing w:val="-2"/>
                                  <w:sz w:val="20"/>
                                </w:rPr>
                                <w:t xml:space="preserve"> </w:t>
                              </w:r>
                              <w:r>
                                <w:rPr>
                                  <w:sz w:val="20"/>
                                </w:rPr>
                                <w:t>sector</w:t>
                              </w:r>
                              <w:r>
                                <w:rPr>
                                  <w:spacing w:val="-2"/>
                                  <w:sz w:val="20"/>
                                </w:rPr>
                                <w:t xml:space="preserve"> </w:t>
                              </w:r>
                              <w:r>
                                <w:rPr>
                                  <w:sz w:val="20"/>
                                </w:rPr>
                                <w:t>(Bracket</w:t>
                              </w:r>
                              <w:r>
                                <w:rPr>
                                  <w:spacing w:val="-2"/>
                                  <w:sz w:val="20"/>
                                </w:rPr>
                                <w:t xml:space="preserve"> </w:t>
                              </w:r>
                              <w:r>
                                <w:rPr>
                                  <w:sz w:val="20"/>
                                </w:rPr>
                                <w:t xml:space="preserve">n </w:t>
                              </w:r>
                              <w:r>
                                <w:rPr>
                                  <w:spacing w:val="-4"/>
                                  <w:sz w:val="20"/>
                                </w:rPr>
                                <w:t>01)</w:t>
                              </w:r>
                            </w:p>
                          </w:txbxContent>
                        </wps:txbx>
                        <wps:bodyPr wrap="square" lIns="0" tIns="0" rIns="0" bIns="0" rtlCol="0">
                          <a:noAutofit/>
                        </wps:bodyPr>
                      </wps:wsp>
                    </wpg:wgp>
                  </a:graphicData>
                </a:graphic>
              </wp:anchor>
            </w:drawing>
          </mc:Choice>
          <mc:Fallback>
            <w:pict>
              <v:group w14:anchorId="0D674CEE" id="Group 105" o:spid="_x0000_s1081" style="position:absolute;left:0;text-align:left;margin-left:70.85pt;margin-top:34pt;width:471.65pt;height:38.75pt;z-index:-21688832;mso-wrap-distance-left:0;mso-wrap-distance-right:0;mso-position-horizontal-relative:page;mso-position-vertical-relative:text" coordsize="59899,4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">
                <v:shape id="Graphic 106" o:spid="_x0000_s1082" style="position:absolute;top:363;width:59899;height:4559;visibility:visible;mso-wrap-style:square;v-text-anchor:top" coordsize="5989955,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" path="m5989955,r,l,,,455498r5989955,l5989955,xe" fillcolor="#f7f7f7" stroked="f">
                  <v:path arrowok="t"/>
                </v:shape>
                <v:shape id="Textbox 107" o:spid="_x0000_s1083" type="#_x0000_t202" style="position:absolute;left:759;width:19488;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5D8900C0" w14:textId="77777777" w:rsidR="00620CF6" w:rsidRDefault="00000000">
                        <w:pPr>
                          <w:tabs>
                            <w:tab w:val="left" w:pos="539"/>
                            <w:tab w:val="left" w:pos="2451"/>
                          </w:tabs>
                          <w:spacing w:before="14" w:line="268" w:lineRule="exact"/>
                          <w:rPr>
                            <w:sz w:val="20"/>
                          </w:rPr>
                        </w:pPr>
                        <w:r>
                          <w:rPr>
                            <w:spacing w:val="-5"/>
                            <w:sz w:val="20"/>
                          </w:rPr>
                          <w:t>UK</w:t>
                        </w:r>
                        <w:r>
                          <w:rPr>
                            <w:sz w:val="20"/>
                          </w:rPr>
                          <w:tab/>
                        </w:r>
                        <w:r>
                          <w:rPr>
                            <w:spacing w:val="-4"/>
                            <w:sz w:val="20"/>
                          </w:rPr>
                          <w:t>x-hs-thr-ad1ubo-</w:t>
                        </w:r>
                        <w:r>
                          <w:rPr>
                            <w:spacing w:val="-5"/>
                            <w:sz w:val="20"/>
                          </w:rPr>
                          <w:t>01</w:t>
                        </w:r>
                        <w:r>
                          <w:rPr>
                            <w:sz w:val="20"/>
                          </w:rPr>
                          <w:tab/>
                        </w:r>
                        <w:r>
                          <w:rPr>
                            <w:spacing w:val="-2"/>
                            <w:sz w:val="20"/>
                          </w:rPr>
                          <w:t>325000</w:t>
                        </w:r>
                      </w:p>
                    </w:txbxContent>
                  </v:textbox>
                </v:shape>
                <v:shape id="Textbox 108" o:spid="_x0000_s1084" type="#_x0000_t202" style="position:absolute;left:30340;width:27464;height:4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404CE8E9" w14:textId="77777777" w:rsidR="00620CF6" w:rsidRDefault="00000000">
                        <w:pPr>
                          <w:spacing w:before="37" w:line="213" w:lineRule="auto"/>
                          <w:ind w:right="18"/>
                          <w:jc w:val="both"/>
                          <w:rPr>
                            <w:sz w:val="20"/>
                          </w:rPr>
                        </w:pPr>
                        <w:r>
                          <w:rPr>
                            <w:sz w:val="20"/>
                          </w:rPr>
                          <w:t>Threshold</w:t>
                        </w:r>
                        <w:r>
                          <w:rPr>
                            <w:spacing w:val="-13"/>
                            <w:sz w:val="20"/>
                          </w:rPr>
                          <w:t xml:space="preserve"> </w:t>
                        </w:r>
                        <w:r>
                          <w:rPr>
                            <w:sz w:val="20"/>
                          </w:rPr>
                          <w:t>Upper</w:t>
                        </w:r>
                        <w:r>
                          <w:rPr>
                            <w:spacing w:val="-12"/>
                            <w:sz w:val="20"/>
                          </w:rPr>
                          <w:t xml:space="preserve"> </w:t>
                        </w:r>
                        <w:r>
                          <w:rPr>
                            <w:sz w:val="20"/>
                          </w:rPr>
                          <w:t>Bound</w:t>
                        </w:r>
                        <w:r>
                          <w:rPr>
                            <w:spacing w:val="-13"/>
                            <w:sz w:val="20"/>
                          </w:rPr>
                          <w:t xml:space="preserve"> </w:t>
                        </w:r>
                        <w:r>
                          <w:rPr>
                            <w:sz w:val="20"/>
                          </w:rPr>
                          <w:t>for</w:t>
                        </w:r>
                        <w:r>
                          <w:rPr>
                            <w:spacing w:val="-12"/>
                            <w:sz w:val="20"/>
                          </w:rPr>
                          <w:t xml:space="preserve"> </w:t>
                        </w:r>
                        <w:r>
                          <w:rPr>
                            <w:sz w:val="20"/>
                          </w:rPr>
                          <w:t>Exemption</w:t>
                        </w:r>
                        <w:r>
                          <w:rPr>
                            <w:spacing w:val="-13"/>
                            <w:sz w:val="20"/>
                          </w:rPr>
                          <w:t xml:space="preserve"> </w:t>
                        </w:r>
                        <w:r>
                          <w:rPr>
                            <w:sz w:val="20"/>
                          </w:rPr>
                          <w:t>Adjusted Tax</w:t>
                        </w:r>
                        <w:r>
                          <w:rPr>
                            <w:spacing w:val="-2"/>
                            <w:sz w:val="20"/>
                          </w:rPr>
                          <w:t xml:space="preserve"> </w:t>
                        </w:r>
                        <w:r>
                          <w:rPr>
                            <w:sz w:val="20"/>
                          </w:rPr>
                          <w:t>Bracket,</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Households</w:t>
                        </w:r>
                        <w:r>
                          <w:rPr>
                            <w:spacing w:val="-2"/>
                            <w:sz w:val="20"/>
                          </w:rPr>
                          <w:t xml:space="preserve"> </w:t>
                        </w:r>
                        <w:r>
                          <w:rPr>
                            <w:sz w:val="20"/>
                          </w:rPr>
                          <w:t>sector</w:t>
                        </w:r>
                        <w:r>
                          <w:rPr>
                            <w:spacing w:val="-2"/>
                            <w:sz w:val="20"/>
                          </w:rPr>
                          <w:t xml:space="preserve"> </w:t>
                        </w:r>
                        <w:r>
                          <w:rPr>
                            <w:sz w:val="20"/>
                          </w:rPr>
                          <w:t>(Bracket</w:t>
                        </w:r>
                        <w:r>
                          <w:rPr>
                            <w:spacing w:val="-2"/>
                            <w:sz w:val="20"/>
                          </w:rPr>
                          <w:t xml:space="preserve"> </w:t>
                        </w:r>
                        <w:r>
                          <w:rPr>
                            <w:sz w:val="20"/>
                          </w:rPr>
                          <w:t xml:space="preserve">n </w:t>
                        </w:r>
                        <w:r>
                          <w:rPr>
                            <w:spacing w:val="-4"/>
                            <w:sz w:val="20"/>
                          </w:rPr>
                          <w:t>01)</w:t>
                        </w:r>
                      </w:p>
                    </w:txbxContent>
                  </v:textbox>
                </v:shape>
                <w10:wrap anchorx="page"/>
              </v:group>
            </w:pict>
          </mc:Fallback>
        </mc:AlternateContent>
      </w:r>
      <w:r>
        <w:t>UK x-hs-thr-ad1lbo-01 0</w:t>
      </w:r>
      <w:r>
        <w:tab/>
        <w:t>Threshold</w:t>
      </w:r>
      <w:r>
        <w:rPr>
          <w:spacing w:val="-13"/>
        </w:rPr>
        <w:t xml:space="preserve"> </w:t>
      </w:r>
      <w:r>
        <w:t>Lower</w:t>
      </w:r>
      <w:r>
        <w:rPr>
          <w:spacing w:val="-12"/>
        </w:rPr>
        <w:t xml:space="preserve"> </w:t>
      </w:r>
      <w:r>
        <w:t>Bound</w:t>
      </w:r>
      <w:r>
        <w:rPr>
          <w:spacing w:val="-13"/>
        </w:rPr>
        <w:t xml:space="preserve"> </w:t>
      </w:r>
      <w:r>
        <w:t>for</w:t>
      </w:r>
      <w:r>
        <w:rPr>
          <w:spacing w:val="-12"/>
        </w:rPr>
        <w:t xml:space="preserve"> </w:t>
      </w:r>
      <w:r>
        <w:t>Exemption</w:t>
      </w:r>
      <w:r>
        <w:rPr>
          <w:spacing w:val="-13"/>
        </w:rPr>
        <w:t xml:space="preserve"> </w:t>
      </w:r>
      <w:r>
        <w:t>Adjusted Tax</w:t>
      </w:r>
      <w:r>
        <w:rPr>
          <w:spacing w:val="-2"/>
        </w:rPr>
        <w:t xml:space="preserve"> </w:t>
      </w:r>
      <w:r>
        <w:t>Bracket,</w:t>
      </w:r>
      <w:r>
        <w:rPr>
          <w:spacing w:val="-2"/>
        </w:rPr>
        <w:t xml:space="preserve"> </w:t>
      </w:r>
      <w:r>
        <w:t>of</w:t>
      </w:r>
      <w:r>
        <w:rPr>
          <w:spacing w:val="-2"/>
        </w:rPr>
        <w:t xml:space="preserve"> </w:t>
      </w:r>
      <w:r>
        <w:t>the</w:t>
      </w:r>
      <w:r>
        <w:rPr>
          <w:spacing w:val="-2"/>
        </w:rPr>
        <w:t xml:space="preserve"> </w:t>
      </w:r>
      <w:r>
        <w:t>Households</w:t>
      </w:r>
      <w:r>
        <w:rPr>
          <w:spacing w:val="-2"/>
        </w:rPr>
        <w:t xml:space="preserve"> </w:t>
      </w:r>
      <w:r>
        <w:t>sector</w:t>
      </w:r>
      <w:r>
        <w:rPr>
          <w:spacing w:val="-2"/>
        </w:rPr>
        <w:t xml:space="preserve"> </w:t>
      </w:r>
      <w:r>
        <w:t>(Bracket</w:t>
      </w:r>
      <w:r>
        <w:rPr>
          <w:spacing w:val="-2"/>
        </w:rPr>
        <w:t xml:space="preserve"> </w:t>
      </w:r>
      <w:r>
        <w:t xml:space="preserve">n </w:t>
      </w:r>
      <w:r>
        <w:rPr>
          <w:spacing w:val="-4"/>
        </w:rPr>
        <w:t>01)</w:t>
      </w:r>
    </w:p>
    <w:p w14:paraId="7E8F50B9" w14:textId="77777777" w:rsidR="00620CF6" w:rsidRDefault="00620CF6">
      <w:pPr>
        <w:pStyle w:val="BodyText"/>
      </w:pPr>
    </w:p>
    <w:p w14:paraId="5B18C536" w14:textId="77777777" w:rsidR="00620CF6" w:rsidRDefault="00620CF6">
      <w:pPr>
        <w:pStyle w:val="BodyText"/>
        <w:spacing w:before="10"/>
        <w:rPr>
          <w:sz w:val="21"/>
        </w:rPr>
      </w:pPr>
    </w:p>
    <w:p w14:paraId="60529A22" w14:textId="77777777" w:rsidR="00620CF6" w:rsidRDefault="00000000">
      <w:pPr>
        <w:pStyle w:val="BodyText"/>
        <w:tabs>
          <w:tab w:val="left" w:pos="4895"/>
        </w:tabs>
        <w:spacing w:before="137" w:line="213" w:lineRule="auto"/>
        <w:ind w:left="4895" w:right="1567" w:hanging="4659"/>
        <w:jc w:val="both"/>
      </w:pPr>
      <w:r>
        <w:t>UK x-hs-agg-ad1tlb-01 0</w:t>
      </w:r>
      <w:r>
        <w:tab/>
        <w:t>Aggregate</w:t>
      </w:r>
      <w:r>
        <w:rPr>
          <w:spacing w:val="-13"/>
        </w:rPr>
        <w:t xml:space="preserve"> </w:t>
      </w:r>
      <w:r>
        <w:t>Tax</w:t>
      </w:r>
      <w:r>
        <w:rPr>
          <w:spacing w:val="-12"/>
        </w:rPr>
        <w:t xml:space="preserve"> </w:t>
      </w:r>
      <w:r>
        <w:t>Paid</w:t>
      </w:r>
      <w:r>
        <w:rPr>
          <w:spacing w:val="-13"/>
        </w:rPr>
        <w:t xml:space="preserve"> </w:t>
      </w:r>
      <w:r>
        <w:t>on</w:t>
      </w:r>
      <w:r>
        <w:rPr>
          <w:spacing w:val="-12"/>
        </w:rPr>
        <w:t xml:space="preserve"> </w:t>
      </w:r>
      <w:r>
        <w:t>Lower</w:t>
      </w:r>
      <w:r>
        <w:rPr>
          <w:spacing w:val="-13"/>
        </w:rPr>
        <w:t xml:space="preserve"> </w:t>
      </w:r>
      <w:r>
        <w:t>Bound</w:t>
      </w:r>
      <w:r>
        <w:rPr>
          <w:spacing w:val="-12"/>
        </w:rPr>
        <w:t xml:space="preserve"> </w:t>
      </w:r>
      <w:r>
        <w:t>for Exemption</w:t>
      </w:r>
      <w:r>
        <w:rPr>
          <w:spacing w:val="-1"/>
        </w:rPr>
        <w:t xml:space="preserve"> </w:t>
      </w:r>
      <w:r>
        <w:t>Adjusted</w:t>
      </w:r>
      <w:r>
        <w:rPr>
          <w:spacing w:val="-1"/>
        </w:rPr>
        <w:t xml:space="preserve"> </w:t>
      </w:r>
      <w:r>
        <w:t>Tax</w:t>
      </w:r>
      <w:r>
        <w:rPr>
          <w:spacing w:val="-1"/>
        </w:rPr>
        <w:t xml:space="preserve"> </w:t>
      </w:r>
      <w:r>
        <w:t>Bracket,</w:t>
      </w:r>
      <w:r>
        <w:rPr>
          <w:spacing w:val="-1"/>
        </w:rPr>
        <w:t xml:space="preserve"> </w:t>
      </w:r>
      <w:r>
        <w:t>of</w:t>
      </w:r>
      <w:r>
        <w:rPr>
          <w:spacing w:val="-1"/>
        </w:rPr>
        <w:t xml:space="preserve"> </w:t>
      </w:r>
      <w:r>
        <w:t>the Households sector (Bracket n 01)</w:t>
      </w:r>
    </w:p>
    <w:p w14:paraId="5BEFEB4F" w14:textId="77777777" w:rsidR="00620CF6" w:rsidRDefault="00000000">
      <w:pPr>
        <w:pStyle w:val="BodyText"/>
        <w:tabs>
          <w:tab w:val="left" w:pos="4895"/>
        </w:tabs>
        <w:spacing w:line="213" w:lineRule="auto"/>
        <w:ind w:left="4895" w:right="873" w:hanging="4659"/>
        <w:jc w:val="both"/>
      </w:pPr>
      <w:r>
        <w:rPr>
          <w:noProof/>
        </w:rPr>
        <mc:AlternateContent>
          <mc:Choice Requires="wps">
            <w:drawing>
              <wp:anchor distT="0" distB="0" distL="0" distR="0" simplePos="0" relativeHeight="481628160" behindDoc="1" locked="0" layoutInCell="1" allowOverlap="1" wp14:anchorId="25688DA4" wp14:editId="370E83A7">
                <wp:simplePos x="0" y="0"/>
                <wp:positionH relativeFrom="page">
                  <wp:posOffset>899998</wp:posOffset>
                </wp:positionH>
                <wp:positionV relativeFrom="paragraph">
                  <wp:posOffset>12385</wp:posOffset>
                </wp:positionV>
                <wp:extent cx="5989955" cy="304165"/>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304165"/>
                        </a:xfrm>
                        <a:custGeom>
                          <a:avLst/>
                          <a:gdLst/>
                          <a:ahLst/>
                          <a:cxnLst/>
                          <a:rect l="l" t="t" r="r" b="b"/>
                          <a:pathLst>
                            <a:path w="5989955" h="304165">
                              <a:moveTo>
                                <a:pt x="5989955" y="0"/>
                              </a:moveTo>
                              <a:lnTo>
                                <a:pt x="5989955" y="0"/>
                              </a:lnTo>
                              <a:lnTo>
                                <a:pt x="0" y="0"/>
                              </a:lnTo>
                              <a:lnTo>
                                <a:pt x="0" y="303657"/>
                              </a:lnTo>
                              <a:lnTo>
                                <a:pt x="5989955" y="303657"/>
                              </a:lnTo>
                              <a:lnTo>
                                <a:pt x="5989955" y="0"/>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6C7CAB9E" id="Graphic 109" o:spid="_x0000_s1026" style="position:absolute;margin-left:70.85pt;margin-top:1pt;width:471.65pt;height:23.95pt;z-index:-21688320;visibility:visible;mso-wrap-style:square;mso-wrap-distance-left:0;mso-wrap-distance-top:0;mso-wrap-distance-right:0;mso-wrap-distance-bottom:0;mso-position-horizontal:absolute;mso-position-horizontal-relative:page;mso-position-vertical:absolute;mso-position-vertical-relative:text;v-text-anchor:top" coordsize="5989955,304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" path="m5989955,r,l,,,303657r5989955,l5989955,xe" fillcolor="#f7f7f7" stroked="f">
                <v:path arrowok="t"/>
                <w10:wrap anchorx="page"/>
              </v:shape>
            </w:pict>
          </mc:Fallback>
        </mc:AlternateContent>
      </w:r>
      <w:r>
        <w:t>UK x-hs-rat-ad1smr-01 0</w:t>
      </w:r>
      <w:r>
        <w:tab/>
        <w:t>Rate Tax Rate for Exemption Adjusted Tax Bracket,</w:t>
      </w:r>
      <w:r>
        <w:rPr>
          <w:spacing w:val="-1"/>
        </w:rPr>
        <w:t xml:space="preserve"> </w:t>
      </w:r>
      <w:r>
        <w:t>of</w:t>
      </w:r>
      <w:r>
        <w:rPr>
          <w:spacing w:val="-1"/>
        </w:rPr>
        <w:t xml:space="preserve"> </w:t>
      </w:r>
      <w:r>
        <w:t>the</w:t>
      </w:r>
      <w:r>
        <w:rPr>
          <w:spacing w:val="-1"/>
        </w:rPr>
        <w:t xml:space="preserve"> </w:t>
      </w:r>
      <w:r>
        <w:t>Households sector</w:t>
      </w:r>
      <w:r>
        <w:rPr>
          <w:spacing w:val="-1"/>
        </w:rPr>
        <w:t xml:space="preserve"> </w:t>
      </w:r>
      <w:r>
        <w:t>(Bracket</w:t>
      </w:r>
      <w:r>
        <w:rPr>
          <w:spacing w:val="-1"/>
        </w:rPr>
        <w:t xml:space="preserve"> </w:t>
      </w:r>
      <w:r>
        <w:t>n</w:t>
      </w:r>
      <w:r>
        <w:rPr>
          <w:spacing w:val="-1"/>
        </w:rPr>
        <w:t xml:space="preserve"> </w:t>
      </w:r>
      <w:r>
        <w:rPr>
          <w:spacing w:val="-5"/>
        </w:rPr>
        <w:t>01)</w:t>
      </w:r>
    </w:p>
    <w:p w14:paraId="1E231130" w14:textId="77777777" w:rsidR="00620CF6" w:rsidRDefault="00000000">
      <w:pPr>
        <w:pStyle w:val="BodyText"/>
        <w:tabs>
          <w:tab w:val="left" w:pos="4895"/>
        </w:tabs>
        <w:spacing w:before="72" w:line="254" w:lineRule="exact"/>
        <w:ind w:left="236"/>
        <w:jc w:val="both"/>
      </w:pPr>
      <w:proofErr w:type="gramStart"/>
      <w:r>
        <w:t>UK</w:t>
      </w:r>
      <w:r>
        <w:rPr>
          <w:spacing w:val="60"/>
        </w:rPr>
        <w:t xml:space="preserve">  </w:t>
      </w:r>
      <w:r>
        <w:t>x</w:t>
      </w:r>
      <w:proofErr w:type="gramEnd"/>
      <w:r>
        <w:t>-hs-thr-ad1lbo-02</w:t>
      </w:r>
      <w:r>
        <w:rPr>
          <w:spacing w:val="69"/>
          <w:w w:val="150"/>
        </w:rPr>
        <w:t xml:space="preserve">  </w:t>
      </w:r>
      <w:r>
        <w:rPr>
          <w:spacing w:val="-2"/>
        </w:rPr>
        <w:t>325000</w:t>
      </w:r>
      <w:r>
        <w:tab/>
      </w:r>
      <w:r>
        <w:rPr>
          <w:spacing w:val="-2"/>
        </w:rPr>
        <w:t>Threshold</w:t>
      </w:r>
      <w:r>
        <w:rPr>
          <w:spacing w:val="-1"/>
        </w:rPr>
        <w:t xml:space="preserve"> </w:t>
      </w:r>
      <w:r>
        <w:rPr>
          <w:spacing w:val="-2"/>
        </w:rPr>
        <w:t>Lower</w:t>
      </w:r>
      <w:r>
        <w:t xml:space="preserve"> </w:t>
      </w:r>
      <w:r>
        <w:rPr>
          <w:spacing w:val="-2"/>
        </w:rPr>
        <w:t>Bound</w:t>
      </w:r>
      <w:r>
        <w:rPr>
          <w:spacing w:val="-1"/>
        </w:rPr>
        <w:t xml:space="preserve"> </w:t>
      </w:r>
      <w:r>
        <w:rPr>
          <w:spacing w:val="-2"/>
        </w:rPr>
        <w:t>for</w:t>
      </w:r>
      <w:r>
        <w:t xml:space="preserve"> </w:t>
      </w:r>
      <w:r>
        <w:rPr>
          <w:spacing w:val="-2"/>
        </w:rPr>
        <w:t>Exemption</w:t>
      </w:r>
      <w:r>
        <w:rPr>
          <w:spacing w:val="-1"/>
        </w:rPr>
        <w:t xml:space="preserve"> </w:t>
      </w:r>
      <w:r>
        <w:rPr>
          <w:spacing w:val="-2"/>
        </w:rPr>
        <w:t>Adjusted</w:t>
      </w:r>
    </w:p>
    <w:p w14:paraId="42572FF6" w14:textId="77777777" w:rsidR="00620CF6" w:rsidRDefault="00000000">
      <w:pPr>
        <w:pStyle w:val="BodyText"/>
        <w:spacing w:before="8" w:line="213" w:lineRule="auto"/>
        <w:ind w:left="4895" w:right="818"/>
        <w:jc w:val="both"/>
      </w:pPr>
      <w:r>
        <w:rPr>
          <w:noProof/>
        </w:rPr>
        <mc:AlternateContent>
          <mc:Choice Requires="wpg">
            <w:drawing>
              <wp:anchor distT="0" distB="0" distL="0" distR="0" simplePos="0" relativeHeight="15759360" behindDoc="0" locked="0" layoutInCell="1" allowOverlap="1" wp14:anchorId="42DD648D" wp14:editId="4267489E">
                <wp:simplePos x="0" y="0"/>
                <wp:positionH relativeFrom="page">
                  <wp:posOffset>899998</wp:posOffset>
                </wp:positionH>
                <wp:positionV relativeFrom="paragraph">
                  <wp:posOffset>284802</wp:posOffset>
                </wp:positionV>
                <wp:extent cx="5989955" cy="492125"/>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9955" cy="492125"/>
                          <a:chOff x="0" y="0"/>
                          <a:chExt cx="5989955" cy="492125"/>
                        </a:xfrm>
                      </wpg:grpSpPr>
                      <wps:wsp>
                        <wps:cNvPr id="111" name="Graphic 111"/>
                        <wps:cNvSpPr/>
                        <wps:spPr>
                          <a:xfrm>
                            <a:off x="0" y="36307"/>
                            <a:ext cx="5989955" cy="455930"/>
                          </a:xfrm>
                          <a:custGeom>
                            <a:avLst/>
                            <a:gdLst/>
                            <a:ahLst/>
                            <a:cxnLst/>
                            <a:rect l="l" t="t" r="r" b="b"/>
                            <a:pathLst>
                              <a:path w="5989955" h="455930">
                                <a:moveTo>
                                  <a:pt x="5989955" y="0"/>
                                </a:moveTo>
                                <a:lnTo>
                                  <a:pt x="5989955" y="0"/>
                                </a:lnTo>
                                <a:lnTo>
                                  <a:pt x="0" y="0"/>
                                </a:lnTo>
                                <a:lnTo>
                                  <a:pt x="0" y="455498"/>
                                </a:lnTo>
                                <a:lnTo>
                                  <a:pt x="5989955" y="455498"/>
                                </a:lnTo>
                                <a:lnTo>
                                  <a:pt x="5989955" y="0"/>
                                </a:lnTo>
                                <a:close/>
                              </a:path>
                            </a:pathLst>
                          </a:custGeom>
                          <a:solidFill>
                            <a:srgbClr val="F7F7F7"/>
                          </a:solidFill>
                        </wps:spPr>
                        <wps:bodyPr wrap="square" lIns="0" tIns="0" rIns="0" bIns="0" rtlCol="0">
                          <a:prstTxWarp prst="textNoShape">
                            <a:avLst/>
                          </a:prstTxWarp>
                          <a:noAutofit/>
                        </wps:bodyPr>
                      </wps:wsp>
                      <wps:wsp>
                        <wps:cNvPr id="112" name="Textbox 112"/>
                        <wps:cNvSpPr txBox="1"/>
                        <wps:spPr>
                          <a:xfrm>
                            <a:off x="75920" y="0"/>
                            <a:ext cx="1410970" cy="179705"/>
                          </a:xfrm>
                          <a:prstGeom prst="rect">
                            <a:avLst/>
                          </a:prstGeom>
                        </wps:spPr>
                        <wps:txbx>
                          <w:txbxContent>
                            <w:p w14:paraId="6DD4475F" w14:textId="77777777" w:rsidR="00620CF6" w:rsidRDefault="00000000">
                              <w:pPr>
                                <w:tabs>
                                  <w:tab w:val="left" w:pos="539"/>
                                </w:tabs>
                                <w:spacing w:before="14" w:line="268" w:lineRule="exact"/>
                                <w:rPr>
                                  <w:sz w:val="20"/>
                                </w:rPr>
                              </w:pPr>
                              <w:r>
                                <w:rPr>
                                  <w:spacing w:val="-5"/>
                                  <w:sz w:val="20"/>
                                </w:rPr>
                                <w:t>UK</w:t>
                              </w:r>
                              <w:r>
                                <w:rPr>
                                  <w:sz w:val="20"/>
                                </w:rPr>
                                <w:tab/>
                              </w:r>
                              <w:r>
                                <w:rPr>
                                  <w:spacing w:val="-4"/>
                                  <w:sz w:val="20"/>
                                </w:rPr>
                                <w:t>x-hs-thr-ad1ubo-</w:t>
                              </w:r>
                              <w:r>
                                <w:rPr>
                                  <w:spacing w:val="-5"/>
                                  <w:sz w:val="20"/>
                                </w:rPr>
                                <w:t>02</w:t>
                              </w:r>
                            </w:p>
                          </w:txbxContent>
                        </wps:txbx>
                        <wps:bodyPr wrap="square" lIns="0" tIns="0" rIns="0" bIns="0" rtlCol="0">
                          <a:noAutofit/>
                        </wps:bodyPr>
                      </wps:wsp>
                      <wps:wsp>
                        <wps:cNvPr id="113" name="Textbox 113"/>
                        <wps:cNvSpPr txBox="1"/>
                        <wps:spPr>
                          <a:xfrm>
                            <a:off x="2342210" y="0"/>
                            <a:ext cx="3438525" cy="483234"/>
                          </a:xfrm>
                          <a:prstGeom prst="rect">
                            <a:avLst/>
                          </a:prstGeom>
                        </wps:spPr>
                        <wps:txbx>
                          <w:txbxContent>
                            <w:p w14:paraId="6B3712CC" w14:textId="77777777" w:rsidR="00620CF6" w:rsidRDefault="00000000">
                              <w:pPr>
                                <w:spacing w:before="37" w:line="213" w:lineRule="auto"/>
                                <w:ind w:left="1089" w:right="18" w:hanging="1090"/>
                                <w:jc w:val="both"/>
                                <w:rPr>
                                  <w:sz w:val="20"/>
                                </w:rPr>
                              </w:pPr>
                              <w:r>
                                <w:rPr>
                                  <w:sz w:val="20"/>
                                </w:rPr>
                                <w:t>_</w:t>
                              </w:r>
                              <w:proofErr w:type="spellStart"/>
                              <w:r>
                                <w:rPr>
                                  <w:sz w:val="20"/>
                                </w:rPr>
                                <w:t>and_over</w:t>
                              </w:r>
                              <w:proofErr w:type="spellEnd"/>
                              <w:r>
                                <w:rPr>
                                  <w:spacing w:val="29"/>
                                  <w:sz w:val="20"/>
                                </w:rPr>
                                <w:t xml:space="preserve"> </w:t>
                              </w:r>
                              <w:r>
                                <w:rPr>
                                  <w:sz w:val="20"/>
                                </w:rPr>
                                <w:t>Threshold</w:t>
                              </w:r>
                              <w:r>
                                <w:rPr>
                                  <w:spacing w:val="-2"/>
                                  <w:sz w:val="20"/>
                                </w:rPr>
                                <w:t xml:space="preserve"> </w:t>
                              </w:r>
                              <w:r>
                                <w:rPr>
                                  <w:sz w:val="20"/>
                                </w:rPr>
                                <w:t>Upper</w:t>
                              </w:r>
                              <w:r>
                                <w:rPr>
                                  <w:spacing w:val="-2"/>
                                  <w:sz w:val="20"/>
                                </w:rPr>
                                <w:t xml:space="preserve"> </w:t>
                              </w:r>
                              <w:r>
                                <w:rPr>
                                  <w:sz w:val="20"/>
                                </w:rPr>
                                <w:t>Bound</w:t>
                              </w:r>
                              <w:r>
                                <w:rPr>
                                  <w:spacing w:val="-2"/>
                                  <w:sz w:val="20"/>
                                </w:rPr>
                                <w:t xml:space="preserve"> </w:t>
                              </w:r>
                              <w:r>
                                <w:rPr>
                                  <w:sz w:val="20"/>
                                </w:rPr>
                                <w:t>for</w:t>
                              </w:r>
                              <w:r>
                                <w:rPr>
                                  <w:spacing w:val="-2"/>
                                  <w:sz w:val="20"/>
                                </w:rPr>
                                <w:t xml:space="preserve"> </w:t>
                              </w:r>
                              <w:r>
                                <w:rPr>
                                  <w:sz w:val="20"/>
                                </w:rPr>
                                <w:t>Exemption</w:t>
                              </w:r>
                              <w:r>
                                <w:rPr>
                                  <w:spacing w:val="-2"/>
                                  <w:sz w:val="20"/>
                                </w:rPr>
                                <w:t xml:space="preserve"> </w:t>
                              </w:r>
                              <w:r>
                                <w:rPr>
                                  <w:sz w:val="20"/>
                                </w:rPr>
                                <w:t>Adjusted Tax</w:t>
                              </w:r>
                              <w:r>
                                <w:rPr>
                                  <w:spacing w:val="-2"/>
                                  <w:sz w:val="20"/>
                                </w:rPr>
                                <w:t xml:space="preserve"> </w:t>
                              </w:r>
                              <w:r>
                                <w:rPr>
                                  <w:sz w:val="20"/>
                                </w:rPr>
                                <w:t>Bracket,</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Households</w:t>
                              </w:r>
                              <w:r>
                                <w:rPr>
                                  <w:spacing w:val="-2"/>
                                  <w:sz w:val="20"/>
                                </w:rPr>
                                <w:t xml:space="preserve"> </w:t>
                              </w:r>
                              <w:r>
                                <w:rPr>
                                  <w:sz w:val="20"/>
                                </w:rPr>
                                <w:t>sector</w:t>
                              </w:r>
                              <w:r>
                                <w:rPr>
                                  <w:spacing w:val="-2"/>
                                  <w:sz w:val="20"/>
                                </w:rPr>
                                <w:t xml:space="preserve"> </w:t>
                              </w:r>
                              <w:r>
                                <w:rPr>
                                  <w:sz w:val="20"/>
                                </w:rPr>
                                <w:t>(Bracket</w:t>
                              </w:r>
                              <w:r>
                                <w:rPr>
                                  <w:spacing w:val="-2"/>
                                  <w:sz w:val="20"/>
                                </w:rPr>
                                <w:t xml:space="preserve"> </w:t>
                              </w:r>
                              <w:r>
                                <w:rPr>
                                  <w:sz w:val="20"/>
                                </w:rPr>
                                <w:t xml:space="preserve">n </w:t>
                              </w:r>
                              <w:r>
                                <w:rPr>
                                  <w:spacing w:val="-4"/>
                                  <w:sz w:val="20"/>
                                </w:rPr>
                                <w:t>02)</w:t>
                              </w:r>
                            </w:p>
                          </w:txbxContent>
                        </wps:txbx>
                        <wps:bodyPr wrap="square" lIns="0" tIns="0" rIns="0" bIns="0" rtlCol="0">
                          <a:noAutofit/>
                        </wps:bodyPr>
                      </wps:wsp>
                    </wpg:wgp>
                  </a:graphicData>
                </a:graphic>
              </wp:anchor>
            </w:drawing>
          </mc:Choice>
          <mc:Fallback>
            <w:pict>
              <v:group w14:anchorId="42DD648D" id="Group 110" o:spid="_x0000_s1085" style="position:absolute;left:0;text-align:left;margin-left:70.85pt;margin-top:22.45pt;width:471.65pt;height:38.75pt;z-index:15759360;mso-wrap-distance-left:0;mso-wrap-distance-right:0;mso-position-horizontal-relative:page;mso-position-vertical-relative:text" coordsize="59899,4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">
                <v:shape id="Graphic 111" o:spid="_x0000_s1086" style="position:absolute;top:363;width:59899;height:4559;visibility:visible;mso-wrap-style:square;v-text-anchor:top" coordsize="5989955,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" path="m5989955,r,l,,,455498r5989955,l5989955,xe" fillcolor="#f7f7f7" stroked="f">
                  <v:path arrowok="t"/>
                </v:shape>
                <v:shape id="Textbox 112" o:spid="_x0000_s1087" type="#_x0000_t202" style="position:absolute;left:759;width:1410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6DD4475F" w14:textId="77777777" w:rsidR="00620CF6" w:rsidRDefault="00000000">
                        <w:pPr>
                          <w:tabs>
                            <w:tab w:val="left" w:pos="539"/>
                          </w:tabs>
                          <w:spacing w:before="14" w:line="268" w:lineRule="exact"/>
                          <w:rPr>
                            <w:sz w:val="20"/>
                          </w:rPr>
                        </w:pPr>
                        <w:r>
                          <w:rPr>
                            <w:spacing w:val="-5"/>
                            <w:sz w:val="20"/>
                          </w:rPr>
                          <w:t>UK</w:t>
                        </w:r>
                        <w:r>
                          <w:rPr>
                            <w:sz w:val="20"/>
                          </w:rPr>
                          <w:tab/>
                        </w:r>
                        <w:r>
                          <w:rPr>
                            <w:spacing w:val="-4"/>
                            <w:sz w:val="20"/>
                          </w:rPr>
                          <w:t>x-hs-thr-ad1ubo-</w:t>
                        </w:r>
                        <w:r>
                          <w:rPr>
                            <w:spacing w:val="-5"/>
                            <w:sz w:val="20"/>
                          </w:rPr>
                          <w:t>02</w:t>
                        </w:r>
                      </w:p>
                    </w:txbxContent>
                  </v:textbox>
                </v:shape>
                <v:shape id="Textbox 113" o:spid="_x0000_s1088" type="#_x0000_t202" style="position:absolute;left:23422;width:34385;height:4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6B3712CC" w14:textId="77777777" w:rsidR="00620CF6" w:rsidRDefault="00000000">
                        <w:pPr>
                          <w:spacing w:before="37" w:line="213" w:lineRule="auto"/>
                          <w:ind w:left="1089" w:right="18" w:hanging="1090"/>
                          <w:jc w:val="both"/>
                          <w:rPr>
                            <w:sz w:val="20"/>
                          </w:rPr>
                        </w:pPr>
                        <w:r>
                          <w:rPr>
                            <w:sz w:val="20"/>
                          </w:rPr>
                          <w:t>_</w:t>
                        </w:r>
                        <w:proofErr w:type="spellStart"/>
                        <w:r>
                          <w:rPr>
                            <w:sz w:val="20"/>
                          </w:rPr>
                          <w:t>and_over</w:t>
                        </w:r>
                        <w:proofErr w:type="spellEnd"/>
                        <w:r>
                          <w:rPr>
                            <w:spacing w:val="29"/>
                            <w:sz w:val="20"/>
                          </w:rPr>
                          <w:t xml:space="preserve"> </w:t>
                        </w:r>
                        <w:r>
                          <w:rPr>
                            <w:sz w:val="20"/>
                          </w:rPr>
                          <w:t>Threshold</w:t>
                        </w:r>
                        <w:r>
                          <w:rPr>
                            <w:spacing w:val="-2"/>
                            <w:sz w:val="20"/>
                          </w:rPr>
                          <w:t xml:space="preserve"> </w:t>
                        </w:r>
                        <w:r>
                          <w:rPr>
                            <w:sz w:val="20"/>
                          </w:rPr>
                          <w:t>Upper</w:t>
                        </w:r>
                        <w:r>
                          <w:rPr>
                            <w:spacing w:val="-2"/>
                            <w:sz w:val="20"/>
                          </w:rPr>
                          <w:t xml:space="preserve"> </w:t>
                        </w:r>
                        <w:r>
                          <w:rPr>
                            <w:sz w:val="20"/>
                          </w:rPr>
                          <w:t>Bound</w:t>
                        </w:r>
                        <w:r>
                          <w:rPr>
                            <w:spacing w:val="-2"/>
                            <w:sz w:val="20"/>
                          </w:rPr>
                          <w:t xml:space="preserve"> </w:t>
                        </w:r>
                        <w:r>
                          <w:rPr>
                            <w:sz w:val="20"/>
                          </w:rPr>
                          <w:t>for</w:t>
                        </w:r>
                        <w:r>
                          <w:rPr>
                            <w:spacing w:val="-2"/>
                            <w:sz w:val="20"/>
                          </w:rPr>
                          <w:t xml:space="preserve"> </w:t>
                        </w:r>
                        <w:r>
                          <w:rPr>
                            <w:sz w:val="20"/>
                          </w:rPr>
                          <w:t>Exemption</w:t>
                        </w:r>
                        <w:r>
                          <w:rPr>
                            <w:spacing w:val="-2"/>
                            <w:sz w:val="20"/>
                          </w:rPr>
                          <w:t xml:space="preserve"> </w:t>
                        </w:r>
                        <w:r>
                          <w:rPr>
                            <w:sz w:val="20"/>
                          </w:rPr>
                          <w:t>Adjusted Tax</w:t>
                        </w:r>
                        <w:r>
                          <w:rPr>
                            <w:spacing w:val="-2"/>
                            <w:sz w:val="20"/>
                          </w:rPr>
                          <w:t xml:space="preserve"> </w:t>
                        </w:r>
                        <w:r>
                          <w:rPr>
                            <w:sz w:val="20"/>
                          </w:rPr>
                          <w:t>Bracket,</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Households</w:t>
                        </w:r>
                        <w:r>
                          <w:rPr>
                            <w:spacing w:val="-2"/>
                            <w:sz w:val="20"/>
                          </w:rPr>
                          <w:t xml:space="preserve"> </w:t>
                        </w:r>
                        <w:r>
                          <w:rPr>
                            <w:sz w:val="20"/>
                          </w:rPr>
                          <w:t>sector</w:t>
                        </w:r>
                        <w:r>
                          <w:rPr>
                            <w:spacing w:val="-2"/>
                            <w:sz w:val="20"/>
                          </w:rPr>
                          <w:t xml:space="preserve"> </w:t>
                        </w:r>
                        <w:r>
                          <w:rPr>
                            <w:sz w:val="20"/>
                          </w:rPr>
                          <w:t>(Bracket</w:t>
                        </w:r>
                        <w:r>
                          <w:rPr>
                            <w:spacing w:val="-2"/>
                            <w:sz w:val="20"/>
                          </w:rPr>
                          <w:t xml:space="preserve"> </w:t>
                        </w:r>
                        <w:r>
                          <w:rPr>
                            <w:sz w:val="20"/>
                          </w:rPr>
                          <w:t xml:space="preserve">n </w:t>
                        </w:r>
                        <w:r>
                          <w:rPr>
                            <w:spacing w:val="-4"/>
                            <w:sz w:val="20"/>
                          </w:rPr>
                          <w:t>02)</w:t>
                        </w:r>
                      </w:p>
                    </w:txbxContent>
                  </v:textbox>
                </v:shape>
                <w10:wrap anchorx="page"/>
              </v:group>
            </w:pict>
          </mc:Fallback>
        </mc:AlternateContent>
      </w:r>
      <w:r>
        <w:t>Tax</w:t>
      </w:r>
      <w:r>
        <w:rPr>
          <w:spacing w:val="-2"/>
        </w:rPr>
        <w:t xml:space="preserve"> </w:t>
      </w:r>
      <w:r>
        <w:t>Bracket,</w:t>
      </w:r>
      <w:r>
        <w:rPr>
          <w:spacing w:val="-2"/>
        </w:rPr>
        <w:t xml:space="preserve"> </w:t>
      </w:r>
      <w:r>
        <w:t>of</w:t>
      </w:r>
      <w:r>
        <w:rPr>
          <w:spacing w:val="-2"/>
        </w:rPr>
        <w:t xml:space="preserve"> </w:t>
      </w:r>
      <w:r>
        <w:t>the</w:t>
      </w:r>
      <w:r>
        <w:rPr>
          <w:spacing w:val="-2"/>
        </w:rPr>
        <w:t xml:space="preserve"> </w:t>
      </w:r>
      <w:r>
        <w:t>Households</w:t>
      </w:r>
      <w:r>
        <w:rPr>
          <w:spacing w:val="-2"/>
        </w:rPr>
        <w:t xml:space="preserve"> </w:t>
      </w:r>
      <w:r>
        <w:t>sector</w:t>
      </w:r>
      <w:r>
        <w:rPr>
          <w:spacing w:val="-2"/>
        </w:rPr>
        <w:t xml:space="preserve"> </w:t>
      </w:r>
      <w:r>
        <w:t>(Bracket</w:t>
      </w:r>
      <w:r>
        <w:rPr>
          <w:spacing w:val="-2"/>
        </w:rPr>
        <w:t xml:space="preserve"> </w:t>
      </w:r>
      <w:r>
        <w:t xml:space="preserve">n </w:t>
      </w:r>
      <w:r>
        <w:rPr>
          <w:spacing w:val="-4"/>
        </w:rPr>
        <w:t>02)</w:t>
      </w:r>
    </w:p>
    <w:p w14:paraId="25D7BBD2" w14:textId="77777777" w:rsidR="00620CF6" w:rsidRDefault="00620CF6">
      <w:pPr>
        <w:pStyle w:val="BodyText"/>
      </w:pPr>
    </w:p>
    <w:p w14:paraId="604D3DC1" w14:textId="77777777" w:rsidR="00620CF6" w:rsidRDefault="00620CF6">
      <w:pPr>
        <w:pStyle w:val="BodyText"/>
        <w:spacing w:before="10"/>
        <w:rPr>
          <w:sz w:val="22"/>
        </w:rPr>
      </w:pPr>
    </w:p>
    <w:p w14:paraId="0E47067C" w14:textId="77777777" w:rsidR="00620CF6" w:rsidRDefault="00000000">
      <w:pPr>
        <w:pStyle w:val="BodyText"/>
        <w:tabs>
          <w:tab w:val="left" w:pos="4895"/>
        </w:tabs>
        <w:spacing w:before="138" w:line="213" w:lineRule="auto"/>
        <w:ind w:left="4895" w:right="1567" w:hanging="4659"/>
        <w:jc w:val="both"/>
      </w:pPr>
      <w:r>
        <w:rPr>
          <w:noProof/>
        </w:rPr>
        <mc:AlternateContent>
          <mc:Choice Requires="wpg">
            <w:drawing>
              <wp:anchor distT="0" distB="0" distL="0" distR="0" simplePos="0" relativeHeight="481629184" behindDoc="1" locked="0" layoutInCell="1" allowOverlap="1" wp14:anchorId="0F59B59C" wp14:editId="7F98DDD6">
                <wp:simplePos x="0" y="0"/>
                <wp:positionH relativeFrom="page">
                  <wp:posOffset>899998</wp:posOffset>
                </wp:positionH>
                <wp:positionV relativeFrom="paragraph">
                  <wp:posOffset>519181</wp:posOffset>
                </wp:positionV>
                <wp:extent cx="5989955" cy="372110"/>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9955" cy="372110"/>
                          <a:chOff x="0" y="0"/>
                          <a:chExt cx="5989955" cy="372110"/>
                        </a:xfrm>
                      </wpg:grpSpPr>
                      <wps:wsp>
                        <wps:cNvPr id="115" name="Graphic 115"/>
                        <wps:cNvSpPr/>
                        <wps:spPr>
                          <a:xfrm>
                            <a:off x="0" y="36319"/>
                            <a:ext cx="5989955" cy="304165"/>
                          </a:xfrm>
                          <a:custGeom>
                            <a:avLst/>
                            <a:gdLst/>
                            <a:ahLst/>
                            <a:cxnLst/>
                            <a:rect l="l" t="t" r="r" b="b"/>
                            <a:pathLst>
                              <a:path w="5989955" h="304165">
                                <a:moveTo>
                                  <a:pt x="5989955" y="0"/>
                                </a:moveTo>
                                <a:lnTo>
                                  <a:pt x="5989955" y="0"/>
                                </a:lnTo>
                                <a:lnTo>
                                  <a:pt x="0" y="0"/>
                                </a:lnTo>
                                <a:lnTo>
                                  <a:pt x="0" y="303657"/>
                                </a:lnTo>
                                <a:lnTo>
                                  <a:pt x="5989955" y="303657"/>
                                </a:lnTo>
                                <a:lnTo>
                                  <a:pt x="5989955" y="0"/>
                                </a:lnTo>
                                <a:close/>
                              </a:path>
                            </a:pathLst>
                          </a:custGeom>
                          <a:solidFill>
                            <a:srgbClr val="F7F7F7"/>
                          </a:solidFill>
                        </wps:spPr>
                        <wps:bodyPr wrap="square" lIns="0" tIns="0" rIns="0" bIns="0" rtlCol="0">
                          <a:prstTxWarp prst="textNoShape">
                            <a:avLst/>
                          </a:prstTxWarp>
                          <a:noAutofit/>
                        </wps:bodyPr>
                      </wps:wsp>
                      <wps:wsp>
                        <wps:cNvPr id="116" name="Graphic 116"/>
                        <wps:cNvSpPr/>
                        <wps:spPr>
                          <a:xfrm>
                            <a:off x="0" y="366850"/>
                            <a:ext cx="5989955" cy="1270"/>
                          </a:xfrm>
                          <a:custGeom>
                            <a:avLst/>
                            <a:gdLst/>
                            <a:ahLst/>
                            <a:cxnLst/>
                            <a:rect l="l" t="t" r="r" b="b"/>
                            <a:pathLst>
                              <a:path w="5989955">
                                <a:moveTo>
                                  <a:pt x="0" y="0"/>
                                </a:moveTo>
                                <a:lnTo>
                                  <a:pt x="5989955" y="0"/>
                                </a:lnTo>
                              </a:path>
                            </a:pathLst>
                          </a:custGeom>
                          <a:ln w="10121">
                            <a:solidFill>
                              <a:srgbClr val="000000"/>
                            </a:solidFill>
                            <a:prstDash val="solid"/>
                          </a:ln>
                        </wps:spPr>
                        <wps:bodyPr wrap="square" lIns="0" tIns="0" rIns="0" bIns="0" rtlCol="0">
                          <a:prstTxWarp prst="textNoShape">
                            <a:avLst/>
                          </a:prstTxWarp>
                          <a:noAutofit/>
                        </wps:bodyPr>
                      </wps:wsp>
                      <wps:wsp>
                        <wps:cNvPr id="117" name="Textbox 117"/>
                        <wps:cNvSpPr txBox="1"/>
                        <wps:spPr>
                          <a:xfrm>
                            <a:off x="75920" y="0"/>
                            <a:ext cx="1696085" cy="179705"/>
                          </a:xfrm>
                          <a:prstGeom prst="rect">
                            <a:avLst/>
                          </a:prstGeom>
                        </wps:spPr>
                        <wps:txbx>
                          <w:txbxContent>
                            <w:p w14:paraId="310F9510" w14:textId="77777777" w:rsidR="00620CF6" w:rsidRDefault="00000000">
                              <w:pPr>
                                <w:tabs>
                                  <w:tab w:val="left" w:pos="539"/>
                                  <w:tab w:val="left" w:pos="2451"/>
                                </w:tabs>
                                <w:spacing w:before="14" w:line="268" w:lineRule="exact"/>
                                <w:rPr>
                                  <w:sz w:val="20"/>
                                </w:rPr>
                              </w:pPr>
                              <w:r>
                                <w:rPr>
                                  <w:spacing w:val="-5"/>
                                  <w:sz w:val="20"/>
                                </w:rPr>
                                <w:t>UK</w:t>
                              </w:r>
                              <w:r>
                                <w:rPr>
                                  <w:sz w:val="20"/>
                                </w:rPr>
                                <w:tab/>
                              </w:r>
                              <w:r>
                                <w:rPr>
                                  <w:spacing w:val="-2"/>
                                  <w:sz w:val="20"/>
                                </w:rPr>
                                <w:t>x-hs-rat-ad1smr-</w:t>
                              </w:r>
                              <w:r>
                                <w:rPr>
                                  <w:spacing w:val="-5"/>
                                  <w:sz w:val="20"/>
                                </w:rPr>
                                <w:t>02</w:t>
                              </w:r>
                              <w:r>
                                <w:rPr>
                                  <w:sz w:val="20"/>
                                </w:rPr>
                                <w:tab/>
                              </w:r>
                              <w:r>
                                <w:rPr>
                                  <w:spacing w:val="-5"/>
                                  <w:sz w:val="20"/>
                                </w:rPr>
                                <w:t>40</w:t>
                              </w:r>
                            </w:p>
                          </w:txbxContent>
                        </wps:txbx>
                        <wps:bodyPr wrap="square" lIns="0" tIns="0" rIns="0" bIns="0" rtlCol="0">
                          <a:noAutofit/>
                        </wps:bodyPr>
                      </wps:wsp>
                      <wps:wsp>
                        <wps:cNvPr id="118" name="Textbox 118"/>
                        <wps:cNvSpPr txBox="1"/>
                        <wps:spPr>
                          <a:xfrm>
                            <a:off x="3034042" y="0"/>
                            <a:ext cx="2711450" cy="331470"/>
                          </a:xfrm>
                          <a:prstGeom prst="rect">
                            <a:avLst/>
                          </a:prstGeom>
                        </wps:spPr>
                        <wps:txbx>
                          <w:txbxContent>
                            <w:p w14:paraId="6107FDB7" w14:textId="77777777" w:rsidR="00620CF6" w:rsidRDefault="00000000">
                              <w:pPr>
                                <w:spacing w:before="37" w:line="213" w:lineRule="auto"/>
                                <w:rPr>
                                  <w:sz w:val="20"/>
                                </w:rPr>
                              </w:pPr>
                              <w:r>
                                <w:rPr>
                                  <w:sz w:val="20"/>
                                </w:rPr>
                                <w:t>Rate Tax Rate for Exemption Adjusted Tax Bracket,</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Households</w:t>
                              </w:r>
                              <w:r>
                                <w:rPr>
                                  <w:spacing w:val="-1"/>
                                  <w:sz w:val="20"/>
                                </w:rPr>
                                <w:t xml:space="preserve"> </w:t>
                              </w:r>
                              <w:r>
                                <w:rPr>
                                  <w:sz w:val="20"/>
                                </w:rPr>
                                <w:t>sector</w:t>
                              </w:r>
                              <w:r>
                                <w:rPr>
                                  <w:spacing w:val="-1"/>
                                  <w:sz w:val="20"/>
                                </w:rPr>
                                <w:t xml:space="preserve"> </w:t>
                              </w:r>
                              <w:r>
                                <w:rPr>
                                  <w:sz w:val="20"/>
                                </w:rPr>
                                <w:t>(Bracket</w:t>
                              </w:r>
                              <w:r>
                                <w:rPr>
                                  <w:spacing w:val="-1"/>
                                  <w:sz w:val="20"/>
                                </w:rPr>
                                <w:t xml:space="preserve"> </w:t>
                              </w:r>
                              <w:r>
                                <w:rPr>
                                  <w:sz w:val="20"/>
                                </w:rPr>
                                <w:t>n</w:t>
                              </w:r>
                              <w:r>
                                <w:rPr>
                                  <w:spacing w:val="-1"/>
                                  <w:sz w:val="20"/>
                                </w:rPr>
                                <w:t xml:space="preserve"> </w:t>
                              </w:r>
                              <w:r>
                                <w:rPr>
                                  <w:sz w:val="20"/>
                                </w:rPr>
                                <w:t>02)</w:t>
                              </w:r>
                            </w:p>
                          </w:txbxContent>
                        </wps:txbx>
                        <wps:bodyPr wrap="square" lIns="0" tIns="0" rIns="0" bIns="0" rtlCol="0">
                          <a:noAutofit/>
                        </wps:bodyPr>
                      </wps:wsp>
                    </wpg:wgp>
                  </a:graphicData>
                </a:graphic>
              </wp:anchor>
            </w:drawing>
          </mc:Choice>
          <mc:Fallback>
            <w:pict>
              <v:group w14:anchorId="0F59B59C" id="Group 114" o:spid="_x0000_s1089" style="position:absolute;left:0;text-align:left;margin-left:70.85pt;margin-top:40.9pt;width:471.65pt;height:29.3pt;z-index:-21687296;mso-wrap-distance-left:0;mso-wrap-distance-right:0;mso-position-horizontal-relative:page;mso-position-vertical-relative:text" coordsize="59899,3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">
                <v:shape id="Graphic 115" o:spid="_x0000_s1090" style="position:absolute;top:363;width:59899;height:3041;visibility:visible;mso-wrap-style:square;v-text-anchor:top" coordsize="5989955,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" path="m5989955,r,l,,,303657r5989955,l5989955,xe" fillcolor="#f7f7f7" stroked="f">
                  <v:path arrowok="t"/>
                </v:shape>
                <v:shape id="Graphic 116" o:spid="_x0000_s1091" style="position:absolute;top:3668;width:59899;height:13;visibility:visible;mso-wrap-style:square;v-text-anchor:top" coordsize="59899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" path="m,l5989955,e" filled="f" strokeweight=".28114mm">
                  <v:path arrowok="t"/>
                </v:shape>
                <v:shape id="Textbox 117" o:spid="_x0000_s1092" type="#_x0000_t202" style="position:absolute;left:759;width:16961;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310F9510" w14:textId="77777777" w:rsidR="00620CF6" w:rsidRDefault="00000000">
                        <w:pPr>
                          <w:tabs>
                            <w:tab w:val="left" w:pos="539"/>
                            <w:tab w:val="left" w:pos="2451"/>
                          </w:tabs>
                          <w:spacing w:before="14" w:line="268" w:lineRule="exact"/>
                          <w:rPr>
                            <w:sz w:val="20"/>
                          </w:rPr>
                        </w:pPr>
                        <w:r>
                          <w:rPr>
                            <w:spacing w:val="-5"/>
                            <w:sz w:val="20"/>
                          </w:rPr>
                          <w:t>UK</w:t>
                        </w:r>
                        <w:r>
                          <w:rPr>
                            <w:sz w:val="20"/>
                          </w:rPr>
                          <w:tab/>
                        </w:r>
                        <w:r>
                          <w:rPr>
                            <w:spacing w:val="-2"/>
                            <w:sz w:val="20"/>
                          </w:rPr>
                          <w:t>x-hs-rat-ad1smr-</w:t>
                        </w:r>
                        <w:r>
                          <w:rPr>
                            <w:spacing w:val="-5"/>
                            <w:sz w:val="20"/>
                          </w:rPr>
                          <w:t>02</w:t>
                        </w:r>
                        <w:r>
                          <w:rPr>
                            <w:sz w:val="20"/>
                          </w:rPr>
                          <w:tab/>
                        </w:r>
                        <w:r>
                          <w:rPr>
                            <w:spacing w:val="-5"/>
                            <w:sz w:val="20"/>
                          </w:rPr>
                          <w:t>40</w:t>
                        </w:r>
                      </w:p>
                    </w:txbxContent>
                  </v:textbox>
                </v:shape>
                <v:shape id="Textbox 118" o:spid="_x0000_s1093" type="#_x0000_t202" style="position:absolute;left:30340;width:27114;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6107FDB7" w14:textId="77777777" w:rsidR="00620CF6" w:rsidRDefault="00000000">
                        <w:pPr>
                          <w:spacing w:before="37" w:line="213" w:lineRule="auto"/>
                          <w:rPr>
                            <w:sz w:val="20"/>
                          </w:rPr>
                        </w:pPr>
                        <w:r>
                          <w:rPr>
                            <w:sz w:val="20"/>
                          </w:rPr>
                          <w:t>Rate Tax Rate for Exemption Adjusted Tax Bracket,</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Households</w:t>
                        </w:r>
                        <w:r>
                          <w:rPr>
                            <w:spacing w:val="-1"/>
                            <w:sz w:val="20"/>
                          </w:rPr>
                          <w:t xml:space="preserve"> </w:t>
                        </w:r>
                        <w:r>
                          <w:rPr>
                            <w:sz w:val="20"/>
                          </w:rPr>
                          <w:t>sector</w:t>
                        </w:r>
                        <w:r>
                          <w:rPr>
                            <w:spacing w:val="-1"/>
                            <w:sz w:val="20"/>
                          </w:rPr>
                          <w:t xml:space="preserve"> </w:t>
                        </w:r>
                        <w:r>
                          <w:rPr>
                            <w:sz w:val="20"/>
                          </w:rPr>
                          <w:t>(Bracket</w:t>
                        </w:r>
                        <w:r>
                          <w:rPr>
                            <w:spacing w:val="-1"/>
                            <w:sz w:val="20"/>
                          </w:rPr>
                          <w:t xml:space="preserve"> </w:t>
                        </w:r>
                        <w:r>
                          <w:rPr>
                            <w:sz w:val="20"/>
                          </w:rPr>
                          <w:t>n</w:t>
                        </w:r>
                        <w:r>
                          <w:rPr>
                            <w:spacing w:val="-1"/>
                            <w:sz w:val="20"/>
                          </w:rPr>
                          <w:t xml:space="preserve"> </w:t>
                        </w:r>
                        <w:r>
                          <w:rPr>
                            <w:sz w:val="20"/>
                          </w:rPr>
                          <w:t>02)</w:t>
                        </w:r>
                      </w:p>
                    </w:txbxContent>
                  </v:textbox>
                </v:shape>
                <w10:wrap anchorx="page"/>
              </v:group>
            </w:pict>
          </mc:Fallback>
        </mc:AlternateContent>
      </w:r>
      <w:r>
        <w:t>UK x-hs-agg-ad1tlb-02 0</w:t>
      </w:r>
      <w:r>
        <w:tab/>
        <w:t>Aggregate</w:t>
      </w:r>
      <w:r>
        <w:rPr>
          <w:spacing w:val="-13"/>
        </w:rPr>
        <w:t xml:space="preserve"> </w:t>
      </w:r>
      <w:r>
        <w:t>Tax</w:t>
      </w:r>
      <w:r>
        <w:rPr>
          <w:spacing w:val="-12"/>
        </w:rPr>
        <w:t xml:space="preserve"> </w:t>
      </w:r>
      <w:r>
        <w:t>Paid</w:t>
      </w:r>
      <w:r>
        <w:rPr>
          <w:spacing w:val="-13"/>
        </w:rPr>
        <w:t xml:space="preserve"> </w:t>
      </w:r>
      <w:r>
        <w:t>on</w:t>
      </w:r>
      <w:r>
        <w:rPr>
          <w:spacing w:val="-12"/>
        </w:rPr>
        <w:t xml:space="preserve"> </w:t>
      </w:r>
      <w:r>
        <w:t>Lower</w:t>
      </w:r>
      <w:r>
        <w:rPr>
          <w:spacing w:val="-13"/>
        </w:rPr>
        <w:t xml:space="preserve"> </w:t>
      </w:r>
      <w:r>
        <w:t>Bound</w:t>
      </w:r>
      <w:r>
        <w:rPr>
          <w:spacing w:val="-12"/>
        </w:rPr>
        <w:t xml:space="preserve"> </w:t>
      </w:r>
      <w:r>
        <w:t>for Exemption</w:t>
      </w:r>
      <w:r>
        <w:rPr>
          <w:spacing w:val="-1"/>
        </w:rPr>
        <w:t xml:space="preserve"> </w:t>
      </w:r>
      <w:r>
        <w:t>Adjusted</w:t>
      </w:r>
      <w:r>
        <w:rPr>
          <w:spacing w:val="-1"/>
        </w:rPr>
        <w:t xml:space="preserve"> </w:t>
      </w:r>
      <w:r>
        <w:t>Tax</w:t>
      </w:r>
      <w:r>
        <w:rPr>
          <w:spacing w:val="-1"/>
        </w:rPr>
        <w:t xml:space="preserve"> </w:t>
      </w:r>
      <w:r>
        <w:t>Bracket,</w:t>
      </w:r>
      <w:r>
        <w:rPr>
          <w:spacing w:val="-1"/>
        </w:rPr>
        <w:t xml:space="preserve"> </w:t>
      </w:r>
      <w:r>
        <w:t>of</w:t>
      </w:r>
      <w:r>
        <w:rPr>
          <w:spacing w:val="-1"/>
        </w:rPr>
        <w:t xml:space="preserve"> </w:t>
      </w:r>
      <w:r>
        <w:t>the Households sector (Bracket n 02)</w:t>
      </w:r>
    </w:p>
    <w:p w14:paraId="55D06FB4" w14:textId="77777777" w:rsidR="00620CF6" w:rsidRDefault="00620CF6">
      <w:pPr>
        <w:pStyle w:val="BodyText"/>
      </w:pPr>
    </w:p>
    <w:p w14:paraId="385A301F" w14:textId="77777777" w:rsidR="00620CF6" w:rsidRDefault="00620CF6">
      <w:pPr>
        <w:pStyle w:val="BodyText"/>
      </w:pPr>
    </w:p>
    <w:p w14:paraId="76F4E608" w14:textId="77777777" w:rsidR="00620CF6" w:rsidRDefault="00620CF6">
      <w:pPr>
        <w:pStyle w:val="BodyText"/>
      </w:pPr>
    </w:p>
    <w:p w14:paraId="2C29B9C4" w14:textId="77777777" w:rsidR="00620CF6" w:rsidRDefault="00620CF6">
      <w:pPr>
        <w:pStyle w:val="BodyText"/>
      </w:pPr>
    </w:p>
    <w:p w14:paraId="57C86D97" w14:textId="77777777" w:rsidR="00620CF6" w:rsidRDefault="00620CF6">
      <w:pPr>
        <w:pStyle w:val="BodyText"/>
      </w:pPr>
    </w:p>
    <w:p w14:paraId="3F212E72" w14:textId="77777777" w:rsidR="00620CF6" w:rsidRDefault="00620CF6">
      <w:pPr>
        <w:pStyle w:val="BodyText"/>
      </w:pPr>
    </w:p>
    <w:p w14:paraId="76FF972A" w14:textId="77777777" w:rsidR="00620CF6" w:rsidRDefault="00620CF6">
      <w:pPr>
        <w:pStyle w:val="BodyText"/>
      </w:pPr>
    </w:p>
    <w:p w14:paraId="46571899" w14:textId="77777777" w:rsidR="00620CF6" w:rsidRDefault="00620CF6">
      <w:pPr>
        <w:pStyle w:val="BodyText"/>
      </w:pPr>
    </w:p>
    <w:p w14:paraId="1657869E" w14:textId="77777777" w:rsidR="00620CF6" w:rsidRDefault="00620CF6">
      <w:pPr>
        <w:pStyle w:val="BodyText"/>
      </w:pPr>
    </w:p>
    <w:p w14:paraId="36D4177E" w14:textId="77777777" w:rsidR="00620CF6" w:rsidRDefault="00620CF6">
      <w:pPr>
        <w:pStyle w:val="BodyText"/>
        <w:rPr>
          <w:sz w:val="22"/>
        </w:rPr>
      </w:pPr>
    </w:p>
    <w:p w14:paraId="01960A2E" w14:textId="77777777" w:rsidR="00620CF6" w:rsidRDefault="00000000">
      <w:pPr>
        <w:pStyle w:val="BodyText"/>
        <w:spacing w:before="114"/>
        <w:ind w:left="2101" w:right="2478"/>
        <w:jc w:val="center"/>
      </w:pPr>
      <w:r>
        <w:t>Table</w:t>
      </w:r>
      <w:r>
        <w:rPr>
          <w:spacing w:val="3"/>
        </w:rPr>
        <w:t xml:space="preserve"> </w:t>
      </w:r>
      <w:r>
        <w:t>5.4:</w:t>
      </w:r>
      <w:r>
        <w:rPr>
          <w:spacing w:val="20"/>
        </w:rPr>
        <w:t xml:space="preserve"> </w:t>
      </w:r>
      <w:bookmarkStart w:id="503" w:name="_bookmark62"/>
      <w:bookmarkEnd w:id="503"/>
      <w:r>
        <w:t>Simplified</w:t>
      </w:r>
      <w:r>
        <w:rPr>
          <w:spacing w:val="3"/>
        </w:rPr>
        <w:t xml:space="preserve"> </w:t>
      </w:r>
      <w:r>
        <w:t>Illustration</w:t>
      </w:r>
      <w:r>
        <w:rPr>
          <w:spacing w:val="3"/>
        </w:rPr>
        <w:t xml:space="preserve"> </w:t>
      </w:r>
      <w:r>
        <w:t>of</w:t>
      </w:r>
      <w:r>
        <w:rPr>
          <w:spacing w:val="3"/>
        </w:rPr>
        <w:t xml:space="preserve"> </w:t>
      </w:r>
      <w:r>
        <w:t>a</w:t>
      </w:r>
      <w:r>
        <w:rPr>
          <w:spacing w:val="3"/>
        </w:rPr>
        <w:t xml:space="preserve"> </w:t>
      </w:r>
      <w:r>
        <w:t>Tax</w:t>
      </w:r>
      <w:r>
        <w:rPr>
          <w:spacing w:val="3"/>
        </w:rPr>
        <w:t xml:space="preserve"> </w:t>
      </w:r>
      <w:r>
        <w:rPr>
          <w:spacing w:val="-2"/>
        </w:rPr>
        <w:t>Schedule</w:t>
      </w:r>
    </w:p>
    <w:p w14:paraId="74112C2C" w14:textId="77777777" w:rsidR="00620CF6" w:rsidRDefault="00620CF6">
      <w:pPr>
        <w:pStyle w:val="BodyText"/>
        <w:spacing w:before="12"/>
        <w:rPr>
          <w:sz w:val="13"/>
        </w:rPr>
      </w:pPr>
    </w:p>
    <w:tbl>
      <w:tblPr>
        <w:tblW w:w="0" w:type="auto"/>
        <w:tblInd w:w="469" w:type="dxa"/>
        <w:tblLayout w:type="fixed"/>
        <w:tblCellMar>
          <w:left w:w="0" w:type="dxa"/>
          <w:right w:w="0" w:type="dxa"/>
        </w:tblCellMar>
        <w:tblLook w:val="01E0" w:firstRow="1" w:lastRow="1" w:firstColumn="1" w:lastColumn="1" w:noHBand="0" w:noVBand="0"/>
      </w:tblPr>
      <w:tblGrid>
        <w:gridCol w:w="686"/>
        <w:gridCol w:w="637"/>
        <w:gridCol w:w="1042"/>
        <w:gridCol w:w="1347"/>
        <w:gridCol w:w="1582"/>
        <w:gridCol w:w="1049"/>
        <w:gridCol w:w="1492"/>
        <w:gridCol w:w="876"/>
      </w:tblGrid>
      <w:tr w:rsidR="00620CF6" w14:paraId="2A13945F" w14:textId="77777777">
        <w:trPr>
          <w:trHeight w:val="327"/>
        </w:trPr>
        <w:tc>
          <w:tcPr>
            <w:tcW w:w="686" w:type="dxa"/>
            <w:tcBorders>
              <w:top w:val="single" w:sz="8" w:space="0" w:color="000000"/>
              <w:bottom w:val="single" w:sz="4" w:space="0" w:color="000000"/>
            </w:tcBorders>
          </w:tcPr>
          <w:p w14:paraId="51D88D4B" w14:textId="77777777" w:rsidR="00620CF6" w:rsidRDefault="00000000">
            <w:pPr>
              <w:pStyle w:val="TableParagraph"/>
              <w:spacing w:before="11"/>
              <w:rPr>
                <w:sz w:val="20"/>
              </w:rPr>
            </w:pPr>
            <w:r>
              <w:rPr>
                <w:spacing w:val="-5"/>
                <w:w w:val="105"/>
                <w:sz w:val="20"/>
              </w:rPr>
              <w:t>GEO</w:t>
            </w:r>
          </w:p>
        </w:tc>
        <w:tc>
          <w:tcPr>
            <w:tcW w:w="637" w:type="dxa"/>
            <w:tcBorders>
              <w:top w:val="single" w:sz="8" w:space="0" w:color="000000"/>
              <w:bottom w:val="single" w:sz="4" w:space="0" w:color="000000"/>
            </w:tcBorders>
          </w:tcPr>
          <w:p w14:paraId="7BB15E9E" w14:textId="77777777" w:rsidR="00620CF6" w:rsidRDefault="00000000">
            <w:pPr>
              <w:pStyle w:val="TableParagraph"/>
              <w:spacing w:before="11"/>
              <w:rPr>
                <w:sz w:val="20"/>
              </w:rPr>
            </w:pPr>
            <w:r>
              <w:rPr>
                <w:spacing w:val="-4"/>
                <w:sz w:val="20"/>
              </w:rPr>
              <w:t>year</w:t>
            </w:r>
          </w:p>
        </w:tc>
        <w:tc>
          <w:tcPr>
            <w:tcW w:w="1042" w:type="dxa"/>
            <w:tcBorders>
              <w:top w:val="single" w:sz="8" w:space="0" w:color="000000"/>
              <w:bottom w:val="single" w:sz="4" w:space="0" w:color="000000"/>
            </w:tcBorders>
          </w:tcPr>
          <w:p w14:paraId="5E87D493" w14:textId="77777777" w:rsidR="00620CF6" w:rsidRDefault="00000000">
            <w:pPr>
              <w:pStyle w:val="TableParagraph"/>
              <w:spacing w:before="11"/>
              <w:ind w:left="120"/>
              <w:rPr>
                <w:sz w:val="20"/>
              </w:rPr>
            </w:pPr>
            <w:r>
              <w:rPr>
                <w:spacing w:val="-2"/>
                <w:sz w:val="20"/>
              </w:rPr>
              <w:t>Currency</w:t>
            </w:r>
          </w:p>
        </w:tc>
        <w:tc>
          <w:tcPr>
            <w:tcW w:w="1347" w:type="dxa"/>
            <w:tcBorders>
              <w:top w:val="single" w:sz="8" w:space="0" w:color="000000"/>
              <w:bottom w:val="single" w:sz="4" w:space="0" w:color="000000"/>
            </w:tcBorders>
          </w:tcPr>
          <w:p w14:paraId="1BF2EAF0" w14:textId="77777777" w:rsidR="00620CF6" w:rsidRDefault="00000000">
            <w:pPr>
              <w:pStyle w:val="TableParagraph"/>
              <w:spacing w:before="11"/>
              <w:ind w:left="121"/>
              <w:rPr>
                <w:sz w:val="20"/>
              </w:rPr>
            </w:pPr>
            <w:r>
              <w:rPr>
                <w:spacing w:val="-4"/>
                <w:sz w:val="20"/>
              </w:rPr>
              <w:t>Value</w:t>
            </w:r>
            <w:r>
              <w:rPr>
                <w:sz w:val="20"/>
              </w:rPr>
              <w:t xml:space="preserve"> </w:t>
            </w:r>
            <w:r>
              <w:rPr>
                <w:spacing w:val="-4"/>
                <w:sz w:val="20"/>
              </w:rPr>
              <w:t>Over…</w:t>
            </w:r>
          </w:p>
        </w:tc>
        <w:tc>
          <w:tcPr>
            <w:tcW w:w="1582" w:type="dxa"/>
            <w:tcBorders>
              <w:top w:val="single" w:sz="8" w:space="0" w:color="000000"/>
              <w:bottom w:val="single" w:sz="4" w:space="0" w:color="000000"/>
            </w:tcBorders>
          </w:tcPr>
          <w:p w14:paraId="512BC35E" w14:textId="77777777" w:rsidR="00620CF6" w:rsidRDefault="00000000">
            <w:pPr>
              <w:pStyle w:val="TableParagraph"/>
              <w:spacing w:before="11"/>
              <w:ind w:left="121"/>
              <w:rPr>
                <w:sz w:val="20"/>
              </w:rPr>
            </w:pPr>
            <w:r>
              <w:rPr>
                <w:sz w:val="20"/>
              </w:rPr>
              <w:t>But</w:t>
            </w:r>
            <w:r>
              <w:rPr>
                <w:spacing w:val="16"/>
                <w:sz w:val="20"/>
              </w:rPr>
              <w:t xml:space="preserve"> </w:t>
            </w:r>
            <w:r>
              <w:rPr>
                <w:sz w:val="20"/>
              </w:rPr>
              <w:t>Not</w:t>
            </w:r>
            <w:r>
              <w:rPr>
                <w:spacing w:val="17"/>
                <w:sz w:val="20"/>
              </w:rPr>
              <w:t xml:space="preserve"> </w:t>
            </w:r>
            <w:r>
              <w:rPr>
                <w:spacing w:val="-2"/>
                <w:sz w:val="20"/>
              </w:rPr>
              <w:t>Over…</w:t>
            </w:r>
          </w:p>
        </w:tc>
        <w:tc>
          <w:tcPr>
            <w:tcW w:w="1049" w:type="dxa"/>
            <w:tcBorders>
              <w:top w:val="single" w:sz="8" w:space="0" w:color="000000"/>
              <w:bottom w:val="single" w:sz="4" w:space="0" w:color="000000"/>
            </w:tcBorders>
          </w:tcPr>
          <w:p w14:paraId="16F2C03F" w14:textId="77777777" w:rsidR="00620CF6" w:rsidRDefault="00000000">
            <w:pPr>
              <w:pStyle w:val="TableParagraph"/>
              <w:spacing w:before="11"/>
              <w:ind w:left="121"/>
              <w:rPr>
                <w:sz w:val="20"/>
              </w:rPr>
            </w:pPr>
            <w:r>
              <w:rPr>
                <w:w w:val="105"/>
                <w:sz w:val="20"/>
              </w:rPr>
              <w:t>Tax</w:t>
            </w:r>
            <w:r>
              <w:rPr>
                <w:spacing w:val="1"/>
                <w:w w:val="105"/>
                <w:sz w:val="20"/>
              </w:rPr>
              <w:t xml:space="preserve"> </w:t>
            </w:r>
            <w:r>
              <w:rPr>
                <w:spacing w:val="-4"/>
                <w:w w:val="105"/>
                <w:sz w:val="20"/>
              </w:rPr>
              <w:t>Rate</w:t>
            </w:r>
          </w:p>
        </w:tc>
        <w:tc>
          <w:tcPr>
            <w:tcW w:w="1492" w:type="dxa"/>
            <w:tcBorders>
              <w:top w:val="single" w:sz="8" w:space="0" w:color="000000"/>
              <w:bottom w:val="single" w:sz="4" w:space="0" w:color="000000"/>
            </w:tcBorders>
          </w:tcPr>
          <w:p w14:paraId="79C5F538" w14:textId="77777777" w:rsidR="00620CF6" w:rsidRDefault="00000000">
            <w:pPr>
              <w:pStyle w:val="TableParagraph"/>
              <w:spacing w:before="11"/>
              <w:ind w:left="122"/>
              <w:rPr>
                <w:sz w:val="20"/>
              </w:rPr>
            </w:pPr>
            <w:r>
              <w:rPr>
                <w:sz w:val="20"/>
              </w:rPr>
              <w:t>Total</w:t>
            </w:r>
            <w:r>
              <w:rPr>
                <w:spacing w:val="16"/>
                <w:sz w:val="20"/>
              </w:rPr>
              <w:t xml:space="preserve"> </w:t>
            </w:r>
            <w:r>
              <w:rPr>
                <w:spacing w:val="-2"/>
                <w:sz w:val="20"/>
              </w:rPr>
              <w:t>Revenue</w:t>
            </w:r>
          </w:p>
        </w:tc>
        <w:tc>
          <w:tcPr>
            <w:tcW w:w="876" w:type="dxa"/>
            <w:tcBorders>
              <w:top w:val="single" w:sz="8" w:space="0" w:color="000000"/>
              <w:bottom w:val="single" w:sz="4" w:space="0" w:color="000000"/>
            </w:tcBorders>
          </w:tcPr>
          <w:p w14:paraId="3A5D585C" w14:textId="77777777" w:rsidR="00620CF6" w:rsidRDefault="00000000">
            <w:pPr>
              <w:pStyle w:val="TableParagraph"/>
              <w:spacing w:before="11"/>
              <w:ind w:left="123"/>
              <w:rPr>
                <w:sz w:val="20"/>
              </w:rPr>
            </w:pPr>
            <w:r>
              <w:rPr>
                <w:spacing w:val="-2"/>
                <w:sz w:val="20"/>
              </w:rPr>
              <w:t>bracket</w:t>
            </w:r>
          </w:p>
        </w:tc>
      </w:tr>
      <w:tr w:rsidR="00620CF6" w14:paraId="040470A8" w14:textId="77777777">
        <w:trPr>
          <w:trHeight w:val="294"/>
        </w:trPr>
        <w:tc>
          <w:tcPr>
            <w:tcW w:w="686" w:type="dxa"/>
            <w:tcBorders>
              <w:top w:val="single" w:sz="4" w:space="0" w:color="000000"/>
            </w:tcBorders>
            <w:shd w:val="clear" w:color="auto" w:fill="F7F7F7"/>
          </w:tcPr>
          <w:p w14:paraId="4C2FB6E9" w14:textId="77777777" w:rsidR="00620CF6" w:rsidRDefault="00000000">
            <w:pPr>
              <w:pStyle w:val="TableParagraph"/>
              <w:spacing w:before="13" w:line="262" w:lineRule="exact"/>
              <w:rPr>
                <w:sz w:val="20"/>
              </w:rPr>
            </w:pPr>
            <w:r>
              <w:rPr>
                <w:spacing w:val="-5"/>
                <w:sz w:val="20"/>
              </w:rPr>
              <w:t>UK</w:t>
            </w:r>
          </w:p>
        </w:tc>
        <w:tc>
          <w:tcPr>
            <w:tcW w:w="637" w:type="dxa"/>
            <w:tcBorders>
              <w:top w:val="single" w:sz="4" w:space="0" w:color="000000"/>
            </w:tcBorders>
            <w:shd w:val="clear" w:color="auto" w:fill="F7F7F7"/>
          </w:tcPr>
          <w:p w14:paraId="5D88DD89" w14:textId="77777777" w:rsidR="00620CF6" w:rsidRDefault="00000000">
            <w:pPr>
              <w:pStyle w:val="TableParagraph"/>
              <w:spacing w:before="13" w:line="262" w:lineRule="exact"/>
              <w:rPr>
                <w:sz w:val="20"/>
              </w:rPr>
            </w:pPr>
            <w:r>
              <w:rPr>
                <w:spacing w:val="-4"/>
                <w:sz w:val="20"/>
              </w:rPr>
              <w:t>2019</w:t>
            </w:r>
          </w:p>
        </w:tc>
        <w:tc>
          <w:tcPr>
            <w:tcW w:w="1042" w:type="dxa"/>
            <w:tcBorders>
              <w:top w:val="single" w:sz="4" w:space="0" w:color="000000"/>
            </w:tcBorders>
            <w:shd w:val="clear" w:color="auto" w:fill="F7F7F7"/>
          </w:tcPr>
          <w:p w14:paraId="66A7C941" w14:textId="77777777" w:rsidR="00620CF6" w:rsidRDefault="00000000">
            <w:pPr>
              <w:pStyle w:val="TableParagraph"/>
              <w:spacing w:before="13" w:line="262" w:lineRule="exact"/>
              <w:ind w:left="120"/>
              <w:rPr>
                <w:sz w:val="20"/>
              </w:rPr>
            </w:pPr>
            <w:r>
              <w:rPr>
                <w:spacing w:val="-5"/>
                <w:w w:val="110"/>
                <w:sz w:val="20"/>
              </w:rPr>
              <w:t>GBP</w:t>
            </w:r>
          </w:p>
        </w:tc>
        <w:tc>
          <w:tcPr>
            <w:tcW w:w="1347" w:type="dxa"/>
            <w:tcBorders>
              <w:top w:val="single" w:sz="4" w:space="0" w:color="000000"/>
            </w:tcBorders>
            <w:shd w:val="clear" w:color="auto" w:fill="F7F7F7"/>
          </w:tcPr>
          <w:p w14:paraId="4DE09F73" w14:textId="77777777" w:rsidR="00620CF6" w:rsidRDefault="00620CF6">
            <w:pPr>
              <w:pStyle w:val="TableParagraph"/>
              <w:spacing w:before="0"/>
              <w:ind w:left="0"/>
              <w:rPr>
                <w:rFonts w:ascii="Times New Roman"/>
                <w:sz w:val="18"/>
              </w:rPr>
            </w:pPr>
          </w:p>
        </w:tc>
        <w:tc>
          <w:tcPr>
            <w:tcW w:w="1582" w:type="dxa"/>
            <w:tcBorders>
              <w:top w:val="single" w:sz="4" w:space="0" w:color="000000"/>
            </w:tcBorders>
            <w:shd w:val="clear" w:color="auto" w:fill="F7F7F7"/>
          </w:tcPr>
          <w:p w14:paraId="3D51DAA4" w14:textId="77777777" w:rsidR="00620CF6" w:rsidRDefault="00620CF6">
            <w:pPr>
              <w:pStyle w:val="TableParagraph"/>
              <w:spacing w:before="0"/>
              <w:ind w:left="0"/>
              <w:rPr>
                <w:rFonts w:ascii="Times New Roman"/>
                <w:sz w:val="18"/>
              </w:rPr>
            </w:pPr>
          </w:p>
        </w:tc>
        <w:tc>
          <w:tcPr>
            <w:tcW w:w="1049" w:type="dxa"/>
            <w:tcBorders>
              <w:top w:val="single" w:sz="4" w:space="0" w:color="000000"/>
            </w:tcBorders>
            <w:shd w:val="clear" w:color="auto" w:fill="F7F7F7"/>
          </w:tcPr>
          <w:p w14:paraId="083D9395" w14:textId="77777777" w:rsidR="00620CF6" w:rsidRDefault="00620CF6">
            <w:pPr>
              <w:pStyle w:val="TableParagraph"/>
              <w:spacing w:before="0"/>
              <w:ind w:left="0"/>
              <w:rPr>
                <w:rFonts w:ascii="Times New Roman"/>
                <w:sz w:val="18"/>
              </w:rPr>
            </w:pPr>
          </w:p>
        </w:tc>
        <w:tc>
          <w:tcPr>
            <w:tcW w:w="1492" w:type="dxa"/>
            <w:tcBorders>
              <w:top w:val="single" w:sz="4" w:space="0" w:color="000000"/>
            </w:tcBorders>
            <w:shd w:val="clear" w:color="auto" w:fill="F7F7F7"/>
          </w:tcPr>
          <w:p w14:paraId="3D5371FA" w14:textId="77777777" w:rsidR="00620CF6" w:rsidRDefault="00000000">
            <w:pPr>
              <w:pStyle w:val="TableParagraph"/>
              <w:spacing w:before="13" w:line="262" w:lineRule="exact"/>
              <w:ind w:left="122"/>
              <w:rPr>
                <w:sz w:val="20"/>
              </w:rPr>
            </w:pPr>
            <w:r>
              <w:rPr>
                <w:spacing w:val="-2"/>
                <w:sz w:val="20"/>
              </w:rPr>
              <w:t>5,165,000,000</w:t>
            </w:r>
          </w:p>
        </w:tc>
        <w:tc>
          <w:tcPr>
            <w:tcW w:w="876" w:type="dxa"/>
            <w:tcBorders>
              <w:top w:val="single" w:sz="4" w:space="0" w:color="000000"/>
            </w:tcBorders>
            <w:shd w:val="clear" w:color="auto" w:fill="F7F7F7"/>
          </w:tcPr>
          <w:p w14:paraId="45485C29" w14:textId="77777777" w:rsidR="00620CF6" w:rsidRDefault="00000000">
            <w:pPr>
              <w:pStyle w:val="TableParagraph"/>
              <w:spacing w:before="13" w:line="262" w:lineRule="exact"/>
              <w:ind w:left="123"/>
              <w:rPr>
                <w:sz w:val="20"/>
              </w:rPr>
            </w:pPr>
            <w:r>
              <w:rPr>
                <w:w w:val="99"/>
                <w:sz w:val="20"/>
              </w:rPr>
              <w:t>0</w:t>
            </w:r>
          </w:p>
        </w:tc>
      </w:tr>
      <w:tr w:rsidR="00620CF6" w14:paraId="538E2C07" w14:textId="77777777">
        <w:trPr>
          <w:trHeight w:val="352"/>
        </w:trPr>
        <w:tc>
          <w:tcPr>
            <w:tcW w:w="686" w:type="dxa"/>
          </w:tcPr>
          <w:p w14:paraId="396295C1" w14:textId="77777777" w:rsidR="00620CF6" w:rsidRDefault="00000000">
            <w:pPr>
              <w:pStyle w:val="TableParagraph"/>
              <w:spacing w:before="57"/>
              <w:rPr>
                <w:sz w:val="20"/>
              </w:rPr>
            </w:pPr>
            <w:r>
              <w:rPr>
                <w:spacing w:val="-5"/>
                <w:sz w:val="20"/>
              </w:rPr>
              <w:t>UK</w:t>
            </w:r>
          </w:p>
        </w:tc>
        <w:tc>
          <w:tcPr>
            <w:tcW w:w="637" w:type="dxa"/>
          </w:tcPr>
          <w:p w14:paraId="1617D3D9" w14:textId="77777777" w:rsidR="00620CF6" w:rsidRDefault="00000000">
            <w:pPr>
              <w:pStyle w:val="TableParagraph"/>
              <w:spacing w:before="57"/>
              <w:rPr>
                <w:sz w:val="20"/>
              </w:rPr>
            </w:pPr>
            <w:r>
              <w:rPr>
                <w:spacing w:val="-4"/>
                <w:sz w:val="20"/>
              </w:rPr>
              <w:t>2019</w:t>
            </w:r>
          </w:p>
        </w:tc>
        <w:tc>
          <w:tcPr>
            <w:tcW w:w="1042" w:type="dxa"/>
          </w:tcPr>
          <w:p w14:paraId="2B26F14B" w14:textId="77777777" w:rsidR="00620CF6" w:rsidRDefault="00000000">
            <w:pPr>
              <w:pStyle w:val="TableParagraph"/>
              <w:spacing w:before="57"/>
              <w:ind w:left="120"/>
              <w:rPr>
                <w:sz w:val="20"/>
              </w:rPr>
            </w:pPr>
            <w:r>
              <w:rPr>
                <w:spacing w:val="-5"/>
                <w:w w:val="110"/>
                <w:sz w:val="20"/>
              </w:rPr>
              <w:t>GBP</w:t>
            </w:r>
          </w:p>
        </w:tc>
        <w:tc>
          <w:tcPr>
            <w:tcW w:w="1347" w:type="dxa"/>
          </w:tcPr>
          <w:p w14:paraId="10038C56" w14:textId="77777777" w:rsidR="00620CF6" w:rsidRDefault="00000000">
            <w:pPr>
              <w:pStyle w:val="TableParagraph"/>
              <w:spacing w:before="57"/>
              <w:ind w:left="121"/>
              <w:rPr>
                <w:sz w:val="20"/>
              </w:rPr>
            </w:pPr>
            <w:r>
              <w:rPr>
                <w:w w:val="99"/>
                <w:sz w:val="20"/>
              </w:rPr>
              <w:t>0</w:t>
            </w:r>
          </w:p>
        </w:tc>
        <w:tc>
          <w:tcPr>
            <w:tcW w:w="1582" w:type="dxa"/>
          </w:tcPr>
          <w:p w14:paraId="732B7AA8" w14:textId="77777777" w:rsidR="00620CF6" w:rsidRDefault="00000000">
            <w:pPr>
              <w:pStyle w:val="TableParagraph"/>
              <w:spacing w:before="57"/>
              <w:ind w:left="121"/>
              <w:rPr>
                <w:sz w:val="20"/>
              </w:rPr>
            </w:pPr>
            <w:r>
              <w:rPr>
                <w:spacing w:val="-2"/>
                <w:sz w:val="20"/>
              </w:rPr>
              <w:t>325000</w:t>
            </w:r>
          </w:p>
        </w:tc>
        <w:tc>
          <w:tcPr>
            <w:tcW w:w="1049" w:type="dxa"/>
          </w:tcPr>
          <w:p w14:paraId="660D80CE" w14:textId="77777777" w:rsidR="00620CF6" w:rsidRDefault="00000000">
            <w:pPr>
              <w:pStyle w:val="TableParagraph"/>
              <w:spacing w:before="57"/>
              <w:ind w:left="122"/>
              <w:rPr>
                <w:sz w:val="20"/>
              </w:rPr>
            </w:pPr>
            <w:r>
              <w:rPr>
                <w:w w:val="99"/>
                <w:sz w:val="20"/>
              </w:rPr>
              <w:t>0</w:t>
            </w:r>
          </w:p>
        </w:tc>
        <w:tc>
          <w:tcPr>
            <w:tcW w:w="1492" w:type="dxa"/>
          </w:tcPr>
          <w:p w14:paraId="2F134FC1" w14:textId="77777777" w:rsidR="00620CF6" w:rsidRDefault="00620CF6">
            <w:pPr>
              <w:pStyle w:val="TableParagraph"/>
              <w:spacing w:before="0"/>
              <w:ind w:left="0"/>
              <w:rPr>
                <w:rFonts w:ascii="Times New Roman"/>
                <w:sz w:val="18"/>
              </w:rPr>
            </w:pPr>
          </w:p>
        </w:tc>
        <w:tc>
          <w:tcPr>
            <w:tcW w:w="876" w:type="dxa"/>
          </w:tcPr>
          <w:p w14:paraId="12E76EB1" w14:textId="77777777" w:rsidR="00620CF6" w:rsidRDefault="00000000">
            <w:pPr>
              <w:pStyle w:val="TableParagraph"/>
              <w:spacing w:before="57"/>
              <w:ind w:left="123"/>
              <w:rPr>
                <w:sz w:val="20"/>
              </w:rPr>
            </w:pPr>
            <w:r>
              <w:rPr>
                <w:w w:val="99"/>
                <w:sz w:val="20"/>
              </w:rPr>
              <w:t>1</w:t>
            </w:r>
          </w:p>
        </w:tc>
      </w:tr>
      <w:tr w:rsidR="00620CF6" w14:paraId="060F4AF8" w14:textId="77777777">
        <w:trPr>
          <w:trHeight w:val="366"/>
        </w:trPr>
        <w:tc>
          <w:tcPr>
            <w:tcW w:w="686" w:type="dxa"/>
          </w:tcPr>
          <w:p w14:paraId="103BFD6F" w14:textId="77777777" w:rsidR="00620CF6" w:rsidRDefault="00000000">
            <w:pPr>
              <w:pStyle w:val="TableParagraph"/>
              <w:spacing w:before="42"/>
              <w:rPr>
                <w:sz w:val="20"/>
              </w:rPr>
            </w:pPr>
            <w:r>
              <w:rPr>
                <w:noProof/>
              </w:rPr>
              <mc:AlternateContent>
                <mc:Choice Requires="wpg">
                  <w:drawing>
                    <wp:anchor distT="0" distB="0" distL="0" distR="0" simplePos="0" relativeHeight="481629696" behindDoc="1" locked="0" layoutInCell="1" allowOverlap="1" wp14:anchorId="2683557A" wp14:editId="1772F12E">
                      <wp:simplePos x="0" y="0"/>
                      <wp:positionH relativeFrom="column">
                        <wp:posOffset>0</wp:posOffset>
                      </wp:positionH>
                      <wp:positionV relativeFrom="paragraph">
                        <wp:posOffset>53708</wp:posOffset>
                      </wp:positionV>
                      <wp:extent cx="5534660" cy="184150"/>
                      <wp:effectExtent l="0" t="0" r="0" b="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4660" cy="184150"/>
                                <a:chOff x="0" y="0"/>
                                <a:chExt cx="5534660" cy="184150"/>
                              </a:xfrm>
                            </wpg:grpSpPr>
                            <wps:wsp>
                              <wps:cNvPr id="120" name="Graphic 120"/>
                              <wps:cNvSpPr/>
                              <wps:spPr>
                                <a:xfrm>
                                  <a:off x="0" y="0"/>
                                  <a:ext cx="5534660" cy="152400"/>
                                </a:xfrm>
                                <a:custGeom>
                                  <a:avLst/>
                                  <a:gdLst/>
                                  <a:ahLst/>
                                  <a:cxnLst/>
                                  <a:rect l="l" t="t" r="r" b="b"/>
                                  <a:pathLst>
                                    <a:path w="5534660" h="152400">
                                      <a:moveTo>
                                        <a:pt x="840625" y="0"/>
                                      </a:moveTo>
                                      <a:lnTo>
                                        <a:pt x="435749" y="0"/>
                                      </a:lnTo>
                                      <a:lnTo>
                                        <a:pt x="0" y="0"/>
                                      </a:lnTo>
                                      <a:lnTo>
                                        <a:pt x="0" y="151828"/>
                                      </a:lnTo>
                                      <a:lnTo>
                                        <a:pt x="435749" y="151828"/>
                                      </a:lnTo>
                                      <a:lnTo>
                                        <a:pt x="840625" y="151828"/>
                                      </a:lnTo>
                                      <a:lnTo>
                                        <a:pt x="840625" y="0"/>
                                      </a:lnTo>
                                      <a:close/>
                                    </a:path>
                                    <a:path w="5534660" h="152400">
                                      <a:moveTo>
                                        <a:pt x="2358428" y="0"/>
                                      </a:moveTo>
                                      <a:lnTo>
                                        <a:pt x="1502867" y="0"/>
                                      </a:lnTo>
                                      <a:lnTo>
                                        <a:pt x="840638" y="0"/>
                                      </a:lnTo>
                                      <a:lnTo>
                                        <a:pt x="840638" y="151828"/>
                                      </a:lnTo>
                                      <a:lnTo>
                                        <a:pt x="1502867" y="151828"/>
                                      </a:lnTo>
                                      <a:lnTo>
                                        <a:pt x="2358428" y="151828"/>
                                      </a:lnTo>
                                      <a:lnTo>
                                        <a:pt x="2358428" y="0"/>
                                      </a:lnTo>
                                      <a:close/>
                                    </a:path>
                                    <a:path w="5534660" h="152400">
                                      <a:moveTo>
                                        <a:pt x="5534101" y="0"/>
                                      </a:moveTo>
                                      <a:lnTo>
                                        <a:pt x="4977765" y="0"/>
                                      </a:lnTo>
                                      <a:lnTo>
                                        <a:pt x="4029964" y="0"/>
                                      </a:lnTo>
                                      <a:lnTo>
                                        <a:pt x="3363303" y="0"/>
                                      </a:lnTo>
                                      <a:lnTo>
                                        <a:pt x="2358440" y="0"/>
                                      </a:lnTo>
                                      <a:lnTo>
                                        <a:pt x="2358440" y="151828"/>
                                      </a:lnTo>
                                      <a:lnTo>
                                        <a:pt x="3363303" y="151828"/>
                                      </a:lnTo>
                                      <a:lnTo>
                                        <a:pt x="4029964" y="151828"/>
                                      </a:lnTo>
                                      <a:lnTo>
                                        <a:pt x="4977765" y="151828"/>
                                      </a:lnTo>
                                      <a:lnTo>
                                        <a:pt x="5534101" y="151828"/>
                                      </a:lnTo>
                                      <a:lnTo>
                                        <a:pt x="5534101" y="0"/>
                                      </a:lnTo>
                                      <a:close/>
                                    </a:path>
                                  </a:pathLst>
                                </a:custGeom>
                                <a:solidFill>
                                  <a:srgbClr val="F7F7F7"/>
                                </a:solidFill>
                              </wps:spPr>
                              <wps:bodyPr wrap="square" lIns="0" tIns="0" rIns="0" bIns="0" rtlCol="0">
                                <a:prstTxWarp prst="textNoShape">
                                  <a:avLst/>
                                </a:prstTxWarp>
                                <a:noAutofit/>
                              </wps:bodyPr>
                            </wps:wsp>
                            <wps:wsp>
                              <wps:cNvPr id="121" name="Graphic 121"/>
                              <wps:cNvSpPr/>
                              <wps:spPr>
                                <a:xfrm>
                                  <a:off x="0" y="178701"/>
                                  <a:ext cx="5534660" cy="1270"/>
                                </a:xfrm>
                                <a:custGeom>
                                  <a:avLst/>
                                  <a:gdLst/>
                                  <a:ahLst/>
                                  <a:cxnLst/>
                                  <a:rect l="l" t="t" r="r" b="b"/>
                                  <a:pathLst>
                                    <a:path w="5534660">
                                      <a:moveTo>
                                        <a:pt x="0" y="0"/>
                                      </a:moveTo>
                                      <a:lnTo>
                                        <a:pt x="5534101" y="0"/>
                                      </a:lnTo>
                                    </a:path>
                                  </a:pathLst>
                                </a:custGeom>
                                <a:ln w="101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5D480CC" id="Group 119" o:spid="_x0000_s1026" style="position:absolute;margin-left:0;margin-top:4.25pt;width:435.8pt;height:14.5pt;z-index:-21686784;mso-wrap-distance-left:0;mso-wrap-distance-right:0" coordsize="55346,1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">
                      <v:shape id="Graphic 120" o:spid="_x0000_s1027" style="position:absolute;width:55346;height:1524;visibility:visible;mso-wrap-style:square;v-text-anchor:top" coordsize="553466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" path="m840625,l435749,,,,,151828r435749,l840625,151828,840625,xem2358428,l1502867,,840638,r,151828l1502867,151828r855561,l2358428,xem5534101,l4977765,,4029964,,3363303,,2358440,r,151828l3363303,151828r666661,l4977765,151828r556336,l5534101,xe" fillcolor="#f7f7f7" stroked="f">
                        <v:path arrowok="t"/>
                      </v:shape>
                      <v:shape id="Graphic 121" o:spid="_x0000_s1028" style="position:absolute;top:1787;width:55346;height:12;visibility:visible;mso-wrap-style:square;v-text-anchor:top" coordsize="5534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" path="m,l5534101,e" filled="f" strokeweight=".28114mm">
                        <v:path arrowok="t"/>
                      </v:shape>
                    </v:group>
                  </w:pict>
                </mc:Fallback>
              </mc:AlternateContent>
            </w:r>
            <w:r>
              <w:rPr>
                <w:spacing w:val="-5"/>
                <w:sz w:val="20"/>
              </w:rPr>
              <w:t>UK</w:t>
            </w:r>
          </w:p>
        </w:tc>
        <w:tc>
          <w:tcPr>
            <w:tcW w:w="637" w:type="dxa"/>
          </w:tcPr>
          <w:p w14:paraId="68764C96" w14:textId="77777777" w:rsidR="00620CF6" w:rsidRDefault="00000000">
            <w:pPr>
              <w:pStyle w:val="TableParagraph"/>
              <w:spacing w:before="42"/>
              <w:rPr>
                <w:sz w:val="20"/>
              </w:rPr>
            </w:pPr>
            <w:r>
              <w:rPr>
                <w:spacing w:val="-4"/>
                <w:sz w:val="20"/>
              </w:rPr>
              <w:t>2019</w:t>
            </w:r>
          </w:p>
        </w:tc>
        <w:tc>
          <w:tcPr>
            <w:tcW w:w="1042" w:type="dxa"/>
          </w:tcPr>
          <w:p w14:paraId="1D64F85A" w14:textId="77777777" w:rsidR="00620CF6" w:rsidRDefault="00000000">
            <w:pPr>
              <w:pStyle w:val="TableParagraph"/>
              <w:spacing w:before="42"/>
              <w:ind w:left="120"/>
              <w:rPr>
                <w:sz w:val="20"/>
              </w:rPr>
            </w:pPr>
            <w:r>
              <w:rPr>
                <w:spacing w:val="-5"/>
                <w:w w:val="110"/>
                <w:sz w:val="20"/>
              </w:rPr>
              <w:t>GBP</w:t>
            </w:r>
          </w:p>
        </w:tc>
        <w:tc>
          <w:tcPr>
            <w:tcW w:w="1347" w:type="dxa"/>
          </w:tcPr>
          <w:p w14:paraId="459850B6" w14:textId="77777777" w:rsidR="00620CF6" w:rsidRDefault="00000000">
            <w:pPr>
              <w:pStyle w:val="TableParagraph"/>
              <w:spacing w:before="42"/>
              <w:ind w:left="121"/>
              <w:rPr>
                <w:sz w:val="20"/>
              </w:rPr>
            </w:pPr>
            <w:r>
              <w:rPr>
                <w:spacing w:val="-2"/>
                <w:sz w:val="20"/>
              </w:rPr>
              <w:t>325000</w:t>
            </w:r>
          </w:p>
        </w:tc>
        <w:tc>
          <w:tcPr>
            <w:tcW w:w="1582" w:type="dxa"/>
          </w:tcPr>
          <w:p w14:paraId="7F5D42E9" w14:textId="77777777" w:rsidR="00620CF6" w:rsidRDefault="00000000">
            <w:pPr>
              <w:pStyle w:val="TableParagraph"/>
              <w:spacing w:before="42"/>
              <w:ind w:left="121"/>
              <w:rPr>
                <w:sz w:val="20"/>
              </w:rPr>
            </w:pPr>
            <w:r>
              <w:rPr>
                <w:spacing w:val="-2"/>
                <w:w w:val="105"/>
                <w:sz w:val="20"/>
              </w:rPr>
              <w:t>_</w:t>
            </w:r>
            <w:proofErr w:type="spellStart"/>
            <w:r>
              <w:rPr>
                <w:spacing w:val="-2"/>
                <w:w w:val="105"/>
                <w:sz w:val="20"/>
              </w:rPr>
              <w:t>and_over</w:t>
            </w:r>
            <w:proofErr w:type="spellEnd"/>
          </w:p>
        </w:tc>
        <w:tc>
          <w:tcPr>
            <w:tcW w:w="1049" w:type="dxa"/>
          </w:tcPr>
          <w:p w14:paraId="37DCDAF5" w14:textId="77777777" w:rsidR="00620CF6" w:rsidRDefault="00000000">
            <w:pPr>
              <w:pStyle w:val="TableParagraph"/>
              <w:spacing w:before="42"/>
              <w:ind w:left="122"/>
              <w:rPr>
                <w:sz w:val="20"/>
              </w:rPr>
            </w:pPr>
            <w:r>
              <w:rPr>
                <w:spacing w:val="-5"/>
                <w:sz w:val="20"/>
              </w:rPr>
              <w:t>40</w:t>
            </w:r>
          </w:p>
        </w:tc>
        <w:tc>
          <w:tcPr>
            <w:tcW w:w="1492" w:type="dxa"/>
          </w:tcPr>
          <w:p w14:paraId="2EC8BBA7" w14:textId="77777777" w:rsidR="00620CF6" w:rsidRDefault="00620CF6">
            <w:pPr>
              <w:pStyle w:val="TableParagraph"/>
              <w:spacing w:before="0"/>
              <w:ind w:left="0"/>
              <w:rPr>
                <w:rFonts w:ascii="Times New Roman"/>
                <w:sz w:val="18"/>
              </w:rPr>
            </w:pPr>
          </w:p>
        </w:tc>
        <w:tc>
          <w:tcPr>
            <w:tcW w:w="876" w:type="dxa"/>
          </w:tcPr>
          <w:p w14:paraId="65D3B68E" w14:textId="77777777" w:rsidR="00620CF6" w:rsidRDefault="00000000">
            <w:pPr>
              <w:pStyle w:val="TableParagraph"/>
              <w:spacing w:before="42"/>
              <w:ind w:left="123"/>
              <w:rPr>
                <w:sz w:val="20"/>
              </w:rPr>
            </w:pPr>
            <w:r>
              <w:rPr>
                <w:w w:val="99"/>
                <w:sz w:val="20"/>
              </w:rPr>
              <w:t>2</w:t>
            </w:r>
          </w:p>
        </w:tc>
      </w:tr>
    </w:tbl>
    <w:p w14:paraId="13BBB65B" w14:textId="77777777" w:rsidR="00620CF6" w:rsidRDefault="00620CF6">
      <w:pPr>
        <w:rPr>
          <w:sz w:val="20"/>
        </w:rPr>
        <w:sectPr w:rsidR="00620CF6" w:rsidSect="00D60468">
          <w:pgSz w:w="12240" w:h="15840"/>
          <w:pgMar w:top="1820" w:right="920" w:bottom="280" w:left="1300" w:header="720" w:footer="720" w:gutter="0"/>
          <w:cols w:space="720"/>
        </w:sectPr>
      </w:pPr>
    </w:p>
    <w:p w14:paraId="234F859F" w14:textId="77777777" w:rsidR="00620CF6" w:rsidRDefault="00000000">
      <w:pPr>
        <w:pStyle w:val="BodyText"/>
        <w:spacing w:before="86" w:line="355" w:lineRule="auto"/>
        <w:ind w:left="117" w:right="495"/>
        <w:jc w:val="both"/>
      </w:pPr>
      <w:r>
        <w:lastRenderedPageBreak/>
        <w:t>need to additionally select bracket “0”.</w:t>
      </w:r>
      <w:r>
        <w:rPr>
          <w:spacing w:val="26"/>
        </w:rPr>
        <w:t xml:space="preserve"> </w:t>
      </w:r>
      <w:r>
        <w:t>Importantly, variables that are not related to the tax schedule will not be filled for country-year observations other than in the zero bracket.</w:t>
      </w:r>
    </w:p>
    <w:p w14:paraId="3CC5DFF5" w14:textId="77777777" w:rsidR="00620CF6" w:rsidRDefault="00620CF6">
      <w:pPr>
        <w:pStyle w:val="BodyText"/>
        <w:spacing w:before="3"/>
        <w:rPr>
          <w:sz w:val="31"/>
        </w:rPr>
      </w:pPr>
    </w:p>
    <w:p w14:paraId="0E2D8084" w14:textId="77777777" w:rsidR="00620CF6" w:rsidRDefault="00000000">
      <w:pPr>
        <w:pStyle w:val="Heading3"/>
        <w:numPr>
          <w:ilvl w:val="2"/>
          <w:numId w:val="9"/>
        </w:numPr>
        <w:tabs>
          <w:tab w:val="left" w:pos="909"/>
        </w:tabs>
        <w:spacing w:before="1"/>
        <w:ind w:hanging="792"/>
      </w:pPr>
      <w:bookmarkStart w:id="504" w:name="Non-Schedule_Tax_Parameters"/>
      <w:bookmarkStart w:id="505" w:name="_bookmark63"/>
      <w:bookmarkEnd w:id="504"/>
      <w:bookmarkEnd w:id="505"/>
      <w:r>
        <w:t>Non-Schedule</w:t>
      </w:r>
      <w:r>
        <w:rPr>
          <w:spacing w:val="61"/>
        </w:rPr>
        <w:t xml:space="preserve"> </w:t>
      </w:r>
      <w:r>
        <w:t>Tax</w:t>
      </w:r>
      <w:r>
        <w:rPr>
          <w:spacing w:val="62"/>
        </w:rPr>
        <w:t xml:space="preserve"> </w:t>
      </w:r>
      <w:r>
        <w:rPr>
          <w:spacing w:val="-2"/>
        </w:rPr>
        <w:t>Parameters</w:t>
      </w:r>
    </w:p>
    <w:p w14:paraId="02A7F883" w14:textId="77777777" w:rsidR="00620CF6" w:rsidRDefault="00620CF6">
      <w:pPr>
        <w:pStyle w:val="BodyText"/>
        <w:rPr>
          <w:b/>
          <w:sz w:val="27"/>
        </w:rPr>
      </w:pPr>
    </w:p>
    <w:p w14:paraId="00F561AE" w14:textId="77777777" w:rsidR="00620CF6" w:rsidRDefault="00000000">
      <w:pPr>
        <w:pStyle w:val="Heading4"/>
        <w:numPr>
          <w:ilvl w:val="3"/>
          <w:numId w:val="9"/>
        </w:numPr>
        <w:tabs>
          <w:tab w:val="left" w:pos="964"/>
        </w:tabs>
        <w:spacing w:before="1"/>
        <w:ind w:left="964" w:hanging="847"/>
      </w:pPr>
      <w:r>
        <w:rPr>
          <w:w w:val="110"/>
        </w:rPr>
        <w:t>Binary</w:t>
      </w:r>
      <w:r>
        <w:rPr>
          <w:spacing w:val="17"/>
          <w:w w:val="110"/>
        </w:rPr>
        <w:t xml:space="preserve"> </w:t>
      </w:r>
      <w:r>
        <w:rPr>
          <w:w w:val="110"/>
        </w:rPr>
        <w:t>Indicators</w:t>
      </w:r>
      <w:r>
        <w:rPr>
          <w:spacing w:val="17"/>
          <w:w w:val="110"/>
        </w:rPr>
        <w:t xml:space="preserve"> </w:t>
      </w:r>
      <w:r>
        <w:rPr>
          <w:w w:val="110"/>
        </w:rPr>
        <w:t>for</w:t>
      </w:r>
      <w:r>
        <w:rPr>
          <w:spacing w:val="18"/>
          <w:w w:val="110"/>
        </w:rPr>
        <w:t xml:space="preserve"> </w:t>
      </w:r>
      <w:r>
        <w:rPr>
          <w:w w:val="110"/>
        </w:rPr>
        <w:t>Tax</w:t>
      </w:r>
      <w:r>
        <w:rPr>
          <w:spacing w:val="17"/>
          <w:w w:val="110"/>
        </w:rPr>
        <w:t xml:space="preserve"> </w:t>
      </w:r>
      <w:r>
        <w:rPr>
          <w:spacing w:val="-2"/>
          <w:w w:val="110"/>
        </w:rPr>
        <w:t>Status</w:t>
      </w:r>
    </w:p>
    <w:p w14:paraId="60B10A81" w14:textId="77777777" w:rsidR="00620CF6" w:rsidRDefault="00620CF6">
      <w:pPr>
        <w:pStyle w:val="BodyText"/>
        <w:spacing w:before="12"/>
        <w:rPr>
          <w:b/>
          <w:sz w:val="27"/>
        </w:rPr>
      </w:pPr>
    </w:p>
    <w:p w14:paraId="02ECF3D8" w14:textId="77777777" w:rsidR="00620CF6" w:rsidRDefault="00000000">
      <w:pPr>
        <w:pStyle w:val="BodyText"/>
        <w:spacing w:line="355" w:lineRule="auto"/>
        <w:ind w:left="117" w:right="495"/>
        <w:jc w:val="both"/>
      </w:pPr>
      <w:r>
        <w:t>A set of binary variables is used to indicate whether a country or region has any wealth transfer taxes (</w:t>
      </w:r>
      <w:proofErr w:type="spellStart"/>
      <w:r>
        <w:rPr>
          <w:i/>
        </w:rPr>
        <w:t>eigsta</w:t>
      </w:r>
      <w:proofErr w:type="spellEnd"/>
      <w:r>
        <w:t>), as well as the specific types of taxes that are levied (</w:t>
      </w:r>
      <w:proofErr w:type="spellStart"/>
      <w:r>
        <w:rPr>
          <w:i/>
        </w:rPr>
        <w:t>esttax</w:t>
      </w:r>
      <w:proofErr w:type="spellEnd"/>
      <w:r>
        <w:t xml:space="preserve">, </w:t>
      </w:r>
      <w:proofErr w:type="spellStart"/>
      <w:r>
        <w:rPr>
          <w:i/>
        </w:rPr>
        <w:t>inhtax</w:t>
      </w:r>
      <w:proofErr w:type="spellEnd"/>
      <w:r>
        <w:t xml:space="preserve">, </w:t>
      </w:r>
      <w:proofErr w:type="spellStart"/>
      <w:r>
        <w:rPr>
          <w:i/>
        </w:rPr>
        <w:t>giftax</w:t>
      </w:r>
      <w:proofErr w:type="spellEnd"/>
      <w:r>
        <w:t>), when applicable.</w:t>
      </w:r>
      <w:r>
        <w:rPr>
          <w:spacing w:val="32"/>
        </w:rPr>
        <w:t xml:space="preserve"> </w:t>
      </w:r>
      <w:r>
        <w:t>Taxes that</w:t>
      </w:r>
      <w:r>
        <w:rPr>
          <w:spacing w:val="24"/>
        </w:rPr>
        <w:t xml:space="preserve"> </w:t>
      </w:r>
      <w:r>
        <w:t>are</w:t>
      </w:r>
      <w:r>
        <w:rPr>
          <w:spacing w:val="24"/>
        </w:rPr>
        <w:t xml:space="preserve"> </w:t>
      </w:r>
      <w:r>
        <w:t>not</w:t>
      </w:r>
      <w:r>
        <w:rPr>
          <w:spacing w:val="24"/>
        </w:rPr>
        <w:t xml:space="preserve"> </w:t>
      </w:r>
      <w:r>
        <w:t>deemed</w:t>
      </w:r>
      <w:r>
        <w:rPr>
          <w:spacing w:val="24"/>
        </w:rPr>
        <w:t xml:space="preserve"> </w:t>
      </w:r>
      <w:r>
        <w:t>as</w:t>
      </w:r>
      <w:r>
        <w:rPr>
          <w:spacing w:val="24"/>
        </w:rPr>
        <w:t xml:space="preserve"> </w:t>
      </w:r>
      <w:r>
        <w:t>estate</w:t>
      </w:r>
      <w:r>
        <w:rPr>
          <w:spacing w:val="24"/>
        </w:rPr>
        <w:t xml:space="preserve"> </w:t>
      </w:r>
      <w:r>
        <w:t>or</w:t>
      </w:r>
      <w:r>
        <w:rPr>
          <w:spacing w:val="24"/>
        </w:rPr>
        <w:t xml:space="preserve"> </w:t>
      </w:r>
      <w:r>
        <w:t>inheritance-specific</w:t>
      </w:r>
      <w:r>
        <w:rPr>
          <w:spacing w:val="24"/>
        </w:rPr>
        <w:t xml:space="preserve"> </w:t>
      </w:r>
      <w:r>
        <w:t>taxes</w:t>
      </w:r>
      <w:r>
        <w:rPr>
          <w:spacing w:val="24"/>
        </w:rPr>
        <w:t xml:space="preserve"> </w:t>
      </w:r>
      <w:r>
        <w:t>may</w:t>
      </w:r>
      <w:r>
        <w:rPr>
          <w:spacing w:val="24"/>
        </w:rPr>
        <w:t xml:space="preserve"> </w:t>
      </w:r>
      <w:r>
        <w:t>be</w:t>
      </w:r>
      <w:r>
        <w:rPr>
          <w:spacing w:val="24"/>
        </w:rPr>
        <w:t xml:space="preserve"> </w:t>
      </w:r>
      <w:r>
        <w:t>indicated</w:t>
      </w:r>
      <w:r>
        <w:rPr>
          <w:spacing w:val="24"/>
        </w:rPr>
        <w:t xml:space="preserve"> </w:t>
      </w:r>
      <w:r>
        <w:t>as</w:t>
      </w:r>
      <w:r>
        <w:rPr>
          <w:spacing w:val="24"/>
        </w:rPr>
        <w:t xml:space="preserve"> </w:t>
      </w:r>
      <w:r>
        <w:t>either</w:t>
      </w:r>
      <w:r>
        <w:rPr>
          <w:spacing w:val="24"/>
        </w:rPr>
        <w:t xml:space="preserve"> </w:t>
      </w:r>
      <w:r>
        <w:t>“</w:t>
      </w:r>
      <w:proofErr w:type="gramStart"/>
      <w:r>
        <w:rPr>
          <w:rFonts w:ascii="Cambria" w:eastAsia="Cambria" w:hAnsi="Cambria"/>
        </w:rPr>
        <w:t>𝑌</w:t>
      </w:r>
      <w:r>
        <w:rPr>
          <w:rFonts w:ascii="Cambria" w:eastAsia="Cambria" w:hAnsi="Cambria"/>
          <w:spacing w:val="-10"/>
        </w:rPr>
        <w:t xml:space="preserve"> </w:t>
      </w:r>
      <w:r>
        <w:t>”</w:t>
      </w:r>
      <w:proofErr w:type="gramEnd"/>
      <w:r>
        <w:rPr>
          <w:spacing w:val="24"/>
        </w:rPr>
        <w:t xml:space="preserve"> </w:t>
      </w:r>
      <w:r>
        <w:t>(yes)</w:t>
      </w:r>
      <w:r>
        <w:rPr>
          <w:spacing w:val="24"/>
        </w:rPr>
        <w:t xml:space="preserve"> </w:t>
      </w:r>
      <w:r>
        <w:t>or</w:t>
      </w:r>
      <w:r>
        <w:rPr>
          <w:spacing w:val="24"/>
        </w:rPr>
        <w:t xml:space="preserve"> </w:t>
      </w:r>
      <w:r>
        <w:t>“</w:t>
      </w:r>
      <w:r>
        <w:rPr>
          <w:rFonts w:ascii="Cambria" w:eastAsia="Cambria" w:hAnsi="Cambria"/>
        </w:rPr>
        <w:t>𝑁</w:t>
      </w:r>
      <w:r>
        <w:t>” (no) for the binary variables, but have their schedules, rates or exemption information filled.</w:t>
      </w:r>
      <w:r>
        <w:rPr>
          <w:spacing w:val="40"/>
        </w:rPr>
        <w:t xml:space="preserve"> </w:t>
      </w:r>
      <w:r>
        <w:t>There may therefore be inconsistencies between these variables; for instance, Colombia does not tax inheritances or estates</w:t>
      </w:r>
      <w:r>
        <w:rPr>
          <w:spacing w:val="-5"/>
        </w:rPr>
        <w:t xml:space="preserve"> </w:t>
      </w:r>
      <w:r>
        <w:t>specifically,</w:t>
      </w:r>
      <w:r>
        <w:rPr>
          <w:spacing w:val="-5"/>
        </w:rPr>
        <w:t xml:space="preserve"> </w:t>
      </w:r>
      <w:r>
        <w:t>but</w:t>
      </w:r>
      <w:r>
        <w:rPr>
          <w:spacing w:val="-5"/>
        </w:rPr>
        <w:t xml:space="preserve"> </w:t>
      </w:r>
      <w:r>
        <w:t>includes</w:t>
      </w:r>
      <w:r>
        <w:rPr>
          <w:spacing w:val="-5"/>
        </w:rPr>
        <w:t xml:space="preserve"> </w:t>
      </w:r>
      <w:r>
        <w:t>them</w:t>
      </w:r>
      <w:r>
        <w:rPr>
          <w:spacing w:val="-5"/>
        </w:rPr>
        <w:t xml:space="preserve"> </w:t>
      </w:r>
      <w:r>
        <w:t>as</w:t>
      </w:r>
      <w:r>
        <w:rPr>
          <w:spacing w:val="-5"/>
        </w:rPr>
        <w:t xml:space="preserve"> </w:t>
      </w:r>
      <w:r>
        <w:t>capital</w:t>
      </w:r>
      <w:r>
        <w:rPr>
          <w:spacing w:val="-5"/>
        </w:rPr>
        <w:t xml:space="preserve"> </w:t>
      </w:r>
      <w:r>
        <w:t>gains—</w:t>
      </w:r>
      <w:r>
        <w:rPr>
          <w:spacing w:val="-5"/>
        </w:rPr>
        <w:t xml:space="preserve"> </w:t>
      </w:r>
      <w:r>
        <w:t>data</w:t>
      </w:r>
      <w:r>
        <w:rPr>
          <w:spacing w:val="-5"/>
        </w:rPr>
        <w:t xml:space="preserve"> </w:t>
      </w:r>
      <w:r>
        <w:t>for</w:t>
      </w:r>
      <w:r>
        <w:rPr>
          <w:spacing w:val="-5"/>
        </w:rPr>
        <w:t xml:space="preserve"> </w:t>
      </w:r>
      <w:r>
        <w:t>Colombia</w:t>
      </w:r>
      <w:r>
        <w:rPr>
          <w:spacing w:val="-5"/>
        </w:rPr>
        <w:t xml:space="preserve"> </w:t>
      </w:r>
      <w:r>
        <w:t>indicates</w:t>
      </w:r>
      <w:r>
        <w:rPr>
          <w:spacing w:val="-5"/>
        </w:rPr>
        <w:t xml:space="preserve"> </w:t>
      </w:r>
      <w:r>
        <w:t>that</w:t>
      </w:r>
      <w:r>
        <w:rPr>
          <w:spacing w:val="-5"/>
        </w:rPr>
        <w:t xml:space="preserve"> </w:t>
      </w:r>
      <w:r>
        <w:t>an</w:t>
      </w:r>
      <w:r>
        <w:rPr>
          <w:spacing w:val="-5"/>
        </w:rPr>
        <w:t xml:space="preserve"> </w:t>
      </w:r>
      <w:r>
        <w:t>inheritance</w:t>
      </w:r>
      <w:r>
        <w:rPr>
          <w:spacing w:val="-5"/>
        </w:rPr>
        <w:t xml:space="preserve"> </w:t>
      </w:r>
      <w:r>
        <w:t>tax and</w:t>
      </w:r>
      <w:r>
        <w:rPr>
          <w:spacing w:val="-11"/>
        </w:rPr>
        <w:t xml:space="preserve"> </w:t>
      </w:r>
      <w:r>
        <w:t>a</w:t>
      </w:r>
      <w:r>
        <w:rPr>
          <w:spacing w:val="-11"/>
        </w:rPr>
        <w:t xml:space="preserve"> </w:t>
      </w:r>
      <w:r>
        <w:t>gift</w:t>
      </w:r>
      <w:r>
        <w:rPr>
          <w:spacing w:val="-11"/>
        </w:rPr>
        <w:t xml:space="preserve"> </w:t>
      </w:r>
      <w:r>
        <w:t>tax</w:t>
      </w:r>
      <w:r>
        <w:rPr>
          <w:spacing w:val="-11"/>
        </w:rPr>
        <w:t xml:space="preserve"> </w:t>
      </w:r>
      <w:r>
        <w:t>are</w:t>
      </w:r>
      <w:r>
        <w:rPr>
          <w:spacing w:val="-11"/>
        </w:rPr>
        <w:t xml:space="preserve"> </w:t>
      </w:r>
      <w:r>
        <w:t>present,</w:t>
      </w:r>
      <w:r>
        <w:rPr>
          <w:spacing w:val="-11"/>
        </w:rPr>
        <w:t xml:space="preserve"> </w:t>
      </w:r>
      <w:r>
        <w:t>however,</w:t>
      </w:r>
      <w:r>
        <w:rPr>
          <w:spacing w:val="-11"/>
        </w:rPr>
        <w:t xml:space="preserve"> </w:t>
      </w:r>
      <w:r>
        <w:t>the</w:t>
      </w:r>
      <w:r>
        <w:rPr>
          <w:spacing w:val="-11"/>
        </w:rPr>
        <w:t xml:space="preserve"> </w:t>
      </w:r>
      <w:r>
        <w:t>revenue</w:t>
      </w:r>
      <w:r>
        <w:rPr>
          <w:spacing w:val="-12"/>
        </w:rPr>
        <w:t xml:space="preserve"> </w:t>
      </w:r>
      <w:r>
        <w:t>information</w:t>
      </w:r>
      <w:r>
        <w:rPr>
          <w:spacing w:val="-11"/>
        </w:rPr>
        <w:t xml:space="preserve"> </w:t>
      </w:r>
      <w:r>
        <w:t>shows</w:t>
      </w:r>
      <w:r>
        <w:rPr>
          <w:spacing w:val="-12"/>
        </w:rPr>
        <w:t xml:space="preserve"> </w:t>
      </w:r>
      <w:r>
        <w:t>no</w:t>
      </w:r>
      <w:r>
        <w:rPr>
          <w:spacing w:val="-11"/>
        </w:rPr>
        <w:t xml:space="preserve"> </w:t>
      </w:r>
      <w:r>
        <w:t>government</w:t>
      </w:r>
      <w:r>
        <w:rPr>
          <w:spacing w:val="-12"/>
        </w:rPr>
        <w:t xml:space="preserve"> </w:t>
      </w:r>
      <w:r>
        <w:t>revenues</w:t>
      </w:r>
      <w:r>
        <w:rPr>
          <w:spacing w:val="-12"/>
        </w:rPr>
        <w:t xml:space="preserve"> </w:t>
      </w:r>
      <w:r>
        <w:t>for</w:t>
      </w:r>
      <w:r>
        <w:rPr>
          <w:spacing w:val="-11"/>
        </w:rPr>
        <w:t xml:space="preserve"> </w:t>
      </w:r>
      <w:r>
        <w:t>these</w:t>
      </w:r>
      <w:r>
        <w:rPr>
          <w:spacing w:val="-11"/>
        </w:rPr>
        <w:t xml:space="preserve"> </w:t>
      </w:r>
      <w:r>
        <w:t>taxes. Countries</w:t>
      </w:r>
      <w:r>
        <w:rPr>
          <w:spacing w:val="-11"/>
        </w:rPr>
        <w:t xml:space="preserve"> </w:t>
      </w:r>
      <w:r>
        <w:t>for</w:t>
      </w:r>
      <w:r>
        <w:rPr>
          <w:spacing w:val="-11"/>
        </w:rPr>
        <w:t xml:space="preserve"> </w:t>
      </w:r>
      <w:r>
        <w:t>which</w:t>
      </w:r>
      <w:r>
        <w:rPr>
          <w:spacing w:val="-11"/>
        </w:rPr>
        <w:t xml:space="preserve"> </w:t>
      </w:r>
      <w:r>
        <w:t>no</w:t>
      </w:r>
      <w:r>
        <w:rPr>
          <w:spacing w:val="-11"/>
        </w:rPr>
        <w:t xml:space="preserve"> </w:t>
      </w:r>
      <w:r>
        <w:t>data</w:t>
      </w:r>
      <w:r>
        <w:rPr>
          <w:spacing w:val="-11"/>
        </w:rPr>
        <w:t xml:space="preserve"> </w:t>
      </w:r>
      <w:r>
        <w:t>is</w:t>
      </w:r>
      <w:r>
        <w:rPr>
          <w:spacing w:val="-11"/>
        </w:rPr>
        <w:t xml:space="preserve"> </w:t>
      </w:r>
      <w:r>
        <w:t>available</w:t>
      </w:r>
      <w:r>
        <w:rPr>
          <w:spacing w:val="-11"/>
        </w:rPr>
        <w:t xml:space="preserve"> </w:t>
      </w:r>
      <w:r>
        <w:t>other</w:t>
      </w:r>
      <w:r>
        <w:rPr>
          <w:spacing w:val="-11"/>
        </w:rPr>
        <w:t xml:space="preserve"> </w:t>
      </w:r>
      <w:r>
        <w:t>than</w:t>
      </w:r>
      <w:r>
        <w:rPr>
          <w:spacing w:val="-11"/>
        </w:rPr>
        <w:t xml:space="preserve"> </w:t>
      </w:r>
      <w:r>
        <w:t>the</w:t>
      </w:r>
      <w:r>
        <w:rPr>
          <w:spacing w:val="-11"/>
        </w:rPr>
        <w:t xml:space="preserve"> </w:t>
      </w:r>
      <w:r>
        <w:t>tax</w:t>
      </w:r>
      <w:r>
        <w:rPr>
          <w:spacing w:val="-11"/>
        </w:rPr>
        <w:t xml:space="preserve"> </w:t>
      </w:r>
      <w:r>
        <w:t>revenue</w:t>
      </w:r>
      <w:r>
        <w:rPr>
          <w:spacing w:val="-11"/>
        </w:rPr>
        <w:t xml:space="preserve"> </w:t>
      </w:r>
      <w:r>
        <w:t>from</w:t>
      </w:r>
      <w:r>
        <w:rPr>
          <w:spacing w:val="-11"/>
        </w:rPr>
        <w:t xml:space="preserve"> </w:t>
      </w:r>
      <w:r>
        <w:t>the</w:t>
      </w:r>
      <w:r>
        <w:rPr>
          <w:spacing w:val="-11"/>
        </w:rPr>
        <w:t xml:space="preserve"> </w:t>
      </w:r>
      <w:r>
        <w:t>OECD</w:t>
      </w:r>
      <w:r>
        <w:rPr>
          <w:spacing w:val="-11"/>
        </w:rPr>
        <w:t xml:space="preserve"> </w:t>
      </w:r>
      <w:r>
        <w:t>are</w:t>
      </w:r>
      <w:r>
        <w:rPr>
          <w:spacing w:val="-11"/>
        </w:rPr>
        <w:t xml:space="preserve"> </w:t>
      </w:r>
      <w:r>
        <w:t>marked</w:t>
      </w:r>
      <w:r>
        <w:rPr>
          <w:spacing w:val="-11"/>
        </w:rPr>
        <w:t xml:space="preserve"> </w:t>
      </w:r>
      <w:r>
        <w:t>as</w:t>
      </w:r>
      <w:r>
        <w:rPr>
          <w:spacing w:val="-11"/>
        </w:rPr>
        <w:t xml:space="preserve"> </w:t>
      </w:r>
      <w:r>
        <w:t>having</w:t>
      </w:r>
      <w:r>
        <w:rPr>
          <w:spacing w:val="-11"/>
        </w:rPr>
        <w:t xml:space="preserve"> </w:t>
      </w:r>
      <w:r>
        <w:t xml:space="preserve">an estate, </w:t>
      </w:r>
      <w:proofErr w:type="gramStart"/>
      <w:r>
        <w:t>inheritance</w:t>
      </w:r>
      <w:proofErr w:type="gramEnd"/>
      <w:r>
        <w:t xml:space="preserve"> or</w:t>
      </w:r>
      <w:r>
        <w:rPr>
          <w:spacing w:val="-1"/>
        </w:rPr>
        <w:t xml:space="preserve"> </w:t>
      </w:r>
      <w:r>
        <w:t>gift tax if the</w:t>
      </w:r>
      <w:r>
        <w:rPr>
          <w:spacing w:val="-1"/>
        </w:rPr>
        <w:t xml:space="preserve"> </w:t>
      </w:r>
      <w:r>
        <w:t>revenue</w:t>
      </w:r>
      <w:r>
        <w:rPr>
          <w:spacing w:val="-1"/>
        </w:rPr>
        <w:t xml:space="preserve"> </w:t>
      </w:r>
      <w:r>
        <w:t>information is non-zero</w:t>
      </w:r>
      <w:r>
        <w:rPr>
          <w:spacing w:val="-1"/>
        </w:rPr>
        <w:t xml:space="preserve"> </w:t>
      </w:r>
      <w:r>
        <w:t>and not decreasing as</w:t>
      </w:r>
      <w:r>
        <w:rPr>
          <w:spacing w:val="-1"/>
        </w:rPr>
        <w:t xml:space="preserve"> </w:t>
      </w:r>
      <w:r>
        <w:t>a pattern, which would</w:t>
      </w:r>
      <w:r>
        <w:rPr>
          <w:spacing w:val="-9"/>
        </w:rPr>
        <w:t xml:space="preserve"> </w:t>
      </w:r>
      <w:r>
        <w:t>indicate</w:t>
      </w:r>
      <w:r>
        <w:rPr>
          <w:spacing w:val="-8"/>
        </w:rPr>
        <w:t xml:space="preserve"> </w:t>
      </w:r>
      <w:r>
        <w:t>a</w:t>
      </w:r>
      <w:r>
        <w:rPr>
          <w:spacing w:val="-8"/>
        </w:rPr>
        <w:t xml:space="preserve"> </w:t>
      </w:r>
      <w:r>
        <w:t>possible</w:t>
      </w:r>
      <w:r>
        <w:rPr>
          <w:spacing w:val="-9"/>
        </w:rPr>
        <w:t xml:space="preserve"> </w:t>
      </w:r>
      <w:r>
        <w:t>repeal. When</w:t>
      </w:r>
      <w:r>
        <w:rPr>
          <w:spacing w:val="-8"/>
        </w:rPr>
        <w:t xml:space="preserve"> </w:t>
      </w:r>
      <w:r>
        <w:t>possible,</w:t>
      </w:r>
      <w:r>
        <w:rPr>
          <w:spacing w:val="-8"/>
        </w:rPr>
        <w:t xml:space="preserve"> </w:t>
      </w:r>
      <w:r>
        <w:t>the</w:t>
      </w:r>
      <w:r>
        <w:rPr>
          <w:spacing w:val="-8"/>
        </w:rPr>
        <w:t xml:space="preserve"> </w:t>
      </w:r>
      <w:r>
        <w:t>data</w:t>
      </w:r>
      <w:r>
        <w:rPr>
          <w:spacing w:val="-8"/>
        </w:rPr>
        <w:t xml:space="preserve"> </w:t>
      </w:r>
      <w:r>
        <w:t>further</w:t>
      </w:r>
      <w:r>
        <w:rPr>
          <w:spacing w:val="-9"/>
        </w:rPr>
        <w:t xml:space="preserve"> </w:t>
      </w:r>
      <w:r>
        <w:t>include</w:t>
      </w:r>
      <w:r>
        <w:rPr>
          <w:spacing w:val="-8"/>
        </w:rPr>
        <w:t xml:space="preserve"> </w:t>
      </w:r>
      <w:r>
        <w:t>a</w:t>
      </w:r>
      <w:r>
        <w:rPr>
          <w:spacing w:val="-8"/>
        </w:rPr>
        <w:t xml:space="preserve"> </w:t>
      </w:r>
      <w:r>
        <w:t>variable</w:t>
      </w:r>
      <w:r>
        <w:rPr>
          <w:spacing w:val="-9"/>
        </w:rPr>
        <w:t xml:space="preserve"> </w:t>
      </w:r>
      <w:r>
        <w:t>indicating</w:t>
      </w:r>
      <w:r>
        <w:rPr>
          <w:spacing w:val="-8"/>
        </w:rPr>
        <w:t xml:space="preserve"> </w:t>
      </w:r>
      <w:r>
        <w:t>the</w:t>
      </w:r>
      <w:r>
        <w:rPr>
          <w:spacing w:val="-8"/>
        </w:rPr>
        <w:t xml:space="preserve"> </w:t>
      </w:r>
      <w:r>
        <w:t>first</w:t>
      </w:r>
      <w:r>
        <w:rPr>
          <w:spacing w:val="-8"/>
        </w:rPr>
        <w:t xml:space="preserve"> </w:t>
      </w:r>
      <w:r>
        <w:t>year for which any wealth transfer tax has been levied in a country or region (</w:t>
      </w:r>
      <w:proofErr w:type="spellStart"/>
      <w:r>
        <w:rPr>
          <w:i/>
        </w:rPr>
        <w:t>eigfir</w:t>
      </w:r>
      <w:proofErr w:type="spellEnd"/>
      <w:r>
        <w:t>) [</w:t>
      </w:r>
      <w:hyperlink w:anchor="_bookmark182" w:history="1">
        <w:r>
          <w:rPr>
            <w:color w:val="0000FF"/>
          </w:rPr>
          <w:t>63</w:t>
        </w:r>
      </w:hyperlink>
      <w:r>
        <w:t>].</w:t>
      </w:r>
    </w:p>
    <w:p w14:paraId="575344F0" w14:textId="77777777" w:rsidR="00620CF6" w:rsidRDefault="00620CF6">
      <w:pPr>
        <w:pStyle w:val="BodyText"/>
        <w:spacing w:before="13"/>
        <w:rPr>
          <w:sz w:val="28"/>
        </w:rPr>
      </w:pPr>
    </w:p>
    <w:p w14:paraId="3088901F" w14:textId="77777777" w:rsidR="00620CF6" w:rsidRDefault="00000000">
      <w:pPr>
        <w:pStyle w:val="Heading4"/>
        <w:numPr>
          <w:ilvl w:val="3"/>
          <w:numId w:val="9"/>
        </w:numPr>
        <w:tabs>
          <w:tab w:val="left" w:pos="964"/>
        </w:tabs>
        <w:ind w:left="964" w:hanging="847"/>
      </w:pPr>
      <w:r>
        <w:rPr>
          <w:spacing w:val="-2"/>
          <w:w w:val="110"/>
        </w:rPr>
        <w:t>Gift-Specific</w:t>
      </w:r>
      <w:r>
        <w:rPr>
          <w:spacing w:val="9"/>
          <w:w w:val="110"/>
        </w:rPr>
        <w:t xml:space="preserve"> </w:t>
      </w:r>
      <w:r>
        <w:rPr>
          <w:spacing w:val="-2"/>
          <w:w w:val="110"/>
        </w:rPr>
        <w:t>Tax</w:t>
      </w:r>
      <w:r>
        <w:rPr>
          <w:spacing w:val="9"/>
          <w:w w:val="110"/>
        </w:rPr>
        <w:t xml:space="preserve"> </w:t>
      </w:r>
      <w:r>
        <w:rPr>
          <w:spacing w:val="-2"/>
          <w:w w:val="110"/>
        </w:rPr>
        <w:t>Parameters</w:t>
      </w:r>
    </w:p>
    <w:p w14:paraId="020DB315" w14:textId="77777777" w:rsidR="00620CF6" w:rsidRDefault="00620CF6">
      <w:pPr>
        <w:pStyle w:val="BodyText"/>
        <w:spacing w:before="13"/>
        <w:rPr>
          <w:b/>
          <w:sz w:val="27"/>
        </w:rPr>
      </w:pPr>
    </w:p>
    <w:p w14:paraId="629BDA7C" w14:textId="77777777" w:rsidR="00620CF6" w:rsidRDefault="00000000">
      <w:pPr>
        <w:pStyle w:val="BodyText"/>
        <w:spacing w:line="355" w:lineRule="auto"/>
        <w:ind w:left="117" w:right="495"/>
        <w:jc w:val="both"/>
      </w:pPr>
      <w:r>
        <w:t>Gift unification (</w:t>
      </w:r>
      <w:proofErr w:type="spellStart"/>
      <w:r>
        <w:rPr>
          <w:i/>
        </w:rPr>
        <w:t>gifuni</w:t>
      </w:r>
      <w:proofErr w:type="spellEnd"/>
      <w:r>
        <w:t>) implies that the rate schedule and (lifetime) exemption are the same for gift taxes and inheritance or estate taxes.</w:t>
      </w:r>
      <w:r>
        <w:rPr>
          <w:spacing w:val="37"/>
        </w:rPr>
        <w:t xml:space="preserve"> </w:t>
      </w:r>
      <w:r>
        <w:t>Integration of gift taxes (</w:t>
      </w:r>
      <w:proofErr w:type="spellStart"/>
      <w:r>
        <w:rPr>
          <w:i/>
        </w:rPr>
        <w:t>gifint</w:t>
      </w:r>
      <w:proofErr w:type="spellEnd"/>
      <w:r>
        <w:t>) means that all gifts made within a certain number of years of the decedent’s death are included in calculating the estate or inheritance.</w:t>
      </w:r>
      <w:r>
        <w:rPr>
          <w:spacing w:val="34"/>
        </w:rPr>
        <w:t xml:space="preserve"> </w:t>
      </w:r>
      <w:r>
        <w:t xml:space="preserve">By contrast, unification implies that all gifts made </w:t>
      </w:r>
      <w:proofErr w:type="gramStart"/>
      <w:r>
        <w:t>in the course of</w:t>
      </w:r>
      <w:proofErr w:type="gramEnd"/>
      <w:r>
        <w:t xml:space="preserve"> decedent’s lifetime are included in calculating the estate or inheritance.</w:t>
      </w:r>
    </w:p>
    <w:p w14:paraId="1019A72F" w14:textId="77777777" w:rsidR="00620CF6" w:rsidRDefault="00620CF6">
      <w:pPr>
        <w:pStyle w:val="BodyText"/>
        <w:spacing w:before="3"/>
        <w:rPr>
          <w:sz w:val="29"/>
        </w:rPr>
      </w:pPr>
    </w:p>
    <w:p w14:paraId="432F8247" w14:textId="77777777" w:rsidR="00620CF6" w:rsidRDefault="00000000">
      <w:pPr>
        <w:pStyle w:val="Heading4"/>
        <w:numPr>
          <w:ilvl w:val="3"/>
          <w:numId w:val="9"/>
        </w:numPr>
        <w:tabs>
          <w:tab w:val="left" w:pos="964"/>
        </w:tabs>
        <w:spacing w:before="1"/>
        <w:ind w:left="964" w:hanging="847"/>
      </w:pPr>
      <w:r>
        <w:rPr>
          <w:w w:val="110"/>
        </w:rPr>
        <w:t>Tax</w:t>
      </w:r>
      <w:r>
        <w:rPr>
          <w:spacing w:val="4"/>
          <w:w w:val="110"/>
        </w:rPr>
        <w:t xml:space="preserve"> </w:t>
      </w:r>
      <w:r>
        <w:rPr>
          <w:w w:val="110"/>
        </w:rPr>
        <w:t>Reductions</w:t>
      </w:r>
      <w:r>
        <w:rPr>
          <w:spacing w:val="5"/>
          <w:w w:val="110"/>
        </w:rPr>
        <w:t xml:space="preserve"> </w:t>
      </w:r>
      <w:r>
        <w:rPr>
          <w:w w:val="110"/>
        </w:rPr>
        <w:t>and</w:t>
      </w:r>
      <w:r>
        <w:rPr>
          <w:spacing w:val="5"/>
          <w:w w:val="110"/>
        </w:rPr>
        <w:t xml:space="preserve"> </w:t>
      </w:r>
      <w:r>
        <w:rPr>
          <w:w w:val="110"/>
        </w:rPr>
        <w:t>Relationship-Based</w:t>
      </w:r>
      <w:r>
        <w:rPr>
          <w:spacing w:val="4"/>
          <w:w w:val="110"/>
        </w:rPr>
        <w:t xml:space="preserve"> </w:t>
      </w:r>
      <w:r>
        <w:rPr>
          <w:spacing w:val="-2"/>
          <w:w w:val="110"/>
        </w:rPr>
        <w:t>Parameters</w:t>
      </w:r>
    </w:p>
    <w:p w14:paraId="10A5AD38" w14:textId="77777777" w:rsidR="00620CF6" w:rsidRDefault="00620CF6">
      <w:pPr>
        <w:pStyle w:val="BodyText"/>
        <w:spacing w:before="12"/>
        <w:rPr>
          <w:b/>
          <w:sz w:val="27"/>
        </w:rPr>
      </w:pPr>
    </w:p>
    <w:p w14:paraId="3EF30580" w14:textId="77777777" w:rsidR="00620CF6" w:rsidRDefault="00000000">
      <w:pPr>
        <w:pStyle w:val="BodyText"/>
        <w:spacing w:line="355" w:lineRule="auto"/>
        <w:ind w:left="117" w:right="495"/>
        <w:jc w:val="both"/>
      </w:pPr>
      <w:r>
        <w:t xml:space="preserve">Estate and inheritance tax exemptions can vary in complexity and detail, and countries differ in how they offer reductions to the final tax bill (exemptions, deductions, rebates, credits, </w:t>
      </w:r>
      <w:r>
        <w:rPr>
          <w:i/>
        </w:rPr>
        <w:t>etc.</w:t>
      </w:r>
      <w:r>
        <w:t>). The data in this section encodes</w:t>
      </w:r>
      <w:r>
        <w:rPr>
          <w:spacing w:val="-3"/>
        </w:rPr>
        <w:t xml:space="preserve"> </w:t>
      </w:r>
      <w:r>
        <w:t>these</w:t>
      </w:r>
      <w:r>
        <w:rPr>
          <w:spacing w:val="-3"/>
        </w:rPr>
        <w:t xml:space="preserve"> </w:t>
      </w:r>
      <w:r>
        <w:t>as</w:t>
      </w:r>
      <w:r>
        <w:rPr>
          <w:spacing w:val="-3"/>
        </w:rPr>
        <w:t xml:space="preserve"> </w:t>
      </w:r>
      <w:r>
        <w:t>“exemptions”,</w:t>
      </w:r>
      <w:r>
        <w:rPr>
          <w:spacing w:val="-2"/>
        </w:rPr>
        <w:t xml:space="preserve"> </w:t>
      </w:r>
      <w:r>
        <w:t>for</w:t>
      </w:r>
      <w:r>
        <w:rPr>
          <w:spacing w:val="-3"/>
        </w:rPr>
        <w:t xml:space="preserve"> </w:t>
      </w:r>
      <w:r>
        <w:t>instance,</w:t>
      </w:r>
      <w:r>
        <w:rPr>
          <w:spacing w:val="-2"/>
        </w:rPr>
        <w:t xml:space="preserve"> </w:t>
      </w:r>
      <w:r>
        <w:t>by</w:t>
      </w:r>
      <w:r>
        <w:rPr>
          <w:spacing w:val="-3"/>
        </w:rPr>
        <w:t xml:space="preserve"> </w:t>
      </w:r>
      <w:r>
        <w:t>calculating</w:t>
      </w:r>
      <w:r>
        <w:rPr>
          <w:spacing w:val="-3"/>
        </w:rPr>
        <w:t xml:space="preserve"> </w:t>
      </w:r>
      <w:r>
        <w:t>how</w:t>
      </w:r>
      <w:r>
        <w:rPr>
          <w:spacing w:val="-3"/>
        </w:rPr>
        <w:t xml:space="preserve"> </w:t>
      </w:r>
      <w:r>
        <w:t>much</w:t>
      </w:r>
      <w:r>
        <w:rPr>
          <w:spacing w:val="-3"/>
        </w:rPr>
        <w:t xml:space="preserve"> </w:t>
      </w:r>
      <w:r>
        <w:t>of</w:t>
      </w:r>
      <w:r>
        <w:rPr>
          <w:spacing w:val="-3"/>
        </w:rPr>
        <w:t xml:space="preserve"> </w:t>
      </w:r>
      <w:r>
        <w:t>an</w:t>
      </w:r>
      <w:r>
        <w:rPr>
          <w:spacing w:val="-3"/>
        </w:rPr>
        <w:t xml:space="preserve"> </w:t>
      </w:r>
      <w:r>
        <w:t>estate</w:t>
      </w:r>
      <w:r>
        <w:rPr>
          <w:spacing w:val="-3"/>
        </w:rPr>
        <w:t xml:space="preserve"> </w:t>
      </w:r>
      <w:r>
        <w:t>or</w:t>
      </w:r>
      <w:r>
        <w:rPr>
          <w:spacing w:val="-3"/>
        </w:rPr>
        <w:t xml:space="preserve"> </w:t>
      </w:r>
      <w:r>
        <w:t>inheritance</w:t>
      </w:r>
      <w:r>
        <w:rPr>
          <w:spacing w:val="-3"/>
        </w:rPr>
        <w:t xml:space="preserve"> </w:t>
      </w:r>
      <w:r>
        <w:t>would</w:t>
      </w:r>
      <w:r>
        <w:rPr>
          <w:spacing w:val="-3"/>
        </w:rPr>
        <w:t xml:space="preserve"> </w:t>
      </w:r>
      <w:r>
        <w:t>be exempt under a credit.</w:t>
      </w:r>
    </w:p>
    <w:p w14:paraId="0C26D645" w14:textId="77777777" w:rsidR="00620CF6" w:rsidRDefault="00620CF6">
      <w:pPr>
        <w:spacing w:line="355" w:lineRule="auto"/>
        <w:jc w:val="both"/>
        <w:sectPr w:rsidR="00620CF6" w:rsidSect="00D60468">
          <w:pgSz w:w="12240" w:h="15840"/>
          <w:pgMar w:top="1320" w:right="920" w:bottom="280" w:left="1300" w:header="720" w:footer="720" w:gutter="0"/>
          <w:cols w:space="720"/>
        </w:sectPr>
      </w:pPr>
    </w:p>
    <w:p w14:paraId="48F6D594" w14:textId="77777777" w:rsidR="00620CF6" w:rsidRDefault="00000000">
      <w:pPr>
        <w:pStyle w:val="BodyText"/>
        <w:spacing w:before="86" w:line="355" w:lineRule="auto"/>
        <w:ind w:left="117" w:right="495"/>
        <w:jc w:val="both"/>
      </w:pPr>
      <w:r>
        <w:rPr>
          <w:spacing w:val="-2"/>
        </w:rPr>
        <w:lastRenderedPageBreak/>
        <w:t>Inheritance</w:t>
      </w:r>
      <w:r>
        <w:rPr>
          <w:spacing w:val="-11"/>
        </w:rPr>
        <w:t xml:space="preserve"> </w:t>
      </w:r>
      <w:r>
        <w:rPr>
          <w:spacing w:val="-2"/>
        </w:rPr>
        <w:t>taxes</w:t>
      </w:r>
      <w:r>
        <w:rPr>
          <w:spacing w:val="-10"/>
        </w:rPr>
        <w:t xml:space="preserve"> </w:t>
      </w:r>
      <w:r>
        <w:rPr>
          <w:spacing w:val="-2"/>
        </w:rPr>
        <w:t>frequently</w:t>
      </w:r>
      <w:r>
        <w:rPr>
          <w:spacing w:val="-11"/>
        </w:rPr>
        <w:t xml:space="preserve"> </w:t>
      </w:r>
      <w:r>
        <w:rPr>
          <w:spacing w:val="-2"/>
        </w:rPr>
        <w:t>vary</w:t>
      </w:r>
      <w:r>
        <w:rPr>
          <w:spacing w:val="-10"/>
        </w:rPr>
        <w:t xml:space="preserve"> </w:t>
      </w:r>
      <w:r>
        <w:rPr>
          <w:spacing w:val="-2"/>
        </w:rPr>
        <w:t>in</w:t>
      </w:r>
      <w:r>
        <w:rPr>
          <w:spacing w:val="-11"/>
        </w:rPr>
        <w:t xml:space="preserve"> </w:t>
      </w:r>
      <w:r>
        <w:rPr>
          <w:spacing w:val="-2"/>
        </w:rPr>
        <w:t>generosity</w:t>
      </w:r>
      <w:r>
        <w:rPr>
          <w:spacing w:val="-10"/>
        </w:rPr>
        <w:t xml:space="preserve"> </w:t>
      </w:r>
      <w:r>
        <w:rPr>
          <w:spacing w:val="-2"/>
        </w:rPr>
        <w:t>of</w:t>
      </w:r>
      <w:r>
        <w:rPr>
          <w:spacing w:val="-11"/>
        </w:rPr>
        <w:t xml:space="preserve"> </w:t>
      </w:r>
      <w:r>
        <w:rPr>
          <w:spacing w:val="-2"/>
        </w:rPr>
        <w:t>exemptions</w:t>
      </w:r>
      <w:r>
        <w:rPr>
          <w:spacing w:val="-10"/>
        </w:rPr>
        <w:t xml:space="preserve"> </w:t>
      </w:r>
      <w:r>
        <w:rPr>
          <w:spacing w:val="-2"/>
        </w:rPr>
        <w:t>or</w:t>
      </w:r>
      <w:r>
        <w:rPr>
          <w:spacing w:val="-11"/>
        </w:rPr>
        <w:t xml:space="preserve"> </w:t>
      </w:r>
      <w:r>
        <w:rPr>
          <w:spacing w:val="-2"/>
        </w:rPr>
        <w:t>rates</w:t>
      </w:r>
      <w:r>
        <w:rPr>
          <w:spacing w:val="-10"/>
        </w:rPr>
        <w:t xml:space="preserve"> </w:t>
      </w:r>
      <w:r>
        <w:rPr>
          <w:spacing w:val="-2"/>
        </w:rPr>
        <w:t>by</w:t>
      </w:r>
      <w:r>
        <w:rPr>
          <w:spacing w:val="-11"/>
        </w:rPr>
        <w:t xml:space="preserve"> </w:t>
      </w:r>
      <w:r>
        <w:rPr>
          <w:spacing w:val="-2"/>
        </w:rPr>
        <w:t>the</w:t>
      </w:r>
      <w:r>
        <w:rPr>
          <w:spacing w:val="-10"/>
        </w:rPr>
        <w:t xml:space="preserve"> </w:t>
      </w:r>
      <w:r>
        <w:rPr>
          <w:spacing w:val="-2"/>
        </w:rPr>
        <w:t>closeness</w:t>
      </w:r>
      <w:r>
        <w:rPr>
          <w:spacing w:val="-11"/>
        </w:rPr>
        <w:t xml:space="preserve"> </w:t>
      </w:r>
      <w:r>
        <w:rPr>
          <w:spacing w:val="-2"/>
        </w:rPr>
        <w:t>of</w:t>
      </w:r>
      <w:r>
        <w:rPr>
          <w:spacing w:val="-10"/>
        </w:rPr>
        <w:t xml:space="preserve"> </w:t>
      </w:r>
      <w:r>
        <w:rPr>
          <w:spacing w:val="-2"/>
        </w:rPr>
        <w:t>relationship</w:t>
      </w:r>
      <w:r>
        <w:rPr>
          <w:spacing w:val="-11"/>
        </w:rPr>
        <w:t xml:space="preserve"> </w:t>
      </w:r>
      <w:r>
        <w:rPr>
          <w:spacing w:val="-2"/>
        </w:rPr>
        <w:t xml:space="preserve">between </w:t>
      </w:r>
      <w:r>
        <w:t>decedents and recipients, which are divided into “classes.”</w:t>
      </w:r>
      <w:r>
        <w:rPr>
          <w:spacing w:val="40"/>
        </w:rPr>
        <w:t xml:space="preserve"> </w:t>
      </w:r>
      <w:r>
        <w:t xml:space="preserve">If this is the case, </w:t>
      </w:r>
      <w:proofErr w:type="spellStart"/>
      <w:r>
        <w:rPr>
          <w:i/>
        </w:rPr>
        <w:t>itaxre</w:t>
      </w:r>
      <w:proofErr w:type="spellEnd"/>
      <w:r>
        <w:rPr>
          <w:i/>
        </w:rPr>
        <w:t xml:space="preserve"> </w:t>
      </w:r>
      <w:r>
        <w:t>will be “Y.” The data pick up the exemptions (</w:t>
      </w:r>
      <w:proofErr w:type="spellStart"/>
      <w:r>
        <w:rPr>
          <w:i/>
        </w:rPr>
        <w:t>chiexe</w:t>
      </w:r>
      <w:proofErr w:type="spellEnd"/>
      <w:r>
        <w:t>) and rates for direct descendants without any additional mitigating factors (for instance, higher exemptions or lower rates for minors).</w:t>
      </w:r>
      <w:r>
        <w:rPr>
          <w:spacing w:val="31"/>
        </w:rPr>
        <w:t xml:space="preserve"> </w:t>
      </w:r>
      <w:r>
        <w:t>Because classes of inheritors are not generally applicable</w:t>
      </w:r>
      <w:r>
        <w:rPr>
          <w:spacing w:val="-4"/>
        </w:rPr>
        <w:t xml:space="preserve"> </w:t>
      </w:r>
      <w:r>
        <w:t>for</w:t>
      </w:r>
      <w:r>
        <w:rPr>
          <w:spacing w:val="-4"/>
        </w:rPr>
        <w:t xml:space="preserve"> </w:t>
      </w:r>
      <w:r>
        <w:t>estate</w:t>
      </w:r>
      <w:r>
        <w:rPr>
          <w:spacing w:val="-4"/>
        </w:rPr>
        <w:t xml:space="preserve"> </w:t>
      </w:r>
      <w:r>
        <w:t>taxes,</w:t>
      </w:r>
      <w:r>
        <w:rPr>
          <w:spacing w:val="-4"/>
        </w:rPr>
        <w:t xml:space="preserve"> </w:t>
      </w:r>
      <w:r>
        <w:t>information</w:t>
      </w:r>
      <w:r>
        <w:rPr>
          <w:spacing w:val="-4"/>
        </w:rPr>
        <w:t xml:space="preserve"> </w:t>
      </w:r>
      <w:r>
        <w:t>in</w:t>
      </w:r>
      <w:r>
        <w:rPr>
          <w:spacing w:val="-4"/>
        </w:rPr>
        <w:t xml:space="preserve"> </w:t>
      </w:r>
      <w:r>
        <w:t>country-years</w:t>
      </w:r>
      <w:r>
        <w:rPr>
          <w:spacing w:val="-4"/>
        </w:rPr>
        <w:t xml:space="preserve"> </w:t>
      </w:r>
      <w:r>
        <w:t>with</w:t>
      </w:r>
      <w:r>
        <w:rPr>
          <w:spacing w:val="-4"/>
        </w:rPr>
        <w:t xml:space="preserve"> </w:t>
      </w:r>
      <w:r>
        <w:t>estate</w:t>
      </w:r>
      <w:r>
        <w:rPr>
          <w:spacing w:val="-4"/>
        </w:rPr>
        <w:t xml:space="preserve"> </w:t>
      </w:r>
      <w:r>
        <w:t>taxes</w:t>
      </w:r>
      <w:r>
        <w:rPr>
          <w:spacing w:val="-4"/>
        </w:rPr>
        <w:t xml:space="preserve"> </w:t>
      </w:r>
      <w:r>
        <w:t>tends</w:t>
      </w:r>
      <w:r>
        <w:rPr>
          <w:spacing w:val="-4"/>
        </w:rPr>
        <w:t xml:space="preserve"> </w:t>
      </w:r>
      <w:r>
        <w:t>to</w:t>
      </w:r>
      <w:r>
        <w:rPr>
          <w:spacing w:val="-4"/>
        </w:rPr>
        <w:t xml:space="preserve"> </w:t>
      </w:r>
      <w:r>
        <w:t>apply</w:t>
      </w:r>
      <w:r>
        <w:rPr>
          <w:spacing w:val="-4"/>
        </w:rPr>
        <w:t xml:space="preserve"> </w:t>
      </w:r>
      <w:r>
        <w:t>to</w:t>
      </w:r>
      <w:r>
        <w:rPr>
          <w:spacing w:val="-4"/>
        </w:rPr>
        <w:t xml:space="preserve"> </w:t>
      </w:r>
      <w:r>
        <w:t>everybody,</w:t>
      </w:r>
      <w:r>
        <w:rPr>
          <w:spacing w:val="-4"/>
        </w:rPr>
        <w:t xml:space="preserve"> </w:t>
      </w:r>
      <w:r>
        <w:t>and the</w:t>
      </w:r>
      <w:r>
        <w:rPr>
          <w:spacing w:val="-9"/>
        </w:rPr>
        <w:t xml:space="preserve"> </w:t>
      </w:r>
      <w:r>
        <w:t>exemptions</w:t>
      </w:r>
      <w:r>
        <w:rPr>
          <w:spacing w:val="-9"/>
        </w:rPr>
        <w:t xml:space="preserve"> </w:t>
      </w:r>
      <w:r>
        <w:t>and</w:t>
      </w:r>
      <w:r>
        <w:rPr>
          <w:spacing w:val="-9"/>
        </w:rPr>
        <w:t xml:space="preserve"> </w:t>
      </w:r>
      <w:r>
        <w:t>rates</w:t>
      </w:r>
      <w:r>
        <w:rPr>
          <w:spacing w:val="-9"/>
        </w:rPr>
        <w:t xml:space="preserve"> </w:t>
      </w:r>
      <w:r>
        <w:t>apply</w:t>
      </w:r>
      <w:r>
        <w:rPr>
          <w:spacing w:val="-9"/>
        </w:rPr>
        <w:t xml:space="preserve"> </w:t>
      </w:r>
      <w:r>
        <w:t>to</w:t>
      </w:r>
      <w:r>
        <w:rPr>
          <w:spacing w:val="-9"/>
        </w:rPr>
        <w:t xml:space="preserve"> </w:t>
      </w:r>
      <w:r>
        <w:t>the</w:t>
      </w:r>
      <w:r>
        <w:rPr>
          <w:spacing w:val="-9"/>
        </w:rPr>
        <w:t xml:space="preserve"> </w:t>
      </w:r>
      <w:r>
        <w:t>aggregate</w:t>
      </w:r>
      <w:r>
        <w:rPr>
          <w:spacing w:val="-9"/>
        </w:rPr>
        <w:t xml:space="preserve"> </w:t>
      </w:r>
      <w:r>
        <w:t>of</w:t>
      </w:r>
      <w:r>
        <w:rPr>
          <w:spacing w:val="-9"/>
        </w:rPr>
        <w:t xml:space="preserve"> </w:t>
      </w:r>
      <w:r>
        <w:t>all</w:t>
      </w:r>
      <w:r>
        <w:rPr>
          <w:spacing w:val="-9"/>
        </w:rPr>
        <w:t xml:space="preserve"> </w:t>
      </w:r>
      <w:r>
        <w:t>property</w:t>
      </w:r>
      <w:r>
        <w:rPr>
          <w:spacing w:val="-9"/>
        </w:rPr>
        <w:t xml:space="preserve"> </w:t>
      </w:r>
      <w:r>
        <w:t>bequeathed</w:t>
      </w:r>
      <w:r>
        <w:rPr>
          <w:spacing w:val="-9"/>
        </w:rPr>
        <w:t xml:space="preserve"> </w:t>
      </w:r>
      <w:r>
        <w:t>by</w:t>
      </w:r>
      <w:r>
        <w:rPr>
          <w:spacing w:val="-9"/>
        </w:rPr>
        <w:t xml:space="preserve"> </w:t>
      </w:r>
      <w:r>
        <w:t>a</w:t>
      </w:r>
      <w:r>
        <w:rPr>
          <w:spacing w:val="-9"/>
        </w:rPr>
        <w:t xml:space="preserve"> </w:t>
      </w:r>
      <w:r>
        <w:t>decedent.</w:t>
      </w:r>
      <w:r>
        <w:rPr>
          <w:spacing w:val="9"/>
        </w:rPr>
        <w:t xml:space="preserve"> </w:t>
      </w:r>
      <w:r>
        <w:t>The</w:t>
      </w:r>
      <w:r>
        <w:rPr>
          <w:spacing w:val="-9"/>
        </w:rPr>
        <w:t xml:space="preserve"> </w:t>
      </w:r>
      <w:r>
        <w:t>exception</w:t>
      </w:r>
      <w:r>
        <w:rPr>
          <w:spacing w:val="-9"/>
        </w:rPr>
        <w:t xml:space="preserve"> </w:t>
      </w:r>
      <w:r>
        <w:t>to this is if a country with estate taxes has an estate tax, but individual share-based exemptions vary beyond those</w:t>
      </w:r>
      <w:r>
        <w:rPr>
          <w:spacing w:val="-1"/>
        </w:rPr>
        <w:t xml:space="preserve"> </w:t>
      </w:r>
      <w:r>
        <w:t>for spouses and minor children.</w:t>
      </w:r>
      <w:r>
        <w:rPr>
          <w:spacing w:val="21"/>
        </w:rPr>
        <w:t xml:space="preserve"> </w:t>
      </w:r>
      <w:r>
        <w:t xml:space="preserve">In this case, the indicator </w:t>
      </w:r>
      <w:proofErr w:type="spellStart"/>
      <w:r>
        <w:rPr>
          <w:i/>
        </w:rPr>
        <w:t>ieexem</w:t>
      </w:r>
      <w:proofErr w:type="spellEnd"/>
      <w:r>
        <w:rPr>
          <w:i/>
        </w:rPr>
        <w:t xml:space="preserve"> </w:t>
      </w:r>
      <w:r>
        <w:t>will contain the value “</w:t>
      </w:r>
      <w:proofErr w:type="gramStart"/>
      <w:r>
        <w:rPr>
          <w:rFonts w:ascii="Cambria" w:eastAsia="Cambria" w:hAnsi="Cambria"/>
        </w:rPr>
        <w:t>𝑌</w:t>
      </w:r>
      <w:r>
        <w:rPr>
          <w:rFonts w:ascii="Cambria" w:eastAsia="Cambria" w:hAnsi="Cambria"/>
          <w:spacing w:val="-12"/>
        </w:rPr>
        <w:t xml:space="preserve"> </w:t>
      </w:r>
      <w:r>
        <w:t>,</w:t>
      </w:r>
      <w:proofErr w:type="gramEnd"/>
      <w:r>
        <w:t xml:space="preserve">” and the </w:t>
      </w:r>
      <w:r>
        <w:rPr>
          <w:spacing w:val="-2"/>
        </w:rPr>
        <w:t>corresponding</w:t>
      </w:r>
      <w:r>
        <w:rPr>
          <w:spacing w:val="-5"/>
        </w:rPr>
        <w:t xml:space="preserve"> </w:t>
      </w:r>
      <w:r>
        <w:rPr>
          <w:spacing w:val="-2"/>
        </w:rPr>
        <w:t>exemptions</w:t>
      </w:r>
      <w:r>
        <w:rPr>
          <w:spacing w:val="-5"/>
        </w:rPr>
        <w:t xml:space="preserve"> </w:t>
      </w:r>
      <w:r>
        <w:rPr>
          <w:spacing w:val="-2"/>
        </w:rPr>
        <w:t>indicate</w:t>
      </w:r>
      <w:r>
        <w:rPr>
          <w:spacing w:val="-5"/>
        </w:rPr>
        <w:t xml:space="preserve"> </w:t>
      </w:r>
      <w:r>
        <w:rPr>
          <w:spacing w:val="-2"/>
        </w:rPr>
        <w:t>the</w:t>
      </w:r>
      <w:r>
        <w:rPr>
          <w:spacing w:val="-5"/>
        </w:rPr>
        <w:t xml:space="preserve"> </w:t>
      </w:r>
      <w:r>
        <w:rPr>
          <w:spacing w:val="-2"/>
        </w:rPr>
        <w:t>exemption</w:t>
      </w:r>
      <w:r>
        <w:rPr>
          <w:spacing w:val="-5"/>
        </w:rPr>
        <w:t xml:space="preserve"> </w:t>
      </w:r>
      <w:r>
        <w:rPr>
          <w:spacing w:val="-2"/>
        </w:rPr>
        <w:t>applicable</w:t>
      </w:r>
      <w:r>
        <w:rPr>
          <w:spacing w:val="-5"/>
        </w:rPr>
        <w:t xml:space="preserve"> </w:t>
      </w:r>
      <w:r>
        <w:rPr>
          <w:spacing w:val="-2"/>
        </w:rPr>
        <w:t>to</w:t>
      </w:r>
      <w:r>
        <w:rPr>
          <w:spacing w:val="-5"/>
        </w:rPr>
        <w:t xml:space="preserve"> </w:t>
      </w:r>
      <w:r>
        <w:rPr>
          <w:spacing w:val="-2"/>
        </w:rPr>
        <w:t>the</w:t>
      </w:r>
      <w:r>
        <w:rPr>
          <w:spacing w:val="-5"/>
        </w:rPr>
        <w:t xml:space="preserve"> </w:t>
      </w:r>
      <w:r>
        <w:rPr>
          <w:spacing w:val="-2"/>
        </w:rPr>
        <w:t>proportion</w:t>
      </w:r>
      <w:r>
        <w:rPr>
          <w:spacing w:val="-5"/>
        </w:rPr>
        <w:t xml:space="preserve"> </w:t>
      </w:r>
      <w:r>
        <w:rPr>
          <w:spacing w:val="-2"/>
        </w:rPr>
        <w:t>of</w:t>
      </w:r>
      <w:r>
        <w:rPr>
          <w:spacing w:val="-5"/>
        </w:rPr>
        <w:t xml:space="preserve"> </w:t>
      </w:r>
      <w:r>
        <w:rPr>
          <w:spacing w:val="-2"/>
        </w:rPr>
        <w:t>the</w:t>
      </w:r>
      <w:r>
        <w:rPr>
          <w:spacing w:val="-5"/>
        </w:rPr>
        <w:t xml:space="preserve"> </w:t>
      </w:r>
      <w:r>
        <w:rPr>
          <w:spacing w:val="-2"/>
        </w:rPr>
        <w:t>estate</w:t>
      </w:r>
      <w:r>
        <w:rPr>
          <w:spacing w:val="-5"/>
        </w:rPr>
        <w:t xml:space="preserve"> </w:t>
      </w:r>
      <w:r>
        <w:rPr>
          <w:spacing w:val="-2"/>
        </w:rPr>
        <w:t>that</w:t>
      </w:r>
      <w:r>
        <w:rPr>
          <w:spacing w:val="-5"/>
        </w:rPr>
        <w:t xml:space="preserve"> </w:t>
      </w:r>
      <w:r>
        <w:rPr>
          <w:spacing w:val="-2"/>
        </w:rPr>
        <w:t xml:space="preserve">corresponds </w:t>
      </w:r>
      <w:r>
        <w:t>to direct descendant’s share, even though the tax is paid on the overall estate.</w:t>
      </w:r>
    </w:p>
    <w:p w14:paraId="406C77AA" w14:textId="77777777" w:rsidR="00620CF6" w:rsidRDefault="00000000">
      <w:pPr>
        <w:pStyle w:val="BodyText"/>
        <w:spacing w:before="102" w:line="355" w:lineRule="auto"/>
        <w:ind w:left="117" w:right="495"/>
        <w:jc w:val="both"/>
      </w:pPr>
      <w:r>
        <w:t>A value of “_</w:t>
      </w:r>
      <w:proofErr w:type="spellStart"/>
      <w:r>
        <w:t>and_over</w:t>
      </w:r>
      <w:proofErr w:type="spellEnd"/>
      <w:r>
        <w:t xml:space="preserve">” for </w:t>
      </w:r>
      <w:proofErr w:type="spellStart"/>
      <w:r>
        <w:rPr>
          <w:i/>
        </w:rPr>
        <w:t>chiexe</w:t>
      </w:r>
      <w:proofErr w:type="spellEnd"/>
      <w:r>
        <w:rPr>
          <w:i/>
        </w:rPr>
        <w:t xml:space="preserve"> </w:t>
      </w:r>
      <w:r>
        <w:t>means that inheritances (or the respective portions of estates) are fully exempt for direct descendants.</w:t>
      </w:r>
      <w:r>
        <w:rPr>
          <w:spacing w:val="40"/>
        </w:rPr>
        <w:t xml:space="preserve"> </w:t>
      </w:r>
      <w:r>
        <w:t xml:space="preserve">When tax rates cannot be determined without determining additional in- formation about the recipient or decedent, assumptions are made </w:t>
      </w:r>
      <w:proofErr w:type="gramStart"/>
      <w:r>
        <w:t>in order to</w:t>
      </w:r>
      <w:proofErr w:type="gramEnd"/>
      <w:r>
        <w:t xml:space="preserve"> select the lowest applicable rates for direct descendants. In Spain, for instance, the tax rates vary by relationship and increase with the pre-existing wealth owned by the recipient.</w:t>
      </w:r>
      <w:r>
        <w:rPr>
          <w:spacing w:val="40"/>
        </w:rPr>
        <w:t xml:space="preserve"> </w:t>
      </w:r>
      <w:r>
        <w:t>The data is entered under the assumption that the recipient possesses</w:t>
      </w:r>
      <w:r>
        <w:rPr>
          <w:spacing w:val="-3"/>
        </w:rPr>
        <w:t xml:space="preserve"> </w:t>
      </w:r>
      <w:r>
        <w:t>no</w:t>
      </w:r>
      <w:r>
        <w:rPr>
          <w:spacing w:val="-3"/>
        </w:rPr>
        <w:t xml:space="preserve"> </w:t>
      </w:r>
      <w:r>
        <w:t>pre-existing</w:t>
      </w:r>
      <w:r>
        <w:rPr>
          <w:spacing w:val="-3"/>
        </w:rPr>
        <w:t xml:space="preserve"> </w:t>
      </w:r>
      <w:r>
        <w:t>wealth.</w:t>
      </w:r>
      <w:r>
        <w:rPr>
          <w:spacing w:val="25"/>
        </w:rPr>
        <w:t xml:space="preserve"> </w:t>
      </w:r>
      <w:r>
        <w:t>For</w:t>
      </w:r>
      <w:r>
        <w:rPr>
          <w:spacing w:val="-3"/>
        </w:rPr>
        <w:t xml:space="preserve"> </w:t>
      </w:r>
      <w:r>
        <w:t>such</w:t>
      </w:r>
      <w:r>
        <w:rPr>
          <w:spacing w:val="-3"/>
        </w:rPr>
        <w:t xml:space="preserve"> </w:t>
      </w:r>
      <w:r>
        <w:t>cases,</w:t>
      </w:r>
      <w:r>
        <w:rPr>
          <w:spacing w:val="-1"/>
        </w:rPr>
        <w:t xml:space="preserve"> </w:t>
      </w:r>
      <w:r>
        <w:t>however,</w:t>
      </w:r>
      <w:r>
        <w:rPr>
          <w:spacing w:val="-1"/>
        </w:rPr>
        <w:t xml:space="preserve"> </w:t>
      </w:r>
      <w:r>
        <w:t>more</w:t>
      </w:r>
      <w:r>
        <w:rPr>
          <w:spacing w:val="-3"/>
        </w:rPr>
        <w:t xml:space="preserve"> </w:t>
      </w:r>
      <w:r>
        <w:t>information</w:t>
      </w:r>
      <w:r>
        <w:rPr>
          <w:spacing w:val="-3"/>
        </w:rPr>
        <w:t xml:space="preserve"> </w:t>
      </w:r>
      <w:r>
        <w:t>will</w:t>
      </w:r>
      <w:r>
        <w:rPr>
          <w:spacing w:val="-3"/>
        </w:rPr>
        <w:t xml:space="preserve"> </w:t>
      </w:r>
      <w:r>
        <w:t>be</w:t>
      </w:r>
      <w:r>
        <w:rPr>
          <w:spacing w:val="-3"/>
        </w:rPr>
        <w:t xml:space="preserve"> </w:t>
      </w:r>
      <w:r>
        <w:t>made</w:t>
      </w:r>
      <w:r>
        <w:rPr>
          <w:spacing w:val="-3"/>
        </w:rPr>
        <w:t xml:space="preserve"> </w:t>
      </w:r>
      <w:r>
        <w:t>available</w:t>
      </w:r>
      <w:r>
        <w:rPr>
          <w:spacing w:val="-3"/>
        </w:rPr>
        <w:t xml:space="preserve"> </w:t>
      </w:r>
      <w:r>
        <w:t>in</w:t>
      </w:r>
      <w:r>
        <w:rPr>
          <w:spacing w:val="-3"/>
        </w:rPr>
        <w:t xml:space="preserve"> </w:t>
      </w:r>
      <w:r>
        <w:t xml:space="preserve">the </w:t>
      </w:r>
      <w:r>
        <w:rPr>
          <w:spacing w:val="-2"/>
        </w:rPr>
        <w:t>metadata.</w:t>
      </w:r>
    </w:p>
    <w:p w14:paraId="1C3799FD" w14:textId="77777777" w:rsidR="00620CF6" w:rsidRDefault="00620CF6">
      <w:pPr>
        <w:pStyle w:val="BodyText"/>
        <w:spacing w:before="6"/>
        <w:rPr>
          <w:sz w:val="29"/>
        </w:rPr>
      </w:pPr>
    </w:p>
    <w:p w14:paraId="1C1B4199" w14:textId="77777777" w:rsidR="00620CF6" w:rsidRDefault="00000000">
      <w:pPr>
        <w:pStyle w:val="Heading3"/>
        <w:numPr>
          <w:ilvl w:val="2"/>
          <w:numId w:val="9"/>
        </w:numPr>
        <w:tabs>
          <w:tab w:val="left" w:pos="909"/>
        </w:tabs>
        <w:ind w:hanging="792"/>
      </w:pPr>
      <w:bookmarkStart w:id="506" w:name="Tax_Schedules"/>
      <w:bookmarkStart w:id="507" w:name="_bookmark64"/>
      <w:bookmarkEnd w:id="506"/>
      <w:bookmarkEnd w:id="507"/>
      <w:r>
        <w:rPr>
          <w:w w:val="110"/>
        </w:rPr>
        <w:t>Tax</w:t>
      </w:r>
      <w:r>
        <w:rPr>
          <w:spacing w:val="16"/>
          <w:w w:val="110"/>
        </w:rPr>
        <w:t xml:space="preserve"> </w:t>
      </w:r>
      <w:r>
        <w:rPr>
          <w:spacing w:val="-2"/>
          <w:w w:val="110"/>
        </w:rPr>
        <w:t>Schedules</w:t>
      </w:r>
    </w:p>
    <w:p w14:paraId="5CB05762" w14:textId="77777777" w:rsidR="00620CF6" w:rsidRDefault="00620CF6">
      <w:pPr>
        <w:pStyle w:val="BodyText"/>
        <w:spacing w:before="4"/>
        <w:rPr>
          <w:b/>
          <w:sz w:val="26"/>
        </w:rPr>
      </w:pPr>
    </w:p>
    <w:p w14:paraId="74152B68" w14:textId="77777777" w:rsidR="00620CF6" w:rsidRDefault="00000000">
      <w:pPr>
        <w:pStyle w:val="Heading4"/>
        <w:numPr>
          <w:ilvl w:val="3"/>
          <w:numId w:val="9"/>
        </w:numPr>
        <w:tabs>
          <w:tab w:val="left" w:pos="964"/>
        </w:tabs>
        <w:ind w:left="964" w:hanging="847"/>
      </w:pPr>
      <w:r>
        <w:rPr>
          <w:w w:val="110"/>
        </w:rPr>
        <w:t>General</w:t>
      </w:r>
      <w:r>
        <w:rPr>
          <w:spacing w:val="17"/>
          <w:w w:val="110"/>
        </w:rPr>
        <w:t xml:space="preserve"> </w:t>
      </w:r>
      <w:r>
        <w:rPr>
          <w:w w:val="110"/>
        </w:rPr>
        <w:t>Structure</w:t>
      </w:r>
      <w:r>
        <w:rPr>
          <w:spacing w:val="18"/>
          <w:w w:val="110"/>
        </w:rPr>
        <w:t xml:space="preserve"> </w:t>
      </w:r>
      <w:r>
        <w:rPr>
          <w:w w:val="110"/>
        </w:rPr>
        <w:t>and</w:t>
      </w:r>
      <w:r>
        <w:rPr>
          <w:spacing w:val="17"/>
          <w:w w:val="110"/>
        </w:rPr>
        <w:t xml:space="preserve"> </w:t>
      </w:r>
      <w:r>
        <w:rPr>
          <w:spacing w:val="-2"/>
          <w:w w:val="110"/>
        </w:rPr>
        <w:t>Interpretation</w:t>
      </w:r>
    </w:p>
    <w:p w14:paraId="6B2F28B1" w14:textId="77777777" w:rsidR="00620CF6" w:rsidRDefault="00620CF6">
      <w:pPr>
        <w:pStyle w:val="BodyText"/>
        <w:spacing w:before="2"/>
        <w:rPr>
          <w:b/>
          <w:sz w:val="27"/>
        </w:rPr>
      </w:pPr>
    </w:p>
    <w:p w14:paraId="0B390E82" w14:textId="77777777" w:rsidR="00620CF6" w:rsidRDefault="00000000">
      <w:pPr>
        <w:pStyle w:val="BodyText"/>
        <w:spacing w:line="355" w:lineRule="auto"/>
        <w:ind w:left="117" w:right="495"/>
        <w:jc w:val="both"/>
      </w:pPr>
      <w:r>
        <w:t xml:space="preserve">Progressive tax schedules are split up by the value of the estate or inheritance into brackets, each with </w:t>
      </w:r>
      <w:r>
        <w:rPr>
          <w:spacing w:val="-4"/>
        </w:rPr>
        <w:t>identical variable values for non-schedule variables.</w:t>
      </w:r>
      <w:r>
        <w:rPr>
          <w:spacing w:val="27"/>
        </w:rPr>
        <w:t xml:space="preserve"> </w:t>
      </w:r>
      <w:r>
        <w:rPr>
          <w:spacing w:val="-4"/>
        </w:rPr>
        <w:t xml:space="preserve">Bracket number, the dashboard-specific variable encoded </w:t>
      </w:r>
      <w:r>
        <w:t xml:space="preserve">in the last two letters of the </w:t>
      </w:r>
      <w:proofErr w:type="spellStart"/>
      <w:r>
        <w:t>varcode</w:t>
      </w:r>
      <w:proofErr w:type="spellEnd"/>
      <w:r>
        <w:t>, specifies the order of the brackets that constitute a full tax schedule.</w:t>
      </w:r>
    </w:p>
    <w:p w14:paraId="26EE3C9D" w14:textId="77777777" w:rsidR="00620CF6" w:rsidRDefault="00000000">
      <w:pPr>
        <w:pStyle w:val="BodyText"/>
        <w:spacing w:before="107" w:line="355" w:lineRule="auto"/>
        <w:ind w:left="117" w:right="495"/>
        <w:jc w:val="both"/>
      </w:pPr>
      <w:r>
        <w:t>The</w:t>
      </w:r>
      <w:r>
        <w:rPr>
          <w:spacing w:val="-13"/>
        </w:rPr>
        <w:t xml:space="preserve"> </w:t>
      </w:r>
      <w:r>
        <w:t>structure</w:t>
      </w:r>
      <w:r>
        <w:rPr>
          <w:spacing w:val="-12"/>
        </w:rPr>
        <w:t xml:space="preserve"> </w:t>
      </w:r>
      <w:r>
        <w:t>of</w:t>
      </w:r>
      <w:r>
        <w:rPr>
          <w:spacing w:val="-13"/>
        </w:rPr>
        <w:t xml:space="preserve"> </w:t>
      </w:r>
      <w:r>
        <w:t>the</w:t>
      </w:r>
      <w:r>
        <w:rPr>
          <w:spacing w:val="-12"/>
        </w:rPr>
        <w:t xml:space="preserve"> </w:t>
      </w:r>
      <w:r>
        <w:t>tax</w:t>
      </w:r>
      <w:r>
        <w:rPr>
          <w:spacing w:val="-13"/>
        </w:rPr>
        <w:t xml:space="preserve"> </w:t>
      </w:r>
      <w:r>
        <w:t>schedule</w:t>
      </w:r>
      <w:r>
        <w:rPr>
          <w:spacing w:val="-12"/>
        </w:rPr>
        <w:t xml:space="preserve"> </w:t>
      </w:r>
      <w:r>
        <w:t>data</w:t>
      </w:r>
      <w:r>
        <w:rPr>
          <w:spacing w:val="-13"/>
        </w:rPr>
        <w:t xml:space="preserve"> </w:t>
      </w:r>
      <w:r>
        <w:t>is</w:t>
      </w:r>
      <w:r>
        <w:rPr>
          <w:spacing w:val="-12"/>
        </w:rPr>
        <w:t xml:space="preserve"> </w:t>
      </w:r>
      <w:r>
        <w:t>the</w:t>
      </w:r>
      <w:r>
        <w:rPr>
          <w:spacing w:val="-13"/>
        </w:rPr>
        <w:t xml:space="preserve"> </w:t>
      </w:r>
      <w:r>
        <w:t>same</w:t>
      </w:r>
      <w:r>
        <w:rPr>
          <w:spacing w:val="-12"/>
        </w:rPr>
        <w:t xml:space="preserve"> </w:t>
      </w:r>
      <w:r>
        <w:t>as</w:t>
      </w:r>
      <w:r>
        <w:rPr>
          <w:spacing w:val="-13"/>
        </w:rPr>
        <w:t xml:space="preserve"> </w:t>
      </w:r>
      <w:r>
        <w:t>the</w:t>
      </w:r>
      <w:r>
        <w:rPr>
          <w:spacing w:val="-12"/>
        </w:rPr>
        <w:t xml:space="preserve"> </w:t>
      </w:r>
      <w:r>
        <w:t>statutory</w:t>
      </w:r>
      <w:r>
        <w:rPr>
          <w:spacing w:val="-13"/>
        </w:rPr>
        <w:t xml:space="preserve"> </w:t>
      </w:r>
      <w:r>
        <w:t>schedules</w:t>
      </w:r>
      <w:r>
        <w:rPr>
          <w:spacing w:val="-12"/>
        </w:rPr>
        <w:t xml:space="preserve"> </w:t>
      </w:r>
      <w:r>
        <w:t>provided</w:t>
      </w:r>
      <w:r>
        <w:rPr>
          <w:spacing w:val="-13"/>
        </w:rPr>
        <w:t xml:space="preserve"> </w:t>
      </w:r>
      <w:r>
        <w:t>by</w:t>
      </w:r>
      <w:r>
        <w:rPr>
          <w:spacing w:val="-12"/>
        </w:rPr>
        <w:t xml:space="preserve"> </w:t>
      </w:r>
      <w:r>
        <w:t>many</w:t>
      </w:r>
      <w:r>
        <w:rPr>
          <w:spacing w:val="-13"/>
        </w:rPr>
        <w:t xml:space="preserve"> </w:t>
      </w:r>
      <w:r>
        <w:t>governments for estate taxes and other progressive taxes.</w:t>
      </w:r>
      <w:r>
        <w:rPr>
          <w:spacing w:val="28"/>
        </w:rPr>
        <w:t xml:space="preserve"> </w:t>
      </w:r>
      <w:r>
        <w:t>The basic structure of all tax schedules in the data consists of tax brackets arranged in ascending order, which indicate the range of amounts to which a tax rate applies, as well as the tax liability on amounts below that bracket.</w:t>
      </w:r>
      <w:r>
        <w:rPr>
          <w:spacing w:val="40"/>
        </w:rPr>
        <w:t xml:space="preserve"> </w:t>
      </w:r>
      <w:r>
        <w:t>Each bracket corresponds to a single row, and all</w:t>
      </w:r>
      <w:r>
        <w:rPr>
          <w:spacing w:val="-6"/>
        </w:rPr>
        <w:t xml:space="preserve"> </w:t>
      </w:r>
      <w:r>
        <w:t>brackets</w:t>
      </w:r>
      <w:r>
        <w:rPr>
          <w:spacing w:val="-6"/>
        </w:rPr>
        <w:t xml:space="preserve"> </w:t>
      </w:r>
      <w:r>
        <w:t>that</w:t>
      </w:r>
      <w:r>
        <w:rPr>
          <w:spacing w:val="-6"/>
        </w:rPr>
        <w:t xml:space="preserve"> </w:t>
      </w:r>
      <w:r>
        <w:t>form</w:t>
      </w:r>
      <w:r>
        <w:rPr>
          <w:spacing w:val="-6"/>
        </w:rPr>
        <w:t xml:space="preserve"> </w:t>
      </w:r>
      <w:r>
        <w:t>a</w:t>
      </w:r>
      <w:r>
        <w:rPr>
          <w:spacing w:val="-6"/>
        </w:rPr>
        <w:t xml:space="preserve"> </w:t>
      </w:r>
      <w:r>
        <w:t>schedule</w:t>
      </w:r>
      <w:r>
        <w:rPr>
          <w:spacing w:val="-6"/>
        </w:rPr>
        <w:t xml:space="preserve"> </w:t>
      </w:r>
      <w:r>
        <w:t>have</w:t>
      </w:r>
      <w:r>
        <w:rPr>
          <w:spacing w:val="-6"/>
        </w:rPr>
        <w:t xml:space="preserve"> </w:t>
      </w:r>
      <w:r>
        <w:t>the</w:t>
      </w:r>
      <w:r>
        <w:rPr>
          <w:spacing w:val="-6"/>
        </w:rPr>
        <w:t xml:space="preserve"> </w:t>
      </w:r>
      <w:r>
        <w:t>same</w:t>
      </w:r>
      <w:r>
        <w:rPr>
          <w:spacing w:val="-6"/>
        </w:rPr>
        <w:t xml:space="preserve"> </w:t>
      </w:r>
      <w:r>
        <w:t>logistical</w:t>
      </w:r>
      <w:r>
        <w:rPr>
          <w:spacing w:val="-6"/>
        </w:rPr>
        <w:t xml:space="preserve"> </w:t>
      </w:r>
      <w:r>
        <w:t>variable</w:t>
      </w:r>
      <w:r>
        <w:rPr>
          <w:spacing w:val="-6"/>
        </w:rPr>
        <w:t xml:space="preserve"> </w:t>
      </w:r>
      <w:r>
        <w:t>values;</w:t>
      </w:r>
      <w:r>
        <w:rPr>
          <w:spacing w:val="-5"/>
        </w:rPr>
        <w:t xml:space="preserve"> </w:t>
      </w:r>
      <w:r>
        <w:t>all</w:t>
      </w:r>
      <w:r>
        <w:rPr>
          <w:spacing w:val="-6"/>
        </w:rPr>
        <w:t xml:space="preserve"> </w:t>
      </w:r>
      <w:r>
        <w:t>non-schedule</w:t>
      </w:r>
      <w:r>
        <w:rPr>
          <w:spacing w:val="-6"/>
        </w:rPr>
        <w:t xml:space="preserve"> </w:t>
      </w:r>
      <w:r>
        <w:t>tax</w:t>
      </w:r>
      <w:r>
        <w:rPr>
          <w:spacing w:val="-6"/>
        </w:rPr>
        <w:t xml:space="preserve"> </w:t>
      </w:r>
      <w:r>
        <w:t>variables</w:t>
      </w:r>
      <w:r>
        <w:rPr>
          <w:spacing w:val="-6"/>
        </w:rPr>
        <w:t xml:space="preserve"> </w:t>
      </w:r>
      <w:r>
        <w:t>are constant for a schedule, and therefore identical for all brackets (or rows).</w:t>
      </w:r>
    </w:p>
    <w:p w14:paraId="1C980D08" w14:textId="77777777" w:rsidR="00620CF6" w:rsidRDefault="00000000">
      <w:pPr>
        <w:pStyle w:val="BodyText"/>
        <w:spacing w:before="104" w:line="355" w:lineRule="auto"/>
        <w:ind w:left="117" w:right="495"/>
        <w:jc w:val="both"/>
      </w:pPr>
      <w:r>
        <w:t xml:space="preserve">The schedules are typically cumulative in structure, such that the rate in </w:t>
      </w:r>
      <w:proofErr w:type="gramStart"/>
      <w:r>
        <w:t>a the</w:t>
      </w:r>
      <w:proofErr w:type="gramEnd"/>
      <w:r>
        <w:t xml:space="preserve"> bracket that corresponds to an</w:t>
      </w:r>
      <w:r>
        <w:rPr>
          <w:spacing w:val="-7"/>
        </w:rPr>
        <w:t xml:space="preserve"> </w:t>
      </w:r>
      <w:r>
        <w:t>aggregate</w:t>
      </w:r>
      <w:r>
        <w:rPr>
          <w:spacing w:val="-7"/>
        </w:rPr>
        <w:t xml:space="preserve"> </w:t>
      </w:r>
      <w:r>
        <w:t>inherited</w:t>
      </w:r>
      <w:r>
        <w:rPr>
          <w:spacing w:val="-7"/>
        </w:rPr>
        <w:t xml:space="preserve"> </w:t>
      </w:r>
      <w:r>
        <w:t>(or</w:t>
      </w:r>
      <w:r>
        <w:rPr>
          <w:spacing w:val="-6"/>
        </w:rPr>
        <w:t xml:space="preserve"> </w:t>
      </w:r>
      <w:r>
        <w:t>estate)</w:t>
      </w:r>
      <w:r>
        <w:rPr>
          <w:spacing w:val="-6"/>
        </w:rPr>
        <w:t xml:space="preserve"> </w:t>
      </w:r>
      <w:r>
        <w:t>value</w:t>
      </w:r>
      <w:r>
        <w:rPr>
          <w:spacing w:val="-7"/>
        </w:rPr>
        <w:t xml:space="preserve"> </w:t>
      </w:r>
      <w:r>
        <w:t>only</w:t>
      </w:r>
      <w:r>
        <w:rPr>
          <w:spacing w:val="-7"/>
        </w:rPr>
        <w:t xml:space="preserve"> </w:t>
      </w:r>
      <w:r>
        <w:t>applies</w:t>
      </w:r>
      <w:r>
        <w:rPr>
          <w:spacing w:val="-7"/>
        </w:rPr>
        <w:t xml:space="preserve"> </w:t>
      </w:r>
      <w:r>
        <w:t>to</w:t>
      </w:r>
      <w:r>
        <w:rPr>
          <w:spacing w:val="-6"/>
        </w:rPr>
        <w:t xml:space="preserve"> </w:t>
      </w:r>
      <w:r>
        <w:t>the</w:t>
      </w:r>
      <w:r>
        <w:rPr>
          <w:spacing w:val="-7"/>
        </w:rPr>
        <w:t xml:space="preserve"> </w:t>
      </w:r>
      <w:r>
        <w:t>proportion</w:t>
      </w:r>
      <w:r>
        <w:rPr>
          <w:spacing w:val="-6"/>
        </w:rPr>
        <w:t xml:space="preserve"> </w:t>
      </w:r>
      <w:r>
        <w:t>of</w:t>
      </w:r>
      <w:r>
        <w:rPr>
          <w:spacing w:val="-6"/>
        </w:rPr>
        <w:t xml:space="preserve"> </w:t>
      </w:r>
      <w:r>
        <w:t>the</w:t>
      </w:r>
      <w:r>
        <w:rPr>
          <w:spacing w:val="-7"/>
        </w:rPr>
        <w:t xml:space="preserve"> </w:t>
      </w:r>
      <w:r>
        <w:t>inheritance</w:t>
      </w:r>
      <w:r>
        <w:rPr>
          <w:spacing w:val="-7"/>
        </w:rPr>
        <w:t xml:space="preserve"> </w:t>
      </w:r>
      <w:r>
        <w:t>that</w:t>
      </w:r>
      <w:r>
        <w:rPr>
          <w:spacing w:val="-7"/>
        </w:rPr>
        <w:t xml:space="preserve"> </w:t>
      </w:r>
      <w:r>
        <w:t>is</w:t>
      </w:r>
      <w:r>
        <w:rPr>
          <w:spacing w:val="-6"/>
        </w:rPr>
        <w:t xml:space="preserve"> </w:t>
      </w:r>
      <w:r>
        <w:t>greater</w:t>
      </w:r>
      <w:r>
        <w:rPr>
          <w:spacing w:val="-6"/>
        </w:rPr>
        <w:t xml:space="preserve"> </w:t>
      </w:r>
      <w:r>
        <w:rPr>
          <w:spacing w:val="-4"/>
        </w:rPr>
        <w:t>than</w:t>
      </w:r>
    </w:p>
    <w:p w14:paraId="1038B603" w14:textId="77777777" w:rsidR="00620CF6" w:rsidRDefault="00620CF6">
      <w:pPr>
        <w:spacing w:line="355" w:lineRule="auto"/>
        <w:jc w:val="both"/>
        <w:sectPr w:rsidR="00620CF6" w:rsidSect="00D60468">
          <w:pgSz w:w="12240" w:h="15840"/>
          <w:pgMar w:top="1320" w:right="920" w:bottom="280" w:left="1300" w:header="720" w:footer="720" w:gutter="0"/>
          <w:cols w:space="720"/>
        </w:sectPr>
      </w:pPr>
    </w:p>
    <w:p w14:paraId="6AAB5D37" w14:textId="77777777" w:rsidR="00620CF6" w:rsidRDefault="00000000">
      <w:pPr>
        <w:pStyle w:val="BodyText"/>
        <w:spacing w:before="86" w:line="355" w:lineRule="auto"/>
        <w:ind w:left="117" w:right="495"/>
        <w:jc w:val="both"/>
      </w:pPr>
      <w:r>
        <w:lastRenderedPageBreak/>
        <w:t>the highest amount in the previous bracket.</w:t>
      </w:r>
      <w:r>
        <w:rPr>
          <w:spacing w:val="28"/>
        </w:rPr>
        <w:t xml:space="preserve"> </w:t>
      </w:r>
      <w:r>
        <w:t>That is, if the inherited amount misses a lower tax bracket by one</w:t>
      </w:r>
      <w:r>
        <w:rPr>
          <w:spacing w:val="-5"/>
        </w:rPr>
        <w:t xml:space="preserve"> </w:t>
      </w:r>
      <w:r>
        <w:t>currency</w:t>
      </w:r>
      <w:r>
        <w:rPr>
          <w:spacing w:val="-5"/>
        </w:rPr>
        <w:t xml:space="preserve"> </w:t>
      </w:r>
      <w:r>
        <w:t>unit,</w:t>
      </w:r>
      <w:r>
        <w:rPr>
          <w:spacing w:val="-5"/>
        </w:rPr>
        <w:t xml:space="preserve"> </w:t>
      </w:r>
      <w:r>
        <w:t>the</w:t>
      </w:r>
      <w:r>
        <w:rPr>
          <w:spacing w:val="-5"/>
        </w:rPr>
        <w:t xml:space="preserve"> </w:t>
      </w:r>
      <w:r>
        <w:t>higher</w:t>
      </w:r>
      <w:r>
        <w:rPr>
          <w:spacing w:val="-5"/>
        </w:rPr>
        <w:t xml:space="preserve"> </w:t>
      </w:r>
      <w:r>
        <w:t>tax</w:t>
      </w:r>
      <w:r>
        <w:rPr>
          <w:spacing w:val="-5"/>
        </w:rPr>
        <w:t xml:space="preserve"> </w:t>
      </w:r>
      <w:r>
        <w:t>rate</w:t>
      </w:r>
      <w:r>
        <w:rPr>
          <w:spacing w:val="-5"/>
        </w:rPr>
        <w:t xml:space="preserve"> </w:t>
      </w:r>
      <w:r>
        <w:t>only</w:t>
      </w:r>
      <w:r>
        <w:rPr>
          <w:spacing w:val="-5"/>
        </w:rPr>
        <w:t xml:space="preserve"> </w:t>
      </w:r>
      <w:r>
        <w:t>applies</w:t>
      </w:r>
      <w:r>
        <w:rPr>
          <w:spacing w:val="-5"/>
        </w:rPr>
        <w:t xml:space="preserve"> </w:t>
      </w:r>
      <w:r>
        <w:t>to</w:t>
      </w:r>
      <w:r>
        <w:rPr>
          <w:spacing w:val="-5"/>
        </w:rPr>
        <w:t xml:space="preserve"> </w:t>
      </w:r>
      <w:r>
        <w:t>one</w:t>
      </w:r>
      <w:r>
        <w:rPr>
          <w:spacing w:val="-5"/>
        </w:rPr>
        <w:t xml:space="preserve"> </w:t>
      </w:r>
      <w:r>
        <w:t>currency</w:t>
      </w:r>
      <w:r>
        <w:rPr>
          <w:spacing w:val="-5"/>
        </w:rPr>
        <w:t xml:space="preserve"> </w:t>
      </w:r>
      <w:r>
        <w:t>unit.</w:t>
      </w:r>
      <w:r>
        <w:rPr>
          <w:spacing w:val="13"/>
        </w:rPr>
        <w:t xml:space="preserve"> </w:t>
      </w:r>
      <w:r>
        <w:t>The</w:t>
      </w:r>
      <w:r>
        <w:rPr>
          <w:spacing w:val="-5"/>
        </w:rPr>
        <w:t xml:space="preserve"> </w:t>
      </w:r>
      <w:r>
        <w:t>amount</w:t>
      </w:r>
      <w:r>
        <w:rPr>
          <w:spacing w:val="-6"/>
        </w:rPr>
        <w:t xml:space="preserve"> </w:t>
      </w:r>
      <w:r>
        <w:t>thus</w:t>
      </w:r>
      <w:r>
        <w:rPr>
          <w:spacing w:val="-6"/>
        </w:rPr>
        <w:t xml:space="preserve"> </w:t>
      </w:r>
      <w:r>
        <w:t>calculated</w:t>
      </w:r>
      <w:r>
        <w:rPr>
          <w:spacing w:val="-5"/>
        </w:rPr>
        <w:t xml:space="preserve"> </w:t>
      </w:r>
      <w:r>
        <w:t>is</w:t>
      </w:r>
      <w:r>
        <w:rPr>
          <w:spacing w:val="-5"/>
        </w:rPr>
        <w:t xml:space="preserve"> </w:t>
      </w:r>
      <w:r>
        <w:t>then added</w:t>
      </w:r>
      <w:r>
        <w:rPr>
          <w:spacing w:val="-4"/>
        </w:rPr>
        <w:t xml:space="preserve"> </w:t>
      </w:r>
      <w:r>
        <w:t>to</w:t>
      </w:r>
      <w:r>
        <w:rPr>
          <w:spacing w:val="-4"/>
        </w:rPr>
        <w:t xml:space="preserve"> </w:t>
      </w:r>
      <w:r>
        <w:t>the</w:t>
      </w:r>
      <w:r>
        <w:rPr>
          <w:spacing w:val="-4"/>
        </w:rPr>
        <w:t xml:space="preserve"> </w:t>
      </w:r>
      <w:r>
        <w:t>amount</w:t>
      </w:r>
      <w:r>
        <w:rPr>
          <w:spacing w:val="-4"/>
        </w:rPr>
        <w:t xml:space="preserve"> </w:t>
      </w:r>
      <w:r>
        <w:t>of</w:t>
      </w:r>
      <w:r>
        <w:rPr>
          <w:spacing w:val="-4"/>
        </w:rPr>
        <w:t xml:space="preserve"> </w:t>
      </w:r>
      <w:r>
        <w:t>inheritance</w:t>
      </w:r>
      <w:r>
        <w:rPr>
          <w:spacing w:val="-4"/>
        </w:rPr>
        <w:t xml:space="preserve"> </w:t>
      </w:r>
      <w:r>
        <w:t>proportional</w:t>
      </w:r>
      <w:r>
        <w:rPr>
          <w:spacing w:val="-4"/>
        </w:rPr>
        <w:t xml:space="preserve"> </w:t>
      </w:r>
      <w:r>
        <w:t>to</w:t>
      </w:r>
      <w:r>
        <w:rPr>
          <w:spacing w:val="-4"/>
        </w:rPr>
        <w:t xml:space="preserve"> </w:t>
      </w:r>
      <w:r>
        <w:t>all</w:t>
      </w:r>
      <w:r>
        <w:rPr>
          <w:spacing w:val="-4"/>
        </w:rPr>
        <w:t xml:space="preserve"> </w:t>
      </w:r>
      <w:r>
        <w:t>previous</w:t>
      </w:r>
      <w:r>
        <w:rPr>
          <w:spacing w:val="-4"/>
        </w:rPr>
        <w:t xml:space="preserve"> </w:t>
      </w:r>
      <w:r>
        <w:t>brackets</w:t>
      </w:r>
      <w:r>
        <w:rPr>
          <w:spacing w:val="-4"/>
        </w:rPr>
        <w:t xml:space="preserve"> </w:t>
      </w:r>
      <w:r>
        <w:t>and</w:t>
      </w:r>
      <w:r>
        <w:rPr>
          <w:spacing w:val="-4"/>
        </w:rPr>
        <w:t xml:space="preserve"> </w:t>
      </w:r>
      <w:r>
        <w:t>their</w:t>
      </w:r>
      <w:r>
        <w:rPr>
          <w:spacing w:val="-4"/>
        </w:rPr>
        <w:t xml:space="preserve"> </w:t>
      </w:r>
      <w:r>
        <w:t>respective</w:t>
      </w:r>
      <w:r>
        <w:rPr>
          <w:spacing w:val="-4"/>
        </w:rPr>
        <w:t xml:space="preserve"> </w:t>
      </w:r>
      <w:r>
        <w:t>rates,</w:t>
      </w:r>
      <w:r>
        <w:rPr>
          <w:spacing w:val="-3"/>
        </w:rPr>
        <w:t xml:space="preserve"> </w:t>
      </w:r>
      <w:r>
        <w:t>though this amount is frequently included in the statutory schedule under a label such as “tax on lower bound”.</w:t>
      </w:r>
    </w:p>
    <w:p w14:paraId="4B23F5CD" w14:textId="77777777" w:rsidR="00620CF6" w:rsidRDefault="00620CF6">
      <w:pPr>
        <w:pStyle w:val="BodyText"/>
        <w:spacing w:before="5"/>
        <w:rPr>
          <w:sz w:val="29"/>
        </w:rPr>
      </w:pPr>
    </w:p>
    <w:p w14:paraId="3D9985C0" w14:textId="77777777" w:rsidR="00620CF6" w:rsidRDefault="00000000">
      <w:pPr>
        <w:pStyle w:val="Heading4"/>
        <w:numPr>
          <w:ilvl w:val="3"/>
          <w:numId w:val="9"/>
        </w:numPr>
        <w:tabs>
          <w:tab w:val="left" w:pos="964"/>
        </w:tabs>
        <w:ind w:left="964" w:hanging="847"/>
      </w:pPr>
      <w:r>
        <w:rPr>
          <w:w w:val="105"/>
        </w:rPr>
        <w:t>Schedule</w:t>
      </w:r>
      <w:r>
        <w:rPr>
          <w:spacing w:val="28"/>
          <w:w w:val="105"/>
        </w:rPr>
        <w:t xml:space="preserve"> </w:t>
      </w:r>
      <w:r>
        <w:rPr>
          <w:w w:val="105"/>
        </w:rPr>
        <w:t>Transformation</w:t>
      </w:r>
      <w:r>
        <w:rPr>
          <w:spacing w:val="28"/>
          <w:w w:val="105"/>
        </w:rPr>
        <w:t xml:space="preserve"> </w:t>
      </w:r>
      <w:r>
        <w:rPr>
          <w:w w:val="105"/>
        </w:rPr>
        <w:t>for</w:t>
      </w:r>
      <w:r>
        <w:rPr>
          <w:spacing w:val="28"/>
          <w:w w:val="105"/>
        </w:rPr>
        <w:t xml:space="preserve"> </w:t>
      </w:r>
      <w:r>
        <w:rPr>
          <w:w w:val="105"/>
        </w:rPr>
        <w:t>Adjusted</w:t>
      </w:r>
      <w:r>
        <w:rPr>
          <w:spacing w:val="28"/>
          <w:w w:val="105"/>
        </w:rPr>
        <w:t xml:space="preserve"> </w:t>
      </w:r>
      <w:r>
        <w:rPr>
          <w:spacing w:val="-2"/>
          <w:w w:val="105"/>
        </w:rPr>
        <w:t>Schedules</w:t>
      </w:r>
    </w:p>
    <w:p w14:paraId="45ACED24" w14:textId="77777777" w:rsidR="00620CF6" w:rsidRDefault="00620CF6">
      <w:pPr>
        <w:pStyle w:val="BodyText"/>
        <w:spacing w:before="12"/>
        <w:rPr>
          <w:b/>
          <w:sz w:val="27"/>
        </w:rPr>
      </w:pPr>
    </w:p>
    <w:p w14:paraId="1612687B" w14:textId="77777777" w:rsidR="00620CF6" w:rsidRDefault="00000000">
      <w:pPr>
        <w:pStyle w:val="BodyText"/>
        <w:spacing w:before="1"/>
        <w:ind w:left="117"/>
        <w:jc w:val="both"/>
      </w:pPr>
      <w:r>
        <w:rPr>
          <w:spacing w:val="-2"/>
        </w:rPr>
        <w:t>We</w:t>
      </w:r>
      <w:r>
        <w:rPr>
          <w:spacing w:val="2"/>
        </w:rPr>
        <w:t xml:space="preserve"> </w:t>
      </w:r>
      <w:r>
        <w:rPr>
          <w:spacing w:val="-2"/>
        </w:rPr>
        <w:t>adjust</w:t>
      </w:r>
      <w:r>
        <w:rPr>
          <w:spacing w:val="2"/>
        </w:rPr>
        <w:t xml:space="preserve"> </w:t>
      </w:r>
      <w:r>
        <w:rPr>
          <w:spacing w:val="-2"/>
        </w:rPr>
        <w:t>the</w:t>
      </w:r>
      <w:r>
        <w:rPr>
          <w:spacing w:val="2"/>
        </w:rPr>
        <w:t xml:space="preserve"> </w:t>
      </w:r>
      <w:r>
        <w:rPr>
          <w:spacing w:val="-2"/>
        </w:rPr>
        <w:t>schedules</w:t>
      </w:r>
      <w:r>
        <w:rPr>
          <w:spacing w:val="3"/>
        </w:rPr>
        <w:t xml:space="preserve"> </w:t>
      </w:r>
      <w:r>
        <w:rPr>
          <w:spacing w:val="-2"/>
        </w:rPr>
        <w:t>to</w:t>
      </w:r>
      <w:r>
        <w:rPr>
          <w:spacing w:val="2"/>
        </w:rPr>
        <w:t xml:space="preserve"> </w:t>
      </w:r>
      <w:r>
        <w:rPr>
          <w:spacing w:val="-2"/>
        </w:rPr>
        <w:t>make</w:t>
      </w:r>
      <w:r>
        <w:rPr>
          <w:spacing w:val="2"/>
        </w:rPr>
        <w:t xml:space="preserve"> </w:t>
      </w:r>
      <w:r>
        <w:rPr>
          <w:spacing w:val="-2"/>
        </w:rPr>
        <w:t>them</w:t>
      </w:r>
      <w:r>
        <w:rPr>
          <w:spacing w:val="2"/>
        </w:rPr>
        <w:t xml:space="preserve"> </w:t>
      </w:r>
      <w:r>
        <w:rPr>
          <w:spacing w:val="-2"/>
        </w:rPr>
        <w:t>more</w:t>
      </w:r>
      <w:r>
        <w:rPr>
          <w:spacing w:val="3"/>
        </w:rPr>
        <w:t xml:space="preserve"> </w:t>
      </w:r>
      <w:r>
        <w:rPr>
          <w:spacing w:val="-2"/>
        </w:rPr>
        <w:t>comparable</w:t>
      </w:r>
      <w:r>
        <w:rPr>
          <w:spacing w:val="2"/>
        </w:rPr>
        <w:t xml:space="preserve"> </w:t>
      </w:r>
      <w:r>
        <w:rPr>
          <w:spacing w:val="-2"/>
        </w:rPr>
        <w:t>across</w:t>
      </w:r>
      <w:r>
        <w:rPr>
          <w:spacing w:val="2"/>
        </w:rPr>
        <w:t xml:space="preserve"> </w:t>
      </w:r>
      <w:r>
        <w:rPr>
          <w:spacing w:val="-2"/>
        </w:rPr>
        <w:t>countries,</w:t>
      </w:r>
      <w:r>
        <w:rPr>
          <w:spacing w:val="2"/>
        </w:rPr>
        <w:t xml:space="preserve"> </w:t>
      </w:r>
      <w:r>
        <w:rPr>
          <w:spacing w:val="-2"/>
        </w:rPr>
        <w:t>as</w:t>
      </w:r>
      <w:r>
        <w:rPr>
          <w:spacing w:val="3"/>
        </w:rPr>
        <w:t xml:space="preserve"> </w:t>
      </w:r>
      <w:r>
        <w:rPr>
          <w:spacing w:val="-2"/>
        </w:rPr>
        <w:t>detailed</w:t>
      </w:r>
      <w:r>
        <w:rPr>
          <w:spacing w:val="2"/>
        </w:rPr>
        <w:t xml:space="preserve"> </w:t>
      </w:r>
      <w:r>
        <w:rPr>
          <w:spacing w:val="-2"/>
        </w:rPr>
        <w:t>below.</w:t>
      </w:r>
    </w:p>
    <w:p w14:paraId="5B3EE776" w14:textId="77777777" w:rsidR="00620CF6" w:rsidRDefault="00000000">
      <w:pPr>
        <w:pStyle w:val="BodyText"/>
        <w:spacing w:before="248" w:line="355" w:lineRule="auto"/>
        <w:ind w:left="117" w:right="495"/>
        <w:jc w:val="both"/>
      </w:pPr>
      <w:r>
        <w:t>Estate, inheritance, and gift taxes typically only apply above a certain threshold.</w:t>
      </w:r>
      <w:r>
        <w:rPr>
          <w:spacing w:val="30"/>
        </w:rPr>
        <w:t xml:space="preserve"> </w:t>
      </w:r>
      <w:r>
        <w:t>We modify all schedules that</w:t>
      </w:r>
      <w:r>
        <w:rPr>
          <w:spacing w:val="-5"/>
        </w:rPr>
        <w:t xml:space="preserve"> </w:t>
      </w:r>
      <w:r>
        <w:t>do</w:t>
      </w:r>
      <w:r>
        <w:rPr>
          <w:spacing w:val="-5"/>
        </w:rPr>
        <w:t xml:space="preserve"> </w:t>
      </w:r>
      <w:r>
        <w:t>not</w:t>
      </w:r>
      <w:r>
        <w:rPr>
          <w:spacing w:val="-5"/>
        </w:rPr>
        <w:t xml:space="preserve"> </w:t>
      </w:r>
      <w:r>
        <w:t>already</w:t>
      </w:r>
      <w:r>
        <w:rPr>
          <w:spacing w:val="-5"/>
        </w:rPr>
        <w:t xml:space="preserve"> </w:t>
      </w:r>
      <w:r>
        <w:t>include</w:t>
      </w:r>
      <w:r>
        <w:rPr>
          <w:spacing w:val="-5"/>
        </w:rPr>
        <w:t xml:space="preserve"> </w:t>
      </w:r>
      <w:r>
        <w:t>a</w:t>
      </w:r>
      <w:r>
        <w:rPr>
          <w:spacing w:val="-5"/>
        </w:rPr>
        <w:t xml:space="preserve"> </w:t>
      </w:r>
      <w:r>
        <w:t>bracket</w:t>
      </w:r>
      <w:r>
        <w:rPr>
          <w:spacing w:val="-6"/>
        </w:rPr>
        <w:t xml:space="preserve"> </w:t>
      </w:r>
      <w:r>
        <w:t>with</w:t>
      </w:r>
      <w:r>
        <w:rPr>
          <w:spacing w:val="-5"/>
        </w:rPr>
        <w:t xml:space="preserve"> </w:t>
      </w:r>
      <w:r>
        <w:t>a</w:t>
      </w:r>
      <w:r>
        <w:rPr>
          <w:spacing w:val="-5"/>
        </w:rPr>
        <w:t xml:space="preserve"> </w:t>
      </w:r>
      <w:proofErr w:type="gramStart"/>
      <w:r>
        <w:t>zero</w:t>
      </w:r>
      <w:r>
        <w:rPr>
          <w:spacing w:val="-5"/>
        </w:rPr>
        <w:t xml:space="preserve"> </w:t>
      </w:r>
      <w:r>
        <w:t>tax</w:t>
      </w:r>
      <w:proofErr w:type="gramEnd"/>
      <w:r>
        <w:rPr>
          <w:spacing w:val="-5"/>
        </w:rPr>
        <w:t xml:space="preserve"> </w:t>
      </w:r>
      <w:r>
        <w:t>rate</w:t>
      </w:r>
      <w:r>
        <w:rPr>
          <w:spacing w:val="-5"/>
        </w:rPr>
        <w:t xml:space="preserve"> </w:t>
      </w:r>
      <w:r>
        <w:t>that</w:t>
      </w:r>
      <w:r>
        <w:rPr>
          <w:spacing w:val="-5"/>
        </w:rPr>
        <w:t xml:space="preserve"> </w:t>
      </w:r>
      <w:r>
        <w:t>corresponds</w:t>
      </w:r>
      <w:r>
        <w:rPr>
          <w:spacing w:val="-5"/>
        </w:rPr>
        <w:t xml:space="preserve"> </w:t>
      </w:r>
      <w:r>
        <w:t>to</w:t>
      </w:r>
      <w:r>
        <w:rPr>
          <w:spacing w:val="-5"/>
        </w:rPr>
        <w:t xml:space="preserve"> </w:t>
      </w:r>
      <w:r>
        <w:t>the</w:t>
      </w:r>
      <w:r>
        <w:rPr>
          <w:spacing w:val="-5"/>
        </w:rPr>
        <w:t xml:space="preserve"> </w:t>
      </w:r>
      <w:r>
        <w:t>exempted</w:t>
      </w:r>
      <w:r>
        <w:rPr>
          <w:spacing w:val="-5"/>
        </w:rPr>
        <w:t xml:space="preserve"> </w:t>
      </w:r>
      <w:r>
        <w:t>amount</w:t>
      </w:r>
      <w:r>
        <w:rPr>
          <w:spacing w:val="-6"/>
        </w:rPr>
        <w:t xml:space="preserve"> </w:t>
      </w:r>
      <w:r>
        <w:t>(that</w:t>
      </w:r>
      <w:r>
        <w:rPr>
          <w:spacing w:val="-5"/>
        </w:rPr>
        <w:t xml:space="preserve"> </w:t>
      </w:r>
      <w:r>
        <w:t>is, a zero tax rate on amounts ranging from zero to the exemption threshold), to include such a bracket.</w:t>
      </w:r>
      <w:r>
        <w:rPr>
          <w:spacing w:val="27"/>
        </w:rPr>
        <w:t xml:space="preserve"> </w:t>
      </w:r>
      <w:r>
        <w:t xml:space="preserve">This </w:t>
      </w:r>
      <w:r>
        <w:rPr>
          <w:spacing w:val="-2"/>
        </w:rPr>
        <w:t>can</w:t>
      </w:r>
      <w:r>
        <w:rPr>
          <w:spacing w:val="-10"/>
        </w:rPr>
        <w:t xml:space="preserve"> </w:t>
      </w:r>
      <w:r>
        <w:rPr>
          <w:spacing w:val="-2"/>
        </w:rPr>
        <w:t>be</w:t>
      </w:r>
      <w:r>
        <w:rPr>
          <w:spacing w:val="-10"/>
        </w:rPr>
        <w:t xml:space="preserve"> </w:t>
      </w:r>
      <w:r>
        <w:rPr>
          <w:spacing w:val="-2"/>
        </w:rPr>
        <w:t>complicated</w:t>
      </w:r>
      <w:r>
        <w:rPr>
          <w:spacing w:val="-10"/>
        </w:rPr>
        <w:t xml:space="preserve"> </w:t>
      </w:r>
      <w:r>
        <w:rPr>
          <w:spacing w:val="-2"/>
        </w:rPr>
        <w:t>because</w:t>
      </w:r>
      <w:r>
        <w:rPr>
          <w:spacing w:val="-10"/>
        </w:rPr>
        <w:t xml:space="preserve"> </w:t>
      </w:r>
      <w:r>
        <w:rPr>
          <w:spacing w:val="-2"/>
        </w:rPr>
        <w:t>tax</w:t>
      </w:r>
      <w:r>
        <w:rPr>
          <w:spacing w:val="-10"/>
        </w:rPr>
        <w:t xml:space="preserve"> </w:t>
      </w:r>
      <w:r>
        <w:rPr>
          <w:spacing w:val="-2"/>
        </w:rPr>
        <w:t>schedules</w:t>
      </w:r>
      <w:r>
        <w:rPr>
          <w:spacing w:val="-10"/>
        </w:rPr>
        <w:t xml:space="preserve"> </w:t>
      </w:r>
      <w:r>
        <w:rPr>
          <w:spacing w:val="-2"/>
        </w:rPr>
        <w:t>are</w:t>
      </w:r>
      <w:r>
        <w:rPr>
          <w:spacing w:val="-10"/>
        </w:rPr>
        <w:t xml:space="preserve"> </w:t>
      </w:r>
      <w:r>
        <w:rPr>
          <w:spacing w:val="-2"/>
        </w:rPr>
        <w:t>not</w:t>
      </w:r>
      <w:r>
        <w:rPr>
          <w:spacing w:val="-10"/>
        </w:rPr>
        <w:t xml:space="preserve"> </w:t>
      </w:r>
      <w:r>
        <w:rPr>
          <w:spacing w:val="-2"/>
        </w:rPr>
        <w:t>standardized</w:t>
      </w:r>
      <w:r>
        <w:rPr>
          <w:spacing w:val="-10"/>
        </w:rPr>
        <w:t xml:space="preserve"> </w:t>
      </w:r>
      <w:r>
        <w:rPr>
          <w:spacing w:val="-2"/>
        </w:rPr>
        <w:t>with</w:t>
      </w:r>
      <w:r>
        <w:rPr>
          <w:spacing w:val="-10"/>
        </w:rPr>
        <w:t xml:space="preserve"> </w:t>
      </w:r>
      <w:r>
        <w:rPr>
          <w:spacing w:val="-2"/>
        </w:rPr>
        <w:t>respect</w:t>
      </w:r>
      <w:r>
        <w:rPr>
          <w:spacing w:val="-10"/>
        </w:rPr>
        <w:t xml:space="preserve"> </w:t>
      </w:r>
      <w:r>
        <w:rPr>
          <w:spacing w:val="-2"/>
        </w:rPr>
        <w:t>to</w:t>
      </w:r>
      <w:r>
        <w:rPr>
          <w:spacing w:val="-10"/>
        </w:rPr>
        <w:t xml:space="preserve"> </w:t>
      </w:r>
      <w:r>
        <w:rPr>
          <w:spacing w:val="-2"/>
        </w:rPr>
        <w:t>exemptions.</w:t>
      </w:r>
      <w:r>
        <w:rPr>
          <w:spacing w:val="14"/>
        </w:rPr>
        <w:t xml:space="preserve"> </w:t>
      </w:r>
      <w:r>
        <w:rPr>
          <w:spacing w:val="-2"/>
        </w:rPr>
        <w:t>Some</w:t>
      </w:r>
      <w:r>
        <w:rPr>
          <w:spacing w:val="-10"/>
        </w:rPr>
        <w:t xml:space="preserve"> </w:t>
      </w:r>
      <w:r>
        <w:rPr>
          <w:spacing w:val="-2"/>
        </w:rPr>
        <w:t xml:space="preserve">exemptions </w:t>
      </w:r>
      <w:r>
        <w:t>might</w:t>
      </w:r>
      <w:r>
        <w:rPr>
          <w:spacing w:val="-3"/>
        </w:rPr>
        <w:t xml:space="preserve"> </w:t>
      </w:r>
      <w:r>
        <w:t>be</w:t>
      </w:r>
      <w:r>
        <w:rPr>
          <w:spacing w:val="-3"/>
        </w:rPr>
        <w:t xml:space="preserve"> </w:t>
      </w:r>
      <w:r>
        <w:t>included</w:t>
      </w:r>
      <w:r>
        <w:rPr>
          <w:spacing w:val="-3"/>
        </w:rPr>
        <w:t xml:space="preserve"> </w:t>
      </w:r>
      <w:r>
        <w:t>in</w:t>
      </w:r>
      <w:r>
        <w:rPr>
          <w:spacing w:val="-3"/>
        </w:rPr>
        <w:t xml:space="preserve"> </w:t>
      </w:r>
      <w:r>
        <w:t>a</w:t>
      </w:r>
      <w:r>
        <w:rPr>
          <w:spacing w:val="-3"/>
        </w:rPr>
        <w:t xml:space="preserve"> </w:t>
      </w:r>
      <w:r>
        <w:t>tax</w:t>
      </w:r>
      <w:r>
        <w:rPr>
          <w:spacing w:val="-3"/>
        </w:rPr>
        <w:t xml:space="preserve"> </w:t>
      </w:r>
      <w:r>
        <w:t>schedule</w:t>
      </w:r>
      <w:r>
        <w:rPr>
          <w:spacing w:val="-3"/>
        </w:rPr>
        <w:t xml:space="preserve"> </w:t>
      </w:r>
      <w:r>
        <w:t>and</w:t>
      </w:r>
      <w:r>
        <w:rPr>
          <w:spacing w:val="-3"/>
        </w:rPr>
        <w:t xml:space="preserve"> </w:t>
      </w:r>
      <w:r>
        <w:t>do</w:t>
      </w:r>
      <w:r>
        <w:rPr>
          <w:spacing w:val="-3"/>
        </w:rPr>
        <w:t xml:space="preserve"> </w:t>
      </w:r>
      <w:r>
        <w:t>not</w:t>
      </w:r>
      <w:r>
        <w:rPr>
          <w:spacing w:val="-3"/>
        </w:rPr>
        <w:t xml:space="preserve"> </w:t>
      </w:r>
      <w:r>
        <w:t>require</w:t>
      </w:r>
      <w:r>
        <w:rPr>
          <w:spacing w:val="-3"/>
        </w:rPr>
        <w:t xml:space="preserve"> </w:t>
      </w:r>
      <w:r>
        <w:t>any</w:t>
      </w:r>
      <w:r>
        <w:rPr>
          <w:spacing w:val="-3"/>
        </w:rPr>
        <w:t xml:space="preserve"> </w:t>
      </w:r>
      <w:r>
        <w:t>additional</w:t>
      </w:r>
      <w:r>
        <w:rPr>
          <w:spacing w:val="-3"/>
        </w:rPr>
        <w:t xml:space="preserve"> </w:t>
      </w:r>
      <w:r>
        <w:t>calculation.</w:t>
      </w:r>
      <w:r>
        <w:rPr>
          <w:spacing w:val="15"/>
        </w:rPr>
        <w:t xml:space="preserve"> </w:t>
      </w:r>
      <w:r>
        <w:t>Others</w:t>
      </w:r>
      <w:r>
        <w:rPr>
          <w:spacing w:val="-3"/>
        </w:rPr>
        <w:t xml:space="preserve"> </w:t>
      </w:r>
      <w:r>
        <w:t>are</w:t>
      </w:r>
      <w:r>
        <w:rPr>
          <w:spacing w:val="-3"/>
        </w:rPr>
        <w:t xml:space="preserve"> </w:t>
      </w:r>
      <w:r>
        <w:t>calculated</w:t>
      </w:r>
      <w:r>
        <w:rPr>
          <w:spacing w:val="-3"/>
        </w:rPr>
        <w:t xml:space="preserve"> </w:t>
      </w:r>
      <w:r>
        <w:t xml:space="preserve">as deductions or credits, which means that a tax is calculated on the entirety of the estate and the tax that </w:t>
      </w:r>
      <w:r>
        <w:rPr>
          <w:spacing w:val="-2"/>
        </w:rPr>
        <w:t>would</w:t>
      </w:r>
      <w:r>
        <w:rPr>
          <w:spacing w:val="-7"/>
        </w:rPr>
        <w:t xml:space="preserve"> </w:t>
      </w:r>
      <w:r>
        <w:rPr>
          <w:spacing w:val="-2"/>
        </w:rPr>
        <w:t>be</w:t>
      </w:r>
      <w:r>
        <w:rPr>
          <w:spacing w:val="-7"/>
        </w:rPr>
        <w:t xml:space="preserve"> </w:t>
      </w:r>
      <w:r>
        <w:rPr>
          <w:spacing w:val="-2"/>
        </w:rPr>
        <w:t>owed</w:t>
      </w:r>
      <w:r>
        <w:rPr>
          <w:spacing w:val="-7"/>
        </w:rPr>
        <w:t xml:space="preserve"> </w:t>
      </w:r>
      <w:r>
        <w:rPr>
          <w:spacing w:val="-2"/>
        </w:rPr>
        <w:t>on</w:t>
      </w:r>
      <w:r>
        <w:rPr>
          <w:spacing w:val="-7"/>
        </w:rPr>
        <w:t xml:space="preserve"> </w:t>
      </w:r>
      <w:r>
        <w:rPr>
          <w:spacing w:val="-2"/>
        </w:rPr>
        <w:t>the</w:t>
      </w:r>
      <w:r>
        <w:rPr>
          <w:spacing w:val="-7"/>
        </w:rPr>
        <w:t xml:space="preserve"> </w:t>
      </w:r>
      <w:r>
        <w:rPr>
          <w:spacing w:val="-2"/>
        </w:rPr>
        <w:t>exemption</w:t>
      </w:r>
      <w:r>
        <w:rPr>
          <w:spacing w:val="-7"/>
        </w:rPr>
        <w:t xml:space="preserve"> </w:t>
      </w:r>
      <w:r>
        <w:rPr>
          <w:spacing w:val="-2"/>
        </w:rPr>
        <w:t>amount</w:t>
      </w:r>
      <w:r>
        <w:rPr>
          <w:spacing w:val="-7"/>
        </w:rPr>
        <w:t xml:space="preserve"> </w:t>
      </w:r>
      <w:r>
        <w:rPr>
          <w:spacing w:val="-2"/>
        </w:rPr>
        <w:t>is</w:t>
      </w:r>
      <w:r>
        <w:rPr>
          <w:spacing w:val="-7"/>
        </w:rPr>
        <w:t xml:space="preserve"> </w:t>
      </w:r>
      <w:r>
        <w:rPr>
          <w:spacing w:val="-2"/>
        </w:rPr>
        <w:t>subsequently</w:t>
      </w:r>
      <w:r>
        <w:rPr>
          <w:spacing w:val="-7"/>
        </w:rPr>
        <w:t xml:space="preserve"> </w:t>
      </w:r>
      <w:r>
        <w:rPr>
          <w:spacing w:val="-2"/>
        </w:rPr>
        <w:t>subtracted</w:t>
      </w:r>
      <w:r>
        <w:rPr>
          <w:spacing w:val="-7"/>
        </w:rPr>
        <w:t xml:space="preserve"> </w:t>
      </w:r>
      <w:r>
        <w:rPr>
          <w:spacing w:val="-2"/>
        </w:rPr>
        <w:t>from</w:t>
      </w:r>
      <w:r>
        <w:rPr>
          <w:spacing w:val="-7"/>
        </w:rPr>
        <w:t xml:space="preserve"> </w:t>
      </w:r>
      <w:r>
        <w:rPr>
          <w:spacing w:val="-2"/>
        </w:rPr>
        <w:t>the</w:t>
      </w:r>
      <w:r>
        <w:rPr>
          <w:spacing w:val="-7"/>
        </w:rPr>
        <w:t xml:space="preserve"> </w:t>
      </w:r>
      <w:r>
        <w:rPr>
          <w:spacing w:val="-2"/>
        </w:rPr>
        <w:t>total</w:t>
      </w:r>
      <w:r>
        <w:rPr>
          <w:spacing w:val="-7"/>
        </w:rPr>
        <w:t xml:space="preserve"> </w:t>
      </w:r>
      <w:r>
        <w:rPr>
          <w:spacing w:val="-2"/>
        </w:rPr>
        <w:t>tax</w:t>
      </w:r>
      <w:r>
        <w:rPr>
          <w:spacing w:val="-7"/>
        </w:rPr>
        <w:t xml:space="preserve"> </w:t>
      </w:r>
      <w:r>
        <w:rPr>
          <w:spacing w:val="-2"/>
        </w:rPr>
        <w:t>liability.</w:t>
      </w:r>
      <w:r>
        <w:rPr>
          <w:spacing w:val="17"/>
        </w:rPr>
        <w:t xml:space="preserve"> </w:t>
      </w:r>
      <w:r>
        <w:rPr>
          <w:spacing w:val="-2"/>
        </w:rPr>
        <w:t>For</w:t>
      </w:r>
      <w:r>
        <w:rPr>
          <w:spacing w:val="-7"/>
        </w:rPr>
        <w:t xml:space="preserve"> </w:t>
      </w:r>
      <w:r>
        <w:rPr>
          <w:spacing w:val="-2"/>
        </w:rPr>
        <w:t xml:space="preserve">instance, </w:t>
      </w:r>
      <w:r>
        <w:t>consider</w:t>
      </w:r>
      <w:r>
        <w:rPr>
          <w:spacing w:val="-9"/>
        </w:rPr>
        <w:t xml:space="preserve"> </w:t>
      </w:r>
      <w:r>
        <w:t>the</w:t>
      </w:r>
      <w:r>
        <w:rPr>
          <w:spacing w:val="-9"/>
        </w:rPr>
        <w:t xml:space="preserve"> </w:t>
      </w:r>
      <w:r>
        <w:t>U.S.</w:t>
      </w:r>
      <w:r>
        <w:rPr>
          <w:spacing w:val="-9"/>
        </w:rPr>
        <w:t xml:space="preserve"> </w:t>
      </w:r>
      <w:r>
        <w:t>federal</w:t>
      </w:r>
      <w:r>
        <w:rPr>
          <w:spacing w:val="-9"/>
        </w:rPr>
        <w:t xml:space="preserve"> </w:t>
      </w:r>
      <w:r>
        <w:t>estate</w:t>
      </w:r>
      <w:r>
        <w:rPr>
          <w:spacing w:val="-9"/>
        </w:rPr>
        <w:t xml:space="preserve"> </w:t>
      </w:r>
      <w:r>
        <w:t>tax:</w:t>
      </w:r>
      <w:r>
        <w:rPr>
          <w:spacing w:val="8"/>
        </w:rPr>
        <w:t xml:space="preserve"> </w:t>
      </w:r>
      <w:r>
        <w:t>The</w:t>
      </w:r>
      <w:r>
        <w:rPr>
          <w:spacing w:val="-9"/>
        </w:rPr>
        <w:t xml:space="preserve"> </w:t>
      </w:r>
      <w:r>
        <w:t>statutory</w:t>
      </w:r>
      <w:r>
        <w:rPr>
          <w:spacing w:val="-9"/>
        </w:rPr>
        <w:t xml:space="preserve"> </w:t>
      </w:r>
      <w:r>
        <w:t>schedule</w:t>
      </w:r>
      <w:r>
        <w:rPr>
          <w:spacing w:val="-9"/>
        </w:rPr>
        <w:t xml:space="preserve"> </w:t>
      </w:r>
      <w:r>
        <w:t>contains</w:t>
      </w:r>
      <w:r>
        <w:rPr>
          <w:spacing w:val="-9"/>
        </w:rPr>
        <w:t xml:space="preserve"> </w:t>
      </w:r>
      <w:r>
        <w:t>a</w:t>
      </w:r>
      <w:r>
        <w:rPr>
          <w:spacing w:val="-9"/>
        </w:rPr>
        <w:t xml:space="preserve"> </w:t>
      </w:r>
      <w:r>
        <w:t>progressive</w:t>
      </w:r>
      <w:r>
        <w:rPr>
          <w:spacing w:val="-9"/>
        </w:rPr>
        <w:t xml:space="preserve"> </w:t>
      </w:r>
      <w:r>
        <w:t>schedule,</w:t>
      </w:r>
      <w:r>
        <w:rPr>
          <w:spacing w:val="-8"/>
        </w:rPr>
        <w:t xml:space="preserve"> </w:t>
      </w:r>
      <w:r>
        <w:t>but</w:t>
      </w:r>
      <w:r>
        <w:rPr>
          <w:spacing w:val="-9"/>
        </w:rPr>
        <w:t xml:space="preserve"> </w:t>
      </w:r>
      <w:r>
        <w:t>because</w:t>
      </w:r>
      <w:r>
        <w:rPr>
          <w:spacing w:val="-9"/>
        </w:rPr>
        <w:t xml:space="preserve"> </w:t>
      </w:r>
      <w:r>
        <w:t>the exemption deduction is so high (nearly 13 million USD as of 2023), every bracket but the last is effectively within</w:t>
      </w:r>
      <w:r>
        <w:rPr>
          <w:spacing w:val="-5"/>
        </w:rPr>
        <w:t xml:space="preserve"> </w:t>
      </w:r>
      <w:r>
        <w:t>the</w:t>
      </w:r>
      <w:r>
        <w:rPr>
          <w:spacing w:val="-5"/>
        </w:rPr>
        <w:t xml:space="preserve"> </w:t>
      </w:r>
      <w:r>
        <w:t>deduction</w:t>
      </w:r>
      <w:r>
        <w:rPr>
          <w:spacing w:val="-5"/>
        </w:rPr>
        <w:t xml:space="preserve"> </w:t>
      </w:r>
      <w:r>
        <w:t>range.</w:t>
      </w:r>
      <w:r>
        <w:rPr>
          <w:spacing w:val="18"/>
        </w:rPr>
        <w:t xml:space="preserve"> </w:t>
      </w:r>
      <w:r>
        <w:t>Therefore</w:t>
      </w:r>
      <w:r>
        <w:rPr>
          <w:spacing w:val="-5"/>
        </w:rPr>
        <w:t xml:space="preserve"> </w:t>
      </w:r>
      <w:r>
        <w:t>(assuming</w:t>
      </w:r>
      <w:r>
        <w:rPr>
          <w:spacing w:val="-5"/>
        </w:rPr>
        <w:t xml:space="preserve"> </w:t>
      </w:r>
      <w:r>
        <w:t>no</w:t>
      </w:r>
      <w:r>
        <w:rPr>
          <w:spacing w:val="-5"/>
        </w:rPr>
        <w:t xml:space="preserve"> </w:t>
      </w:r>
      <w:r>
        <w:t>other</w:t>
      </w:r>
      <w:r>
        <w:rPr>
          <w:spacing w:val="-5"/>
        </w:rPr>
        <w:t xml:space="preserve"> </w:t>
      </w:r>
      <w:r>
        <w:t>deductions</w:t>
      </w:r>
      <w:r>
        <w:rPr>
          <w:spacing w:val="-5"/>
        </w:rPr>
        <w:t xml:space="preserve"> </w:t>
      </w:r>
      <w:r>
        <w:t>or</w:t>
      </w:r>
      <w:r>
        <w:rPr>
          <w:spacing w:val="-5"/>
        </w:rPr>
        <w:t xml:space="preserve"> </w:t>
      </w:r>
      <w:r>
        <w:t>credits</w:t>
      </w:r>
      <w:r>
        <w:rPr>
          <w:spacing w:val="-5"/>
        </w:rPr>
        <w:t xml:space="preserve"> </w:t>
      </w:r>
      <w:r>
        <w:t>apply),</w:t>
      </w:r>
      <w:r>
        <w:rPr>
          <w:spacing w:val="-3"/>
        </w:rPr>
        <w:t xml:space="preserve"> </w:t>
      </w:r>
      <w:r>
        <w:t>all</w:t>
      </w:r>
      <w:r>
        <w:rPr>
          <w:spacing w:val="-5"/>
        </w:rPr>
        <w:t xml:space="preserve"> </w:t>
      </w:r>
      <w:r>
        <w:t>amounts</w:t>
      </w:r>
      <w:r>
        <w:rPr>
          <w:spacing w:val="-5"/>
        </w:rPr>
        <w:t xml:space="preserve"> </w:t>
      </w:r>
      <w:r>
        <w:t>below (and</w:t>
      </w:r>
      <w:r>
        <w:rPr>
          <w:spacing w:val="-7"/>
        </w:rPr>
        <w:t xml:space="preserve"> </w:t>
      </w:r>
      <w:r>
        <w:t>many</w:t>
      </w:r>
      <w:r>
        <w:rPr>
          <w:spacing w:val="-7"/>
        </w:rPr>
        <w:t xml:space="preserve"> </w:t>
      </w:r>
      <w:r>
        <w:t>above)</w:t>
      </w:r>
      <w:r>
        <w:rPr>
          <w:spacing w:val="-7"/>
        </w:rPr>
        <w:t xml:space="preserve"> </w:t>
      </w:r>
      <w:r>
        <w:t>the</w:t>
      </w:r>
      <w:r>
        <w:rPr>
          <w:spacing w:val="-7"/>
        </w:rPr>
        <w:t xml:space="preserve"> </w:t>
      </w:r>
      <w:r>
        <w:t>last</w:t>
      </w:r>
      <w:r>
        <w:rPr>
          <w:spacing w:val="-7"/>
        </w:rPr>
        <w:t xml:space="preserve"> </w:t>
      </w:r>
      <w:r>
        <w:t>bracket</w:t>
      </w:r>
      <w:r>
        <w:rPr>
          <w:spacing w:val="-7"/>
        </w:rPr>
        <w:t xml:space="preserve"> </w:t>
      </w:r>
      <w:r>
        <w:t>would</w:t>
      </w:r>
      <w:r>
        <w:rPr>
          <w:spacing w:val="-7"/>
        </w:rPr>
        <w:t xml:space="preserve"> </w:t>
      </w:r>
      <w:r>
        <w:t>yield</w:t>
      </w:r>
      <w:r>
        <w:rPr>
          <w:spacing w:val="-7"/>
        </w:rPr>
        <w:t xml:space="preserve"> </w:t>
      </w:r>
      <w:r>
        <w:t>a</w:t>
      </w:r>
      <w:r>
        <w:rPr>
          <w:spacing w:val="-7"/>
        </w:rPr>
        <w:t xml:space="preserve"> </w:t>
      </w:r>
      <w:r>
        <w:t>final</w:t>
      </w:r>
      <w:r>
        <w:rPr>
          <w:spacing w:val="-7"/>
        </w:rPr>
        <w:t xml:space="preserve"> </w:t>
      </w:r>
      <w:r>
        <w:t>tax</w:t>
      </w:r>
      <w:r>
        <w:rPr>
          <w:spacing w:val="-7"/>
        </w:rPr>
        <w:t xml:space="preserve"> </w:t>
      </w:r>
      <w:r>
        <w:t>bill</w:t>
      </w:r>
      <w:r>
        <w:rPr>
          <w:spacing w:val="-7"/>
        </w:rPr>
        <w:t xml:space="preserve"> </w:t>
      </w:r>
      <w:r>
        <w:t>of</w:t>
      </w:r>
      <w:r>
        <w:rPr>
          <w:spacing w:val="-7"/>
        </w:rPr>
        <w:t xml:space="preserve"> </w:t>
      </w:r>
      <w:r>
        <w:t>zero.</w:t>
      </w:r>
      <w:r>
        <w:rPr>
          <w:spacing w:val="16"/>
        </w:rPr>
        <w:t xml:space="preserve"> </w:t>
      </w:r>
      <w:r>
        <w:t>The</w:t>
      </w:r>
      <w:r>
        <w:rPr>
          <w:spacing w:val="-7"/>
        </w:rPr>
        <w:t xml:space="preserve"> </w:t>
      </w:r>
      <w:r>
        <w:t>result</w:t>
      </w:r>
      <w:r>
        <w:rPr>
          <w:spacing w:val="-7"/>
        </w:rPr>
        <w:t xml:space="preserve"> </w:t>
      </w:r>
      <w:r>
        <w:t>is</w:t>
      </w:r>
      <w:r>
        <w:rPr>
          <w:spacing w:val="-7"/>
        </w:rPr>
        <w:t xml:space="preserve"> </w:t>
      </w:r>
      <w:r>
        <w:t>a</w:t>
      </w:r>
      <w:r>
        <w:rPr>
          <w:spacing w:val="-7"/>
        </w:rPr>
        <w:t xml:space="preserve"> </w:t>
      </w:r>
      <w:r>
        <w:t>flat</w:t>
      </w:r>
      <w:r>
        <w:rPr>
          <w:spacing w:val="-7"/>
        </w:rPr>
        <w:t xml:space="preserve"> </w:t>
      </w:r>
      <w:r>
        <w:t>tax</w:t>
      </w:r>
      <w:r>
        <w:rPr>
          <w:spacing w:val="-7"/>
        </w:rPr>
        <w:t xml:space="preserve"> </w:t>
      </w:r>
      <w:r>
        <w:t>rate</w:t>
      </w:r>
      <w:r>
        <w:rPr>
          <w:spacing w:val="-7"/>
        </w:rPr>
        <w:t xml:space="preserve"> </w:t>
      </w:r>
      <w:r>
        <w:t>that</w:t>
      </w:r>
      <w:r>
        <w:rPr>
          <w:spacing w:val="-7"/>
        </w:rPr>
        <w:t xml:space="preserve"> </w:t>
      </w:r>
      <w:r>
        <w:t>applies to relatively large estates of several million dollars.</w:t>
      </w:r>
    </w:p>
    <w:p w14:paraId="17427D3A" w14:textId="77777777" w:rsidR="00620CF6" w:rsidRDefault="00000000">
      <w:pPr>
        <w:pStyle w:val="BodyText"/>
        <w:spacing w:before="110" w:line="355" w:lineRule="auto"/>
        <w:ind w:left="117" w:right="495"/>
        <w:jc w:val="both"/>
      </w:pPr>
      <w:proofErr w:type="gramStart"/>
      <w:r>
        <w:rPr>
          <w:spacing w:val="-2"/>
        </w:rPr>
        <w:t>In</w:t>
      </w:r>
      <w:r>
        <w:rPr>
          <w:spacing w:val="-10"/>
        </w:rPr>
        <w:t xml:space="preserve"> </w:t>
      </w:r>
      <w:r>
        <w:rPr>
          <w:spacing w:val="-2"/>
        </w:rPr>
        <w:t>order</w:t>
      </w:r>
      <w:r>
        <w:rPr>
          <w:spacing w:val="-9"/>
        </w:rPr>
        <w:t xml:space="preserve"> </w:t>
      </w:r>
      <w:r>
        <w:rPr>
          <w:spacing w:val="-2"/>
        </w:rPr>
        <w:t>to</w:t>
      </w:r>
      <w:proofErr w:type="gramEnd"/>
      <w:r>
        <w:rPr>
          <w:spacing w:val="-10"/>
        </w:rPr>
        <w:t xml:space="preserve"> </w:t>
      </w:r>
      <w:r>
        <w:rPr>
          <w:spacing w:val="-2"/>
        </w:rPr>
        <w:t>transform</w:t>
      </w:r>
      <w:r>
        <w:rPr>
          <w:spacing w:val="-9"/>
        </w:rPr>
        <w:t xml:space="preserve"> </w:t>
      </w:r>
      <w:r>
        <w:rPr>
          <w:spacing w:val="-2"/>
        </w:rPr>
        <w:t>tax</w:t>
      </w:r>
      <w:r>
        <w:rPr>
          <w:spacing w:val="-10"/>
        </w:rPr>
        <w:t xml:space="preserve"> </w:t>
      </w:r>
      <w:r>
        <w:rPr>
          <w:spacing w:val="-2"/>
        </w:rPr>
        <w:t>schedules</w:t>
      </w:r>
      <w:r>
        <w:rPr>
          <w:spacing w:val="-10"/>
        </w:rPr>
        <w:t xml:space="preserve"> </w:t>
      </w:r>
      <w:r>
        <w:rPr>
          <w:spacing w:val="-2"/>
        </w:rPr>
        <w:t>to</w:t>
      </w:r>
      <w:r>
        <w:rPr>
          <w:spacing w:val="-10"/>
        </w:rPr>
        <w:t xml:space="preserve"> </w:t>
      </w:r>
      <w:r>
        <w:rPr>
          <w:spacing w:val="-2"/>
        </w:rPr>
        <w:t>adjusted</w:t>
      </w:r>
      <w:r>
        <w:rPr>
          <w:spacing w:val="-9"/>
        </w:rPr>
        <w:t xml:space="preserve"> </w:t>
      </w:r>
      <w:r>
        <w:rPr>
          <w:spacing w:val="-2"/>
        </w:rPr>
        <w:t>and</w:t>
      </w:r>
      <w:r>
        <w:rPr>
          <w:spacing w:val="-10"/>
        </w:rPr>
        <w:t xml:space="preserve"> </w:t>
      </w:r>
      <w:r>
        <w:rPr>
          <w:spacing w:val="-2"/>
        </w:rPr>
        <w:t>effective,</w:t>
      </w:r>
      <w:r>
        <w:rPr>
          <w:spacing w:val="-7"/>
        </w:rPr>
        <w:t xml:space="preserve"> </w:t>
      </w:r>
      <w:r>
        <w:rPr>
          <w:spacing w:val="-2"/>
        </w:rPr>
        <w:t>we</w:t>
      </w:r>
      <w:r>
        <w:rPr>
          <w:spacing w:val="-10"/>
        </w:rPr>
        <w:t xml:space="preserve"> </w:t>
      </w:r>
      <w:r>
        <w:rPr>
          <w:spacing w:val="-2"/>
        </w:rPr>
        <w:t>assume</w:t>
      </w:r>
      <w:r>
        <w:rPr>
          <w:spacing w:val="-10"/>
        </w:rPr>
        <w:t xml:space="preserve"> </w:t>
      </w:r>
      <w:r>
        <w:rPr>
          <w:spacing w:val="-2"/>
        </w:rPr>
        <w:t>that</w:t>
      </w:r>
      <w:r>
        <w:rPr>
          <w:spacing w:val="-9"/>
        </w:rPr>
        <w:t xml:space="preserve"> </w:t>
      </w:r>
      <w:r>
        <w:rPr>
          <w:spacing w:val="-2"/>
        </w:rPr>
        <w:t>taxes</w:t>
      </w:r>
      <w:r>
        <w:rPr>
          <w:spacing w:val="-10"/>
        </w:rPr>
        <w:t xml:space="preserve"> </w:t>
      </w:r>
      <w:r>
        <w:rPr>
          <w:spacing w:val="-2"/>
        </w:rPr>
        <w:t>will</w:t>
      </w:r>
      <w:r>
        <w:rPr>
          <w:spacing w:val="-9"/>
        </w:rPr>
        <w:t xml:space="preserve"> </w:t>
      </w:r>
      <w:r>
        <w:rPr>
          <w:spacing w:val="-2"/>
        </w:rPr>
        <w:t>be</w:t>
      </w:r>
      <w:r>
        <w:rPr>
          <w:spacing w:val="-10"/>
        </w:rPr>
        <w:t xml:space="preserve"> </w:t>
      </w:r>
      <w:r>
        <w:rPr>
          <w:spacing w:val="-2"/>
        </w:rPr>
        <w:t>paid</w:t>
      </w:r>
      <w:r>
        <w:rPr>
          <w:spacing w:val="-9"/>
        </w:rPr>
        <w:t xml:space="preserve"> </w:t>
      </w:r>
      <w:r>
        <w:rPr>
          <w:spacing w:val="-2"/>
        </w:rPr>
        <w:t>on</w:t>
      </w:r>
      <w:r>
        <w:rPr>
          <w:spacing w:val="-10"/>
        </w:rPr>
        <w:t xml:space="preserve"> </w:t>
      </w:r>
      <w:r>
        <w:rPr>
          <w:spacing w:val="-2"/>
        </w:rPr>
        <w:t>a</w:t>
      </w:r>
      <w:r>
        <w:rPr>
          <w:spacing w:val="-9"/>
        </w:rPr>
        <w:t xml:space="preserve"> </w:t>
      </w:r>
      <w:r>
        <w:rPr>
          <w:spacing w:val="-2"/>
        </w:rPr>
        <w:t xml:space="preserve">monetary </w:t>
      </w:r>
      <w:r>
        <w:t>transfer</w:t>
      </w:r>
      <w:r>
        <w:rPr>
          <w:spacing w:val="-9"/>
        </w:rPr>
        <w:t xml:space="preserve"> </w:t>
      </w:r>
      <w:r>
        <w:t>to</w:t>
      </w:r>
      <w:r>
        <w:rPr>
          <w:spacing w:val="-9"/>
        </w:rPr>
        <w:t xml:space="preserve"> </w:t>
      </w:r>
      <w:r>
        <w:t>one</w:t>
      </w:r>
      <w:r>
        <w:rPr>
          <w:spacing w:val="-9"/>
        </w:rPr>
        <w:t xml:space="preserve"> </w:t>
      </w:r>
      <w:r>
        <w:t>adult</w:t>
      </w:r>
      <w:r>
        <w:rPr>
          <w:spacing w:val="-9"/>
        </w:rPr>
        <w:t xml:space="preserve"> </w:t>
      </w:r>
      <w:r>
        <w:t>child</w:t>
      </w:r>
      <w:r>
        <w:rPr>
          <w:spacing w:val="-9"/>
        </w:rPr>
        <w:t xml:space="preserve"> </w:t>
      </w:r>
      <w:r>
        <w:t>upon</w:t>
      </w:r>
      <w:r>
        <w:rPr>
          <w:spacing w:val="-9"/>
        </w:rPr>
        <w:t xml:space="preserve"> </w:t>
      </w:r>
      <w:r>
        <w:t>the</w:t>
      </w:r>
      <w:r>
        <w:rPr>
          <w:spacing w:val="-9"/>
        </w:rPr>
        <w:t xml:space="preserve"> </w:t>
      </w:r>
      <w:r>
        <w:t>death</w:t>
      </w:r>
      <w:r>
        <w:rPr>
          <w:spacing w:val="-9"/>
        </w:rPr>
        <w:t xml:space="preserve"> </w:t>
      </w:r>
      <w:r>
        <w:t>of</w:t>
      </w:r>
      <w:r>
        <w:rPr>
          <w:spacing w:val="-9"/>
        </w:rPr>
        <w:t xml:space="preserve"> </w:t>
      </w:r>
      <w:r>
        <w:t>a</w:t>
      </w:r>
      <w:r>
        <w:rPr>
          <w:spacing w:val="-9"/>
        </w:rPr>
        <w:t xml:space="preserve"> </w:t>
      </w:r>
      <w:r>
        <w:t>decedent,</w:t>
      </w:r>
      <w:r>
        <w:rPr>
          <w:spacing w:val="-9"/>
        </w:rPr>
        <w:t xml:space="preserve"> </w:t>
      </w:r>
      <w:r>
        <w:t>assuming</w:t>
      </w:r>
      <w:r>
        <w:rPr>
          <w:spacing w:val="-9"/>
        </w:rPr>
        <w:t xml:space="preserve"> </w:t>
      </w:r>
      <w:r>
        <w:t>no</w:t>
      </w:r>
      <w:r>
        <w:rPr>
          <w:spacing w:val="-9"/>
        </w:rPr>
        <w:t xml:space="preserve"> </w:t>
      </w:r>
      <w:r>
        <w:t>additional</w:t>
      </w:r>
      <w:r>
        <w:rPr>
          <w:spacing w:val="-9"/>
        </w:rPr>
        <w:t xml:space="preserve"> </w:t>
      </w:r>
      <w:r>
        <w:t>circumstantial</w:t>
      </w:r>
      <w:r>
        <w:rPr>
          <w:spacing w:val="-9"/>
        </w:rPr>
        <w:t xml:space="preserve"> </w:t>
      </w:r>
      <w:r>
        <w:t>deductions, reliefs or credits apply unless otherwise specified.</w:t>
      </w:r>
      <w:r>
        <w:rPr>
          <w:spacing w:val="40"/>
        </w:rPr>
        <w:t xml:space="preserve"> </w:t>
      </w:r>
      <w:r>
        <w:t>In the case of a country like Spain, it is additionally assumed that the recipient owns no prior wealth.</w:t>
      </w:r>
    </w:p>
    <w:p w14:paraId="6CCAC800" w14:textId="77777777" w:rsidR="00620CF6" w:rsidRDefault="00620CF6">
      <w:pPr>
        <w:spacing w:line="355" w:lineRule="auto"/>
        <w:jc w:val="both"/>
        <w:sectPr w:rsidR="00620CF6" w:rsidSect="00D60468">
          <w:pgSz w:w="12240" w:h="15840"/>
          <w:pgMar w:top="1320" w:right="920" w:bottom="280" w:left="1300" w:header="720" w:footer="720" w:gutter="0"/>
          <w:cols w:space="720"/>
        </w:sectPr>
      </w:pPr>
    </w:p>
    <w:p w14:paraId="3A678F1A" w14:textId="77777777" w:rsidR="00620CF6" w:rsidRDefault="00620CF6">
      <w:pPr>
        <w:pStyle w:val="BodyText"/>
      </w:pPr>
    </w:p>
    <w:p w14:paraId="31E9AFE3" w14:textId="77777777" w:rsidR="00620CF6" w:rsidRDefault="00620CF6">
      <w:pPr>
        <w:pStyle w:val="BodyText"/>
      </w:pPr>
    </w:p>
    <w:p w14:paraId="6D0D7054" w14:textId="77777777" w:rsidR="00620CF6" w:rsidRDefault="00620CF6">
      <w:pPr>
        <w:pStyle w:val="BodyText"/>
      </w:pPr>
    </w:p>
    <w:p w14:paraId="379B30B1" w14:textId="77777777" w:rsidR="00620CF6" w:rsidRDefault="00620CF6">
      <w:pPr>
        <w:pStyle w:val="BodyText"/>
        <w:spacing w:before="12"/>
        <w:rPr>
          <w:sz w:val="26"/>
        </w:rPr>
      </w:pPr>
    </w:p>
    <w:p w14:paraId="57A7B89C" w14:textId="77777777" w:rsidR="00620CF6" w:rsidRDefault="00000000">
      <w:pPr>
        <w:spacing w:before="140"/>
        <w:ind w:left="117"/>
        <w:rPr>
          <w:b/>
          <w:sz w:val="41"/>
        </w:rPr>
      </w:pPr>
      <w:bookmarkStart w:id="508" w:name="Supplementary_Variables"/>
      <w:bookmarkStart w:id="509" w:name="_bookmark65"/>
      <w:bookmarkEnd w:id="508"/>
      <w:bookmarkEnd w:id="509"/>
      <w:r>
        <w:rPr>
          <w:b/>
          <w:w w:val="105"/>
          <w:sz w:val="41"/>
        </w:rPr>
        <w:t>Appendix</w:t>
      </w:r>
      <w:r>
        <w:rPr>
          <w:b/>
          <w:spacing w:val="52"/>
          <w:w w:val="110"/>
          <w:sz w:val="41"/>
        </w:rPr>
        <w:t xml:space="preserve"> </w:t>
      </w:r>
      <w:r>
        <w:rPr>
          <w:b/>
          <w:spacing w:val="-10"/>
          <w:w w:val="110"/>
          <w:sz w:val="41"/>
        </w:rPr>
        <w:t>A</w:t>
      </w:r>
    </w:p>
    <w:p w14:paraId="58622F5B" w14:textId="77777777" w:rsidR="00620CF6" w:rsidRDefault="00620CF6">
      <w:pPr>
        <w:pStyle w:val="BodyText"/>
        <w:rPr>
          <w:b/>
          <w:sz w:val="65"/>
        </w:rPr>
      </w:pPr>
    </w:p>
    <w:p w14:paraId="49BFAB79" w14:textId="77777777" w:rsidR="00620CF6" w:rsidRDefault="00000000">
      <w:pPr>
        <w:pStyle w:val="Heading1"/>
      </w:pPr>
      <w:r>
        <w:rPr>
          <w:w w:val="105"/>
        </w:rPr>
        <w:t>Supplementary</w:t>
      </w:r>
      <w:r>
        <w:rPr>
          <w:spacing w:val="29"/>
          <w:w w:val="150"/>
        </w:rPr>
        <w:t xml:space="preserve"> </w:t>
      </w:r>
      <w:r>
        <w:rPr>
          <w:spacing w:val="-2"/>
          <w:w w:val="105"/>
        </w:rPr>
        <w:t>Variables</w:t>
      </w:r>
    </w:p>
    <w:p w14:paraId="59220CA2" w14:textId="77777777" w:rsidR="00620CF6" w:rsidRDefault="00620CF6">
      <w:pPr>
        <w:sectPr w:rsidR="00620CF6" w:rsidSect="00D60468">
          <w:pgSz w:w="12240" w:h="15840"/>
          <w:pgMar w:top="1820" w:right="920" w:bottom="280" w:left="1300" w:header="720" w:footer="720" w:gutter="0"/>
          <w:cols w:space="720"/>
        </w:sectPr>
      </w:pPr>
    </w:p>
    <w:p w14:paraId="0A4B8E3A" w14:textId="77777777" w:rsidR="00620CF6" w:rsidRDefault="00000000">
      <w:pPr>
        <w:pStyle w:val="BodyText"/>
        <w:spacing w:before="92"/>
        <w:ind w:left="2101" w:right="2478"/>
        <w:jc w:val="center"/>
      </w:pPr>
      <w:r>
        <w:lastRenderedPageBreak/>
        <w:t>Table</w:t>
      </w:r>
      <w:r>
        <w:rPr>
          <w:spacing w:val="-2"/>
        </w:rPr>
        <w:t xml:space="preserve"> </w:t>
      </w:r>
      <w:r>
        <w:t>A.1:</w:t>
      </w:r>
      <w:r>
        <w:rPr>
          <w:spacing w:val="16"/>
        </w:rPr>
        <w:t xml:space="preserve"> </w:t>
      </w:r>
      <w:bookmarkStart w:id="510" w:name="_bookmark66"/>
      <w:bookmarkEnd w:id="510"/>
      <w:r>
        <w:t>Variables</w:t>
      </w:r>
      <w:r>
        <w:rPr>
          <w:spacing w:val="-1"/>
        </w:rPr>
        <w:t xml:space="preserve"> </w:t>
      </w:r>
      <w:r>
        <w:t>from</w:t>
      </w:r>
      <w:r>
        <w:rPr>
          <w:spacing w:val="-1"/>
        </w:rPr>
        <w:t xml:space="preserve"> </w:t>
      </w:r>
      <w:proofErr w:type="spellStart"/>
      <w:proofErr w:type="gramStart"/>
      <w:r>
        <w:rPr>
          <w:spacing w:val="-2"/>
        </w:rPr>
        <w:t>wid.world</w:t>
      </w:r>
      <w:proofErr w:type="spellEnd"/>
      <w:proofErr w:type="gramEnd"/>
    </w:p>
    <w:p w14:paraId="0F9C05B7" w14:textId="77777777" w:rsidR="00620CF6" w:rsidRDefault="00000000">
      <w:pPr>
        <w:pStyle w:val="BodyText"/>
        <w:spacing w:before="2"/>
        <w:rPr>
          <w:sz w:val="12"/>
        </w:rPr>
      </w:pPr>
      <w:r>
        <w:rPr>
          <w:noProof/>
        </w:rPr>
        <mc:AlternateContent>
          <mc:Choice Requires="wps">
            <w:drawing>
              <wp:anchor distT="0" distB="0" distL="0" distR="0" simplePos="0" relativeHeight="487620096" behindDoc="1" locked="0" layoutInCell="1" allowOverlap="1" wp14:anchorId="2F9B2C9B" wp14:editId="6F0B074E">
                <wp:simplePos x="0" y="0"/>
                <wp:positionH relativeFrom="page">
                  <wp:posOffset>899998</wp:posOffset>
                </wp:positionH>
                <wp:positionV relativeFrom="paragraph">
                  <wp:posOffset>119313</wp:posOffset>
                </wp:positionV>
                <wp:extent cx="6216015" cy="1270"/>
                <wp:effectExtent l="0" t="0" r="0" b="0"/>
                <wp:wrapTopAndBottom/>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015" cy="1270"/>
                        </a:xfrm>
                        <a:custGeom>
                          <a:avLst/>
                          <a:gdLst/>
                          <a:ahLst/>
                          <a:cxnLst/>
                          <a:rect l="l" t="t" r="r" b="b"/>
                          <a:pathLst>
                            <a:path w="6216015">
                              <a:moveTo>
                                <a:pt x="0" y="0"/>
                              </a:moveTo>
                              <a:lnTo>
                                <a:pt x="6215494"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E25EA5" id="Graphic 122" o:spid="_x0000_s1026" style="position:absolute;margin-left:70.85pt;margin-top:9.4pt;width:489.45pt;height:.1pt;z-index:-15696384;visibility:visible;mso-wrap-style:square;mso-wrap-distance-left:0;mso-wrap-distance-top:0;mso-wrap-distance-right:0;mso-wrap-distance-bottom:0;mso-position-horizontal:absolute;mso-position-horizontal-relative:page;mso-position-vertical:absolute;mso-position-vertical-relative:text;v-text-anchor:top" coordsize="6216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" path="m,l6215494,e" filled="f" strokeweight=".28114mm">
                <v:path arrowok="t"/>
                <w10:wrap type="topAndBottom" anchorx="page"/>
              </v:shape>
            </w:pict>
          </mc:Fallback>
        </mc:AlternateContent>
      </w:r>
    </w:p>
    <w:p w14:paraId="6F93EB42" w14:textId="77777777" w:rsidR="00620CF6" w:rsidRDefault="00000000">
      <w:pPr>
        <w:pStyle w:val="BodyText"/>
        <w:tabs>
          <w:tab w:val="left" w:pos="3549"/>
        </w:tabs>
        <w:spacing w:before="13"/>
        <w:ind w:left="236"/>
      </w:pPr>
      <w:r>
        <w:t>Variable</w:t>
      </w:r>
      <w:r>
        <w:rPr>
          <w:spacing w:val="17"/>
        </w:rPr>
        <w:t xml:space="preserve"> </w:t>
      </w:r>
      <w:r>
        <w:t>Short</w:t>
      </w:r>
      <w:r>
        <w:rPr>
          <w:spacing w:val="3"/>
        </w:rPr>
        <w:t xml:space="preserve"> </w:t>
      </w:r>
      <w:r>
        <w:rPr>
          <w:spacing w:val="-4"/>
        </w:rPr>
        <w:t>Name</w:t>
      </w:r>
      <w:r>
        <w:tab/>
      </w:r>
      <w:r>
        <w:rPr>
          <w:spacing w:val="-4"/>
        </w:rPr>
        <w:t>Simple</w:t>
      </w:r>
      <w:r>
        <w:rPr>
          <w:spacing w:val="9"/>
        </w:rPr>
        <w:t xml:space="preserve"> </w:t>
      </w:r>
      <w:proofErr w:type="spellStart"/>
      <w:r>
        <w:rPr>
          <w:spacing w:val="-4"/>
        </w:rPr>
        <w:t>descrpition</w:t>
      </w:r>
      <w:proofErr w:type="spellEnd"/>
      <w:r>
        <w:rPr>
          <w:spacing w:val="10"/>
        </w:rPr>
        <w:t xml:space="preserve"> </w:t>
      </w:r>
      <w:r>
        <w:rPr>
          <w:spacing w:val="-4"/>
        </w:rPr>
        <w:t>(original)</w:t>
      </w:r>
    </w:p>
    <w:p w14:paraId="18B54282" w14:textId="77777777" w:rsidR="00620CF6" w:rsidRDefault="00620CF6">
      <w:pPr>
        <w:sectPr w:rsidR="00620CF6" w:rsidSect="00D60468">
          <w:pgSz w:w="12240" w:h="15840"/>
          <w:pgMar w:top="1600" w:right="920" w:bottom="280" w:left="1300" w:header="720" w:footer="720" w:gutter="0"/>
          <w:cols w:space="720"/>
        </w:sectPr>
      </w:pPr>
    </w:p>
    <w:p w14:paraId="7CC52EB1" w14:textId="77777777" w:rsidR="00620CF6" w:rsidRDefault="00000000">
      <w:pPr>
        <w:pStyle w:val="BodyText"/>
        <w:tabs>
          <w:tab w:val="left" w:pos="1042"/>
        </w:tabs>
        <w:spacing w:before="89" w:line="213" w:lineRule="auto"/>
        <w:ind w:left="1042" w:right="38" w:hanging="807"/>
      </w:pPr>
      <w:r>
        <w:rPr>
          <w:noProof/>
        </w:rPr>
        <mc:AlternateContent>
          <mc:Choice Requires="wpg">
            <w:drawing>
              <wp:anchor distT="0" distB="0" distL="0" distR="0" simplePos="0" relativeHeight="481632256" behindDoc="1" locked="0" layoutInCell="1" allowOverlap="1" wp14:anchorId="152422BD" wp14:editId="2655799D">
                <wp:simplePos x="0" y="0"/>
                <wp:positionH relativeFrom="page">
                  <wp:posOffset>899998</wp:posOffset>
                </wp:positionH>
                <wp:positionV relativeFrom="paragraph">
                  <wp:posOffset>29390</wp:posOffset>
                </wp:positionV>
                <wp:extent cx="6216015" cy="345440"/>
                <wp:effectExtent l="0" t="0" r="0" b="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6015" cy="345440"/>
                          <a:chOff x="0" y="0"/>
                          <a:chExt cx="6216015" cy="345440"/>
                        </a:xfrm>
                      </wpg:grpSpPr>
                      <wps:wsp>
                        <wps:cNvPr id="124" name="Graphic 124"/>
                        <wps:cNvSpPr/>
                        <wps:spPr>
                          <a:xfrm>
                            <a:off x="0" y="3163"/>
                            <a:ext cx="6216015" cy="1270"/>
                          </a:xfrm>
                          <a:custGeom>
                            <a:avLst/>
                            <a:gdLst/>
                            <a:ahLst/>
                            <a:cxnLst/>
                            <a:rect l="l" t="t" r="r" b="b"/>
                            <a:pathLst>
                              <a:path w="6216015">
                                <a:moveTo>
                                  <a:pt x="0" y="0"/>
                                </a:moveTo>
                                <a:lnTo>
                                  <a:pt x="6215494" y="0"/>
                                </a:lnTo>
                              </a:path>
                            </a:pathLst>
                          </a:custGeom>
                          <a:ln w="6327">
                            <a:solidFill>
                              <a:srgbClr val="000000"/>
                            </a:solidFill>
                            <a:prstDash val="solid"/>
                          </a:ln>
                        </wps:spPr>
                        <wps:bodyPr wrap="square" lIns="0" tIns="0" rIns="0" bIns="0" rtlCol="0">
                          <a:prstTxWarp prst="textNoShape">
                            <a:avLst/>
                          </a:prstTxWarp>
                          <a:noAutofit/>
                        </wps:bodyPr>
                      </wps:wsp>
                      <wps:wsp>
                        <wps:cNvPr id="125" name="Graphic 125"/>
                        <wps:cNvSpPr/>
                        <wps:spPr>
                          <a:xfrm>
                            <a:off x="0" y="41771"/>
                            <a:ext cx="6216015" cy="304165"/>
                          </a:xfrm>
                          <a:custGeom>
                            <a:avLst/>
                            <a:gdLst/>
                            <a:ahLst/>
                            <a:cxnLst/>
                            <a:rect l="l" t="t" r="r" b="b"/>
                            <a:pathLst>
                              <a:path w="6216015" h="304165">
                                <a:moveTo>
                                  <a:pt x="6215494" y="0"/>
                                </a:moveTo>
                                <a:lnTo>
                                  <a:pt x="2103666" y="0"/>
                                </a:lnTo>
                                <a:lnTo>
                                  <a:pt x="511835" y="0"/>
                                </a:lnTo>
                                <a:lnTo>
                                  <a:pt x="0" y="0"/>
                                </a:lnTo>
                                <a:lnTo>
                                  <a:pt x="0" y="303657"/>
                                </a:lnTo>
                                <a:lnTo>
                                  <a:pt x="511835" y="303657"/>
                                </a:lnTo>
                                <a:lnTo>
                                  <a:pt x="2103666" y="303657"/>
                                </a:lnTo>
                                <a:lnTo>
                                  <a:pt x="6215494" y="303657"/>
                                </a:lnTo>
                                <a:lnTo>
                                  <a:pt x="6215494" y="0"/>
                                </a:lnTo>
                                <a:close/>
                              </a:path>
                            </a:pathLst>
                          </a:custGeom>
                          <a:solidFill>
                            <a:srgbClr val="F7F7F7"/>
                          </a:solidFill>
                        </wps:spPr>
                        <wps:bodyPr wrap="square" lIns="0" tIns="0" rIns="0" bIns="0" rtlCol="0">
                          <a:prstTxWarp prst="textNoShape">
                            <a:avLst/>
                          </a:prstTxWarp>
                          <a:noAutofit/>
                        </wps:bodyPr>
                      </wps:wsp>
                    </wpg:wgp>
                  </a:graphicData>
                </a:graphic>
              </wp:anchor>
            </w:drawing>
          </mc:Choice>
          <mc:Fallback>
            <w:pict>
              <v:group w14:anchorId="5F24CFE5" id="Group 123" o:spid="_x0000_s1026" style="position:absolute;margin-left:70.85pt;margin-top:2.3pt;width:489.45pt;height:27.2pt;z-index:-21684224;mso-wrap-distance-left:0;mso-wrap-distance-right:0;mso-position-horizontal-relative:page" coordsize="62160,3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">
                <v:shape id="Graphic 124" o:spid="_x0000_s1027" style="position:absolute;top:31;width:62160;height:13;visibility:visible;mso-wrap-style:square;v-text-anchor:top" coordsize="6216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" path="m,l6215494,e" filled="f" strokeweight=".17575mm">
                  <v:path arrowok="t"/>
                </v:shape>
                <v:shape id="Graphic 125" o:spid="_x0000_s1028" style="position:absolute;top:417;width:62160;height:3042;visibility:visible;mso-wrap-style:square;v-text-anchor:top" coordsize="6216015,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" path="m6215494,l2103666,,511835,,,,,303657r511835,l2103666,303657r4111828,l6215494,xe" fillcolor="#f7f7f7" stroked="f">
                  <v:path arrowok="t"/>
                </v:shape>
                <w10:wrap anchorx="page"/>
              </v:group>
            </w:pict>
          </mc:Fallback>
        </mc:AlternateContent>
      </w:r>
      <w:proofErr w:type="spellStart"/>
      <w:r>
        <w:rPr>
          <w:spacing w:val="-2"/>
        </w:rPr>
        <w:t>inyixx</w:t>
      </w:r>
      <w:proofErr w:type="spellEnd"/>
      <w:r>
        <w:tab/>
      </w:r>
      <w:r>
        <w:rPr>
          <w:spacing w:val="-4"/>
        </w:rPr>
        <w:t>National</w:t>
      </w:r>
      <w:r>
        <w:rPr>
          <w:spacing w:val="-6"/>
        </w:rPr>
        <w:t xml:space="preserve"> </w:t>
      </w:r>
      <w:r>
        <w:rPr>
          <w:spacing w:val="-4"/>
        </w:rPr>
        <w:t>income</w:t>
      </w:r>
      <w:r>
        <w:rPr>
          <w:spacing w:val="-6"/>
        </w:rPr>
        <w:t xml:space="preserve"> </w:t>
      </w:r>
      <w:r>
        <w:rPr>
          <w:spacing w:val="-4"/>
        </w:rPr>
        <w:t xml:space="preserve">price </w:t>
      </w:r>
      <w:r>
        <w:rPr>
          <w:spacing w:val="-2"/>
        </w:rPr>
        <w:t>index</w:t>
      </w:r>
    </w:p>
    <w:p w14:paraId="339D48B8" w14:textId="77777777" w:rsidR="00620CF6" w:rsidRDefault="00000000">
      <w:pPr>
        <w:pStyle w:val="BodyText"/>
        <w:spacing w:before="89" w:line="213" w:lineRule="auto"/>
        <w:ind w:left="236"/>
      </w:pPr>
      <w:r>
        <w:br w:type="column"/>
      </w:r>
      <w:r>
        <w:t>Price</w:t>
      </w:r>
      <w:r>
        <w:rPr>
          <w:spacing w:val="-4"/>
        </w:rPr>
        <w:t xml:space="preserve"> </w:t>
      </w:r>
      <w:r>
        <w:t>index</w:t>
      </w:r>
      <w:r>
        <w:rPr>
          <w:spacing w:val="-4"/>
        </w:rPr>
        <w:t xml:space="preserve"> </w:t>
      </w:r>
      <w:r>
        <w:t>that</w:t>
      </w:r>
      <w:r>
        <w:rPr>
          <w:spacing w:val="-4"/>
        </w:rPr>
        <w:t xml:space="preserve"> </w:t>
      </w:r>
      <w:r>
        <w:t>reflects</w:t>
      </w:r>
      <w:r>
        <w:rPr>
          <w:spacing w:val="-4"/>
        </w:rPr>
        <w:t xml:space="preserve"> </w:t>
      </w:r>
      <w:r>
        <w:t>the</w:t>
      </w:r>
      <w:r>
        <w:rPr>
          <w:spacing w:val="-4"/>
        </w:rPr>
        <w:t xml:space="preserve"> </w:t>
      </w:r>
      <w:r>
        <w:t>evolution</w:t>
      </w:r>
      <w:r>
        <w:rPr>
          <w:spacing w:val="-4"/>
        </w:rPr>
        <w:t xml:space="preserve"> </w:t>
      </w:r>
      <w:r>
        <w:t>of</w:t>
      </w:r>
      <w:r>
        <w:rPr>
          <w:spacing w:val="-4"/>
        </w:rPr>
        <w:t xml:space="preserve"> </w:t>
      </w:r>
      <w:r>
        <w:t>the</w:t>
      </w:r>
      <w:r>
        <w:rPr>
          <w:spacing w:val="-4"/>
        </w:rPr>
        <w:t xml:space="preserve"> </w:t>
      </w:r>
      <w:r>
        <w:t>price</w:t>
      </w:r>
      <w:r>
        <w:rPr>
          <w:spacing w:val="-4"/>
        </w:rPr>
        <w:t xml:space="preserve"> </w:t>
      </w:r>
      <w:r>
        <w:t>level</w:t>
      </w:r>
      <w:r>
        <w:rPr>
          <w:spacing w:val="-4"/>
        </w:rPr>
        <w:t xml:space="preserve"> </w:t>
      </w:r>
      <w:r>
        <w:t>for</w:t>
      </w:r>
      <w:r>
        <w:rPr>
          <w:spacing w:val="-4"/>
        </w:rPr>
        <w:t xml:space="preserve"> </w:t>
      </w:r>
      <w:r>
        <w:t>all</w:t>
      </w:r>
      <w:r>
        <w:rPr>
          <w:spacing w:val="-4"/>
        </w:rPr>
        <w:t xml:space="preserve"> </w:t>
      </w:r>
      <w:r>
        <w:t>new, domestically</w:t>
      </w:r>
      <w:r>
        <w:rPr>
          <w:spacing w:val="-1"/>
        </w:rPr>
        <w:t xml:space="preserve"> </w:t>
      </w:r>
      <w:r>
        <w:t>produced,</w:t>
      </w:r>
      <w:r>
        <w:rPr>
          <w:spacing w:val="-1"/>
        </w:rPr>
        <w:t xml:space="preserve"> </w:t>
      </w:r>
      <w:r>
        <w:t>final</w:t>
      </w:r>
      <w:r>
        <w:rPr>
          <w:spacing w:val="-1"/>
        </w:rPr>
        <w:t xml:space="preserve"> </w:t>
      </w:r>
      <w:r>
        <w:t>goods</w:t>
      </w:r>
      <w:r>
        <w:rPr>
          <w:spacing w:val="-1"/>
        </w:rPr>
        <w:t xml:space="preserve"> </w:t>
      </w:r>
      <w:r>
        <w:t>and</w:t>
      </w:r>
      <w:r>
        <w:rPr>
          <w:spacing w:val="-1"/>
        </w:rPr>
        <w:t xml:space="preserve"> </w:t>
      </w:r>
      <w:r>
        <w:t>services</w:t>
      </w:r>
      <w:r>
        <w:rPr>
          <w:spacing w:val="-1"/>
        </w:rPr>
        <w:t xml:space="preserve"> </w:t>
      </w:r>
      <w:r>
        <w:t>in</w:t>
      </w:r>
      <w:r>
        <w:rPr>
          <w:spacing w:val="-1"/>
        </w:rPr>
        <w:t xml:space="preserve"> </w:t>
      </w:r>
      <w:r>
        <w:t>the</w:t>
      </w:r>
      <w:r>
        <w:rPr>
          <w:spacing w:val="-1"/>
        </w:rPr>
        <w:t xml:space="preserve"> </w:t>
      </w:r>
      <w:r>
        <w:t>economy.</w:t>
      </w:r>
    </w:p>
    <w:p w14:paraId="33FB7D9B" w14:textId="77777777" w:rsidR="00620CF6" w:rsidRDefault="00620CF6">
      <w:pPr>
        <w:spacing w:line="213" w:lineRule="auto"/>
        <w:sectPr w:rsidR="00620CF6" w:rsidSect="00D60468">
          <w:type w:val="continuous"/>
          <w:pgSz w:w="12240" w:h="15840"/>
          <w:pgMar w:top="1620" w:right="920" w:bottom="280" w:left="1300" w:header="720" w:footer="720" w:gutter="0"/>
          <w:cols w:num="2" w:space="720" w:equalWidth="0">
            <w:col w:w="2993" w:space="319"/>
            <w:col w:w="6708"/>
          </w:cols>
        </w:sectPr>
      </w:pPr>
    </w:p>
    <w:p w14:paraId="520E7714" w14:textId="77777777" w:rsidR="00620CF6" w:rsidRDefault="00000000">
      <w:pPr>
        <w:pStyle w:val="BodyText"/>
        <w:tabs>
          <w:tab w:val="left" w:pos="3549"/>
        </w:tabs>
        <w:spacing w:line="233" w:lineRule="exact"/>
        <w:ind w:left="236"/>
      </w:pPr>
      <w:proofErr w:type="spellStart"/>
      <w:r>
        <w:rPr>
          <w:spacing w:val="-2"/>
        </w:rPr>
        <w:t>mgdpro</w:t>
      </w:r>
      <w:proofErr w:type="spellEnd"/>
      <w:r>
        <w:rPr>
          <w:spacing w:val="49"/>
        </w:rPr>
        <w:t xml:space="preserve"> </w:t>
      </w:r>
      <w:r>
        <w:rPr>
          <w:spacing w:val="-2"/>
        </w:rPr>
        <w:t>Gross</w:t>
      </w:r>
      <w:r>
        <w:rPr>
          <w:spacing w:val="-3"/>
        </w:rPr>
        <w:t xml:space="preserve"> </w:t>
      </w:r>
      <w:r>
        <w:rPr>
          <w:spacing w:val="-2"/>
        </w:rPr>
        <w:t>domestic</w:t>
      </w:r>
      <w:r>
        <w:rPr>
          <w:spacing w:val="-3"/>
        </w:rPr>
        <w:t xml:space="preserve"> </w:t>
      </w:r>
      <w:r>
        <w:rPr>
          <w:spacing w:val="-2"/>
        </w:rPr>
        <w:t>product</w:t>
      </w:r>
      <w:r>
        <w:tab/>
        <w:t>Gross</w:t>
      </w:r>
      <w:r>
        <w:rPr>
          <w:spacing w:val="-6"/>
        </w:rPr>
        <w:t xml:space="preserve"> </w:t>
      </w:r>
      <w:r>
        <w:t>domestic</w:t>
      </w:r>
      <w:r>
        <w:rPr>
          <w:spacing w:val="-5"/>
        </w:rPr>
        <w:t xml:space="preserve"> </w:t>
      </w:r>
      <w:r>
        <w:t>product</w:t>
      </w:r>
      <w:r>
        <w:rPr>
          <w:spacing w:val="-5"/>
        </w:rPr>
        <w:t xml:space="preserve"> </w:t>
      </w:r>
      <w:r>
        <w:t>is</w:t>
      </w:r>
      <w:r>
        <w:rPr>
          <w:spacing w:val="-5"/>
        </w:rPr>
        <w:t xml:space="preserve"> </w:t>
      </w:r>
      <w:r>
        <w:t>the</w:t>
      </w:r>
      <w:r>
        <w:rPr>
          <w:spacing w:val="-5"/>
        </w:rPr>
        <w:t xml:space="preserve"> </w:t>
      </w:r>
      <w:r>
        <w:t>total</w:t>
      </w:r>
      <w:r>
        <w:rPr>
          <w:spacing w:val="-6"/>
        </w:rPr>
        <w:t xml:space="preserve"> </w:t>
      </w:r>
      <w:r>
        <w:t>value</w:t>
      </w:r>
      <w:r>
        <w:rPr>
          <w:spacing w:val="-5"/>
        </w:rPr>
        <w:t xml:space="preserve"> </w:t>
      </w:r>
      <w:r>
        <w:t>of</w:t>
      </w:r>
      <w:r>
        <w:rPr>
          <w:spacing w:val="-5"/>
        </w:rPr>
        <w:t xml:space="preserve"> </w:t>
      </w:r>
      <w:r>
        <w:t>goods</w:t>
      </w:r>
      <w:r>
        <w:rPr>
          <w:spacing w:val="-5"/>
        </w:rPr>
        <w:t xml:space="preserve"> </w:t>
      </w:r>
      <w:r>
        <w:t>and</w:t>
      </w:r>
      <w:r>
        <w:rPr>
          <w:spacing w:val="-5"/>
        </w:rPr>
        <w:t xml:space="preserve"> </w:t>
      </w:r>
      <w:proofErr w:type="gramStart"/>
      <w:r>
        <w:rPr>
          <w:spacing w:val="-2"/>
        </w:rPr>
        <w:t>services</w:t>
      </w:r>
      <w:proofErr w:type="gramEnd"/>
    </w:p>
    <w:p w14:paraId="0FFB16F5" w14:textId="77777777" w:rsidR="00620CF6" w:rsidRDefault="00000000">
      <w:pPr>
        <w:pStyle w:val="BodyText"/>
        <w:spacing w:before="7" w:line="213" w:lineRule="auto"/>
        <w:ind w:left="3549" w:right="186"/>
      </w:pPr>
      <w:r>
        <w:t xml:space="preserve">produced by the national </w:t>
      </w:r>
      <w:proofErr w:type="spellStart"/>
      <w:proofErr w:type="gramStart"/>
      <w:r>
        <w:t>economy.The</w:t>
      </w:r>
      <w:proofErr w:type="spellEnd"/>
      <w:proofErr w:type="gramEnd"/>
      <w:r>
        <w:t xml:space="preserve"> national economy - in the national</w:t>
      </w:r>
      <w:r>
        <w:rPr>
          <w:spacing w:val="-6"/>
        </w:rPr>
        <w:t xml:space="preserve"> </w:t>
      </w:r>
      <w:r>
        <w:t>accounts</w:t>
      </w:r>
      <w:r>
        <w:rPr>
          <w:spacing w:val="-6"/>
        </w:rPr>
        <w:t xml:space="preserve"> </w:t>
      </w:r>
      <w:r>
        <w:t>sense</w:t>
      </w:r>
      <w:r>
        <w:rPr>
          <w:spacing w:val="-6"/>
        </w:rPr>
        <w:t xml:space="preserve"> </w:t>
      </w:r>
      <w:r>
        <w:t>-</w:t>
      </w:r>
      <w:r>
        <w:rPr>
          <w:spacing w:val="-6"/>
        </w:rPr>
        <w:t xml:space="preserve"> </w:t>
      </w:r>
      <w:r>
        <w:t>includes</w:t>
      </w:r>
      <w:r>
        <w:rPr>
          <w:spacing w:val="-6"/>
        </w:rPr>
        <w:t xml:space="preserve"> </w:t>
      </w:r>
      <w:r>
        <w:t>all</w:t>
      </w:r>
      <w:r>
        <w:rPr>
          <w:spacing w:val="-6"/>
        </w:rPr>
        <w:t xml:space="preserve"> </w:t>
      </w:r>
      <w:r>
        <w:t>domestic</w:t>
      </w:r>
      <w:r>
        <w:rPr>
          <w:spacing w:val="-6"/>
        </w:rPr>
        <w:t xml:space="preserve"> </w:t>
      </w:r>
      <w:r>
        <w:t>sectors,</w:t>
      </w:r>
      <w:r>
        <w:rPr>
          <w:spacing w:val="-6"/>
        </w:rPr>
        <w:t xml:space="preserve"> </w:t>
      </w:r>
      <w:r>
        <w:t>i.e.</w:t>
      </w:r>
      <w:r>
        <w:rPr>
          <w:spacing w:val="8"/>
        </w:rPr>
        <w:t xml:space="preserve"> </w:t>
      </w:r>
      <w:r>
        <w:t>all</w:t>
      </w:r>
      <w:r>
        <w:rPr>
          <w:spacing w:val="-6"/>
        </w:rPr>
        <w:t xml:space="preserve"> </w:t>
      </w:r>
      <w:r>
        <w:t xml:space="preserve">entities that are resident of a given country (in the sense of their economic activity), whether they belong to the private sector, the corporate sector, the </w:t>
      </w:r>
      <w:proofErr w:type="spellStart"/>
      <w:r>
        <w:t>governement</w:t>
      </w:r>
      <w:proofErr w:type="spellEnd"/>
      <w:r>
        <w:t xml:space="preserve"> sector.</w:t>
      </w:r>
    </w:p>
    <w:p w14:paraId="2EAC5C91" w14:textId="77777777" w:rsidR="00620CF6" w:rsidRDefault="00000000">
      <w:pPr>
        <w:pStyle w:val="BodyText"/>
        <w:tabs>
          <w:tab w:val="left" w:pos="3549"/>
        </w:tabs>
        <w:spacing w:line="226" w:lineRule="exact"/>
        <w:ind w:left="236"/>
      </w:pPr>
      <w:r>
        <w:rPr>
          <w:noProof/>
        </w:rPr>
        <mc:AlternateContent>
          <mc:Choice Requires="wps">
            <w:drawing>
              <wp:anchor distT="0" distB="0" distL="0" distR="0" simplePos="0" relativeHeight="481632768" behindDoc="1" locked="0" layoutInCell="1" allowOverlap="1" wp14:anchorId="3827446B" wp14:editId="5578822E">
                <wp:simplePos x="0" y="0"/>
                <wp:positionH relativeFrom="page">
                  <wp:posOffset>899998</wp:posOffset>
                </wp:positionH>
                <wp:positionV relativeFrom="paragraph">
                  <wp:posOffset>9072</wp:posOffset>
                </wp:positionV>
                <wp:extent cx="6216015" cy="2277745"/>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015" cy="2277745"/>
                        </a:xfrm>
                        <a:custGeom>
                          <a:avLst/>
                          <a:gdLst/>
                          <a:ahLst/>
                          <a:cxnLst/>
                          <a:rect l="l" t="t" r="r" b="b"/>
                          <a:pathLst>
                            <a:path w="6216015" h="2277745">
                              <a:moveTo>
                                <a:pt x="6215494" y="0"/>
                              </a:moveTo>
                              <a:lnTo>
                                <a:pt x="2103666" y="0"/>
                              </a:lnTo>
                              <a:lnTo>
                                <a:pt x="511835" y="0"/>
                              </a:lnTo>
                              <a:lnTo>
                                <a:pt x="0" y="0"/>
                              </a:lnTo>
                              <a:lnTo>
                                <a:pt x="0" y="2277465"/>
                              </a:lnTo>
                              <a:lnTo>
                                <a:pt x="511835" y="2277465"/>
                              </a:lnTo>
                              <a:lnTo>
                                <a:pt x="2103666" y="2277465"/>
                              </a:lnTo>
                              <a:lnTo>
                                <a:pt x="6215494" y="2277465"/>
                              </a:lnTo>
                              <a:lnTo>
                                <a:pt x="6215494" y="0"/>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40DD0088" id="Graphic 126" o:spid="_x0000_s1026" style="position:absolute;margin-left:70.85pt;margin-top:.7pt;width:489.45pt;height:179.35pt;z-index:-21683712;visibility:visible;mso-wrap-style:square;mso-wrap-distance-left:0;mso-wrap-distance-top:0;mso-wrap-distance-right:0;mso-wrap-distance-bottom:0;mso-position-horizontal:absolute;mso-position-horizontal-relative:page;mso-position-vertical:absolute;mso-position-vertical-relative:text;v-text-anchor:top" coordsize="6216015,2277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" path="m6215494,l2103666,,511835,,,,,2277465r511835,l2103666,2277465r4111828,l6215494,xe" fillcolor="#f7f7f7" stroked="f">
                <v:path arrowok="t"/>
                <w10:wrap anchorx="page"/>
              </v:shape>
            </w:pict>
          </mc:Fallback>
        </mc:AlternateContent>
      </w:r>
      <w:proofErr w:type="spellStart"/>
      <w:r>
        <w:t>mnninc</w:t>
      </w:r>
      <w:proofErr w:type="spellEnd"/>
      <w:r>
        <w:rPr>
          <w:spacing w:val="67"/>
        </w:rPr>
        <w:t xml:space="preserve"> </w:t>
      </w:r>
      <w:r>
        <w:t>National</w:t>
      </w:r>
      <w:r>
        <w:rPr>
          <w:spacing w:val="-3"/>
        </w:rPr>
        <w:t xml:space="preserve"> </w:t>
      </w:r>
      <w:r>
        <w:rPr>
          <w:spacing w:val="-2"/>
        </w:rPr>
        <w:t>income</w:t>
      </w:r>
      <w:r>
        <w:tab/>
        <w:t>National</w:t>
      </w:r>
      <w:r>
        <w:rPr>
          <w:spacing w:val="-6"/>
        </w:rPr>
        <w:t xml:space="preserve"> </w:t>
      </w:r>
      <w:r>
        <w:t>income</w:t>
      </w:r>
      <w:r>
        <w:rPr>
          <w:spacing w:val="-5"/>
        </w:rPr>
        <w:t xml:space="preserve"> </w:t>
      </w:r>
      <w:r>
        <w:t>aims</w:t>
      </w:r>
      <w:r>
        <w:rPr>
          <w:spacing w:val="-5"/>
        </w:rPr>
        <w:t xml:space="preserve"> </w:t>
      </w:r>
      <w:r>
        <w:t>to</w:t>
      </w:r>
      <w:r>
        <w:rPr>
          <w:spacing w:val="-5"/>
        </w:rPr>
        <w:t xml:space="preserve"> </w:t>
      </w:r>
      <w:r>
        <w:t>measure</w:t>
      </w:r>
      <w:r>
        <w:rPr>
          <w:spacing w:val="-5"/>
        </w:rPr>
        <w:t xml:space="preserve"> </w:t>
      </w:r>
      <w:r>
        <w:t>the</w:t>
      </w:r>
      <w:r>
        <w:rPr>
          <w:spacing w:val="-5"/>
        </w:rPr>
        <w:t xml:space="preserve"> </w:t>
      </w:r>
      <w:r>
        <w:t>total</w:t>
      </w:r>
      <w:r>
        <w:rPr>
          <w:spacing w:val="-5"/>
        </w:rPr>
        <w:t xml:space="preserve"> </w:t>
      </w:r>
      <w:r>
        <w:t>income</w:t>
      </w:r>
      <w:r>
        <w:rPr>
          <w:spacing w:val="-5"/>
        </w:rPr>
        <w:t xml:space="preserve"> </w:t>
      </w:r>
      <w:r>
        <w:t>available</w:t>
      </w:r>
      <w:r>
        <w:rPr>
          <w:spacing w:val="-5"/>
        </w:rPr>
        <w:t xml:space="preserve"> </w:t>
      </w:r>
      <w:r>
        <w:t>to</w:t>
      </w:r>
      <w:r>
        <w:rPr>
          <w:spacing w:val="-5"/>
        </w:rPr>
        <w:t xml:space="preserve"> the</w:t>
      </w:r>
    </w:p>
    <w:p w14:paraId="2567FCEC" w14:textId="77777777" w:rsidR="00620CF6" w:rsidRDefault="00000000">
      <w:pPr>
        <w:pStyle w:val="BodyText"/>
        <w:spacing w:before="8" w:line="213" w:lineRule="auto"/>
        <w:ind w:left="3549" w:right="244"/>
      </w:pPr>
      <w:r>
        <w:t>residents</w:t>
      </w:r>
      <w:r>
        <w:rPr>
          <w:spacing w:val="-4"/>
        </w:rPr>
        <w:t xml:space="preserve"> </w:t>
      </w:r>
      <w:r>
        <w:t>of</w:t>
      </w:r>
      <w:r>
        <w:rPr>
          <w:spacing w:val="-4"/>
        </w:rPr>
        <w:t xml:space="preserve"> </w:t>
      </w:r>
      <w:r>
        <w:t>a</w:t>
      </w:r>
      <w:r>
        <w:rPr>
          <w:spacing w:val="-4"/>
        </w:rPr>
        <w:t xml:space="preserve"> </w:t>
      </w:r>
      <w:r>
        <w:t>given</w:t>
      </w:r>
      <w:r>
        <w:rPr>
          <w:spacing w:val="-4"/>
        </w:rPr>
        <w:t xml:space="preserve"> </w:t>
      </w:r>
      <w:r>
        <w:t>country.</w:t>
      </w:r>
      <w:r>
        <w:rPr>
          <w:spacing w:val="12"/>
        </w:rPr>
        <w:t xml:space="preserve"> </w:t>
      </w:r>
      <w:r>
        <w:t>It</w:t>
      </w:r>
      <w:r>
        <w:rPr>
          <w:spacing w:val="-4"/>
        </w:rPr>
        <w:t xml:space="preserve"> </w:t>
      </w:r>
      <w:r>
        <w:t>is</w:t>
      </w:r>
      <w:r>
        <w:rPr>
          <w:spacing w:val="-4"/>
        </w:rPr>
        <w:t xml:space="preserve"> </w:t>
      </w:r>
      <w:r>
        <w:t>equal</w:t>
      </w:r>
      <w:r>
        <w:rPr>
          <w:spacing w:val="-4"/>
        </w:rPr>
        <w:t xml:space="preserve"> </w:t>
      </w:r>
      <w:r>
        <w:t>to</w:t>
      </w:r>
      <w:r>
        <w:rPr>
          <w:spacing w:val="-4"/>
        </w:rPr>
        <w:t xml:space="preserve"> </w:t>
      </w:r>
      <w:r>
        <w:t>the</w:t>
      </w:r>
      <w:r>
        <w:rPr>
          <w:spacing w:val="-4"/>
        </w:rPr>
        <w:t xml:space="preserve"> </w:t>
      </w:r>
      <w:r>
        <w:t>gross</w:t>
      </w:r>
      <w:r>
        <w:rPr>
          <w:spacing w:val="-4"/>
        </w:rPr>
        <w:t xml:space="preserve"> </w:t>
      </w:r>
      <w:r>
        <w:t>domestic</w:t>
      </w:r>
      <w:r>
        <w:rPr>
          <w:spacing w:val="-4"/>
        </w:rPr>
        <w:t xml:space="preserve"> </w:t>
      </w:r>
      <w:r>
        <w:t>product (the total value of goods and services produced on the territory of a given country during a given year), minus fixed capital used in production processes (e.g.</w:t>
      </w:r>
      <w:r>
        <w:rPr>
          <w:spacing w:val="24"/>
        </w:rPr>
        <w:t xml:space="preserve"> </w:t>
      </w:r>
      <w:r>
        <w:t xml:space="preserve">replacement of obsolete machines or </w:t>
      </w:r>
      <w:r>
        <w:rPr>
          <w:spacing w:val="-2"/>
        </w:rPr>
        <w:t>maintenance</w:t>
      </w:r>
      <w:r>
        <w:rPr>
          <w:spacing w:val="-3"/>
        </w:rPr>
        <w:t xml:space="preserve"> </w:t>
      </w:r>
      <w:r>
        <w:rPr>
          <w:spacing w:val="-2"/>
        </w:rPr>
        <w:t>of</w:t>
      </w:r>
      <w:r>
        <w:rPr>
          <w:spacing w:val="-3"/>
        </w:rPr>
        <w:t xml:space="preserve"> </w:t>
      </w:r>
      <w:r>
        <w:rPr>
          <w:spacing w:val="-2"/>
        </w:rPr>
        <w:t>roads)</w:t>
      </w:r>
      <w:r>
        <w:rPr>
          <w:spacing w:val="-3"/>
        </w:rPr>
        <w:t xml:space="preserve"> </w:t>
      </w:r>
      <w:r>
        <w:rPr>
          <w:spacing w:val="-2"/>
        </w:rPr>
        <w:t>plus</w:t>
      </w:r>
      <w:r>
        <w:rPr>
          <w:spacing w:val="-3"/>
        </w:rPr>
        <w:t xml:space="preserve"> </w:t>
      </w:r>
      <w:r>
        <w:rPr>
          <w:spacing w:val="-2"/>
        </w:rPr>
        <w:t>the</w:t>
      </w:r>
      <w:r>
        <w:rPr>
          <w:spacing w:val="-3"/>
        </w:rPr>
        <w:t xml:space="preserve"> </w:t>
      </w:r>
      <w:r>
        <w:rPr>
          <w:spacing w:val="-2"/>
        </w:rPr>
        <w:t>net</w:t>
      </w:r>
      <w:r>
        <w:rPr>
          <w:spacing w:val="-3"/>
        </w:rPr>
        <w:t xml:space="preserve"> </w:t>
      </w:r>
      <w:r>
        <w:rPr>
          <w:spacing w:val="-2"/>
        </w:rPr>
        <w:t>foreign</w:t>
      </w:r>
      <w:r>
        <w:rPr>
          <w:spacing w:val="-3"/>
        </w:rPr>
        <w:t xml:space="preserve"> </w:t>
      </w:r>
      <w:r>
        <w:rPr>
          <w:spacing w:val="-2"/>
        </w:rPr>
        <w:t>income</w:t>
      </w:r>
      <w:r>
        <w:rPr>
          <w:spacing w:val="-3"/>
        </w:rPr>
        <w:t xml:space="preserve"> </w:t>
      </w:r>
      <w:r>
        <w:rPr>
          <w:spacing w:val="-2"/>
        </w:rPr>
        <w:t>earned</w:t>
      </w:r>
      <w:r>
        <w:rPr>
          <w:spacing w:val="-3"/>
        </w:rPr>
        <w:t xml:space="preserve"> </w:t>
      </w:r>
      <w:r>
        <w:rPr>
          <w:spacing w:val="-2"/>
        </w:rPr>
        <w:t>by</w:t>
      </w:r>
      <w:r>
        <w:rPr>
          <w:spacing w:val="-3"/>
        </w:rPr>
        <w:t xml:space="preserve"> </w:t>
      </w:r>
      <w:r>
        <w:rPr>
          <w:spacing w:val="-2"/>
        </w:rPr>
        <w:t xml:space="preserve">residents </w:t>
      </w:r>
      <w:r>
        <w:t xml:space="preserve">in the rest of the </w:t>
      </w:r>
      <w:proofErr w:type="gramStart"/>
      <w:r>
        <w:t>world./</w:t>
      </w:r>
      <w:proofErr w:type="gramEnd"/>
      <w:r>
        <w:t>/ National income has many limitations.</w:t>
      </w:r>
    </w:p>
    <w:p w14:paraId="215E9FD6" w14:textId="77777777" w:rsidR="00620CF6" w:rsidRDefault="00000000">
      <w:pPr>
        <w:pStyle w:val="BodyText"/>
        <w:spacing w:line="213" w:lineRule="auto"/>
        <w:ind w:left="3549" w:right="204"/>
      </w:pPr>
      <w:proofErr w:type="gramStart"/>
      <w:r>
        <w:t>However</w:t>
      </w:r>
      <w:proofErr w:type="gramEnd"/>
      <w:r>
        <w:t xml:space="preserve"> it is the only income concept that has an internationally agreed definition (established by the United Nations System of National Accounts, see SNA 2008).</w:t>
      </w:r>
      <w:r>
        <w:rPr>
          <w:spacing w:val="32"/>
        </w:rPr>
        <w:t xml:space="preserve"> </w:t>
      </w:r>
      <w:proofErr w:type="gramStart"/>
      <w:r>
        <w:t>So</w:t>
      </w:r>
      <w:proofErr w:type="gramEnd"/>
      <w:r>
        <w:t xml:space="preserve"> we use it as our reference concept (with tax havens correction).</w:t>
      </w:r>
      <w:r>
        <w:rPr>
          <w:spacing w:val="39"/>
        </w:rPr>
        <w:t xml:space="preserve"> </w:t>
      </w:r>
      <w:r>
        <w:t xml:space="preserve">To be </w:t>
      </w:r>
      <w:proofErr w:type="spellStart"/>
      <w:proofErr w:type="gramStart"/>
      <w:r>
        <w:t>improved.The</w:t>
      </w:r>
      <w:proofErr w:type="spellEnd"/>
      <w:proofErr w:type="gramEnd"/>
      <w:r>
        <w:t xml:space="preserve"> national economy - in the national accounts sense - includes all domestic sectors,</w:t>
      </w:r>
      <w:r>
        <w:rPr>
          <w:spacing w:val="-2"/>
        </w:rPr>
        <w:t xml:space="preserve"> </w:t>
      </w:r>
      <w:r>
        <w:t>i.e.</w:t>
      </w:r>
      <w:r>
        <w:rPr>
          <w:spacing w:val="16"/>
        </w:rPr>
        <w:t xml:space="preserve"> </w:t>
      </w:r>
      <w:r>
        <w:t>all</w:t>
      </w:r>
      <w:r>
        <w:rPr>
          <w:spacing w:val="-3"/>
        </w:rPr>
        <w:t xml:space="preserve"> </w:t>
      </w:r>
      <w:r>
        <w:t>entities</w:t>
      </w:r>
      <w:r>
        <w:rPr>
          <w:spacing w:val="-3"/>
        </w:rPr>
        <w:t xml:space="preserve"> </w:t>
      </w:r>
      <w:r>
        <w:t>that</w:t>
      </w:r>
      <w:r>
        <w:rPr>
          <w:spacing w:val="-3"/>
        </w:rPr>
        <w:t xml:space="preserve"> </w:t>
      </w:r>
      <w:r>
        <w:t>are</w:t>
      </w:r>
      <w:r>
        <w:rPr>
          <w:spacing w:val="-3"/>
        </w:rPr>
        <w:t xml:space="preserve"> </w:t>
      </w:r>
      <w:r>
        <w:t>resident</w:t>
      </w:r>
      <w:r>
        <w:rPr>
          <w:spacing w:val="-3"/>
        </w:rPr>
        <w:t xml:space="preserve"> </w:t>
      </w:r>
      <w:r>
        <w:t>of</w:t>
      </w:r>
      <w:r>
        <w:rPr>
          <w:spacing w:val="-3"/>
        </w:rPr>
        <w:t xml:space="preserve"> </w:t>
      </w:r>
      <w:r>
        <w:t>a</w:t>
      </w:r>
      <w:r>
        <w:rPr>
          <w:spacing w:val="-3"/>
        </w:rPr>
        <w:t xml:space="preserve"> </w:t>
      </w:r>
      <w:r>
        <w:t>given</w:t>
      </w:r>
      <w:r>
        <w:rPr>
          <w:spacing w:val="-3"/>
        </w:rPr>
        <w:t xml:space="preserve"> </w:t>
      </w:r>
      <w:r>
        <w:t>country</w:t>
      </w:r>
      <w:r>
        <w:rPr>
          <w:spacing w:val="-3"/>
        </w:rPr>
        <w:t xml:space="preserve"> </w:t>
      </w:r>
      <w:r>
        <w:t>(in</w:t>
      </w:r>
      <w:r>
        <w:rPr>
          <w:spacing w:val="-3"/>
        </w:rPr>
        <w:t xml:space="preserve"> </w:t>
      </w:r>
      <w:r>
        <w:t>the</w:t>
      </w:r>
      <w:r>
        <w:rPr>
          <w:spacing w:val="-3"/>
        </w:rPr>
        <w:t xml:space="preserve"> </w:t>
      </w:r>
      <w:r>
        <w:t xml:space="preserve">sense of their economic activity), whether they belong to the private sector, the corporate sector, the </w:t>
      </w:r>
      <w:proofErr w:type="spellStart"/>
      <w:r>
        <w:t>governement</w:t>
      </w:r>
      <w:proofErr w:type="spellEnd"/>
      <w:r>
        <w:t xml:space="preserve"> sector.</w:t>
      </w:r>
    </w:p>
    <w:p w14:paraId="46268DC3" w14:textId="77777777" w:rsidR="00620CF6" w:rsidRDefault="00000000">
      <w:pPr>
        <w:pStyle w:val="BodyText"/>
        <w:tabs>
          <w:tab w:val="left" w:pos="3549"/>
        </w:tabs>
        <w:spacing w:line="223" w:lineRule="exact"/>
        <w:ind w:left="236"/>
      </w:pPr>
      <w:proofErr w:type="spellStart"/>
      <w:r>
        <w:rPr>
          <w:spacing w:val="-2"/>
        </w:rPr>
        <w:t>mpweal</w:t>
      </w:r>
      <w:proofErr w:type="spellEnd"/>
      <w:r>
        <w:rPr>
          <w:spacing w:val="59"/>
        </w:rPr>
        <w:t xml:space="preserve"> </w:t>
      </w:r>
      <w:r>
        <w:rPr>
          <w:spacing w:val="-2"/>
        </w:rPr>
        <w:t>Net private</w:t>
      </w:r>
      <w:r>
        <w:rPr>
          <w:spacing w:val="-3"/>
        </w:rPr>
        <w:t xml:space="preserve"> </w:t>
      </w:r>
      <w:r>
        <w:rPr>
          <w:spacing w:val="-2"/>
        </w:rPr>
        <w:t>wealth</w:t>
      </w:r>
      <w:r>
        <w:tab/>
        <w:t>Net</w:t>
      </w:r>
      <w:r>
        <w:rPr>
          <w:spacing w:val="-6"/>
        </w:rPr>
        <w:t xml:space="preserve"> </w:t>
      </w:r>
      <w:r>
        <w:t>private</w:t>
      </w:r>
      <w:r>
        <w:rPr>
          <w:spacing w:val="-6"/>
        </w:rPr>
        <w:t xml:space="preserve"> </w:t>
      </w:r>
      <w:r>
        <w:t>wealth</w:t>
      </w:r>
      <w:r>
        <w:rPr>
          <w:spacing w:val="-6"/>
        </w:rPr>
        <w:t xml:space="preserve"> </w:t>
      </w:r>
      <w:r>
        <w:t>is</w:t>
      </w:r>
      <w:r>
        <w:rPr>
          <w:spacing w:val="-6"/>
        </w:rPr>
        <w:t xml:space="preserve"> </w:t>
      </w:r>
      <w:r>
        <w:t>the</w:t>
      </w:r>
      <w:r>
        <w:rPr>
          <w:spacing w:val="-6"/>
        </w:rPr>
        <w:t xml:space="preserve"> </w:t>
      </w:r>
      <w:r>
        <w:t>total</w:t>
      </w:r>
      <w:r>
        <w:rPr>
          <w:spacing w:val="-5"/>
        </w:rPr>
        <w:t xml:space="preserve"> </w:t>
      </w:r>
      <w:r>
        <w:t>value</w:t>
      </w:r>
      <w:r>
        <w:rPr>
          <w:spacing w:val="-6"/>
        </w:rPr>
        <w:t xml:space="preserve"> </w:t>
      </w:r>
      <w:r>
        <w:t>of</w:t>
      </w:r>
      <w:r>
        <w:rPr>
          <w:spacing w:val="-6"/>
        </w:rPr>
        <w:t xml:space="preserve"> </w:t>
      </w:r>
      <w:r>
        <w:t>non-financial</w:t>
      </w:r>
      <w:r>
        <w:rPr>
          <w:spacing w:val="-6"/>
        </w:rPr>
        <w:t xml:space="preserve"> </w:t>
      </w:r>
      <w:r>
        <w:t>and</w:t>
      </w:r>
      <w:r>
        <w:rPr>
          <w:spacing w:val="-6"/>
        </w:rPr>
        <w:t xml:space="preserve"> </w:t>
      </w:r>
      <w:proofErr w:type="gramStart"/>
      <w:r>
        <w:rPr>
          <w:spacing w:val="-2"/>
        </w:rPr>
        <w:t>financial</w:t>
      </w:r>
      <w:proofErr w:type="gramEnd"/>
    </w:p>
    <w:p w14:paraId="50195472" w14:textId="77777777" w:rsidR="00620CF6" w:rsidRDefault="00000000">
      <w:pPr>
        <w:pStyle w:val="BodyText"/>
        <w:spacing w:before="2" w:line="213" w:lineRule="auto"/>
        <w:ind w:left="3549" w:right="204"/>
      </w:pPr>
      <w:r>
        <w:t>assets (housing, land, deposits, bonds, equities of corporations, etc.) held</w:t>
      </w:r>
      <w:r>
        <w:rPr>
          <w:spacing w:val="-1"/>
        </w:rPr>
        <w:t xml:space="preserve"> </w:t>
      </w:r>
      <w:r>
        <w:t>by</w:t>
      </w:r>
      <w:r>
        <w:rPr>
          <w:spacing w:val="-1"/>
        </w:rPr>
        <w:t xml:space="preserve"> </w:t>
      </w:r>
      <w:r>
        <w:t>private</w:t>
      </w:r>
      <w:r>
        <w:rPr>
          <w:spacing w:val="-1"/>
        </w:rPr>
        <w:t xml:space="preserve"> </w:t>
      </w:r>
      <w:r>
        <w:t>owners</w:t>
      </w:r>
      <w:r>
        <w:rPr>
          <w:spacing w:val="-1"/>
        </w:rPr>
        <w:t xml:space="preserve"> </w:t>
      </w:r>
      <w:r>
        <w:t>(households</w:t>
      </w:r>
      <w:r>
        <w:rPr>
          <w:spacing w:val="-1"/>
        </w:rPr>
        <w:t xml:space="preserve"> </w:t>
      </w:r>
      <w:r>
        <w:t>and</w:t>
      </w:r>
      <w:r>
        <w:rPr>
          <w:spacing w:val="-1"/>
        </w:rPr>
        <w:t xml:space="preserve"> </w:t>
      </w:r>
      <w:r>
        <w:t>foundations),</w:t>
      </w:r>
      <w:r>
        <w:rPr>
          <w:spacing w:val="-1"/>
        </w:rPr>
        <w:t xml:space="preserve"> </w:t>
      </w:r>
      <w:r>
        <w:t>minus</w:t>
      </w:r>
      <w:r>
        <w:rPr>
          <w:spacing w:val="-1"/>
        </w:rPr>
        <w:t xml:space="preserve"> </w:t>
      </w:r>
      <w:r>
        <w:t>their debts.</w:t>
      </w:r>
      <w:r>
        <w:rPr>
          <w:spacing w:val="15"/>
        </w:rPr>
        <w:t xml:space="preserve"> </w:t>
      </w:r>
      <w:r>
        <w:t>The</w:t>
      </w:r>
      <w:r>
        <w:rPr>
          <w:spacing w:val="-2"/>
        </w:rPr>
        <w:t xml:space="preserve"> </w:t>
      </w:r>
      <w:r>
        <w:t>private</w:t>
      </w:r>
      <w:r>
        <w:rPr>
          <w:spacing w:val="-3"/>
        </w:rPr>
        <w:t xml:space="preserve"> </w:t>
      </w:r>
      <w:r>
        <w:t>sector</w:t>
      </w:r>
      <w:r>
        <w:rPr>
          <w:spacing w:val="-2"/>
        </w:rPr>
        <w:t xml:space="preserve"> </w:t>
      </w:r>
      <w:r>
        <w:t>-</w:t>
      </w:r>
      <w:r>
        <w:rPr>
          <w:spacing w:val="-2"/>
        </w:rPr>
        <w:t xml:space="preserve"> </w:t>
      </w:r>
      <w:r>
        <w:t>in</w:t>
      </w:r>
      <w:r>
        <w:rPr>
          <w:spacing w:val="-2"/>
        </w:rPr>
        <w:t xml:space="preserve"> </w:t>
      </w:r>
      <w:r>
        <w:t>the</w:t>
      </w:r>
      <w:r>
        <w:rPr>
          <w:spacing w:val="-3"/>
        </w:rPr>
        <w:t xml:space="preserve"> </w:t>
      </w:r>
      <w:r>
        <w:t>national</w:t>
      </w:r>
      <w:r>
        <w:rPr>
          <w:spacing w:val="-2"/>
        </w:rPr>
        <w:t xml:space="preserve"> </w:t>
      </w:r>
      <w:r>
        <w:t>accounts</w:t>
      </w:r>
      <w:r>
        <w:rPr>
          <w:spacing w:val="-3"/>
        </w:rPr>
        <w:t xml:space="preserve"> </w:t>
      </w:r>
      <w:r>
        <w:t>sense</w:t>
      </w:r>
      <w:r>
        <w:rPr>
          <w:spacing w:val="-2"/>
        </w:rPr>
        <w:t xml:space="preserve"> </w:t>
      </w:r>
      <w:r>
        <w:t>-</w:t>
      </w:r>
      <w:r>
        <w:rPr>
          <w:spacing w:val="-2"/>
        </w:rPr>
        <w:t xml:space="preserve"> </w:t>
      </w:r>
      <w:r>
        <w:t>includes</w:t>
      </w:r>
      <w:r>
        <w:rPr>
          <w:spacing w:val="-2"/>
        </w:rPr>
        <w:t xml:space="preserve"> </w:t>
      </w:r>
      <w:r>
        <w:t xml:space="preserve">the personal sector (households) and the non-profit sector (foundations, </w:t>
      </w:r>
      <w:r>
        <w:rPr>
          <w:spacing w:val="-2"/>
        </w:rPr>
        <w:t>religious organizations, etc.).</w:t>
      </w:r>
      <w:r>
        <w:rPr>
          <w:spacing w:val="22"/>
        </w:rPr>
        <w:t xml:space="preserve"> </w:t>
      </w:r>
      <w:r>
        <w:rPr>
          <w:spacing w:val="-2"/>
        </w:rPr>
        <w:t xml:space="preserve">In certain countries, </w:t>
      </w:r>
      <w:proofErr w:type="spellStart"/>
      <w:r>
        <w:rPr>
          <w:spacing w:val="-2"/>
        </w:rPr>
        <w:t>availables</w:t>
      </w:r>
      <w:proofErr w:type="spellEnd"/>
      <w:r>
        <w:rPr>
          <w:spacing w:val="-2"/>
        </w:rPr>
        <w:t xml:space="preserve"> sources do </w:t>
      </w:r>
      <w:r>
        <w:t xml:space="preserve">not allow to decompose the wealth owned by each of these </w:t>
      </w:r>
      <w:proofErr w:type="gramStart"/>
      <w:r>
        <w:t>two</w:t>
      </w:r>
      <w:proofErr w:type="gramEnd"/>
    </w:p>
    <w:p w14:paraId="76C974C0" w14:textId="77777777" w:rsidR="00620CF6" w:rsidRDefault="00000000">
      <w:pPr>
        <w:pStyle w:val="BodyText"/>
        <w:spacing w:after="12" w:line="240" w:lineRule="exact"/>
        <w:ind w:left="3549"/>
      </w:pPr>
      <w:r>
        <w:rPr>
          <w:spacing w:val="-2"/>
        </w:rPr>
        <w:t>sub-sectors,</w:t>
      </w:r>
      <w:r>
        <w:rPr>
          <w:spacing w:val="1"/>
        </w:rPr>
        <w:t xml:space="preserve"> </w:t>
      </w:r>
      <w:r>
        <w:rPr>
          <w:spacing w:val="-2"/>
        </w:rPr>
        <w:t>and</w:t>
      </w:r>
      <w:r>
        <w:rPr>
          <w:spacing w:val="2"/>
        </w:rPr>
        <w:t xml:space="preserve"> </w:t>
      </w:r>
      <w:r>
        <w:rPr>
          <w:spacing w:val="-2"/>
        </w:rPr>
        <w:t>we</w:t>
      </w:r>
      <w:r>
        <w:rPr>
          <w:spacing w:val="2"/>
        </w:rPr>
        <w:t xml:space="preserve"> </w:t>
      </w:r>
      <w:r>
        <w:rPr>
          <w:spacing w:val="-2"/>
        </w:rPr>
        <w:t>only</w:t>
      </w:r>
      <w:r>
        <w:rPr>
          <w:spacing w:val="1"/>
        </w:rPr>
        <w:t xml:space="preserve"> </w:t>
      </w:r>
      <w:r>
        <w:rPr>
          <w:spacing w:val="-2"/>
        </w:rPr>
        <w:t>provide</w:t>
      </w:r>
      <w:r>
        <w:rPr>
          <w:spacing w:val="2"/>
        </w:rPr>
        <w:t xml:space="preserve"> </w:t>
      </w:r>
      <w:r>
        <w:rPr>
          <w:spacing w:val="-2"/>
        </w:rPr>
        <w:t>total</w:t>
      </w:r>
      <w:r>
        <w:rPr>
          <w:spacing w:val="2"/>
        </w:rPr>
        <w:t xml:space="preserve"> </w:t>
      </w:r>
      <w:r>
        <w:rPr>
          <w:spacing w:val="-2"/>
        </w:rPr>
        <w:t>net</w:t>
      </w:r>
      <w:r>
        <w:rPr>
          <w:spacing w:val="1"/>
        </w:rPr>
        <w:t xml:space="preserve"> </w:t>
      </w:r>
      <w:r>
        <w:rPr>
          <w:spacing w:val="-2"/>
        </w:rPr>
        <w:t>private</w:t>
      </w:r>
      <w:r>
        <w:rPr>
          <w:spacing w:val="2"/>
        </w:rPr>
        <w:t xml:space="preserve"> </w:t>
      </w:r>
      <w:r>
        <w:rPr>
          <w:spacing w:val="-2"/>
        </w:rPr>
        <w:t>wealth.</w:t>
      </w:r>
    </w:p>
    <w:p w14:paraId="2990D3B3" w14:textId="77777777" w:rsidR="00620CF6" w:rsidRDefault="00000000">
      <w:pPr>
        <w:pStyle w:val="BodyText"/>
        <w:ind w:left="117"/>
      </w:pPr>
      <w:r>
        <w:rPr>
          <w:noProof/>
        </w:rPr>
        <mc:AlternateContent>
          <mc:Choice Requires="wps">
            <w:drawing>
              <wp:inline distT="0" distB="0" distL="0" distR="0" wp14:anchorId="0B26F93A" wp14:editId="7133E9BA">
                <wp:extent cx="6216015" cy="455930"/>
                <wp:effectExtent l="0" t="0" r="0" b="0"/>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015" cy="455930"/>
                        </a:xfrm>
                        <a:prstGeom prst="rect">
                          <a:avLst/>
                        </a:prstGeom>
                        <a:solidFill>
                          <a:srgbClr val="F7F7F7"/>
                        </a:solidFill>
                      </wps:spPr>
                      <wps:txbx>
                        <w:txbxContent>
                          <w:p w14:paraId="4B5E0C43" w14:textId="77777777" w:rsidR="00620CF6" w:rsidRDefault="00000000">
                            <w:pPr>
                              <w:pStyle w:val="BodyText"/>
                              <w:tabs>
                                <w:tab w:val="left" w:pos="3432"/>
                              </w:tabs>
                              <w:spacing w:line="212" w:lineRule="exact"/>
                              <w:ind w:left="119"/>
                              <w:rPr>
                                <w:color w:val="000000"/>
                              </w:rPr>
                            </w:pPr>
                            <w:proofErr w:type="spellStart"/>
                            <w:r>
                              <w:rPr>
                                <w:color w:val="000000"/>
                              </w:rPr>
                              <w:t>ntaxma</w:t>
                            </w:r>
                            <w:proofErr w:type="spellEnd"/>
                            <w:r>
                              <w:rPr>
                                <w:color w:val="000000"/>
                                <w:spacing w:val="73"/>
                              </w:rPr>
                              <w:t xml:space="preserve"> </w:t>
                            </w:r>
                            <w:r>
                              <w:rPr>
                                <w:color w:val="000000"/>
                              </w:rPr>
                              <w:t>Number</w:t>
                            </w:r>
                            <w:r>
                              <w:rPr>
                                <w:color w:val="000000"/>
                                <w:spacing w:val="3"/>
                              </w:rPr>
                              <w:t xml:space="preserve"> </w:t>
                            </w:r>
                            <w:r>
                              <w:rPr>
                                <w:color w:val="000000"/>
                              </w:rPr>
                              <w:t>of</w:t>
                            </w:r>
                            <w:r>
                              <w:rPr>
                                <w:color w:val="000000"/>
                                <w:spacing w:val="4"/>
                              </w:rPr>
                              <w:t xml:space="preserve"> </w:t>
                            </w:r>
                            <w:r>
                              <w:rPr>
                                <w:color w:val="000000"/>
                              </w:rPr>
                              <w:t>tax</w:t>
                            </w:r>
                            <w:r>
                              <w:rPr>
                                <w:color w:val="000000"/>
                                <w:spacing w:val="3"/>
                              </w:rPr>
                              <w:t xml:space="preserve"> </w:t>
                            </w:r>
                            <w:r>
                              <w:rPr>
                                <w:color w:val="000000"/>
                              </w:rPr>
                              <w:t>units</w:t>
                            </w:r>
                            <w:r>
                              <w:rPr>
                                <w:color w:val="000000"/>
                                <w:spacing w:val="3"/>
                              </w:rPr>
                              <w:t xml:space="preserve"> </w:t>
                            </w:r>
                            <w:r>
                              <w:rPr>
                                <w:color w:val="000000"/>
                                <w:spacing w:val="-10"/>
                              </w:rPr>
                              <w:t>-</w:t>
                            </w:r>
                            <w:r>
                              <w:rPr>
                                <w:color w:val="000000"/>
                              </w:rPr>
                              <w:tab/>
                              <w:t>Number</w:t>
                            </w:r>
                            <w:r>
                              <w:rPr>
                                <w:color w:val="000000"/>
                                <w:spacing w:val="-12"/>
                              </w:rPr>
                              <w:t xml:space="preserve"> </w:t>
                            </w:r>
                            <w:r>
                              <w:rPr>
                                <w:color w:val="000000"/>
                              </w:rPr>
                              <w:t>of</w:t>
                            </w:r>
                            <w:r>
                              <w:rPr>
                                <w:color w:val="000000"/>
                                <w:spacing w:val="-8"/>
                              </w:rPr>
                              <w:t xml:space="preserve"> </w:t>
                            </w:r>
                            <w:r>
                              <w:rPr>
                                <w:color w:val="000000"/>
                              </w:rPr>
                              <w:t>married</w:t>
                            </w:r>
                            <w:r>
                              <w:rPr>
                                <w:color w:val="000000"/>
                                <w:spacing w:val="-9"/>
                              </w:rPr>
                              <w:t xml:space="preserve"> </w:t>
                            </w:r>
                            <w:r>
                              <w:rPr>
                                <w:color w:val="000000"/>
                              </w:rPr>
                              <w:t>couples</w:t>
                            </w:r>
                            <w:r>
                              <w:rPr>
                                <w:color w:val="000000"/>
                                <w:spacing w:val="-9"/>
                              </w:rPr>
                              <w:t xml:space="preserve"> </w:t>
                            </w:r>
                            <w:r>
                              <w:rPr>
                                <w:color w:val="000000"/>
                              </w:rPr>
                              <w:t>and</w:t>
                            </w:r>
                            <w:r>
                              <w:rPr>
                                <w:color w:val="000000"/>
                                <w:spacing w:val="-9"/>
                              </w:rPr>
                              <w:t xml:space="preserve"> </w:t>
                            </w:r>
                            <w:r>
                              <w:rPr>
                                <w:color w:val="000000"/>
                              </w:rPr>
                              <w:t>single</w:t>
                            </w:r>
                            <w:r>
                              <w:rPr>
                                <w:color w:val="000000"/>
                                <w:spacing w:val="-9"/>
                              </w:rPr>
                              <w:t xml:space="preserve"> </w:t>
                            </w:r>
                            <w:r>
                              <w:rPr>
                                <w:color w:val="000000"/>
                              </w:rPr>
                              <w:t>adults</w:t>
                            </w:r>
                            <w:r>
                              <w:rPr>
                                <w:color w:val="000000"/>
                                <w:spacing w:val="-9"/>
                              </w:rPr>
                              <w:t xml:space="preserve"> </w:t>
                            </w:r>
                            <w:r>
                              <w:rPr>
                                <w:color w:val="000000"/>
                              </w:rPr>
                              <w:t>as</w:t>
                            </w:r>
                            <w:r>
                              <w:rPr>
                                <w:color w:val="000000"/>
                                <w:spacing w:val="-8"/>
                              </w:rPr>
                              <w:t xml:space="preserve"> </w:t>
                            </w:r>
                            <w:r>
                              <w:rPr>
                                <w:color w:val="000000"/>
                              </w:rPr>
                              <w:t>tax</w:t>
                            </w:r>
                            <w:r>
                              <w:rPr>
                                <w:color w:val="000000"/>
                                <w:spacing w:val="-9"/>
                              </w:rPr>
                              <w:t xml:space="preserve"> </w:t>
                            </w:r>
                            <w:r>
                              <w:rPr>
                                <w:color w:val="000000"/>
                                <w:spacing w:val="-2"/>
                              </w:rPr>
                              <w:t>units.</w:t>
                            </w:r>
                          </w:p>
                          <w:p w14:paraId="72094665" w14:textId="77777777" w:rsidR="00620CF6" w:rsidRDefault="00000000">
                            <w:pPr>
                              <w:pStyle w:val="BodyText"/>
                              <w:spacing w:before="7" w:line="213" w:lineRule="auto"/>
                              <w:ind w:left="925" w:right="6699"/>
                              <w:rPr>
                                <w:color w:val="000000"/>
                              </w:rPr>
                            </w:pPr>
                            <w:r>
                              <w:rPr>
                                <w:color w:val="000000"/>
                                <w:spacing w:val="-2"/>
                              </w:rPr>
                              <w:t>married</w:t>
                            </w:r>
                            <w:r>
                              <w:rPr>
                                <w:color w:val="000000"/>
                                <w:spacing w:val="-11"/>
                              </w:rPr>
                              <w:t xml:space="preserve"> </w:t>
                            </w:r>
                            <w:r>
                              <w:rPr>
                                <w:color w:val="000000"/>
                                <w:spacing w:val="-2"/>
                              </w:rPr>
                              <w:t>couples</w:t>
                            </w:r>
                            <w:r>
                              <w:rPr>
                                <w:color w:val="000000"/>
                                <w:spacing w:val="-10"/>
                              </w:rPr>
                              <w:t xml:space="preserve"> </w:t>
                            </w:r>
                            <w:r>
                              <w:rPr>
                                <w:color w:val="000000"/>
                                <w:spacing w:val="-2"/>
                              </w:rPr>
                              <w:t>&amp;</w:t>
                            </w:r>
                            <w:r>
                              <w:rPr>
                                <w:color w:val="000000"/>
                                <w:spacing w:val="-11"/>
                              </w:rPr>
                              <w:t xml:space="preserve"> </w:t>
                            </w:r>
                            <w:r>
                              <w:rPr>
                                <w:color w:val="000000"/>
                                <w:spacing w:val="-2"/>
                              </w:rPr>
                              <w:t>single adults</w:t>
                            </w:r>
                          </w:p>
                        </w:txbxContent>
                      </wps:txbx>
                      <wps:bodyPr wrap="square" lIns="0" tIns="0" rIns="0" bIns="0" rtlCol="0">
                        <a:noAutofit/>
                      </wps:bodyPr>
                    </wps:wsp>
                  </a:graphicData>
                </a:graphic>
              </wp:inline>
            </w:drawing>
          </mc:Choice>
          <mc:Fallback>
            <w:pict>
              <v:shape w14:anchorId="0B26F93A" id="Textbox 127" o:spid="_x0000_s1094" type="#_x0000_t202" style="width:489.4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" fillcolor="#f7f7f7" stroked="f">
                <v:textbox inset="0,0,0,0">
                  <w:txbxContent>
                    <w:p w14:paraId="4B5E0C43" w14:textId="77777777" w:rsidR="00620CF6" w:rsidRDefault="00000000">
                      <w:pPr>
                        <w:pStyle w:val="BodyText"/>
                        <w:tabs>
                          <w:tab w:val="left" w:pos="3432"/>
                        </w:tabs>
                        <w:spacing w:line="212" w:lineRule="exact"/>
                        <w:ind w:left="119"/>
                        <w:rPr>
                          <w:color w:val="000000"/>
                        </w:rPr>
                      </w:pPr>
                      <w:proofErr w:type="spellStart"/>
                      <w:r>
                        <w:rPr>
                          <w:color w:val="000000"/>
                        </w:rPr>
                        <w:t>ntaxma</w:t>
                      </w:r>
                      <w:proofErr w:type="spellEnd"/>
                      <w:r>
                        <w:rPr>
                          <w:color w:val="000000"/>
                          <w:spacing w:val="73"/>
                        </w:rPr>
                        <w:t xml:space="preserve"> </w:t>
                      </w:r>
                      <w:r>
                        <w:rPr>
                          <w:color w:val="000000"/>
                        </w:rPr>
                        <w:t>Number</w:t>
                      </w:r>
                      <w:r>
                        <w:rPr>
                          <w:color w:val="000000"/>
                          <w:spacing w:val="3"/>
                        </w:rPr>
                        <w:t xml:space="preserve"> </w:t>
                      </w:r>
                      <w:r>
                        <w:rPr>
                          <w:color w:val="000000"/>
                        </w:rPr>
                        <w:t>of</w:t>
                      </w:r>
                      <w:r>
                        <w:rPr>
                          <w:color w:val="000000"/>
                          <w:spacing w:val="4"/>
                        </w:rPr>
                        <w:t xml:space="preserve"> </w:t>
                      </w:r>
                      <w:r>
                        <w:rPr>
                          <w:color w:val="000000"/>
                        </w:rPr>
                        <w:t>tax</w:t>
                      </w:r>
                      <w:r>
                        <w:rPr>
                          <w:color w:val="000000"/>
                          <w:spacing w:val="3"/>
                        </w:rPr>
                        <w:t xml:space="preserve"> </w:t>
                      </w:r>
                      <w:r>
                        <w:rPr>
                          <w:color w:val="000000"/>
                        </w:rPr>
                        <w:t>units</w:t>
                      </w:r>
                      <w:r>
                        <w:rPr>
                          <w:color w:val="000000"/>
                          <w:spacing w:val="3"/>
                        </w:rPr>
                        <w:t xml:space="preserve"> </w:t>
                      </w:r>
                      <w:r>
                        <w:rPr>
                          <w:color w:val="000000"/>
                          <w:spacing w:val="-10"/>
                        </w:rPr>
                        <w:t>-</w:t>
                      </w:r>
                      <w:r>
                        <w:rPr>
                          <w:color w:val="000000"/>
                        </w:rPr>
                        <w:tab/>
                        <w:t>Number</w:t>
                      </w:r>
                      <w:r>
                        <w:rPr>
                          <w:color w:val="000000"/>
                          <w:spacing w:val="-12"/>
                        </w:rPr>
                        <w:t xml:space="preserve"> </w:t>
                      </w:r>
                      <w:r>
                        <w:rPr>
                          <w:color w:val="000000"/>
                        </w:rPr>
                        <w:t>of</w:t>
                      </w:r>
                      <w:r>
                        <w:rPr>
                          <w:color w:val="000000"/>
                          <w:spacing w:val="-8"/>
                        </w:rPr>
                        <w:t xml:space="preserve"> </w:t>
                      </w:r>
                      <w:r>
                        <w:rPr>
                          <w:color w:val="000000"/>
                        </w:rPr>
                        <w:t>married</w:t>
                      </w:r>
                      <w:r>
                        <w:rPr>
                          <w:color w:val="000000"/>
                          <w:spacing w:val="-9"/>
                        </w:rPr>
                        <w:t xml:space="preserve"> </w:t>
                      </w:r>
                      <w:r>
                        <w:rPr>
                          <w:color w:val="000000"/>
                        </w:rPr>
                        <w:t>couples</w:t>
                      </w:r>
                      <w:r>
                        <w:rPr>
                          <w:color w:val="000000"/>
                          <w:spacing w:val="-9"/>
                        </w:rPr>
                        <w:t xml:space="preserve"> </w:t>
                      </w:r>
                      <w:r>
                        <w:rPr>
                          <w:color w:val="000000"/>
                        </w:rPr>
                        <w:t>and</w:t>
                      </w:r>
                      <w:r>
                        <w:rPr>
                          <w:color w:val="000000"/>
                          <w:spacing w:val="-9"/>
                        </w:rPr>
                        <w:t xml:space="preserve"> </w:t>
                      </w:r>
                      <w:r>
                        <w:rPr>
                          <w:color w:val="000000"/>
                        </w:rPr>
                        <w:t>single</w:t>
                      </w:r>
                      <w:r>
                        <w:rPr>
                          <w:color w:val="000000"/>
                          <w:spacing w:val="-9"/>
                        </w:rPr>
                        <w:t xml:space="preserve"> </w:t>
                      </w:r>
                      <w:r>
                        <w:rPr>
                          <w:color w:val="000000"/>
                        </w:rPr>
                        <w:t>adults</w:t>
                      </w:r>
                      <w:r>
                        <w:rPr>
                          <w:color w:val="000000"/>
                          <w:spacing w:val="-9"/>
                        </w:rPr>
                        <w:t xml:space="preserve"> </w:t>
                      </w:r>
                      <w:r>
                        <w:rPr>
                          <w:color w:val="000000"/>
                        </w:rPr>
                        <w:t>as</w:t>
                      </w:r>
                      <w:r>
                        <w:rPr>
                          <w:color w:val="000000"/>
                          <w:spacing w:val="-8"/>
                        </w:rPr>
                        <w:t xml:space="preserve"> </w:t>
                      </w:r>
                      <w:r>
                        <w:rPr>
                          <w:color w:val="000000"/>
                        </w:rPr>
                        <w:t>tax</w:t>
                      </w:r>
                      <w:r>
                        <w:rPr>
                          <w:color w:val="000000"/>
                          <w:spacing w:val="-9"/>
                        </w:rPr>
                        <w:t xml:space="preserve"> </w:t>
                      </w:r>
                      <w:r>
                        <w:rPr>
                          <w:color w:val="000000"/>
                          <w:spacing w:val="-2"/>
                        </w:rPr>
                        <w:t>units.</w:t>
                      </w:r>
                    </w:p>
                    <w:p w14:paraId="72094665" w14:textId="77777777" w:rsidR="00620CF6" w:rsidRDefault="00000000">
                      <w:pPr>
                        <w:pStyle w:val="BodyText"/>
                        <w:spacing w:before="7" w:line="213" w:lineRule="auto"/>
                        <w:ind w:left="925" w:right="6699"/>
                        <w:rPr>
                          <w:color w:val="000000"/>
                        </w:rPr>
                      </w:pPr>
                      <w:r>
                        <w:rPr>
                          <w:color w:val="000000"/>
                          <w:spacing w:val="-2"/>
                        </w:rPr>
                        <w:t>married</w:t>
                      </w:r>
                      <w:r>
                        <w:rPr>
                          <w:color w:val="000000"/>
                          <w:spacing w:val="-11"/>
                        </w:rPr>
                        <w:t xml:space="preserve"> </w:t>
                      </w:r>
                      <w:r>
                        <w:rPr>
                          <w:color w:val="000000"/>
                          <w:spacing w:val="-2"/>
                        </w:rPr>
                        <w:t>couples</w:t>
                      </w:r>
                      <w:r>
                        <w:rPr>
                          <w:color w:val="000000"/>
                          <w:spacing w:val="-10"/>
                        </w:rPr>
                        <w:t xml:space="preserve"> </w:t>
                      </w:r>
                      <w:r>
                        <w:rPr>
                          <w:color w:val="000000"/>
                          <w:spacing w:val="-2"/>
                        </w:rPr>
                        <w:t>&amp;</w:t>
                      </w:r>
                      <w:r>
                        <w:rPr>
                          <w:color w:val="000000"/>
                          <w:spacing w:val="-11"/>
                        </w:rPr>
                        <w:t xml:space="preserve"> </w:t>
                      </w:r>
                      <w:r>
                        <w:rPr>
                          <w:color w:val="000000"/>
                          <w:spacing w:val="-2"/>
                        </w:rPr>
                        <w:t>single adults</w:t>
                      </w:r>
                    </w:p>
                  </w:txbxContent>
                </v:textbox>
                <w10:anchorlock/>
              </v:shape>
            </w:pict>
          </mc:Fallback>
        </mc:AlternateContent>
      </w:r>
    </w:p>
    <w:p w14:paraId="34164DE0" w14:textId="77777777" w:rsidR="00620CF6" w:rsidRDefault="00620CF6">
      <w:pPr>
        <w:sectPr w:rsidR="00620CF6" w:rsidSect="00D60468">
          <w:type w:val="continuous"/>
          <w:pgSz w:w="12240" w:h="15840"/>
          <w:pgMar w:top="1620" w:right="920" w:bottom="280" w:left="1300" w:header="720" w:footer="720" w:gutter="0"/>
          <w:cols w:space="720"/>
        </w:sectPr>
      </w:pPr>
    </w:p>
    <w:p w14:paraId="56B647AA" w14:textId="77777777" w:rsidR="00620CF6" w:rsidRPr="009E4A40" w:rsidRDefault="00000000">
      <w:pPr>
        <w:pStyle w:val="BodyText"/>
        <w:tabs>
          <w:tab w:val="left" w:pos="1042"/>
        </w:tabs>
        <w:spacing w:before="62" w:line="213" w:lineRule="auto"/>
        <w:ind w:left="1042" w:right="38" w:hanging="807"/>
        <w:rPr>
          <w:lang w:val="fr-FR"/>
          <w:rPrChange w:id="511" w:author="Francesca Subioli" w:date="2024-07-03T17:38:00Z">
            <w:rPr/>
          </w:rPrChange>
        </w:rPr>
      </w:pPr>
      <w:r>
        <w:rPr>
          <w:noProof/>
        </w:rPr>
        <mc:AlternateContent>
          <mc:Choice Requires="wpg">
            <w:drawing>
              <wp:anchor distT="0" distB="0" distL="0" distR="0" simplePos="0" relativeHeight="481633280" behindDoc="1" locked="0" layoutInCell="1" allowOverlap="1" wp14:anchorId="6F9A8598" wp14:editId="16041055">
                <wp:simplePos x="0" y="0"/>
                <wp:positionH relativeFrom="page">
                  <wp:posOffset>899998</wp:posOffset>
                </wp:positionH>
                <wp:positionV relativeFrom="paragraph">
                  <wp:posOffset>319105</wp:posOffset>
                </wp:positionV>
                <wp:extent cx="6216015" cy="340360"/>
                <wp:effectExtent l="0" t="0" r="0" b="0"/>
                <wp:wrapNone/>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6015" cy="340360"/>
                          <a:chOff x="0" y="0"/>
                          <a:chExt cx="6216015" cy="340360"/>
                        </a:xfrm>
                      </wpg:grpSpPr>
                      <wps:wsp>
                        <wps:cNvPr id="129" name="Graphic 129"/>
                        <wps:cNvSpPr/>
                        <wps:spPr>
                          <a:xfrm>
                            <a:off x="0" y="36319"/>
                            <a:ext cx="6216015" cy="304165"/>
                          </a:xfrm>
                          <a:custGeom>
                            <a:avLst/>
                            <a:gdLst/>
                            <a:ahLst/>
                            <a:cxnLst/>
                            <a:rect l="l" t="t" r="r" b="b"/>
                            <a:pathLst>
                              <a:path w="6216015" h="304165">
                                <a:moveTo>
                                  <a:pt x="6215494" y="0"/>
                                </a:moveTo>
                                <a:lnTo>
                                  <a:pt x="2103666" y="0"/>
                                </a:lnTo>
                                <a:lnTo>
                                  <a:pt x="511835" y="0"/>
                                </a:lnTo>
                                <a:lnTo>
                                  <a:pt x="0" y="0"/>
                                </a:lnTo>
                                <a:lnTo>
                                  <a:pt x="0" y="303669"/>
                                </a:lnTo>
                                <a:lnTo>
                                  <a:pt x="511835" y="303669"/>
                                </a:lnTo>
                                <a:lnTo>
                                  <a:pt x="2103666" y="303669"/>
                                </a:lnTo>
                                <a:lnTo>
                                  <a:pt x="6215494" y="303669"/>
                                </a:lnTo>
                                <a:lnTo>
                                  <a:pt x="6215494" y="0"/>
                                </a:lnTo>
                                <a:close/>
                              </a:path>
                            </a:pathLst>
                          </a:custGeom>
                          <a:solidFill>
                            <a:srgbClr val="F7F7F7"/>
                          </a:solidFill>
                        </wps:spPr>
                        <wps:bodyPr wrap="square" lIns="0" tIns="0" rIns="0" bIns="0" rtlCol="0">
                          <a:prstTxWarp prst="textNoShape">
                            <a:avLst/>
                          </a:prstTxWarp>
                          <a:noAutofit/>
                        </wps:bodyPr>
                      </wps:wsp>
                      <wps:wsp>
                        <wps:cNvPr id="130" name="Textbox 130"/>
                        <wps:cNvSpPr txBox="1"/>
                        <wps:spPr>
                          <a:xfrm>
                            <a:off x="75920" y="0"/>
                            <a:ext cx="364490" cy="179705"/>
                          </a:xfrm>
                          <a:prstGeom prst="rect">
                            <a:avLst/>
                          </a:prstGeom>
                        </wps:spPr>
                        <wps:txbx>
                          <w:txbxContent>
                            <w:p w14:paraId="3CA03BFE" w14:textId="77777777" w:rsidR="00620CF6" w:rsidRDefault="00000000">
                              <w:pPr>
                                <w:spacing w:before="14" w:line="268" w:lineRule="exact"/>
                                <w:rPr>
                                  <w:sz w:val="20"/>
                                </w:rPr>
                              </w:pPr>
                              <w:proofErr w:type="spellStart"/>
                              <w:r>
                                <w:rPr>
                                  <w:spacing w:val="-2"/>
                                  <w:sz w:val="20"/>
                                </w:rPr>
                                <w:t>xlceux</w:t>
                              </w:r>
                              <w:proofErr w:type="spellEnd"/>
                            </w:p>
                          </w:txbxContent>
                        </wps:txbx>
                        <wps:bodyPr wrap="square" lIns="0" tIns="0" rIns="0" bIns="0" rtlCol="0">
                          <a:noAutofit/>
                        </wps:bodyPr>
                      </wps:wsp>
                      <wps:wsp>
                        <wps:cNvPr id="131" name="Textbox 131"/>
                        <wps:cNvSpPr txBox="1"/>
                        <wps:spPr>
                          <a:xfrm>
                            <a:off x="587743" y="0"/>
                            <a:ext cx="1247140" cy="331470"/>
                          </a:xfrm>
                          <a:prstGeom prst="rect">
                            <a:avLst/>
                          </a:prstGeom>
                        </wps:spPr>
                        <wps:txbx>
                          <w:txbxContent>
                            <w:p w14:paraId="73E073C4" w14:textId="77777777" w:rsidR="00620CF6" w:rsidRDefault="00000000">
                              <w:pPr>
                                <w:spacing w:before="37" w:line="213" w:lineRule="auto"/>
                                <w:rPr>
                                  <w:sz w:val="20"/>
                                </w:rPr>
                              </w:pPr>
                              <w:r>
                                <w:rPr>
                                  <w:spacing w:val="-2"/>
                                  <w:sz w:val="20"/>
                                </w:rPr>
                                <w:t>Market</w:t>
                              </w:r>
                              <w:r>
                                <w:rPr>
                                  <w:spacing w:val="-8"/>
                                  <w:sz w:val="20"/>
                                </w:rPr>
                                <w:t xml:space="preserve"> </w:t>
                              </w:r>
                              <w:r>
                                <w:rPr>
                                  <w:spacing w:val="-2"/>
                                  <w:sz w:val="20"/>
                                </w:rPr>
                                <w:t>exchange</w:t>
                              </w:r>
                              <w:r>
                                <w:rPr>
                                  <w:spacing w:val="-7"/>
                                  <w:sz w:val="20"/>
                                </w:rPr>
                                <w:t xml:space="preserve"> </w:t>
                              </w:r>
                              <w:r>
                                <w:rPr>
                                  <w:spacing w:val="-2"/>
                                  <w:sz w:val="20"/>
                                </w:rPr>
                                <w:t xml:space="preserve">rate, </w:t>
                              </w:r>
                              <w:r>
                                <w:rPr>
                                  <w:sz w:val="20"/>
                                </w:rPr>
                                <w:t>LCU per EUR</w:t>
                              </w:r>
                            </w:p>
                          </w:txbxContent>
                        </wps:txbx>
                        <wps:bodyPr wrap="square" lIns="0" tIns="0" rIns="0" bIns="0" rtlCol="0">
                          <a:noAutofit/>
                        </wps:bodyPr>
                      </wps:wsp>
                      <wps:wsp>
                        <wps:cNvPr id="132" name="Textbox 132"/>
                        <wps:cNvSpPr txBox="1"/>
                        <wps:spPr>
                          <a:xfrm>
                            <a:off x="2179573" y="0"/>
                            <a:ext cx="2892425" cy="179705"/>
                          </a:xfrm>
                          <a:prstGeom prst="rect">
                            <a:avLst/>
                          </a:prstGeom>
                        </wps:spPr>
                        <wps:txbx>
                          <w:txbxContent>
                            <w:p w14:paraId="4120D114" w14:textId="77777777" w:rsidR="00620CF6" w:rsidRDefault="00000000">
                              <w:pPr>
                                <w:spacing w:before="14" w:line="268" w:lineRule="exact"/>
                                <w:rPr>
                                  <w:sz w:val="20"/>
                                </w:rPr>
                              </w:pPr>
                              <w:r>
                                <w:rPr>
                                  <w:sz w:val="20"/>
                                </w:rPr>
                                <w:t>Oﬀicial</w:t>
                              </w:r>
                              <w:r>
                                <w:rPr>
                                  <w:spacing w:val="-2"/>
                                  <w:sz w:val="20"/>
                                </w:rPr>
                                <w:t xml:space="preserve"> </w:t>
                              </w:r>
                              <w:r>
                                <w:rPr>
                                  <w:sz w:val="20"/>
                                </w:rPr>
                                <w:t>exchange</w:t>
                              </w:r>
                              <w:r>
                                <w:rPr>
                                  <w:spacing w:val="-2"/>
                                  <w:sz w:val="20"/>
                                </w:rPr>
                                <w:t xml:space="preserve"> </w:t>
                              </w:r>
                              <w:r>
                                <w:rPr>
                                  <w:sz w:val="20"/>
                                </w:rPr>
                                <w:t>rate</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local</w:t>
                              </w:r>
                              <w:r>
                                <w:rPr>
                                  <w:spacing w:val="-1"/>
                                  <w:sz w:val="20"/>
                                </w:rPr>
                                <w:t xml:space="preserve"> </w:t>
                              </w:r>
                              <w:r>
                                <w:rPr>
                                  <w:sz w:val="20"/>
                                </w:rPr>
                                <w:t>currency</w:t>
                              </w:r>
                              <w:r>
                                <w:rPr>
                                  <w:spacing w:val="-2"/>
                                  <w:sz w:val="20"/>
                                </w:rPr>
                                <w:t xml:space="preserve"> </w:t>
                              </w:r>
                              <w:r>
                                <w:rPr>
                                  <w:sz w:val="20"/>
                                </w:rPr>
                                <w:t>to</w:t>
                              </w:r>
                              <w:r>
                                <w:rPr>
                                  <w:spacing w:val="-2"/>
                                  <w:sz w:val="20"/>
                                </w:rPr>
                                <w:t xml:space="preserve"> </w:t>
                              </w:r>
                              <w:r>
                                <w:rPr>
                                  <w:spacing w:val="-4"/>
                                  <w:sz w:val="20"/>
                                </w:rPr>
                                <w:t>EUR.</w:t>
                              </w:r>
                            </w:p>
                          </w:txbxContent>
                        </wps:txbx>
                        <wps:bodyPr wrap="square" lIns="0" tIns="0" rIns="0" bIns="0" rtlCol="0">
                          <a:noAutofit/>
                        </wps:bodyPr>
                      </wps:wsp>
                    </wpg:wgp>
                  </a:graphicData>
                </a:graphic>
              </wp:anchor>
            </w:drawing>
          </mc:Choice>
          <mc:Fallback>
            <w:pict>
              <v:group w14:anchorId="6F9A8598" id="Group 128" o:spid="_x0000_s1095" style="position:absolute;left:0;text-align:left;margin-left:70.85pt;margin-top:25.15pt;width:489.45pt;height:26.8pt;z-index:-21683200;mso-wrap-distance-left:0;mso-wrap-distance-right:0;mso-position-horizontal-relative:page;mso-position-vertical-relative:text" coordsize="62160,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">
                <v:shape id="Graphic 129" o:spid="_x0000_s1096" style="position:absolute;top:363;width:62160;height:3041;visibility:visible;mso-wrap-style:square;v-text-anchor:top" coordsize="6216015,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" path="m6215494,l2103666,,511835,,,,,303669r511835,l2103666,303669r4111828,l6215494,xe" fillcolor="#f7f7f7" stroked="f">
                  <v:path arrowok="t"/>
                </v:shape>
                <v:shape id="Textbox 130" o:spid="_x0000_s1097" type="#_x0000_t202" style="position:absolute;left:759;width:364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3CA03BFE" w14:textId="77777777" w:rsidR="00620CF6" w:rsidRDefault="00000000">
                        <w:pPr>
                          <w:spacing w:before="14" w:line="268" w:lineRule="exact"/>
                          <w:rPr>
                            <w:sz w:val="20"/>
                          </w:rPr>
                        </w:pPr>
                        <w:proofErr w:type="spellStart"/>
                        <w:r>
                          <w:rPr>
                            <w:spacing w:val="-2"/>
                            <w:sz w:val="20"/>
                          </w:rPr>
                          <w:t>xlceux</w:t>
                        </w:r>
                        <w:proofErr w:type="spellEnd"/>
                      </w:p>
                    </w:txbxContent>
                  </v:textbox>
                </v:shape>
                <v:shape id="Textbox 131" o:spid="_x0000_s1098" type="#_x0000_t202" style="position:absolute;left:5877;width:12471;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73E073C4" w14:textId="77777777" w:rsidR="00620CF6" w:rsidRDefault="00000000">
                        <w:pPr>
                          <w:spacing w:before="37" w:line="213" w:lineRule="auto"/>
                          <w:rPr>
                            <w:sz w:val="20"/>
                          </w:rPr>
                        </w:pPr>
                        <w:r>
                          <w:rPr>
                            <w:spacing w:val="-2"/>
                            <w:sz w:val="20"/>
                          </w:rPr>
                          <w:t>Market</w:t>
                        </w:r>
                        <w:r>
                          <w:rPr>
                            <w:spacing w:val="-8"/>
                            <w:sz w:val="20"/>
                          </w:rPr>
                          <w:t xml:space="preserve"> </w:t>
                        </w:r>
                        <w:r>
                          <w:rPr>
                            <w:spacing w:val="-2"/>
                            <w:sz w:val="20"/>
                          </w:rPr>
                          <w:t>exchange</w:t>
                        </w:r>
                        <w:r>
                          <w:rPr>
                            <w:spacing w:val="-7"/>
                            <w:sz w:val="20"/>
                          </w:rPr>
                          <w:t xml:space="preserve"> </w:t>
                        </w:r>
                        <w:r>
                          <w:rPr>
                            <w:spacing w:val="-2"/>
                            <w:sz w:val="20"/>
                          </w:rPr>
                          <w:t xml:space="preserve">rate, </w:t>
                        </w:r>
                        <w:r>
                          <w:rPr>
                            <w:sz w:val="20"/>
                          </w:rPr>
                          <w:t>LCU per EUR</w:t>
                        </w:r>
                      </w:p>
                    </w:txbxContent>
                  </v:textbox>
                </v:shape>
                <v:shape id="Textbox 132" o:spid="_x0000_s1099" type="#_x0000_t202" style="position:absolute;left:21795;width:2892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4120D114" w14:textId="77777777" w:rsidR="00620CF6" w:rsidRDefault="00000000">
                        <w:pPr>
                          <w:spacing w:before="14" w:line="268" w:lineRule="exact"/>
                          <w:rPr>
                            <w:sz w:val="20"/>
                          </w:rPr>
                        </w:pPr>
                        <w:r>
                          <w:rPr>
                            <w:sz w:val="20"/>
                          </w:rPr>
                          <w:t>Oﬀicial</w:t>
                        </w:r>
                        <w:r>
                          <w:rPr>
                            <w:spacing w:val="-2"/>
                            <w:sz w:val="20"/>
                          </w:rPr>
                          <w:t xml:space="preserve"> </w:t>
                        </w:r>
                        <w:r>
                          <w:rPr>
                            <w:sz w:val="20"/>
                          </w:rPr>
                          <w:t>exchange</w:t>
                        </w:r>
                        <w:r>
                          <w:rPr>
                            <w:spacing w:val="-2"/>
                            <w:sz w:val="20"/>
                          </w:rPr>
                          <w:t xml:space="preserve"> </w:t>
                        </w:r>
                        <w:r>
                          <w:rPr>
                            <w:sz w:val="20"/>
                          </w:rPr>
                          <w:t>rate</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local</w:t>
                        </w:r>
                        <w:r>
                          <w:rPr>
                            <w:spacing w:val="-1"/>
                            <w:sz w:val="20"/>
                          </w:rPr>
                          <w:t xml:space="preserve"> </w:t>
                        </w:r>
                        <w:r>
                          <w:rPr>
                            <w:sz w:val="20"/>
                          </w:rPr>
                          <w:t>currency</w:t>
                        </w:r>
                        <w:r>
                          <w:rPr>
                            <w:spacing w:val="-2"/>
                            <w:sz w:val="20"/>
                          </w:rPr>
                          <w:t xml:space="preserve"> </w:t>
                        </w:r>
                        <w:r>
                          <w:rPr>
                            <w:sz w:val="20"/>
                          </w:rPr>
                          <w:t>to</w:t>
                        </w:r>
                        <w:r>
                          <w:rPr>
                            <w:spacing w:val="-2"/>
                            <w:sz w:val="20"/>
                          </w:rPr>
                          <w:t xml:space="preserve"> </w:t>
                        </w:r>
                        <w:r>
                          <w:rPr>
                            <w:spacing w:val="-4"/>
                            <w:sz w:val="20"/>
                          </w:rPr>
                          <w:t>EUR.</w:t>
                        </w:r>
                      </w:p>
                    </w:txbxContent>
                  </v:textbox>
                </v:shape>
                <w10:wrap anchorx="page"/>
              </v:group>
            </w:pict>
          </mc:Fallback>
        </mc:AlternateContent>
      </w:r>
      <w:proofErr w:type="spellStart"/>
      <w:proofErr w:type="gramStart"/>
      <w:r w:rsidRPr="009E4A40">
        <w:rPr>
          <w:spacing w:val="-2"/>
          <w:lang w:val="fr-FR"/>
          <w:rPrChange w:id="512" w:author="Francesca Subioli" w:date="2024-07-03T17:38:00Z">
            <w:rPr>
              <w:spacing w:val="-2"/>
            </w:rPr>
          </w:rPrChange>
        </w:rPr>
        <w:t>xlceup</w:t>
      </w:r>
      <w:proofErr w:type="spellEnd"/>
      <w:proofErr w:type="gramEnd"/>
      <w:r w:rsidRPr="009E4A40">
        <w:rPr>
          <w:lang w:val="fr-FR"/>
          <w:rPrChange w:id="513" w:author="Francesca Subioli" w:date="2024-07-03T17:38:00Z">
            <w:rPr/>
          </w:rPrChange>
        </w:rPr>
        <w:tab/>
        <w:t>PPP</w:t>
      </w:r>
      <w:r w:rsidRPr="009E4A40">
        <w:rPr>
          <w:spacing w:val="-8"/>
          <w:lang w:val="fr-FR"/>
          <w:rPrChange w:id="514" w:author="Francesca Subioli" w:date="2024-07-03T17:38:00Z">
            <w:rPr>
              <w:spacing w:val="-8"/>
            </w:rPr>
          </w:rPrChange>
        </w:rPr>
        <w:t xml:space="preserve"> </w:t>
      </w:r>
      <w:r w:rsidRPr="009E4A40">
        <w:rPr>
          <w:lang w:val="fr-FR"/>
          <w:rPrChange w:id="515" w:author="Francesca Subioli" w:date="2024-07-03T17:38:00Z">
            <w:rPr/>
          </w:rPrChange>
        </w:rPr>
        <w:t>conversion</w:t>
      </w:r>
      <w:r w:rsidRPr="009E4A40">
        <w:rPr>
          <w:spacing w:val="-7"/>
          <w:lang w:val="fr-FR"/>
          <w:rPrChange w:id="516" w:author="Francesca Subioli" w:date="2024-07-03T17:38:00Z">
            <w:rPr>
              <w:spacing w:val="-7"/>
            </w:rPr>
          </w:rPrChange>
        </w:rPr>
        <w:t xml:space="preserve"> </w:t>
      </w:r>
      <w:r w:rsidRPr="009E4A40">
        <w:rPr>
          <w:lang w:val="fr-FR"/>
          <w:rPrChange w:id="517" w:author="Francesca Subioli" w:date="2024-07-03T17:38:00Z">
            <w:rPr/>
          </w:rPrChange>
        </w:rPr>
        <w:t>factor, LCU per EUR</w:t>
      </w:r>
    </w:p>
    <w:p w14:paraId="29E834ED" w14:textId="77777777" w:rsidR="00620CF6" w:rsidRDefault="00000000">
      <w:pPr>
        <w:pStyle w:val="BodyText"/>
        <w:spacing w:before="39"/>
        <w:ind w:left="236"/>
      </w:pPr>
      <w:r w:rsidRPr="009E4A40">
        <w:br w:type="column"/>
      </w:r>
      <w:r>
        <w:t>PPP</w:t>
      </w:r>
      <w:r>
        <w:rPr>
          <w:spacing w:val="6"/>
        </w:rPr>
        <w:t xml:space="preserve"> </w:t>
      </w:r>
      <w:r>
        <w:t>conversion</w:t>
      </w:r>
      <w:r>
        <w:rPr>
          <w:spacing w:val="6"/>
        </w:rPr>
        <w:t xml:space="preserve"> </w:t>
      </w:r>
      <w:r>
        <w:t>factor</w:t>
      </w:r>
      <w:r>
        <w:rPr>
          <w:spacing w:val="6"/>
        </w:rPr>
        <w:t xml:space="preserve"> </w:t>
      </w:r>
      <w:r>
        <w:t>of</w:t>
      </w:r>
      <w:r>
        <w:rPr>
          <w:spacing w:val="6"/>
        </w:rPr>
        <w:t xml:space="preserve"> </w:t>
      </w:r>
      <w:r>
        <w:t>current</w:t>
      </w:r>
      <w:r>
        <w:rPr>
          <w:spacing w:val="6"/>
        </w:rPr>
        <w:t xml:space="preserve"> </w:t>
      </w:r>
      <w:r>
        <w:t>local</w:t>
      </w:r>
      <w:r>
        <w:rPr>
          <w:spacing w:val="6"/>
        </w:rPr>
        <w:t xml:space="preserve"> </w:t>
      </w:r>
      <w:r>
        <w:t>currency</w:t>
      </w:r>
      <w:r>
        <w:rPr>
          <w:spacing w:val="6"/>
        </w:rPr>
        <w:t xml:space="preserve"> </w:t>
      </w:r>
      <w:r>
        <w:t>to</w:t>
      </w:r>
      <w:r>
        <w:rPr>
          <w:spacing w:val="6"/>
        </w:rPr>
        <w:t xml:space="preserve"> </w:t>
      </w:r>
      <w:r>
        <w:t>current</w:t>
      </w:r>
      <w:r>
        <w:rPr>
          <w:spacing w:val="6"/>
        </w:rPr>
        <w:t xml:space="preserve"> </w:t>
      </w:r>
      <w:r>
        <w:t>PPP</w:t>
      </w:r>
      <w:r>
        <w:rPr>
          <w:spacing w:val="6"/>
        </w:rPr>
        <w:t xml:space="preserve"> </w:t>
      </w:r>
      <w:r>
        <w:rPr>
          <w:spacing w:val="-4"/>
        </w:rPr>
        <w:t>EUR.</w:t>
      </w:r>
    </w:p>
    <w:p w14:paraId="4C433EB7" w14:textId="77777777" w:rsidR="00620CF6" w:rsidRDefault="00620CF6">
      <w:pPr>
        <w:sectPr w:rsidR="00620CF6" w:rsidSect="00D60468">
          <w:type w:val="continuous"/>
          <w:pgSz w:w="12240" w:h="15840"/>
          <w:pgMar w:top="1620" w:right="920" w:bottom="280" w:left="1300" w:header="720" w:footer="720" w:gutter="0"/>
          <w:cols w:num="2" w:space="720" w:equalWidth="0">
            <w:col w:w="3087" w:space="226"/>
            <w:col w:w="6707"/>
          </w:cols>
        </w:sectPr>
      </w:pPr>
    </w:p>
    <w:p w14:paraId="4AC9CB6C" w14:textId="77777777" w:rsidR="00620CF6" w:rsidRDefault="00620CF6">
      <w:pPr>
        <w:pStyle w:val="BodyText"/>
        <w:spacing w:before="1"/>
        <w:rPr>
          <w:sz w:val="25"/>
        </w:rPr>
      </w:pPr>
    </w:p>
    <w:p w14:paraId="3A8DB903" w14:textId="77777777" w:rsidR="00620CF6" w:rsidRDefault="00620CF6">
      <w:pPr>
        <w:rPr>
          <w:sz w:val="25"/>
        </w:rPr>
        <w:sectPr w:rsidR="00620CF6" w:rsidSect="00D60468">
          <w:type w:val="continuous"/>
          <w:pgSz w:w="12240" w:h="15840"/>
          <w:pgMar w:top="1620" w:right="920" w:bottom="280" w:left="1300" w:header="720" w:footer="720" w:gutter="0"/>
          <w:cols w:space="720"/>
        </w:sectPr>
      </w:pPr>
    </w:p>
    <w:p w14:paraId="69FF8C91" w14:textId="77777777" w:rsidR="00620CF6" w:rsidRDefault="00000000">
      <w:pPr>
        <w:pStyle w:val="BodyText"/>
        <w:tabs>
          <w:tab w:val="left" w:pos="1042"/>
        </w:tabs>
        <w:spacing w:before="138" w:line="213" w:lineRule="auto"/>
        <w:ind w:left="1042" w:right="38" w:hanging="807"/>
      </w:pPr>
      <w:r>
        <w:rPr>
          <w:noProof/>
        </w:rPr>
        <mc:AlternateContent>
          <mc:Choice Requires="wpg">
            <w:drawing>
              <wp:anchor distT="0" distB="0" distL="0" distR="0" simplePos="0" relativeHeight="481633792" behindDoc="1" locked="0" layoutInCell="1" allowOverlap="1" wp14:anchorId="34F346F3" wp14:editId="73F5A959">
                <wp:simplePos x="0" y="0"/>
                <wp:positionH relativeFrom="page">
                  <wp:posOffset>899998</wp:posOffset>
                </wp:positionH>
                <wp:positionV relativeFrom="paragraph">
                  <wp:posOffset>367352</wp:posOffset>
                </wp:positionV>
                <wp:extent cx="6216015" cy="340360"/>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6015" cy="340360"/>
                          <a:chOff x="0" y="0"/>
                          <a:chExt cx="6216015" cy="340360"/>
                        </a:xfrm>
                      </wpg:grpSpPr>
                      <wps:wsp>
                        <wps:cNvPr id="134" name="Graphic 134"/>
                        <wps:cNvSpPr/>
                        <wps:spPr>
                          <a:xfrm>
                            <a:off x="0" y="36319"/>
                            <a:ext cx="6216015" cy="304165"/>
                          </a:xfrm>
                          <a:custGeom>
                            <a:avLst/>
                            <a:gdLst/>
                            <a:ahLst/>
                            <a:cxnLst/>
                            <a:rect l="l" t="t" r="r" b="b"/>
                            <a:pathLst>
                              <a:path w="6216015" h="304165">
                                <a:moveTo>
                                  <a:pt x="6215494" y="0"/>
                                </a:moveTo>
                                <a:lnTo>
                                  <a:pt x="2103666" y="0"/>
                                </a:lnTo>
                                <a:lnTo>
                                  <a:pt x="511835" y="0"/>
                                </a:lnTo>
                                <a:lnTo>
                                  <a:pt x="0" y="0"/>
                                </a:lnTo>
                                <a:lnTo>
                                  <a:pt x="0" y="303657"/>
                                </a:lnTo>
                                <a:lnTo>
                                  <a:pt x="511835" y="303657"/>
                                </a:lnTo>
                                <a:lnTo>
                                  <a:pt x="2103666" y="303657"/>
                                </a:lnTo>
                                <a:lnTo>
                                  <a:pt x="6215494" y="303657"/>
                                </a:lnTo>
                                <a:lnTo>
                                  <a:pt x="6215494" y="0"/>
                                </a:lnTo>
                                <a:close/>
                              </a:path>
                            </a:pathLst>
                          </a:custGeom>
                          <a:solidFill>
                            <a:srgbClr val="F7F7F7"/>
                          </a:solidFill>
                        </wps:spPr>
                        <wps:bodyPr wrap="square" lIns="0" tIns="0" rIns="0" bIns="0" rtlCol="0">
                          <a:prstTxWarp prst="textNoShape">
                            <a:avLst/>
                          </a:prstTxWarp>
                          <a:noAutofit/>
                        </wps:bodyPr>
                      </wps:wsp>
                      <wps:wsp>
                        <wps:cNvPr id="135" name="Textbox 135"/>
                        <wps:cNvSpPr txBox="1"/>
                        <wps:spPr>
                          <a:xfrm>
                            <a:off x="75920" y="0"/>
                            <a:ext cx="358140" cy="179705"/>
                          </a:xfrm>
                          <a:prstGeom prst="rect">
                            <a:avLst/>
                          </a:prstGeom>
                        </wps:spPr>
                        <wps:txbx>
                          <w:txbxContent>
                            <w:p w14:paraId="13C10683" w14:textId="77777777" w:rsidR="00620CF6" w:rsidRDefault="00000000">
                              <w:pPr>
                                <w:spacing w:before="14" w:line="268" w:lineRule="exact"/>
                                <w:rPr>
                                  <w:sz w:val="20"/>
                                </w:rPr>
                              </w:pPr>
                              <w:proofErr w:type="spellStart"/>
                              <w:r>
                                <w:rPr>
                                  <w:spacing w:val="-2"/>
                                  <w:sz w:val="20"/>
                                </w:rPr>
                                <w:t>xlcusx</w:t>
                              </w:r>
                              <w:proofErr w:type="spellEnd"/>
                            </w:p>
                          </w:txbxContent>
                        </wps:txbx>
                        <wps:bodyPr wrap="square" lIns="0" tIns="0" rIns="0" bIns="0" rtlCol="0">
                          <a:noAutofit/>
                        </wps:bodyPr>
                      </wps:wsp>
                      <wps:wsp>
                        <wps:cNvPr id="136" name="Textbox 136"/>
                        <wps:cNvSpPr txBox="1"/>
                        <wps:spPr>
                          <a:xfrm>
                            <a:off x="587743" y="0"/>
                            <a:ext cx="1247140" cy="331470"/>
                          </a:xfrm>
                          <a:prstGeom prst="rect">
                            <a:avLst/>
                          </a:prstGeom>
                        </wps:spPr>
                        <wps:txbx>
                          <w:txbxContent>
                            <w:p w14:paraId="42EEB7C0" w14:textId="77777777" w:rsidR="00620CF6" w:rsidRDefault="00000000">
                              <w:pPr>
                                <w:spacing w:before="37" w:line="213" w:lineRule="auto"/>
                                <w:rPr>
                                  <w:sz w:val="20"/>
                                </w:rPr>
                              </w:pPr>
                              <w:r>
                                <w:rPr>
                                  <w:spacing w:val="-2"/>
                                  <w:sz w:val="20"/>
                                </w:rPr>
                                <w:t>Market</w:t>
                              </w:r>
                              <w:r>
                                <w:rPr>
                                  <w:spacing w:val="-8"/>
                                  <w:sz w:val="20"/>
                                </w:rPr>
                                <w:t xml:space="preserve"> </w:t>
                              </w:r>
                              <w:r>
                                <w:rPr>
                                  <w:spacing w:val="-2"/>
                                  <w:sz w:val="20"/>
                                </w:rPr>
                                <w:t>exchange</w:t>
                              </w:r>
                              <w:r>
                                <w:rPr>
                                  <w:spacing w:val="-7"/>
                                  <w:sz w:val="20"/>
                                </w:rPr>
                                <w:t xml:space="preserve"> </w:t>
                              </w:r>
                              <w:r>
                                <w:rPr>
                                  <w:spacing w:val="-2"/>
                                  <w:sz w:val="20"/>
                                </w:rPr>
                                <w:t xml:space="preserve">rate, </w:t>
                              </w:r>
                              <w:r>
                                <w:rPr>
                                  <w:sz w:val="20"/>
                                </w:rPr>
                                <w:t>LCU per USD</w:t>
                              </w:r>
                            </w:p>
                          </w:txbxContent>
                        </wps:txbx>
                        <wps:bodyPr wrap="square" lIns="0" tIns="0" rIns="0" bIns="0" rtlCol="0">
                          <a:noAutofit/>
                        </wps:bodyPr>
                      </wps:wsp>
                      <wps:wsp>
                        <wps:cNvPr id="137" name="Textbox 137"/>
                        <wps:cNvSpPr txBox="1"/>
                        <wps:spPr>
                          <a:xfrm>
                            <a:off x="2179573" y="0"/>
                            <a:ext cx="2880360" cy="179705"/>
                          </a:xfrm>
                          <a:prstGeom prst="rect">
                            <a:avLst/>
                          </a:prstGeom>
                        </wps:spPr>
                        <wps:txbx>
                          <w:txbxContent>
                            <w:p w14:paraId="795C706C" w14:textId="77777777" w:rsidR="00620CF6" w:rsidRDefault="00000000">
                              <w:pPr>
                                <w:spacing w:before="14" w:line="268" w:lineRule="exact"/>
                                <w:rPr>
                                  <w:sz w:val="20"/>
                                </w:rPr>
                              </w:pPr>
                              <w:r>
                                <w:rPr>
                                  <w:sz w:val="20"/>
                                </w:rPr>
                                <w:t>Oﬀicial</w:t>
                              </w:r>
                              <w:r>
                                <w:rPr>
                                  <w:spacing w:val="-2"/>
                                  <w:sz w:val="20"/>
                                </w:rPr>
                                <w:t xml:space="preserve"> </w:t>
                              </w:r>
                              <w:r>
                                <w:rPr>
                                  <w:sz w:val="20"/>
                                </w:rPr>
                                <w:t>exchange</w:t>
                              </w:r>
                              <w:r>
                                <w:rPr>
                                  <w:spacing w:val="-2"/>
                                  <w:sz w:val="20"/>
                                </w:rPr>
                                <w:t xml:space="preserve"> </w:t>
                              </w:r>
                              <w:r>
                                <w:rPr>
                                  <w:sz w:val="20"/>
                                </w:rPr>
                                <w:t>rate</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local</w:t>
                              </w:r>
                              <w:r>
                                <w:rPr>
                                  <w:spacing w:val="-1"/>
                                  <w:sz w:val="20"/>
                                </w:rPr>
                                <w:t xml:space="preserve"> </w:t>
                              </w:r>
                              <w:r>
                                <w:rPr>
                                  <w:sz w:val="20"/>
                                </w:rPr>
                                <w:t>currency</w:t>
                              </w:r>
                              <w:r>
                                <w:rPr>
                                  <w:spacing w:val="-2"/>
                                  <w:sz w:val="20"/>
                                </w:rPr>
                                <w:t xml:space="preserve"> </w:t>
                              </w:r>
                              <w:r>
                                <w:rPr>
                                  <w:sz w:val="20"/>
                                </w:rPr>
                                <w:t>to</w:t>
                              </w:r>
                              <w:r>
                                <w:rPr>
                                  <w:spacing w:val="-2"/>
                                  <w:sz w:val="20"/>
                                </w:rPr>
                                <w:t xml:space="preserve"> </w:t>
                              </w:r>
                              <w:r>
                                <w:rPr>
                                  <w:spacing w:val="-4"/>
                                  <w:sz w:val="20"/>
                                </w:rPr>
                                <w:t>USD.</w:t>
                              </w:r>
                            </w:p>
                          </w:txbxContent>
                        </wps:txbx>
                        <wps:bodyPr wrap="square" lIns="0" tIns="0" rIns="0" bIns="0" rtlCol="0">
                          <a:noAutofit/>
                        </wps:bodyPr>
                      </wps:wsp>
                    </wpg:wgp>
                  </a:graphicData>
                </a:graphic>
              </wp:anchor>
            </w:drawing>
          </mc:Choice>
          <mc:Fallback>
            <w:pict>
              <v:group w14:anchorId="34F346F3" id="Group 133" o:spid="_x0000_s1100" style="position:absolute;left:0;text-align:left;margin-left:70.85pt;margin-top:28.95pt;width:489.45pt;height:26.8pt;z-index:-21682688;mso-wrap-distance-left:0;mso-wrap-distance-right:0;mso-position-horizontal-relative:page;mso-position-vertical-relative:text" coordsize="62160,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">
                <v:shape id="Graphic 134" o:spid="_x0000_s1101" style="position:absolute;top:363;width:62160;height:3041;visibility:visible;mso-wrap-style:square;v-text-anchor:top" coordsize="6216015,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" path="m6215494,l2103666,,511835,,,,,303657r511835,l2103666,303657r4111828,l6215494,xe" fillcolor="#f7f7f7" stroked="f">
                  <v:path arrowok="t"/>
                </v:shape>
                <v:shape id="Textbox 135" o:spid="_x0000_s1102" type="#_x0000_t202" style="position:absolute;left:759;width:3581;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13C10683" w14:textId="77777777" w:rsidR="00620CF6" w:rsidRDefault="00000000">
                        <w:pPr>
                          <w:spacing w:before="14" w:line="268" w:lineRule="exact"/>
                          <w:rPr>
                            <w:sz w:val="20"/>
                          </w:rPr>
                        </w:pPr>
                        <w:proofErr w:type="spellStart"/>
                        <w:r>
                          <w:rPr>
                            <w:spacing w:val="-2"/>
                            <w:sz w:val="20"/>
                          </w:rPr>
                          <w:t>xlcusx</w:t>
                        </w:r>
                        <w:proofErr w:type="spellEnd"/>
                      </w:p>
                    </w:txbxContent>
                  </v:textbox>
                </v:shape>
                <v:shape id="Textbox 136" o:spid="_x0000_s1103" type="#_x0000_t202" style="position:absolute;left:5877;width:12471;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42EEB7C0" w14:textId="77777777" w:rsidR="00620CF6" w:rsidRDefault="00000000">
                        <w:pPr>
                          <w:spacing w:before="37" w:line="213" w:lineRule="auto"/>
                          <w:rPr>
                            <w:sz w:val="20"/>
                          </w:rPr>
                        </w:pPr>
                        <w:r>
                          <w:rPr>
                            <w:spacing w:val="-2"/>
                            <w:sz w:val="20"/>
                          </w:rPr>
                          <w:t>Market</w:t>
                        </w:r>
                        <w:r>
                          <w:rPr>
                            <w:spacing w:val="-8"/>
                            <w:sz w:val="20"/>
                          </w:rPr>
                          <w:t xml:space="preserve"> </w:t>
                        </w:r>
                        <w:r>
                          <w:rPr>
                            <w:spacing w:val="-2"/>
                            <w:sz w:val="20"/>
                          </w:rPr>
                          <w:t>exchange</w:t>
                        </w:r>
                        <w:r>
                          <w:rPr>
                            <w:spacing w:val="-7"/>
                            <w:sz w:val="20"/>
                          </w:rPr>
                          <w:t xml:space="preserve"> </w:t>
                        </w:r>
                        <w:r>
                          <w:rPr>
                            <w:spacing w:val="-2"/>
                            <w:sz w:val="20"/>
                          </w:rPr>
                          <w:t xml:space="preserve">rate, </w:t>
                        </w:r>
                        <w:r>
                          <w:rPr>
                            <w:sz w:val="20"/>
                          </w:rPr>
                          <w:t>LCU per USD</w:t>
                        </w:r>
                      </w:p>
                    </w:txbxContent>
                  </v:textbox>
                </v:shape>
                <v:shape id="Textbox 137" o:spid="_x0000_s1104" type="#_x0000_t202" style="position:absolute;left:21795;width:2880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795C706C" w14:textId="77777777" w:rsidR="00620CF6" w:rsidRDefault="00000000">
                        <w:pPr>
                          <w:spacing w:before="14" w:line="268" w:lineRule="exact"/>
                          <w:rPr>
                            <w:sz w:val="20"/>
                          </w:rPr>
                        </w:pPr>
                        <w:r>
                          <w:rPr>
                            <w:sz w:val="20"/>
                          </w:rPr>
                          <w:t>Oﬀicial</w:t>
                        </w:r>
                        <w:r>
                          <w:rPr>
                            <w:spacing w:val="-2"/>
                            <w:sz w:val="20"/>
                          </w:rPr>
                          <w:t xml:space="preserve"> </w:t>
                        </w:r>
                        <w:r>
                          <w:rPr>
                            <w:sz w:val="20"/>
                          </w:rPr>
                          <w:t>exchange</w:t>
                        </w:r>
                        <w:r>
                          <w:rPr>
                            <w:spacing w:val="-2"/>
                            <w:sz w:val="20"/>
                          </w:rPr>
                          <w:t xml:space="preserve"> </w:t>
                        </w:r>
                        <w:r>
                          <w:rPr>
                            <w:sz w:val="20"/>
                          </w:rPr>
                          <w:t>rate</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local</w:t>
                        </w:r>
                        <w:r>
                          <w:rPr>
                            <w:spacing w:val="-1"/>
                            <w:sz w:val="20"/>
                          </w:rPr>
                          <w:t xml:space="preserve"> </w:t>
                        </w:r>
                        <w:r>
                          <w:rPr>
                            <w:sz w:val="20"/>
                          </w:rPr>
                          <w:t>currency</w:t>
                        </w:r>
                        <w:r>
                          <w:rPr>
                            <w:spacing w:val="-2"/>
                            <w:sz w:val="20"/>
                          </w:rPr>
                          <w:t xml:space="preserve"> </w:t>
                        </w:r>
                        <w:r>
                          <w:rPr>
                            <w:sz w:val="20"/>
                          </w:rPr>
                          <w:t>to</w:t>
                        </w:r>
                        <w:r>
                          <w:rPr>
                            <w:spacing w:val="-2"/>
                            <w:sz w:val="20"/>
                          </w:rPr>
                          <w:t xml:space="preserve"> </w:t>
                        </w:r>
                        <w:r>
                          <w:rPr>
                            <w:spacing w:val="-4"/>
                            <w:sz w:val="20"/>
                          </w:rPr>
                          <w:t>USD.</w:t>
                        </w:r>
                      </w:p>
                    </w:txbxContent>
                  </v:textbox>
                </v:shape>
                <w10:wrap anchorx="page"/>
              </v:group>
            </w:pict>
          </mc:Fallback>
        </mc:AlternateContent>
      </w:r>
      <w:proofErr w:type="spellStart"/>
      <w:r>
        <w:rPr>
          <w:spacing w:val="-2"/>
        </w:rPr>
        <w:t>xlcusp</w:t>
      </w:r>
      <w:proofErr w:type="spellEnd"/>
      <w:r>
        <w:tab/>
        <w:t>PPP</w:t>
      </w:r>
      <w:r>
        <w:rPr>
          <w:spacing w:val="-8"/>
        </w:rPr>
        <w:t xml:space="preserve"> </w:t>
      </w:r>
      <w:r>
        <w:t>conversion</w:t>
      </w:r>
      <w:r>
        <w:rPr>
          <w:spacing w:val="-7"/>
        </w:rPr>
        <w:t xml:space="preserve"> </w:t>
      </w:r>
      <w:r>
        <w:t>factor, LCU per USD</w:t>
      </w:r>
    </w:p>
    <w:p w14:paraId="0BC086C6" w14:textId="77777777" w:rsidR="00620CF6" w:rsidRDefault="00000000">
      <w:pPr>
        <w:pStyle w:val="BodyText"/>
        <w:spacing w:before="115"/>
        <w:ind w:left="236"/>
      </w:pPr>
      <w:r>
        <w:br w:type="column"/>
      </w:r>
      <w:r>
        <w:t>PPP</w:t>
      </w:r>
      <w:r>
        <w:rPr>
          <w:spacing w:val="6"/>
        </w:rPr>
        <w:t xml:space="preserve"> </w:t>
      </w:r>
      <w:r>
        <w:t>conversion</w:t>
      </w:r>
      <w:r>
        <w:rPr>
          <w:spacing w:val="6"/>
        </w:rPr>
        <w:t xml:space="preserve"> </w:t>
      </w:r>
      <w:r>
        <w:t>factor</w:t>
      </w:r>
      <w:r>
        <w:rPr>
          <w:spacing w:val="6"/>
        </w:rPr>
        <w:t xml:space="preserve"> </w:t>
      </w:r>
      <w:r>
        <w:t>of</w:t>
      </w:r>
      <w:r>
        <w:rPr>
          <w:spacing w:val="6"/>
        </w:rPr>
        <w:t xml:space="preserve"> </w:t>
      </w:r>
      <w:r>
        <w:t>current</w:t>
      </w:r>
      <w:r>
        <w:rPr>
          <w:spacing w:val="6"/>
        </w:rPr>
        <w:t xml:space="preserve"> </w:t>
      </w:r>
      <w:r>
        <w:t>local</w:t>
      </w:r>
      <w:r>
        <w:rPr>
          <w:spacing w:val="6"/>
        </w:rPr>
        <w:t xml:space="preserve"> </w:t>
      </w:r>
      <w:r>
        <w:t>currency</w:t>
      </w:r>
      <w:r>
        <w:rPr>
          <w:spacing w:val="6"/>
        </w:rPr>
        <w:t xml:space="preserve"> </w:t>
      </w:r>
      <w:r>
        <w:t>to</w:t>
      </w:r>
      <w:r>
        <w:rPr>
          <w:spacing w:val="6"/>
        </w:rPr>
        <w:t xml:space="preserve"> </w:t>
      </w:r>
      <w:r>
        <w:t>current</w:t>
      </w:r>
      <w:r>
        <w:rPr>
          <w:spacing w:val="6"/>
        </w:rPr>
        <w:t xml:space="preserve"> </w:t>
      </w:r>
      <w:r>
        <w:t>PPP</w:t>
      </w:r>
      <w:r>
        <w:rPr>
          <w:spacing w:val="6"/>
        </w:rPr>
        <w:t xml:space="preserve"> </w:t>
      </w:r>
      <w:r>
        <w:rPr>
          <w:spacing w:val="-4"/>
        </w:rPr>
        <w:t>USD.</w:t>
      </w:r>
    </w:p>
    <w:p w14:paraId="73FF0336" w14:textId="77777777" w:rsidR="00620CF6" w:rsidRDefault="00620CF6">
      <w:pPr>
        <w:sectPr w:rsidR="00620CF6" w:rsidSect="00D60468">
          <w:type w:val="continuous"/>
          <w:pgSz w:w="12240" w:h="15840"/>
          <w:pgMar w:top="1620" w:right="920" w:bottom="280" w:left="1300" w:header="720" w:footer="720" w:gutter="0"/>
          <w:cols w:num="2" w:space="720" w:equalWidth="0">
            <w:col w:w="3087" w:space="226"/>
            <w:col w:w="6707"/>
          </w:cols>
        </w:sectPr>
      </w:pPr>
    </w:p>
    <w:p w14:paraId="192B320B" w14:textId="77777777" w:rsidR="00620CF6" w:rsidRDefault="00620CF6">
      <w:pPr>
        <w:pStyle w:val="BodyText"/>
        <w:spacing w:before="1"/>
        <w:rPr>
          <w:sz w:val="25"/>
        </w:rPr>
      </w:pPr>
    </w:p>
    <w:p w14:paraId="292B9A8D" w14:textId="77777777" w:rsidR="00620CF6" w:rsidRDefault="00620CF6">
      <w:pPr>
        <w:rPr>
          <w:sz w:val="25"/>
        </w:rPr>
        <w:sectPr w:rsidR="00620CF6" w:rsidSect="00D60468">
          <w:type w:val="continuous"/>
          <w:pgSz w:w="12240" w:h="15840"/>
          <w:pgMar w:top="1620" w:right="920" w:bottom="280" w:left="1300" w:header="720" w:footer="720" w:gutter="0"/>
          <w:cols w:space="720"/>
        </w:sectPr>
      </w:pPr>
    </w:p>
    <w:p w14:paraId="08D4E2CD" w14:textId="77777777" w:rsidR="00620CF6" w:rsidRDefault="00000000">
      <w:pPr>
        <w:pStyle w:val="BodyText"/>
        <w:tabs>
          <w:tab w:val="left" w:pos="1042"/>
        </w:tabs>
        <w:spacing w:before="138" w:line="213" w:lineRule="auto"/>
        <w:ind w:left="1042" w:right="38" w:hanging="807"/>
      </w:pPr>
      <w:proofErr w:type="spellStart"/>
      <w:r>
        <w:rPr>
          <w:spacing w:val="-2"/>
        </w:rPr>
        <w:t>xlcyup</w:t>
      </w:r>
      <w:proofErr w:type="spellEnd"/>
      <w:r>
        <w:tab/>
        <w:t>PPP</w:t>
      </w:r>
      <w:r>
        <w:rPr>
          <w:spacing w:val="-8"/>
        </w:rPr>
        <w:t xml:space="preserve"> </w:t>
      </w:r>
      <w:r>
        <w:t>conversion</w:t>
      </w:r>
      <w:r>
        <w:rPr>
          <w:spacing w:val="-7"/>
        </w:rPr>
        <w:t xml:space="preserve"> </w:t>
      </w:r>
      <w:r>
        <w:t>factor, LCU per CNY</w:t>
      </w:r>
    </w:p>
    <w:p w14:paraId="6A0D8233" w14:textId="77777777" w:rsidR="00620CF6" w:rsidRDefault="00000000">
      <w:pPr>
        <w:pStyle w:val="BodyText"/>
        <w:spacing w:before="115"/>
        <w:ind w:left="236"/>
      </w:pPr>
      <w:r>
        <w:br w:type="column"/>
      </w:r>
      <w:r>
        <w:t>PPP</w:t>
      </w:r>
      <w:r>
        <w:rPr>
          <w:spacing w:val="6"/>
        </w:rPr>
        <w:t xml:space="preserve"> </w:t>
      </w:r>
      <w:r>
        <w:t>conversion</w:t>
      </w:r>
      <w:r>
        <w:rPr>
          <w:spacing w:val="6"/>
        </w:rPr>
        <w:t xml:space="preserve"> </w:t>
      </w:r>
      <w:r>
        <w:t>factor</w:t>
      </w:r>
      <w:r>
        <w:rPr>
          <w:spacing w:val="6"/>
        </w:rPr>
        <w:t xml:space="preserve"> </w:t>
      </w:r>
      <w:r>
        <w:t>of</w:t>
      </w:r>
      <w:r>
        <w:rPr>
          <w:spacing w:val="6"/>
        </w:rPr>
        <w:t xml:space="preserve"> </w:t>
      </w:r>
      <w:r>
        <w:t>current</w:t>
      </w:r>
      <w:r>
        <w:rPr>
          <w:spacing w:val="6"/>
        </w:rPr>
        <w:t xml:space="preserve"> </w:t>
      </w:r>
      <w:r>
        <w:t>local</w:t>
      </w:r>
      <w:r>
        <w:rPr>
          <w:spacing w:val="6"/>
        </w:rPr>
        <w:t xml:space="preserve"> </w:t>
      </w:r>
      <w:r>
        <w:t>currency</w:t>
      </w:r>
      <w:r>
        <w:rPr>
          <w:spacing w:val="6"/>
        </w:rPr>
        <w:t xml:space="preserve"> </w:t>
      </w:r>
      <w:r>
        <w:t>to</w:t>
      </w:r>
      <w:r>
        <w:rPr>
          <w:spacing w:val="6"/>
        </w:rPr>
        <w:t xml:space="preserve"> </w:t>
      </w:r>
      <w:r>
        <w:t>current</w:t>
      </w:r>
      <w:r>
        <w:rPr>
          <w:spacing w:val="6"/>
        </w:rPr>
        <w:t xml:space="preserve"> </w:t>
      </w:r>
      <w:r>
        <w:t>PPP</w:t>
      </w:r>
      <w:r>
        <w:rPr>
          <w:spacing w:val="6"/>
        </w:rPr>
        <w:t xml:space="preserve"> </w:t>
      </w:r>
      <w:r>
        <w:rPr>
          <w:spacing w:val="-4"/>
        </w:rPr>
        <w:t>CNY.</w:t>
      </w:r>
    </w:p>
    <w:p w14:paraId="2348D36B" w14:textId="77777777" w:rsidR="00620CF6" w:rsidRDefault="00620CF6">
      <w:pPr>
        <w:sectPr w:rsidR="00620CF6" w:rsidSect="00D60468">
          <w:type w:val="continuous"/>
          <w:pgSz w:w="12240" w:h="15840"/>
          <w:pgMar w:top="1620" w:right="920" w:bottom="280" w:left="1300" w:header="720" w:footer="720" w:gutter="0"/>
          <w:cols w:num="2" w:space="720" w:equalWidth="0">
            <w:col w:w="3087" w:space="226"/>
            <w:col w:w="6707"/>
          </w:cols>
        </w:sectPr>
      </w:pPr>
    </w:p>
    <w:p w14:paraId="3BE37122" w14:textId="77777777" w:rsidR="00620CF6" w:rsidRDefault="00620CF6">
      <w:pPr>
        <w:pStyle w:val="BodyText"/>
      </w:pPr>
    </w:p>
    <w:p w14:paraId="1F780736" w14:textId="77777777" w:rsidR="00620CF6" w:rsidRDefault="00620CF6">
      <w:pPr>
        <w:pStyle w:val="BodyText"/>
        <w:spacing w:before="13"/>
      </w:pPr>
    </w:p>
    <w:p w14:paraId="5AB95EA2" w14:textId="77777777" w:rsidR="00620CF6" w:rsidRDefault="00000000">
      <w:pPr>
        <w:pStyle w:val="BodyText"/>
        <w:tabs>
          <w:tab w:val="left" w:pos="3549"/>
        </w:tabs>
        <w:ind w:left="236"/>
      </w:pPr>
      <w:r>
        <w:rPr>
          <w:noProof/>
        </w:rPr>
        <mc:AlternateContent>
          <mc:Choice Requires="wps">
            <w:drawing>
              <wp:anchor distT="0" distB="0" distL="0" distR="0" simplePos="0" relativeHeight="487621120" behindDoc="1" locked="0" layoutInCell="1" allowOverlap="1" wp14:anchorId="326EA9B4" wp14:editId="5A71274B">
                <wp:simplePos x="0" y="0"/>
                <wp:positionH relativeFrom="page">
                  <wp:posOffset>899998</wp:posOffset>
                </wp:positionH>
                <wp:positionV relativeFrom="paragraph">
                  <wp:posOffset>178880</wp:posOffset>
                </wp:positionV>
                <wp:extent cx="6216015" cy="152400"/>
                <wp:effectExtent l="0" t="0" r="0" b="0"/>
                <wp:wrapTopAndBottom/>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015" cy="152400"/>
                        </a:xfrm>
                        <a:prstGeom prst="rect">
                          <a:avLst/>
                        </a:prstGeom>
                        <a:solidFill>
                          <a:srgbClr val="F7F7F7"/>
                        </a:solidFill>
                      </wps:spPr>
                      <wps:txbx>
                        <w:txbxContent>
                          <w:p w14:paraId="6137E5F8" w14:textId="77777777" w:rsidR="00620CF6" w:rsidRDefault="00000000">
                            <w:pPr>
                              <w:pStyle w:val="BodyText"/>
                              <w:tabs>
                                <w:tab w:val="left" w:pos="925"/>
                                <w:tab w:val="left" w:pos="3432"/>
                              </w:tabs>
                              <w:spacing w:line="227" w:lineRule="exact"/>
                              <w:ind w:left="119"/>
                              <w:rPr>
                                <w:color w:val="000000"/>
                              </w:rPr>
                            </w:pPr>
                            <w:proofErr w:type="spellStart"/>
                            <w:r>
                              <w:rPr>
                                <w:color w:val="000000"/>
                                <w:spacing w:val="-2"/>
                              </w:rPr>
                              <w:t>npopul</w:t>
                            </w:r>
                            <w:proofErr w:type="spellEnd"/>
                            <w:r>
                              <w:rPr>
                                <w:color w:val="000000"/>
                              </w:rPr>
                              <w:tab/>
                            </w:r>
                            <w:r>
                              <w:rPr>
                                <w:color w:val="000000"/>
                                <w:spacing w:val="-2"/>
                              </w:rPr>
                              <w:t>Population</w:t>
                            </w:r>
                            <w:r>
                              <w:rPr>
                                <w:color w:val="000000"/>
                              </w:rPr>
                              <w:tab/>
                            </w:r>
                            <w:r>
                              <w:rPr>
                                <w:color w:val="000000"/>
                                <w:spacing w:val="-2"/>
                              </w:rPr>
                              <w:t>Number</w:t>
                            </w:r>
                            <w:r>
                              <w:rPr>
                                <w:color w:val="000000"/>
                                <w:spacing w:val="-5"/>
                              </w:rPr>
                              <w:t xml:space="preserve"> </w:t>
                            </w:r>
                            <w:r>
                              <w:rPr>
                                <w:color w:val="000000"/>
                                <w:spacing w:val="-2"/>
                              </w:rPr>
                              <w:t>of</w:t>
                            </w:r>
                            <w:r>
                              <w:rPr>
                                <w:color w:val="000000"/>
                                <w:spacing w:val="-5"/>
                              </w:rPr>
                              <w:t xml:space="preserve"> </w:t>
                            </w:r>
                            <w:r>
                              <w:rPr>
                                <w:color w:val="000000"/>
                                <w:spacing w:val="-2"/>
                              </w:rPr>
                              <w:t>individuals</w:t>
                            </w:r>
                            <w:r>
                              <w:rPr>
                                <w:color w:val="000000"/>
                                <w:spacing w:val="-5"/>
                              </w:rPr>
                              <w:t xml:space="preserve"> </w:t>
                            </w:r>
                            <w:r>
                              <w:rPr>
                                <w:color w:val="000000"/>
                                <w:spacing w:val="-2"/>
                              </w:rPr>
                              <w:t>in</w:t>
                            </w:r>
                            <w:r>
                              <w:rPr>
                                <w:color w:val="000000"/>
                                <w:spacing w:val="-5"/>
                              </w:rPr>
                              <w:t xml:space="preserve"> </w:t>
                            </w:r>
                            <w:r>
                              <w:rPr>
                                <w:color w:val="000000"/>
                                <w:spacing w:val="-2"/>
                              </w:rPr>
                              <w:t>a</w:t>
                            </w:r>
                            <w:r>
                              <w:rPr>
                                <w:color w:val="000000"/>
                                <w:spacing w:val="-4"/>
                              </w:rPr>
                              <w:t xml:space="preserve"> </w:t>
                            </w:r>
                            <w:r>
                              <w:rPr>
                                <w:color w:val="000000"/>
                                <w:spacing w:val="-2"/>
                              </w:rPr>
                              <w:t>group.</w:t>
                            </w:r>
                          </w:p>
                        </w:txbxContent>
                      </wps:txbx>
                      <wps:bodyPr wrap="square" lIns="0" tIns="0" rIns="0" bIns="0" rtlCol="0">
                        <a:noAutofit/>
                      </wps:bodyPr>
                    </wps:wsp>
                  </a:graphicData>
                </a:graphic>
              </wp:anchor>
            </w:drawing>
          </mc:Choice>
          <mc:Fallback>
            <w:pict>
              <v:shape w14:anchorId="326EA9B4" id="Textbox 138" o:spid="_x0000_s1105" type="#_x0000_t202" style="position:absolute;left:0;text-align:left;margin-left:70.85pt;margin-top:14.1pt;width:489.45pt;height:12pt;z-index:-15695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" fillcolor="#f7f7f7" stroked="f">
                <v:textbox inset="0,0,0,0">
                  <w:txbxContent>
                    <w:p w14:paraId="6137E5F8" w14:textId="77777777" w:rsidR="00620CF6" w:rsidRDefault="00000000">
                      <w:pPr>
                        <w:pStyle w:val="BodyText"/>
                        <w:tabs>
                          <w:tab w:val="left" w:pos="925"/>
                          <w:tab w:val="left" w:pos="3432"/>
                        </w:tabs>
                        <w:spacing w:line="227" w:lineRule="exact"/>
                        <w:ind w:left="119"/>
                        <w:rPr>
                          <w:color w:val="000000"/>
                        </w:rPr>
                      </w:pPr>
                      <w:proofErr w:type="spellStart"/>
                      <w:r>
                        <w:rPr>
                          <w:color w:val="000000"/>
                          <w:spacing w:val="-2"/>
                        </w:rPr>
                        <w:t>npopul</w:t>
                      </w:r>
                      <w:proofErr w:type="spellEnd"/>
                      <w:r>
                        <w:rPr>
                          <w:color w:val="000000"/>
                        </w:rPr>
                        <w:tab/>
                      </w:r>
                      <w:r>
                        <w:rPr>
                          <w:color w:val="000000"/>
                          <w:spacing w:val="-2"/>
                        </w:rPr>
                        <w:t>Population</w:t>
                      </w:r>
                      <w:r>
                        <w:rPr>
                          <w:color w:val="000000"/>
                        </w:rPr>
                        <w:tab/>
                      </w:r>
                      <w:r>
                        <w:rPr>
                          <w:color w:val="000000"/>
                          <w:spacing w:val="-2"/>
                        </w:rPr>
                        <w:t>Number</w:t>
                      </w:r>
                      <w:r>
                        <w:rPr>
                          <w:color w:val="000000"/>
                          <w:spacing w:val="-5"/>
                        </w:rPr>
                        <w:t xml:space="preserve"> </w:t>
                      </w:r>
                      <w:r>
                        <w:rPr>
                          <w:color w:val="000000"/>
                          <w:spacing w:val="-2"/>
                        </w:rPr>
                        <w:t>of</w:t>
                      </w:r>
                      <w:r>
                        <w:rPr>
                          <w:color w:val="000000"/>
                          <w:spacing w:val="-5"/>
                        </w:rPr>
                        <w:t xml:space="preserve"> </w:t>
                      </w:r>
                      <w:r>
                        <w:rPr>
                          <w:color w:val="000000"/>
                          <w:spacing w:val="-2"/>
                        </w:rPr>
                        <w:t>individuals</w:t>
                      </w:r>
                      <w:r>
                        <w:rPr>
                          <w:color w:val="000000"/>
                          <w:spacing w:val="-5"/>
                        </w:rPr>
                        <w:t xml:space="preserve"> </w:t>
                      </w:r>
                      <w:r>
                        <w:rPr>
                          <w:color w:val="000000"/>
                          <w:spacing w:val="-2"/>
                        </w:rPr>
                        <w:t>in</w:t>
                      </w:r>
                      <w:r>
                        <w:rPr>
                          <w:color w:val="000000"/>
                          <w:spacing w:val="-5"/>
                        </w:rPr>
                        <w:t xml:space="preserve"> </w:t>
                      </w:r>
                      <w:r>
                        <w:rPr>
                          <w:color w:val="000000"/>
                          <w:spacing w:val="-2"/>
                        </w:rPr>
                        <w:t>a</w:t>
                      </w:r>
                      <w:r>
                        <w:rPr>
                          <w:color w:val="000000"/>
                          <w:spacing w:val="-4"/>
                        </w:rPr>
                        <w:t xml:space="preserve"> </w:t>
                      </w:r>
                      <w:r>
                        <w:rPr>
                          <w:color w:val="000000"/>
                          <w:spacing w:val="-2"/>
                        </w:rPr>
                        <w:t>group.</w:t>
                      </w:r>
                    </w:p>
                  </w:txbxContent>
                </v:textbox>
                <w10:wrap type="topAndBottom" anchorx="page"/>
              </v:shape>
            </w:pict>
          </mc:Fallback>
        </mc:AlternateContent>
      </w:r>
      <w:r>
        <w:rPr>
          <w:noProof/>
        </w:rPr>
        <mc:AlternateContent>
          <mc:Choice Requires="wpg">
            <w:drawing>
              <wp:anchor distT="0" distB="0" distL="0" distR="0" simplePos="0" relativeHeight="481634304" behindDoc="1" locked="0" layoutInCell="1" allowOverlap="1" wp14:anchorId="41FD5E55" wp14:editId="3018C6E9">
                <wp:simplePos x="0" y="0"/>
                <wp:positionH relativeFrom="page">
                  <wp:posOffset>899998</wp:posOffset>
                </wp:positionH>
                <wp:positionV relativeFrom="paragraph">
                  <wp:posOffset>-312938</wp:posOffset>
                </wp:positionV>
                <wp:extent cx="6216015" cy="340360"/>
                <wp:effectExtent l="0" t="0" r="0" b="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6015" cy="340360"/>
                          <a:chOff x="0" y="0"/>
                          <a:chExt cx="6216015" cy="340360"/>
                        </a:xfrm>
                      </wpg:grpSpPr>
                      <wps:wsp>
                        <wps:cNvPr id="140" name="Graphic 140"/>
                        <wps:cNvSpPr/>
                        <wps:spPr>
                          <a:xfrm>
                            <a:off x="0" y="36320"/>
                            <a:ext cx="6216015" cy="304165"/>
                          </a:xfrm>
                          <a:custGeom>
                            <a:avLst/>
                            <a:gdLst/>
                            <a:ahLst/>
                            <a:cxnLst/>
                            <a:rect l="l" t="t" r="r" b="b"/>
                            <a:pathLst>
                              <a:path w="6216015" h="304165">
                                <a:moveTo>
                                  <a:pt x="6215494" y="0"/>
                                </a:moveTo>
                                <a:lnTo>
                                  <a:pt x="2103666" y="0"/>
                                </a:lnTo>
                                <a:lnTo>
                                  <a:pt x="511835" y="0"/>
                                </a:lnTo>
                                <a:lnTo>
                                  <a:pt x="0" y="0"/>
                                </a:lnTo>
                                <a:lnTo>
                                  <a:pt x="0" y="303657"/>
                                </a:lnTo>
                                <a:lnTo>
                                  <a:pt x="511835" y="303657"/>
                                </a:lnTo>
                                <a:lnTo>
                                  <a:pt x="2103666" y="303657"/>
                                </a:lnTo>
                                <a:lnTo>
                                  <a:pt x="6215494" y="303657"/>
                                </a:lnTo>
                                <a:lnTo>
                                  <a:pt x="6215494" y="0"/>
                                </a:lnTo>
                                <a:close/>
                              </a:path>
                            </a:pathLst>
                          </a:custGeom>
                          <a:solidFill>
                            <a:srgbClr val="F7F7F7"/>
                          </a:solidFill>
                        </wps:spPr>
                        <wps:bodyPr wrap="square" lIns="0" tIns="0" rIns="0" bIns="0" rtlCol="0">
                          <a:prstTxWarp prst="textNoShape">
                            <a:avLst/>
                          </a:prstTxWarp>
                          <a:noAutofit/>
                        </wps:bodyPr>
                      </wps:wsp>
                      <wps:wsp>
                        <wps:cNvPr id="141" name="Textbox 141"/>
                        <wps:cNvSpPr txBox="1"/>
                        <wps:spPr>
                          <a:xfrm>
                            <a:off x="75920" y="0"/>
                            <a:ext cx="1758950" cy="331470"/>
                          </a:xfrm>
                          <a:prstGeom prst="rect">
                            <a:avLst/>
                          </a:prstGeom>
                        </wps:spPr>
                        <wps:txbx>
                          <w:txbxContent>
                            <w:p w14:paraId="5E3FD54B" w14:textId="77777777" w:rsidR="00620CF6" w:rsidRDefault="00000000">
                              <w:pPr>
                                <w:tabs>
                                  <w:tab w:val="left" w:pos="805"/>
                                </w:tabs>
                                <w:spacing w:before="37" w:line="213" w:lineRule="auto"/>
                                <w:ind w:left="806" w:right="18" w:hanging="807"/>
                                <w:rPr>
                                  <w:sz w:val="20"/>
                                </w:rPr>
                              </w:pPr>
                              <w:proofErr w:type="spellStart"/>
                              <w:r>
                                <w:rPr>
                                  <w:spacing w:val="-2"/>
                                  <w:sz w:val="20"/>
                                </w:rPr>
                                <w:t>xlcyux</w:t>
                              </w:r>
                              <w:proofErr w:type="spellEnd"/>
                              <w:r>
                                <w:rPr>
                                  <w:sz w:val="20"/>
                                </w:rPr>
                                <w:tab/>
                              </w:r>
                              <w:r>
                                <w:rPr>
                                  <w:spacing w:val="-2"/>
                                  <w:sz w:val="20"/>
                                </w:rPr>
                                <w:t>Market</w:t>
                              </w:r>
                              <w:r>
                                <w:rPr>
                                  <w:spacing w:val="-7"/>
                                  <w:sz w:val="20"/>
                                </w:rPr>
                                <w:t xml:space="preserve"> </w:t>
                              </w:r>
                              <w:r>
                                <w:rPr>
                                  <w:spacing w:val="-2"/>
                                  <w:sz w:val="20"/>
                                </w:rPr>
                                <w:t>exchange</w:t>
                              </w:r>
                              <w:r>
                                <w:rPr>
                                  <w:spacing w:val="-7"/>
                                  <w:sz w:val="20"/>
                                </w:rPr>
                                <w:t xml:space="preserve"> </w:t>
                              </w:r>
                              <w:r>
                                <w:rPr>
                                  <w:spacing w:val="-2"/>
                                  <w:sz w:val="20"/>
                                </w:rPr>
                                <w:t xml:space="preserve">rate, </w:t>
                              </w:r>
                              <w:r>
                                <w:rPr>
                                  <w:sz w:val="20"/>
                                </w:rPr>
                                <w:t>LCU per CNY</w:t>
                              </w:r>
                            </w:p>
                          </w:txbxContent>
                        </wps:txbx>
                        <wps:bodyPr wrap="square" lIns="0" tIns="0" rIns="0" bIns="0" rtlCol="0">
                          <a:noAutofit/>
                        </wps:bodyPr>
                      </wps:wsp>
                      <wps:wsp>
                        <wps:cNvPr id="142" name="Textbox 142"/>
                        <wps:cNvSpPr txBox="1"/>
                        <wps:spPr>
                          <a:xfrm>
                            <a:off x="2179573" y="0"/>
                            <a:ext cx="2899410" cy="179705"/>
                          </a:xfrm>
                          <a:prstGeom prst="rect">
                            <a:avLst/>
                          </a:prstGeom>
                        </wps:spPr>
                        <wps:txbx>
                          <w:txbxContent>
                            <w:p w14:paraId="15A1A73D" w14:textId="77777777" w:rsidR="00620CF6" w:rsidRDefault="00000000">
                              <w:pPr>
                                <w:spacing w:before="14" w:line="268" w:lineRule="exact"/>
                                <w:rPr>
                                  <w:sz w:val="20"/>
                                </w:rPr>
                              </w:pPr>
                              <w:r>
                                <w:rPr>
                                  <w:sz w:val="20"/>
                                </w:rPr>
                                <w:t>Oﬀicial</w:t>
                              </w:r>
                              <w:r>
                                <w:rPr>
                                  <w:spacing w:val="-2"/>
                                  <w:sz w:val="20"/>
                                </w:rPr>
                                <w:t xml:space="preserve"> </w:t>
                              </w:r>
                              <w:r>
                                <w:rPr>
                                  <w:sz w:val="20"/>
                                </w:rPr>
                                <w:t>exchange</w:t>
                              </w:r>
                              <w:r>
                                <w:rPr>
                                  <w:spacing w:val="-2"/>
                                  <w:sz w:val="20"/>
                                </w:rPr>
                                <w:t xml:space="preserve"> </w:t>
                              </w:r>
                              <w:r>
                                <w:rPr>
                                  <w:sz w:val="20"/>
                                </w:rPr>
                                <w:t>rate</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local</w:t>
                              </w:r>
                              <w:r>
                                <w:rPr>
                                  <w:spacing w:val="-1"/>
                                  <w:sz w:val="20"/>
                                </w:rPr>
                                <w:t xml:space="preserve"> </w:t>
                              </w:r>
                              <w:r>
                                <w:rPr>
                                  <w:sz w:val="20"/>
                                </w:rPr>
                                <w:t>currency</w:t>
                              </w:r>
                              <w:r>
                                <w:rPr>
                                  <w:spacing w:val="-2"/>
                                  <w:sz w:val="20"/>
                                </w:rPr>
                                <w:t xml:space="preserve"> </w:t>
                              </w:r>
                              <w:r>
                                <w:rPr>
                                  <w:sz w:val="20"/>
                                </w:rPr>
                                <w:t>to</w:t>
                              </w:r>
                              <w:r>
                                <w:rPr>
                                  <w:spacing w:val="-2"/>
                                  <w:sz w:val="20"/>
                                </w:rPr>
                                <w:t xml:space="preserve"> </w:t>
                              </w:r>
                              <w:r>
                                <w:rPr>
                                  <w:spacing w:val="-4"/>
                                  <w:sz w:val="20"/>
                                </w:rPr>
                                <w:t>CNY.</w:t>
                              </w:r>
                            </w:p>
                          </w:txbxContent>
                        </wps:txbx>
                        <wps:bodyPr wrap="square" lIns="0" tIns="0" rIns="0" bIns="0" rtlCol="0">
                          <a:noAutofit/>
                        </wps:bodyPr>
                      </wps:wsp>
                    </wpg:wgp>
                  </a:graphicData>
                </a:graphic>
              </wp:anchor>
            </w:drawing>
          </mc:Choice>
          <mc:Fallback>
            <w:pict>
              <v:group w14:anchorId="41FD5E55" id="Group 139" o:spid="_x0000_s1106" style="position:absolute;left:0;text-align:left;margin-left:70.85pt;margin-top:-24.65pt;width:489.45pt;height:26.8pt;z-index:-21682176;mso-wrap-distance-left:0;mso-wrap-distance-right:0;mso-position-horizontal-relative:page;mso-position-vertical-relative:text" coordsize="62160,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">
                <v:shape id="Graphic 140" o:spid="_x0000_s1107" style="position:absolute;top:363;width:62160;height:3041;visibility:visible;mso-wrap-style:square;v-text-anchor:top" coordsize="6216015,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" path="m6215494,l2103666,,511835,,,,,303657r511835,l2103666,303657r4111828,l6215494,xe" fillcolor="#f7f7f7" stroked="f">
                  <v:path arrowok="t"/>
                </v:shape>
                <v:shape id="Textbox 141" o:spid="_x0000_s1108" type="#_x0000_t202" style="position:absolute;left:759;width:17589;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5E3FD54B" w14:textId="77777777" w:rsidR="00620CF6" w:rsidRDefault="00000000">
                        <w:pPr>
                          <w:tabs>
                            <w:tab w:val="left" w:pos="805"/>
                          </w:tabs>
                          <w:spacing w:before="37" w:line="213" w:lineRule="auto"/>
                          <w:ind w:left="806" w:right="18" w:hanging="807"/>
                          <w:rPr>
                            <w:sz w:val="20"/>
                          </w:rPr>
                        </w:pPr>
                        <w:proofErr w:type="spellStart"/>
                        <w:r>
                          <w:rPr>
                            <w:spacing w:val="-2"/>
                            <w:sz w:val="20"/>
                          </w:rPr>
                          <w:t>xlcyux</w:t>
                        </w:r>
                        <w:proofErr w:type="spellEnd"/>
                        <w:r>
                          <w:rPr>
                            <w:sz w:val="20"/>
                          </w:rPr>
                          <w:tab/>
                        </w:r>
                        <w:r>
                          <w:rPr>
                            <w:spacing w:val="-2"/>
                            <w:sz w:val="20"/>
                          </w:rPr>
                          <w:t>Market</w:t>
                        </w:r>
                        <w:r>
                          <w:rPr>
                            <w:spacing w:val="-7"/>
                            <w:sz w:val="20"/>
                          </w:rPr>
                          <w:t xml:space="preserve"> </w:t>
                        </w:r>
                        <w:r>
                          <w:rPr>
                            <w:spacing w:val="-2"/>
                            <w:sz w:val="20"/>
                          </w:rPr>
                          <w:t>exchange</w:t>
                        </w:r>
                        <w:r>
                          <w:rPr>
                            <w:spacing w:val="-7"/>
                            <w:sz w:val="20"/>
                          </w:rPr>
                          <w:t xml:space="preserve"> </w:t>
                        </w:r>
                        <w:r>
                          <w:rPr>
                            <w:spacing w:val="-2"/>
                            <w:sz w:val="20"/>
                          </w:rPr>
                          <w:t xml:space="preserve">rate, </w:t>
                        </w:r>
                        <w:r>
                          <w:rPr>
                            <w:sz w:val="20"/>
                          </w:rPr>
                          <w:t>LCU per CNY</w:t>
                        </w:r>
                      </w:p>
                    </w:txbxContent>
                  </v:textbox>
                </v:shape>
                <v:shape id="Textbox 142" o:spid="_x0000_s1109" type="#_x0000_t202" style="position:absolute;left:21795;width:2899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15A1A73D" w14:textId="77777777" w:rsidR="00620CF6" w:rsidRDefault="00000000">
                        <w:pPr>
                          <w:spacing w:before="14" w:line="268" w:lineRule="exact"/>
                          <w:rPr>
                            <w:sz w:val="20"/>
                          </w:rPr>
                        </w:pPr>
                        <w:r>
                          <w:rPr>
                            <w:sz w:val="20"/>
                          </w:rPr>
                          <w:t>Oﬀicial</w:t>
                        </w:r>
                        <w:r>
                          <w:rPr>
                            <w:spacing w:val="-2"/>
                            <w:sz w:val="20"/>
                          </w:rPr>
                          <w:t xml:space="preserve"> </w:t>
                        </w:r>
                        <w:r>
                          <w:rPr>
                            <w:sz w:val="20"/>
                          </w:rPr>
                          <w:t>exchange</w:t>
                        </w:r>
                        <w:r>
                          <w:rPr>
                            <w:spacing w:val="-2"/>
                            <w:sz w:val="20"/>
                          </w:rPr>
                          <w:t xml:space="preserve"> </w:t>
                        </w:r>
                        <w:r>
                          <w:rPr>
                            <w:sz w:val="20"/>
                          </w:rPr>
                          <w:t>rate</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local</w:t>
                        </w:r>
                        <w:r>
                          <w:rPr>
                            <w:spacing w:val="-1"/>
                            <w:sz w:val="20"/>
                          </w:rPr>
                          <w:t xml:space="preserve"> </w:t>
                        </w:r>
                        <w:r>
                          <w:rPr>
                            <w:sz w:val="20"/>
                          </w:rPr>
                          <w:t>currency</w:t>
                        </w:r>
                        <w:r>
                          <w:rPr>
                            <w:spacing w:val="-2"/>
                            <w:sz w:val="20"/>
                          </w:rPr>
                          <w:t xml:space="preserve"> </w:t>
                        </w:r>
                        <w:r>
                          <w:rPr>
                            <w:sz w:val="20"/>
                          </w:rPr>
                          <w:t>to</w:t>
                        </w:r>
                        <w:r>
                          <w:rPr>
                            <w:spacing w:val="-2"/>
                            <w:sz w:val="20"/>
                          </w:rPr>
                          <w:t xml:space="preserve"> </w:t>
                        </w:r>
                        <w:r>
                          <w:rPr>
                            <w:spacing w:val="-4"/>
                            <w:sz w:val="20"/>
                          </w:rPr>
                          <w:t>CNY.</w:t>
                        </w:r>
                      </w:p>
                    </w:txbxContent>
                  </v:textbox>
                </v:shape>
                <w10:wrap anchorx="page"/>
              </v:group>
            </w:pict>
          </mc:Fallback>
        </mc:AlternateContent>
      </w:r>
      <w:proofErr w:type="spellStart"/>
      <w:r>
        <w:rPr>
          <w:spacing w:val="-4"/>
        </w:rPr>
        <w:t>npopem</w:t>
      </w:r>
      <w:proofErr w:type="spellEnd"/>
      <w:r>
        <w:rPr>
          <w:spacing w:val="25"/>
        </w:rPr>
        <w:t xml:space="preserve"> </w:t>
      </w:r>
      <w:r>
        <w:rPr>
          <w:spacing w:val="-4"/>
        </w:rPr>
        <w:t>Employed population</w:t>
      </w:r>
      <w:r>
        <w:tab/>
      </w:r>
      <w:r>
        <w:rPr>
          <w:spacing w:val="-6"/>
        </w:rPr>
        <w:t>Number</w:t>
      </w:r>
      <w:r>
        <w:rPr>
          <w:spacing w:val="-3"/>
        </w:rPr>
        <w:t xml:space="preserve"> </w:t>
      </w:r>
      <w:r>
        <w:rPr>
          <w:spacing w:val="-6"/>
        </w:rPr>
        <w:t>of</w:t>
      </w:r>
      <w:r>
        <w:rPr>
          <w:spacing w:val="-2"/>
        </w:rPr>
        <w:t xml:space="preserve"> </w:t>
      </w:r>
      <w:r>
        <w:rPr>
          <w:spacing w:val="-6"/>
        </w:rPr>
        <w:t>employed</w:t>
      </w:r>
      <w:r>
        <w:rPr>
          <w:spacing w:val="-2"/>
        </w:rPr>
        <w:t xml:space="preserve"> </w:t>
      </w:r>
      <w:r>
        <w:rPr>
          <w:spacing w:val="-6"/>
        </w:rPr>
        <w:t>individuals.</w:t>
      </w:r>
    </w:p>
    <w:p w14:paraId="147059A7" w14:textId="77777777" w:rsidR="00620CF6" w:rsidRDefault="00620CF6">
      <w:pPr>
        <w:pStyle w:val="BodyText"/>
        <w:spacing w:before="1"/>
        <w:rPr>
          <w:sz w:val="3"/>
        </w:rPr>
      </w:pPr>
    </w:p>
    <w:p w14:paraId="352C0541" w14:textId="77777777" w:rsidR="00620CF6" w:rsidRDefault="00000000">
      <w:pPr>
        <w:pStyle w:val="BodyText"/>
        <w:spacing w:line="20" w:lineRule="exact"/>
        <w:ind w:left="117"/>
        <w:rPr>
          <w:sz w:val="2"/>
        </w:rPr>
      </w:pPr>
      <w:r>
        <w:rPr>
          <w:noProof/>
          <w:sz w:val="2"/>
        </w:rPr>
        <mc:AlternateContent>
          <mc:Choice Requires="wpg">
            <w:drawing>
              <wp:inline distT="0" distB="0" distL="0" distR="0" wp14:anchorId="41939EED" wp14:editId="5744D279">
                <wp:extent cx="6216015" cy="10160"/>
                <wp:effectExtent l="9525" t="0" r="3810" b="8890"/>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6015" cy="10160"/>
                          <a:chOff x="0" y="0"/>
                          <a:chExt cx="6216015" cy="10160"/>
                        </a:xfrm>
                      </wpg:grpSpPr>
                      <wps:wsp>
                        <wps:cNvPr id="144" name="Graphic 144"/>
                        <wps:cNvSpPr/>
                        <wps:spPr>
                          <a:xfrm>
                            <a:off x="0" y="5060"/>
                            <a:ext cx="6216015" cy="1270"/>
                          </a:xfrm>
                          <a:custGeom>
                            <a:avLst/>
                            <a:gdLst/>
                            <a:ahLst/>
                            <a:cxnLst/>
                            <a:rect l="l" t="t" r="r" b="b"/>
                            <a:pathLst>
                              <a:path w="6216015">
                                <a:moveTo>
                                  <a:pt x="0" y="0"/>
                                </a:moveTo>
                                <a:lnTo>
                                  <a:pt x="6215494"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FFD6874" id="Group 143" o:spid="_x0000_s1026" style="width:489.45pt;height:.8pt;mso-position-horizontal-relative:char;mso-position-vertical-relative:line" coordsize="6216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">
                <v:shape id="Graphic 144" o:spid="_x0000_s1027" style="position:absolute;top:50;width:62160;height:13;visibility:visible;mso-wrap-style:square;v-text-anchor:top" coordsize="6216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" path="m,l6215494,e" filled="f" strokeweight=".28114mm">
                  <v:path arrowok="t"/>
                </v:shape>
                <w10:anchorlock/>
              </v:group>
            </w:pict>
          </mc:Fallback>
        </mc:AlternateContent>
      </w:r>
    </w:p>
    <w:p w14:paraId="74D2612E" w14:textId="77777777" w:rsidR="00620CF6" w:rsidRDefault="00620CF6">
      <w:pPr>
        <w:spacing w:line="20" w:lineRule="exact"/>
        <w:rPr>
          <w:sz w:val="2"/>
        </w:rPr>
        <w:sectPr w:rsidR="00620CF6" w:rsidSect="00D60468">
          <w:type w:val="continuous"/>
          <w:pgSz w:w="12240" w:h="15840"/>
          <w:pgMar w:top="1620" w:right="920" w:bottom="280" w:left="1300" w:header="720" w:footer="720" w:gutter="0"/>
          <w:cols w:space="720"/>
        </w:sectPr>
      </w:pPr>
    </w:p>
    <w:p w14:paraId="45E7285B" w14:textId="77777777" w:rsidR="00620CF6" w:rsidRDefault="00620CF6">
      <w:pPr>
        <w:pStyle w:val="BodyText"/>
      </w:pPr>
    </w:p>
    <w:p w14:paraId="500414A2" w14:textId="77777777" w:rsidR="00620CF6" w:rsidRDefault="00620CF6">
      <w:pPr>
        <w:pStyle w:val="BodyText"/>
      </w:pPr>
    </w:p>
    <w:p w14:paraId="47986211" w14:textId="77777777" w:rsidR="00620CF6" w:rsidRDefault="00620CF6">
      <w:pPr>
        <w:pStyle w:val="BodyText"/>
      </w:pPr>
    </w:p>
    <w:p w14:paraId="3BF71080" w14:textId="77777777" w:rsidR="00620CF6" w:rsidRDefault="00620CF6">
      <w:pPr>
        <w:pStyle w:val="BodyText"/>
        <w:spacing w:before="12"/>
        <w:rPr>
          <w:sz w:val="25"/>
        </w:rPr>
      </w:pPr>
    </w:p>
    <w:p w14:paraId="1040CEAD" w14:textId="77777777" w:rsidR="00620CF6" w:rsidRDefault="00000000">
      <w:pPr>
        <w:spacing w:before="139"/>
        <w:ind w:left="117"/>
        <w:rPr>
          <w:b/>
          <w:sz w:val="41"/>
        </w:rPr>
      </w:pPr>
      <w:bookmarkStart w:id="518" w:name="Appendix_to_the_Wealth_Topography_Sectio"/>
      <w:bookmarkStart w:id="519" w:name="_bookmark67"/>
      <w:bookmarkEnd w:id="518"/>
      <w:bookmarkEnd w:id="519"/>
      <w:r>
        <w:rPr>
          <w:b/>
          <w:w w:val="105"/>
          <w:sz w:val="41"/>
        </w:rPr>
        <w:t>Appendix</w:t>
      </w:r>
      <w:r>
        <w:rPr>
          <w:b/>
          <w:spacing w:val="52"/>
          <w:w w:val="110"/>
          <w:sz w:val="41"/>
        </w:rPr>
        <w:t xml:space="preserve"> </w:t>
      </w:r>
      <w:r>
        <w:rPr>
          <w:b/>
          <w:spacing w:val="-10"/>
          <w:w w:val="110"/>
          <w:sz w:val="41"/>
        </w:rPr>
        <w:t>B</w:t>
      </w:r>
    </w:p>
    <w:p w14:paraId="214583F6" w14:textId="77777777" w:rsidR="00620CF6" w:rsidRDefault="00620CF6">
      <w:pPr>
        <w:pStyle w:val="BodyText"/>
        <w:rPr>
          <w:b/>
          <w:sz w:val="64"/>
        </w:rPr>
      </w:pPr>
    </w:p>
    <w:p w14:paraId="02E4484A" w14:textId="77777777" w:rsidR="00620CF6" w:rsidRDefault="00000000">
      <w:pPr>
        <w:pStyle w:val="Heading1"/>
        <w:spacing w:line="362" w:lineRule="auto"/>
      </w:pPr>
      <w:r>
        <w:rPr>
          <w:w w:val="110"/>
        </w:rPr>
        <w:t>Appendix</w:t>
      </w:r>
      <w:r>
        <w:rPr>
          <w:spacing w:val="-10"/>
          <w:w w:val="110"/>
        </w:rPr>
        <w:t xml:space="preserve"> </w:t>
      </w:r>
      <w:r>
        <w:rPr>
          <w:w w:val="110"/>
        </w:rPr>
        <w:t>to</w:t>
      </w:r>
      <w:r>
        <w:rPr>
          <w:spacing w:val="-10"/>
          <w:w w:val="110"/>
        </w:rPr>
        <w:t xml:space="preserve"> </w:t>
      </w:r>
      <w:r>
        <w:rPr>
          <w:w w:val="110"/>
        </w:rPr>
        <w:t>the</w:t>
      </w:r>
      <w:r>
        <w:rPr>
          <w:spacing w:val="-10"/>
          <w:w w:val="110"/>
        </w:rPr>
        <w:t xml:space="preserve"> </w:t>
      </w:r>
      <w:r>
        <w:rPr>
          <w:w w:val="110"/>
        </w:rPr>
        <w:t>Wealth</w:t>
      </w:r>
      <w:r>
        <w:rPr>
          <w:spacing w:val="-10"/>
          <w:w w:val="110"/>
        </w:rPr>
        <w:t xml:space="preserve"> </w:t>
      </w:r>
      <w:r>
        <w:rPr>
          <w:w w:val="110"/>
        </w:rPr>
        <w:t xml:space="preserve">Topography </w:t>
      </w:r>
      <w:r>
        <w:rPr>
          <w:spacing w:val="-2"/>
          <w:w w:val="110"/>
        </w:rPr>
        <w:t>Section</w:t>
      </w:r>
    </w:p>
    <w:p w14:paraId="0AB60325" w14:textId="77777777" w:rsidR="00620CF6" w:rsidRDefault="00620CF6">
      <w:pPr>
        <w:pStyle w:val="BodyText"/>
        <w:spacing w:before="6"/>
        <w:rPr>
          <w:b/>
          <w:sz w:val="53"/>
        </w:rPr>
      </w:pPr>
    </w:p>
    <w:p w14:paraId="03A36822" w14:textId="77777777" w:rsidR="00620CF6" w:rsidRDefault="00000000">
      <w:pPr>
        <w:pStyle w:val="Heading2"/>
        <w:numPr>
          <w:ilvl w:val="1"/>
          <w:numId w:val="8"/>
        </w:numPr>
        <w:tabs>
          <w:tab w:val="left" w:pos="885"/>
        </w:tabs>
      </w:pPr>
      <w:bookmarkStart w:id="520" w:name="_bookmark68"/>
      <w:bookmarkEnd w:id="520"/>
      <w:r>
        <w:rPr>
          <w:spacing w:val="-2"/>
          <w:w w:val="110"/>
        </w:rPr>
        <w:t>Introduction</w:t>
      </w:r>
    </w:p>
    <w:p w14:paraId="2EDE819D" w14:textId="77777777" w:rsidR="00620CF6" w:rsidRDefault="00620CF6">
      <w:pPr>
        <w:pStyle w:val="BodyText"/>
        <w:spacing w:before="3"/>
        <w:rPr>
          <w:b/>
          <w:sz w:val="30"/>
        </w:rPr>
      </w:pPr>
    </w:p>
    <w:p w14:paraId="291F2122" w14:textId="77777777" w:rsidR="00620CF6" w:rsidRDefault="00000000">
      <w:pPr>
        <w:pStyle w:val="BodyText"/>
        <w:spacing w:line="355" w:lineRule="auto"/>
        <w:ind w:left="117" w:right="495"/>
        <w:jc w:val="both"/>
      </w:pPr>
      <w:r>
        <w:t>The</w:t>
      </w:r>
      <w:r>
        <w:rPr>
          <w:spacing w:val="-8"/>
        </w:rPr>
        <w:t xml:space="preserve"> </w:t>
      </w:r>
      <w:r>
        <w:t>Appendix</w:t>
      </w:r>
      <w:r>
        <w:rPr>
          <w:spacing w:val="-8"/>
        </w:rPr>
        <w:t xml:space="preserve"> </w:t>
      </w:r>
      <w:r>
        <w:t>of</w:t>
      </w:r>
      <w:r>
        <w:rPr>
          <w:spacing w:val="-8"/>
        </w:rPr>
        <w:t xml:space="preserve"> </w:t>
      </w:r>
      <w:r>
        <w:t>the</w:t>
      </w:r>
      <w:r>
        <w:rPr>
          <w:spacing w:val="-8"/>
        </w:rPr>
        <w:t xml:space="preserve"> </w:t>
      </w:r>
      <w:r>
        <w:t>Wealth</w:t>
      </w:r>
      <w:r>
        <w:rPr>
          <w:spacing w:val="-8"/>
        </w:rPr>
        <w:t xml:space="preserve"> </w:t>
      </w:r>
      <w:r>
        <w:t>Topography</w:t>
      </w:r>
      <w:r>
        <w:rPr>
          <w:spacing w:val="-8"/>
        </w:rPr>
        <w:t xml:space="preserve"> </w:t>
      </w:r>
      <w:r>
        <w:t>section</w:t>
      </w:r>
      <w:r>
        <w:rPr>
          <w:spacing w:val="-8"/>
        </w:rPr>
        <w:t xml:space="preserve"> </w:t>
      </w:r>
      <w:r>
        <w:t>of</w:t>
      </w:r>
      <w:r>
        <w:rPr>
          <w:spacing w:val="-8"/>
        </w:rPr>
        <w:t xml:space="preserve"> </w:t>
      </w:r>
      <w:r>
        <w:t>the</w:t>
      </w:r>
      <w:r>
        <w:rPr>
          <w:spacing w:val="-8"/>
        </w:rPr>
        <w:t xml:space="preserve"> </w:t>
      </w:r>
      <w:r>
        <w:t>GC</w:t>
      </w:r>
      <w:r>
        <w:rPr>
          <w:spacing w:val="-8"/>
        </w:rPr>
        <w:t xml:space="preserve"> </w:t>
      </w:r>
      <w:r>
        <w:t>Wealth</w:t>
      </w:r>
      <w:r>
        <w:rPr>
          <w:spacing w:val="-8"/>
        </w:rPr>
        <w:t xml:space="preserve"> </w:t>
      </w:r>
      <w:r>
        <w:t>Project</w:t>
      </w:r>
      <w:r>
        <w:rPr>
          <w:spacing w:val="-8"/>
        </w:rPr>
        <w:t xml:space="preserve"> </w:t>
      </w:r>
      <w:r>
        <w:t>provides</w:t>
      </w:r>
      <w:r>
        <w:rPr>
          <w:spacing w:val="-8"/>
        </w:rPr>
        <w:t xml:space="preserve"> </w:t>
      </w:r>
      <w:r>
        <w:t>additional</w:t>
      </w:r>
      <w:r>
        <w:rPr>
          <w:spacing w:val="-8"/>
        </w:rPr>
        <w:t xml:space="preserve"> </w:t>
      </w:r>
      <w:r>
        <w:t xml:space="preserve">information </w:t>
      </w:r>
      <w:r>
        <w:rPr>
          <w:spacing w:val="-4"/>
        </w:rPr>
        <w:t>on the concepts included in the Wealth Topography and detailed source-specific documentation.</w:t>
      </w:r>
      <w:r>
        <w:rPr>
          <w:spacing w:val="32"/>
        </w:rPr>
        <w:t xml:space="preserve"> </w:t>
      </w:r>
      <w:proofErr w:type="gramStart"/>
      <w:r>
        <w:rPr>
          <w:spacing w:val="-4"/>
        </w:rPr>
        <w:t xml:space="preserve">In particular, </w:t>
      </w:r>
      <w:r>
        <w:t>this</w:t>
      </w:r>
      <w:proofErr w:type="gramEnd"/>
      <w:r>
        <w:t xml:space="preserve"> appendix provides:</w:t>
      </w:r>
    </w:p>
    <w:p w14:paraId="2A46D1AC" w14:textId="77777777" w:rsidR="00620CF6" w:rsidRDefault="00000000">
      <w:pPr>
        <w:pStyle w:val="ListParagraph"/>
        <w:numPr>
          <w:ilvl w:val="0"/>
          <w:numId w:val="5"/>
        </w:numPr>
        <w:tabs>
          <w:tab w:val="left" w:pos="614"/>
        </w:tabs>
        <w:spacing w:before="232"/>
        <w:ind w:left="614" w:right="0" w:hanging="254"/>
        <w:jc w:val="left"/>
        <w:rPr>
          <w:sz w:val="20"/>
        </w:rPr>
      </w:pPr>
      <w:r>
        <w:rPr>
          <w:sz w:val="20"/>
        </w:rPr>
        <w:t>the</w:t>
      </w:r>
      <w:r>
        <w:rPr>
          <w:spacing w:val="-6"/>
          <w:sz w:val="20"/>
        </w:rPr>
        <w:t xml:space="preserve"> </w:t>
      </w:r>
      <w:r>
        <w:rPr>
          <w:sz w:val="20"/>
        </w:rPr>
        <w:t>full</w:t>
      </w:r>
      <w:r>
        <w:rPr>
          <w:spacing w:val="-5"/>
          <w:sz w:val="20"/>
        </w:rPr>
        <w:t xml:space="preserve"> </w:t>
      </w:r>
      <w:r>
        <w:rPr>
          <w:sz w:val="20"/>
        </w:rPr>
        <w:t>list</w:t>
      </w:r>
      <w:r>
        <w:rPr>
          <w:spacing w:val="-5"/>
          <w:sz w:val="20"/>
        </w:rPr>
        <w:t xml:space="preserve"> </w:t>
      </w:r>
      <w:r>
        <w:rPr>
          <w:sz w:val="20"/>
        </w:rPr>
        <w:t>of</w:t>
      </w:r>
      <w:r>
        <w:rPr>
          <w:spacing w:val="-5"/>
          <w:sz w:val="20"/>
        </w:rPr>
        <w:t xml:space="preserve"> </w:t>
      </w:r>
      <w:r>
        <w:rPr>
          <w:sz w:val="20"/>
        </w:rPr>
        <w:t>sources</w:t>
      </w:r>
      <w:r>
        <w:rPr>
          <w:spacing w:val="-5"/>
          <w:sz w:val="20"/>
        </w:rPr>
        <w:t xml:space="preserve"> </w:t>
      </w:r>
      <w:r>
        <w:rPr>
          <w:sz w:val="20"/>
        </w:rPr>
        <w:t>included</w:t>
      </w:r>
      <w:r>
        <w:rPr>
          <w:spacing w:val="-5"/>
          <w:sz w:val="20"/>
        </w:rPr>
        <w:t xml:space="preserve"> </w:t>
      </w:r>
      <w:r>
        <w:rPr>
          <w:sz w:val="20"/>
        </w:rPr>
        <w:t>in</w:t>
      </w:r>
      <w:r>
        <w:rPr>
          <w:spacing w:val="-5"/>
          <w:sz w:val="20"/>
        </w:rPr>
        <w:t xml:space="preserve"> </w:t>
      </w:r>
      <w:r>
        <w:rPr>
          <w:sz w:val="20"/>
        </w:rPr>
        <w:t>the</w:t>
      </w:r>
      <w:r>
        <w:rPr>
          <w:spacing w:val="-6"/>
          <w:sz w:val="20"/>
        </w:rPr>
        <w:t xml:space="preserve"> </w:t>
      </w:r>
      <w:r>
        <w:rPr>
          <w:sz w:val="20"/>
        </w:rPr>
        <w:t>Wealth</w:t>
      </w:r>
      <w:r>
        <w:rPr>
          <w:spacing w:val="-5"/>
          <w:sz w:val="20"/>
        </w:rPr>
        <w:t xml:space="preserve"> </w:t>
      </w:r>
      <w:r>
        <w:rPr>
          <w:sz w:val="20"/>
        </w:rPr>
        <w:t>Topography</w:t>
      </w:r>
      <w:r>
        <w:rPr>
          <w:spacing w:val="-5"/>
          <w:sz w:val="20"/>
        </w:rPr>
        <w:t xml:space="preserve"> </w:t>
      </w:r>
      <w:r>
        <w:rPr>
          <w:sz w:val="20"/>
        </w:rPr>
        <w:t>(Section</w:t>
      </w:r>
      <w:r>
        <w:rPr>
          <w:spacing w:val="-5"/>
          <w:sz w:val="20"/>
        </w:rPr>
        <w:t xml:space="preserve"> </w:t>
      </w:r>
      <w:hyperlink w:anchor="_bookmark69" w:history="1">
        <w:r>
          <w:rPr>
            <w:color w:val="7F0000"/>
            <w:spacing w:val="-2"/>
            <w:sz w:val="20"/>
          </w:rPr>
          <w:t>B.2</w:t>
        </w:r>
      </w:hyperlink>
      <w:r>
        <w:rPr>
          <w:spacing w:val="-2"/>
          <w:sz w:val="20"/>
        </w:rPr>
        <w:t>),</w:t>
      </w:r>
    </w:p>
    <w:p w14:paraId="79E66F6C" w14:textId="77777777" w:rsidR="00620CF6" w:rsidRDefault="00620CF6">
      <w:pPr>
        <w:pStyle w:val="BodyText"/>
        <w:spacing w:before="3"/>
        <w:rPr>
          <w:sz w:val="19"/>
        </w:rPr>
      </w:pPr>
    </w:p>
    <w:p w14:paraId="184D8E6E" w14:textId="77777777" w:rsidR="00620CF6" w:rsidRDefault="00000000">
      <w:pPr>
        <w:pStyle w:val="ListParagraph"/>
        <w:numPr>
          <w:ilvl w:val="0"/>
          <w:numId w:val="5"/>
        </w:numPr>
        <w:tabs>
          <w:tab w:val="left" w:pos="614"/>
        </w:tabs>
        <w:ind w:left="614" w:right="0" w:hanging="254"/>
        <w:jc w:val="left"/>
        <w:rPr>
          <w:sz w:val="20"/>
        </w:rPr>
      </w:pPr>
      <w:r>
        <w:rPr>
          <w:sz w:val="20"/>
        </w:rPr>
        <w:t>the</w:t>
      </w:r>
      <w:r>
        <w:rPr>
          <w:spacing w:val="4"/>
          <w:sz w:val="20"/>
        </w:rPr>
        <w:t xml:space="preserve"> </w:t>
      </w:r>
      <w:r>
        <w:rPr>
          <w:sz w:val="20"/>
        </w:rPr>
        <w:t>full</w:t>
      </w:r>
      <w:r>
        <w:rPr>
          <w:spacing w:val="4"/>
          <w:sz w:val="20"/>
        </w:rPr>
        <w:t xml:space="preserve"> </w:t>
      </w:r>
      <w:r>
        <w:rPr>
          <w:sz w:val="20"/>
        </w:rPr>
        <w:t>conceptual</w:t>
      </w:r>
      <w:r>
        <w:rPr>
          <w:spacing w:val="4"/>
          <w:sz w:val="20"/>
        </w:rPr>
        <w:t xml:space="preserve"> </w:t>
      </w:r>
      <w:r>
        <w:rPr>
          <w:sz w:val="20"/>
        </w:rPr>
        <w:t>grid</w:t>
      </w:r>
      <w:r>
        <w:rPr>
          <w:spacing w:val="4"/>
          <w:sz w:val="20"/>
        </w:rPr>
        <w:t xml:space="preserve"> </w:t>
      </w:r>
      <w:r>
        <w:rPr>
          <w:sz w:val="20"/>
        </w:rPr>
        <w:t>used</w:t>
      </w:r>
      <w:r>
        <w:rPr>
          <w:spacing w:val="4"/>
          <w:sz w:val="20"/>
        </w:rPr>
        <w:t xml:space="preserve"> </w:t>
      </w:r>
      <w:r>
        <w:rPr>
          <w:sz w:val="20"/>
        </w:rPr>
        <w:t>in</w:t>
      </w:r>
      <w:r>
        <w:rPr>
          <w:spacing w:val="4"/>
          <w:sz w:val="20"/>
        </w:rPr>
        <w:t xml:space="preserve"> </w:t>
      </w:r>
      <w:r>
        <w:rPr>
          <w:sz w:val="20"/>
        </w:rPr>
        <w:t>the</w:t>
      </w:r>
      <w:r>
        <w:rPr>
          <w:spacing w:val="5"/>
          <w:sz w:val="20"/>
        </w:rPr>
        <w:t xml:space="preserve"> </w:t>
      </w:r>
      <w:r>
        <w:rPr>
          <w:sz w:val="20"/>
        </w:rPr>
        <w:t>GC</w:t>
      </w:r>
      <w:r>
        <w:rPr>
          <w:spacing w:val="4"/>
          <w:sz w:val="20"/>
        </w:rPr>
        <w:t xml:space="preserve"> </w:t>
      </w:r>
      <w:r>
        <w:rPr>
          <w:sz w:val="20"/>
        </w:rPr>
        <w:t>Wealth</w:t>
      </w:r>
      <w:r>
        <w:rPr>
          <w:spacing w:val="4"/>
          <w:sz w:val="20"/>
        </w:rPr>
        <w:t xml:space="preserve"> </w:t>
      </w:r>
      <w:r>
        <w:rPr>
          <w:sz w:val="20"/>
        </w:rPr>
        <w:t>Project</w:t>
      </w:r>
      <w:r>
        <w:rPr>
          <w:spacing w:val="4"/>
          <w:sz w:val="20"/>
        </w:rPr>
        <w:t xml:space="preserve"> </w:t>
      </w:r>
      <w:r>
        <w:rPr>
          <w:sz w:val="20"/>
        </w:rPr>
        <w:t>(Section</w:t>
      </w:r>
      <w:r>
        <w:rPr>
          <w:spacing w:val="4"/>
          <w:sz w:val="20"/>
        </w:rPr>
        <w:t xml:space="preserve"> </w:t>
      </w:r>
      <w:hyperlink w:anchor="_bookmark70" w:history="1">
        <w:r>
          <w:rPr>
            <w:color w:val="7F0000"/>
            <w:spacing w:val="-2"/>
            <w:sz w:val="20"/>
          </w:rPr>
          <w:t>B.3</w:t>
        </w:r>
      </w:hyperlink>
      <w:r>
        <w:rPr>
          <w:spacing w:val="-2"/>
          <w:sz w:val="20"/>
        </w:rPr>
        <w:t>),</w:t>
      </w:r>
    </w:p>
    <w:p w14:paraId="725DBFBD" w14:textId="77777777" w:rsidR="00620CF6" w:rsidRDefault="00620CF6">
      <w:pPr>
        <w:pStyle w:val="BodyText"/>
        <w:spacing w:before="3"/>
        <w:rPr>
          <w:sz w:val="19"/>
        </w:rPr>
      </w:pPr>
    </w:p>
    <w:p w14:paraId="1191B531" w14:textId="77777777" w:rsidR="00620CF6" w:rsidRDefault="00000000">
      <w:pPr>
        <w:pStyle w:val="ListParagraph"/>
        <w:numPr>
          <w:ilvl w:val="0"/>
          <w:numId w:val="5"/>
        </w:numPr>
        <w:tabs>
          <w:tab w:val="left" w:pos="615"/>
        </w:tabs>
        <w:spacing w:before="1" w:line="355" w:lineRule="auto"/>
        <w:ind w:right="495"/>
        <w:rPr>
          <w:sz w:val="20"/>
        </w:rPr>
      </w:pPr>
      <w:r>
        <w:rPr>
          <w:spacing w:val="-2"/>
          <w:sz w:val="20"/>
        </w:rPr>
        <w:t>source-specific</w:t>
      </w:r>
      <w:r>
        <w:rPr>
          <w:spacing w:val="-11"/>
          <w:sz w:val="20"/>
        </w:rPr>
        <w:t xml:space="preserve"> </w:t>
      </w:r>
      <w:r>
        <w:rPr>
          <w:spacing w:val="-2"/>
          <w:sz w:val="20"/>
        </w:rPr>
        <w:t>detailed</w:t>
      </w:r>
      <w:r>
        <w:rPr>
          <w:spacing w:val="-10"/>
          <w:sz w:val="20"/>
        </w:rPr>
        <w:t xml:space="preserve"> </w:t>
      </w:r>
      <w:r>
        <w:rPr>
          <w:spacing w:val="-2"/>
          <w:sz w:val="20"/>
        </w:rPr>
        <w:t>information</w:t>
      </w:r>
      <w:r>
        <w:rPr>
          <w:spacing w:val="-11"/>
          <w:sz w:val="20"/>
        </w:rPr>
        <w:t xml:space="preserve"> </w:t>
      </w:r>
      <w:r>
        <w:rPr>
          <w:spacing w:val="-2"/>
          <w:sz w:val="20"/>
        </w:rPr>
        <w:t>on</w:t>
      </w:r>
      <w:r>
        <w:rPr>
          <w:spacing w:val="-10"/>
          <w:sz w:val="20"/>
        </w:rPr>
        <w:t xml:space="preserve"> </w:t>
      </w:r>
      <w:r>
        <w:rPr>
          <w:spacing w:val="-2"/>
          <w:sz w:val="20"/>
        </w:rPr>
        <w:t>raw</w:t>
      </w:r>
      <w:r>
        <w:rPr>
          <w:spacing w:val="-11"/>
          <w:sz w:val="20"/>
        </w:rPr>
        <w:t xml:space="preserve"> </w:t>
      </w:r>
      <w:r>
        <w:rPr>
          <w:spacing w:val="-2"/>
          <w:sz w:val="20"/>
        </w:rPr>
        <w:t>data</w:t>
      </w:r>
      <w:r>
        <w:rPr>
          <w:spacing w:val="-10"/>
          <w:sz w:val="20"/>
        </w:rPr>
        <w:t xml:space="preserve"> </w:t>
      </w:r>
      <w:r>
        <w:rPr>
          <w:spacing w:val="-2"/>
          <w:sz w:val="20"/>
        </w:rPr>
        <w:t>source,</w:t>
      </w:r>
      <w:r>
        <w:rPr>
          <w:spacing w:val="-11"/>
          <w:sz w:val="20"/>
        </w:rPr>
        <w:t xml:space="preserve"> </w:t>
      </w:r>
      <w:r>
        <w:rPr>
          <w:spacing w:val="-2"/>
          <w:sz w:val="20"/>
        </w:rPr>
        <w:t>all</w:t>
      </w:r>
      <w:r>
        <w:rPr>
          <w:spacing w:val="-10"/>
          <w:sz w:val="20"/>
        </w:rPr>
        <w:t xml:space="preserve"> </w:t>
      </w:r>
      <w:r>
        <w:rPr>
          <w:spacing w:val="-2"/>
          <w:sz w:val="20"/>
        </w:rPr>
        <w:t>source-specific</w:t>
      </w:r>
      <w:r>
        <w:rPr>
          <w:spacing w:val="-11"/>
          <w:sz w:val="20"/>
        </w:rPr>
        <w:t xml:space="preserve"> </w:t>
      </w:r>
      <w:r>
        <w:rPr>
          <w:spacing w:val="-2"/>
          <w:sz w:val="20"/>
        </w:rPr>
        <w:t>composition</w:t>
      </w:r>
      <w:r>
        <w:rPr>
          <w:spacing w:val="-10"/>
          <w:sz w:val="20"/>
        </w:rPr>
        <w:t xml:space="preserve"> </w:t>
      </w:r>
      <w:r>
        <w:rPr>
          <w:spacing w:val="-2"/>
          <w:sz w:val="20"/>
        </w:rPr>
        <w:t>tables</w:t>
      </w:r>
      <w:r>
        <w:rPr>
          <w:spacing w:val="-11"/>
          <w:sz w:val="20"/>
        </w:rPr>
        <w:t xml:space="preserve"> </w:t>
      </w:r>
      <w:r>
        <w:rPr>
          <w:spacing w:val="-2"/>
          <w:sz w:val="20"/>
        </w:rPr>
        <w:t xml:space="preserve">reporting </w:t>
      </w:r>
      <w:r>
        <w:rPr>
          <w:sz w:val="20"/>
        </w:rPr>
        <w:t xml:space="preserve">all composition rules used to obtain the wealth concepts, and additional tables on conceptual and manual mapping (Section </w:t>
      </w:r>
      <w:hyperlink w:anchor="_bookmark72" w:history="1">
        <w:r>
          <w:rPr>
            <w:color w:val="7F0000"/>
            <w:sz w:val="20"/>
          </w:rPr>
          <w:t>B.4</w:t>
        </w:r>
      </w:hyperlink>
      <w:r>
        <w:rPr>
          <w:sz w:val="20"/>
        </w:rPr>
        <w:t>).</w:t>
      </w:r>
    </w:p>
    <w:p w14:paraId="1DE0D246" w14:textId="77777777" w:rsidR="00620CF6" w:rsidRDefault="00620CF6">
      <w:pPr>
        <w:pStyle w:val="BodyText"/>
        <w:spacing w:before="7"/>
        <w:rPr>
          <w:sz w:val="37"/>
        </w:rPr>
      </w:pPr>
    </w:p>
    <w:p w14:paraId="54EF871E" w14:textId="77777777" w:rsidR="00620CF6" w:rsidRDefault="00000000">
      <w:pPr>
        <w:pStyle w:val="Heading2"/>
        <w:numPr>
          <w:ilvl w:val="1"/>
          <w:numId w:val="8"/>
        </w:numPr>
        <w:tabs>
          <w:tab w:val="left" w:pos="885"/>
        </w:tabs>
      </w:pPr>
      <w:bookmarkStart w:id="521" w:name="Sources_Included_in_the_Wealth_Topograph"/>
      <w:bookmarkStart w:id="522" w:name="_bookmark69"/>
      <w:bookmarkEnd w:id="521"/>
      <w:bookmarkEnd w:id="522"/>
      <w:r>
        <w:rPr>
          <w:w w:val="110"/>
        </w:rPr>
        <w:t>Sources</w:t>
      </w:r>
      <w:r>
        <w:rPr>
          <w:spacing w:val="1"/>
          <w:w w:val="110"/>
        </w:rPr>
        <w:t xml:space="preserve"> </w:t>
      </w:r>
      <w:r>
        <w:rPr>
          <w:w w:val="110"/>
        </w:rPr>
        <w:t>Included</w:t>
      </w:r>
      <w:r>
        <w:rPr>
          <w:spacing w:val="1"/>
          <w:w w:val="110"/>
        </w:rPr>
        <w:t xml:space="preserve"> </w:t>
      </w:r>
      <w:r>
        <w:rPr>
          <w:w w:val="110"/>
        </w:rPr>
        <w:t>in</w:t>
      </w:r>
      <w:r>
        <w:rPr>
          <w:spacing w:val="1"/>
          <w:w w:val="110"/>
        </w:rPr>
        <w:t xml:space="preserve"> </w:t>
      </w:r>
      <w:r>
        <w:rPr>
          <w:w w:val="110"/>
        </w:rPr>
        <w:t>the</w:t>
      </w:r>
      <w:r>
        <w:rPr>
          <w:spacing w:val="1"/>
          <w:w w:val="110"/>
        </w:rPr>
        <w:t xml:space="preserve"> </w:t>
      </w:r>
      <w:r>
        <w:rPr>
          <w:w w:val="110"/>
        </w:rPr>
        <w:t>Wealth</w:t>
      </w:r>
      <w:r>
        <w:rPr>
          <w:spacing w:val="1"/>
          <w:w w:val="110"/>
        </w:rPr>
        <w:t xml:space="preserve"> </w:t>
      </w:r>
      <w:r>
        <w:rPr>
          <w:w w:val="110"/>
        </w:rPr>
        <w:t>Topography</w:t>
      </w:r>
      <w:r>
        <w:rPr>
          <w:spacing w:val="2"/>
          <w:w w:val="110"/>
        </w:rPr>
        <w:t xml:space="preserve"> </w:t>
      </w:r>
      <w:r>
        <w:rPr>
          <w:spacing w:val="-2"/>
          <w:w w:val="110"/>
        </w:rPr>
        <w:t>Section</w:t>
      </w:r>
    </w:p>
    <w:p w14:paraId="041F72E1" w14:textId="77777777" w:rsidR="00620CF6" w:rsidRDefault="00620CF6">
      <w:pPr>
        <w:pStyle w:val="BodyText"/>
        <w:spacing w:before="3"/>
        <w:rPr>
          <w:b/>
          <w:sz w:val="30"/>
        </w:rPr>
      </w:pPr>
    </w:p>
    <w:p w14:paraId="4586C135" w14:textId="77777777" w:rsidR="00620CF6" w:rsidRDefault="00000000">
      <w:pPr>
        <w:pStyle w:val="BodyText"/>
        <w:spacing w:line="355" w:lineRule="auto"/>
        <w:ind w:left="117" w:right="495"/>
        <w:jc w:val="both"/>
      </w:pPr>
      <w:r>
        <w:rPr>
          <w:spacing w:val="-2"/>
        </w:rPr>
        <w:t>All</w:t>
      </w:r>
      <w:r>
        <w:rPr>
          <w:spacing w:val="-11"/>
        </w:rPr>
        <w:t xml:space="preserve"> </w:t>
      </w:r>
      <w:r>
        <w:rPr>
          <w:spacing w:val="-2"/>
        </w:rPr>
        <w:t>data</w:t>
      </w:r>
      <w:r>
        <w:rPr>
          <w:spacing w:val="-10"/>
        </w:rPr>
        <w:t xml:space="preserve"> </w:t>
      </w:r>
      <w:r>
        <w:rPr>
          <w:spacing w:val="-2"/>
        </w:rPr>
        <w:t>sources</w:t>
      </w:r>
      <w:r>
        <w:rPr>
          <w:spacing w:val="-11"/>
        </w:rPr>
        <w:t xml:space="preserve"> </w:t>
      </w:r>
      <w:r>
        <w:rPr>
          <w:spacing w:val="-2"/>
        </w:rPr>
        <w:t>included</w:t>
      </w:r>
      <w:r>
        <w:rPr>
          <w:spacing w:val="-10"/>
        </w:rPr>
        <w:t xml:space="preserve"> </w:t>
      </w:r>
      <w:r>
        <w:rPr>
          <w:spacing w:val="-2"/>
        </w:rPr>
        <w:t>in</w:t>
      </w:r>
      <w:r>
        <w:rPr>
          <w:spacing w:val="-11"/>
        </w:rPr>
        <w:t xml:space="preserve"> </w:t>
      </w:r>
      <w:r>
        <w:rPr>
          <w:spacing w:val="-2"/>
        </w:rPr>
        <w:t>the</w:t>
      </w:r>
      <w:r>
        <w:rPr>
          <w:spacing w:val="-10"/>
        </w:rPr>
        <w:t xml:space="preserve"> </w:t>
      </w:r>
      <w:r>
        <w:rPr>
          <w:spacing w:val="-2"/>
        </w:rPr>
        <w:t>current</w:t>
      </w:r>
      <w:r>
        <w:rPr>
          <w:spacing w:val="-11"/>
        </w:rPr>
        <w:t xml:space="preserve"> </w:t>
      </w:r>
      <w:r>
        <w:rPr>
          <w:spacing w:val="-2"/>
        </w:rPr>
        <w:t>version</w:t>
      </w:r>
      <w:r>
        <w:rPr>
          <w:spacing w:val="-10"/>
        </w:rPr>
        <w:t xml:space="preserve"> </w:t>
      </w:r>
      <w:r>
        <w:rPr>
          <w:spacing w:val="-2"/>
        </w:rPr>
        <w:t>of</w:t>
      </w:r>
      <w:r>
        <w:rPr>
          <w:spacing w:val="-11"/>
        </w:rPr>
        <w:t xml:space="preserve"> </w:t>
      </w:r>
      <w:r>
        <w:rPr>
          <w:spacing w:val="-2"/>
        </w:rPr>
        <w:t>the</w:t>
      </w:r>
      <w:r>
        <w:rPr>
          <w:spacing w:val="-10"/>
        </w:rPr>
        <w:t xml:space="preserve"> </w:t>
      </w:r>
      <w:r>
        <w:rPr>
          <w:spacing w:val="-2"/>
        </w:rPr>
        <w:t>Wealth</w:t>
      </w:r>
      <w:r>
        <w:rPr>
          <w:spacing w:val="-11"/>
        </w:rPr>
        <w:t xml:space="preserve"> </w:t>
      </w:r>
      <w:r>
        <w:rPr>
          <w:spacing w:val="-2"/>
        </w:rPr>
        <w:t>Topography</w:t>
      </w:r>
      <w:r>
        <w:rPr>
          <w:spacing w:val="-10"/>
        </w:rPr>
        <w:t xml:space="preserve"> </w:t>
      </w:r>
      <w:r>
        <w:rPr>
          <w:spacing w:val="-2"/>
        </w:rPr>
        <w:t>are</w:t>
      </w:r>
      <w:r>
        <w:rPr>
          <w:spacing w:val="-11"/>
        </w:rPr>
        <w:t xml:space="preserve"> </w:t>
      </w:r>
      <w:r>
        <w:rPr>
          <w:spacing w:val="-2"/>
        </w:rPr>
        <w:t>reported</w:t>
      </w:r>
      <w:r>
        <w:rPr>
          <w:spacing w:val="-10"/>
        </w:rPr>
        <w:t xml:space="preserve"> </w:t>
      </w:r>
      <w:r>
        <w:rPr>
          <w:spacing w:val="-2"/>
        </w:rPr>
        <w:t>in</w:t>
      </w:r>
      <w:r>
        <w:rPr>
          <w:spacing w:val="-11"/>
        </w:rPr>
        <w:t xml:space="preserve"> </w:t>
      </w:r>
      <w:proofErr w:type="gramStart"/>
      <w:r>
        <w:rPr>
          <w:spacing w:val="-2"/>
        </w:rPr>
        <w:t>Table</w:t>
      </w:r>
      <w:r>
        <w:rPr>
          <w:b/>
          <w:spacing w:val="-2"/>
        </w:rPr>
        <w:t>??</w:t>
      </w:r>
      <w:r>
        <w:rPr>
          <w:spacing w:val="-2"/>
        </w:rPr>
        <w:t>.</w:t>
      </w:r>
      <w:proofErr w:type="gramEnd"/>
      <w:r>
        <w:rPr>
          <w:spacing w:val="-10"/>
        </w:rPr>
        <w:t xml:space="preserve"> </w:t>
      </w:r>
      <w:r>
        <w:rPr>
          <w:spacing w:val="-2"/>
        </w:rPr>
        <w:t>In</w:t>
      </w:r>
      <w:r>
        <w:rPr>
          <w:spacing w:val="-11"/>
        </w:rPr>
        <w:t xml:space="preserve"> </w:t>
      </w:r>
      <w:r>
        <w:rPr>
          <w:spacing w:val="-2"/>
        </w:rPr>
        <w:t xml:space="preserve">addition </w:t>
      </w:r>
      <w:r>
        <w:t>to</w:t>
      </w:r>
      <w:r>
        <w:rPr>
          <w:spacing w:val="-1"/>
        </w:rPr>
        <w:t xml:space="preserve"> </w:t>
      </w:r>
      <w:r>
        <w:t>the</w:t>
      </w:r>
      <w:r>
        <w:rPr>
          <w:spacing w:val="-1"/>
        </w:rPr>
        <w:t xml:space="preserve"> </w:t>
      </w:r>
      <w:r>
        <w:t>source</w:t>
      </w:r>
      <w:r>
        <w:rPr>
          <w:spacing w:val="-1"/>
        </w:rPr>
        <w:t xml:space="preserve"> </w:t>
      </w:r>
      <w:r>
        <w:t>name</w:t>
      </w:r>
      <w:r>
        <w:rPr>
          <w:spacing w:val="-1"/>
        </w:rPr>
        <w:t xml:space="preserve"> </w:t>
      </w:r>
      <w:r>
        <w:t>and</w:t>
      </w:r>
      <w:r>
        <w:rPr>
          <w:spacing w:val="-1"/>
        </w:rPr>
        <w:t xml:space="preserve"> </w:t>
      </w:r>
      <w:r>
        <w:t>bibliographic</w:t>
      </w:r>
      <w:r>
        <w:rPr>
          <w:spacing w:val="-1"/>
        </w:rPr>
        <w:t xml:space="preserve"> </w:t>
      </w:r>
      <w:r>
        <w:t>reference,</w:t>
      </w:r>
      <w:r>
        <w:rPr>
          <w:spacing w:val="-1"/>
        </w:rPr>
        <w:t xml:space="preserve"> </w:t>
      </w:r>
      <w:r>
        <w:t>the</w:t>
      </w:r>
      <w:r>
        <w:rPr>
          <w:spacing w:val="-1"/>
        </w:rPr>
        <w:t xml:space="preserve"> </w:t>
      </w:r>
      <w:r>
        <w:t>table</w:t>
      </w:r>
      <w:r>
        <w:rPr>
          <w:spacing w:val="-1"/>
        </w:rPr>
        <w:t xml:space="preserve"> </w:t>
      </w:r>
      <w:r>
        <w:t>reports</w:t>
      </w:r>
      <w:r>
        <w:rPr>
          <w:spacing w:val="-1"/>
        </w:rPr>
        <w:t xml:space="preserve"> </w:t>
      </w:r>
      <w:r>
        <w:t>the</w:t>
      </w:r>
      <w:r>
        <w:rPr>
          <w:spacing w:val="-1"/>
        </w:rPr>
        <w:t xml:space="preserve"> </w:t>
      </w:r>
      <w:r>
        <w:t>source</w:t>
      </w:r>
      <w:r>
        <w:rPr>
          <w:spacing w:val="-1"/>
        </w:rPr>
        <w:t xml:space="preserve"> </w:t>
      </w:r>
      <w:r>
        <w:t>type</w:t>
      </w:r>
      <w:r>
        <w:rPr>
          <w:spacing w:val="-1"/>
        </w:rPr>
        <w:t xml:space="preserve"> </w:t>
      </w:r>
      <w:r>
        <w:t>and</w:t>
      </w:r>
      <w:r>
        <w:rPr>
          <w:spacing w:val="-1"/>
        </w:rPr>
        <w:t xml:space="preserve"> </w:t>
      </w:r>
      <w:r>
        <w:t>the</w:t>
      </w:r>
      <w:r>
        <w:rPr>
          <w:spacing w:val="-1"/>
        </w:rPr>
        <w:t xml:space="preserve"> </w:t>
      </w:r>
      <w:r>
        <w:t>consultation</w:t>
      </w:r>
      <w:r>
        <w:rPr>
          <w:spacing w:val="-1"/>
        </w:rPr>
        <w:t xml:space="preserve"> </w:t>
      </w:r>
      <w:r>
        <w:t xml:space="preserve">date </w:t>
      </w:r>
      <w:r>
        <w:rPr>
          <w:spacing w:val="-2"/>
        </w:rPr>
        <w:t>(Download</w:t>
      </w:r>
      <w:r>
        <w:rPr>
          <w:spacing w:val="-11"/>
        </w:rPr>
        <w:t xml:space="preserve"> </w:t>
      </w:r>
      <w:r>
        <w:rPr>
          <w:spacing w:val="-2"/>
        </w:rPr>
        <w:t>date).</w:t>
      </w:r>
      <w:r>
        <w:rPr>
          <w:spacing w:val="-10"/>
        </w:rPr>
        <w:t xml:space="preserve"> </w:t>
      </w:r>
      <w:r>
        <w:rPr>
          <w:spacing w:val="-2"/>
        </w:rPr>
        <w:t>All</w:t>
      </w:r>
      <w:r>
        <w:rPr>
          <w:spacing w:val="-11"/>
        </w:rPr>
        <w:t xml:space="preserve"> </w:t>
      </w:r>
      <w:r>
        <w:rPr>
          <w:spacing w:val="-2"/>
        </w:rPr>
        <w:t>source</w:t>
      </w:r>
      <w:r>
        <w:rPr>
          <w:spacing w:val="-10"/>
        </w:rPr>
        <w:t xml:space="preserve"> </w:t>
      </w:r>
      <w:r>
        <w:rPr>
          <w:spacing w:val="-2"/>
        </w:rPr>
        <w:t>included</w:t>
      </w:r>
      <w:r>
        <w:rPr>
          <w:spacing w:val="-11"/>
        </w:rPr>
        <w:t xml:space="preserve"> </w:t>
      </w:r>
      <w:r>
        <w:rPr>
          <w:spacing w:val="-2"/>
        </w:rPr>
        <w:t>Wealth</w:t>
      </w:r>
      <w:r>
        <w:rPr>
          <w:spacing w:val="-10"/>
        </w:rPr>
        <w:t xml:space="preserve"> </w:t>
      </w:r>
      <w:r>
        <w:rPr>
          <w:spacing w:val="-2"/>
        </w:rPr>
        <w:t>Topography</w:t>
      </w:r>
      <w:r>
        <w:rPr>
          <w:spacing w:val="-11"/>
        </w:rPr>
        <w:t xml:space="preserve"> </w:t>
      </w:r>
      <w:r>
        <w:rPr>
          <w:spacing w:val="-2"/>
        </w:rPr>
        <w:t>can</w:t>
      </w:r>
      <w:r>
        <w:rPr>
          <w:spacing w:val="-10"/>
        </w:rPr>
        <w:t xml:space="preserve"> </w:t>
      </w:r>
      <w:r>
        <w:rPr>
          <w:spacing w:val="-2"/>
        </w:rPr>
        <w:t>be</w:t>
      </w:r>
      <w:r>
        <w:rPr>
          <w:spacing w:val="-11"/>
        </w:rPr>
        <w:t xml:space="preserve"> </w:t>
      </w:r>
      <w:r>
        <w:rPr>
          <w:spacing w:val="-2"/>
        </w:rPr>
        <w:t>distinguished</w:t>
      </w:r>
      <w:r>
        <w:rPr>
          <w:spacing w:val="-10"/>
        </w:rPr>
        <w:t xml:space="preserve"> </w:t>
      </w:r>
      <w:r>
        <w:rPr>
          <w:spacing w:val="-2"/>
        </w:rPr>
        <w:t>according</w:t>
      </w:r>
      <w:r>
        <w:rPr>
          <w:spacing w:val="-11"/>
        </w:rPr>
        <w:t xml:space="preserve"> </w:t>
      </w:r>
      <w:r>
        <w:rPr>
          <w:spacing w:val="-2"/>
        </w:rPr>
        <w:t>to</w:t>
      </w:r>
      <w:r>
        <w:rPr>
          <w:spacing w:val="-10"/>
        </w:rPr>
        <w:t xml:space="preserve"> </w:t>
      </w:r>
      <w:r>
        <w:rPr>
          <w:spacing w:val="-2"/>
        </w:rPr>
        <w:t>types</w:t>
      </w:r>
      <w:r>
        <w:rPr>
          <w:spacing w:val="-11"/>
        </w:rPr>
        <w:t xml:space="preserve"> </w:t>
      </w:r>
      <w:r>
        <w:rPr>
          <w:spacing w:val="-2"/>
        </w:rPr>
        <w:t>of</w:t>
      </w:r>
      <w:r>
        <w:rPr>
          <w:spacing w:val="-10"/>
        </w:rPr>
        <w:t xml:space="preserve"> </w:t>
      </w:r>
      <w:r>
        <w:rPr>
          <w:spacing w:val="-2"/>
        </w:rPr>
        <w:t>national accounts:</w:t>
      </w:r>
    </w:p>
    <w:p w14:paraId="5DAEF32E" w14:textId="77777777" w:rsidR="00620CF6" w:rsidRDefault="00620CF6">
      <w:pPr>
        <w:spacing w:line="355" w:lineRule="auto"/>
        <w:jc w:val="both"/>
        <w:sectPr w:rsidR="00620CF6" w:rsidSect="00D60468">
          <w:pgSz w:w="12240" w:h="15840"/>
          <w:pgMar w:top="1820" w:right="920" w:bottom="280" w:left="1300" w:header="720" w:footer="720" w:gutter="0"/>
          <w:cols w:space="720"/>
        </w:sectPr>
      </w:pPr>
    </w:p>
    <w:p w14:paraId="1BB41F41" w14:textId="77777777" w:rsidR="00620CF6" w:rsidRDefault="00000000">
      <w:pPr>
        <w:pStyle w:val="ListParagraph"/>
        <w:numPr>
          <w:ilvl w:val="0"/>
          <w:numId w:val="6"/>
        </w:numPr>
        <w:tabs>
          <w:tab w:val="left" w:pos="615"/>
        </w:tabs>
        <w:spacing w:before="86" w:line="355" w:lineRule="auto"/>
        <w:ind w:right="495"/>
        <w:jc w:val="left"/>
        <w:rPr>
          <w:sz w:val="20"/>
        </w:rPr>
      </w:pPr>
      <w:r>
        <w:rPr>
          <w:sz w:val="20"/>
        </w:rPr>
        <w:lastRenderedPageBreak/>
        <w:t>Balance</w:t>
      </w:r>
      <w:r>
        <w:rPr>
          <w:spacing w:val="-9"/>
          <w:sz w:val="20"/>
        </w:rPr>
        <w:t xml:space="preserve"> </w:t>
      </w:r>
      <w:r>
        <w:rPr>
          <w:sz w:val="20"/>
        </w:rPr>
        <w:t>Sheets</w:t>
      </w:r>
      <w:r>
        <w:rPr>
          <w:spacing w:val="-9"/>
          <w:sz w:val="20"/>
        </w:rPr>
        <w:t xml:space="preserve"> </w:t>
      </w:r>
      <w:r>
        <w:rPr>
          <w:sz w:val="20"/>
        </w:rPr>
        <w:t>contain</w:t>
      </w:r>
      <w:r>
        <w:rPr>
          <w:spacing w:val="-9"/>
          <w:sz w:val="20"/>
        </w:rPr>
        <w:t xml:space="preserve"> </w:t>
      </w:r>
      <w:r>
        <w:rPr>
          <w:sz w:val="20"/>
        </w:rPr>
        <w:t>holdings</w:t>
      </w:r>
      <w:r>
        <w:rPr>
          <w:spacing w:val="-9"/>
          <w:sz w:val="20"/>
        </w:rPr>
        <w:t xml:space="preserve"> </w:t>
      </w:r>
      <w:r>
        <w:rPr>
          <w:sz w:val="20"/>
        </w:rPr>
        <w:t>of</w:t>
      </w:r>
      <w:r>
        <w:rPr>
          <w:spacing w:val="-9"/>
          <w:sz w:val="20"/>
        </w:rPr>
        <w:t xml:space="preserve"> </w:t>
      </w:r>
      <w:r>
        <w:rPr>
          <w:sz w:val="20"/>
        </w:rPr>
        <w:t>non-financial</w:t>
      </w:r>
      <w:r>
        <w:rPr>
          <w:spacing w:val="-9"/>
          <w:sz w:val="20"/>
        </w:rPr>
        <w:t xml:space="preserve"> </w:t>
      </w:r>
      <w:r>
        <w:rPr>
          <w:sz w:val="20"/>
        </w:rPr>
        <w:t>assets</w:t>
      </w:r>
      <w:r>
        <w:rPr>
          <w:spacing w:val="-9"/>
          <w:sz w:val="20"/>
        </w:rPr>
        <w:t xml:space="preserve"> </w:t>
      </w:r>
      <w:r>
        <w:rPr>
          <w:sz w:val="20"/>
        </w:rPr>
        <w:t>(e.g.,</w:t>
      </w:r>
      <w:r>
        <w:rPr>
          <w:spacing w:val="-8"/>
          <w:sz w:val="20"/>
        </w:rPr>
        <w:t xml:space="preserve"> </w:t>
      </w:r>
      <w:r>
        <w:rPr>
          <w:sz w:val="20"/>
        </w:rPr>
        <w:t>real</w:t>
      </w:r>
      <w:r>
        <w:rPr>
          <w:spacing w:val="-9"/>
          <w:sz w:val="20"/>
        </w:rPr>
        <w:t xml:space="preserve"> </w:t>
      </w:r>
      <w:r>
        <w:rPr>
          <w:sz w:val="20"/>
        </w:rPr>
        <w:t>estate</w:t>
      </w:r>
      <w:r>
        <w:rPr>
          <w:spacing w:val="-9"/>
          <w:sz w:val="20"/>
        </w:rPr>
        <w:t xml:space="preserve"> </w:t>
      </w:r>
      <w:r>
        <w:rPr>
          <w:sz w:val="20"/>
        </w:rPr>
        <w:t>assets</w:t>
      </w:r>
      <w:r>
        <w:rPr>
          <w:spacing w:val="-9"/>
          <w:sz w:val="20"/>
        </w:rPr>
        <w:t xml:space="preserve"> </w:t>
      </w:r>
      <w:r>
        <w:rPr>
          <w:sz w:val="20"/>
        </w:rPr>
        <w:t>or</w:t>
      </w:r>
      <w:r>
        <w:rPr>
          <w:spacing w:val="-9"/>
          <w:sz w:val="20"/>
        </w:rPr>
        <w:t xml:space="preserve"> </w:t>
      </w:r>
      <w:r>
        <w:rPr>
          <w:sz w:val="20"/>
        </w:rPr>
        <w:t>machinery),</w:t>
      </w:r>
      <w:r>
        <w:rPr>
          <w:spacing w:val="-9"/>
          <w:sz w:val="20"/>
        </w:rPr>
        <w:t xml:space="preserve"> </w:t>
      </w:r>
      <w:r>
        <w:rPr>
          <w:sz w:val="20"/>
        </w:rPr>
        <w:t>financial assets (e.g., deposits or equities), and liabilities (e.g., home mortgages) at a point in time.</w:t>
      </w:r>
    </w:p>
    <w:p w14:paraId="681FB789" w14:textId="77777777" w:rsidR="00620CF6" w:rsidRDefault="00000000">
      <w:pPr>
        <w:pStyle w:val="ListParagraph"/>
        <w:numPr>
          <w:ilvl w:val="0"/>
          <w:numId w:val="6"/>
        </w:numPr>
        <w:tabs>
          <w:tab w:val="left" w:pos="615"/>
        </w:tabs>
        <w:spacing w:before="158" w:line="355" w:lineRule="auto"/>
        <w:ind w:right="495"/>
        <w:jc w:val="left"/>
        <w:rPr>
          <w:sz w:val="20"/>
        </w:rPr>
      </w:pPr>
      <w:r>
        <w:rPr>
          <w:sz w:val="20"/>
        </w:rPr>
        <w:t>Financial</w:t>
      </w:r>
      <w:r>
        <w:rPr>
          <w:spacing w:val="-3"/>
          <w:sz w:val="20"/>
        </w:rPr>
        <w:t xml:space="preserve"> </w:t>
      </w:r>
      <w:r>
        <w:rPr>
          <w:sz w:val="20"/>
        </w:rPr>
        <w:t>Accounts</w:t>
      </w:r>
      <w:r>
        <w:rPr>
          <w:spacing w:val="-3"/>
          <w:sz w:val="20"/>
        </w:rPr>
        <w:t xml:space="preserve"> </w:t>
      </w:r>
      <w:r>
        <w:rPr>
          <w:sz w:val="20"/>
        </w:rPr>
        <w:t>contain</w:t>
      </w:r>
      <w:r>
        <w:rPr>
          <w:spacing w:val="-3"/>
          <w:sz w:val="20"/>
        </w:rPr>
        <w:t xml:space="preserve"> </w:t>
      </w:r>
      <w:r>
        <w:rPr>
          <w:sz w:val="20"/>
        </w:rPr>
        <w:t>holdings</w:t>
      </w:r>
      <w:r>
        <w:rPr>
          <w:spacing w:val="-3"/>
          <w:sz w:val="20"/>
        </w:rPr>
        <w:t xml:space="preserve"> </w:t>
      </w:r>
      <w:r>
        <w:rPr>
          <w:sz w:val="20"/>
        </w:rPr>
        <w:t>of</w:t>
      </w:r>
      <w:r>
        <w:rPr>
          <w:spacing w:val="-2"/>
          <w:sz w:val="20"/>
        </w:rPr>
        <w:t xml:space="preserve"> </w:t>
      </w:r>
      <w:r>
        <w:rPr>
          <w:sz w:val="20"/>
        </w:rPr>
        <w:t>financial</w:t>
      </w:r>
      <w:r>
        <w:rPr>
          <w:spacing w:val="-3"/>
          <w:sz w:val="20"/>
        </w:rPr>
        <w:t xml:space="preserve"> </w:t>
      </w:r>
      <w:r>
        <w:rPr>
          <w:sz w:val="20"/>
        </w:rPr>
        <w:t>assets</w:t>
      </w:r>
      <w:r>
        <w:rPr>
          <w:spacing w:val="-3"/>
          <w:sz w:val="20"/>
        </w:rPr>
        <w:t xml:space="preserve"> </w:t>
      </w:r>
      <w:r>
        <w:rPr>
          <w:sz w:val="20"/>
        </w:rPr>
        <w:t>(e.g.,</w:t>
      </w:r>
      <w:r>
        <w:rPr>
          <w:spacing w:val="-2"/>
          <w:sz w:val="20"/>
        </w:rPr>
        <w:t xml:space="preserve"> </w:t>
      </w:r>
      <w:r>
        <w:rPr>
          <w:sz w:val="20"/>
        </w:rPr>
        <w:t>deposits</w:t>
      </w:r>
      <w:r>
        <w:rPr>
          <w:spacing w:val="-3"/>
          <w:sz w:val="20"/>
        </w:rPr>
        <w:t xml:space="preserve"> </w:t>
      </w:r>
      <w:r>
        <w:rPr>
          <w:sz w:val="20"/>
        </w:rPr>
        <w:t>or</w:t>
      </w:r>
      <w:r>
        <w:rPr>
          <w:spacing w:val="-3"/>
          <w:sz w:val="20"/>
        </w:rPr>
        <w:t xml:space="preserve"> </w:t>
      </w:r>
      <w:r>
        <w:rPr>
          <w:sz w:val="20"/>
        </w:rPr>
        <w:t>equities),</w:t>
      </w:r>
      <w:r>
        <w:rPr>
          <w:spacing w:val="-2"/>
          <w:sz w:val="20"/>
        </w:rPr>
        <w:t xml:space="preserve"> </w:t>
      </w:r>
      <w:r>
        <w:rPr>
          <w:sz w:val="20"/>
        </w:rPr>
        <w:t>and</w:t>
      </w:r>
      <w:r>
        <w:rPr>
          <w:spacing w:val="-3"/>
          <w:sz w:val="20"/>
        </w:rPr>
        <w:t xml:space="preserve"> </w:t>
      </w:r>
      <w:r>
        <w:rPr>
          <w:sz w:val="20"/>
        </w:rPr>
        <w:t>liabilities</w:t>
      </w:r>
      <w:r>
        <w:rPr>
          <w:spacing w:val="-2"/>
          <w:sz w:val="20"/>
        </w:rPr>
        <w:t xml:space="preserve"> </w:t>
      </w:r>
      <w:r>
        <w:rPr>
          <w:sz w:val="20"/>
        </w:rPr>
        <w:t>(e.g., home mortgages) at a point in time.</w:t>
      </w:r>
    </w:p>
    <w:p w14:paraId="23D0E215" w14:textId="77777777" w:rsidR="00620CF6" w:rsidRDefault="00620CF6">
      <w:pPr>
        <w:pStyle w:val="BodyText"/>
        <w:spacing w:before="7"/>
        <w:rPr>
          <w:sz w:val="23"/>
        </w:rPr>
      </w:pPr>
    </w:p>
    <w:p w14:paraId="1F7DF4E8" w14:textId="77777777" w:rsidR="00620CF6" w:rsidRDefault="00000000">
      <w:pPr>
        <w:pStyle w:val="BodyText"/>
        <w:spacing w:line="355" w:lineRule="auto"/>
        <w:ind w:left="117" w:right="495"/>
        <w:jc w:val="both"/>
      </w:pPr>
      <w:r>
        <w:t>In other words, in the Wealth Topography, Financial Accounts are financial balance sheets in which only holdings</w:t>
      </w:r>
      <w:r>
        <w:rPr>
          <w:spacing w:val="-11"/>
        </w:rPr>
        <w:t xml:space="preserve"> </w:t>
      </w:r>
      <w:r>
        <w:t>of</w:t>
      </w:r>
      <w:r>
        <w:rPr>
          <w:spacing w:val="-11"/>
        </w:rPr>
        <w:t xml:space="preserve"> </w:t>
      </w:r>
      <w:r>
        <w:t>financial</w:t>
      </w:r>
      <w:r>
        <w:rPr>
          <w:spacing w:val="-11"/>
        </w:rPr>
        <w:t xml:space="preserve"> </w:t>
      </w:r>
      <w:r>
        <w:t>assets</w:t>
      </w:r>
      <w:r>
        <w:rPr>
          <w:spacing w:val="-11"/>
        </w:rPr>
        <w:t xml:space="preserve"> </w:t>
      </w:r>
      <w:r>
        <w:t>and</w:t>
      </w:r>
      <w:r>
        <w:rPr>
          <w:spacing w:val="-11"/>
        </w:rPr>
        <w:t xml:space="preserve"> </w:t>
      </w:r>
      <w:r>
        <w:t>liabilities</w:t>
      </w:r>
      <w:r>
        <w:rPr>
          <w:spacing w:val="-11"/>
        </w:rPr>
        <w:t xml:space="preserve"> </w:t>
      </w:r>
      <w:r>
        <w:t>are</w:t>
      </w:r>
      <w:r>
        <w:rPr>
          <w:spacing w:val="-11"/>
        </w:rPr>
        <w:t xml:space="preserve"> </w:t>
      </w:r>
      <w:r>
        <w:t>reported.</w:t>
      </w:r>
      <w:r>
        <w:rPr>
          <w:spacing w:val="5"/>
        </w:rPr>
        <w:t xml:space="preserve"> </w:t>
      </w:r>
      <w:r>
        <w:t>In</w:t>
      </w:r>
      <w:r>
        <w:rPr>
          <w:spacing w:val="-11"/>
        </w:rPr>
        <w:t xml:space="preserve"> </w:t>
      </w:r>
      <w:r>
        <w:t>both</w:t>
      </w:r>
      <w:r>
        <w:rPr>
          <w:spacing w:val="-11"/>
        </w:rPr>
        <w:t xml:space="preserve"> </w:t>
      </w:r>
      <w:r>
        <w:t>cases,</w:t>
      </w:r>
      <w:r>
        <w:rPr>
          <w:spacing w:val="-11"/>
        </w:rPr>
        <w:t xml:space="preserve"> </w:t>
      </w:r>
      <w:r>
        <w:t>we</w:t>
      </w:r>
      <w:r>
        <w:rPr>
          <w:spacing w:val="-11"/>
        </w:rPr>
        <w:t xml:space="preserve"> </w:t>
      </w:r>
      <w:r>
        <w:t>report</w:t>
      </w:r>
      <w:r>
        <w:rPr>
          <w:spacing w:val="-11"/>
        </w:rPr>
        <w:t xml:space="preserve"> </w:t>
      </w:r>
      <w:r>
        <w:t>stocks</w:t>
      </w:r>
      <w:r>
        <w:rPr>
          <w:spacing w:val="-11"/>
        </w:rPr>
        <w:t xml:space="preserve"> </w:t>
      </w:r>
      <w:r>
        <w:t>or</w:t>
      </w:r>
      <w:r>
        <w:rPr>
          <w:spacing w:val="-11"/>
        </w:rPr>
        <w:t xml:space="preserve"> </w:t>
      </w:r>
      <w:r>
        <w:t>outstanding</w:t>
      </w:r>
      <w:r>
        <w:rPr>
          <w:spacing w:val="-11"/>
        </w:rPr>
        <w:t xml:space="preserve"> </w:t>
      </w:r>
      <w:r>
        <w:t>levels, that</w:t>
      </w:r>
      <w:r>
        <w:rPr>
          <w:spacing w:val="-13"/>
        </w:rPr>
        <w:t xml:space="preserve"> </w:t>
      </w:r>
      <w:r>
        <w:t>is</w:t>
      </w:r>
      <w:r>
        <w:rPr>
          <w:spacing w:val="-12"/>
        </w:rPr>
        <w:t xml:space="preserve"> </w:t>
      </w:r>
      <w:r>
        <w:t>holdings</w:t>
      </w:r>
      <w:r>
        <w:rPr>
          <w:spacing w:val="-13"/>
        </w:rPr>
        <w:t xml:space="preserve"> </w:t>
      </w:r>
      <w:r>
        <w:t>of</w:t>
      </w:r>
      <w:r>
        <w:rPr>
          <w:spacing w:val="-12"/>
        </w:rPr>
        <w:t xml:space="preserve"> </w:t>
      </w:r>
      <w:r>
        <w:t>assets</w:t>
      </w:r>
      <w:r>
        <w:rPr>
          <w:spacing w:val="-13"/>
        </w:rPr>
        <w:t xml:space="preserve"> </w:t>
      </w:r>
      <w:r>
        <w:t>and</w:t>
      </w:r>
      <w:r>
        <w:rPr>
          <w:spacing w:val="-12"/>
        </w:rPr>
        <w:t xml:space="preserve"> </w:t>
      </w:r>
      <w:r>
        <w:t>liabilities</w:t>
      </w:r>
      <w:r>
        <w:rPr>
          <w:spacing w:val="-13"/>
        </w:rPr>
        <w:t xml:space="preserve"> </w:t>
      </w:r>
      <w:r>
        <w:t>at</w:t>
      </w:r>
      <w:r>
        <w:rPr>
          <w:spacing w:val="-12"/>
        </w:rPr>
        <w:t xml:space="preserve"> </w:t>
      </w:r>
      <w:r>
        <w:t>the</w:t>
      </w:r>
      <w:r>
        <w:rPr>
          <w:spacing w:val="-13"/>
        </w:rPr>
        <w:t xml:space="preserve"> </w:t>
      </w:r>
      <w:r>
        <w:t>end</w:t>
      </w:r>
      <w:r>
        <w:rPr>
          <w:spacing w:val="-12"/>
        </w:rPr>
        <w:t xml:space="preserve"> </w:t>
      </w:r>
      <w:r>
        <w:t>of</w:t>
      </w:r>
      <w:r>
        <w:rPr>
          <w:spacing w:val="-13"/>
        </w:rPr>
        <w:t xml:space="preserve"> </w:t>
      </w:r>
      <w:r>
        <w:t>each</w:t>
      </w:r>
      <w:r>
        <w:rPr>
          <w:spacing w:val="-12"/>
        </w:rPr>
        <w:t xml:space="preserve"> </w:t>
      </w:r>
      <w:r>
        <w:t>accounting</w:t>
      </w:r>
      <w:r>
        <w:rPr>
          <w:spacing w:val="-13"/>
        </w:rPr>
        <w:t xml:space="preserve"> </w:t>
      </w:r>
      <w:r>
        <w:t>period</w:t>
      </w:r>
      <w:r>
        <w:rPr>
          <w:spacing w:val="-12"/>
        </w:rPr>
        <w:t xml:space="preserve"> </w:t>
      </w:r>
      <w:r>
        <w:t>(year).</w:t>
      </w:r>
      <w:r>
        <w:rPr>
          <w:spacing w:val="-13"/>
        </w:rPr>
        <w:t xml:space="preserve"> </w:t>
      </w:r>
      <w:r>
        <w:t>Outstanding</w:t>
      </w:r>
      <w:r>
        <w:rPr>
          <w:spacing w:val="-12"/>
        </w:rPr>
        <w:t xml:space="preserve"> </w:t>
      </w:r>
      <w:r>
        <w:t>levels</w:t>
      </w:r>
      <w:r>
        <w:rPr>
          <w:spacing w:val="-13"/>
        </w:rPr>
        <w:t xml:space="preserve"> </w:t>
      </w:r>
      <w:r>
        <w:t>reflect changes in transactions, nominal holding gains/losses, and other changes occurred throughout the year.</w:t>
      </w:r>
    </w:p>
    <w:p w14:paraId="3E292161" w14:textId="77777777" w:rsidR="00620CF6" w:rsidRDefault="00620CF6">
      <w:pPr>
        <w:spacing w:line="355" w:lineRule="auto"/>
        <w:jc w:val="both"/>
        <w:sectPr w:rsidR="00620CF6" w:rsidSect="00D60468">
          <w:pgSz w:w="12240" w:h="15840"/>
          <w:pgMar w:top="1320" w:right="920" w:bottom="280" w:left="1300" w:header="720" w:footer="720" w:gutter="0"/>
          <w:cols w:space="720"/>
        </w:sectPr>
      </w:pPr>
    </w:p>
    <w:p w14:paraId="4AF24973" w14:textId="77777777" w:rsidR="00620CF6" w:rsidRDefault="00000000">
      <w:pPr>
        <w:spacing w:before="102"/>
        <w:ind w:left="2778" w:right="2778"/>
        <w:jc w:val="center"/>
        <w:rPr>
          <w:sz w:val="16"/>
        </w:rPr>
      </w:pPr>
      <w:r>
        <w:rPr>
          <w:sz w:val="16"/>
        </w:rPr>
        <w:lastRenderedPageBreak/>
        <w:t>Table</w:t>
      </w:r>
      <w:r>
        <w:rPr>
          <w:spacing w:val="29"/>
          <w:sz w:val="16"/>
        </w:rPr>
        <w:t xml:space="preserve"> </w:t>
      </w:r>
      <w:r>
        <w:rPr>
          <w:sz w:val="16"/>
        </w:rPr>
        <w:t>B.1:</w:t>
      </w:r>
      <w:r>
        <w:rPr>
          <w:spacing w:val="54"/>
          <w:sz w:val="16"/>
        </w:rPr>
        <w:t xml:space="preserve"> </w:t>
      </w:r>
      <w:r>
        <w:rPr>
          <w:sz w:val="16"/>
        </w:rPr>
        <w:t>Sources</w:t>
      </w:r>
      <w:r>
        <w:rPr>
          <w:spacing w:val="30"/>
          <w:sz w:val="16"/>
        </w:rPr>
        <w:t xml:space="preserve"> </w:t>
      </w:r>
      <w:r>
        <w:rPr>
          <w:sz w:val="16"/>
        </w:rPr>
        <w:t>in</w:t>
      </w:r>
      <w:r>
        <w:rPr>
          <w:spacing w:val="30"/>
          <w:sz w:val="16"/>
        </w:rPr>
        <w:t xml:space="preserve"> </w:t>
      </w:r>
      <w:r>
        <w:rPr>
          <w:sz w:val="16"/>
        </w:rPr>
        <w:t>the</w:t>
      </w:r>
      <w:r>
        <w:rPr>
          <w:spacing w:val="29"/>
          <w:sz w:val="16"/>
        </w:rPr>
        <w:t xml:space="preserve"> </w:t>
      </w:r>
      <w:r>
        <w:rPr>
          <w:sz w:val="16"/>
        </w:rPr>
        <w:t>Wealth</w:t>
      </w:r>
      <w:r>
        <w:rPr>
          <w:spacing w:val="30"/>
          <w:sz w:val="16"/>
        </w:rPr>
        <w:t xml:space="preserve"> </w:t>
      </w:r>
      <w:r>
        <w:rPr>
          <w:spacing w:val="-2"/>
          <w:sz w:val="16"/>
        </w:rPr>
        <w:t>Topography</w:t>
      </w:r>
    </w:p>
    <w:p w14:paraId="4BF897FE" w14:textId="77777777" w:rsidR="00620CF6" w:rsidRDefault="00000000">
      <w:pPr>
        <w:pStyle w:val="BodyText"/>
        <w:spacing w:before="3"/>
        <w:rPr>
          <w:sz w:val="22"/>
        </w:rPr>
      </w:pPr>
      <w:r>
        <w:rPr>
          <w:noProof/>
        </w:rPr>
        <mc:AlternateContent>
          <mc:Choice Requires="wps">
            <w:drawing>
              <wp:anchor distT="0" distB="0" distL="0" distR="0" simplePos="0" relativeHeight="487624704" behindDoc="1" locked="0" layoutInCell="1" allowOverlap="1" wp14:anchorId="064B46C6" wp14:editId="10E6D31A">
                <wp:simplePos x="0" y="0"/>
                <wp:positionH relativeFrom="page">
                  <wp:posOffset>1921446</wp:posOffset>
                </wp:positionH>
                <wp:positionV relativeFrom="paragraph">
                  <wp:posOffset>206235</wp:posOffset>
                </wp:positionV>
                <wp:extent cx="6216015" cy="1270"/>
                <wp:effectExtent l="0" t="0" r="0" b="0"/>
                <wp:wrapTopAndBottom/>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015" cy="1270"/>
                        </a:xfrm>
                        <a:custGeom>
                          <a:avLst/>
                          <a:gdLst/>
                          <a:ahLst/>
                          <a:cxnLst/>
                          <a:rect l="l" t="t" r="r" b="b"/>
                          <a:pathLst>
                            <a:path w="6216015">
                              <a:moveTo>
                                <a:pt x="0" y="0"/>
                              </a:moveTo>
                              <a:lnTo>
                                <a:pt x="6215494"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6A6906" id="Graphic 145" o:spid="_x0000_s1026" style="position:absolute;margin-left:151.3pt;margin-top:16.25pt;width:489.45pt;height:.1pt;z-index:-15691776;visibility:visible;mso-wrap-style:square;mso-wrap-distance-left:0;mso-wrap-distance-top:0;mso-wrap-distance-right:0;mso-wrap-distance-bottom:0;mso-position-horizontal:absolute;mso-position-horizontal-relative:page;mso-position-vertical:absolute;mso-position-vertical-relative:text;v-text-anchor:top" coordsize="6216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" path="m,l6215494,e" filled="f" strokeweight=".28114mm">
                <v:path arrowok="t"/>
                <w10:wrap type="topAndBottom" anchorx="page"/>
              </v:shape>
            </w:pict>
          </mc:Fallback>
        </mc:AlternateContent>
      </w:r>
    </w:p>
    <w:p w14:paraId="1AEBD599" w14:textId="77777777" w:rsidR="00620CF6" w:rsidRDefault="00000000">
      <w:pPr>
        <w:tabs>
          <w:tab w:val="left" w:pos="5659"/>
          <w:tab w:val="left" w:pos="8733"/>
        </w:tabs>
        <w:spacing w:before="120"/>
        <w:ind w:left="885"/>
        <w:rPr>
          <w:sz w:val="16"/>
        </w:rPr>
      </w:pPr>
      <w:r>
        <w:rPr>
          <w:spacing w:val="-2"/>
          <w:sz w:val="16"/>
        </w:rPr>
        <w:t>Source</w:t>
      </w:r>
      <w:r>
        <w:rPr>
          <w:sz w:val="16"/>
        </w:rPr>
        <w:tab/>
        <w:t>Source</w:t>
      </w:r>
      <w:r>
        <w:rPr>
          <w:spacing w:val="25"/>
          <w:sz w:val="16"/>
        </w:rPr>
        <w:t xml:space="preserve"> </w:t>
      </w:r>
      <w:r>
        <w:rPr>
          <w:spacing w:val="-4"/>
          <w:sz w:val="16"/>
        </w:rPr>
        <w:t>Type</w:t>
      </w:r>
      <w:r>
        <w:rPr>
          <w:sz w:val="16"/>
        </w:rPr>
        <w:tab/>
        <w:t>Download</w:t>
      </w:r>
      <w:r>
        <w:rPr>
          <w:spacing w:val="-4"/>
          <w:sz w:val="16"/>
        </w:rPr>
        <w:t xml:space="preserve"> Date</w:t>
      </w:r>
    </w:p>
    <w:p w14:paraId="646E1EC1" w14:textId="77777777" w:rsidR="00620CF6" w:rsidRDefault="00000000">
      <w:pPr>
        <w:pStyle w:val="BodyText"/>
        <w:spacing w:before="13"/>
        <w:rPr>
          <w:sz w:val="4"/>
        </w:rPr>
      </w:pPr>
      <w:r>
        <w:rPr>
          <w:noProof/>
        </w:rPr>
        <mc:AlternateContent>
          <mc:Choice Requires="wps">
            <w:drawing>
              <wp:anchor distT="0" distB="0" distL="0" distR="0" simplePos="0" relativeHeight="487625216" behindDoc="1" locked="0" layoutInCell="1" allowOverlap="1" wp14:anchorId="023D56A1" wp14:editId="06310B39">
                <wp:simplePos x="0" y="0"/>
                <wp:positionH relativeFrom="page">
                  <wp:posOffset>1921446</wp:posOffset>
                </wp:positionH>
                <wp:positionV relativeFrom="paragraph">
                  <wp:posOffset>58071</wp:posOffset>
                </wp:positionV>
                <wp:extent cx="6216015" cy="1270"/>
                <wp:effectExtent l="0" t="0" r="0" b="0"/>
                <wp:wrapTopAndBottom/>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015" cy="1270"/>
                        </a:xfrm>
                        <a:custGeom>
                          <a:avLst/>
                          <a:gdLst/>
                          <a:ahLst/>
                          <a:cxnLst/>
                          <a:rect l="l" t="t" r="r" b="b"/>
                          <a:pathLst>
                            <a:path w="6216015">
                              <a:moveTo>
                                <a:pt x="0" y="0"/>
                              </a:moveTo>
                              <a:lnTo>
                                <a:pt x="6215494" y="0"/>
                              </a:lnTo>
                            </a:path>
                          </a:pathLst>
                        </a:custGeom>
                        <a:ln w="632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A1E368" id="Graphic 146" o:spid="_x0000_s1026" style="position:absolute;margin-left:151.3pt;margin-top:4.55pt;width:489.45pt;height:.1pt;z-index:-15691264;visibility:visible;mso-wrap-style:square;mso-wrap-distance-left:0;mso-wrap-distance-top:0;mso-wrap-distance-right:0;mso-wrap-distance-bottom:0;mso-position-horizontal:absolute;mso-position-horizontal-relative:page;mso-position-vertical:absolute;mso-position-vertical-relative:text;v-text-anchor:top" coordsize="6216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" path="m,l6215494,e" filled="f" strokeweight=".17575mm">
                <v:path arrowok="t"/>
                <w10:wrap type="topAndBottom" anchorx="page"/>
              </v:shape>
            </w:pict>
          </mc:Fallback>
        </mc:AlternateContent>
      </w:r>
    </w:p>
    <w:p w14:paraId="6F9EB996" w14:textId="77777777" w:rsidR="00620CF6" w:rsidRDefault="00000000">
      <w:pPr>
        <w:tabs>
          <w:tab w:val="left" w:pos="5659"/>
          <w:tab w:val="left" w:pos="8733"/>
        </w:tabs>
        <w:spacing w:before="120" w:line="369" w:lineRule="auto"/>
        <w:ind w:left="885" w:right="1135"/>
        <w:rPr>
          <w:sz w:val="16"/>
        </w:rPr>
      </w:pPr>
      <w:r>
        <w:rPr>
          <w:w w:val="105"/>
          <w:sz w:val="16"/>
        </w:rPr>
        <w:t>Bank of Italy - Financial Accounts [</w:t>
      </w:r>
      <w:hyperlink w:anchor="_bookmark130" w:history="1">
        <w:r>
          <w:rPr>
            <w:color w:val="0000FF"/>
            <w:w w:val="105"/>
            <w:sz w:val="16"/>
          </w:rPr>
          <w:t>11</w:t>
        </w:r>
      </w:hyperlink>
      <w:r>
        <w:rPr>
          <w:w w:val="105"/>
          <w:sz w:val="16"/>
        </w:rPr>
        <w:t>]</w:t>
      </w:r>
      <w:r>
        <w:rPr>
          <w:sz w:val="16"/>
        </w:rPr>
        <w:tab/>
      </w:r>
      <w:r>
        <w:rPr>
          <w:w w:val="105"/>
          <w:sz w:val="16"/>
        </w:rPr>
        <w:t>Cross-national oﬀicial statistics</w:t>
      </w:r>
      <w:r>
        <w:rPr>
          <w:sz w:val="16"/>
        </w:rPr>
        <w:tab/>
      </w:r>
      <w:r>
        <w:rPr>
          <w:w w:val="105"/>
          <w:sz w:val="16"/>
        </w:rPr>
        <w:t xml:space="preserve">November 1, 2022 Bank of Italy &amp; </w:t>
      </w:r>
      <w:proofErr w:type="spellStart"/>
      <w:r>
        <w:rPr>
          <w:w w:val="105"/>
          <w:sz w:val="16"/>
        </w:rPr>
        <w:t>Istat</w:t>
      </w:r>
      <w:proofErr w:type="spellEnd"/>
      <w:r>
        <w:rPr>
          <w:w w:val="105"/>
          <w:sz w:val="16"/>
        </w:rPr>
        <w:t xml:space="preserve"> - Balance Sheet [</w:t>
      </w:r>
      <w:hyperlink w:anchor="_bookmark131" w:history="1">
        <w:r>
          <w:rPr>
            <w:color w:val="0000FF"/>
            <w:w w:val="105"/>
            <w:sz w:val="16"/>
          </w:rPr>
          <w:t>12</w:t>
        </w:r>
      </w:hyperlink>
      <w:r>
        <w:rPr>
          <w:w w:val="105"/>
          <w:sz w:val="16"/>
        </w:rPr>
        <w:t>]</w:t>
      </w:r>
      <w:r>
        <w:rPr>
          <w:sz w:val="16"/>
        </w:rPr>
        <w:tab/>
      </w:r>
      <w:r>
        <w:rPr>
          <w:w w:val="105"/>
          <w:sz w:val="16"/>
        </w:rPr>
        <w:t>Cross-national oﬀicial statistics</w:t>
      </w:r>
      <w:r>
        <w:rPr>
          <w:sz w:val="16"/>
        </w:rPr>
        <w:tab/>
      </w:r>
      <w:r>
        <w:rPr>
          <w:w w:val="105"/>
          <w:sz w:val="16"/>
        </w:rPr>
        <w:t>September</w:t>
      </w:r>
      <w:r>
        <w:rPr>
          <w:spacing w:val="-6"/>
          <w:w w:val="105"/>
          <w:sz w:val="16"/>
        </w:rPr>
        <w:t xml:space="preserve"> </w:t>
      </w:r>
      <w:r>
        <w:rPr>
          <w:w w:val="105"/>
          <w:sz w:val="16"/>
        </w:rPr>
        <w:t>29,</w:t>
      </w:r>
      <w:r>
        <w:rPr>
          <w:spacing w:val="-6"/>
          <w:w w:val="105"/>
          <w:sz w:val="16"/>
        </w:rPr>
        <w:t xml:space="preserve"> </w:t>
      </w:r>
      <w:r>
        <w:rPr>
          <w:w w:val="105"/>
          <w:sz w:val="16"/>
        </w:rPr>
        <w:t>2022 European Central Bank Non-EU - Financial Accounts [</w:t>
      </w:r>
      <w:hyperlink w:anchor="_bookmark171" w:history="1">
        <w:r>
          <w:rPr>
            <w:color w:val="0000FF"/>
            <w:w w:val="105"/>
            <w:sz w:val="16"/>
          </w:rPr>
          <w:t>52</w:t>
        </w:r>
      </w:hyperlink>
      <w:r>
        <w:rPr>
          <w:w w:val="105"/>
          <w:sz w:val="16"/>
        </w:rPr>
        <w:t>]</w:t>
      </w:r>
      <w:r>
        <w:rPr>
          <w:sz w:val="16"/>
        </w:rPr>
        <w:tab/>
      </w:r>
      <w:r>
        <w:rPr>
          <w:w w:val="105"/>
          <w:sz w:val="16"/>
        </w:rPr>
        <w:t>Cross-national oﬀicial statistics</w:t>
      </w:r>
      <w:r>
        <w:rPr>
          <w:sz w:val="16"/>
        </w:rPr>
        <w:tab/>
      </w:r>
      <w:r>
        <w:rPr>
          <w:w w:val="105"/>
          <w:sz w:val="16"/>
        </w:rPr>
        <w:t>June 26, 2022 European Central Bank EU - Financial Accounts [</w:t>
      </w:r>
      <w:hyperlink w:anchor="_bookmark172" w:history="1">
        <w:r>
          <w:rPr>
            <w:color w:val="0000FF"/>
            <w:w w:val="105"/>
            <w:sz w:val="16"/>
          </w:rPr>
          <w:t>53</w:t>
        </w:r>
      </w:hyperlink>
      <w:r>
        <w:rPr>
          <w:w w:val="105"/>
          <w:sz w:val="16"/>
        </w:rPr>
        <w:t>]</w:t>
      </w:r>
      <w:r>
        <w:rPr>
          <w:sz w:val="16"/>
        </w:rPr>
        <w:tab/>
      </w:r>
      <w:r>
        <w:rPr>
          <w:w w:val="105"/>
          <w:sz w:val="16"/>
        </w:rPr>
        <w:t>Cross-national oﬀicial statistics</w:t>
      </w:r>
      <w:r>
        <w:rPr>
          <w:sz w:val="16"/>
        </w:rPr>
        <w:tab/>
      </w:r>
      <w:r>
        <w:rPr>
          <w:w w:val="105"/>
          <w:sz w:val="16"/>
        </w:rPr>
        <w:t>September 5, 2022 Eurostat - Financial Accounts [</w:t>
      </w:r>
      <w:hyperlink w:anchor="_bookmark173" w:history="1">
        <w:r>
          <w:rPr>
            <w:color w:val="0000FF"/>
            <w:w w:val="105"/>
            <w:sz w:val="16"/>
          </w:rPr>
          <w:t>54</w:t>
        </w:r>
      </w:hyperlink>
      <w:r>
        <w:rPr>
          <w:w w:val="105"/>
          <w:sz w:val="16"/>
        </w:rPr>
        <w:t>]</w:t>
      </w:r>
      <w:r>
        <w:rPr>
          <w:sz w:val="16"/>
        </w:rPr>
        <w:tab/>
      </w:r>
      <w:r>
        <w:rPr>
          <w:w w:val="105"/>
          <w:sz w:val="16"/>
        </w:rPr>
        <w:t>Cross-national oﬀicial statistics</w:t>
      </w:r>
      <w:r>
        <w:rPr>
          <w:sz w:val="16"/>
        </w:rPr>
        <w:tab/>
      </w:r>
      <w:r>
        <w:rPr>
          <w:w w:val="105"/>
          <w:sz w:val="16"/>
        </w:rPr>
        <w:t>October 6, 2022</w:t>
      </w:r>
    </w:p>
    <w:p w14:paraId="3742A9C7" w14:textId="77777777" w:rsidR="00620CF6" w:rsidRDefault="00000000">
      <w:pPr>
        <w:tabs>
          <w:tab w:val="left" w:pos="5659"/>
          <w:tab w:val="left" w:pos="8733"/>
        </w:tabs>
        <w:spacing w:before="92" w:line="369" w:lineRule="auto"/>
        <w:ind w:left="885" w:right="1258"/>
        <w:rPr>
          <w:sz w:val="16"/>
        </w:rPr>
      </w:pPr>
      <w:r>
        <w:rPr>
          <w:w w:val="105"/>
          <w:sz w:val="16"/>
        </w:rPr>
        <w:t>Federal Reserve Board B.101 - Balance Sheet [</w:t>
      </w:r>
      <w:hyperlink w:anchor="_bookmark135" w:history="1">
        <w:r>
          <w:rPr>
            <w:color w:val="0000FF"/>
            <w:w w:val="105"/>
            <w:sz w:val="16"/>
          </w:rPr>
          <w:t>16</w:t>
        </w:r>
      </w:hyperlink>
      <w:r>
        <w:rPr>
          <w:w w:val="105"/>
          <w:sz w:val="16"/>
        </w:rPr>
        <w:t>]</w:t>
      </w:r>
      <w:r>
        <w:rPr>
          <w:sz w:val="16"/>
        </w:rPr>
        <w:tab/>
      </w:r>
      <w:r>
        <w:rPr>
          <w:w w:val="105"/>
          <w:sz w:val="16"/>
        </w:rPr>
        <w:t>Cross-national oﬀicial statistics</w:t>
      </w:r>
      <w:r>
        <w:rPr>
          <w:sz w:val="16"/>
        </w:rPr>
        <w:tab/>
      </w:r>
      <w:r>
        <w:rPr>
          <w:w w:val="105"/>
          <w:sz w:val="16"/>
        </w:rPr>
        <w:t>October 28, 2022 Federal Reserve Board B.101.H - Balance Sheet [</w:t>
      </w:r>
      <w:hyperlink w:anchor="_bookmark135" w:history="1">
        <w:r>
          <w:rPr>
            <w:color w:val="0000FF"/>
            <w:w w:val="105"/>
            <w:sz w:val="16"/>
          </w:rPr>
          <w:t>16</w:t>
        </w:r>
      </w:hyperlink>
      <w:r>
        <w:rPr>
          <w:w w:val="105"/>
          <w:sz w:val="16"/>
        </w:rPr>
        <w:t>]</w:t>
      </w:r>
      <w:r>
        <w:rPr>
          <w:sz w:val="16"/>
        </w:rPr>
        <w:tab/>
      </w:r>
      <w:r>
        <w:rPr>
          <w:w w:val="105"/>
          <w:sz w:val="16"/>
        </w:rPr>
        <w:t>Cross-national oﬀicial statistics</w:t>
      </w:r>
      <w:r>
        <w:rPr>
          <w:sz w:val="16"/>
        </w:rPr>
        <w:tab/>
      </w:r>
      <w:r>
        <w:rPr>
          <w:w w:val="105"/>
          <w:sz w:val="16"/>
        </w:rPr>
        <w:t>October 31, 2022 Federal Reserve Board B.101.N - Balance Sheet [</w:t>
      </w:r>
      <w:hyperlink w:anchor="_bookmark135" w:history="1">
        <w:r>
          <w:rPr>
            <w:color w:val="0000FF"/>
            <w:w w:val="105"/>
            <w:sz w:val="16"/>
          </w:rPr>
          <w:t>16</w:t>
        </w:r>
      </w:hyperlink>
      <w:r>
        <w:rPr>
          <w:w w:val="105"/>
          <w:sz w:val="16"/>
        </w:rPr>
        <w:t>]</w:t>
      </w:r>
      <w:r>
        <w:rPr>
          <w:sz w:val="16"/>
        </w:rPr>
        <w:tab/>
      </w:r>
      <w:r>
        <w:rPr>
          <w:w w:val="105"/>
          <w:sz w:val="16"/>
        </w:rPr>
        <w:t>Cross-national oﬀicial statistics</w:t>
      </w:r>
      <w:r>
        <w:rPr>
          <w:sz w:val="16"/>
        </w:rPr>
        <w:tab/>
      </w:r>
      <w:r>
        <w:rPr>
          <w:spacing w:val="-2"/>
          <w:w w:val="105"/>
          <w:sz w:val="16"/>
        </w:rPr>
        <w:t>November</w:t>
      </w:r>
      <w:r>
        <w:rPr>
          <w:spacing w:val="-6"/>
          <w:w w:val="105"/>
          <w:sz w:val="16"/>
        </w:rPr>
        <w:t xml:space="preserve"> </w:t>
      </w:r>
      <w:r>
        <w:rPr>
          <w:spacing w:val="-2"/>
          <w:w w:val="105"/>
          <w:sz w:val="16"/>
        </w:rPr>
        <w:t>1,</w:t>
      </w:r>
      <w:r>
        <w:rPr>
          <w:spacing w:val="-6"/>
          <w:w w:val="105"/>
          <w:sz w:val="16"/>
        </w:rPr>
        <w:t xml:space="preserve"> </w:t>
      </w:r>
      <w:r>
        <w:rPr>
          <w:spacing w:val="-2"/>
          <w:w w:val="105"/>
          <w:sz w:val="16"/>
        </w:rPr>
        <w:t>2022</w:t>
      </w:r>
      <w:r>
        <w:rPr>
          <w:w w:val="105"/>
          <w:sz w:val="16"/>
        </w:rPr>
        <w:t xml:space="preserve"> Federal Reserve Board S.3.a (IMA) - Balance Sheet [</w:t>
      </w:r>
      <w:hyperlink w:anchor="_bookmark135" w:history="1">
        <w:r>
          <w:rPr>
            <w:color w:val="0000FF"/>
            <w:w w:val="105"/>
            <w:sz w:val="16"/>
          </w:rPr>
          <w:t>16</w:t>
        </w:r>
      </w:hyperlink>
      <w:r>
        <w:rPr>
          <w:w w:val="105"/>
          <w:sz w:val="16"/>
        </w:rPr>
        <w:t>]</w:t>
      </w:r>
      <w:r>
        <w:rPr>
          <w:sz w:val="16"/>
        </w:rPr>
        <w:tab/>
      </w:r>
      <w:r>
        <w:rPr>
          <w:w w:val="105"/>
          <w:sz w:val="16"/>
        </w:rPr>
        <w:t>Cross-national oﬀicial statistics</w:t>
      </w:r>
      <w:r>
        <w:rPr>
          <w:sz w:val="16"/>
        </w:rPr>
        <w:tab/>
      </w:r>
      <w:r>
        <w:rPr>
          <w:w w:val="105"/>
          <w:sz w:val="16"/>
        </w:rPr>
        <w:t>October 12, 2022</w:t>
      </w:r>
    </w:p>
    <w:p w14:paraId="1377FB8E" w14:textId="77777777" w:rsidR="00620CF6" w:rsidRDefault="00620CF6">
      <w:pPr>
        <w:spacing w:line="369" w:lineRule="auto"/>
        <w:rPr>
          <w:sz w:val="16"/>
        </w:rPr>
        <w:sectPr w:rsidR="00620CF6" w:rsidSect="00D60468">
          <w:pgSz w:w="15840" w:h="12240" w:orient="landscape"/>
          <w:pgMar w:top="1380" w:right="2260" w:bottom="280" w:left="2260" w:header="720" w:footer="720" w:gutter="0"/>
          <w:cols w:space="720"/>
        </w:sectPr>
      </w:pPr>
    </w:p>
    <w:p w14:paraId="7CFA3C44" w14:textId="77777777" w:rsidR="00620CF6" w:rsidRDefault="00000000">
      <w:pPr>
        <w:spacing w:before="5" w:line="369" w:lineRule="auto"/>
        <w:ind w:left="885"/>
        <w:rPr>
          <w:sz w:val="16"/>
        </w:rPr>
      </w:pPr>
      <w:r>
        <w:rPr>
          <w:sz w:val="16"/>
        </w:rPr>
        <w:t>Household Finance and Consumption Survey - Balance Sheet</w:t>
      </w:r>
      <w:r>
        <w:rPr>
          <w:spacing w:val="40"/>
          <w:sz w:val="16"/>
        </w:rPr>
        <w:t xml:space="preserve"> </w:t>
      </w:r>
      <w:r>
        <w:rPr>
          <w:spacing w:val="-4"/>
          <w:sz w:val="16"/>
        </w:rPr>
        <w:t>[</w:t>
      </w:r>
      <w:hyperlink w:anchor="_bookmark187" w:history="1">
        <w:r>
          <w:rPr>
            <w:color w:val="0000FF"/>
            <w:spacing w:val="-4"/>
            <w:sz w:val="16"/>
          </w:rPr>
          <w:t>68</w:t>
        </w:r>
      </w:hyperlink>
      <w:r>
        <w:rPr>
          <w:spacing w:val="-4"/>
          <w:sz w:val="16"/>
        </w:rPr>
        <w:t>]</w:t>
      </w:r>
    </w:p>
    <w:p w14:paraId="26E6FA0F" w14:textId="77777777" w:rsidR="00620CF6" w:rsidRDefault="00000000">
      <w:pPr>
        <w:tabs>
          <w:tab w:val="left" w:pos="3272"/>
        </w:tabs>
        <w:spacing w:before="5"/>
        <w:ind w:left="199"/>
        <w:rPr>
          <w:sz w:val="16"/>
        </w:rPr>
      </w:pPr>
      <w:r>
        <w:br w:type="column"/>
      </w:r>
      <w:r>
        <w:rPr>
          <w:sz w:val="16"/>
        </w:rPr>
        <w:t>Cross-national</w:t>
      </w:r>
      <w:r>
        <w:rPr>
          <w:spacing w:val="21"/>
          <w:sz w:val="16"/>
        </w:rPr>
        <w:t xml:space="preserve"> </w:t>
      </w:r>
      <w:r>
        <w:rPr>
          <w:sz w:val="16"/>
        </w:rPr>
        <w:t>oﬀicial</w:t>
      </w:r>
      <w:r>
        <w:rPr>
          <w:spacing w:val="21"/>
          <w:sz w:val="16"/>
        </w:rPr>
        <w:t xml:space="preserve"> </w:t>
      </w:r>
      <w:r>
        <w:rPr>
          <w:sz w:val="16"/>
        </w:rPr>
        <w:t>survey</w:t>
      </w:r>
      <w:r>
        <w:rPr>
          <w:spacing w:val="21"/>
          <w:sz w:val="16"/>
        </w:rPr>
        <w:t xml:space="preserve"> </w:t>
      </w:r>
      <w:r>
        <w:rPr>
          <w:spacing w:val="-4"/>
          <w:sz w:val="16"/>
        </w:rPr>
        <w:t>data</w:t>
      </w:r>
      <w:r>
        <w:rPr>
          <w:sz w:val="16"/>
        </w:rPr>
        <w:tab/>
        <w:t>September</w:t>
      </w:r>
      <w:r>
        <w:rPr>
          <w:spacing w:val="34"/>
          <w:sz w:val="16"/>
        </w:rPr>
        <w:t xml:space="preserve"> </w:t>
      </w:r>
      <w:r>
        <w:rPr>
          <w:sz w:val="16"/>
        </w:rPr>
        <w:t>27,</w:t>
      </w:r>
      <w:r>
        <w:rPr>
          <w:spacing w:val="34"/>
          <w:sz w:val="16"/>
        </w:rPr>
        <w:t xml:space="preserve"> </w:t>
      </w:r>
      <w:r>
        <w:rPr>
          <w:spacing w:val="-4"/>
          <w:sz w:val="16"/>
        </w:rPr>
        <w:t>2022</w:t>
      </w:r>
    </w:p>
    <w:p w14:paraId="0613E6F2" w14:textId="77777777" w:rsidR="00620CF6" w:rsidRDefault="00620CF6">
      <w:pPr>
        <w:rPr>
          <w:sz w:val="16"/>
        </w:rPr>
        <w:sectPr w:rsidR="00620CF6" w:rsidSect="00D60468">
          <w:type w:val="continuous"/>
          <w:pgSz w:w="15840" w:h="12240" w:orient="landscape"/>
          <w:pgMar w:top="1620" w:right="2260" w:bottom="280" w:left="2260" w:header="720" w:footer="720" w:gutter="0"/>
          <w:cols w:num="2" w:space="720" w:equalWidth="0">
            <w:col w:w="5421" w:space="40"/>
            <w:col w:w="5859"/>
          </w:cols>
        </w:sectPr>
      </w:pPr>
    </w:p>
    <w:p w14:paraId="448F8F0E" w14:textId="77777777" w:rsidR="00620CF6" w:rsidRDefault="00000000">
      <w:pPr>
        <w:tabs>
          <w:tab w:val="left" w:pos="5659"/>
          <w:tab w:val="left" w:pos="8733"/>
        </w:tabs>
        <w:spacing w:before="99" w:line="369" w:lineRule="auto"/>
        <w:ind w:left="885" w:right="1319"/>
        <w:rPr>
          <w:sz w:val="16"/>
        </w:rPr>
      </w:pPr>
      <w:r>
        <w:rPr>
          <w:noProof/>
        </w:rPr>
        <mc:AlternateContent>
          <mc:Choice Requires="wps">
            <w:drawing>
              <wp:anchor distT="0" distB="0" distL="0" distR="0" simplePos="0" relativeHeight="15766528" behindDoc="0" locked="0" layoutInCell="1" allowOverlap="1" wp14:anchorId="22884E0C" wp14:editId="6226DFA4">
                <wp:simplePos x="0" y="0"/>
                <wp:positionH relativeFrom="page">
                  <wp:posOffset>1921446</wp:posOffset>
                </wp:positionH>
                <wp:positionV relativeFrom="paragraph">
                  <wp:posOffset>681512</wp:posOffset>
                </wp:positionV>
                <wp:extent cx="6216015" cy="1270"/>
                <wp:effectExtent l="0" t="0" r="0" b="0"/>
                <wp:wrapNone/>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6015" cy="1270"/>
                        </a:xfrm>
                        <a:custGeom>
                          <a:avLst/>
                          <a:gdLst/>
                          <a:ahLst/>
                          <a:cxnLst/>
                          <a:rect l="l" t="t" r="r" b="b"/>
                          <a:pathLst>
                            <a:path w="6216015">
                              <a:moveTo>
                                <a:pt x="0" y="0"/>
                              </a:moveTo>
                              <a:lnTo>
                                <a:pt x="6215494"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2D7804" id="Graphic 147" o:spid="_x0000_s1026" style="position:absolute;margin-left:151.3pt;margin-top:53.65pt;width:489.45pt;height:.1pt;z-index:15766528;visibility:visible;mso-wrap-style:square;mso-wrap-distance-left:0;mso-wrap-distance-top:0;mso-wrap-distance-right:0;mso-wrap-distance-bottom:0;mso-position-horizontal:absolute;mso-position-horizontal-relative:page;mso-position-vertical:absolute;mso-position-vertical-relative:text;v-text-anchor:top" coordsize="6216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" path="m,l6215494,e" filled="f" strokeweight=".28114mm">
                <v:path arrowok="t"/>
                <w10:wrap anchorx="page"/>
              </v:shape>
            </w:pict>
          </mc:Fallback>
        </mc:AlternateContent>
      </w:r>
      <w:r>
        <w:rPr>
          <w:sz w:val="16"/>
        </w:rPr>
        <w:t>Luxembourg Wealth Study Database - Balance Sheet [</w:t>
      </w:r>
      <w:hyperlink w:anchor="_bookmark211" w:history="1">
        <w:r>
          <w:rPr>
            <w:color w:val="0000FF"/>
            <w:sz w:val="16"/>
          </w:rPr>
          <w:t>92</w:t>
        </w:r>
      </w:hyperlink>
      <w:r>
        <w:rPr>
          <w:sz w:val="16"/>
        </w:rPr>
        <w:t>]</w:t>
      </w:r>
      <w:r>
        <w:rPr>
          <w:sz w:val="16"/>
        </w:rPr>
        <w:tab/>
        <w:t>Cross-national academic research</w:t>
      </w:r>
      <w:r>
        <w:rPr>
          <w:sz w:val="16"/>
        </w:rPr>
        <w:tab/>
        <w:t>March 30, 2023</w:t>
      </w:r>
      <w:r>
        <w:rPr>
          <w:spacing w:val="40"/>
          <w:sz w:val="16"/>
        </w:rPr>
        <w:t xml:space="preserve"> </w:t>
      </w:r>
      <w:r>
        <w:rPr>
          <w:sz w:val="16"/>
        </w:rPr>
        <w:t>OECD - Financial Accounts [</w:t>
      </w:r>
      <w:hyperlink w:anchor="_bookmark218" w:history="1">
        <w:r>
          <w:rPr>
            <w:color w:val="0000FF"/>
            <w:sz w:val="16"/>
          </w:rPr>
          <w:t>99</w:t>
        </w:r>
      </w:hyperlink>
      <w:r>
        <w:rPr>
          <w:sz w:val="16"/>
        </w:rPr>
        <w:t>]</w:t>
      </w:r>
      <w:r>
        <w:rPr>
          <w:sz w:val="16"/>
        </w:rPr>
        <w:tab/>
        <w:t>Cross-national oﬀicial statistics</w:t>
      </w:r>
      <w:r>
        <w:rPr>
          <w:sz w:val="16"/>
        </w:rPr>
        <w:tab/>
        <w:t>October 10, 2022</w:t>
      </w:r>
      <w:r>
        <w:rPr>
          <w:spacing w:val="40"/>
          <w:sz w:val="16"/>
        </w:rPr>
        <w:t xml:space="preserve"> </w:t>
      </w:r>
      <w:r>
        <w:rPr>
          <w:sz w:val="16"/>
        </w:rPr>
        <w:t>World Inequality Database - Balance Sheet [</w:t>
      </w:r>
      <w:hyperlink w:anchor="_bookmark270" w:history="1">
        <w:r>
          <w:rPr>
            <w:color w:val="0000FF"/>
            <w:sz w:val="16"/>
          </w:rPr>
          <w:t>151</w:t>
        </w:r>
      </w:hyperlink>
      <w:r>
        <w:rPr>
          <w:sz w:val="16"/>
        </w:rPr>
        <w:t>]</w:t>
      </w:r>
      <w:r>
        <w:rPr>
          <w:sz w:val="16"/>
        </w:rPr>
        <w:tab/>
        <w:t>Cross-national academic research</w:t>
      </w:r>
      <w:r>
        <w:rPr>
          <w:sz w:val="16"/>
        </w:rPr>
        <w:tab/>
        <w:t>March 20, 2023</w:t>
      </w:r>
    </w:p>
    <w:p w14:paraId="526FEE51" w14:textId="77777777" w:rsidR="00620CF6" w:rsidRDefault="00620CF6">
      <w:pPr>
        <w:spacing w:line="369" w:lineRule="auto"/>
        <w:rPr>
          <w:sz w:val="16"/>
        </w:rPr>
        <w:sectPr w:rsidR="00620CF6" w:rsidSect="00D60468">
          <w:type w:val="continuous"/>
          <w:pgSz w:w="15840" w:h="12240" w:orient="landscape"/>
          <w:pgMar w:top="1620" w:right="2260" w:bottom="280" w:left="2260" w:header="720" w:footer="720" w:gutter="0"/>
          <w:cols w:space="720"/>
        </w:sectPr>
      </w:pPr>
    </w:p>
    <w:p w14:paraId="2B167849" w14:textId="77777777" w:rsidR="00620CF6" w:rsidRDefault="00000000">
      <w:pPr>
        <w:pStyle w:val="Heading2"/>
        <w:numPr>
          <w:ilvl w:val="1"/>
          <w:numId w:val="8"/>
        </w:numPr>
        <w:tabs>
          <w:tab w:val="left" w:pos="885"/>
        </w:tabs>
        <w:spacing w:before="103"/>
      </w:pPr>
      <w:bookmarkStart w:id="523" w:name="Full_Conceptual_Grid"/>
      <w:bookmarkStart w:id="524" w:name="_bookmark70"/>
      <w:bookmarkEnd w:id="523"/>
      <w:bookmarkEnd w:id="524"/>
      <w:r>
        <w:rPr>
          <w:w w:val="110"/>
        </w:rPr>
        <w:lastRenderedPageBreak/>
        <w:t>Full</w:t>
      </w:r>
      <w:r>
        <w:rPr>
          <w:spacing w:val="6"/>
          <w:w w:val="110"/>
        </w:rPr>
        <w:t xml:space="preserve"> </w:t>
      </w:r>
      <w:r>
        <w:rPr>
          <w:w w:val="110"/>
        </w:rPr>
        <w:t>Conceptual</w:t>
      </w:r>
      <w:r>
        <w:rPr>
          <w:spacing w:val="6"/>
          <w:w w:val="110"/>
        </w:rPr>
        <w:t xml:space="preserve"> </w:t>
      </w:r>
      <w:r>
        <w:rPr>
          <w:spacing w:val="-4"/>
          <w:w w:val="110"/>
        </w:rPr>
        <w:t>Grid</w:t>
      </w:r>
    </w:p>
    <w:p w14:paraId="181160B7" w14:textId="77777777" w:rsidR="00620CF6" w:rsidRDefault="00620CF6">
      <w:pPr>
        <w:pStyle w:val="BodyText"/>
        <w:spacing w:before="4"/>
        <w:rPr>
          <w:b/>
          <w:sz w:val="31"/>
        </w:rPr>
      </w:pPr>
    </w:p>
    <w:p w14:paraId="6DB7F7F0" w14:textId="77777777" w:rsidR="00620CF6" w:rsidRDefault="00000000">
      <w:pPr>
        <w:pStyle w:val="BodyText"/>
        <w:spacing w:line="355" w:lineRule="auto"/>
        <w:ind w:left="117" w:right="115"/>
        <w:jc w:val="both"/>
      </w:pPr>
      <w:r>
        <w:rPr>
          <w:spacing w:val="-2"/>
        </w:rPr>
        <w:t>Once</w:t>
      </w:r>
      <w:r>
        <w:rPr>
          <w:spacing w:val="-10"/>
        </w:rPr>
        <w:t xml:space="preserve"> </w:t>
      </w:r>
      <w:r>
        <w:rPr>
          <w:spacing w:val="-2"/>
        </w:rPr>
        <w:t>raw</w:t>
      </w:r>
      <w:r>
        <w:rPr>
          <w:spacing w:val="-10"/>
        </w:rPr>
        <w:t xml:space="preserve"> </w:t>
      </w:r>
      <w:r>
        <w:rPr>
          <w:spacing w:val="-2"/>
        </w:rPr>
        <w:t>data</w:t>
      </w:r>
      <w:r>
        <w:rPr>
          <w:spacing w:val="-10"/>
        </w:rPr>
        <w:t xml:space="preserve"> </w:t>
      </w:r>
      <w:r>
        <w:rPr>
          <w:spacing w:val="-2"/>
        </w:rPr>
        <w:t>have</w:t>
      </w:r>
      <w:r>
        <w:rPr>
          <w:spacing w:val="-10"/>
        </w:rPr>
        <w:t xml:space="preserve"> </w:t>
      </w:r>
      <w:r>
        <w:rPr>
          <w:spacing w:val="-2"/>
        </w:rPr>
        <w:t>been</w:t>
      </w:r>
      <w:r>
        <w:rPr>
          <w:spacing w:val="-10"/>
        </w:rPr>
        <w:t xml:space="preserve"> </w:t>
      </w:r>
      <w:r>
        <w:rPr>
          <w:spacing w:val="-2"/>
        </w:rPr>
        <w:t>obtained</w:t>
      </w:r>
      <w:r>
        <w:rPr>
          <w:spacing w:val="-10"/>
        </w:rPr>
        <w:t xml:space="preserve"> </w:t>
      </w:r>
      <w:r>
        <w:rPr>
          <w:spacing w:val="-2"/>
        </w:rPr>
        <w:t>and</w:t>
      </w:r>
      <w:r>
        <w:rPr>
          <w:spacing w:val="-10"/>
        </w:rPr>
        <w:t xml:space="preserve"> </w:t>
      </w:r>
      <w:r>
        <w:rPr>
          <w:spacing w:val="-2"/>
        </w:rPr>
        <w:t>classified,</w:t>
      </w:r>
      <w:r>
        <w:rPr>
          <w:spacing w:val="-9"/>
        </w:rPr>
        <w:t xml:space="preserve"> </w:t>
      </w:r>
      <w:r>
        <w:rPr>
          <w:spacing w:val="-2"/>
        </w:rPr>
        <w:t>we</w:t>
      </w:r>
      <w:r>
        <w:rPr>
          <w:spacing w:val="-10"/>
        </w:rPr>
        <w:t xml:space="preserve"> </w:t>
      </w:r>
      <w:r>
        <w:rPr>
          <w:spacing w:val="-2"/>
        </w:rPr>
        <w:t>harmonize</w:t>
      </w:r>
      <w:r>
        <w:rPr>
          <w:spacing w:val="-10"/>
        </w:rPr>
        <w:t xml:space="preserve"> </w:t>
      </w:r>
      <w:r>
        <w:rPr>
          <w:spacing w:val="-2"/>
        </w:rPr>
        <w:t>them</w:t>
      </w:r>
      <w:r>
        <w:rPr>
          <w:spacing w:val="-10"/>
        </w:rPr>
        <w:t xml:space="preserve"> </w:t>
      </w:r>
      <w:r>
        <w:rPr>
          <w:spacing w:val="-2"/>
        </w:rPr>
        <w:t>using</w:t>
      </w:r>
      <w:r>
        <w:rPr>
          <w:spacing w:val="-10"/>
        </w:rPr>
        <w:t xml:space="preserve"> </w:t>
      </w:r>
      <w:r>
        <w:rPr>
          <w:spacing w:val="-2"/>
        </w:rPr>
        <w:t>the</w:t>
      </w:r>
      <w:r>
        <w:rPr>
          <w:spacing w:val="-10"/>
        </w:rPr>
        <w:t xml:space="preserve"> </w:t>
      </w:r>
      <w:r>
        <w:rPr>
          <w:spacing w:val="-2"/>
        </w:rPr>
        <w:t>Wealth</w:t>
      </w:r>
      <w:r>
        <w:rPr>
          <w:spacing w:val="-10"/>
        </w:rPr>
        <w:t xml:space="preserve"> </w:t>
      </w:r>
      <w:r>
        <w:rPr>
          <w:spacing w:val="-2"/>
        </w:rPr>
        <w:t>Topography</w:t>
      </w:r>
      <w:r>
        <w:rPr>
          <w:spacing w:val="-10"/>
        </w:rPr>
        <w:t xml:space="preserve"> </w:t>
      </w:r>
      <w:r>
        <w:rPr>
          <w:spacing w:val="-2"/>
        </w:rPr>
        <w:t xml:space="preserve">Concep- </w:t>
      </w:r>
      <w:proofErr w:type="spellStart"/>
      <w:r>
        <w:t>tual</w:t>
      </w:r>
      <w:proofErr w:type="spellEnd"/>
      <w:r>
        <w:t xml:space="preserve"> Grid, a table that assigns an alphanumeric identifier to each item or instrument of the balance sheet. The</w:t>
      </w:r>
      <w:r>
        <w:rPr>
          <w:spacing w:val="-1"/>
        </w:rPr>
        <w:t xml:space="preserve"> </w:t>
      </w:r>
      <w:r>
        <w:t>full</w:t>
      </w:r>
      <w:r>
        <w:rPr>
          <w:spacing w:val="-1"/>
        </w:rPr>
        <w:t xml:space="preserve"> </w:t>
      </w:r>
      <w:r>
        <w:t>grid</w:t>
      </w:r>
      <w:r>
        <w:rPr>
          <w:spacing w:val="-1"/>
        </w:rPr>
        <w:t xml:space="preserve"> </w:t>
      </w:r>
      <w:r>
        <w:t>is</w:t>
      </w:r>
      <w:r>
        <w:rPr>
          <w:spacing w:val="-1"/>
        </w:rPr>
        <w:t xml:space="preserve"> </w:t>
      </w:r>
      <w:r>
        <w:t>reported</w:t>
      </w:r>
      <w:r>
        <w:rPr>
          <w:spacing w:val="-1"/>
        </w:rPr>
        <w:t xml:space="preserve"> </w:t>
      </w:r>
      <w:r>
        <w:t>in</w:t>
      </w:r>
      <w:r>
        <w:rPr>
          <w:spacing w:val="-1"/>
        </w:rPr>
        <w:t xml:space="preserve"> </w:t>
      </w:r>
      <w:r>
        <w:t>Table</w:t>
      </w:r>
      <w:r>
        <w:rPr>
          <w:spacing w:val="-1"/>
        </w:rPr>
        <w:t xml:space="preserve"> </w:t>
      </w:r>
      <w:hyperlink w:anchor="_bookmark71" w:history="1">
        <w:r>
          <w:rPr>
            <w:color w:val="7F0000"/>
          </w:rPr>
          <w:t>B.2</w:t>
        </w:r>
      </w:hyperlink>
      <w:r>
        <w:t>.</w:t>
      </w:r>
      <w:r>
        <w:rPr>
          <w:spacing w:val="17"/>
        </w:rPr>
        <w:t xml:space="preserve"> </w:t>
      </w:r>
      <w:r>
        <w:t>Under</w:t>
      </w:r>
      <w:r>
        <w:rPr>
          <w:spacing w:val="-1"/>
        </w:rPr>
        <w:t xml:space="preserve"> </w:t>
      </w:r>
      <w:r>
        <w:t>the</w:t>
      </w:r>
      <w:r>
        <w:rPr>
          <w:spacing w:val="-1"/>
        </w:rPr>
        <w:t xml:space="preserve"> </w:t>
      </w:r>
      <w:r>
        <w:t>column</w:t>
      </w:r>
      <w:r>
        <w:rPr>
          <w:spacing w:val="-1"/>
        </w:rPr>
        <w:t xml:space="preserve"> </w:t>
      </w:r>
      <w:r>
        <w:t>Code,</w:t>
      </w:r>
      <w:r>
        <w:rPr>
          <w:spacing w:val="-1"/>
        </w:rPr>
        <w:t xml:space="preserve"> </w:t>
      </w:r>
      <w:r>
        <w:t>we</w:t>
      </w:r>
      <w:r>
        <w:rPr>
          <w:spacing w:val="-1"/>
        </w:rPr>
        <w:t xml:space="preserve"> </w:t>
      </w:r>
      <w:r>
        <w:t>report</w:t>
      </w:r>
      <w:r>
        <w:rPr>
          <w:spacing w:val="-1"/>
        </w:rPr>
        <w:t xml:space="preserve"> </w:t>
      </w:r>
      <w:r>
        <w:t>the</w:t>
      </w:r>
      <w:r>
        <w:rPr>
          <w:spacing w:val="-1"/>
        </w:rPr>
        <w:t xml:space="preserve"> </w:t>
      </w:r>
      <w:r>
        <w:t>code</w:t>
      </w:r>
      <w:r>
        <w:rPr>
          <w:spacing w:val="-1"/>
        </w:rPr>
        <w:t xml:space="preserve"> </w:t>
      </w:r>
      <w:r>
        <w:t>that</w:t>
      </w:r>
      <w:r>
        <w:rPr>
          <w:spacing w:val="-1"/>
        </w:rPr>
        <w:t xml:space="preserve"> </w:t>
      </w:r>
      <w:r>
        <w:t>identifies</w:t>
      </w:r>
      <w:r>
        <w:rPr>
          <w:spacing w:val="-1"/>
        </w:rPr>
        <w:t xml:space="preserve"> </w:t>
      </w:r>
      <w:r>
        <w:t>each</w:t>
      </w:r>
      <w:r>
        <w:rPr>
          <w:spacing w:val="-1"/>
        </w:rPr>
        <w:t xml:space="preserve"> </w:t>
      </w:r>
      <w:r>
        <w:t>item of the balance sheet (e.g., AN111 stands for Dwellings).</w:t>
      </w:r>
      <w:r>
        <w:rPr>
          <w:spacing w:val="40"/>
        </w:rPr>
        <w:t xml:space="preserve"> </w:t>
      </w:r>
      <w:r>
        <w:t>The code consists of two elements (letters and numbers),</w:t>
      </w:r>
      <w:r>
        <w:rPr>
          <w:spacing w:val="-5"/>
        </w:rPr>
        <w:t xml:space="preserve"> </w:t>
      </w:r>
      <w:r>
        <w:t>and</w:t>
      </w:r>
      <w:r>
        <w:rPr>
          <w:spacing w:val="-6"/>
        </w:rPr>
        <w:t xml:space="preserve"> </w:t>
      </w:r>
      <w:r>
        <w:t>by</w:t>
      </w:r>
      <w:r>
        <w:rPr>
          <w:spacing w:val="-6"/>
        </w:rPr>
        <w:t xml:space="preserve"> </w:t>
      </w:r>
      <w:r>
        <w:t>a</w:t>
      </w:r>
      <w:r>
        <w:rPr>
          <w:spacing w:val="-6"/>
        </w:rPr>
        <w:t xml:space="preserve"> </w:t>
      </w:r>
      <w:r>
        <w:t>special</w:t>
      </w:r>
      <w:r>
        <w:rPr>
          <w:spacing w:val="-6"/>
        </w:rPr>
        <w:t xml:space="preserve"> </w:t>
      </w:r>
      <w:r>
        <w:t>character,</w:t>
      </w:r>
      <w:r>
        <w:rPr>
          <w:spacing w:val="-5"/>
        </w:rPr>
        <w:t xml:space="preserve"> </w:t>
      </w:r>
      <w:r>
        <w:t>only</w:t>
      </w:r>
      <w:r>
        <w:rPr>
          <w:spacing w:val="-6"/>
        </w:rPr>
        <w:t xml:space="preserve"> </w:t>
      </w:r>
      <w:r>
        <w:t>for</w:t>
      </w:r>
      <w:r>
        <w:rPr>
          <w:spacing w:val="-6"/>
        </w:rPr>
        <w:t xml:space="preserve"> </w:t>
      </w:r>
      <w:r>
        <w:t>the</w:t>
      </w:r>
      <w:r>
        <w:rPr>
          <w:spacing w:val="-6"/>
        </w:rPr>
        <w:t xml:space="preserve"> </w:t>
      </w:r>
      <w:r>
        <w:t>case</w:t>
      </w:r>
      <w:r>
        <w:rPr>
          <w:spacing w:val="-6"/>
        </w:rPr>
        <w:t xml:space="preserve"> </w:t>
      </w:r>
      <w:r>
        <w:t>of</w:t>
      </w:r>
      <w:r>
        <w:rPr>
          <w:spacing w:val="-6"/>
        </w:rPr>
        <w:t xml:space="preserve"> </w:t>
      </w:r>
      <w:r>
        <w:t>financial</w:t>
      </w:r>
      <w:r>
        <w:rPr>
          <w:spacing w:val="-6"/>
        </w:rPr>
        <w:t xml:space="preserve"> </w:t>
      </w:r>
      <w:r>
        <w:t>assets</w:t>
      </w:r>
      <w:r>
        <w:rPr>
          <w:spacing w:val="-6"/>
        </w:rPr>
        <w:t xml:space="preserve"> </w:t>
      </w:r>
      <w:r>
        <w:t>and</w:t>
      </w:r>
      <w:r>
        <w:rPr>
          <w:spacing w:val="-6"/>
        </w:rPr>
        <w:t xml:space="preserve"> </w:t>
      </w:r>
      <w:r>
        <w:t>liabilities.</w:t>
      </w:r>
      <w:r>
        <w:rPr>
          <w:spacing w:val="14"/>
        </w:rPr>
        <w:t xml:space="preserve"> </w:t>
      </w:r>
      <w:r>
        <w:t>The</w:t>
      </w:r>
      <w:r>
        <w:rPr>
          <w:spacing w:val="-6"/>
        </w:rPr>
        <w:t xml:space="preserve"> </w:t>
      </w:r>
      <w:r>
        <w:t>alphabetic</w:t>
      </w:r>
      <w:r>
        <w:rPr>
          <w:spacing w:val="-6"/>
        </w:rPr>
        <w:t xml:space="preserve"> </w:t>
      </w:r>
      <w:r>
        <w:t>part of</w:t>
      </w:r>
      <w:r>
        <w:rPr>
          <w:spacing w:val="-12"/>
        </w:rPr>
        <w:t xml:space="preserve"> </w:t>
      </w:r>
      <w:r>
        <w:t>the</w:t>
      </w:r>
      <w:r>
        <w:rPr>
          <w:spacing w:val="-12"/>
        </w:rPr>
        <w:t xml:space="preserve"> </w:t>
      </w:r>
      <w:r>
        <w:t>code</w:t>
      </w:r>
      <w:r>
        <w:rPr>
          <w:spacing w:val="-12"/>
        </w:rPr>
        <w:t xml:space="preserve"> </w:t>
      </w:r>
      <w:r>
        <w:t>identifies</w:t>
      </w:r>
      <w:r>
        <w:rPr>
          <w:spacing w:val="-12"/>
        </w:rPr>
        <w:t xml:space="preserve"> </w:t>
      </w:r>
      <w:r>
        <w:t>whether</w:t>
      </w:r>
      <w:r>
        <w:rPr>
          <w:spacing w:val="-12"/>
        </w:rPr>
        <w:t xml:space="preserve"> </w:t>
      </w:r>
      <w:r>
        <w:t>a</w:t>
      </w:r>
      <w:r>
        <w:rPr>
          <w:spacing w:val="-12"/>
        </w:rPr>
        <w:t xml:space="preserve"> </w:t>
      </w:r>
      <w:r>
        <w:t>specific</w:t>
      </w:r>
      <w:r>
        <w:rPr>
          <w:spacing w:val="-12"/>
        </w:rPr>
        <w:t xml:space="preserve"> </w:t>
      </w:r>
      <w:r>
        <w:t>balance</w:t>
      </w:r>
      <w:r>
        <w:rPr>
          <w:spacing w:val="-12"/>
        </w:rPr>
        <w:t xml:space="preserve"> </w:t>
      </w:r>
      <w:r>
        <w:t>sheet</w:t>
      </w:r>
      <w:r>
        <w:rPr>
          <w:spacing w:val="-12"/>
        </w:rPr>
        <w:t xml:space="preserve"> </w:t>
      </w:r>
      <w:r>
        <w:t>component</w:t>
      </w:r>
      <w:r>
        <w:rPr>
          <w:spacing w:val="-12"/>
        </w:rPr>
        <w:t xml:space="preserve"> </w:t>
      </w:r>
      <w:r>
        <w:t>falls</w:t>
      </w:r>
      <w:r>
        <w:rPr>
          <w:spacing w:val="-12"/>
        </w:rPr>
        <w:t xml:space="preserve"> </w:t>
      </w:r>
      <w:r>
        <w:t>in</w:t>
      </w:r>
      <w:r>
        <w:rPr>
          <w:spacing w:val="-12"/>
        </w:rPr>
        <w:t xml:space="preserve"> </w:t>
      </w:r>
      <w:r>
        <w:t>the</w:t>
      </w:r>
      <w:r>
        <w:rPr>
          <w:spacing w:val="-12"/>
        </w:rPr>
        <w:t xml:space="preserve"> </w:t>
      </w:r>
      <w:r>
        <w:t>category</w:t>
      </w:r>
      <w:r>
        <w:rPr>
          <w:spacing w:val="-12"/>
        </w:rPr>
        <w:t xml:space="preserve"> </w:t>
      </w:r>
      <w:r>
        <w:t>of</w:t>
      </w:r>
      <w:r>
        <w:rPr>
          <w:spacing w:val="-12"/>
        </w:rPr>
        <w:t xml:space="preserve"> </w:t>
      </w:r>
      <w:r>
        <w:t>non-financial</w:t>
      </w:r>
      <w:r>
        <w:rPr>
          <w:spacing w:val="-12"/>
        </w:rPr>
        <w:t xml:space="preserve"> </w:t>
      </w:r>
      <w:r>
        <w:t xml:space="preserve">assets </w:t>
      </w:r>
      <w:r>
        <w:rPr>
          <w:spacing w:val="-4"/>
        </w:rPr>
        <w:t xml:space="preserve">(AN), financial assets (A_AF) or liabilities (L_AF). Numbers, instead, identifies the class of assets and liabilities </w:t>
      </w:r>
      <w:r>
        <w:t>to which the instrument belongs.</w:t>
      </w:r>
    </w:p>
    <w:p w14:paraId="45AF9983" w14:textId="77777777" w:rsidR="00620CF6" w:rsidRDefault="00000000">
      <w:pPr>
        <w:pStyle w:val="BodyText"/>
        <w:spacing w:before="155"/>
        <w:ind w:left="2376"/>
        <w:jc w:val="both"/>
      </w:pPr>
      <w:bookmarkStart w:id="525" w:name="_bookmark71"/>
      <w:bookmarkEnd w:id="525"/>
      <w:r>
        <w:t>Table</w:t>
      </w:r>
      <w:r>
        <w:rPr>
          <w:spacing w:val="1"/>
        </w:rPr>
        <w:t xml:space="preserve"> </w:t>
      </w:r>
      <w:r>
        <w:t>B.2:</w:t>
      </w:r>
      <w:r>
        <w:rPr>
          <w:spacing w:val="19"/>
        </w:rPr>
        <w:t xml:space="preserve"> </w:t>
      </w:r>
      <w:r>
        <w:t>Full</w:t>
      </w:r>
      <w:r>
        <w:rPr>
          <w:spacing w:val="2"/>
        </w:rPr>
        <w:t xml:space="preserve"> </w:t>
      </w:r>
      <w:r>
        <w:t>GC</w:t>
      </w:r>
      <w:r>
        <w:rPr>
          <w:spacing w:val="2"/>
        </w:rPr>
        <w:t xml:space="preserve"> </w:t>
      </w:r>
      <w:r>
        <w:t>Wealth</w:t>
      </w:r>
      <w:r>
        <w:rPr>
          <w:spacing w:val="2"/>
        </w:rPr>
        <w:t xml:space="preserve"> </w:t>
      </w:r>
      <w:proofErr w:type="spellStart"/>
      <w:r>
        <w:t>Topogragy</w:t>
      </w:r>
      <w:proofErr w:type="spellEnd"/>
      <w:r>
        <w:rPr>
          <w:spacing w:val="1"/>
        </w:rPr>
        <w:t xml:space="preserve"> </w:t>
      </w:r>
      <w:r>
        <w:t>Conceptual</w:t>
      </w:r>
      <w:r>
        <w:rPr>
          <w:spacing w:val="2"/>
        </w:rPr>
        <w:t xml:space="preserve"> </w:t>
      </w:r>
      <w:r>
        <w:rPr>
          <w:spacing w:val="-4"/>
        </w:rPr>
        <w:t>Grid</w:t>
      </w:r>
    </w:p>
    <w:p w14:paraId="7CA12302" w14:textId="77777777" w:rsidR="00620CF6" w:rsidRDefault="00620CF6">
      <w:pPr>
        <w:pStyle w:val="BodyText"/>
        <w:spacing w:before="9" w:after="1"/>
        <w:rPr>
          <w:sz w:val="28"/>
        </w:rPr>
      </w:pPr>
    </w:p>
    <w:tbl>
      <w:tblPr>
        <w:tblW w:w="0" w:type="auto"/>
        <w:tblInd w:w="500" w:type="dxa"/>
        <w:tblLayout w:type="fixed"/>
        <w:tblCellMar>
          <w:left w:w="0" w:type="dxa"/>
          <w:right w:w="0" w:type="dxa"/>
        </w:tblCellMar>
        <w:tblLook w:val="01E0" w:firstRow="1" w:lastRow="1" w:firstColumn="1" w:lastColumn="1" w:noHBand="0" w:noVBand="0"/>
      </w:tblPr>
      <w:tblGrid>
        <w:gridCol w:w="1041"/>
        <w:gridCol w:w="5395"/>
        <w:gridCol w:w="2219"/>
      </w:tblGrid>
      <w:tr w:rsidR="00620CF6" w14:paraId="0A8C71CC" w14:textId="77777777">
        <w:trPr>
          <w:trHeight w:val="486"/>
        </w:trPr>
        <w:tc>
          <w:tcPr>
            <w:tcW w:w="1041" w:type="dxa"/>
            <w:tcBorders>
              <w:top w:val="single" w:sz="8" w:space="0" w:color="000000"/>
              <w:bottom w:val="single" w:sz="4" w:space="0" w:color="000000"/>
            </w:tcBorders>
          </w:tcPr>
          <w:p w14:paraId="4CC8FD8F" w14:textId="77777777" w:rsidR="00620CF6" w:rsidRDefault="00000000">
            <w:pPr>
              <w:pStyle w:val="TableParagraph"/>
              <w:spacing w:before="123"/>
              <w:rPr>
                <w:sz w:val="20"/>
              </w:rPr>
            </w:pPr>
            <w:proofErr w:type="spellStart"/>
            <w:r>
              <w:rPr>
                <w:spacing w:val="-2"/>
                <w:sz w:val="20"/>
              </w:rPr>
              <w:t>na_code</w:t>
            </w:r>
            <w:proofErr w:type="spellEnd"/>
          </w:p>
        </w:tc>
        <w:tc>
          <w:tcPr>
            <w:tcW w:w="5395" w:type="dxa"/>
            <w:tcBorders>
              <w:top w:val="single" w:sz="8" w:space="0" w:color="000000"/>
              <w:bottom w:val="single" w:sz="4" w:space="0" w:color="000000"/>
            </w:tcBorders>
          </w:tcPr>
          <w:p w14:paraId="55B43E46" w14:textId="77777777" w:rsidR="00620CF6" w:rsidRDefault="00000000">
            <w:pPr>
              <w:pStyle w:val="TableParagraph"/>
              <w:spacing w:before="123"/>
              <w:ind w:left="167"/>
              <w:rPr>
                <w:sz w:val="20"/>
              </w:rPr>
            </w:pPr>
            <w:r>
              <w:rPr>
                <w:spacing w:val="-2"/>
                <w:sz w:val="20"/>
              </w:rPr>
              <w:t>Description</w:t>
            </w:r>
          </w:p>
        </w:tc>
        <w:tc>
          <w:tcPr>
            <w:tcW w:w="2219" w:type="dxa"/>
            <w:tcBorders>
              <w:top w:val="single" w:sz="8" w:space="0" w:color="000000"/>
              <w:bottom w:val="single" w:sz="4" w:space="0" w:color="000000"/>
            </w:tcBorders>
          </w:tcPr>
          <w:p w14:paraId="7EC5EFC6" w14:textId="77777777" w:rsidR="00620CF6" w:rsidRDefault="00000000">
            <w:pPr>
              <w:pStyle w:val="TableParagraph"/>
              <w:spacing w:before="123"/>
              <w:ind w:left="397"/>
              <w:rPr>
                <w:sz w:val="20"/>
              </w:rPr>
            </w:pPr>
            <w:r>
              <w:rPr>
                <w:sz w:val="20"/>
              </w:rPr>
              <w:t>Financial</w:t>
            </w:r>
            <w:r>
              <w:rPr>
                <w:spacing w:val="7"/>
                <w:sz w:val="20"/>
              </w:rPr>
              <w:t xml:space="preserve"> </w:t>
            </w:r>
            <w:r>
              <w:rPr>
                <w:spacing w:val="-2"/>
                <w:sz w:val="20"/>
              </w:rPr>
              <w:t>position</w:t>
            </w:r>
          </w:p>
        </w:tc>
      </w:tr>
      <w:tr w:rsidR="00620CF6" w14:paraId="50E557FA" w14:textId="77777777">
        <w:trPr>
          <w:trHeight w:val="454"/>
        </w:trPr>
        <w:tc>
          <w:tcPr>
            <w:tcW w:w="1041" w:type="dxa"/>
            <w:tcBorders>
              <w:top w:val="single" w:sz="4" w:space="0" w:color="000000"/>
            </w:tcBorders>
            <w:shd w:val="clear" w:color="auto" w:fill="F7F7F7"/>
          </w:tcPr>
          <w:p w14:paraId="48F6641E" w14:textId="77777777" w:rsidR="00620CF6" w:rsidRDefault="00000000">
            <w:pPr>
              <w:pStyle w:val="TableParagraph"/>
              <w:spacing w:before="125"/>
              <w:rPr>
                <w:sz w:val="20"/>
              </w:rPr>
            </w:pPr>
            <w:r>
              <w:rPr>
                <w:spacing w:val="-5"/>
                <w:sz w:val="20"/>
              </w:rPr>
              <w:t>AN</w:t>
            </w:r>
          </w:p>
        </w:tc>
        <w:tc>
          <w:tcPr>
            <w:tcW w:w="5395" w:type="dxa"/>
            <w:tcBorders>
              <w:top w:val="single" w:sz="4" w:space="0" w:color="000000"/>
            </w:tcBorders>
            <w:shd w:val="clear" w:color="auto" w:fill="F7F7F7"/>
          </w:tcPr>
          <w:p w14:paraId="2F6BB7E7" w14:textId="77777777" w:rsidR="00620CF6" w:rsidRDefault="00000000">
            <w:pPr>
              <w:pStyle w:val="TableParagraph"/>
              <w:spacing w:before="125"/>
              <w:ind w:left="168"/>
              <w:rPr>
                <w:sz w:val="20"/>
              </w:rPr>
            </w:pPr>
            <w:r>
              <w:rPr>
                <w:spacing w:val="-4"/>
                <w:sz w:val="20"/>
              </w:rPr>
              <w:t>Produced</w:t>
            </w:r>
            <w:r>
              <w:rPr>
                <w:spacing w:val="2"/>
                <w:sz w:val="20"/>
              </w:rPr>
              <w:t xml:space="preserve"> </w:t>
            </w:r>
            <w:r>
              <w:rPr>
                <w:spacing w:val="-4"/>
                <w:sz w:val="20"/>
              </w:rPr>
              <w:t>and</w:t>
            </w:r>
            <w:r>
              <w:rPr>
                <w:spacing w:val="3"/>
                <w:sz w:val="20"/>
              </w:rPr>
              <w:t xml:space="preserve"> </w:t>
            </w:r>
            <w:r>
              <w:rPr>
                <w:spacing w:val="-4"/>
                <w:sz w:val="20"/>
              </w:rPr>
              <w:t>non-produced</w:t>
            </w:r>
            <w:r>
              <w:rPr>
                <w:spacing w:val="3"/>
                <w:sz w:val="20"/>
              </w:rPr>
              <w:t xml:space="preserve"> </w:t>
            </w:r>
            <w:r>
              <w:rPr>
                <w:spacing w:val="-4"/>
                <w:sz w:val="20"/>
              </w:rPr>
              <w:t>non-financial</w:t>
            </w:r>
            <w:r>
              <w:rPr>
                <w:spacing w:val="3"/>
                <w:sz w:val="20"/>
              </w:rPr>
              <w:t xml:space="preserve"> </w:t>
            </w:r>
            <w:r>
              <w:rPr>
                <w:spacing w:val="-4"/>
                <w:sz w:val="20"/>
              </w:rPr>
              <w:t>assets</w:t>
            </w:r>
          </w:p>
        </w:tc>
        <w:tc>
          <w:tcPr>
            <w:tcW w:w="2219" w:type="dxa"/>
            <w:tcBorders>
              <w:top w:val="single" w:sz="4" w:space="0" w:color="000000"/>
            </w:tcBorders>
            <w:shd w:val="clear" w:color="auto" w:fill="F7F7F7"/>
          </w:tcPr>
          <w:p w14:paraId="527AED10" w14:textId="77777777" w:rsidR="00620CF6" w:rsidRDefault="00000000">
            <w:pPr>
              <w:pStyle w:val="TableParagraph"/>
              <w:spacing w:before="125"/>
              <w:ind w:left="397"/>
              <w:rPr>
                <w:sz w:val="20"/>
              </w:rPr>
            </w:pPr>
            <w:r>
              <w:rPr>
                <w:spacing w:val="-5"/>
                <w:sz w:val="20"/>
              </w:rPr>
              <w:t>ga</w:t>
            </w:r>
          </w:p>
        </w:tc>
      </w:tr>
      <w:tr w:rsidR="00620CF6" w14:paraId="46F54DB7" w14:textId="77777777">
        <w:trPr>
          <w:trHeight w:val="398"/>
        </w:trPr>
        <w:tc>
          <w:tcPr>
            <w:tcW w:w="1041" w:type="dxa"/>
          </w:tcPr>
          <w:p w14:paraId="096CF182" w14:textId="77777777" w:rsidR="00620CF6" w:rsidRDefault="00000000">
            <w:pPr>
              <w:pStyle w:val="TableParagraph"/>
              <w:rPr>
                <w:sz w:val="20"/>
              </w:rPr>
            </w:pPr>
            <w:r>
              <w:rPr>
                <w:spacing w:val="-5"/>
                <w:sz w:val="20"/>
              </w:rPr>
              <w:t>AN1</w:t>
            </w:r>
          </w:p>
        </w:tc>
        <w:tc>
          <w:tcPr>
            <w:tcW w:w="5395" w:type="dxa"/>
          </w:tcPr>
          <w:p w14:paraId="3379B9FB" w14:textId="77777777" w:rsidR="00620CF6" w:rsidRDefault="00000000">
            <w:pPr>
              <w:pStyle w:val="TableParagraph"/>
              <w:ind w:left="168"/>
              <w:rPr>
                <w:sz w:val="20"/>
              </w:rPr>
            </w:pPr>
            <w:r>
              <w:rPr>
                <w:spacing w:val="-4"/>
                <w:sz w:val="20"/>
              </w:rPr>
              <w:t>Produced</w:t>
            </w:r>
            <w:r>
              <w:rPr>
                <w:spacing w:val="10"/>
                <w:sz w:val="20"/>
              </w:rPr>
              <w:t xml:space="preserve"> </w:t>
            </w:r>
            <w:r>
              <w:rPr>
                <w:spacing w:val="-4"/>
                <w:sz w:val="20"/>
              </w:rPr>
              <w:t>non-financial</w:t>
            </w:r>
            <w:r>
              <w:rPr>
                <w:spacing w:val="11"/>
                <w:sz w:val="20"/>
              </w:rPr>
              <w:t xml:space="preserve"> </w:t>
            </w:r>
            <w:r>
              <w:rPr>
                <w:spacing w:val="-4"/>
                <w:sz w:val="20"/>
              </w:rPr>
              <w:t>assets</w:t>
            </w:r>
          </w:p>
        </w:tc>
        <w:tc>
          <w:tcPr>
            <w:tcW w:w="2219" w:type="dxa"/>
          </w:tcPr>
          <w:p w14:paraId="5FE09D09" w14:textId="77777777" w:rsidR="00620CF6" w:rsidRDefault="00000000">
            <w:pPr>
              <w:pStyle w:val="TableParagraph"/>
              <w:ind w:left="397"/>
              <w:rPr>
                <w:sz w:val="20"/>
              </w:rPr>
            </w:pPr>
            <w:r>
              <w:rPr>
                <w:spacing w:val="-5"/>
                <w:sz w:val="20"/>
              </w:rPr>
              <w:t>ga</w:t>
            </w:r>
          </w:p>
        </w:tc>
      </w:tr>
      <w:tr w:rsidR="00620CF6" w14:paraId="00DF5946" w14:textId="77777777">
        <w:trPr>
          <w:trHeight w:val="398"/>
        </w:trPr>
        <w:tc>
          <w:tcPr>
            <w:tcW w:w="1041" w:type="dxa"/>
            <w:shd w:val="clear" w:color="auto" w:fill="F7F7F7"/>
          </w:tcPr>
          <w:p w14:paraId="4BB35174" w14:textId="77777777" w:rsidR="00620CF6" w:rsidRDefault="00000000">
            <w:pPr>
              <w:pStyle w:val="TableParagraph"/>
              <w:rPr>
                <w:sz w:val="20"/>
              </w:rPr>
            </w:pPr>
            <w:r>
              <w:rPr>
                <w:spacing w:val="-4"/>
                <w:sz w:val="20"/>
              </w:rPr>
              <w:t>AN11</w:t>
            </w:r>
          </w:p>
        </w:tc>
        <w:tc>
          <w:tcPr>
            <w:tcW w:w="5395" w:type="dxa"/>
            <w:shd w:val="clear" w:color="auto" w:fill="F7F7F7"/>
          </w:tcPr>
          <w:p w14:paraId="39489F2A" w14:textId="77777777" w:rsidR="00620CF6" w:rsidRDefault="00000000">
            <w:pPr>
              <w:pStyle w:val="TableParagraph"/>
              <w:ind w:left="168"/>
              <w:rPr>
                <w:sz w:val="20"/>
              </w:rPr>
            </w:pPr>
            <w:r>
              <w:rPr>
                <w:sz w:val="20"/>
              </w:rPr>
              <w:t>Fixed</w:t>
            </w:r>
            <w:r>
              <w:rPr>
                <w:spacing w:val="3"/>
                <w:sz w:val="20"/>
              </w:rPr>
              <w:t xml:space="preserve"> </w:t>
            </w:r>
            <w:r>
              <w:rPr>
                <w:sz w:val="20"/>
              </w:rPr>
              <w:t>assets</w:t>
            </w:r>
            <w:r>
              <w:rPr>
                <w:spacing w:val="4"/>
                <w:sz w:val="20"/>
              </w:rPr>
              <w:t xml:space="preserve"> </w:t>
            </w:r>
            <w:r>
              <w:rPr>
                <w:sz w:val="20"/>
              </w:rPr>
              <w:t>by</w:t>
            </w:r>
            <w:r>
              <w:rPr>
                <w:spacing w:val="3"/>
                <w:sz w:val="20"/>
              </w:rPr>
              <w:t xml:space="preserve"> </w:t>
            </w:r>
            <w:r>
              <w:rPr>
                <w:sz w:val="20"/>
              </w:rPr>
              <w:t>type</w:t>
            </w:r>
            <w:r>
              <w:rPr>
                <w:spacing w:val="4"/>
                <w:sz w:val="20"/>
              </w:rPr>
              <w:t xml:space="preserve"> </w:t>
            </w:r>
            <w:r>
              <w:rPr>
                <w:sz w:val="20"/>
              </w:rPr>
              <w:t>of</w:t>
            </w:r>
            <w:r>
              <w:rPr>
                <w:spacing w:val="4"/>
                <w:sz w:val="20"/>
              </w:rPr>
              <w:t xml:space="preserve"> </w:t>
            </w:r>
            <w:r>
              <w:rPr>
                <w:spacing w:val="-2"/>
                <w:sz w:val="20"/>
              </w:rPr>
              <w:t>assets</w:t>
            </w:r>
          </w:p>
        </w:tc>
        <w:tc>
          <w:tcPr>
            <w:tcW w:w="2219" w:type="dxa"/>
            <w:shd w:val="clear" w:color="auto" w:fill="F7F7F7"/>
          </w:tcPr>
          <w:p w14:paraId="320EE7CC" w14:textId="77777777" w:rsidR="00620CF6" w:rsidRDefault="00000000">
            <w:pPr>
              <w:pStyle w:val="TableParagraph"/>
              <w:ind w:left="397"/>
              <w:rPr>
                <w:sz w:val="20"/>
              </w:rPr>
            </w:pPr>
            <w:r>
              <w:rPr>
                <w:spacing w:val="-5"/>
                <w:sz w:val="20"/>
              </w:rPr>
              <w:t>ga</w:t>
            </w:r>
          </w:p>
        </w:tc>
      </w:tr>
      <w:tr w:rsidR="00620CF6" w14:paraId="21B960B6" w14:textId="77777777">
        <w:trPr>
          <w:trHeight w:val="398"/>
        </w:trPr>
        <w:tc>
          <w:tcPr>
            <w:tcW w:w="1041" w:type="dxa"/>
          </w:tcPr>
          <w:p w14:paraId="137095F1" w14:textId="77777777" w:rsidR="00620CF6" w:rsidRDefault="00000000">
            <w:pPr>
              <w:pStyle w:val="TableParagraph"/>
              <w:rPr>
                <w:sz w:val="20"/>
              </w:rPr>
            </w:pPr>
            <w:r>
              <w:rPr>
                <w:spacing w:val="-2"/>
                <w:sz w:val="20"/>
              </w:rPr>
              <w:t>AN111</w:t>
            </w:r>
          </w:p>
        </w:tc>
        <w:tc>
          <w:tcPr>
            <w:tcW w:w="5395" w:type="dxa"/>
          </w:tcPr>
          <w:p w14:paraId="61350B47" w14:textId="77777777" w:rsidR="00620CF6" w:rsidRDefault="00000000">
            <w:pPr>
              <w:pStyle w:val="TableParagraph"/>
              <w:ind w:left="167"/>
              <w:rPr>
                <w:sz w:val="20"/>
              </w:rPr>
            </w:pPr>
            <w:r>
              <w:rPr>
                <w:spacing w:val="-2"/>
                <w:sz w:val="20"/>
              </w:rPr>
              <w:t>Dwellings</w:t>
            </w:r>
          </w:p>
        </w:tc>
        <w:tc>
          <w:tcPr>
            <w:tcW w:w="2219" w:type="dxa"/>
          </w:tcPr>
          <w:p w14:paraId="4AFE8822" w14:textId="77777777" w:rsidR="00620CF6" w:rsidRDefault="00000000">
            <w:pPr>
              <w:pStyle w:val="TableParagraph"/>
              <w:ind w:left="397"/>
              <w:rPr>
                <w:sz w:val="20"/>
              </w:rPr>
            </w:pPr>
            <w:r>
              <w:rPr>
                <w:spacing w:val="-5"/>
                <w:sz w:val="20"/>
              </w:rPr>
              <w:t>ga</w:t>
            </w:r>
          </w:p>
        </w:tc>
      </w:tr>
      <w:tr w:rsidR="00620CF6" w14:paraId="7339D8CD" w14:textId="77777777">
        <w:trPr>
          <w:trHeight w:val="398"/>
        </w:trPr>
        <w:tc>
          <w:tcPr>
            <w:tcW w:w="1041" w:type="dxa"/>
            <w:shd w:val="clear" w:color="auto" w:fill="F7F7F7"/>
          </w:tcPr>
          <w:p w14:paraId="5FBFF038" w14:textId="77777777" w:rsidR="00620CF6" w:rsidRDefault="00000000">
            <w:pPr>
              <w:pStyle w:val="TableParagraph"/>
              <w:rPr>
                <w:sz w:val="20"/>
              </w:rPr>
            </w:pPr>
            <w:r>
              <w:rPr>
                <w:spacing w:val="-2"/>
                <w:sz w:val="20"/>
              </w:rPr>
              <w:t>AN112</w:t>
            </w:r>
          </w:p>
        </w:tc>
        <w:tc>
          <w:tcPr>
            <w:tcW w:w="5395" w:type="dxa"/>
            <w:shd w:val="clear" w:color="auto" w:fill="F7F7F7"/>
          </w:tcPr>
          <w:p w14:paraId="616F86D5" w14:textId="77777777" w:rsidR="00620CF6" w:rsidRDefault="00000000">
            <w:pPr>
              <w:pStyle w:val="TableParagraph"/>
              <w:ind w:left="168"/>
              <w:rPr>
                <w:sz w:val="20"/>
              </w:rPr>
            </w:pPr>
            <w:r>
              <w:rPr>
                <w:spacing w:val="-2"/>
                <w:sz w:val="20"/>
              </w:rPr>
              <w:t>Other</w:t>
            </w:r>
            <w:r>
              <w:rPr>
                <w:spacing w:val="-1"/>
                <w:sz w:val="20"/>
              </w:rPr>
              <w:t xml:space="preserve"> </w:t>
            </w:r>
            <w:r>
              <w:rPr>
                <w:spacing w:val="-2"/>
                <w:sz w:val="20"/>
              </w:rPr>
              <w:t>buildings</w:t>
            </w:r>
            <w:r>
              <w:rPr>
                <w:spacing w:val="-1"/>
                <w:sz w:val="20"/>
              </w:rPr>
              <w:t xml:space="preserve"> </w:t>
            </w:r>
            <w:r>
              <w:rPr>
                <w:spacing w:val="-2"/>
                <w:sz w:val="20"/>
              </w:rPr>
              <w:t>and</w:t>
            </w:r>
            <w:r>
              <w:rPr>
                <w:spacing w:val="-1"/>
                <w:sz w:val="20"/>
              </w:rPr>
              <w:t xml:space="preserve"> </w:t>
            </w:r>
            <w:r>
              <w:rPr>
                <w:spacing w:val="-2"/>
                <w:sz w:val="20"/>
              </w:rPr>
              <w:t>structures</w:t>
            </w:r>
          </w:p>
        </w:tc>
        <w:tc>
          <w:tcPr>
            <w:tcW w:w="2219" w:type="dxa"/>
            <w:shd w:val="clear" w:color="auto" w:fill="F7F7F7"/>
          </w:tcPr>
          <w:p w14:paraId="0E948834" w14:textId="77777777" w:rsidR="00620CF6" w:rsidRDefault="00000000">
            <w:pPr>
              <w:pStyle w:val="TableParagraph"/>
              <w:ind w:left="397"/>
              <w:rPr>
                <w:sz w:val="20"/>
              </w:rPr>
            </w:pPr>
            <w:r>
              <w:rPr>
                <w:spacing w:val="-5"/>
                <w:sz w:val="20"/>
              </w:rPr>
              <w:t>ga</w:t>
            </w:r>
          </w:p>
        </w:tc>
      </w:tr>
      <w:tr w:rsidR="00620CF6" w14:paraId="0797578C" w14:textId="77777777">
        <w:trPr>
          <w:trHeight w:val="498"/>
        </w:trPr>
        <w:tc>
          <w:tcPr>
            <w:tcW w:w="1041" w:type="dxa"/>
          </w:tcPr>
          <w:p w14:paraId="0D3F2D3B" w14:textId="77777777" w:rsidR="00620CF6" w:rsidRDefault="00000000">
            <w:pPr>
              <w:pStyle w:val="TableParagraph"/>
              <w:spacing w:before="168"/>
              <w:rPr>
                <w:sz w:val="20"/>
              </w:rPr>
            </w:pPr>
            <w:r>
              <w:rPr>
                <w:spacing w:val="-2"/>
                <w:sz w:val="20"/>
              </w:rPr>
              <w:t>AN1121</w:t>
            </w:r>
          </w:p>
        </w:tc>
        <w:tc>
          <w:tcPr>
            <w:tcW w:w="5395" w:type="dxa"/>
          </w:tcPr>
          <w:p w14:paraId="4BB6F48B" w14:textId="77777777" w:rsidR="00620CF6" w:rsidRDefault="00000000">
            <w:pPr>
              <w:pStyle w:val="TableParagraph"/>
              <w:spacing w:before="168"/>
              <w:ind w:left="167"/>
              <w:rPr>
                <w:sz w:val="20"/>
              </w:rPr>
            </w:pPr>
            <w:r>
              <w:rPr>
                <w:sz w:val="20"/>
              </w:rPr>
              <w:t>Buildings</w:t>
            </w:r>
            <w:r>
              <w:rPr>
                <w:spacing w:val="-3"/>
                <w:sz w:val="20"/>
              </w:rPr>
              <w:t xml:space="preserve"> </w:t>
            </w:r>
            <w:r>
              <w:rPr>
                <w:sz w:val="20"/>
              </w:rPr>
              <w:t>other</w:t>
            </w:r>
            <w:r>
              <w:rPr>
                <w:spacing w:val="-3"/>
                <w:sz w:val="20"/>
              </w:rPr>
              <w:t xml:space="preserve"> </w:t>
            </w:r>
            <w:r>
              <w:rPr>
                <w:sz w:val="20"/>
              </w:rPr>
              <w:t>than</w:t>
            </w:r>
            <w:r>
              <w:rPr>
                <w:spacing w:val="-3"/>
                <w:sz w:val="20"/>
              </w:rPr>
              <w:t xml:space="preserve"> </w:t>
            </w:r>
            <w:r>
              <w:rPr>
                <w:spacing w:val="-2"/>
                <w:sz w:val="20"/>
              </w:rPr>
              <w:t>dwellings</w:t>
            </w:r>
          </w:p>
        </w:tc>
        <w:tc>
          <w:tcPr>
            <w:tcW w:w="2219" w:type="dxa"/>
          </w:tcPr>
          <w:p w14:paraId="44D0569B" w14:textId="77777777" w:rsidR="00620CF6" w:rsidRDefault="00000000">
            <w:pPr>
              <w:pStyle w:val="TableParagraph"/>
              <w:spacing w:before="168"/>
              <w:ind w:left="397"/>
              <w:rPr>
                <w:sz w:val="20"/>
              </w:rPr>
            </w:pPr>
            <w:r>
              <w:rPr>
                <w:spacing w:val="-5"/>
                <w:sz w:val="20"/>
              </w:rPr>
              <w:t>ga</w:t>
            </w:r>
          </w:p>
        </w:tc>
      </w:tr>
      <w:tr w:rsidR="00620CF6" w14:paraId="79E83C49" w14:textId="77777777">
        <w:trPr>
          <w:trHeight w:val="398"/>
        </w:trPr>
        <w:tc>
          <w:tcPr>
            <w:tcW w:w="1041" w:type="dxa"/>
            <w:shd w:val="clear" w:color="auto" w:fill="F7F7F7"/>
          </w:tcPr>
          <w:p w14:paraId="5406442A" w14:textId="77777777" w:rsidR="00620CF6" w:rsidRDefault="00000000">
            <w:pPr>
              <w:pStyle w:val="TableParagraph"/>
              <w:rPr>
                <w:sz w:val="20"/>
              </w:rPr>
            </w:pPr>
            <w:r>
              <w:rPr>
                <w:spacing w:val="-2"/>
                <w:sz w:val="20"/>
              </w:rPr>
              <w:t>AN1122</w:t>
            </w:r>
          </w:p>
        </w:tc>
        <w:tc>
          <w:tcPr>
            <w:tcW w:w="5395" w:type="dxa"/>
            <w:shd w:val="clear" w:color="auto" w:fill="F7F7F7"/>
          </w:tcPr>
          <w:p w14:paraId="0F71E2D7" w14:textId="77777777" w:rsidR="00620CF6" w:rsidRDefault="00000000">
            <w:pPr>
              <w:pStyle w:val="TableParagraph"/>
              <w:ind w:left="168"/>
              <w:rPr>
                <w:sz w:val="20"/>
              </w:rPr>
            </w:pPr>
            <w:r>
              <w:rPr>
                <w:sz w:val="20"/>
              </w:rPr>
              <w:t>Other</w:t>
            </w:r>
            <w:r>
              <w:rPr>
                <w:spacing w:val="10"/>
                <w:sz w:val="20"/>
              </w:rPr>
              <w:t xml:space="preserve"> </w:t>
            </w:r>
            <w:r>
              <w:rPr>
                <w:spacing w:val="-2"/>
                <w:sz w:val="20"/>
              </w:rPr>
              <w:t>structures</w:t>
            </w:r>
          </w:p>
        </w:tc>
        <w:tc>
          <w:tcPr>
            <w:tcW w:w="2219" w:type="dxa"/>
            <w:shd w:val="clear" w:color="auto" w:fill="F7F7F7"/>
          </w:tcPr>
          <w:p w14:paraId="1F1814F2" w14:textId="77777777" w:rsidR="00620CF6" w:rsidRDefault="00000000">
            <w:pPr>
              <w:pStyle w:val="TableParagraph"/>
              <w:ind w:left="397"/>
              <w:rPr>
                <w:sz w:val="20"/>
              </w:rPr>
            </w:pPr>
            <w:r>
              <w:rPr>
                <w:spacing w:val="-5"/>
                <w:sz w:val="20"/>
              </w:rPr>
              <w:t>ga</w:t>
            </w:r>
          </w:p>
        </w:tc>
      </w:tr>
      <w:tr w:rsidR="00620CF6" w14:paraId="4168F3B3" w14:textId="77777777">
        <w:trPr>
          <w:trHeight w:val="398"/>
        </w:trPr>
        <w:tc>
          <w:tcPr>
            <w:tcW w:w="1041" w:type="dxa"/>
          </w:tcPr>
          <w:p w14:paraId="5D5DBB72" w14:textId="77777777" w:rsidR="00620CF6" w:rsidRDefault="00000000">
            <w:pPr>
              <w:pStyle w:val="TableParagraph"/>
              <w:rPr>
                <w:sz w:val="20"/>
              </w:rPr>
            </w:pPr>
            <w:r>
              <w:rPr>
                <w:spacing w:val="-2"/>
                <w:sz w:val="20"/>
              </w:rPr>
              <w:t>AN1123</w:t>
            </w:r>
          </w:p>
        </w:tc>
        <w:tc>
          <w:tcPr>
            <w:tcW w:w="5395" w:type="dxa"/>
          </w:tcPr>
          <w:p w14:paraId="6FECF93A" w14:textId="77777777" w:rsidR="00620CF6" w:rsidRDefault="00000000">
            <w:pPr>
              <w:pStyle w:val="TableParagraph"/>
              <w:ind w:left="167"/>
              <w:rPr>
                <w:sz w:val="20"/>
              </w:rPr>
            </w:pPr>
            <w:r>
              <w:rPr>
                <w:sz w:val="20"/>
              </w:rPr>
              <w:t>Land</w:t>
            </w:r>
            <w:r>
              <w:rPr>
                <w:spacing w:val="-3"/>
                <w:sz w:val="20"/>
              </w:rPr>
              <w:t xml:space="preserve"> </w:t>
            </w:r>
            <w:r>
              <w:rPr>
                <w:spacing w:val="-2"/>
                <w:sz w:val="20"/>
              </w:rPr>
              <w:t>improvements</w:t>
            </w:r>
          </w:p>
        </w:tc>
        <w:tc>
          <w:tcPr>
            <w:tcW w:w="2219" w:type="dxa"/>
          </w:tcPr>
          <w:p w14:paraId="712206BA" w14:textId="77777777" w:rsidR="00620CF6" w:rsidRDefault="00000000">
            <w:pPr>
              <w:pStyle w:val="TableParagraph"/>
              <w:ind w:left="397"/>
              <w:rPr>
                <w:sz w:val="20"/>
              </w:rPr>
            </w:pPr>
            <w:r>
              <w:rPr>
                <w:spacing w:val="-5"/>
                <w:sz w:val="20"/>
              </w:rPr>
              <w:t>ga</w:t>
            </w:r>
          </w:p>
        </w:tc>
      </w:tr>
      <w:tr w:rsidR="00620CF6" w14:paraId="781082F4" w14:textId="77777777">
        <w:trPr>
          <w:trHeight w:val="398"/>
        </w:trPr>
        <w:tc>
          <w:tcPr>
            <w:tcW w:w="1041" w:type="dxa"/>
            <w:shd w:val="clear" w:color="auto" w:fill="F7F7F7"/>
          </w:tcPr>
          <w:p w14:paraId="7259E3AE" w14:textId="77777777" w:rsidR="00620CF6" w:rsidRDefault="00000000">
            <w:pPr>
              <w:pStyle w:val="TableParagraph"/>
              <w:rPr>
                <w:sz w:val="20"/>
              </w:rPr>
            </w:pPr>
            <w:r>
              <w:rPr>
                <w:spacing w:val="-2"/>
                <w:sz w:val="20"/>
              </w:rPr>
              <w:t>AN113</w:t>
            </w:r>
          </w:p>
        </w:tc>
        <w:tc>
          <w:tcPr>
            <w:tcW w:w="5395" w:type="dxa"/>
            <w:shd w:val="clear" w:color="auto" w:fill="F7F7F7"/>
          </w:tcPr>
          <w:p w14:paraId="7D807940" w14:textId="77777777" w:rsidR="00620CF6" w:rsidRDefault="00000000">
            <w:pPr>
              <w:pStyle w:val="TableParagraph"/>
              <w:ind w:left="168"/>
              <w:rPr>
                <w:sz w:val="20"/>
              </w:rPr>
            </w:pPr>
            <w:r>
              <w:rPr>
                <w:spacing w:val="-2"/>
                <w:sz w:val="20"/>
              </w:rPr>
              <w:t>Machinery</w:t>
            </w:r>
            <w:r>
              <w:rPr>
                <w:spacing w:val="-4"/>
                <w:sz w:val="20"/>
              </w:rPr>
              <w:t xml:space="preserve"> </w:t>
            </w:r>
            <w:r>
              <w:rPr>
                <w:spacing w:val="-2"/>
                <w:sz w:val="20"/>
              </w:rPr>
              <w:t>and</w:t>
            </w:r>
            <w:r>
              <w:rPr>
                <w:spacing w:val="-3"/>
                <w:sz w:val="20"/>
              </w:rPr>
              <w:t xml:space="preserve"> </w:t>
            </w:r>
            <w:r>
              <w:rPr>
                <w:spacing w:val="-2"/>
                <w:sz w:val="20"/>
              </w:rPr>
              <w:t>equipment</w:t>
            </w:r>
          </w:p>
        </w:tc>
        <w:tc>
          <w:tcPr>
            <w:tcW w:w="2219" w:type="dxa"/>
            <w:shd w:val="clear" w:color="auto" w:fill="F7F7F7"/>
          </w:tcPr>
          <w:p w14:paraId="44B893F2" w14:textId="77777777" w:rsidR="00620CF6" w:rsidRDefault="00000000">
            <w:pPr>
              <w:pStyle w:val="TableParagraph"/>
              <w:ind w:left="397"/>
              <w:rPr>
                <w:sz w:val="20"/>
              </w:rPr>
            </w:pPr>
            <w:r>
              <w:rPr>
                <w:spacing w:val="-5"/>
                <w:sz w:val="20"/>
              </w:rPr>
              <w:t>ga</w:t>
            </w:r>
          </w:p>
        </w:tc>
      </w:tr>
      <w:tr w:rsidR="00620CF6" w14:paraId="1952FA31" w14:textId="77777777">
        <w:trPr>
          <w:trHeight w:val="498"/>
        </w:trPr>
        <w:tc>
          <w:tcPr>
            <w:tcW w:w="1041" w:type="dxa"/>
          </w:tcPr>
          <w:p w14:paraId="2C7CB4E4" w14:textId="77777777" w:rsidR="00620CF6" w:rsidRDefault="00000000">
            <w:pPr>
              <w:pStyle w:val="TableParagraph"/>
              <w:rPr>
                <w:sz w:val="20"/>
              </w:rPr>
            </w:pPr>
            <w:r>
              <w:rPr>
                <w:spacing w:val="-2"/>
                <w:sz w:val="20"/>
              </w:rPr>
              <w:t>AN1131</w:t>
            </w:r>
          </w:p>
        </w:tc>
        <w:tc>
          <w:tcPr>
            <w:tcW w:w="5395" w:type="dxa"/>
          </w:tcPr>
          <w:p w14:paraId="4734582F" w14:textId="77777777" w:rsidR="00620CF6" w:rsidRDefault="00000000">
            <w:pPr>
              <w:pStyle w:val="TableParagraph"/>
              <w:ind w:left="167"/>
              <w:rPr>
                <w:sz w:val="20"/>
              </w:rPr>
            </w:pPr>
            <w:r>
              <w:rPr>
                <w:sz w:val="20"/>
              </w:rPr>
              <w:t>Transport</w:t>
            </w:r>
            <w:r>
              <w:rPr>
                <w:spacing w:val="-1"/>
                <w:sz w:val="20"/>
              </w:rPr>
              <w:t xml:space="preserve"> </w:t>
            </w:r>
            <w:r>
              <w:rPr>
                <w:spacing w:val="-2"/>
                <w:sz w:val="20"/>
              </w:rPr>
              <w:t>equipment</w:t>
            </w:r>
          </w:p>
        </w:tc>
        <w:tc>
          <w:tcPr>
            <w:tcW w:w="2219" w:type="dxa"/>
          </w:tcPr>
          <w:p w14:paraId="3E27D63F" w14:textId="77777777" w:rsidR="00620CF6" w:rsidRDefault="00000000">
            <w:pPr>
              <w:pStyle w:val="TableParagraph"/>
              <w:ind w:left="397"/>
              <w:rPr>
                <w:sz w:val="20"/>
              </w:rPr>
            </w:pPr>
            <w:r>
              <w:rPr>
                <w:spacing w:val="-5"/>
                <w:sz w:val="20"/>
              </w:rPr>
              <w:t>ga</w:t>
            </w:r>
          </w:p>
        </w:tc>
      </w:tr>
      <w:tr w:rsidR="00620CF6" w14:paraId="13FE0EF8" w14:textId="77777777">
        <w:trPr>
          <w:trHeight w:val="398"/>
        </w:trPr>
        <w:tc>
          <w:tcPr>
            <w:tcW w:w="1041" w:type="dxa"/>
            <w:shd w:val="clear" w:color="auto" w:fill="F7F7F7"/>
          </w:tcPr>
          <w:p w14:paraId="1F54F255" w14:textId="77777777" w:rsidR="00620CF6" w:rsidRDefault="00000000">
            <w:pPr>
              <w:pStyle w:val="TableParagraph"/>
              <w:rPr>
                <w:sz w:val="20"/>
              </w:rPr>
            </w:pPr>
            <w:r>
              <w:rPr>
                <w:spacing w:val="-2"/>
                <w:sz w:val="20"/>
              </w:rPr>
              <w:t>AN1132</w:t>
            </w:r>
          </w:p>
        </w:tc>
        <w:tc>
          <w:tcPr>
            <w:tcW w:w="5395" w:type="dxa"/>
            <w:shd w:val="clear" w:color="auto" w:fill="F7F7F7"/>
          </w:tcPr>
          <w:p w14:paraId="18E17A20" w14:textId="77777777" w:rsidR="00620CF6" w:rsidRDefault="00000000">
            <w:pPr>
              <w:pStyle w:val="TableParagraph"/>
              <w:ind w:left="168"/>
              <w:rPr>
                <w:sz w:val="20"/>
              </w:rPr>
            </w:pPr>
            <w:r>
              <w:rPr>
                <w:sz w:val="20"/>
              </w:rPr>
              <w:t>ICT</w:t>
            </w:r>
            <w:r>
              <w:rPr>
                <w:spacing w:val="42"/>
                <w:sz w:val="20"/>
              </w:rPr>
              <w:t xml:space="preserve"> </w:t>
            </w:r>
            <w:r>
              <w:rPr>
                <w:spacing w:val="-2"/>
                <w:sz w:val="20"/>
              </w:rPr>
              <w:t>equipment</w:t>
            </w:r>
          </w:p>
        </w:tc>
        <w:tc>
          <w:tcPr>
            <w:tcW w:w="2219" w:type="dxa"/>
            <w:shd w:val="clear" w:color="auto" w:fill="F7F7F7"/>
          </w:tcPr>
          <w:p w14:paraId="1D16EFE6" w14:textId="77777777" w:rsidR="00620CF6" w:rsidRDefault="00000000">
            <w:pPr>
              <w:pStyle w:val="TableParagraph"/>
              <w:ind w:left="397"/>
              <w:rPr>
                <w:sz w:val="20"/>
              </w:rPr>
            </w:pPr>
            <w:r>
              <w:rPr>
                <w:spacing w:val="-5"/>
                <w:sz w:val="20"/>
              </w:rPr>
              <w:t>ga</w:t>
            </w:r>
          </w:p>
        </w:tc>
      </w:tr>
      <w:tr w:rsidR="00620CF6" w14:paraId="02E40CA0" w14:textId="77777777">
        <w:trPr>
          <w:trHeight w:val="398"/>
        </w:trPr>
        <w:tc>
          <w:tcPr>
            <w:tcW w:w="1041" w:type="dxa"/>
          </w:tcPr>
          <w:p w14:paraId="1490ED5A" w14:textId="77777777" w:rsidR="00620CF6" w:rsidRDefault="00000000">
            <w:pPr>
              <w:pStyle w:val="TableParagraph"/>
              <w:rPr>
                <w:sz w:val="20"/>
              </w:rPr>
            </w:pPr>
            <w:r>
              <w:rPr>
                <w:spacing w:val="-2"/>
                <w:sz w:val="20"/>
              </w:rPr>
              <w:t>AN1133</w:t>
            </w:r>
          </w:p>
        </w:tc>
        <w:tc>
          <w:tcPr>
            <w:tcW w:w="5395" w:type="dxa"/>
          </w:tcPr>
          <w:p w14:paraId="16EE6473" w14:textId="77777777" w:rsidR="00620CF6" w:rsidRDefault="00000000">
            <w:pPr>
              <w:pStyle w:val="TableParagraph"/>
              <w:ind w:left="167"/>
              <w:rPr>
                <w:sz w:val="20"/>
              </w:rPr>
            </w:pPr>
            <w:r>
              <w:rPr>
                <w:spacing w:val="-2"/>
                <w:sz w:val="20"/>
              </w:rPr>
              <w:t>Other</w:t>
            </w:r>
            <w:r>
              <w:rPr>
                <w:spacing w:val="2"/>
                <w:sz w:val="20"/>
              </w:rPr>
              <w:t xml:space="preserve"> </w:t>
            </w:r>
            <w:r>
              <w:rPr>
                <w:spacing w:val="-2"/>
                <w:sz w:val="20"/>
              </w:rPr>
              <w:t>machinery</w:t>
            </w:r>
            <w:r>
              <w:rPr>
                <w:spacing w:val="2"/>
                <w:sz w:val="20"/>
              </w:rPr>
              <w:t xml:space="preserve"> </w:t>
            </w:r>
            <w:r>
              <w:rPr>
                <w:spacing w:val="-2"/>
                <w:sz w:val="20"/>
              </w:rPr>
              <w:t>and</w:t>
            </w:r>
            <w:r>
              <w:rPr>
                <w:spacing w:val="3"/>
                <w:sz w:val="20"/>
              </w:rPr>
              <w:t xml:space="preserve"> </w:t>
            </w:r>
            <w:r>
              <w:rPr>
                <w:spacing w:val="-2"/>
                <w:sz w:val="20"/>
              </w:rPr>
              <w:t>equipment</w:t>
            </w:r>
          </w:p>
        </w:tc>
        <w:tc>
          <w:tcPr>
            <w:tcW w:w="2219" w:type="dxa"/>
          </w:tcPr>
          <w:p w14:paraId="52903F95" w14:textId="77777777" w:rsidR="00620CF6" w:rsidRDefault="00000000">
            <w:pPr>
              <w:pStyle w:val="TableParagraph"/>
              <w:ind w:left="397"/>
              <w:rPr>
                <w:sz w:val="20"/>
              </w:rPr>
            </w:pPr>
            <w:r>
              <w:rPr>
                <w:spacing w:val="-5"/>
                <w:sz w:val="20"/>
              </w:rPr>
              <w:t>ga</w:t>
            </w:r>
          </w:p>
        </w:tc>
      </w:tr>
      <w:tr w:rsidR="00620CF6" w14:paraId="1D5B7013" w14:textId="77777777">
        <w:trPr>
          <w:trHeight w:val="398"/>
        </w:trPr>
        <w:tc>
          <w:tcPr>
            <w:tcW w:w="1041" w:type="dxa"/>
            <w:shd w:val="clear" w:color="auto" w:fill="F7F7F7"/>
          </w:tcPr>
          <w:p w14:paraId="01C51345" w14:textId="77777777" w:rsidR="00620CF6" w:rsidRDefault="00000000">
            <w:pPr>
              <w:pStyle w:val="TableParagraph"/>
              <w:rPr>
                <w:sz w:val="20"/>
              </w:rPr>
            </w:pPr>
            <w:r>
              <w:rPr>
                <w:spacing w:val="-2"/>
                <w:sz w:val="20"/>
              </w:rPr>
              <w:t>AN114</w:t>
            </w:r>
          </w:p>
        </w:tc>
        <w:tc>
          <w:tcPr>
            <w:tcW w:w="5395" w:type="dxa"/>
            <w:shd w:val="clear" w:color="auto" w:fill="F7F7F7"/>
          </w:tcPr>
          <w:p w14:paraId="0080F9F1" w14:textId="77777777" w:rsidR="00620CF6" w:rsidRDefault="00000000">
            <w:pPr>
              <w:pStyle w:val="TableParagraph"/>
              <w:ind w:left="168"/>
              <w:rPr>
                <w:sz w:val="20"/>
              </w:rPr>
            </w:pPr>
            <w:r>
              <w:rPr>
                <w:spacing w:val="-5"/>
                <w:sz w:val="20"/>
              </w:rPr>
              <w:t>Weapons</w:t>
            </w:r>
            <w:r>
              <w:rPr>
                <w:spacing w:val="2"/>
                <w:sz w:val="20"/>
              </w:rPr>
              <w:t xml:space="preserve"> </w:t>
            </w:r>
            <w:r>
              <w:rPr>
                <w:spacing w:val="-2"/>
                <w:sz w:val="20"/>
              </w:rPr>
              <w:t>systems</w:t>
            </w:r>
          </w:p>
        </w:tc>
        <w:tc>
          <w:tcPr>
            <w:tcW w:w="2219" w:type="dxa"/>
            <w:shd w:val="clear" w:color="auto" w:fill="F7F7F7"/>
          </w:tcPr>
          <w:p w14:paraId="6F013BAE" w14:textId="77777777" w:rsidR="00620CF6" w:rsidRDefault="00000000">
            <w:pPr>
              <w:pStyle w:val="TableParagraph"/>
              <w:ind w:left="397"/>
              <w:rPr>
                <w:sz w:val="20"/>
              </w:rPr>
            </w:pPr>
            <w:r>
              <w:rPr>
                <w:spacing w:val="-5"/>
                <w:sz w:val="20"/>
              </w:rPr>
              <w:t>ga</w:t>
            </w:r>
          </w:p>
        </w:tc>
      </w:tr>
      <w:tr w:rsidR="00620CF6" w14:paraId="3AD5A48E" w14:textId="77777777">
        <w:trPr>
          <w:trHeight w:val="398"/>
        </w:trPr>
        <w:tc>
          <w:tcPr>
            <w:tcW w:w="1041" w:type="dxa"/>
          </w:tcPr>
          <w:p w14:paraId="57E7436C" w14:textId="77777777" w:rsidR="00620CF6" w:rsidRDefault="00000000">
            <w:pPr>
              <w:pStyle w:val="TableParagraph"/>
              <w:rPr>
                <w:sz w:val="20"/>
              </w:rPr>
            </w:pPr>
            <w:r>
              <w:rPr>
                <w:spacing w:val="-2"/>
                <w:sz w:val="20"/>
              </w:rPr>
              <w:t>AN115</w:t>
            </w:r>
          </w:p>
        </w:tc>
        <w:tc>
          <w:tcPr>
            <w:tcW w:w="5395" w:type="dxa"/>
          </w:tcPr>
          <w:p w14:paraId="5E125AC1" w14:textId="77777777" w:rsidR="00620CF6" w:rsidRDefault="00000000">
            <w:pPr>
              <w:pStyle w:val="TableParagraph"/>
              <w:ind w:left="167"/>
              <w:rPr>
                <w:sz w:val="20"/>
              </w:rPr>
            </w:pPr>
            <w:r>
              <w:rPr>
                <w:spacing w:val="-2"/>
                <w:sz w:val="20"/>
              </w:rPr>
              <w:t>Cultivated</w:t>
            </w:r>
            <w:r>
              <w:rPr>
                <w:spacing w:val="-1"/>
                <w:sz w:val="20"/>
              </w:rPr>
              <w:t xml:space="preserve"> </w:t>
            </w:r>
            <w:r>
              <w:rPr>
                <w:spacing w:val="-2"/>
                <w:sz w:val="20"/>
              </w:rPr>
              <w:t>biological</w:t>
            </w:r>
            <w:r>
              <w:rPr>
                <w:sz w:val="20"/>
              </w:rPr>
              <w:t xml:space="preserve"> </w:t>
            </w:r>
            <w:r>
              <w:rPr>
                <w:spacing w:val="-2"/>
                <w:sz w:val="20"/>
              </w:rPr>
              <w:t>resources</w:t>
            </w:r>
          </w:p>
        </w:tc>
        <w:tc>
          <w:tcPr>
            <w:tcW w:w="2219" w:type="dxa"/>
          </w:tcPr>
          <w:p w14:paraId="013073C3" w14:textId="77777777" w:rsidR="00620CF6" w:rsidRDefault="00000000">
            <w:pPr>
              <w:pStyle w:val="TableParagraph"/>
              <w:ind w:left="397"/>
              <w:rPr>
                <w:sz w:val="20"/>
              </w:rPr>
            </w:pPr>
            <w:r>
              <w:rPr>
                <w:spacing w:val="-5"/>
                <w:sz w:val="20"/>
              </w:rPr>
              <w:t>ga</w:t>
            </w:r>
          </w:p>
        </w:tc>
      </w:tr>
      <w:tr w:rsidR="00620CF6" w14:paraId="1CE0D869" w14:textId="77777777">
        <w:trPr>
          <w:trHeight w:val="398"/>
        </w:trPr>
        <w:tc>
          <w:tcPr>
            <w:tcW w:w="1041" w:type="dxa"/>
            <w:shd w:val="clear" w:color="auto" w:fill="F7F7F7"/>
          </w:tcPr>
          <w:p w14:paraId="3116B594" w14:textId="77777777" w:rsidR="00620CF6" w:rsidRDefault="00000000">
            <w:pPr>
              <w:pStyle w:val="TableParagraph"/>
              <w:rPr>
                <w:sz w:val="20"/>
              </w:rPr>
            </w:pPr>
            <w:r>
              <w:rPr>
                <w:spacing w:val="-2"/>
                <w:sz w:val="20"/>
              </w:rPr>
              <w:t>AN1151</w:t>
            </w:r>
          </w:p>
        </w:tc>
        <w:tc>
          <w:tcPr>
            <w:tcW w:w="5395" w:type="dxa"/>
            <w:shd w:val="clear" w:color="auto" w:fill="F7F7F7"/>
          </w:tcPr>
          <w:p w14:paraId="4F40B379" w14:textId="77777777" w:rsidR="00620CF6" w:rsidRDefault="00000000">
            <w:pPr>
              <w:pStyle w:val="TableParagraph"/>
              <w:ind w:left="168"/>
              <w:rPr>
                <w:sz w:val="20"/>
              </w:rPr>
            </w:pPr>
            <w:r>
              <w:rPr>
                <w:spacing w:val="-2"/>
                <w:sz w:val="20"/>
              </w:rPr>
              <w:t>Animal</w:t>
            </w:r>
            <w:r>
              <w:rPr>
                <w:spacing w:val="-6"/>
                <w:sz w:val="20"/>
              </w:rPr>
              <w:t xml:space="preserve"> </w:t>
            </w:r>
            <w:r>
              <w:rPr>
                <w:spacing w:val="-2"/>
                <w:sz w:val="20"/>
              </w:rPr>
              <w:t>resources</w:t>
            </w:r>
            <w:r>
              <w:rPr>
                <w:spacing w:val="-6"/>
                <w:sz w:val="20"/>
              </w:rPr>
              <w:t xml:space="preserve"> </w:t>
            </w:r>
            <w:r>
              <w:rPr>
                <w:spacing w:val="-2"/>
                <w:sz w:val="20"/>
              </w:rPr>
              <w:t>yielding</w:t>
            </w:r>
            <w:r>
              <w:rPr>
                <w:spacing w:val="-6"/>
                <w:sz w:val="20"/>
              </w:rPr>
              <w:t xml:space="preserve"> </w:t>
            </w:r>
            <w:r>
              <w:rPr>
                <w:spacing w:val="-2"/>
                <w:sz w:val="20"/>
              </w:rPr>
              <w:t>repeat</w:t>
            </w:r>
            <w:r>
              <w:rPr>
                <w:spacing w:val="-5"/>
                <w:sz w:val="20"/>
              </w:rPr>
              <w:t xml:space="preserve"> </w:t>
            </w:r>
            <w:r>
              <w:rPr>
                <w:spacing w:val="-2"/>
                <w:sz w:val="20"/>
              </w:rPr>
              <w:t>products</w:t>
            </w:r>
          </w:p>
        </w:tc>
        <w:tc>
          <w:tcPr>
            <w:tcW w:w="2219" w:type="dxa"/>
            <w:shd w:val="clear" w:color="auto" w:fill="F7F7F7"/>
          </w:tcPr>
          <w:p w14:paraId="00321874" w14:textId="77777777" w:rsidR="00620CF6" w:rsidRDefault="00000000">
            <w:pPr>
              <w:pStyle w:val="TableParagraph"/>
              <w:ind w:left="397"/>
              <w:rPr>
                <w:sz w:val="20"/>
              </w:rPr>
            </w:pPr>
            <w:r>
              <w:rPr>
                <w:spacing w:val="-5"/>
                <w:sz w:val="20"/>
              </w:rPr>
              <w:t>ga</w:t>
            </w:r>
          </w:p>
        </w:tc>
      </w:tr>
      <w:tr w:rsidR="00620CF6" w14:paraId="68A22EB4" w14:textId="77777777">
        <w:trPr>
          <w:trHeight w:val="498"/>
        </w:trPr>
        <w:tc>
          <w:tcPr>
            <w:tcW w:w="1041" w:type="dxa"/>
          </w:tcPr>
          <w:p w14:paraId="78DAE572" w14:textId="77777777" w:rsidR="00620CF6" w:rsidRDefault="00000000">
            <w:pPr>
              <w:pStyle w:val="TableParagraph"/>
              <w:spacing w:before="168"/>
              <w:rPr>
                <w:sz w:val="20"/>
              </w:rPr>
            </w:pPr>
            <w:r>
              <w:rPr>
                <w:spacing w:val="-2"/>
                <w:sz w:val="20"/>
              </w:rPr>
              <w:t>AN1152</w:t>
            </w:r>
          </w:p>
        </w:tc>
        <w:tc>
          <w:tcPr>
            <w:tcW w:w="5395" w:type="dxa"/>
          </w:tcPr>
          <w:p w14:paraId="00A14293" w14:textId="77777777" w:rsidR="00620CF6" w:rsidRDefault="00000000">
            <w:pPr>
              <w:pStyle w:val="TableParagraph"/>
              <w:spacing w:before="168"/>
              <w:ind w:left="167"/>
              <w:rPr>
                <w:sz w:val="20"/>
              </w:rPr>
            </w:pPr>
            <w:r>
              <w:rPr>
                <w:spacing w:val="-2"/>
                <w:sz w:val="20"/>
              </w:rPr>
              <w:t>Tree,</w:t>
            </w:r>
            <w:r>
              <w:rPr>
                <w:spacing w:val="1"/>
                <w:sz w:val="20"/>
              </w:rPr>
              <w:t xml:space="preserve"> </w:t>
            </w:r>
            <w:proofErr w:type="gramStart"/>
            <w:r>
              <w:rPr>
                <w:spacing w:val="-2"/>
                <w:sz w:val="20"/>
              </w:rPr>
              <w:t>crop</w:t>
            </w:r>
            <w:proofErr w:type="gramEnd"/>
            <w:r>
              <w:rPr>
                <w:spacing w:val="2"/>
                <w:sz w:val="20"/>
              </w:rPr>
              <w:t xml:space="preserve"> </w:t>
            </w:r>
            <w:r>
              <w:rPr>
                <w:spacing w:val="-2"/>
                <w:sz w:val="20"/>
              </w:rPr>
              <w:t>and</w:t>
            </w:r>
            <w:r>
              <w:rPr>
                <w:spacing w:val="2"/>
                <w:sz w:val="20"/>
              </w:rPr>
              <w:t xml:space="preserve"> </w:t>
            </w:r>
            <w:r>
              <w:rPr>
                <w:spacing w:val="-2"/>
                <w:sz w:val="20"/>
              </w:rPr>
              <w:t>plant</w:t>
            </w:r>
            <w:r>
              <w:rPr>
                <w:spacing w:val="2"/>
                <w:sz w:val="20"/>
              </w:rPr>
              <w:t xml:space="preserve"> </w:t>
            </w:r>
            <w:r>
              <w:rPr>
                <w:spacing w:val="-2"/>
                <w:sz w:val="20"/>
              </w:rPr>
              <w:t>resources</w:t>
            </w:r>
            <w:r>
              <w:rPr>
                <w:spacing w:val="2"/>
                <w:sz w:val="20"/>
              </w:rPr>
              <w:t xml:space="preserve"> </w:t>
            </w:r>
            <w:r>
              <w:rPr>
                <w:spacing w:val="-2"/>
                <w:sz w:val="20"/>
              </w:rPr>
              <w:t>yielding</w:t>
            </w:r>
            <w:r>
              <w:rPr>
                <w:spacing w:val="2"/>
                <w:sz w:val="20"/>
              </w:rPr>
              <w:t xml:space="preserve"> </w:t>
            </w:r>
            <w:r>
              <w:rPr>
                <w:spacing w:val="-2"/>
                <w:sz w:val="20"/>
              </w:rPr>
              <w:t>repeat</w:t>
            </w:r>
            <w:r>
              <w:rPr>
                <w:spacing w:val="2"/>
                <w:sz w:val="20"/>
              </w:rPr>
              <w:t xml:space="preserve"> </w:t>
            </w:r>
            <w:r>
              <w:rPr>
                <w:spacing w:val="-2"/>
                <w:sz w:val="20"/>
              </w:rPr>
              <w:t>products</w:t>
            </w:r>
          </w:p>
        </w:tc>
        <w:tc>
          <w:tcPr>
            <w:tcW w:w="2219" w:type="dxa"/>
          </w:tcPr>
          <w:p w14:paraId="4583B421" w14:textId="77777777" w:rsidR="00620CF6" w:rsidRDefault="00000000">
            <w:pPr>
              <w:pStyle w:val="TableParagraph"/>
              <w:spacing w:before="168"/>
              <w:ind w:left="397"/>
              <w:rPr>
                <w:sz w:val="20"/>
              </w:rPr>
            </w:pPr>
            <w:r>
              <w:rPr>
                <w:spacing w:val="-5"/>
                <w:sz w:val="20"/>
              </w:rPr>
              <w:t>ga</w:t>
            </w:r>
          </w:p>
        </w:tc>
      </w:tr>
      <w:tr w:rsidR="00620CF6" w14:paraId="27AAF744" w14:textId="77777777">
        <w:trPr>
          <w:trHeight w:val="398"/>
        </w:trPr>
        <w:tc>
          <w:tcPr>
            <w:tcW w:w="1041" w:type="dxa"/>
            <w:shd w:val="clear" w:color="auto" w:fill="F7F7F7"/>
          </w:tcPr>
          <w:p w14:paraId="30E69718" w14:textId="77777777" w:rsidR="00620CF6" w:rsidRDefault="00000000">
            <w:pPr>
              <w:pStyle w:val="TableParagraph"/>
              <w:rPr>
                <w:sz w:val="20"/>
              </w:rPr>
            </w:pPr>
            <w:r>
              <w:rPr>
                <w:spacing w:val="-2"/>
                <w:sz w:val="20"/>
              </w:rPr>
              <w:t>AN117</w:t>
            </w:r>
          </w:p>
        </w:tc>
        <w:tc>
          <w:tcPr>
            <w:tcW w:w="5395" w:type="dxa"/>
            <w:shd w:val="clear" w:color="auto" w:fill="F7F7F7"/>
          </w:tcPr>
          <w:p w14:paraId="193F362F" w14:textId="77777777" w:rsidR="00620CF6" w:rsidRDefault="00000000">
            <w:pPr>
              <w:pStyle w:val="TableParagraph"/>
              <w:ind w:left="168"/>
              <w:rPr>
                <w:sz w:val="20"/>
              </w:rPr>
            </w:pPr>
            <w:r>
              <w:rPr>
                <w:spacing w:val="-2"/>
                <w:sz w:val="20"/>
              </w:rPr>
              <w:t>Intellectual</w:t>
            </w:r>
            <w:r>
              <w:rPr>
                <w:spacing w:val="6"/>
                <w:sz w:val="20"/>
              </w:rPr>
              <w:t xml:space="preserve"> </w:t>
            </w:r>
            <w:r>
              <w:rPr>
                <w:spacing w:val="-2"/>
                <w:sz w:val="20"/>
              </w:rPr>
              <w:t>property</w:t>
            </w:r>
            <w:r>
              <w:rPr>
                <w:spacing w:val="6"/>
                <w:sz w:val="20"/>
              </w:rPr>
              <w:t xml:space="preserve"> </w:t>
            </w:r>
            <w:r>
              <w:rPr>
                <w:spacing w:val="-2"/>
                <w:sz w:val="20"/>
              </w:rPr>
              <w:t>products</w:t>
            </w:r>
          </w:p>
        </w:tc>
        <w:tc>
          <w:tcPr>
            <w:tcW w:w="2219" w:type="dxa"/>
            <w:shd w:val="clear" w:color="auto" w:fill="F7F7F7"/>
          </w:tcPr>
          <w:p w14:paraId="290E60F9" w14:textId="77777777" w:rsidR="00620CF6" w:rsidRDefault="00000000">
            <w:pPr>
              <w:pStyle w:val="TableParagraph"/>
              <w:ind w:left="397"/>
              <w:rPr>
                <w:sz w:val="20"/>
              </w:rPr>
            </w:pPr>
            <w:r>
              <w:rPr>
                <w:spacing w:val="-5"/>
                <w:sz w:val="20"/>
              </w:rPr>
              <w:t>ga</w:t>
            </w:r>
          </w:p>
        </w:tc>
      </w:tr>
      <w:tr w:rsidR="00620CF6" w14:paraId="50069B05" w14:textId="77777777">
        <w:trPr>
          <w:trHeight w:val="336"/>
        </w:trPr>
        <w:tc>
          <w:tcPr>
            <w:tcW w:w="1041" w:type="dxa"/>
          </w:tcPr>
          <w:p w14:paraId="64DCB821" w14:textId="77777777" w:rsidR="00620CF6" w:rsidRDefault="00000000">
            <w:pPr>
              <w:pStyle w:val="TableParagraph"/>
              <w:spacing w:line="248" w:lineRule="exact"/>
              <w:rPr>
                <w:sz w:val="20"/>
              </w:rPr>
            </w:pPr>
            <w:r>
              <w:rPr>
                <w:spacing w:val="-2"/>
                <w:sz w:val="20"/>
              </w:rPr>
              <w:t>AN1171</w:t>
            </w:r>
          </w:p>
        </w:tc>
        <w:tc>
          <w:tcPr>
            <w:tcW w:w="5395" w:type="dxa"/>
          </w:tcPr>
          <w:p w14:paraId="0290AE52" w14:textId="77777777" w:rsidR="00620CF6" w:rsidRDefault="00000000">
            <w:pPr>
              <w:pStyle w:val="TableParagraph"/>
              <w:spacing w:line="248" w:lineRule="exact"/>
              <w:ind w:left="167"/>
              <w:rPr>
                <w:sz w:val="20"/>
              </w:rPr>
            </w:pPr>
            <w:r>
              <w:rPr>
                <w:sz w:val="20"/>
              </w:rPr>
              <w:t>Research</w:t>
            </w:r>
            <w:r>
              <w:rPr>
                <w:spacing w:val="-7"/>
                <w:sz w:val="20"/>
              </w:rPr>
              <w:t xml:space="preserve"> </w:t>
            </w:r>
            <w:r>
              <w:rPr>
                <w:sz w:val="20"/>
              </w:rPr>
              <w:t>and</w:t>
            </w:r>
            <w:r>
              <w:rPr>
                <w:spacing w:val="-7"/>
                <w:sz w:val="20"/>
              </w:rPr>
              <w:t xml:space="preserve"> </w:t>
            </w:r>
            <w:r>
              <w:rPr>
                <w:spacing w:val="-2"/>
                <w:sz w:val="20"/>
              </w:rPr>
              <w:t>development</w:t>
            </w:r>
          </w:p>
        </w:tc>
        <w:tc>
          <w:tcPr>
            <w:tcW w:w="2219" w:type="dxa"/>
          </w:tcPr>
          <w:p w14:paraId="037C3B96" w14:textId="77777777" w:rsidR="00620CF6" w:rsidRDefault="00000000">
            <w:pPr>
              <w:pStyle w:val="TableParagraph"/>
              <w:spacing w:line="248" w:lineRule="exact"/>
              <w:ind w:left="397"/>
              <w:rPr>
                <w:sz w:val="20"/>
              </w:rPr>
            </w:pPr>
            <w:r>
              <w:rPr>
                <w:spacing w:val="-5"/>
                <w:sz w:val="20"/>
              </w:rPr>
              <w:t>ga</w:t>
            </w:r>
          </w:p>
        </w:tc>
      </w:tr>
    </w:tbl>
    <w:p w14:paraId="28760220" w14:textId="77777777" w:rsidR="00620CF6" w:rsidRDefault="00620CF6">
      <w:pPr>
        <w:spacing w:line="248" w:lineRule="exact"/>
        <w:rPr>
          <w:sz w:val="20"/>
        </w:rPr>
        <w:sectPr w:rsidR="00620CF6" w:rsidSect="00D60468">
          <w:pgSz w:w="12240" w:h="15840"/>
          <w:pgMar w:top="1220" w:right="1300" w:bottom="1536" w:left="1300" w:header="720" w:footer="720" w:gutter="0"/>
          <w:cols w:space="720"/>
        </w:sectPr>
      </w:pPr>
    </w:p>
    <w:tbl>
      <w:tblPr>
        <w:tblW w:w="0" w:type="auto"/>
        <w:tblInd w:w="500" w:type="dxa"/>
        <w:tblLayout w:type="fixed"/>
        <w:tblCellMar>
          <w:left w:w="0" w:type="dxa"/>
          <w:right w:w="0" w:type="dxa"/>
        </w:tblCellMar>
        <w:tblLook w:val="01E0" w:firstRow="1" w:lastRow="1" w:firstColumn="1" w:lastColumn="1" w:noHBand="0" w:noVBand="0"/>
      </w:tblPr>
      <w:tblGrid>
        <w:gridCol w:w="1063"/>
        <w:gridCol w:w="5027"/>
        <w:gridCol w:w="2565"/>
      </w:tblGrid>
      <w:tr w:rsidR="00620CF6" w14:paraId="3DC02851" w14:textId="77777777">
        <w:trPr>
          <w:trHeight w:val="398"/>
        </w:trPr>
        <w:tc>
          <w:tcPr>
            <w:tcW w:w="1063" w:type="dxa"/>
            <w:shd w:val="clear" w:color="auto" w:fill="F7F7F7"/>
          </w:tcPr>
          <w:p w14:paraId="523C3EB8" w14:textId="77777777" w:rsidR="00620CF6" w:rsidRDefault="00000000">
            <w:pPr>
              <w:pStyle w:val="TableParagraph"/>
              <w:rPr>
                <w:sz w:val="20"/>
              </w:rPr>
            </w:pPr>
            <w:r>
              <w:rPr>
                <w:spacing w:val="-2"/>
                <w:sz w:val="20"/>
              </w:rPr>
              <w:lastRenderedPageBreak/>
              <w:t>AN1172</w:t>
            </w:r>
          </w:p>
        </w:tc>
        <w:tc>
          <w:tcPr>
            <w:tcW w:w="5027" w:type="dxa"/>
            <w:shd w:val="clear" w:color="auto" w:fill="F7F7F7"/>
          </w:tcPr>
          <w:p w14:paraId="6C3F026A" w14:textId="77777777" w:rsidR="00620CF6" w:rsidRDefault="00000000">
            <w:pPr>
              <w:pStyle w:val="TableParagraph"/>
              <w:ind w:left="146"/>
              <w:rPr>
                <w:sz w:val="20"/>
              </w:rPr>
            </w:pPr>
            <w:r>
              <w:rPr>
                <w:spacing w:val="-2"/>
                <w:sz w:val="20"/>
              </w:rPr>
              <w:t>Mineral</w:t>
            </w:r>
            <w:r>
              <w:rPr>
                <w:sz w:val="20"/>
              </w:rPr>
              <w:t xml:space="preserve"> </w:t>
            </w:r>
            <w:r>
              <w:rPr>
                <w:spacing w:val="-2"/>
                <w:sz w:val="20"/>
              </w:rPr>
              <w:t>exploration</w:t>
            </w:r>
            <w:r>
              <w:rPr>
                <w:sz w:val="20"/>
              </w:rPr>
              <w:t xml:space="preserve"> </w:t>
            </w:r>
            <w:r>
              <w:rPr>
                <w:spacing w:val="-2"/>
                <w:sz w:val="20"/>
              </w:rPr>
              <w:t>and</w:t>
            </w:r>
            <w:r>
              <w:rPr>
                <w:spacing w:val="1"/>
                <w:sz w:val="20"/>
              </w:rPr>
              <w:t xml:space="preserve"> </w:t>
            </w:r>
            <w:r>
              <w:rPr>
                <w:spacing w:val="-2"/>
                <w:sz w:val="20"/>
              </w:rPr>
              <w:t>evaluation</w:t>
            </w:r>
          </w:p>
        </w:tc>
        <w:tc>
          <w:tcPr>
            <w:tcW w:w="2565" w:type="dxa"/>
            <w:shd w:val="clear" w:color="auto" w:fill="F7F7F7"/>
          </w:tcPr>
          <w:p w14:paraId="484C9A16" w14:textId="77777777" w:rsidR="00620CF6" w:rsidRDefault="00000000">
            <w:pPr>
              <w:pStyle w:val="TableParagraph"/>
              <w:ind w:left="743"/>
              <w:rPr>
                <w:sz w:val="20"/>
              </w:rPr>
            </w:pPr>
            <w:r>
              <w:rPr>
                <w:spacing w:val="-5"/>
                <w:sz w:val="20"/>
              </w:rPr>
              <w:t>ga</w:t>
            </w:r>
          </w:p>
        </w:tc>
      </w:tr>
      <w:tr w:rsidR="00620CF6" w14:paraId="63178BC5" w14:textId="77777777">
        <w:trPr>
          <w:trHeight w:val="498"/>
        </w:trPr>
        <w:tc>
          <w:tcPr>
            <w:tcW w:w="1063" w:type="dxa"/>
          </w:tcPr>
          <w:p w14:paraId="0FD77B9A" w14:textId="77777777" w:rsidR="00620CF6" w:rsidRDefault="00000000">
            <w:pPr>
              <w:pStyle w:val="TableParagraph"/>
              <w:rPr>
                <w:sz w:val="20"/>
              </w:rPr>
            </w:pPr>
            <w:r>
              <w:rPr>
                <w:spacing w:val="-2"/>
                <w:sz w:val="20"/>
              </w:rPr>
              <w:t>AN1173</w:t>
            </w:r>
          </w:p>
        </w:tc>
        <w:tc>
          <w:tcPr>
            <w:tcW w:w="5027" w:type="dxa"/>
          </w:tcPr>
          <w:p w14:paraId="58AD840F" w14:textId="77777777" w:rsidR="00620CF6" w:rsidRDefault="00000000">
            <w:pPr>
              <w:pStyle w:val="TableParagraph"/>
              <w:ind w:left="145"/>
              <w:rPr>
                <w:sz w:val="20"/>
              </w:rPr>
            </w:pPr>
            <w:r>
              <w:rPr>
                <w:spacing w:val="-4"/>
                <w:sz w:val="20"/>
              </w:rPr>
              <w:t>Computer</w:t>
            </w:r>
            <w:r>
              <w:rPr>
                <w:spacing w:val="3"/>
                <w:sz w:val="20"/>
              </w:rPr>
              <w:t xml:space="preserve"> </w:t>
            </w:r>
            <w:r>
              <w:rPr>
                <w:spacing w:val="-4"/>
                <w:sz w:val="20"/>
              </w:rPr>
              <w:t>software</w:t>
            </w:r>
            <w:r>
              <w:rPr>
                <w:spacing w:val="4"/>
                <w:sz w:val="20"/>
              </w:rPr>
              <w:t xml:space="preserve"> </w:t>
            </w:r>
            <w:r>
              <w:rPr>
                <w:spacing w:val="-4"/>
                <w:sz w:val="20"/>
              </w:rPr>
              <w:t>and</w:t>
            </w:r>
            <w:r>
              <w:rPr>
                <w:spacing w:val="4"/>
                <w:sz w:val="20"/>
              </w:rPr>
              <w:t xml:space="preserve"> </w:t>
            </w:r>
            <w:r>
              <w:rPr>
                <w:spacing w:val="-4"/>
                <w:sz w:val="20"/>
              </w:rPr>
              <w:t>databases</w:t>
            </w:r>
          </w:p>
        </w:tc>
        <w:tc>
          <w:tcPr>
            <w:tcW w:w="2565" w:type="dxa"/>
          </w:tcPr>
          <w:p w14:paraId="13B0075F" w14:textId="77777777" w:rsidR="00620CF6" w:rsidRDefault="00000000">
            <w:pPr>
              <w:pStyle w:val="TableParagraph"/>
              <w:ind w:left="743"/>
              <w:rPr>
                <w:sz w:val="20"/>
              </w:rPr>
            </w:pPr>
            <w:r>
              <w:rPr>
                <w:spacing w:val="-5"/>
                <w:sz w:val="20"/>
              </w:rPr>
              <w:t>ga</w:t>
            </w:r>
          </w:p>
        </w:tc>
      </w:tr>
      <w:tr w:rsidR="00620CF6" w14:paraId="5BD7F4E7" w14:textId="77777777">
        <w:trPr>
          <w:trHeight w:val="398"/>
        </w:trPr>
        <w:tc>
          <w:tcPr>
            <w:tcW w:w="1063" w:type="dxa"/>
            <w:shd w:val="clear" w:color="auto" w:fill="F7F7F7"/>
          </w:tcPr>
          <w:p w14:paraId="1959F09E" w14:textId="77777777" w:rsidR="00620CF6" w:rsidRDefault="00000000">
            <w:pPr>
              <w:pStyle w:val="TableParagraph"/>
              <w:rPr>
                <w:sz w:val="20"/>
              </w:rPr>
            </w:pPr>
            <w:r>
              <w:rPr>
                <w:spacing w:val="-2"/>
                <w:sz w:val="20"/>
              </w:rPr>
              <w:t>AN11731</w:t>
            </w:r>
          </w:p>
        </w:tc>
        <w:tc>
          <w:tcPr>
            <w:tcW w:w="5027" w:type="dxa"/>
            <w:shd w:val="clear" w:color="auto" w:fill="F7F7F7"/>
          </w:tcPr>
          <w:p w14:paraId="2A708E07" w14:textId="77777777" w:rsidR="00620CF6" w:rsidRDefault="00000000">
            <w:pPr>
              <w:pStyle w:val="TableParagraph"/>
              <w:ind w:left="146"/>
              <w:rPr>
                <w:sz w:val="20"/>
              </w:rPr>
            </w:pPr>
            <w:r>
              <w:rPr>
                <w:spacing w:val="-2"/>
                <w:sz w:val="20"/>
              </w:rPr>
              <w:t>Computer</w:t>
            </w:r>
            <w:r>
              <w:rPr>
                <w:spacing w:val="-5"/>
                <w:sz w:val="20"/>
              </w:rPr>
              <w:t xml:space="preserve"> </w:t>
            </w:r>
            <w:r>
              <w:rPr>
                <w:spacing w:val="-2"/>
                <w:sz w:val="20"/>
              </w:rPr>
              <w:t>software</w:t>
            </w:r>
          </w:p>
        </w:tc>
        <w:tc>
          <w:tcPr>
            <w:tcW w:w="2565" w:type="dxa"/>
            <w:shd w:val="clear" w:color="auto" w:fill="F7F7F7"/>
          </w:tcPr>
          <w:p w14:paraId="3B0577F6" w14:textId="77777777" w:rsidR="00620CF6" w:rsidRDefault="00000000">
            <w:pPr>
              <w:pStyle w:val="TableParagraph"/>
              <w:ind w:left="743"/>
              <w:rPr>
                <w:sz w:val="20"/>
              </w:rPr>
            </w:pPr>
            <w:r>
              <w:rPr>
                <w:spacing w:val="-5"/>
                <w:sz w:val="20"/>
              </w:rPr>
              <w:t>ga</w:t>
            </w:r>
          </w:p>
        </w:tc>
      </w:tr>
      <w:tr w:rsidR="00620CF6" w14:paraId="45D2A840" w14:textId="77777777">
        <w:trPr>
          <w:trHeight w:val="398"/>
        </w:trPr>
        <w:tc>
          <w:tcPr>
            <w:tcW w:w="1063" w:type="dxa"/>
          </w:tcPr>
          <w:p w14:paraId="06DB2846" w14:textId="77777777" w:rsidR="00620CF6" w:rsidRDefault="00000000">
            <w:pPr>
              <w:pStyle w:val="TableParagraph"/>
              <w:rPr>
                <w:sz w:val="20"/>
              </w:rPr>
            </w:pPr>
            <w:r>
              <w:rPr>
                <w:spacing w:val="-2"/>
                <w:sz w:val="20"/>
              </w:rPr>
              <w:t>AN11732</w:t>
            </w:r>
          </w:p>
        </w:tc>
        <w:tc>
          <w:tcPr>
            <w:tcW w:w="5027" w:type="dxa"/>
          </w:tcPr>
          <w:p w14:paraId="20A4BD8E" w14:textId="77777777" w:rsidR="00620CF6" w:rsidRDefault="00000000">
            <w:pPr>
              <w:pStyle w:val="TableParagraph"/>
              <w:ind w:left="145"/>
              <w:rPr>
                <w:sz w:val="20"/>
              </w:rPr>
            </w:pPr>
            <w:r>
              <w:rPr>
                <w:spacing w:val="-2"/>
                <w:sz w:val="20"/>
              </w:rPr>
              <w:t>Databases</w:t>
            </w:r>
          </w:p>
        </w:tc>
        <w:tc>
          <w:tcPr>
            <w:tcW w:w="2565" w:type="dxa"/>
          </w:tcPr>
          <w:p w14:paraId="6B08A5EF" w14:textId="77777777" w:rsidR="00620CF6" w:rsidRDefault="00000000">
            <w:pPr>
              <w:pStyle w:val="TableParagraph"/>
              <w:ind w:left="743"/>
              <w:rPr>
                <w:sz w:val="20"/>
              </w:rPr>
            </w:pPr>
            <w:r>
              <w:rPr>
                <w:spacing w:val="-5"/>
                <w:sz w:val="20"/>
              </w:rPr>
              <w:t>ga</w:t>
            </w:r>
          </w:p>
        </w:tc>
      </w:tr>
      <w:tr w:rsidR="00620CF6" w14:paraId="750070C1" w14:textId="77777777">
        <w:trPr>
          <w:trHeight w:val="398"/>
        </w:trPr>
        <w:tc>
          <w:tcPr>
            <w:tcW w:w="1063" w:type="dxa"/>
            <w:shd w:val="clear" w:color="auto" w:fill="F7F7F7"/>
          </w:tcPr>
          <w:p w14:paraId="3D8D84C7" w14:textId="77777777" w:rsidR="00620CF6" w:rsidRDefault="00000000">
            <w:pPr>
              <w:pStyle w:val="TableParagraph"/>
              <w:rPr>
                <w:sz w:val="20"/>
              </w:rPr>
            </w:pPr>
            <w:r>
              <w:rPr>
                <w:spacing w:val="-2"/>
                <w:sz w:val="20"/>
              </w:rPr>
              <w:t>AN1174</w:t>
            </w:r>
          </w:p>
        </w:tc>
        <w:tc>
          <w:tcPr>
            <w:tcW w:w="5027" w:type="dxa"/>
            <w:shd w:val="clear" w:color="auto" w:fill="F7F7F7"/>
          </w:tcPr>
          <w:p w14:paraId="792BA4D9" w14:textId="77777777" w:rsidR="00620CF6" w:rsidRDefault="00000000">
            <w:pPr>
              <w:pStyle w:val="TableParagraph"/>
              <w:ind w:left="146"/>
              <w:rPr>
                <w:sz w:val="20"/>
              </w:rPr>
            </w:pPr>
            <w:r>
              <w:rPr>
                <w:sz w:val="20"/>
              </w:rPr>
              <w:t>Entertainment,</w:t>
            </w:r>
            <w:r>
              <w:rPr>
                <w:spacing w:val="9"/>
                <w:sz w:val="20"/>
              </w:rPr>
              <w:t xml:space="preserve"> </w:t>
            </w:r>
            <w:r>
              <w:rPr>
                <w:sz w:val="20"/>
              </w:rPr>
              <w:t>literary</w:t>
            </w:r>
            <w:r>
              <w:rPr>
                <w:spacing w:val="10"/>
                <w:sz w:val="20"/>
              </w:rPr>
              <w:t xml:space="preserve"> </w:t>
            </w:r>
            <w:r>
              <w:rPr>
                <w:sz w:val="20"/>
              </w:rPr>
              <w:t>or</w:t>
            </w:r>
            <w:r>
              <w:rPr>
                <w:spacing w:val="10"/>
                <w:sz w:val="20"/>
              </w:rPr>
              <w:t xml:space="preserve"> </w:t>
            </w:r>
            <w:r>
              <w:rPr>
                <w:sz w:val="20"/>
              </w:rPr>
              <w:t>artistic</w:t>
            </w:r>
            <w:r>
              <w:rPr>
                <w:spacing w:val="9"/>
                <w:sz w:val="20"/>
              </w:rPr>
              <w:t xml:space="preserve"> </w:t>
            </w:r>
            <w:r>
              <w:rPr>
                <w:spacing w:val="-2"/>
                <w:sz w:val="20"/>
              </w:rPr>
              <w:t>originals</w:t>
            </w:r>
          </w:p>
        </w:tc>
        <w:tc>
          <w:tcPr>
            <w:tcW w:w="2565" w:type="dxa"/>
            <w:shd w:val="clear" w:color="auto" w:fill="F7F7F7"/>
          </w:tcPr>
          <w:p w14:paraId="1A6021E1" w14:textId="77777777" w:rsidR="00620CF6" w:rsidRDefault="00000000">
            <w:pPr>
              <w:pStyle w:val="TableParagraph"/>
              <w:ind w:left="743"/>
              <w:rPr>
                <w:sz w:val="20"/>
              </w:rPr>
            </w:pPr>
            <w:r>
              <w:rPr>
                <w:spacing w:val="-5"/>
                <w:sz w:val="20"/>
              </w:rPr>
              <w:t>ga</w:t>
            </w:r>
          </w:p>
        </w:tc>
      </w:tr>
      <w:tr w:rsidR="00620CF6" w14:paraId="0D976CD2" w14:textId="77777777">
        <w:trPr>
          <w:trHeight w:val="398"/>
        </w:trPr>
        <w:tc>
          <w:tcPr>
            <w:tcW w:w="1063" w:type="dxa"/>
          </w:tcPr>
          <w:p w14:paraId="2CF288E9" w14:textId="77777777" w:rsidR="00620CF6" w:rsidRDefault="00000000">
            <w:pPr>
              <w:pStyle w:val="TableParagraph"/>
              <w:rPr>
                <w:sz w:val="20"/>
              </w:rPr>
            </w:pPr>
            <w:r>
              <w:rPr>
                <w:spacing w:val="-2"/>
                <w:sz w:val="20"/>
              </w:rPr>
              <w:t>AN1179</w:t>
            </w:r>
          </w:p>
        </w:tc>
        <w:tc>
          <w:tcPr>
            <w:tcW w:w="5027" w:type="dxa"/>
          </w:tcPr>
          <w:p w14:paraId="6F7B2297" w14:textId="77777777" w:rsidR="00620CF6" w:rsidRDefault="00000000">
            <w:pPr>
              <w:pStyle w:val="TableParagraph"/>
              <w:ind w:left="145"/>
              <w:rPr>
                <w:sz w:val="20"/>
              </w:rPr>
            </w:pPr>
            <w:r>
              <w:rPr>
                <w:spacing w:val="-2"/>
                <w:sz w:val="20"/>
              </w:rPr>
              <w:t>Other</w:t>
            </w:r>
            <w:r>
              <w:rPr>
                <w:spacing w:val="8"/>
                <w:sz w:val="20"/>
              </w:rPr>
              <w:t xml:space="preserve"> </w:t>
            </w:r>
            <w:r>
              <w:rPr>
                <w:spacing w:val="-2"/>
                <w:sz w:val="20"/>
              </w:rPr>
              <w:t>intellectual</w:t>
            </w:r>
            <w:r>
              <w:rPr>
                <w:spacing w:val="9"/>
                <w:sz w:val="20"/>
              </w:rPr>
              <w:t xml:space="preserve"> </w:t>
            </w:r>
            <w:r>
              <w:rPr>
                <w:spacing w:val="-2"/>
                <w:sz w:val="20"/>
              </w:rPr>
              <w:t>property</w:t>
            </w:r>
            <w:r>
              <w:rPr>
                <w:spacing w:val="9"/>
                <w:sz w:val="20"/>
              </w:rPr>
              <w:t xml:space="preserve"> </w:t>
            </w:r>
            <w:r>
              <w:rPr>
                <w:spacing w:val="-2"/>
                <w:sz w:val="20"/>
              </w:rPr>
              <w:t>products</w:t>
            </w:r>
          </w:p>
        </w:tc>
        <w:tc>
          <w:tcPr>
            <w:tcW w:w="2565" w:type="dxa"/>
          </w:tcPr>
          <w:p w14:paraId="61EAF3CA" w14:textId="77777777" w:rsidR="00620CF6" w:rsidRDefault="00000000">
            <w:pPr>
              <w:pStyle w:val="TableParagraph"/>
              <w:ind w:left="743"/>
              <w:rPr>
                <w:sz w:val="20"/>
              </w:rPr>
            </w:pPr>
            <w:r>
              <w:rPr>
                <w:spacing w:val="-5"/>
                <w:sz w:val="20"/>
              </w:rPr>
              <w:t>ga</w:t>
            </w:r>
          </w:p>
        </w:tc>
      </w:tr>
      <w:tr w:rsidR="00620CF6" w14:paraId="25F9BAB5" w14:textId="77777777">
        <w:trPr>
          <w:trHeight w:val="398"/>
        </w:trPr>
        <w:tc>
          <w:tcPr>
            <w:tcW w:w="1063" w:type="dxa"/>
            <w:shd w:val="clear" w:color="auto" w:fill="F7F7F7"/>
          </w:tcPr>
          <w:p w14:paraId="05365F01" w14:textId="77777777" w:rsidR="00620CF6" w:rsidRDefault="00000000">
            <w:pPr>
              <w:pStyle w:val="TableParagraph"/>
              <w:rPr>
                <w:sz w:val="20"/>
              </w:rPr>
            </w:pPr>
            <w:r>
              <w:rPr>
                <w:spacing w:val="-4"/>
                <w:sz w:val="20"/>
              </w:rPr>
              <w:t>AN12</w:t>
            </w:r>
          </w:p>
        </w:tc>
        <w:tc>
          <w:tcPr>
            <w:tcW w:w="5027" w:type="dxa"/>
            <w:shd w:val="clear" w:color="auto" w:fill="F7F7F7"/>
          </w:tcPr>
          <w:p w14:paraId="11E74B02" w14:textId="77777777" w:rsidR="00620CF6" w:rsidRDefault="00000000">
            <w:pPr>
              <w:pStyle w:val="TableParagraph"/>
              <w:ind w:left="146"/>
              <w:rPr>
                <w:sz w:val="20"/>
              </w:rPr>
            </w:pPr>
            <w:r>
              <w:rPr>
                <w:spacing w:val="-2"/>
                <w:sz w:val="20"/>
              </w:rPr>
              <w:t>Inventories</w:t>
            </w:r>
            <w:r>
              <w:rPr>
                <w:sz w:val="20"/>
              </w:rPr>
              <w:t xml:space="preserve"> </w:t>
            </w:r>
            <w:r>
              <w:rPr>
                <w:spacing w:val="-2"/>
                <w:sz w:val="20"/>
              </w:rPr>
              <w:t>by</w:t>
            </w:r>
            <w:r>
              <w:rPr>
                <w:spacing w:val="1"/>
                <w:sz w:val="20"/>
              </w:rPr>
              <w:t xml:space="preserve"> </w:t>
            </w:r>
            <w:r>
              <w:rPr>
                <w:spacing w:val="-2"/>
                <w:sz w:val="20"/>
              </w:rPr>
              <w:t>type</w:t>
            </w:r>
            <w:r>
              <w:rPr>
                <w:spacing w:val="1"/>
                <w:sz w:val="20"/>
              </w:rPr>
              <w:t xml:space="preserve"> </w:t>
            </w:r>
            <w:r>
              <w:rPr>
                <w:spacing w:val="-2"/>
                <w:sz w:val="20"/>
              </w:rPr>
              <w:t>of</w:t>
            </w:r>
            <w:r>
              <w:rPr>
                <w:spacing w:val="1"/>
                <w:sz w:val="20"/>
              </w:rPr>
              <w:t xml:space="preserve"> </w:t>
            </w:r>
            <w:r>
              <w:rPr>
                <w:spacing w:val="-2"/>
                <w:sz w:val="20"/>
              </w:rPr>
              <w:t>inventory</w:t>
            </w:r>
          </w:p>
        </w:tc>
        <w:tc>
          <w:tcPr>
            <w:tcW w:w="2565" w:type="dxa"/>
            <w:shd w:val="clear" w:color="auto" w:fill="F7F7F7"/>
          </w:tcPr>
          <w:p w14:paraId="7135548E" w14:textId="77777777" w:rsidR="00620CF6" w:rsidRDefault="00000000">
            <w:pPr>
              <w:pStyle w:val="TableParagraph"/>
              <w:ind w:left="743"/>
              <w:rPr>
                <w:sz w:val="20"/>
              </w:rPr>
            </w:pPr>
            <w:r>
              <w:rPr>
                <w:spacing w:val="-5"/>
                <w:sz w:val="20"/>
              </w:rPr>
              <w:t>ga</w:t>
            </w:r>
          </w:p>
        </w:tc>
      </w:tr>
      <w:tr w:rsidR="00620CF6" w14:paraId="0C94346E" w14:textId="77777777">
        <w:trPr>
          <w:trHeight w:val="498"/>
        </w:trPr>
        <w:tc>
          <w:tcPr>
            <w:tcW w:w="1063" w:type="dxa"/>
          </w:tcPr>
          <w:p w14:paraId="787C739D" w14:textId="77777777" w:rsidR="00620CF6" w:rsidRDefault="00000000">
            <w:pPr>
              <w:pStyle w:val="TableParagraph"/>
              <w:spacing w:before="168"/>
              <w:rPr>
                <w:sz w:val="20"/>
              </w:rPr>
            </w:pPr>
            <w:r>
              <w:rPr>
                <w:spacing w:val="-2"/>
                <w:sz w:val="20"/>
              </w:rPr>
              <w:t>AN121</w:t>
            </w:r>
          </w:p>
        </w:tc>
        <w:tc>
          <w:tcPr>
            <w:tcW w:w="5027" w:type="dxa"/>
          </w:tcPr>
          <w:p w14:paraId="596C4146" w14:textId="77777777" w:rsidR="00620CF6" w:rsidRDefault="00000000">
            <w:pPr>
              <w:pStyle w:val="TableParagraph"/>
              <w:spacing w:before="168"/>
              <w:ind w:left="145"/>
              <w:rPr>
                <w:sz w:val="20"/>
              </w:rPr>
            </w:pPr>
            <w:r>
              <w:rPr>
                <w:sz w:val="20"/>
              </w:rPr>
              <w:t>Materials</w:t>
            </w:r>
            <w:r>
              <w:rPr>
                <w:spacing w:val="-3"/>
                <w:sz w:val="20"/>
              </w:rPr>
              <w:t xml:space="preserve"> </w:t>
            </w:r>
            <w:r>
              <w:rPr>
                <w:sz w:val="20"/>
              </w:rPr>
              <w:t>and</w:t>
            </w:r>
            <w:r>
              <w:rPr>
                <w:spacing w:val="-2"/>
                <w:sz w:val="20"/>
              </w:rPr>
              <w:t xml:space="preserve"> supplies</w:t>
            </w:r>
          </w:p>
        </w:tc>
        <w:tc>
          <w:tcPr>
            <w:tcW w:w="2565" w:type="dxa"/>
          </w:tcPr>
          <w:p w14:paraId="2911025B" w14:textId="77777777" w:rsidR="00620CF6" w:rsidRDefault="00000000">
            <w:pPr>
              <w:pStyle w:val="TableParagraph"/>
              <w:spacing w:before="168"/>
              <w:ind w:left="743"/>
              <w:rPr>
                <w:sz w:val="20"/>
              </w:rPr>
            </w:pPr>
            <w:r>
              <w:rPr>
                <w:spacing w:val="-5"/>
                <w:sz w:val="20"/>
              </w:rPr>
              <w:t>ga</w:t>
            </w:r>
          </w:p>
        </w:tc>
      </w:tr>
      <w:tr w:rsidR="00620CF6" w14:paraId="0C6FE74C" w14:textId="77777777">
        <w:trPr>
          <w:trHeight w:val="398"/>
        </w:trPr>
        <w:tc>
          <w:tcPr>
            <w:tcW w:w="1063" w:type="dxa"/>
            <w:shd w:val="clear" w:color="auto" w:fill="F7F7F7"/>
          </w:tcPr>
          <w:p w14:paraId="2CAC0B7F" w14:textId="77777777" w:rsidR="00620CF6" w:rsidRDefault="00000000">
            <w:pPr>
              <w:pStyle w:val="TableParagraph"/>
              <w:rPr>
                <w:sz w:val="20"/>
              </w:rPr>
            </w:pPr>
            <w:r>
              <w:rPr>
                <w:spacing w:val="-2"/>
                <w:sz w:val="20"/>
              </w:rPr>
              <w:t>AN122</w:t>
            </w:r>
          </w:p>
        </w:tc>
        <w:tc>
          <w:tcPr>
            <w:tcW w:w="5027" w:type="dxa"/>
            <w:shd w:val="clear" w:color="auto" w:fill="F7F7F7"/>
          </w:tcPr>
          <w:p w14:paraId="5F41CF11" w14:textId="77777777" w:rsidR="00620CF6" w:rsidRDefault="00000000">
            <w:pPr>
              <w:pStyle w:val="TableParagraph"/>
              <w:ind w:left="146"/>
              <w:rPr>
                <w:sz w:val="20"/>
              </w:rPr>
            </w:pPr>
            <w:r>
              <w:rPr>
                <w:spacing w:val="-8"/>
                <w:sz w:val="20"/>
              </w:rPr>
              <w:t>Work-in-progress</w:t>
            </w:r>
          </w:p>
        </w:tc>
        <w:tc>
          <w:tcPr>
            <w:tcW w:w="2565" w:type="dxa"/>
            <w:shd w:val="clear" w:color="auto" w:fill="F7F7F7"/>
          </w:tcPr>
          <w:p w14:paraId="7AB1A766" w14:textId="77777777" w:rsidR="00620CF6" w:rsidRDefault="00000000">
            <w:pPr>
              <w:pStyle w:val="TableParagraph"/>
              <w:ind w:left="743"/>
              <w:rPr>
                <w:sz w:val="20"/>
              </w:rPr>
            </w:pPr>
            <w:r>
              <w:rPr>
                <w:spacing w:val="-5"/>
                <w:sz w:val="20"/>
              </w:rPr>
              <w:t>ga</w:t>
            </w:r>
          </w:p>
        </w:tc>
      </w:tr>
      <w:tr w:rsidR="00620CF6" w14:paraId="38285C27" w14:textId="77777777">
        <w:trPr>
          <w:trHeight w:val="398"/>
        </w:trPr>
        <w:tc>
          <w:tcPr>
            <w:tcW w:w="1063" w:type="dxa"/>
          </w:tcPr>
          <w:p w14:paraId="3C09102C" w14:textId="77777777" w:rsidR="00620CF6" w:rsidRDefault="00000000">
            <w:pPr>
              <w:pStyle w:val="TableParagraph"/>
              <w:rPr>
                <w:sz w:val="20"/>
              </w:rPr>
            </w:pPr>
            <w:r>
              <w:rPr>
                <w:spacing w:val="-2"/>
                <w:sz w:val="20"/>
              </w:rPr>
              <w:t>AN1221</w:t>
            </w:r>
          </w:p>
        </w:tc>
        <w:tc>
          <w:tcPr>
            <w:tcW w:w="5027" w:type="dxa"/>
          </w:tcPr>
          <w:p w14:paraId="42BE3F5A" w14:textId="77777777" w:rsidR="00620CF6" w:rsidRDefault="00000000">
            <w:pPr>
              <w:pStyle w:val="TableParagraph"/>
              <w:ind w:left="145"/>
              <w:rPr>
                <w:sz w:val="20"/>
              </w:rPr>
            </w:pPr>
            <w:r>
              <w:rPr>
                <w:spacing w:val="-4"/>
                <w:sz w:val="20"/>
              </w:rPr>
              <w:t>Work-in-progress</w:t>
            </w:r>
            <w:r>
              <w:rPr>
                <w:spacing w:val="7"/>
                <w:sz w:val="20"/>
              </w:rPr>
              <w:t xml:space="preserve"> </w:t>
            </w:r>
            <w:r>
              <w:rPr>
                <w:spacing w:val="-4"/>
                <w:sz w:val="20"/>
              </w:rPr>
              <w:t>on</w:t>
            </w:r>
            <w:r>
              <w:rPr>
                <w:spacing w:val="7"/>
                <w:sz w:val="20"/>
              </w:rPr>
              <w:t xml:space="preserve"> </w:t>
            </w:r>
            <w:r>
              <w:rPr>
                <w:spacing w:val="-4"/>
                <w:sz w:val="20"/>
              </w:rPr>
              <w:t>cultivated</w:t>
            </w:r>
            <w:r>
              <w:rPr>
                <w:spacing w:val="7"/>
                <w:sz w:val="20"/>
              </w:rPr>
              <w:t xml:space="preserve"> </w:t>
            </w:r>
            <w:r>
              <w:rPr>
                <w:spacing w:val="-4"/>
                <w:sz w:val="20"/>
              </w:rPr>
              <w:t>biological</w:t>
            </w:r>
            <w:r>
              <w:rPr>
                <w:spacing w:val="7"/>
                <w:sz w:val="20"/>
              </w:rPr>
              <w:t xml:space="preserve"> </w:t>
            </w:r>
            <w:r>
              <w:rPr>
                <w:spacing w:val="-4"/>
                <w:sz w:val="20"/>
              </w:rPr>
              <w:t>assets</w:t>
            </w:r>
          </w:p>
        </w:tc>
        <w:tc>
          <w:tcPr>
            <w:tcW w:w="2565" w:type="dxa"/>
          </w:tcPr>
          <w:p w14:paraId="17913198" w14:textId="77777777" w:rsidR="00620CF6" w:rsidRDefault="00000000">
            <w:pPr>
              <w:pStyle w:val="TableParagraph"/>
              <w:ind w:left="743"/>
              <w:rPr>
                <w:sz w:val="20"/>
              </w:rPr>
            </w:pPr>
            <w:r>
              <w:rPr>
                <w:spacing w:val="-5"/>
                <w:sz w:val="20"/>
              </w:rPr>
              <w:t>ga</w:t>
            </w:r>
          </w:p>
        </w:tc>
      </w:tr>
      <w:tr w:rsidR="00620CF6" w14:paraId="3EDAE07F" w14:textId="77777777">
        <w:trPr>
          <w:trHeight w:val="398"/>
        </w:trPr>
        <w:tc>
          <w:tcPr>
            <w:tcW w:w="1063" w:type="dxa"/>
            <w:shd w:val="clear" w:color="auto" w:fill="F7F7F7"/>
          </w:tcPr>
          <w:p w14:paraId="7F640607" w14:textId="77777777" w:rsidR="00620CF6" w:rsidRDefault="00000000">
            <w:pPr>
              <w:pStyle w:val="TableParagraph"/>
              <w:rPr>
                <w:sz w:val="20"/>
              </w:rPr>
            </w:pPr>
            <w:r>
              <w:rPr>
                <w:spacing w:val="-2"/>
                <w:sz w:val="20"/>
              </w:rPr>
              <w:t>AN1222</w:t>
            </w:r>
          </w:p>
        </w:tc>
        <w:tc>
          <w:tcPr>
            <w:tcW w:w="5027" w:type="dxa"/>
            <w:shd w:val="clear" w:color="auto" w:fill="F7F7F7"/>
          </w:tcPr>
          <w:p w14:paraId="3B482DC9" w14:textId="77777777" w:rsidR="00620CF6" w:rsidRDefault="00000000">
            <w:pPr>
              <w:pStyle w:val="TableParagraph"/>
              <w:ind w:left="146"/>
              <w:rPr>
                <w:sz w:val="20"/>
              </w:rPr>
            </w:pPr>
            <w:r>
              <w:rPr>
                <w:spacing w:val="-4"/>
                <w:sz w:val="20"/>
              </w:rPr>
              <w:t>Other</w:t>
            </w:r>
            <w:r>
              <w:rPr>
                <w:spacing w:val="-3"/>
                <w:sz w:val="20"/>
              </w:rPr>
              <w:t xml:space="preserve"> </w:t>
            </w:r>
            <w:r>
              <w:rPr>
                <w:spacing w:val="-4"/>
                <w:sz w:val="20"/>
              </w:rPr>
              <w:t>work-in-progress</w:t>
            </w:r>
          </w:p>
        </w:tc>
        <w:tc>
          <w:tcPr>
            <w:tcW w:w="2565" w:type="dxa"/>
            <w:shd w:val="clear" w:color="auto" w:fill="F7F7F7"/>
          </w:tcPr>
          <w:p w14:paraId="5B113995" w14:textId="77777777" w:rsidR="00620CF6" w:rsidRDefault="00000000">
            <w:pPr>
              <w:pStyle w:val="TableParagraph"/>
              <w:ind w:left="743"/>
              <w:rPr>
                <w:sz w:val="20"/>
              </w:rPr>
            </w:pPr>
            <w:r>
              <w:rPr>
                <w:spacing w:val="-5"/>
                <w:sz w:val="20"/>
              </w:rPr>
              <w:t>ga</w:t>
            </w:r>
          </w:p>
        </w:tc>
      </w:tr>
      <w:tr w:rsidR="00620CF6" w14:paraId="429D9FFD" w14:textId="77777777">
        <w:trPr>
          <w:trHeight w:val="498"/>
        </w:trPr>
        <w:tc>
          <w:tcPr>
            <w:tcW w:w="1063" w:type="dxa"/>
          </w:tcPr>
          <w:p w14:paraId="6DE33A08" w14:textId="77777777" w:rsidR="00620CF6" w:rsidRDefault="00000000">
            <w:pPr>
              <w:pStyle w:val="TableParagraph"/>
              <w:rPr>
                <w:sz w:val="20"/>
              </w:rPr>
            </w:pPr>
            <w:r>
              <w:rPr>
                <w:spacing w:val="-2"/>
                <w:sz w:val="20"/>
              </w:rPr>
              <w:t>AN123</w:t>
            </w:r>
          </w:p>
        </w:tc>
        <w:tc>
          <w:tcPr>
            <w:tcW w:w="5027" w:type="dxa"/>
          </w:tcPr>
          <w:p w14:paraId="41363333" w14:textId="77777777" w:rsidR="00620CF6" w:rsidRDefault="00000000">
            <w:pPr>
              <w:pStyle w:val="TableParagraph"/>
              <w:ind w:left="145"/>
              <w:rPr>
                <w:sz w:val="20"/>
              </w:rPr>
            </w:pPr>
            <w:r>
              <w:rPr>
                <w:spacing w:val="-2"/>
                <w:sz w:val="20"/>
              </w:rPr>
              <w:t>Finished</w:t>
            </w:r>
            <w:r>
              <w:rPr>
                <w:spacing w:val="1"/>
                <w:sz w:val="20"/>
              </w:rPr>
              <w:t xml:space="preserve"> </w:t>
            </w:r>
            <w:r>
              <w:rPr>
                <w:spacing w:val="-4"/>
                <w:sz w:val="20"/>
              </w:rPr>
              <w:t>goods</w:t>
            </w:r>
          </w:p>
        </w:tc>
        <w:tc>
          <w:tcPr>
            <w:tcW w:w="2565" w:type="dxa"/>
          </w:tcPr>
          <w:p w14:paraId="575713C0" w14:textId="77777777" w:rsidR="00620CF6" w:rsidRDefault="00000000">
            <w:pPr>
              <w:pStyle w:val="TableParagraph"/>
              <w:ind w:left="743"/>
              <w:rPr>
                <w:sz w:val="20"/>
              </w:rPr>
            </w:pPr>
            <w:r>
              <w:rPr>
                <w:spacing w:val="-5"/>
                <w:sz w:val="20"/>
              </w:rPr>
              <w:t>ga</w:t>
            </w:r>
          </w:p>
        </w:tc>
      </w:tr>
      <w:tr w:rsidR="00620CF6" w14:paraId="71732310" w14:textId="77777777">
        <w:trPr>
          <w:trHeight w:val="398"/>
        </w:trPr>
        <w:tc>
          <w:tcPr>
            <w:tcW w:w="1063" w:type="dxa"/>
            <w:shd w:val="clear" w:color="auto" w:fill="F7F7F7"/>
          </w:tcPr>
          <w:p w14:paraId="340F94B0" w14:textId="77777777" w:rsidR="00620CF6" w:rsidRDefault="00000000">
            <w:pPr>
              <w:pStyle w:val="TableParagraph"/>
              <w:rPr>
                <w:sz w:val="20"/>
              </w:rPr>
            </w:pPr>
            <w:r>
              <w:rPr>
                <w:spacing w:val="-2"/>
                <w:sz w:val="20"/>
              </w:rPr>
              <w:t>AN124</w:t>
            </w:r>
          </w:p>
        </w:tc>
        <w:tc>
          <w:tcPr>
            <w:tcW w:w="5027" w:type="dxa"/>
            <w:shd w:val="clear" w:color="auto" w:fill="F7F7F7"/>
          </w:tcPr>
          <w:p w14:paraId="54C7ED5E" w14:textId="77777777" w:rsidR="00620CF6" w:rsidRDefault="00000000">
            <w:pPr>
              <w:pStyle w:val="TableParagraph"/>
              <w:ind w:left="146"/>
              <w:rPr>
                <w:sz w:val="20"/>
              </w:rPr>
            </w:pPr>
            <w:r>
              <w:rPr>
                <w:sz w:val="20"/>
              </w:rPr>
              <w:t>Military</w:t>
            </w:r>
            <w:r>
              <w:rPr>
                <w:spacing w:val="1"/>
                <w:sz w:val="20"/>
              </w:rPr>
              <w:t xml:space="preserve"> </w:t>
            </w:r>
            <w:r>
              <w:rPr>
                <w:spacing w:val="-2"/>
                <w:sz w:val="20"/>
              </w:rPr>
              <w:t>inventories</w:t>
            </w:r>
          </w:p>
        </w:tc>
        <w:tc>
          <w:tcPr>
            <w:tcW w:w="2565" w:type="dxa"/>
            <w:shd w:val="clear" w:color="auto" w:fill="F7F7F7"/>
          </w:tcPr>
          <w:p w14:paraId="14EA094A" w14:textId="77777777" w:rsidR="00620CF6" w:rsidRDefault="00000000">
            <w:pPr>
              <w:pStyle w:val="TableParagraph"/>
              <w:ind w:left="743"/>
              <w:rPr>
                <w:sz w:val="20"/>
              </w:rPr>
            </w:pPr>
            <w:r>
              <w:rPr>
                <w:spacing w:val="-5"/>
                <w:sz w:val="20"/>
              </w:rPr>
              <w:t>ga</w:t>
            </w:r>
          </w:p>
        </w:tc>
      </w:tr>
      <w:tr w:rsidR="00620CF6" w14:paraId="017588BF" w14:textId="77777777">
        <w:trPr>
          <w:trHeight w:val="398"/>
        </w:trPr>
        <w:tc>
          <w:tcPr>
            <w:tcW w:w="1063" w:type="dxa"/>
          </w:tcPr>
          <w:p w14:paraId="69150C14" w14:textId="77777777" w:rsidR="00620CF6" w:rsidRDefault="00000000">
            <w:pPr>
              <w:pStyle w:val="TableParagraph"/>
              <w:rPr>
                <w:sz w:val="20"/>
              </w:rPr>
            </w:pPr>
            <w:r>
              <w:rPr>
                <w:spacing w:val="-2"/>
                <w:sz w:val="20"/>
              </w:rPr>
              <w:t>AN125</w:t>
            </w:r>
          </w:p>
        </w:tc>
        <w:tc>
          <w:tcPr>
            <w:tcW w:w="5027" w:type="dxa"/>
          </w:tcPr>
          <w:p w14:paraId="677D516D" w14:textId="77777777" w:rsidR="00620CF6" w:rsidRDefault="00000000">
            <w:pPr>
              <w:pStyle w:val="TableParagraph"/>
              <w:ind w:left="145"/>
              <w:rPr>
                <w:sz w:val="20"/>
              </w:rPr>
            </w:pPr>
            <w:r>
              <w:rPr>
                <w:sz w:val="20"/>
              </w:rPr>
              <w:t>Goods</w:t>
            </w:r>
            <w:r>
              <w:rPr>
                <w:spacing w:val="-7"/>
                <w:sz w:val="20"/>
              </w:rPr>
              <w:t xml:space="preserve"> </w:t>
            </w:r>
            <w:r>
              <w:rPr>
                <w:sz w:val="20"/>
              </w:rPr>
              <w:t>for</w:t>
            </w:r>
            <w:r>
              <w:rPr>
                <w:spacing w:val="-6"/>
                <w:sz w:val="20"/>
              </w:rPr>
              <w:t xml:space="preserve"> </w:t>
            </w:r>
            <w:r>
              <w:rPr>
                <w:spacing w:val="-2"/>
                <w:sz w:val="20"/>
              </w:rPr>
              <w:t>resale</w:t>
            </w:r>
          </w:p>
        </w:tc>
        <w:tc>
          <w:tcPr>
            <w:tcW w:w="2565" w:type="dxa"/>
          </w:tcPr>
          <w:p w14:paraId="4DA9AD98" w14:textId="77777777" w:rsidR="00620CF6" w:rsidRDefault="00000000">
            <w:pPr>
              <w:pStyle w:val="TableParagraph"/>
              <w:ind w:left="743"/>
              <w:rPr>
                <w:sz w:val="20"/>
              </w:rPr>
            </w:pPr>
            <w:r>
              <w:rPr>
                <w:spacing w:val="-5"/>
                <w:sz w:val="20"/>
              </w:rPr>
              <w:t>ga</w:t>
            </w:r>
          </w:p>
        </w:tc>
      </w:tr>
      <w:tr w:rsidR="00620CF6" w14:paraId="5B971E6A" w14:textId="77777777">
        <w:trPr>
          <w:trHeight w:val="398"/>
        </w:trPr>
        <w:tc>
          <w:tcPr>
            <w:tcW w:w="1063" w:type="dxa"/>
            <w:shd w:val="clear" w:color="auto" w:fill="F7F7F7"/>
          </w:tcPr>
          <w:p w14:paraId="150BC9C7" w14:textId="77777777" w:rsidR="00620CF6" w:rsidRDefault="00000000">
            <w:pPr>
              <w:pStyle w:val="TableParagraph"/>
              <w:rPr>
                <w:sz w:val="20"/>
              </w:rPr>
            </w:pPr>
            <w:r>
              <w:rPr>
                <w:spacing w:val="-4"/>
                <w:sz w:val="20"/>
              </w:rPr>
              <w:t>AN13</w:t>
            </w:r>
          </w:p>
        </w:tc>
        <w:tc>
          <w:tcPr>
            <w:tcW w:w="5027" w:type="dxa"/>
            <w:shd w:val="clear" w:color="auto" w:fill="F7F7F7"/>
          </w:tcPr>
          <w:p w14:paraId="0048883A" w14:textId="77777777" w:rsidR="00620CF6" w:rsidRDefault="00000000">
            <w:pPr>
              <w:pStyle w:val="TableParagraph"/>
              <w:ind w:left="146"/>
              <w:rPr>
                <w:sz w:val="20"/>
              </w:rPr>
            </w:pPr>
            <w:r>
              <w:rPr>
                <w:spacing w:val="-2"/>
                <w:sz w:val="20"/>
              </w:rPr>
              <w:t>Valuables</w:t>
            </w:r>
          </w:p>
        </w:tc>
        <w:tc>
          <w:tcPr>
            <w:tcW w:w="2565" w:type="dxa"/>
            <w:shd w:val="clear" w:color="auto" w:fill="F7F7F7"/>
          </w:tcPr>
          <w:p w14:paraId="799EC922" w14:textId="77777777" w:rsidR="00620CF6" w:rsidRDefault="00000000">
            <w:pPr>
              <w:pStyle w:val="TableParagraph"/>
              <w:ind w:left="743"/>
              <w:rPr>
                <w:sz w:val="20"/>
              </w:rPr>
            </w:pPr>
            <w:r>
              <w:rPr>
                <w:spacing w:val="-5"/>
                <w:sz w:val="20"/>
              </w:rPr>
              <w:t>ga</w:t>
            </w:r>
          </w:p>
        </w:tc>
      </w:tr>
      <w:tr w:rsidR="00620CF6" w14:paraId="06BFDD9C" w14:textId="77777777">
        <w:trPr>
          <w:trHeight w:val="398"/>
        </w:trPr>
        <w:tc>
          <w:tcPr>
            <w:tcW w:w="1063" w:type="dxa"/>
          </w:tcPr>
          <w:p w14:paraId="4F76BF45" w14:textId="77777777" w:rsidR="00620CF6" w:rsidRDefault="00000000">
            <w:pPr>
              <w:pStyle w:val="TableParagraph"/>
              <w:rPr>
                <w:sz w:val="20"/>
              </w:rPr>
            </w:pPr>
            <w:r>
              <w:rPr>
                <w:spacing w:val="-2"/>
                <w:sz w:val="20"/>
              </w:rPr>
              <w:t>AN131</w:t>
            </w:r>
          </w:p>
        </w:tc>
        <w:tc>
          <w:tcPr>
            <w:tcW w:w="5027" w:type="dxa"/>
          </w:tcPr>
          <w:p w14:paraId="19949016" w14:textId="77777777" w:rsidR="00620CF6" w:rsidRDefault="00000000">
            <w:pPr>
              <w:pStyle w:val="TableParagraph"/>
              <w:ind w:left="145"/>
              <w:rPr>
                <w:sz w:val="20"/>
              </w:rPr>
            </w:pPr>
            <w:r>
              <w:rPr>
                <w:sz w:val="20"/>
              </w:rPr>
              <w:t>Precious</w:t>
            </w:r>
            <w:r>
              <w:rPr>
                <w:spacing w:val="-5"/>
                <w:sz w:val="20"/>
              </w:rPr>
              <w:t xml:space="preserve"> </w:t>
            </w:r>
            <w:r>
              <w:rPr>
                <w:sz w:val="20"/>
              </w:rPr>
              <w:t>metals</w:t>
            </w:r>
            <w:r>
              <w:rPr>
                <w:spacing w:val="-4"/>
                <w:sz w:val="20"/>
              </w:rPr>
              <w:t xml:space="preserve"> </w:t>
            </w:r>
            <w:r>
              <w:rPr>
                <w:sz w:val="20"/>
              </w:rPr>
              <w:t>and</w:t>
            </w:r>
            <w:r>
              <w:rPr>
                <w:spacing w:val="-4"/>
                <w:sz w:val="20"/>
              </w:rPr>
              <w:t xml:space="preserve"> </w:t>
            </w:r>
            <w:r>
              <w:rPr>
                <w:spacing w:val="-2"/>
                <w:sz w:val="20"/>
              </w:rPr>
              <w:t>stones</w:t>
            </w:r>
          </w:p>
        </w:tc>
        <w:tc>
          <w:tcPr>
            <w:tcW w:w="2565" w:type="dxa"/>
          </w:tcPr>
          <w:p w14:paraId="7368638C" w14:textId="77777777" w:rsidR="00620CF6" w:rsidRDefault="00000000">
            <w:pPr>
              <w:pStyle w:val="TableParagraph"/>
              <w:ind w:left="743"/>
              <w:rPr>
                <w:sz w:val="20"/>
              </w:rPr>
            </w:pPr>
            <w:r>
              <w:rPr>
                <w:spacing w:val="-5"/>
                <w:sz w:val="20"/>
              </w:rPr>
              <w:t>ga</w:t>
            </w:r>
          </w:p>
        </w:tc>
      </w:tr>
      <w:tr w:rsidR="00620CF6" w14:paraId="1C80526F" w14:textId="77777777">
        <w:trPr>
          <w:trHeight w:val="398"/>
        </w:trPr>
        <w:tc>
          <w:tcPr>
            <w:tcW w:w="1063" w:type="dxa"/>
            <w:shd w:val="clear" w:color="auto" w:fill="F7F7F7"/>
          </w:tcPr>
          <w:p w14:paraId="09A564F2" w14:textId="77777777" w:rsidR="00620CF6" w:rsidRDefault="00000000">
            <w:pPr>
              <w:pStyle w:val="TableParagraph"/>
              <w:rPr>
                <w:sz w:val="20"/>
              </w:rPr>
            </w:pPr>
            <w:r>
              <w:rPr>
                <w:spacing w:val="-2"/>
                <w:sz w:val="20"/>
              </w:rPr>
              <w:t>AN132</w:t>
            </w:r>
          </w:p>
        </w:tc>
        <w:tc>
          <w:tcPr>
            <w:tcW w:w="5027" w:type="dxa"/>
            <w:shd w:val="clear" w:color="auto" w:fill="F7F7F7"/>
          </w:tcPr>
          <w:p w14:paraId="291E3F07" w14:textId="77777777" w:rsidR="00620CF6" w:rsidRDefault="00000000">
            <w:pPr>
              <w:pStyle w:val="TableParagraph"/>
              <w:ind w:left="146"/>
              <w:rPr>
                <w:sz w:val="20"/>
              </w:rPr>
            </w:pPr>
            <w:r>
              <w:rPr>
                <w:sz w:val="20"/>
              </w:rPr>
              <w:t>Antiques</w:t>
            </w:r>
            <w:r>
              <w:rPr>
                <w:spacing w:val="-1"/>
                <w:sz w:val="20"/>
              </w:rPr>
              <w:t xml:space="preserve"> </w:t>
            </w:r>
            <w:r>
              <w:rPr>
                <w:sz w:val="20"/>
              </w:rPr>
              <w:t>and other</w:t>
            </w:r>
            <w:r>
              <w:rPr>
                <w:spacing w:val="-1"/>
                <w:sz w:val="20"/>
              </w:rPr>
              <w:t xml:space="preserve"> </w:t>
            </w:r>
            <w:r>
              <w:rPr>
                <w:sz w:val="20"/>
              </w:rPr>
              <w:t xml:space="preserve">art </w:t>
            </w:r>
            <w:r>
              <w:rPr>
                <w:spacing w:val="-2"/>
                <w:sz w:val="20"/>
              </w:rPr>
              <w:t>objects</w:t>
            </w:r>
          </w:p>
        </w:tc>
        <w:tc>
          <w:tcPr>
            <w:tcW w:w="2565" w:type="dxa"/>
            <w:shd w:val="clear" w:color="auto" w:fill="F7F7F7"/>
          </w:tcPr>
          <w:p w14:paraId="0864C258" w14:textId="77777777" w:rsidR="00620CF6" w:rsidRDefault="00000000">
            <w:pPr>
              <w:pStyle w:val="TableParagraph"/>
              <w:ind w:left="743"/>
              <w:rPr>
                <w:sz w:val="20"/>
              </w:rPr>
            </w:pPr>
            <w:r>
              <w:rPr>
                <w:spacing w:val="-5"/>
                <w:sz w:val="20"/>
              </w:rPr>
              <w:t>ga</w:t>
            </w:r>
          </w:p>
        </w:tc>
      </w:tr>
      <w:tr w:rsidR="00620CF6" w14:paraId="539DE287" w14:textId="77777777">
        <w:trPr>
          <w:trHeight w:val="498"/>
        </w:trPr>
        <w:tc>
          <w:tcPr>
            <w:tcW w:w="1063" w:type="dxa"/>
          </w:tcPr>
          <w:p w14:paraId="01E7231A" w14:textId="77777777" w:rsidR="00620CF6" w:rsidRDefault="00000000">
            <w:pPr>
              <w:pStyle w:val="TableParagraph"/>
              <w:spacing w:before="168"/>
              <w:rPr>
                <w:sz w:val="20"/>
              </w:rPr>
            </w:pPr>
            <w:r>
              <w:rPr>
                <w:spacing w:val="-2"/>
                <w:sz w:val="20"/>
              </w:rPr>
              <w:t>AN133</w:t>
            </w:r>
          </w:p>
        </w:tc>
        <w:tc>
          <w:tcPr>
            <w:tcW w:w="5027" w:type="dxa"/>
          </w:tcPr>
          <w:p w14:paraId="1B3A4775" w14:textId="77777777" w:rsidR="00620CF6" w:rsidRDefault="00000000">
            <w:pPr>
              <w:pStyle w:val="TableParagraph"/>
              <w:spacing w:before="168"/>
              <w:ind w:left="145"/>
              <w:rPr>
                <w:sz w:val="20"/>
              </w:rPr>
            </w:pPr>
            <w:r>
              <w:rPr>
                <w:sz w:val="20"/>
              </w:rPr>
              <w:t>Other</w:t>
            </w:r>
            <w:r>
              <w:rPr>
                <w:spacing w:val="10"/>
                <w:sz w:val="20"/>
              </w:rPr>
              <w:t xml:space="preserve"> </w:t>
            </w:r>
            <w:r>
              <w:rPr>
                <w:spacing w:val="-2"/>
                <w:sz w:val="20"/>
              </w:rPr>
              <w:t>valuables</w:t>
            </w:r>
          </w:p>
        </w:tc>
        <w:tc>
          <w:tcPr>
            <w:tcW w:w="2565" w:type="dxa"/>
          </w:tcPr>
          <w:p w14:paraId="25D41106" w14:textId="77777777" w:rsidR="00620CF6" w:rsidRDefault="00000000">
            <w:pPr>
              <w:pStyle w:val="TableParagraph"/>
              <w:spacing w:before="168"/>
              <w:ind w:left="743"/>
              <w:rPr>
                <w:sz w:val="20"/>
              </w:rPr>
            </w:pPr>
            <w:r>
              <w:rPr>
                <w:spacing w:val="-5"/>
                <w:sz w:val="20"/>
              </w:rPr>
              <w:t>ga</w:t>
            </w:r>
          </w:p>
        </w:tc>
      </w:tr>
      <w:tr w:rsidR="00620CF6" w14:paraId="69CCEAFD" w14:textId="77777777">
        <w:trPr>
          <w:trHeight w:val="398"/>
        </w:trPr>
        <w:tc>
          <w:tcPr>
            <w:tcW w:w="1063" w:type="dxa"/>
            <w:shd w:val="clear" w:color="auto" w:fill="F7F7F7"/>
          </w:tcPr>
          <w:p w14:paraId="6B083C97" w14:textId="77777777" w:rsidR="00620CF6" w:rsidRDefault="00000000">
            <w:pPr>
              <w:pStyle w:val="TableParagraph"/>
              <w:rPr>
                <w:sz w:val="20"/>
              </w:rPr>
            </w:pPr>
            <w:r>
              <w:rPr>
                <w:spacing w:val="-5"/>
                <w:sz w:val="20"/>
              </w:rPr>
              <w:t>AN2</w:t>
            </w:r>
          </w:p>
        </w:tc>
        <w:tc>
          <w:tcPr>
            <w:tcW w:w="5027" w:type="dxa"/>
            <w:shd w:val="clear" w:color="auto" w:fill="F7F7F7"/>
          </w:tcPr>
          <w:p w14:paraId="36096E1C" w14:textId="77777777" w:rsidR="00620CF6" w:rsidRPr="003A075B" w:rsidRDefault="00000000">
            <w:pPr>
              <w:pStyle w:val="TableParagraph"/>
              <w:ind w:left="146"/>
              <w:rPr>
                <w:sz w:val="20"/>
                <w:lang w:val="it-IT"/>
              </w:rPr>
            </w:pPr>
            <w:r w:rsidRPr="003A075B">
              <w:rPr>
                <w:spacing w:val="-6"/>
                <w:sz w:val="20"/>
                <w:lang w:val="it-IT"/>
              </w:rPr>
              <w:t>Non-produced</w:t>
            </w:r>
            <w:r w:rsidRPr="003A075B">
              <w:rPr>
                <w:spacing w:val="15"/>
                <w:sz w:val="20"/>
                <w:lang w:val="it-IT"/>
              </w:rPr>
              <w:t xml:space="preserve"> </w:t>
            </w:r>
            <w:r w:rsidRPr="003A075B">
              <w:rPr>
                <w:spacing w:val="-6"/>
                <w:sz w:val="20"/>
                <w:lang w:val="it-IT"/>
              </w:rPr>
              <w:t>non-financial</w:t>
            </w:r>
            <w:r w:rsidRPr="003A075B">
              <w:rPr>
                <w:spacing w:val="15"/>
                <w:sz w:val="20"/>
                <w:lang w:val="it-IT"/>
              </w:rPr>
              <w:t xml:space="preserve"> </w:t>
            </w:r>
            <w:r w:rsidRPr="003A075B">
              <w:rPr>
                <w:spacing w:val="-6"/>
                <w:sz w:val="20"/>
                <w:lang w:val="it-IT"/>
              </w:rPr>
              <w:t>assets</w:t>
            </w:r>
          </w:p>
        </w:tc>
        <w:tc>
          <w:tcPr>
            <w:tcW w:w="2565" w:type="dxa"/>
            <w:shd w:val="clear" w:color="auto" w:fill="F7F7F7"/>
          </w:tcPr>
          <w:p w14:paraId="22D1E863" w14:textId="77777777" w:rsidR="00620CF6" w:rsidRDefault="00000000">
            <w:pPr>
              <w:pStyle w:val="TableParagraph"/>
              <w:ind w:left="743"/>
              <w:rPr>
                <w:sz w:val="20"/>
              </w:rPr>
            </w:pPr>
            <w:r>
              <w:rPr>
                <w:spacing w:val="-5"/>
                <w:sz w:val="20"/>
              </w:rPr>
              <w:t>ga</w:t>
            </w:r>
          </w:p>
        </w:tc>
      </w:tr>
      <w:tr w:rsidR="00620CF6" w14:paraId="3BB46399" w14:textId="77777777">
        <w:trPr>
          <w:trHeight w:val="398"/>
        </w:trPr>
        <w:tc>
          <w:tcPr>
            <w:tcW w:w="1063" w:type="dxa"/>
          </w:tcPr>
          <w:p w14:paraId="755FE19F" w14:textId="77777777" w:rsidR="00620CF6" w:rsidRDefault="00000000">
            <w:pPr>
              <w:pStyle w:val="TableParagraph"/>
              <w:rPr>
                <w:sz w:val="20"/>
              </w:rPr>
            </w:pPr>
            <w:r>
              <w:rPr>
                <w:spacing w:val="-4"/>
                <w:sz w:val="20"/>
              </w:rPr>
              <w:t>AN21</w:t>
            </w:r>
          </w:p>
        </w:tc>
        <w:tc>
          <w:tcPr>
            <w:tcW w:w="5027" w:type="dxa"/>
          </w:tcPr>
          <w:p w14:paraId="7A5F784F" w14:textId="77777777" w:rsidR="00620CF6" w:rsidRDefault="00000000">
            <w:pPr>
              <w:pStyle w:val="TableParagraph"/>
              <w:ind w:left="145"/>
              <w:rPr>
                <w:sz w:val="20"/>
              </w:rPr>
            </w:pPr>
            <w:r>
              <w:rPr>
                <w:sz w:val="20"/>
              </w:rPr>
              <w:t>Natural</w:t>
            </w:r>
            <w:r>
              <w:rPr>
                <w:spacing w:val="-5"/>
                <w:sz w:val="20"/>
              </w:rPr>
              <w:t xml:space="preserve"> </w:t>
            </w:r>
            <w:r>
              <w:rPr>
                <w:spacing w:val="-2"/>
                <w:sz w:val="20"/>
              </w:rPr>
              <w:t>resources</w:t>
            </w:r>
          </w:p>
        </w:tc>
        <w:tc>
          <w:tcPr>
            <w:tcW w:w="2565" w:type="dxa"/>
          </w:tcPr>
          <w:p w14:paraId="3B97701A" w14:textId="77777777" w:rsidR="00620CF6" w:rsidRDefault="00000000">
            <w:pPr>
              <w:pStyle w:val="TableParagraph"/>
              <w:ind w:left="743"/>
              <w:rPr>
                <w:sz w:val="20"/>
              </w:rPr>
            </w:pPr>
            <w:r>
              <w:rPr>
                <w:spacing w:val="-5"/>
                <w:sz w:val="20"/>
              </w:rPr>
              <w:t>ga</w:t>
            </w:r>
          </w:p>
        </w:tc>
      </w:tr>
      <w:tr w:rsidR="00620CF6" w14:paraId="53064ABB" w14:textId="77777777">
        <w:trPr>
          <w:trHeight w:val="398"/>
        </w:trPr>
        <w:tc>
          <w:tcPr>
            <w:tcW w:w="1063" w:type="dxa"/>
            <w:shd w:val="clear" w:color="auto" w:fill="F7F7F7"/>
          </w:tcPr>
          <w:p w14:paraId="125DA95F" w14:textId="77777777" w:rsidR="00620CF6" w:rsidRDefault="00000000">
            <w:pPr>
              <w:pStyle w:val="TableParagraph"/>
              <w:rPr>
                <w:sz w:val="20"/>
              </w:rPr>
            </w:pPr>
            <w:r>
              <w:rPr>
                <w:spacing w:val="-2"/>
                <w:sz w:val="20"/>
              </w:rPr>
              <w:t>AN211</w:t>
            </w:r>
          </w:p>
        </w:tc>
        <w:tc>
          <w:tcPr>
            <w:tcW w:w="5027" w:type="dxa"/>
            <w:shd w:val="clear" w:color="auto" w:fill="F7F7F7"/>
          </w:tcPr>
          <w:p w14:paraId="2E374B40" w14:textId="77777777" w:rsidR="00620CF6" w:rsidRDefault="00000000">
            <w:pPr>
              <w:pStyle w:val="TableParagraph"/>
              <w:ind w:left="146"/>
              <w:rPr>
                <w:sz w:val="20"/>
              </w:rPr>
            </w:pPr>
            <w:r>
              <w:rPr>
                <w:spacing w:val="-4"/>
                <w:sz w:val="20"/>
              </w:rPr>
              <w:t>Land</w:t>
            </w:r>
          </w:p>
        </w:tc>
        <w:tc>
          <w:tcPr>
            <w:tcW w:w="2565" w:type="dxa"/>
            <w:shd w:val="clear" w:color="auto" w:fill="F7F7F7"/>
          </w:tcPr>
          <w:p w14:paraId="1A4E9066" w14:textId="77777777" w:rsidR="00620CF6" w:rsidRDefault="00000000">
            <w:pPr>
              <w:pStyle w:val="TableParagraph"/>
              <w:ind w:left="743"/>
              <w:rPr>
                <w:sz w:val="20"/>
              </w:rPr>
            </w:pPr>
            <w:r>
              <w:rPr>
                <w:spacing w:val="-5"/>
                <w:sz w:val="20"/>
              </w:rPr>
              <w:t>ga</w:t>
            </w:r>
          </w:p>
        </w:tc>
      </w:tr>
      <w:tr w:rsidR="00620CF6" w14:paraId="672F50DF" w14:textId="77777777">
        <w:trPr>
          <w:trHeight w:val="498"/>
        </w:trPr>
        <w:tc>
          <w:tcPr>
            <w:tcW w:w="1063" w:type="dxa"/>
          </w:tcPr>
          <w:p w14:paraId="336DD22F" w14:textId="77777777" w:rsidR="00620CF6" w:rsidRDefault="00000000">
            <w:pPr>
              <w:pStyle w:val="TableParagraph"/>
              <w:rPr>
                <w:sz w:val="20"/>
              </w:rPr>
            </w:pPr>
            <w:r>
              <w:rPr>
                <w:spacing w:val="-2"/>
                <w:sz w:val="20"/>
              </w:rPr>
              <w:t>AN21111</w:t>
            </w:r>
          </w:p>
        </w:tc>
        <w:tc>
          <w:tcPr>
            <w:tcW w:w="5027" w:type="dxa"/>
          </w:tcPr>
          <w:p w14:paraId="17251E48" w14:textId="77777777" w:rsidR="00620CF6" w:rsidRDefault="00000000">
            <w:pPr>
              <w:pStyle w:val="TableParagraph"/>
              <w:ind w:left="145"/>
              <w:rPr>
                <w:sz w:val="20"/>
              </w:rPr>
            </w:pPr>
            <w:r>
              <w:rPr>
                <w:spacing w:val="-4"/>
                <w:sz w:val="20"/>
              </w:rPr>
              <w:t>Land</w:t>
            </w:r>
            <w:r>
              <w:rPr>
                <w:sz w:val="20"/>
              </w:rPr>
              <w:t xml:space="preserve"> </w:t>
            </w:r>
            <w:r>
              <w:rPr>
                <w:spacing w:val="-4"/>
                <w:sz w:val="20"/>
              </w:rPr>
              <w:t>underlying</w:t>
            </w:r>
            <w:r>
              <w:rPr>
                <w:sz w:val="20"/>
              </w:rPr>
              <w:t xml:space="preserve"> </w:t>
            </w:r>
            <w:r>
              <w:rPr>
                <w:spacing w:val="-4"/>
                <w:sz w:val="20"/>
              </w:rPr>
              <w:t>dwellings</w:t>
            </w:r>
          </w:p>
        </w:tc>
        <w:tc>
          <w:tcPr>
            <w:tcW w:w="2565" w:type="dxa"/>
          </w:tcPr>
          <w:p w14:paraId="06077565" w14:textId="77777777" w:rsidR="00620CF6" w:rsidRDefault="00000000">
            <w:pPr>
              <w:pStyle w:val="TableParagraph"/>
              <w:ind w:left="743"/>
              <w:rPr>
                <w:sz w:val="20"/>
              </w:rPr>
            </w:pPr>
            <w:r>
              <w:rPr>
                <w:spacing w:val="-5"/>
                <w:sz w:val="20"/>
              </w:rPr>
              <w:t>ga</w:t>
            </w:r>
          </w:p>
        </w:tc>
      </w:tr>
      <w:tr w:rsidR="00620CF6" w14:paraId="40261ACF" w14:textId="77777777">
        <w:trPr>
          <w:trHeight w:val="398"/>
        </w:trPr>
        <w:tc>
          <w:tcPr>
            <w:tcW w:w="1063" w:type="dxa"/>
            <w:shd w:val="clear" w:color="auto" w:fill="F7F7F7"/>
          </w:tcPr>
          <w:p w14:paraId="1D3E6929" w14:textId="77777777" w:rsidR="00620CF6" w:rsidRDefault="00000000">
            <w:pPr>
              <w:pStyle w:val="TableParagraph"/>
              <w:rPr>
                <w:sz w:val="20"/>
              </w:rPr>
            </w:pPr>
            <w:r>
              <w:rPr>
                <w:spacing w:val="-2"/>
                <w:sz w:val="20"/>
              </w:rPr>
              <w:t>AN212</w:t>
            </w:r>
          </w:p>
        </w:tc>
        <w:tc>
          <w:tcPr>
            <w:tcW w:w="5027" w:type="dxa"/>
            <w:shd w:val="clear" w:color="auto" w:fill="F7F7F7"/>
          </w:tcPr>
          <w:p w14:paraId="7E54FDD1" w14:textId="77777777" w:rsidR="00620CF6" w:rsidRDefault="00000000">
            <w:pPr>
              <w:pStyle w:val="TableParagraph"/>
              <w:ind w:left="146"/>
              <w:rPr>
                <w:sz w:val="20"/>
              </w:rPr>
            </w:pPr>
            <w:r>
              <w:rPr>
                <w:spacing w:val="-2"/>
                <w:sz w:val="20"/>
              </w:rPr>
              <w:t>Mineral</w:t>
            </w:r>
            <w:r>
              <w:rPr>
                <w:spacing w:val="-4"/>
                <w:sz w:val="20"/>
              </w:rPr>
              <w:t xml:space="preserve"> </w:t>
            </w:r>
            <w:r>
              <w:rPr>
                <w:spacing w:val="-2"/>
                <w:sz w:val="20"/>
              </w:rPr>
              <w:t>and</w:t>
            </w:r>
            <w:r>
              <w:rPr>
                <w:spacing w:val="-4"/>
                <w:sz w:val="20"/>
              </w:rPr>
              <w:t xml:space="preserve"> </w:t>
            </w:r>
            <w:r>
              <w:rPr>
                <w:spacing w:val="-2"/>
                <w:sz w:val="20"/>
              </w:rPr>
              <w:t>energy</w:t>
            </w:r>
            <w:r>
              <w:rPr>
                <w:spacing w:val="-3"/>
                <w:sz w:val="20"/>
              </w:rPr>
              <w:t xml:space="preserve"> </w:t>
            </w:r>
            <w:r>
              <w:rPr>
                <w:spacing w:val="-2"/>
                <w:sz w:val="20"/>
              </w:rPr>
              <w:t>reserves</w:t>
            </w:r>
          </w:p>
        </w:tc>
        <w:tc>
          <w:tcPr>
            <w:tcW w:w="2565" w:type="dxa"/>
            <w:shd w:val="clear" w:color="auto" w:fill="F7F7F7"/>
          </w:tcPr>
          <w:p w14:paraId="1D9A3669" w14:textId="77777777" w:rsidR="00620CF6" w:rsidRDefault="00000000">
            <w:pPr>
              <w:pStyle w:val="TableParagraph"/>
              <w:ind w:left="743"/>
              <w:rPr>
                <w:sz w:val="20"/>
              </w:rPr>
            </w:pPr>
            <w:r>
              <w:rPr>
                <w:spacing w:val="-5"/>
                <w:sz w:val="20"/>
              </w:rPr>
              <w:t>ga</w:t>
            </w:r>
          </w:p>
        </w:tc>
      </w:tr>
      <w:tr w:rsidR="00620CF6" w14:paraId="48D47773" w14:textId="77777777">
        <w:trPr>
          <w:trHeight w:val="398"/>
        </w:trPr>
        <w:tc>
          <w:tcPr>
            <w:tcW w:w="1063" w:type="dxa"/>
          </w:tcPr>
          <w:p w14:paraId="10DF47AD" w14:textId="77777777" w:rsidR="00620CF6" w:rsidRDefault="00000000">
            <w:pPr>
              <w:pStyle w:val="TableParagraph"/>
              <w:rPr>
                <w:sz w:val="20"/>
              </w:rPr>
            </w:pPr>
            <w:r>
              <w:rPr>
                <w:spacing w:val="-2"/>
                <w:sz w:val="20"/>
              </w:rPr>
              <w:t>AN213</w:t>
            </w:r>
          </w:p>
        </w:tc>
        <w:tc>
          <w:tcPr>
            <w:tcW w:w="5027" w:type="dxa"/>
          </w:tcPr>
          <w:p w14:paraId="60CD6E78" w14:textId="77777777" w:rsidR="00620CF6" w:rsidRDefault="00000000">
            <w:pPr>
              <w:pStyle w:val="TableParagraph"/>
              <w:ind w:left="145"/>
              <w:rPr>
                <w:sz w:val="20"/>
              </w:rPr>
            </w:pPr>
            <w:r>
              <w:rPr>
                <w:spacing w:val="-4"/>
                <w:sz w:val="20"/>
              </w:rPr>
              <w:t>Non-cultivated</w:t>
            </w:r>
            <w:r>
              <w:rPr>
                <w:spacing w:val="9"/>
                <w:sz w:val="20"/>
              </w:rPr>
              <w:t xml:space="preserve"> </w:t>
            </w:r>
            <w:r>
              <w:rPr>
                <w:spacing w:val="-4"/>
                <w:sz w:val="20"/>
              </w:rPr>
              <w:t>biological</w:t>
            </w:r>
            <w:r>
              <w:rPr>
                <w:spacing w:val="9"/>
                <w:sz w:val="20"/>
              </w:rPr>
              <w:t xml:space="preserve"> </w:t>
            </w:r>
            <w:r>
              <w:rPr>
                <w:spacing w:val="-4"/>
                <w:sz w:val="20"/>
              </w:rPr>
              <w:t>resources</w:t>
            </w:r>
          </w:p>
        </w:tc>
        <w:tc>
          <w:tcPr>
            <w:tcW w:w="2565" w:type="dxa"/>
          </w:tcPr>
          <w:p w14:paraId="4413DB64" w14:textId="77777777" w:rsidR="00620CF6" w:rsidRDefault="00000000">
            <w:pPr>
              <w:pStyle w:val="TableParagraph"/>
              <w:ind w:left="743"/>
              <w:rPr>
                <w:sz w:val="20"/>
              </w:rPr>
            </w:pPr>
            <w:r>
              <w:rPr>
                <w:spacing w:val="-5"/>
                <w:sz w:val="20"/>
              </w:rPr>
              <w:t>ga</w:t>
            </w:r>
          </w:p>
        </w:tc>
      </w:tr>
      <w:tr w:rsidR="00620CF6" w14:paraId="1E9C79D7" w14:textId="77777777">
        <w:trPr>
          <w:trHeight w:val="398"/>
        </w:trPr>
        <w:tc>
          <w:tcPr>
            <w:tcW w:w="1063" w:type="dxa"/>
            <w:shd w:val="clear" w:color="auto" w:fill="F7F7F7"/>
          </w:tcPr>
          <w:p w14:paraId="19F754BD" w14:textId="77777777" w:rsidR="00620CF6" w:rsidRDefault="00000000">
            <w:pPr>
              <w:pStyle w:val="TableParagraph"/>
              <w:rPr>
                <w:sz w:val="20"/>
              </w:rPr>
            </w:pPr>
            <w:r>
              <w:rPr>
                <w:spacing w:val="-2"/>
                <w:sz w:val="20"/>
              </w:rPr>
              <w:t>AN214</w:t>
            </w:r>
          </w:p>
        </w:tc>
        <w:tc>
          <w:tcPr>
            <w:tcW w:w="5027" w:type="dxa"/>
            <w:shd w:val="clear" w:color="auto" w:fill="F7F7F7"/>
          </w:tcPr>
          <w:p w14:paraId="407AA7F5" w14:textId="77777777" w:rsidR="00620CF6" w:rsidRDefault="00000000">
            <w:pPr>
              <w:pStyle w:val="TableParagraph"/>
              <w:ind w:left="146"/>
              <w:rPr>
                <w:sz w:val="20"/>
              </w:rPr>
            </w:pPr>
            <w:r>
              <w:rPr>
                <w:sz w:val="20"/>
              </w:rPr>
              <w:t>Water</w:t>
            </w:r>
            <w:r>
              <w:rPr>
                <w:spacing w:val="6"/>
                <w:sz w:val="20"/>
              </w:rPr>
              <w:t xml:space="preserve"> </w:t>
            </w:r>
            <w:r>
              <w:rPr>
                <w:spacing w:val="-2"/>
                <w:sz w:val="20"/>
              </w:rPr>
              <w:t>resources</w:t>
            </w:r>
          </w:p>
        </w:tc>
        <w:tc>
          <w:tcPr>
            <w:tcW w:w="2565" w:type="dxa"/>
            <w:shd w:val="clear" w:color="auto" w:fill="F7F7F7"/>
          </w:tcPr>
          <w:p w14:paraId="3C8A3EEA" w14:textId="77777777" w:rsidR="00620CF6" w:rsidRDefault="00000000">
            <w:pPr>
              <w:pStyle w:val="TableParagraph"/>
              <w:ind w:left="743"/>
              <w:rPr>
                <w:sz w:val="20"/>
              </w:rPr>
            </w:pPr>
            <w:r>
              <w:rPr>
                <w:spacing w:val="-5"/>
                <w:sz w:val="20"/>
              </w:rPr>
              <w:t>ga</w:t>
            </w:r>
          </w:p>
        </w:tc>
      </w:tr>
      <w:tr w:rsidR="00620CF6" w14:paraId="0A7B9316" w14:textId="77777777">
        <w:trPr>
          <w:trHeight w:val="398"/>
        </w:trPr>
        <w:tc>
          <w:tcPr>
            <w:tcW w:w="1063" w:type="dxa"/>
          </w:tcPr>
          <w:p w14:paraId="73FAF6FB" w14:textId="77777777" w:rsidR="00620CF6" w:rsidRDefault="00000000">
            <w:pPr>
              <w:pStyle w:val="TableParagraph"/>
              <w:rPr>
                <w:sz w:val="20"/>
              </w:rPr>
            </w:pPr>
            <w:r>
              <w:rPr>
                <w:spacing w:val="-2"/>
                <w:sz w:val="20"/>
              </w:rPr>
              <w:t>AN215</w:t>
            </w:r>
          </w:p>
        </w:tc>
        <w:tc>
          <w:tcPr>
            <w:tcW w:w="5027" w:type="dxa"/>
          </w:tcPr>
          <w:p w14:paraId="7DE1FF21" w14:textId="77777777" w:rsidR="00620CF6" w:rsidRDefault="00000000">
            <w:pPr>
              <w:pStyle w:val="TableParagraph"/>
              <w:ind w:left="145"/>
              <w:rPr>
                <w:sz w:val="20"/>
              </w:rPr>
            </w:pPr>
            <w:r>
              <w:rPr>
                <w:sz w:val="20"/>
              </w:rPr>
              <w:t>Other</w:t>
            </w:r>
            <w:r>
              <w:rPr>
                <w:spacing w:val="7"/>
                <w:sz w:val="20"/>
              </w:rPr>
              <w:t xml:space="preserve"> </w:t>
            </w:r>
            <w:r>
              <w:rPr>
                <w:sz w:val="20"/>
              </w:rPr>
              <w:t>natural</w:t>
            </w:r>
            <w:r>
              <w:rPr>
                <w:spacing w:val="7"/>
                <w:sz w:val="20"/>
              </w:rPr>
              <w:t xml:space="preserve"> </w:t>
            </w:r>
            <w:r>
              <w:rPr>
                <w:spacing w:val="-2"/>
                <w:sz w:val="20"/>
              </w:rPr>
              <w:t>resources</w:t>
            </w:r>
          </w:p>
        </w:tc>
        <w:tc>
          <w:tcPr>
            <w:tcW w:w="2565" w:type="dxa"/>
          </w:tcPr>
          <w:p w14:paraId="6205903E" w14:textId="77777777" w:rsidR="00620CF6" w:rsidRDefault="00000000">
            <w:pPr>
              <w:pStyle w:val="TableParagraph"/>
              <w:ind w:left="743"/>
              <w:rPr>
                <w:sz w:val="20"/>
              </w:rPr>
            </w:pPr>
            <w:r>
              <w:rPr>
                <w:spacing w:val="-5"/>
                <w:sz w:val="20"/>
              </w:rPr>
              <w:t>ga</w:t>
            </w:r>
          </w:p>
        </w:tc>
      </w:tr>
      <w:tr w:rsidR="00620CF6" w14:paraId="6AA8A70F" w14:textId="77777777">
        <w:trPr>
          <w:trHeight w:val="398"/>
        </w:trPr>
        <w:tc>
          <w:tcPr>
            <w:tcW w:w="1063" w:type="dxa"/>
            <w:shd w:val="clear" w:color="auto" w:fill="F7F7F7"/>
          </w:tcPr>
          <w:p w14:paraId="41C6706F" w14:textId="77777777" w:rsidR="00620CF6" w:rsidRDefault="00000000">
            <w:pPr>
              <w:pStyle w:val="TableParagraph"/>
              <w:rPr>
                <w:sz w:val="20"/>
              </w:rPr>
            </w:pPr>
            <w:r>
              <w:rPr>
                <w:spacing w:val="-2"/>
                <w:sz w:val="20"/>
              </w:rPr>
              <w:t>AN2151</w:t>
            </w:r>
          </w:p>
        </w:tc>
        <w:tc>
          <w:tcPr>
            <w:tcW w:w="5027" w:type="dxa"/>
            <w:shd w:val="clear" w:color="auto" w:fill="F7F7F7"/>
          </w:tcPr>
          <w:p w14:paraId="74D42A10" w14:textId="77777777" w:rsidR="00620CF6" w:rsidRDefault="00000000">
            <w:pPr>
              <w:pStyle w:val="TableParagraph"/>
              <w:ind w:left="146"/>
              <w:rPr>
                <w:sz w:val="20"/>
              </w:rPr>
            </w:pPr>
            <w:r>
              <w:rPr>
                <w:sz w:val="20"/>
              </w:rPr>
              <w:t xml:space="preserve">Radio </w:t>
            </w:r>
            <w:r>
              <w:rPr>
                <w:spacing w:val="-2"/>
                <w:sz w:val="20"/>
              </w:rPr>
              <w:t>spectra</w:t>
            </w:r>
          </w:p>
        </w:tc>
        <w:tc>
          <w:tcPr>
            <w:tcW w:w="2565" w:type="dxa"/>
            <w:shd w:val="clear" w:color="auto" w:fill="F7F7F7"/>
          </w:tcPr>
          <w:p w14:paraId="0A5E9C8E" w14:textId="77777777" w:rsidR="00620CF6" w:rsidRDefault="00000000">
            <w:pPr>
              <w:pStyle w:val="TableParagraph"/>
              <w:ind w:left="743"/>
              <w:rPr>
                <w:sz w:val="20"/>
              </w:rPr>
            </w:pPr>
            <w:r>
              <w:rPr>
                <w:spacing w:val="-5"/>
                <w:sz w:val="20"/>
              </w:rPr>
              <w:t>ga</w:t>
            </w:r>
          </w:p>
        </w:tc>
      </w:tr>
      <w:tr w:rsidR="00620CF6" w14:paraId="793C22C2" w14:textId="77777777">
        <w:trPr>
          <w:trHeight w:val="498"/>
        </w:trPr>
        <w:tc>
          <w:tcPr>
            <w:tcW w:w="1063" w:type="dxa"/>
          </w:tcPr>
          <w:p w14:paraId="631DE27C" w14:textId="77777777" w:rsidR="00620CF6" w:rsidRDefault="00000000">
            <w:pPr>
              <w:pStyle w:val="TableParagraph"/>
              <w:spacing w:before="168"/>
              <w:rPr>
                <w:sz w:val="20"/>
              </w:rPr>
            </w:pPr>
            <w:r>
              <w:rPr>
                <w:spacing w:val="-2"/>
                <w:sz w:val="20"/>
              </w:rPr>
              <w:t>AN2159</w:t>
            </w:r>
          </w:p>
        </w:tc>
        <w:tc>
          <w:tcPr>
            <w:tcW w:w="5027" w:type="dxa"/>
          </w:tcPr>
          <w:p w14:paraId="0C868871" w14:textId="77777777" w:rsidR="00620CF6" w:rsidRDefault="00000000">
            <w:pPr>
              <w:pStyle w:val="TableParagraph"/>
              <w:spacing w:before="168"/>
              <w:ind w:left="145"/>
              <w:rPr>
                <w:sz w:val="20"/>
              </w:rPr>
            </w:pPr>
            <w:r>
              <w:rPr>
                <w:spacing w:val="-2"/>
                <w:sz w:val="20"/>
              </w:rPr>
              <w:t>Other</w:t>
            </w:r>
          </w:p>
        </w:tc>
        <w:tc>
          <w:tcPr>
            <w:tcW w:w="2565" w:type="dxa"/>
          </w:tcPr>
          <w:p w14:paraId="202CFEEA" w14:textId="77777777" w:rsidR="00620CF6" w:rsidRDefault="00000000">
            <w:pPr>
              <w:pStyle w:val="TableParagraph"/>
              <w:spacing w:before="168"/>
              <w:ind w:left="743"/>
              <w:rPr>
                <w:sz w:val="20"/>
              </w:rPr>
            </w:pPr>
            <w:r>
              <w:rPr>
                <w:spacing w:val="-5"/>
                <w:sz w:val="20"/>
              </w:rPr>
              <w:t>ga</w:t>
            </w:r>
          </w:p>
        </w:tc>
      </w:tr>
      <w:tr w:rsidR="00620CF6" w14:paraId="302E2945" w14:textId="77777777">
        <w:trPr>
          <w:trHeight w:val="398"/>
        </w:trPr>
        <w:tc>
          <w:tcPr>
            <w:tcW w:w="1063" w:type="dxa"/>
            <w:shd w:val="clear" w:color="auto" w:fill="F7F7F7"/>
          </w:tcPr>
          <w:p w14:paraId="130E5ED2" w14:textId="77777777" w:rsidR="00620CF6" w:rsidRDefault="00000000">
            <w:pPr>
              <w:pStyle w:val="TableParagraph"/>
              <w:rPr>
                <w:sz w:val="20"/>
              </w:rPr>
            </w:pPr>
            <w:r>
              <w:rPr>
                <w:spacing w:val="-4"/>
                <w:sz w:val="20"/>
              </w:rPr>
              <w:t>AN22</w:t>
            </w:r>
          </w:p>
        </w:tc>
        <w:tc>
          <w:tcPr>
            <w:tcW w:w="5027" w:type="dxa"/>
            <w:shd w:val="clear" w:color="auto" w:fill="F7F7F7"/>
          </w:tcPr>
          <w:p w14:paraId="295858F6" w14:textId="77777777" w:rsidR="00620CF6" w:rsidRDefault="00000000">
            <w:pPr>
              <w:pStyle w:val="TableParagraph"/>
              <w:ind w:left="146"/>
              <w:rPr>
                <w:sz w:val="20"/>
              </w:rPr>
            </w:pPr>
            <w:r>
              <w:rPr>
                <w:sz w:val="20"/>
              </w:rPr>
              <w:t>Contracts,</w:t>
            </w:r>
            <w:r>
              <w:rPr>
                <w:spacing w:val="-1"/>
                <w:sz w:val="20"/>
              </w:rPr>
              <w:t xml:space="preserve"> </w:t>
            </w:r>
            <w:proofErr w:type="gramStart"/>
            <w:r>
              <w:rPr>
                <w:sz w:val="20"/>
              </w:rPr>
              <w:t>leases</w:t>
            </w:r>
            <w:proofErr w:type="gramEnd"/>
            <w:r>
              <w:rPr>
                <w:spacing w:val="-1"/>
                <w:sz w:val="20"/>
              </w:rPr>
              <w:t xml:space="preserve"> </w:t>
            </w:r>
            <w:r>
              <w:rPr>
                <w:sz w:val="20"/>
              </w:rPr>
              <w:t>and</w:t>
            </w:r>
            <w:r>
              <w:rPr>
                <w:spacing w:val="-1"/>
                <w:sz w:val="20"/>
              </w:rPr>
              <w:t xml:space="preserve"> </w:t>
            </w:r>
            <w:proofErr w:type="spellStart"/>
            <w:r>
              <w:rPr>
                <w:spacing w:val="-2"/>
                <w:sz w:val="20"/>
              </w:rPr>
              <w:t>licences</w:t>
            </w:r>
            <w:proofErr w:type="spellEnd"/>
          </w:p>
        </w:tc>
        <w:tc>
          <w:tcPr>
            <w:tcW w:w="2565" w:type="dxa"/>
            <w:shd w:val="clear" w:color="auto" w:fill="F7F7F7"/>
          </w:tcPr>
          <w:p w14:paraId="3D599176" w14:textId="77777777" w:rsidR="00620CF6" w:rsidRDefault="00000000">
            <w:pPr>
              <w:pStyle w:val="TableParagraph"/>
              <w:ind w:left="743"/>
              <w:rPr>
                <w:sz w:val="20"/>
              </w:rPr>
            </w:pPr>
            <w:r>
              <w:rPr>
                <w:spacing w:val="-5"/>
                <w:sz w:val="20"/>
              </w:rPr>
              <w:t>ga</w:t>
            </w:r>
          </w:p>
        </w:tc>
      </w:tr>
      <w:tr w:rsidR="00620CF6" w14:paraId="4A813316" w14:textId="77777777">
        <w:trPr>
          <w:trHeight w:val="398"/>
        </w:trPr>
        <w:tc>
          <w:tcPr>
            <w:tcW w:w="1063" w:type="dxa"/>
          </w:tcPr>
          <w:p w14:paraId="75F207E4" w14:textId="77777777" w:rsidR="00620CF6" w:rsidRDefault="00000000">
            <w:pPr>
              <w:pStyle w:val="TableParagraph"/>
              <w:rPr>
                <w:sz w:val="20"/>
              </w:rPr>
            </w:pPr>
            <w:r>
              <w:rPr>
                <w:spacing w:val="-2"/>
                <w:sz w:val="20"/>
              </w:rPr>
              <w:t>AN221</w:t>
            </w:r>
          </w:p>
        </w:tc>
        <w:tc>
          <w:tcPr>
            <w:tcW w:w="5027" w:type="dxa"/>
          </w:tcPr>
          <w:p w14:paraId="6125AF23" w14:textId="77777777" w:rsidR="00620CF6" w:rsidRDefault="00000000">
            <w:pPr>
              <w:pStyle w:val="TableParagraph"/>
              <w:ind w:left="145"/>
              <w:rPr>
                <w:sz w:val="20"/>
              </w:rPr>
            </w:pPr>
            <w:r>
              <w:rPr>
                <w:spacing w:val="-2"/>
                <w:sz w:val="20"/>
              </w:rPr>
              <w:t>Marketable</w:t>
            </w:r>
            <w:r>
              <w:rPr>
                <w:spacing w:val="2"/>
                <w:sz w:val="20"/>
              </w:rPr>
              <w:t xml:space="preserve"> </w:t>
            </w:r>
            <w:r>
              <w:rPr>
                <w:spacing w:val="-2"/>
                <w:sz w:val="20"/>
              </w:rPr>
              <w:t>operating</w:t>
            </w:r>
            <w:r>
              <w:rPr>
                <w:spacing w:val="2"/>
                <w:sz w:val="20"/>
              </w:rPr>
              <w:t xml:space="preserve"> </w:t>
            </w:r>
            <w:r>
              <w:rPr>
                <w:spacing w:val="-2"/>
                <w:sz w:val="20"/>
              </w:rPr>
              <w:t>leases</w:t>
            </w:r>
          </w:p>
        </w:tc>
        <w:tc>
          <w:tcPr>
            <w:tcW w:w="2565" w:type="dxa"/>
          </w:tcPr>
          <w:p w14:paraId="7DBCAE8C" w14:textId="77777777" w:rsidR="00620CF6" w:rsidRDefault="00000000">
            <w:pPr>
              <w:pStyle w:val="TableParagraph"/>
              <w:ind w:left="743"/>
              <w:rPr>
                <w:sz w:val="20"/>
              </w:rPr>
            </w:pPr>
            <w:r>
              <w:rPr>
                <w:spacing w:val="-5"/>
                <w:sz w:val="20"/>
              </w:rPr>
              <w:t>ga</w:t>
            </w:r>
          </w:p>
        </w:tc>
      </w:tr>
      <w:tr w:rsidR="00620CF6" w14:paraId="521A2421" w14:textId="77777777">
        <w:trPr>
          <w:trHeight w:val="398"/>
        </w:trPr>
        <w:tc>
          <w:tcPr>
            <w:tcW w:w="1063" w:type="dxa"/>
            <w:shd w:val="clear" w:color="auto" w:fill="F7F7F7"/>
          </w:tcPr>
          <w:p w14:paraId="5991A124" w14:textId="77777777" w:rsidR="00620CF6" w:rsidRDefault="00000000">
            <w:pPr>
              <w:pStyle w:val="TableParagraph"/>
              <w:rPr>
                <w:sz w:val="20"/>
              </w:rPr>
            </w:pPr>
            <w:r>
              <w:rPr>
                <w:spacing w:val="-2"/>
                <w:sz w:val="20"/>
              </w:rPr>
              <w:t>AN222</w:t>
            </w:r>
          </w:p>
        </w:tc>
        <w:tc>
          <w:tcPr>
            <w:tcW w:w="5027" w:type="dxa"/>
            <w:shd w:val="clear" w:color="auto" w:fill="F7F7F7"/>
          </w:tcPr>
          <w:p w14:paraId="42DFCD3A" w14:textId="77777777" w:rsidR="00620CF6" w:rsidRDefault="00000000">
            <w:pPr>
              <w:pStyle w:val="TableParagraph"/>
              <w:ind w:left="146"/>
              <w:rPr>
                <w:sz w:val="20"/>
              </w:rPr>
            </w:pPr>
            <w:r>
              <w:rPr>
                <w:spacing w:val="-2"/>
                <w:sz w:val="20"/>
              </w:rPr>
              <w:t>Permissions</w:t>
            </w:r>
            <w:r>
              <w:rPr>
                <w:spacing w:val="4"/>
                <w:sz w:val="20"/>
              </w:rPr>
              <w:t xml:space="preserve"> </w:t>
            </w:r>
            <w:r>
              <w:rPr>
                <w:spacing w:val="-2"/>
                <w:sz w:val="20"/>
              </w:rPr>
              <w:t>to</w:t>
            </w:r>
            <w:r>
              <w:rPr>
                <w:spacing w:val="4"/>
                <w:sz w:val="20"/>
              </w:rPr>
              <w:t xml:space="preserve"> </w:t>
            </w:r>
            <w:r>
              <w:rPr>
                <w:spacing w:val="-2"/>
                <w:sz w:val="20"/>
              </w:rPr>
              <w:t>use</w:t>
            </w:r>
            <w:r>
              <w:rPr>
                <w:spacing w:val="4"/>
                <w:sz w:val="20"/>
              </w:rPr>
              <w:t xml:space="preserve"> </w:t>
            </w:r>
            <w:r>
              <w:rPr>
                <w:spacing w:val="-2"/>
                <w:sz w:val="20"/>
              </w:rPr>
              <w:t>natural</w:t>
            </w:r>
            <w:r>
              <w:rPr>
                <w:spacing w:val="5"/>
                <w:sz w:val="20"/>
              </w:rPr>
              <w:t xml:space="preserve"> </w:t>
            </w:r>
            <w:r>
              <w:rPr>
                <w:spacing w:val="-2"/>
                <w:sz w:val="20"/>
              </w:rPr>
              <w:t>resources</w:t>
            </w:r>
          </w:p>
        </w:tc>
        <w:tc>
          <w:tcPr>
            <w:tcW w:w="2565" w:type="dxa"/>
            <w:shd w:val="clear" w:color="auto" w:fill="F7F7F7"/>
          </w:tcPr>
          <w:p w14:paraId="1ED0FA2C" w14:textId="77777777" w:rsidR="00620CF6" w:rsidRDefault="00000000">
            <w:pPr>
              <w:pStyle w:val="TableParagraph"/>
              <w:ind w:left="743"/>
              <w:rPr>
                <w:sz w:val="20"/>
              </w:rPr>
            </w:pPr>
            <w:r>
              <w:rPr>
                <w:spacing w:val="-5"/>
                <w:sz w:val="20"/>
              </w:rPr>
              <w:t>ga</w:t>
            </w:r>
          </w:p>
        </w:tc>
      </w:tr>
    </w:tbl>
    <w:p w14:paraId="4FE8DE07" w14:textId="77777777" w:rsidR="00620CF6" w:rsidRDefault="00620CF6">
      <w:pPr>
        <w:rPr>
          <w:sz w:val="20"/>
        </w:rPr>
        <w:sectPr w:rsidR="00620CF6" w:rsidSect="00D60468">
          <w:type w:val="continuous"/>
          <w:pgSz w:w="12240" w:h="15840"/>
          <w:pgMar w:top="1400" w:right="1300" w:bottom="1280" w:left="1300" w:header="720" w:footer="720" w:gutter="0"/>
          <w:cols w:space="720"/>
        </w:sectPr>
      </w:pPr>
    </w:p>
    <w:tbl>
      <w:tblPr>
        <w:tblW w:w="0" w:type="auto"/>
        <w:tblInd w:w="500" w:type="dxa"/>
        <w:tblLayout w:type="fixed"/>
        <w:tblCellMar>
          <w:left w:w="0" w:type="dxa"/>
          <w:right w:w="0" w:type="dxa"/>
        </w:tblCellMar>
        <w:tblLook w:val="01E0" w:firstRow="1" w:lastRow="1" w:firstColumn="1" w:lastColumn="1" w:noHBand="0" w:noVBand="0"/>
      </w:tblPr>
      <w:tblGrid>
        <w:gridCol w:w="1103"/>
        <w:gridCol w:w="5612"/>
        <w:gridCol w:w="1940"/>
      </w:tblGrid>
      <w:tr w:rsidR="00620CF6" w14:paraId="34ED25EC" w14:textId="77777777">
        <w:trPr>
          <w:trHeight w:val="443"/>
        </w:trPr>
        <w:tc>
          <w:tcPr>
            <w:tcW w:w="1103" w:type="dxa"/>
          </w:tcPr>
          <w:p w14:paraId="339A9CCB" w14:textId="77777777" w:rsidR="00620CF6" w:rsidRDefault="00000000">
            <w:pPr>
              <w:pStyle w:val="TableParagraph"/>
              <w:spacing w:before="14"/>
              <w:rPr>
                <w:sz w:val="20"/>
              </w:rPr>
            </w:pPr>
            <w:r>
              <w:rPr>
                <w:spacing w:val="-2"/>
                <w:sz w:val="20"/>
              </w:rPr>
              <w:lastRenderedPageBreak/>
              <w:t>AN223</w:t>
            </w:r>
          </w:p>
        </w:tc>
        <w:tc>
          <w:tcPr>
            <w:tcW w:w="5612" w:type="dxa"/>
          </w:tcPr>
          <w:p w14:paraId="4D7DE0F3" w14:textId="77777777" w:rsidR="00620CF6" w:rsidRDefault="00000000">
            <w:pPr>
              <w:pStyle w:val="TableParagraph"/>
              <w:spacing w:before="14"/>
              <w:ind w:left="105"/>
              <w:rPr>
                <w:sz w:val="20"/>
              </w:rPr>
            </w:pPr>
            <w:r>
              <w:rPr>
                <w:spacing w:val="-2"/>
                <w:sz w:val="20"/>
              </w:rPr>
              <w:t>Permissions</w:t>
            </w:r>
            <w:r>
              <w:rPr>
                <w:spacing w:val="-5"/>
                <w:sz w:val="20"/>
              </w:rPr>
              <w:t xml:space="preserve"> </w:t>
            </w:r>
            <w:r>
              <w:rPr>
                <w:spacing w:val="-2"/>
                <w:sz w:val="20"/>
              </w:rPr>
              <w:t>to</w:t>
            </w:r>
            <w:r>
              <w:rPr>
                <w:spacing w:val="-4"/>
                <w:sz w:val="20"/>
              </w:rPr>
              <w:t xml:space="preserve"> </w:t>
            </w:r>
            <w:r>
              <w:rPr>
                <w:spacing w:val="-2"/>
                <w:sz w:val="20"/>
              </w:rPr>
              <w:t>undertake</w:t>
            </w:r>
            <w:r>
              <w:rPr>
                <w:spacing w:val="-4"/>
                <w:sz w:val="20"/>
              </w:rPr>
              <w:t xml:space="preserve"> </w:t>
            </w:r>
            <w:r>
              <w:rPr>
                <w:spacing w:val="-2"/>
                <w:sz w:val="20"/>
              </w:rPr>
              <w:t>specific</w:t>
            </w:r>
            <w:r>
              <w:rPr>
                <w:spacing w:val="-4"/>
                <w:sz w:val="20"/>
              </w:rPr>
              <w:t xml:space="preserve"> </w:t>
            </w:r>
            <w:r>
              <w:rPr>
                <w:spacing w:val="-2"/>
                <w:sz w:val="20"/>
              </w:rPr>
              <w:t>activities</w:t>
            </w:r>
          </w:p>
        </w:tc>
        <w:tc>
          <w:tcPr>
            <w:tcW w:w="1940" w:type="dxa"/>
          </w:tcPr>
          <w:p w14:paraId="712BB5DF" w14:textId="77777777" w:rsidR="00620CF6" w:rsidRDefault="00000000">
            <w:pPr>
              <w:pStyle w:val="TableParagraph"/>
              <w:spacing w:before="14"/>
              <w:ind w:left="118"/>
              <w:rPr>
                <w:sz w:val="20"/>
              </w:rPr>
            </w:pPr>
            <w:r>
              <w:rPr>
                <w:spacing w:val="-5"/>
                <w:sz w:val="20"/>
              </w:rPr>
              <w:t>ga</w:t>
            </w:r>
          </w:p>
        </w:tc>
      </w:tr>
      <w:tr w:rsidR="00620CF6" w14:paraId="63A52DCE" w14:textId="77777777">
        <w:trPr>
          <w:trHeight w:val="398"/>
        </w:trPr>
        <w:tc>
          <w:tcPr>
            <w:tcW w:w="1103" w:type="dxa"/>
            <w:shd w:val="clear" w:color="auto" w:fill="F7F7F7"/>
          </w:tcPr>
          <w:p w14:paraId="08D49698" w14:textId="77777777" w:rsidR="00620CF6" w:rsidRDefault="00000000">
            <w:pPr>
              <w:pStyle w:val="TableParagraph"/>
              <w:rPr>
                <w:sz w:val="20"/>
              </w:rPr>
            </w:pPr>
            <w:r>
              <w:rPr>
                <w:spacing w:val="-2"/>
                <w:sz w:val="20"/>
              </w:rPr>
              <w:t>AN224</w:t>
            </w:r>
          </w:p>
        </w:tc>
        <w:tc>
          <w:tcPr>
            <w:tcW w:w="5612" w:type="dxa"/>
            <w:shd w:val="clear" w:color="auto" w:fill="F7F7F7"/>
          </w:tcPr>
          <w:p w14:paraId="5EA2001C" w14:textId="77777777" w:rsidR="00620CF6" w:rsidRDefault="00000000">
            <w:pPr>
              <w:pStyle w:val="TableParagraph"/>
              <w:ind w:left="106"/>
              <w:rPr>
                <w:sz w:val="20"/>
              </w:rPr>
            </w:pPr>
            <w:r>
              <w:rPr>
                <w:spacing w:val="-2"/>
                <w:sz w:val="20"/>
              </w:rPr>
              <w:t>Entitlement</w:t>
            </w:r>
            <w:r>
              <w:rPr>
                <w:spacing w:val="-1"/>
                <w:sz w:val="20"/>
              </w:rPr>
              <w:t xml:space="preserve"> </w:t>
            </w:r>
            <w:r>
              <w:rPr>
                <w:spacing w:val="-2"/>
                <w:sz w:val="20"/>
              </w:rPr>
              <w:t>to</w:t>
            </w:r>
            <w:r>
              <w:rPr>
                <w:spacing w:val="-1"/>
                <w:sz w:val="20"/>
              </w:rPr>
              <w:t xml:space="preserve"> </w:t>
            </w:r>
            <w:r>
              <w:rPr>
                <w:spacing w:val="-2"/>
                <w:sz w:val="20"/>
              </w:rPr>
              <w:t>future</w:t>
            </w:r>
            <w:r>
              <w:rPr>
                <w:spacing w:val="-1"/>
                <w:sz w:val="20"/>
              </w:rPr>
              <w:t xml:space="preserve"> </w:t>
            </w:r>
            <w:r>
              <w:rPr>
                <w:spacing w:val="-2"/>
                <w:sz w:val="20"/>
              </w:rPr>
              <w:t>goods</w:t>
            </w:r>
            <w:r>
              <w:rPr>
                <w:spacing w:val="-1"/>
                <w:sz w:val="20"/>
              </w:rPr>
              <w:t xml:space="preserve"> </w:t>
            </w:r>
            <w:r>
              <w:rPr>
                <w:spacing w:val="-2"/>
                <w:sz w:val="20"/>
              </w:rPr>
              <w:t>and</w:t>
            </w:r>
            <w:r>
              <w:rPr>
                <w:spacing w:val="-1"/>
                <w:sz w:val="20"/>
              </w:rPr>
              <w:t xml:space="preserve"> </w:t>
            </w:r>
            <w:r>
              <w:rPr>
                <w:spacing w:val="-2"/>
                <w:sz w:val="20"/>
              </w:rPr>
              <w:t>services</w:t>
            </w:r>
            <w:r>
              <w:rPr>
                <w:spacing w:val="-1"/>
                <w:sz w:val="20"/>
              </w:rPr>
              <w:t xml:space="preserve"> </w:t>
            </w:r>
            <w:r>
              <w:rPr>
                <w:spacing w:val="-2"/>
                <w:sz w:val="20"/>
              </w:rPr>
              <w:t>on</w:t>
            </w:r>
            <w:r>
              <w:rPr>
                <w:spacing w:val="-1"/>
                <w:sz w:val="20"/>
              </w:rPr>
              <w:t xml:space="preserve"> </w:t>
            </w:r>
            <w:r>
              <w:rPr>
                <w:spacing w:val="-2"/>
                <w:sz w:val="20"/>
              </w:rPr>
              <w:t>an</w:t>
            </w:r>
            <w:r>
              <w:rPr>
                <w:sz w:val="20"/>
              </w:rPr>
              <w:t xml:space="preserve"> </w:t>
            </w:r>
            <w:r>
              <w:rPr>
                <w:spacing w:val="-2"/>
                <w:sz w:val="20"/>
              </w:rPr>
              <w:t>exclusive</w:t>
            </w:r>
            <w:r>
              <w:rPr>
                <w:spacing w:val="-1"/>
                <w:sz w:val="20"/>
              </w:rPr>
              <w:t xml:space="preserve"> </w:t>
            </w:r>
            <w:r>
              <w:rPr>
                <w:spacing w:val="-2"/>
                <w:sz w:val="20"/>
              </w:rPr>
              <w:t>basis</w:t>
            </w:r>
          </w:p>
        </w:tc>
        <w:tc>
          <w:tcPr>
            <w:tcW w:w="1940" w:type="dxa"/>
            <w:shd w:val="clear" w:color="auto" w:fill="F7F7F7"/>
          </w:tcPr>
          <w:p w14:paraId="07EB2989" w14:textId="77777777" w:rsidR="00620CF6" w:rsidRDefault="00000000">
            <w:pPr>
              <w:pStyle w:val="TableParagraph"/>
              <w:ind w:left="118"/>
              <w:rPr>
                <w:sz w:val="20"/>
              </w:rPr>
            </w:pPr>
            <w:r>
              <w:rPr>
                <w:spacing w:val="-5"/>
                <w:sz w:val="20"/>
              </w:rPr>
              <w:t>ga</w:t>
            </w:r>
          </w:p>
        </w:tc>
      </w:tr>
      <w:tr w:rsidR="00620CF6" w14:paraId="293540EC" w14:textId="77777777">
        <w:trPr>
          <w:trHeight w:val="398"/>
        </w:trPr>
        <w:tc>
          <w:tcPr>
            <w:tcW w:w="1103" w:type="dxa"/>
          </w:tcPr>
          <w:p w14:paraId="52DB2B26" w14:textId="77777777" w:rsidR="00620CF6" w:rsidRDefault="00000000">
            <w:pPr>
              <w:pStyle w:val="TableParagraph"/>
              <w:rPr>
                <w:sz w:val="20"/>
              </w:rPr>
            </w:pPr>
            <w:r>
              <w:rPr>
                <w:spacing w:val="-4"/>
                <w:sz w:val="20"/>
              </w:rPr>
              <w:t>AN23</w:t>
            </w:r>
          </w:p>
        </w:tc>
        <w:tc>
          <w:tcPr>
            <w:tcW w:w="5612" w:type="dxa"/>
          </w:tcPr>
          <w:p w14:paraId="3D133F8D" w14:textId="77777777" w:rsidR="00620CF6" w:rsidRDefault="00000000">
            <w:pPr>
              <w:pStyle w:val="TableParagraph"/>
              <w:ind w:left="105"/>
              <w:rPr>
                <w:sz w:val="20"/>
              </w:rPr>
            </w:pPr>
            <w:r>
              <w:rPr>
                <w:spacing w:val="-2"/>
                <w:sz w:val="20"/>
              </w:rPr>
              <w:t>Purchases</w:t>
            </w:r>
            <w:r>
              <w:rPr>
                <w:spacing w:val="-6"/>
                <w:sz w:val="20"/>
              </w:rPr>
              <w:t xml:space="preserve"> </w:t>
            </w:r>
            <w:r>
              <w:rPr>
                <w:spacing w:val="-2"/>
                <w:sz w:val="20"/>
              </w:rPr>
              <w:t>less</w:t>
            </w:r>
            <w:r>
              <w:rPr>
                <w:spacing w:val="-6"/>
                <w:sz w:val="20"/>
              </w:rPr>
              <w:t xml:space="preserve"> </w:t>
            </w:r>
            <w:r>
              <w:rPr>
                <w:spacing w:val="-2"/>
                <w:sz w:val="20"/>
              </w:rPr>
              <w:t>sales</w:t>
            </w:r>
            <w:r>
              <w:rPr>
                <w:spacing w:val="-6"/>
                <w:sz w:val="20"/>
              </w:rPr>
              <w:t xml:space="preserve"> </w:t>
            </w:r>
            <w:r>
              <w:rPr>
                <w:spacing w:val="-2"/>
                <w:sz w:val="20"/>
              </w:rPr>
              <w:t>of</w:t>
            </w:r>
            <w:r>
              <w:rPr>
                <w:spacing w:val="-6"/>
                <w:sz w:val="20"/>
              </w:rPr>
              <w:t xml:space="preserve"> </w:t>
            </w:r>
            <w:r>
              <w:rPr>
                <w:spacing w:val="-2"/>
                <w:sz w:val="20"/>
              </w:rPr>
              <w:t>goodwill</w:t>
            </w:r>
            <w:r>
              <w:rPr>
                <w:spacing w:val="-6"/>
                <w:sz w:val="20"/>
              </w:rPr>
              <w:t xml:space="preserve"> </w:t>
            </w:r>
            <w:r>
              <w:rPr>
                <w:spacing w:val="-2"/>
                <w:sz w:val="20"/>
              </w:rPr>
              <w:t>and</w:t>
            </w:r>
            <w:r>
              <w:rPr>
                <w:spacing w:val="-6"/>
                <w:sz w:val="20"/>
              </w:rPr>
              <w:t xml:space="preserve"> </w:t>
            </w:r>
            <w:r>
              <w:rPr>
                <w:spacing w:val="-2"/>
                <w:sz w:val="20"/>
              </w:rPr>
              <w:t>marketing</w:t>
            </w:r>
            <w:r>
              <w:rPr>
                <w:spacing w:val="-6"/>
                <w:sz w:val="20"/>
              </w:rPr>
              <w:t xml:space="preserve"> </w:t>
            </w:r>
            <w:r>
              <w:rPr>
                <w:spacing w:val="-2"/>
                <w:sz w:val="20"/>
              </w:rPr>
              <w:t>assets</w:t>
            </w:r>
          </w:p>
        </w:tc>
        <w:tc>
          <w:tcPr>
            <w:tcW w:w="1940" w:type="dxa"/>
          </w:tcPr>
          <w:p w14:paraId="2679C989" w14:textId="77777777" w:rsidR="00620CF6" w:rsidRDefault="00000000">
            <w:pPr>
              <w:pStyle w:val="TableParagraph"/>
              <w:ind w:left="118"/>
              <w:rPr>
                <w:sz w:val="20"/>
              </w:rPr>
            </w:pPr>
            <w:r>
              <w:rPr>
                <w:spacing w:val="-5"/>
                <w:sz w:val="20"/>
              </w:rPr>
              <w:t>ga</w:t>
            </w:r>
          </w:p>
        </w:tc>
      </w:tr>
      <w:tr w:rsidR="00620CF6" w14:paraId="7CB46D31" w14:textId="77777777">
        <w:trPr>
          <w:trHeight w:val="398"/>
        </w:trPr>
        <w:tc>
          <w:tcPr>
            <w:tcW w:w="1103" w:type="dxa"/>
            <w:shd w:val="clear" w:color="auto" w:fill="F7F7F7"/>
          </w:tcPr>
          <w:p w14:paraId="7B086164" w14:textId="77777777" w:rsidR="00620CF6" w:rsidRDefault="00000000">
            <w:pPr>
              <w:pStyle w:val="TableParagraph"/>
              <w:rPr>
                <w:sz w:val="20"/>
              </w:rPr>
            </w:pPr>
            <w:r>
              <w:rPr>
                <w:spacing w:val="-4"/>
                <w:w w:val="110"/>
                <w:sz w:val="20"/>
              </w:rPr>
              <w:t>A_AF</w:t>
            </w:r>
          </w:p>
        </w:tc>
        <w:tc>
          <w:tcPr>
            <w:tcW w:w="5612" w:type="dxa"/>
            <w:shd w:val="clear" w:color="auto" w:fill="F7F7F7"/>
          </w:tcPr>
          <w:p w14:paraId="0B8D3A5C" w14:textId="77777777" w:rsidR="00620CF6" w:rsidRDefault="00000000">
            <w:pPr>
              <w:pStyle w:val="TableParagraph"/>
              <w:ind w:left="106"/>
              <w:rPr>
                <w:sz w:val="20"/>
              </w:rPr>
            </w:pPr>
            <w:r>
              <w:rPr>
                <w:sz w:val="20"/>
              </w:rPr>
              <w:t>Financial</w:t>
            </w:r>
            <w:r>
              <w:rPr>
                <w:spacing w:val="7"/>
                <w:sz w:val="20"/>
              </w:rPr>
              <w:t xml:space="preserve"> </w:t>
            </w:r>
            <w:r>
              <w:rPr>
                <w:spacing w:val="-2"/>
                <w:sz w:val="20"/>
              </w:rPr>
              <w:t>assets</w:t>
            </w:r>
          </w:p>
        </w:tc>
        <w:tc>
          <w:tcPr>
            <w:tcW w:w="1940" w:type="dxa"/>
            <w:shd w:val="clear" w:color="auto" w:fill="F7F7F7"/>
          </w:tcPr>
          <w:p w14:paraId="440486CE" w14:textId="77777777" w:rsidR="00620CF6" w:rsidRDefault="00000000">
            <w:pPr>
              <w:pStyle w:val="TableParagraph"/>
              <w:ind w:left="118"/>
              <w:rPr>
                <w:sz w:val="20"/>
              </w:rPr>
            </w:pPr>
            <w:r>
              <w:rPr>
                <w:spacing w:val="-5"/>
                <w:sz w:val="20"/>
              </w:rPr>
              <w:t>ga</w:t>
            </w:r>
          </w:p>
        </w:tc>
      </w:tr>
      <w:tr w:rsidR="00620CF6" w14:paraId="17FB57EF" w14:textId="77777777">
        <w:trPr>
          <w:trHeight w:val="398"/>
        </w:trPr>
        <w:tc>
          <w:tcPr>
            <w:tcW w:w="1103" w:type="dxa"/>
          </w:tcPr>
          <w:p w14:paraId="30CDE145" w14:textId="77777777" w:rsidR="00620CF6" w:rsidRDefault="00000000">
            <w:pPr>
              <w:pStyle w:val="TableParagraph"/>
              <w:rPr>
                <w:sz w:val="20"/>
              </w:rPr>
            </w:pPr>
            <w:r>
              <w:rPr>
                <w:spacing w:val="-2"/>
                <w:w w:val="110"/>
                <w:sz w:val="20"/>
              </w:rPr>
              <w:t>A_AF1</w:t>
            </w:r>
          </w:p>
        </w:tc>
        <w:tc>
          <w:tcPr>
            <w:tcW w:w="5612" w:type="dxa"/>
          </w:tcPr>
          <w:p w14:paraId="6547E044" w14:textId="77777777" w:rsidR="00620CF6" w:rsidRDefault="00000000">
            <w:pPr>
              <w:pStyle w:val="TableParagraph"/>
              <w:ind w:left="105"/>
              <w:rPr>
                <w:sz w:val="20"/>
              </w:rPr>
            </w:pPr>
            <w:r>
              <w:rPr>
                <w:spacing w:val="-2"/>
                <w:sz w:val="20"/>
              </w:rPr>
              <w:t>Monetary gold</w:t>
            </w:r>
            <w:r>
              <w:rPr>
                <w:spacing w:val="-1"/>
                <w:sz w:val="20"/>
              </w:rPr>
              <w:t xml:space="preserve"> </w:t>
            </w:r>
            <w:r>
              <w:rPr>
                <w:spacing w:val="-2"/>
                <w:sz w:val="20"/>
              </w:rPr>
              <w:t xml:space="preserve">and </w:t>
            </w:r>
            <w:r>
              <w:rPr>
                <w:spacing w:val="-4"/>
                <w:sz w:val="20"/>
              </w:rPr>
              <w:t>SDRs</w:t>
            </w:r>
          </w:p>
        </w:tc>
        <w:tc>
          <w:tcPr>
            <w:tcW w:w="1940" w:type="dxa"/>
          </w:tcPr>
          <w:p w14:paraId="1173867E" w14:textId="77777777" w:rsidR="00620CF6" w:rsidRDefault="00000000">
            <w:pPr>
              <w:pStyle w:val="TableParagraph"/>
              <w:ind w:left="118"/>
              <w:rPr>
                <w:sz w:val="20"/>
              </w:rPr>
            </w:pPr>
            <w:r>
              <w:rPr>
                <w:spacing w:val="-5"/>
                <w:sz w:val="20"/>
              </w:rPr>
              <w:t>ga</w:t>
            </w:r>
          </w:p>
        </w:tc>
      </w:tr>
      <w:tr w:rsidR="00620CF6" w14:paraId="79ED27CA" w14:textId="77777777">
        <w:trPr>
          <w:trHeight w:val="398"/>
        </w:trPr>
        <w:tc>
          <w:tcPr>
            <w:tcW w:w="1103" w:type="dxa"/>
            <w:shd w:val="clear" w:color="auto" w:fill="F7F7F7"/>
          </w:tcPr>
          <w:p w14:paraId="20691C3B" w14:textId="77777777" w:rsidR="00620CF6" w:rsidRDefault="00000000">
            <w:pPr>
              <w:pStyle w:val="TableParagraph"/>
              <w:rPr>
                <w:sz w:val="20"/>
              </w:rPr>
            </w:pPr>
            <w:r>
              <w:rPr>
                <w:spacing w:val="-2"/>
                <w:w w:val="105"/>
                <w:sz w:val="20"/>
              </w:rPr>
              <w:t>A_AF11</w:t>
            </w:r>
          </w:p>
        </w:tc>
        <w:tc>
          <w:tcPr>
            <w:tcW w:w="5612" w:type="dxa"/>
            <w:shd w:val="clear" w:color="auto" w:fill="F7F7F7"/>
          </w:tcPr>
          <w:p w14:paraId="7B6CC3F2" w14:textId="77777777" w:rsidR="00620CF6" w:rsidRDefault="00000000">
            <w:pPr>
              <w:pStyle w:val="TableParagraph"/>
              <w:ind w:left="106"/>
              <w:rPr>
                <w:sz w:val="20"/>
              </w:rPr>
            </w:pPr>
            <w:r>
              <w:rPr>
                <w:spacing w:val="-2"/>
                <w:sz w:val="20"/>
              </w:rPr>
              <w:t>Monetary</w:t>
            </w:r>
            <w:r>
              <w:rPr>
                <w:spacing w:val="6"/>
                <w:sz w:val="20"/>
              </w:rPr>
              <w:t xml:space="preserve"> </w:t>
            </w:r>
            <w:r>
              <w:rPr>
                <w:spacing w:val="-4"/>
                <w:sz w:val="20"/>
              </w:rPr>
              <w:t>gold</w:t>
            </w:r>
          </w:p>
        </w:tc>
        <w:tc>
          <w:tcPr>
            <w:tcW w:w="1940" w:type="dxa"/>
            <w:shd w:val="clear" w:color="auto" w:fill="F7F7F7"/>
          </w:tcPr>
          <w:p w14:paraId="16A603D1" w14:textId="77777777" w:rsidR="00620CF6" w:rsidRDefault="00000000">
            <w:pPr>
              <w:pStyle w:val="TableParagraph"/>
              <w:ind w:left="118"/>
              <w:rPr>
                <w:sz w:val="20"/>
              </w:rPr>
            </w:pPr>
            <w:r>
              <w:rPr>
                <w:spacing w:val="-5"/>
                <w:sz w:val="20"/>
              </w:rPr>
              <w:t>ga</w:t>
            </w:r>
          </w:p>
        </w:tc>
      </w:tr>
      <w:tr w:rsidR="00620CF6" w14:paraId="45C2A3A8" w14:textId="77777777">
        <w:trPr>
          <w:trHeight w:val="498"/>
        </w:trPr>
        <w:tc>
          <w:tcPr>
            <w:tcW w:w="1103" w:type="dxa"/>
          </w:tcPr>
          <w:p w14:paraId="1A1C596F" w14:textId="77777777" w:rsidR="00620CF6" w:rsidRDefault="00000000">
            <w:pPr>
              <w:pStyle w:val="TableParagraph"/>
              <w:spacing w:before="168"/>
              <w:rPr>
                <w:sz w:val="20"/>
              </w:rPr>
            </w:pPr>
            <w:r>
              <w:rPr>
                <w:spacing w:val="-2"/>
                <w:w w:val="105"/>
                <w:sz w:val="20"/>
              </w:rPr>
              <w:t>A_AF12</w:t>
            </w:r>
          </w:p>
        </w:tc>
        <w:tc>
          <w:tcPr>
            <w:tcW w:w="5612" w:type="dxa"/>
          </w:tcPr>
          <w:p w14:paraId="4C9FC446" w14:textId="77777777" w:rsidR="00620CF6" w:rsidRDefault="00000000">
            <w:pPr>
              <w:pStyle w:val="TableParagraph"/>
              <w:spacing w:before="168"/>
              <w:ind w:left="105"/>
              <w:rPr>
                <w:sz w:val="20"/>
              </w:rPr>
            </w:pPr>
            <w:r>
              <w:rPr>
                <w:spacing w:val="-4"/>
                <w:sz w:val="20"/>
              </w:rPr>
              <w:t>SDRs</w:t>
            </w:r>
          </w:p>
        </w:tc>
        <w:tc>
          <w:tcPr>
            <w:tcW w:w="1940" w:type="dxa"/>
          </w:tcPr>
          <w:p w14:paraId="2839A02D" w14:textId="77777777" w:rsidR="00620CF6" w:rsidRDefault="00000000">
            <w:pPr>
              <w:pStyle w:val="TableParagraph"/>
              <w:spacing w:before="168"/>
              <w:ind w:left="118"/>
              <w:rPr>
                <w:sz w:val="20"/>
              </w:rPr>
            </w:pPr>
            <w:r>
              <w:rPr>
                <w:spacing w:val="-5"/>
                <w:sz w:val="20"/>
              </w:rPr>
              <w:t>ga</w:t>
            </w:r>
          </w:p>
        </w:tc>
      </w:tr>
      <w:tr w:rsidR="00620CF6" w14:paraId="72417AC7" w14:textId="77777777">
        <w:trPr>
          <w:trHeight w:val="398"/>
        </w:trPr>
        <w:tc>
          <w:tcPr>
            <w:tcW w:w="1103" w:type="dxa"/>
            <w:shd w:val="clear" w:color="auto" w:fill="F7F7F7"/>
          </w:tcPr>
          <w:p w14:paraId="570D3E8B" w14:textId="77777777" w:rsidR="00620CF6" w:rsidRDefault="00000000">
            <w:pPr>
              <w:pStyle w:val="TableParagraph"/>
              <w:rPr>
                <w:sz w:val="20"/>
              </w:rPr>
            </w:pPr>
            <w:r>
              <w:rPr>
                <w:spacing w:val="-2"/>
                <w:w w:val="110"/>
                <w:sz w:val="20"/>
              </w:rPr>
              <w:t>A_AF2</w:t>
            </w:r>
          </w:p>
        </w:tc>
        <w:tc>
          <w:tcPr>
            <w:tcW w:w="5612" w:type="dxa"/>
            <w:shd w:val="clear" w:color="auto" w:fill="F7F7F7"/>
          </w:tcPr>
          <w:p w14:paraId="32254485" w14:textId="77777777" w:rsidR="00620CF6" w:rsidRDefault="00000000">
            <w:pPr>
              <w:pStyle w:val="TableParagraph"/>
              <w:ind w:left="106"/>
              <w:rPr>
                <w:sz w:val="20"/>
              </w:rPr>
            </w:pPr>
            <w:r>
              <w:rPr>
                <w:spacing w:val="-2"/>
                <w:sz w:val="20"/>
              </w:rPr>
              <w:t>Currency</w:t>
            </w:r>
            <w:r>
              <w:rPr>
                <w:sz w:val="20"/>
              </w:rPr>
              <w:t xml:space="preserve"> </w:t>
            </w:r>
            <w:r>
              <w:rPr>
                <w:spacing w:val="-2"/>
                <w:sz w:val="20"/>
              </w:rPr>
              <w:t>and</w:t>
            </w:r>
            <w:r>
              <w:rPr>
                <w:sz w:val="20"/>
              </w:rPr>
              <w:t xml:space="preserve"> </w:t>
            </w:r>
            <w:r>
              <w:rPr>
                <w:spacing w:val="-2"/>
                <w:sz w:val="20"/>
              </w:rPr>
              <w:t>deposits</w:t>
            </w:r>
          </w:p>
        </w:tc>
        <w:tc>
          <w:tcPr>
            <w:tcW w:w="1940" w:type="dxa"/>
            <w:shd w:val="clear" w:color="auto" w:fill="F7F7F7"/>
          </w:tcPr>
          <w:p w14:paraId="5AC27CFA" w14:textId="77777777" w:rsidR="00620CF6" w:rsidRDefault="00000000">
            <w:pPr>
              <w:pStyle w:val="TableParagraph"/>
              <w:ind w:left="118"/>
              <w:rPr>
                <w:sz w:val="20"/>
              </w:rPr>
            </w:pPr>
            <w:r>
              <w:rPr>
                <w:spacing w:val="-5"/>
                <w:sz w:val="20"/>
              </w:rPr>
              <w:t>ga</w:t>
            </w:r>
          </w:p>
        </w:tc>
      </w:tr>
      <w:tr w:rsidR="00620CF6" w14:paraId="5E2B2601" w14:textId="77777777">
        <w:trPr>
          <w:trHeight w:val="398"/>
        </w:trPr>
        <w:tc>
          <w:tcPr>
            <w:tcW w:w="1103" w:type="dxa"/>
          </w:tcPr>
          <w:p w14:paraId="55101D14" w14:textId="77777777" w:rsidR="00620CF6" w:rsidRDefault="00000000">
            <w:pPr>
              <w:pStyle w:val="TableParagraph"/>
              <w:rPr>
                <w:sz w:val="20"/>
              </w:rPr>
            </w:pPr>
            <w:r>
              <w:rPr>
                <w:spacing w:val="-2"/>
                <w:w w:val="105"/>
                <w:sz w:val="20"/>
              </w:rPr>
              <w:t>A_AF21</w:t>
            </w:r>
          </w:p>
        </w:tc>
        <w:tc>
          <w:tcPr>
            <w:tcW w:w="5612" w:type="dxa"/>
          </w:tcPr>
          <w:p w14:paraId="66385A9C" w14:textId="77777777" w:rsidR="00620CF6" w:rsidRDefault="00000000">
            <w:pPr>
              <w:pStyle w:val="TableParagraph"/>
              <w:ind w:left="105"/>
              <w:rPr>
                <w:sz w:val="20"/>
              </w:rPr>
            </w:pPr>
            <w:r>
              <w:rPr>
                <w:spacing w:val="-2"/>
                <w:sz w:val="20"/>
              </w:rPr>
              <w:t>Currency</w:t>
            </w:r>
          </w:p>
        </w:tc>
        <w:tc>
          <w:tcPr>
            <w:tcW w:w="1940" w:type="dxa"/>
          </w:tcPr>
          <w:p w14:paraId="1AF9046A" w14:textId="77777777" w:rsidR="00620CF6" w:rsidRDefault="00000000">
            <w:pPr>
              <w:pStyle w:val="TableParagraph"/>
              <w:ind w:left="118"/>
              <w:rPr>
                <w:sz w:val="20"/>
              </w:rPr>
            </w:pPr>
            <w:r>
              <w:rPr>
                <w:spacing w:val="-5"/>
                <w:sz w:val="20"/>
              </w:rPr>
              <w:t>ga</w:t>
            </w:r>
          </w:p>
        </w:tc>
      </w:tr>
      <w:tr w:rsidR="00620CF6" w14:paraId="5EF67D6F" w14:textId="77777777">
        <w:trPr>
          <w:trHeight w:val="398"/>
        </w:trPr>
        <w:tc>
          <w:tcPr>
            <w:tcW w:w="1103" w:type="dxa"/>
            <w:shd w:val="clear" w:color="auto" w:fill="F7F7F7"/>
          </w:tcPr>
          <w:p w14:paraId="385DE9DA" w14:textId="77777777" w:rsidR="00620CF6" w:rsidRDefault="00000000">
            <w:pPr>
              <w:pStyle w:val="TableParagraph"/>
              <w:rPr>
                <w:sz w:val="20"/>
              </w:rPr>
            </w:pPr>
            <w:r>
              <w:rPr>
                <w:spacing w:val="-2"/>
                <w:w w:val="105"/>
                <w:sz w:val="20"/>
              </w:rPr>
              <w:t>A_AF22</w:t>
            </w:r>
          </w:p>
        </w:tc>
        <w:tc>
          <w:tcPr>
            <w:tcW w:w="5612" w:type="dxa"/>
            <w:shd w:val="clear" w:color="auto" w:fill="F7F7F7"/>
          </w:tcPr>
          <w:p w14:paraId="05E122D8" w14:textId="77777777" w:rsidR="00620CF6" w:rsidRDefault="00000000">
            <w:pPr>
              <w:pStyle w:val="TableParagraph"/>
              <w:ind w:left="106"/>
              <w:rPr>
                <w:sz w:val="20"/>
              </w:rPr>
            </w:pPr>
            <w:r>
              <w:rPr>
                <w:spacing w:val="-2"/>
                <w:sz w:val="20"/>
              </w:rPr>
              <w:t>Transferable</w:t>
            </w:r>
            <w:r>
              <w:rPr>
                <w:spacing w:val="4"/>
                <w:sz w:val="20"/>
              </w:rPr>
              <w:t xml:space="preserve"> </w:t>
            </w:r>
            <w:r>
              <w:rPr>
                <w:spacing w:val="-2"/>
                <w:sz w:val="20"/>
              </w:rPr>
              <w:t>deposits</w:t>
            </w:r>
          </w:p>
        </w:tc>
        <w:tc>
          <w:tcPr>
            <w:tcW w:w="1940" w:type="dxa"/>
            <w:shd w:val="clear" w:color="auto" w:fill="F7F7F7"/>
          </w:tcPr>
          <w:p w14:paraId="2902795C" w14:textId="77777777" w:rsidR="00620CF6" w:rsidRDefault="00000000">
            <w:pPr>
              <w:pStyle w:val="TableParagraph"/>
              <w:ind w:left="118"/>
              <w:rPr>
                <w:sz w:val="20"/>
              </w:rPr>
            </w:pPr>
            <w:r>
              <w:rPr>
                <w:spacing w:val="-5"/>
                <w:sz w:val="20"/>
              </w:rPr>
              <w:t>ga</w:t>
            </w:r>
          </w:p>
        </w:tc>
      </w:tr>
      <w:tr w:rsidR="00620CF6" w14:paraId="0BDC644D" w14:textId="77777777">
        <w:trPr>
          <w:trHeight w:val="498"/>
        </w:trPr>
        <w:tc>
          <w:tcPr>
            <w:tcW w:w="1103" w:type="dxa"/>
          </w:tcPr>
          <w:p w14:paraId="31370250" w14:textId="77777777" w:rsidR="00620CF6" w:rsidRDefault="00000000">
            <w:pPr>
              <w:pStyle w:val="TableParagraph"/>
              <w:rPr>
                <w:sz w:val="20"/>
              </w:rPr>
            </w:pPr>
            <w:r>
              <w:rPr>
                <w:spacing w:val="-2"/>
                <w:w w:val="105"/>
                <w:sz w:val="20"/>
              </w:rPr>
              <w:t>A_AF221</w:t>
            </w:r>
          </w:p>
        </w:tc>
        <w:tc>
          <w:tcPr>
            <w:tcW w:w="5612" w:type="dxa"/>
          </w:tcPr>
          <w:p w14:paraId="26607BA0" w14:textId="77777777" w:rsidR="00620CF6" w:rsidRDefault="00000000">
            <w:pPr>
              <w:pStyle w:val="TableParagraph"/>
              <w:ind w:left="105"/>
              <w:rPr>
                <w:sz w:val="20"/>
              </w:rPr>
            </w:pPr>
            <w:r>
              <w:rPr>
                <w:sz w:val="20"/>
              </w:rPr>
              <w:t>Inter-bank</w:t>
            </w:r>
            <w:r>
              <w:rPr>
                <w:spacing w:val="-7"/>
                <w:sz w:val="20"/>
              </w:rPr>
              <w:t xml:space="preserve"> </w:t>
            </w:r>
            <w:r>
              <w:rPr>
                <w:spacing w:val="-2"/>
                <w:sz w:val="20"/>
              </w:rPr>
              <w:t>positions</w:t>
            </w:r>
          </w:p>
        </w:tc>
        <w:tc>
          <w:tcPr>
            <w:tcW w:w="1940" w:type="dxa"/>
          </w:tcPr>
          <w:p w14:paraId="5E736451" w14:textId="77777777" w:rsidR="00620CF6" w:rsidRDefault="00000000">
            <w:pPr>
              <w:pStyle w:val="TableParagraph"/>
              <w:ind w:left="118"/>
              <w:rPr>
                <w:sz w:val="20"/>
              </w:rPr>
            </w:pPr>
            <w:r>
              <w:rPr>
                <w:spacing w:val="-5"/>
                <w:sz w:val="20"/>
              </w:rPr>
              <w:t>ga</w:t>
            </w:r>
          </w:p>
        </w:tc>
      </w:tr>
      <w:tr w:rsidR="00620CF6" w14:paraId="31FAB2F1" w14:textId="77777777">
        <w:trPr>
          <w:trHeight w:val="398"/>
        </w:trPr>
        <w:tc>
          <w:tcPr>
            <w:tcW w:w="1103" w:type="dxa"/>
            <w:shd w:val="clear" w:color="auto" w:fill="F7F7F7"/>
          </w:tcPr>
          <w:p w14:paraId="21008E87" w14:textId="77777777" w:rsidR="00620CF6" w:rsidRDefault="00000000">
            <w:pPr>
              <w:pStyle w:val="TableParagraph"/>
              <w:rPr>
                <w:sz w:val="20"/>
              </w:rPr>
            </w:pPr>
            <w:r>
              <w:rPr>
                <w:spacing w:val="-2"/>
                <w:w w:val="105"/>
                <w:sz w:val="20"/>
              </w:rPr>
              <w:t>A_AF229</w:t>
            </w:r>
          </w:p>
        </w:tc>
        <w:tc>
          <w:tcPr>
            <w:tcW w:w="5612" w:type="dxa"/>
            <w:shd w:val="clear" w:color="auto" w:fill="F7F7F7"/>
          </w:tcPr>
          <w:p w14:paraId="2D689F7F" w14:textId="77777777" w:rsidR="00620CF6" w:rsidRDefault="00000000">
            <w:pPr>
              <w:pStyle w:val="TableParagraph"/>
              <w:ind w:left="106"/>
              <w:rPr>
                <w:sz w:val="20"/>
              </w:rPr>
            </w:pPr>
            <w:r>
              <w:rPr>
                <w:sz w:val="20"/>
              </w:rPr>
              <w:t>Other</w:t>
            </w:r>
            <w:r>
              <w:rPr>
                <w:spacing w:val="-3"/>
                <w:sz w:val="20"/>
              </w:rPr>
              <w:t xml:space="preserve"> </w:t>
            </w:r>
            <w:r>
              <w:rPr>
                <w:sz w:val="20"/>
              </w:rPr>
              <w:t>transferable</w:t>
            </w:r>
            <w:r>
              <w:rPr>
                <w:spacing w:val="-2"/>
                <w:sz w:val="20"/>
              </w:rPr>
              <w:t xml:space="preserve"> deposits</w:t>
            </w:r>
          </w:p>
        </w:tc>
        <w:tc>
          <w:tcPr>
            <w:tcW w:w="1940" w:type="dxa"/>
            <w:shd w:val="clear" w:color="auto" w:fill="F7F7F7"/>
          </w:tcPr>
          <w:p w14:paraId="21BB856F" w14:textId="77777777" w:rsidR="00620CF6" w:rsidRDefault="00000000">
            <w:pPr>
              <w:pStyle w:val="TableParagraph"/>
              <w:ind w:left="118"/>
              <w:rPr>
                <w:sz w:val="20"/>
              </w:rPr>
            </w:pPr>
            <w:r>
              <w:rPr>
                <w:spacing w:val="-5"/>
                <w:sz w:val="20"/>
              </w:rPr>
              <w:t>ga</w:t>
            </w:r>
          </w:p>
        </w:tc>
      </w:tr>
      <w:tr w:rsidR="00620CF6" w14:paraId="70FE20B5" w14:textId="77777777">
        <w:trPr>
          <w:trHeight w:val="398"/>
        </w:trPr>
        <w:tc>
          <w:tcPr>
            <w:tcW w:w="1103" w:type="dxa"/>
          </w:tcPr>
          <w:p w14:paraId="79AF8331" w14:textId="77777777" w:rsidR="00620CF6" w:rsidRDefault="00000000">
            <w:pPr>
              <w:pStyle w:val="TableParagraph"/>
              <w:rPr>
                <w:sz w:val="20"/>
              </w:rPr>
            </w:pPr>
            <w:r>
              <w:rPr>
                <w:spacing w:val="-2"/>
                <w:w w:val="105"/>
                <w:sz w:val="20"/>
              </w:rPr>
              <w:t>A_AF29</w:t>
            </w:r>
          </w:p>
        </w:tc>
        <w:tc>
          <w:tcPr>
            <w:tcW w:w="5612" w:type="dxa"/>
          </w:tcPr>
          <w:p w14:paraId="5D48DF1E" w14:textId="77777777" w:rsidR="00620CF6" w:rsidRDefault="00000000">
            <w:pPr>
              <w:pStyle w:val="TableParagraph"/>
              <w:ind w:left="105"/>
              <w:rPr>
                <w:sz w:val="20"/>
              </w:rPr>
            </w:pPr>
            <w:r>
              <w:rPr>
                <w:sz w:val="20"/>
              </w:rPr>
              <w:t>Other</w:t>
            </w:r>
            <w:r>
              <w:rPr>
                <w:spacing w:val="10"/>
                <w:sz w:val="20"/>
              </w:rPr>
              <w:t xml:space="preserve"> </w:t>
            </w:r>
            <w:r>
              <w:rPr>
                <w:spacing w:val="-2"/>
                <w:sz w:val="20"/>
              </w:rPr>
              <w:t>deposits</w:t>
            </w:r>
          </w:p>
        </w:tc>
        <w:tc>
          <w:tcPr>
            <w:tcW w:w="1940" w:type="dxa"/>
          </w:tcPr>
          <w:p w14:paraId="4FA46687" w14:textId="77777777" w:rsidR="00620CF6" w:rsidRDefault="00000000">
            <w:pPr>
              <w:pStyle w:val="TableParagraph"/>
              <w:ind w:left="118"/>
              <w:rPr>
                <w:sz w:val="20"/>
              </w:rPr>
            </w:pPr>
            <w:r>
              <w:rPr>
                <w:spacing w:val="-5"/>
                <w:sz w:val="20"/>
              </w:rPr>
              <w:t>ga</w:t>
            </w:r>
          </w:p>
        </w:tc>
      </w:tr>
      <w:tr w:rsidR="00620CF6" w14:paraId="4B25BB65" w14:textId="77777777">
        <w:trPr>
          <w:trHeight w:val="398"/>
        </w:trPr>
        <w:tc>
          <w:tcPr>
            <w:tcW w:w="1103" w:type="dxa"/>
            <w:shd w:val="clear" w:color="auto" w:fill="F7F7F7"/>
          </w:tcPr>
          <w:p w14:paraId="6039AD86" w14:textId="77777777" w:rsidR="00620CF6" w:rsidRDefault="00000000">
            <w:pPr>
              <w:pStyle w:val="TableParagraph"/>
              <w:rPr>
                <w:sz w:val="20"/>
              </w:rPr>
            </w:pPr>
            <w:r>
              <w:rPr>
                <w:spacing w:val="-2"/>
                <w:w w:val="110"/>
                <w:sz w:val="20"/>
              </w:rPr>
              <w:t>A_AF3</w:t>
            </w:r>
          </w:p>
        </w:tc>
        <w:tc>
          <w:tcPr>
            <w:tcW w:w="5612" w:type="dxa"/>
            <w:shd w:val="clear" w:color="auto" w:fill="F7F7F7"/>
          </w:tcPr>
          <w:p w14:paraId="1FC2CB91" w14:textId="77777777" w:rsidR="00620CF6" w:rsidRDefault="00000000">
            <w:pPr>
              <w:pStyle w:val="TableParagraph"/>
              <w:ind w:left="106"/>
              <w:rPr>
                <w:sz w:val="20"/>
              </w:rPr>
            </w:pPr>
            <w:r>
              <w:rPr>
                <w:sz w:val="20"/>
              </w:rPr>
              <w:t>Debt</w:t>
            </w:r>
            <w:r>
              <w:rPr>
                <w:spacing w:val="16"/>
                <w:sz w:val="20"/>
              </w:rPr>
              <w:t xml:space="preserve"> </w:t>
            </w:r>
            <w:r>
              <w:rPr>
                <w:spacing w:val="-2"/>
                <w:sz w:val="20"/>
              </w:rPr>
              <w:t>securities</w:t>
            </w:r>
          </w:p>
        </w:tc>
        <w:tc>
          <w:tcPr>
            <w:tcW w:w="1940" w:type="dxa"/>
            <w:shd w:val="clear" w:color="auto" w:fill="F7F7F7"/>
          </w:tcPr>
          <w:p w14:paraId="0F084402" w14:textId="77777777" w:rsidR="00620CF6" w:rsidRDefault="00000000">
            <w:pPr>
              <w:pStyle w:val="TableParagraph"/>
              <w:ind w:left="118"/>
              <w:rPr>
                <w:sz w:val="20"/>
              </w:rPr>
            </w:pPr>
            <w:r>
              <w:rPr>
                <w:spacing w:val="-5"/>
                <w:sz w:val="20"/>
              </w:rPr>
              <w:t>ga</w:t>
            </w:r>
          </w:p>
        </w:tc>
      </w:tr>
      <w:tr w:rsidR="00620CF6" w14:paraId="226E281E" w14:textId="77777777">
        <w:trPr>
          <w:trHeight w:val="398"/>
        </w:trPr>
        <w:tc>
          <w:tcPr>
            <w:tcW w:w="1103" w:type="dxa"/>
          </w:tcPr>
          <w:p w14:paraId="0192F427" w14:textId="77777777" w:rsidR="00620CF6" w:rsidRDefault="00000000">
            <w:pPr>
              <w:pStyle w:val="TableParagraph"/>
              <w:rPr>
                <w:sz w:val="20"/>
              </w:rPr>
            </w:pPr>
            <w:r>
              <w:rPr>
                <w:spacing w:val="-2"/>
                <w:w w:val="105"/>
                <w:sz w:val="20"/>
              </w:rPr>
              <w:t>A_AF31</w:t>
            </w:r>
          </w:p>
        </w:tc>
        <w:tc>
          <w:tcPr>
            <w:tcW w:w="5612" w:type="dxa"/>
          </w:tcPr>
          <w:p w14:paraId="7DAD2334" w14:textId="77777777" w:rsidR="00620CF6" w:rsidRDefault="00000000">
            <w:pPr>
              <w:pStyle w:val="TableParagraph"/>
              <w:ind w:left="105"/>
              <w:rPr>
                <w:sz w:val="20"/>
              </w:rPr>
            </w:pPr>
            <w:r>
              <w:rPr>
                <w:sz w:val="20"/>
              </w:rPr>
              <w:t>Short-term</w:t>
            </w:r>
            <w:r>
              <w:rPr>
                <w:spacing w:val="7"/>
                <w:sz w:val="20"/>
              </w:rPr>
              <w:t xml:space="preserve"> </w:t>
            </w:r>
            <w:r>
              <w:rPr>
                <w:sz w:val="20"/>
              </w:rPr>
              <w:t>debt</w:t>
            </w:r>
            <w:r>
              <w:rPr>
                <w:spacing w:val="7"/>
                <w:sz w:val="20"/>
              </w:rPr>
              <w:t xml:space="preserve"> </w:t>
            </w:r>
            <w:r>
              <w:rPr>
                <w:spacing w:val="-2"/>
                <w:sz w:val="20"/>
              </w:rPr>
              <w:t>securities</w:t>
            </w:r>
          </w:p>
        </w:tc>
        <w:tc>
          <w:tcPr>
            <w:tcW w:w="1940" w:type="dxa"/>
          </w:tcPr>
          <w:p w14:paraId="762C7414" w14:textId="77777777" w:rsidR="00620CF6" w:rsidRDefault="00000000">
            <w:pPr>
              <w:pStyle w:val="TableParagraph"/>
              <w:ind w:left="118"/>
              <w:rPr>
                <w:sz w:val="20"/>
              </w:rPr>
            </w:pPr>
            <w:r>
              <w:rPr>
                <w:spacing w:val="-5"/>
                <w:sz w:val="20"/>
              </w:rPr>
              <w:t>ga</w:t>
            </w:r>
          </w:p>
        </w:tc>
      </w:tr>
      <w:tr w:rsidR="00620CF6" w14:paraId="15C504C0" w14:textId="77777777">
        <w:trPr>
          <w:trHeight w:val="398"/>
        </w:trPr>
        <w:tc>
          <w:tcPr>
            <w:tcW w:w="1103" w:type="dxa"/>
            <w:shd w:val="clear" w:color="auto" w:fill="F7F7F7"/>
          </w:tcPr>
          <w:p w14:paraId="7705BC52" w14:textId="77777777" w:rsidR="00620CF6" w:rsidRDefault="00000000">
            <w:pPr>
              <w:pStyle w:val="TableParagraph"/>
              <w:rPr>
                <w:sz w:val="20"/>
              </w:rPr>
            </w:pPr>
            <w:r>
              <w:rPr>
                <w:spacing w:val="-2"/>
                <w:w w:val="105"/>
                <w:sz w:val="20"/>
              </w:rPr>
              <w:t>A_AF32</w:t>
            </w:r>
          </w:p>
        </w:tc>
        <w:tc>
          <w:tcPr>
            <w:tcW w:w="5612" w:type="dxa"/>
            <w:shd w:val="clear" w:color="auto" w:fill="F7F7F7"/>
          </w:tcPr>
          <w:p w14:paraId="3216832F" w14:textId="77777777" w:rsidR="00620CF6" w:rsidRDefault="00000000">
            <w:pPr>
              <w:pStyle w:val="TableParagraph"/>
              <w:ind w:left="106"/>
              <w:rPr>
                <w:sz w:val="20"/>
              </w:rPr>
            </w:pPr>
            <w:r>
              <w:rPr>
                <w:sz w:val="20"/>
              </w:rPr>
              <w:t>Long-term</w:t>
            </w:r>
            <w:r>
              <w:rPr>
                <w:spacing w:val="-7"/>
                <w:sz w:val="20"/>
              </w:rPr>
              <w:t xml:space="preserve"> </w:t>
            </w:r>
            <w:r>
              <w:rPr>
                <w:sz w:val="20"/>
              </w:rPr>
              <w:t>debt</w:t>
            </w:r>
            <w:r>
              <w:rPr>
                <w:spacing w:val="-7"/>
                <w:sz w:val="20"/>
              </w:rPr>
              <w:t xml:space="preserve"> </w:t>
            </w:r>
            <w:r>
              <w:rPr>
                <w:spacing w:val="-2"/>
                <w:sz w:val="20"/>
              </w:rPr>
              <w:t>securities</w:t>
            </w:r>
          </w:p>
        </w:tc>
        <w:tc>
          <w:tcPr>
            <w:tcW w:w="1940" w:type="dxa"/>
            <w:shd w:val="clear" w:color="auto" w:fill="F7F7F7"/>
          </w:tcPr>
          <w:p w14:paraId="24B38368" w14:textId="77777777" w:rsidR="00620CF6" w:rsidRDefault="00000000">
            <w:pPr>
              <w:pStyle w:val="TableParagraph"/>
              <w:ind w:left="118"/>
              <w:rPr>
                <w:sz w:val="20"/>
              </w:rPr>
            </w:pPr>
            <w:r>
              <w:rPr>
                <w:spacing w:val="-5"/>
                <w:sz w:val="20"/>
              </w:rPr>
              <w:t>ga</w:t>
            </w:r>
          </w:p>
        </w:tc>
      </w:tr>
      <w:tr w:rsidR="00620CF6" w14:paraId="1183A749" w14:textId="77777777">
        <w:trPr>
          <w:trHeight w:val="498"/>
        </w:trPr>
        <w:tc>
          <w:tcPr>
            <w:tcW w:w="1103" w:type="dxa"/>
          </w:tcPr>
          <w:p w14:paraId="4253F6AB" w14:textId="77777777" w:rsidR="00620CF6" w:rsidRDefault="00000000">
            <w:pPr>
              <w:pStyle w:val="TableParagraph"/>
              <w:spacing w:before="168"/>
              <w:rPr>
                <w:sz w:val="20"/>
              </w:rPr>
            </w:pPr>
            <w:r>
              <w:rPr>
                <w:spacing w:val="-2"/>
                <w:w w:val="110"/>
                <w:sz w:val="20"/>
              </w:rPr>
              <w:t>A_AF4</w:t>
            </w:r>
          </w:p>
        </w:tc>
        <w:tc>
          <w:tcPr>
            <w:tcW w:w="5612" w:type="dxa"/>
          </w:tcPr>
          <w:p w14:paraId="2A2ACB73" w14:textId="77777777" w:rsidR="00620CF6" w:rsidRDefault="00000000">
            <w:pPr>
              <w:pStyle w:val="TableParagraph"/>
              <w:spacing w:before="168"/>
              <w:ind w:left="105"/>
              <w:rPr>
                <w:sz w:val="20"/>
              </w:rPr>
            </w:pPr>
            <w:r>
              <w:rPr>
                <w:spacing w:val="-2"/>
                <w:sz w:val="20"/>
              </w:rPr>
              <w:t>Loans</w:t>
            </w:r>
          </w:p>
        </w:tc>
        <w:tc>
          <w:tcPr>
            <w:tcW w:w="1940" w:type="dxa"/>
          </w:tcPr>
          <w:p w14:paraId="46CBBFA3" w14:textId="77777777" w:rsidR="00620CF6" w:rsidRDefault="00000000">
            <w:pPr>
              <w:pStyle w:val="TableParagraph"/>
              <w:spacing w:before="168"/>
              <w:ind w:left="118"/>
              <w:rPr>
                <w:sz w:val="20"/>
              </w:rPr>
            </w:pPr>
            <w:r>
              <w:rPr>
                <w:spacing w:val="-5"/>
                <w:sz w:val="20"/>
              </w:rPr>
              <w:t>ga</w:t>
            </w:r>
          </w:p>
        </w:tc>
      </w:tr>
      <w:tr w:rsidR="00620CF6" w14:paraId="09BEBC7A" w14:textId="77777777">
        <w:trPr>
          <w:trHeight w:val="398"/>
        </w:trPr>
        <w:tc>
          <w:tcPr>
            <w:tcW w:w="1103" w:type="dxa"/>
            <w:shd w:val="clear" w:color="auto" w:fill="F7F7F7"/>
          </w:tcPr>
          <w:p w14:paraId="02B5518C" w14:textId="77777777" w:rsidR="00620CF6" w:rsidRDefault="00000000">
            <w:pPr>
              <w:pStyle w:val="TableParagraph"/>
              <w:rPr>
                <w:sz w:val="20"/>
              </w:rPr>
            </w:pPr>
            <w:r>
              <w:rPr>
                <w:spacing w:val="-2"/>
                <w:w w:val="105"/>
                <w:sz w:val="20"/>
              </w:rPr>
              <w:t>A_AF41</w:t>
            </w:r>
          </w:p>
        </w:tc>
        <w:tc>
          <w:tcPr>
            <w:tcW w:w="5612" w:type="dxa"/>
            <w:shd w:val="clear" w:color="auto" w:fill="F7F7F7"/>
          </w:tcPr>
          <w:p w14:paraId="010619EA" w14:textId="77777777" w:rsidR="00620CF6" w:rsidRDefault="00000000">
            <w:pPr>
              <w:pStyle w:val="TableParagraph"/>
              <w:ind w:left="106"/>
              <w:rPr>
                <w:sz w:val="20"/>
              </w:rPr>
            </w:pPr>
            <w:r>
              <w:rPr>
                <w:sz w:val="20"/>
              </w:rPr>
              <w:t>Short-term</w:t>
            </w:r>
            <w:r>
              <w:rPr>
                <w:spacing w:val="6"/>
                <w:sz w:val="20"/>
              </w:rPr>
              <w:t xml:space="preserve"> </w:t>
            </w:r>
            <w:r>
              <w:rPr>
                <w:spacing w:val="-4"/>
                <w:sz w:val="20"/>
              </w:rPr>
              <w:t>loans</w:t>
            </w:r>
          </w:p>
        </w:tc>
        <w:tc>
          <w:tcPr>
            <w:tcW w:w="1940" w:type="dxa"/>
            <w:shd w:val="clear" w:color="auto" w:fill="F7F7F7"/>
          </w:tcPr>
          <w:p w14:paraId="621CE65F" w14:textId="77777777" w:rsidR="00620CF6" w:rsidRDefault="00000000">
            <w:pPr>
              <w:pStyle w:val="TableParagraph"/>
              <w:ind w:left="118"/>
              <w:rPr>
                <w:sz w:val="20"/>
              </w:rPr>
            </w:pPr>
            <w:r>
              <w:rPr>
                <w:spacing w:val="-5"/>
                <w:sz w:val="20"/>
              </w:rPr>
              <w:t>ga</w:t>
            </w:r>
          </w:p>
        </w:tc>
      </w:tr>
      <w:tr w:rsidR="00620CF6" w14:paraId="66034B78" w14:textId="77777777">
        <w:trPr>
          <w:trHeight w:val="398"/>
        </w:trPr>
        <w:tc>
          <w:tcPr>
            <w:tcW w:w="1103" w:type="dxa"/>
          </w:tcPr>
          <w:p w14:paraId="75513F40" w14:textId="77777777" w:rsidR="00620CF6" w:rsidRDefault="00000000">
            <w:pPr>
              <w:pStyle w:val="TableParagraph"/>
              <w:rPr>
                <w:sz w:val="20"/>
              </w:rPr>
            </w:pPr>
            <w:r>
              <w:rPr>
                <w:spacing w:val="-2"/>
                <w:w w:val="105"/>
                <w:sz w:val="20"/>
              </w:rPr>
              <w:t>A_AF42</w:t>
            </w:r>
          </w:p>
        </w:tc>
        <w:tc>
          <w:tcPr>
            <w:tcW w:w="5612" w:type="dxa"/>
          </w:tcPr>
          <w:p w14:paraId="48F47D86" w14:textId="77777777" w:rsidR="00620CF6" w:rsidRDefault="00000000">
            <w:pPr>
              <w:pStyle w:val="TableParagraph"/>
              <w:ind w:left="105"/>
              <w:rPr>
                <w:sz w:val="20"/>
              </w:rPr>
            </w:pPr>
            <w:r>
              <w:rPr>
                <w:spacing w:val="-2"/>
                <w:sz w:val="20"/>
              </w:rPr>
              <w:t>Long-term</w:t>
            </w:r>
            <w:r>
              <w:rPr>
                <w:spacing w:val="-4"/>
                <w:sz w:val="20"/>
              </w:rPr>
              <w:t xml:space="preserve"> </w:t>
            </w:r>
            <w:r>
              <w:rPr>
                <w:spacing w:val="-2"/>
                <w:sz w:val="20"/>
              </w:rPr>
              <w:t>loans</w:t>
            </w:r>
          </w:p>
        </w:tc>
        <w:tc>
          <w:tcPr>
            <w:tcW w:w="1940" w:type="dxa"/>
          </w:tcPr>
          <w:p w14:paraId="66806082" w14:textId="77777777" w:rsidR="00620CF6" w:rsidRDefault="00000000">
            <w:pPr>
              <w:pStyle w:val="TableParagraph"/>
              <w:ind w:left="118"/>
              <w:rPr>
                <w:sz w:val="20"/>
              </w:rPr>
            </w:pPr>
            <w:r>
              <w:rPr>
                <w:spacing w:val="-5"/>
                <w:sz w:val="20"/>
              </w:rPr>
              <w:t>ga</w:t>
            </w:r>
          </w:p>
        </w:tc>
      </w:tr>
      <w:tr w:rsidR="00620CF6" w14:paraId="33C803E8" w14:textId="77777777">
        <w:trPr>
          <w:trHeight w:val="398"/>
        </w:trPr>
        <w:tc>
          <w:tcPr>
            <w:tcW w:w="1103" w:type="dxa"/>
            <w:shd w:val="clear" w:color="auto" w:fill="F7F7F7"/>
          </w:tcPr>
          <w:p w14:paraId="2773182E" w14:textId="77777777" w:rsidR="00620CF6" w:rsidRDefault="00000000">
            <w:pPr>
              <w:pStyle w:val="TableParagraph"/>
              <w:rPr>
                <w:sz w:val="20"/>
              </w:rPr>
            </w:pPr>
            <w:r>
              <w:rPr>
                <w:spacing w:val="-2"/>
                <w:w w:val="110"/>
                <w:sz w:val="20"/>
              </w:rPr>
              <w:t>A_AF5</w:t>
            </w:r>
          </w:p>
        </w:tc>
        <w:tc>
          <w:tcPr>
            <w:tcW w:w="5612" w:type="dxa"/>
            <w:shd w:val="clear" w:color="auto" w:fill="F7F7F7"/>
          </w:tcPr>
          <w:p w14:paraId="05737189" w14:textId="77777777" w:rsidR="00620CF6" w:rsidRDefault="00000000">
            <w:pPr>
              <w:pStyle w:val="TableParagraph"/>
              <w:ind w:left="106"/>
              <w:rPr>
                <w:sz w:val="20"/>
              </w:rPr>
            </w:pPr>
            <w:r>
              <w:rPr>
                <w:spacing w:val="-2"/>
                <w:sz w:val="20"/>
              </w:rPr>
              <w:t>Equity</w:t>
            </w:r>
            <w:r>
              <w:rPr>
                <w:spacing w:val="-1"/>
                <w:sz w:val="20"/>
              </w:rPr>
              <w:t xml:space="preserve"> </w:t>
            </w:r>
            <w:r>
              <w:rPr>
                <w:spacing w:val="-2"/>
                <w:sz w:val="20"/>
              </w:rPr>
              <w:t>and</w:t>
            </w:r>
            <w:r>
              <w:rPr>
                <w:sz w:val="20"/>
              </w:rPr>
              <w:t xml:space="preserve"> </w:t>
            </w:r>
            <w:r>
              <w:rPr>
                <w:spacing w:val="-2"/>
                <w:sz w:val="20"/>
              </w:rPr>
              <w:t>investment</w:t>
            </w:r>
            <w:r>
              <w:rPr>
                <w:sz w:val="20"/>
              </w:rPr>
              <w:t xml:space="preserve"> </w:t>
            </w:r>
            <w:r>
              <w:rPr>
                <w:spacing w:val="-2"/>
                <w:sz w:val="20"/>
              </w:rPr>
              <w:t>fund</w:t>
            </w:r>
            <w:r>
              <w:rPr>
                <w:sz w:val="20"/>
              </w:rPr>
              <w:t xml:space="preserve"> </w:t>
            </w:r>
            <w:r>
              <w:rPr>
                <w:spacing w:val="-2"/>
                <w:sz w:val="20"/>
              </w:rPr>
              <w:t>shares</w:t>
            </w:r>
          </w:p>
        </w:tc>
        <w:tc>
          <w:tcPr>
            <w:tcW w:w="1940" w:type="dxa"/>
            <w:shd w:val="clear" w:color="auto" w:fill="F7F7F7"/>
          </w:tcPr>
          <w:p w14:paraId="38D7398F" w14:textId="77777777" w:rsidR="00620CF6" w:rsidRDefault="00000000">
            <w:pPr>
              <w:pStyle w:val="TableParagraph"/>
              <w:ind w:left="118"/>
              <w:rPr>
                <w:sz w:val="20"/>
              </w:rPr>
            </w:pPr>
            <w:r>
              <w:rPr>
                <w:spacing w:val="-5"/>
                <w:sz w:val="20"/>
              </w:rPr>
              <w:t>ga</w:t>
            </w:r>
          </w:p>
        </w:tc>
      </w:tr>
      <w:tr w:rsidR="00620CF6" w14:paraId="413EE1AB" w14:textId="77777777">
        <w:trPr>
          <w:trHeight w:val="498"/>
        </w:trPr>
        <w:tc>
          <w:tcPr>
            <w:tcW w:w="1103" w:type="dxa"/>
          </w:tcPr>
          <w:p w14:paraId="1B4AB6C5" w14:textId="77777777" w:rsidR="00620CF6" w:rsidRDefault="00000000">
            <w:pPr>
              <w:pStyle w:val="TableParagraph"/>
              <w:rPr>
                <w:sz w:val="20"/>
              </w:rPr>
            </w:pPr>
            <w:r>
              <w:rPr>
                <w:spacing w:val="-2"/>
                <w:w w:val="105"/>
                <w:sz w:val="20"/>
              </w:rPr>
              <w:t>A_AF51</w:t>
            </w:r>
          </w:p>
        </w:tc>
        <w:tc>
          <w:tcPr>
            <w:tcW w:w="5612" w:type="dxa"/>
          </w:tcPr>
          <w:p w14:paraId="1C527517" w14:textId="77777777" w:rsidR="00620CF6" w:rsidRDefault="00000000">
            <w:pPr>
              <w:pStyle w:val="TableParagraph"/>
              <w:ind w:left="105"/>
              <w:rPr>
                <w:sz w:val="20"/>
              </w:rPr>
            </w:pPr>
            <w:r>
              <w:rPr>
                <w:spacing w:val="-2"/>
                <w:sz w:val="20"/>
              </w:rPr>
              <w:t>Equity</w:t>
            </w:r>
          </w:p>
        </w:tc>
        <w:tc>
          <w:tcPr>
            <w:tcW w:w="1940" w:type="dxa"/>
          </w:tcPr>
          <w:p w14:paraId="2262BECF" w14:textId="77777777" w:rsidR="00620CF6" w:rsidRDefault="00000000">
            <w:pPr>
              <w:pStyle w:val="TableParagraph"/>
              <w:ind w:left="118"/>
              <w:rPr>
                <w:sz w:val="20"/>
              </w:rPr>
            </w:pPr>
            <w:r>
              <w:rPr>
                <w:spacing w:val="-5"/>
                <w:sz w:val="20"/>
              </w:rPr>
              <w:t>ga</w:t>
            </w:r>
          </w:p>
        </w:tc>
      </w:tr>
      <w:tr w:rsidR="00620CF6" w14:paraId="1ECE7642" w14:textId="77777777">
        <w:trPr>
          <w:trHeight w:val="398"/>
        </w:trPr>
        <w:tc>
          <w:tcPr>
            <w:tcW w:w="1103" w:type="dxa"/>
            <w:shd w:val="clear" w:color="auto" w:fill="F7F7F7"/>
          </w:tcPr>
          <w:p w14:paraId="24642820" w14:textId="77777777" w:rsidR="00620CF6" w:rsidRDefault="00000000">
            <w:pPr>
              <w:pStyle w:val="TableParagraph"/>
              <w:rPr>
                <w:sz w:val="20"/>
              </w:rPr>
            </w:pPr>
            <w:r>
              <w:rPr>
                <w:spacing w:val="-2"/>
                <w:w w:val="105"/>
                <w:sz w:val="20"/>
              </w:rPr>
              <w:t>A_AF511</w:t>
            </w:r>
          </w:p>
        </w:tc>
        <w:tc>
          <w:tcPr>
            <w:tcW w:w="5612" w:type="dxa"/>
            <w:shd w:val="clear" w:color="auto" w:fill="F7F7F7"/>
          </w:tcPr>
          <w:p w14:paraId="316426A6" w14:textId="77777777" w:rsidR="00620CF6" w:rsidRDefault="00000000">
            <w:pPr>
              <w:pStyle w:val="TableParagraph"/>
              <w:ind w:left="106"/>
              <w:rPr>
                <w:sz w:val="20"/>
              </w:rPr>
            </w:pPr>
            <w:r>
              <w:rPr>
                <w:sz w:val="20"/>
              </w:rPr>
              <w:t>Listed</w:t>
            </w:r>
            <w:r>
              <w:rPr>
                <w:spacing w:val="-1"/>
                <w:sz w:val="20"/>
              </w:rPr>
              <w:t xml:space="preserve"> </w:t>
            </w:r>
            <w:r>
              <w:rPr>
                <w:spacing w:val="-2"/>
                <w:sz w:val="20"/>
              </w:rPr>
              <w:t>shares</w:t>
            </w:r>
          </w:p>
        </w:tc>
        <w:tc>
          <w:tcPr>
            <w:tcW w:w="1940" w:type="dxa"/>
            <w:shd w:val="clear" w:color="auto" w:fill="F7F7F7"/>
          </w:tcPr>
          <w:p w14:paraId="6A2B6BAB" w14:textId="77777777" w:rsidR="00620CF6" w:rsidRDefault="00000000">
            <w:pPr>
              <w:pStyle w:val="TableParagraph"/>
              <w:ind w:left="118"/>
              <w:rPr>
                <w:sz w:val="20"/>
              </w:rPr>
            </w:pPr>
            <w:r>
              <w:rPr>
                <w:spacing w:val="-5"/>
                <w:sz w:val="20"/>
              </w:rPr>
              <w:t>ga</w:t>
            </w:r>
          </w:p>
        </w:tc>
      </w:tr>
      <w:tr w:rsidR="00620CF6" w14:paraId="15FEDAE4" w14:textId="77777777">
        <w:trPr>
          <w:trHeight w:val="398"/>
        </w:trPr>
        <w:tc>
          <w:tcPr>
            <w:tcW w:w="1103" w:type="dxa"/>
          </w:tcPr>
          <w:p w14:paraId="719B9478" w14:textId="77777777" w:rsidR="00620CF6" w:rsidRDefault="00000000">
            <w:pPr>
              <w:pStyle w:val="TableParagraph"/>
              <w:rPr>
                <w:sz w:val="20"/>
              </w:rPr>
            </w:pPr>
            <w:r>
              <w:rPr>
                <w:spacing w:val="-2"/>
                <w:w w:val="105"/>
                <w:sz w:val="20"/>
              </w:rPr>
              <w:t>A_AF512</w:t>
            </w:r>
          </w:p>
        </w:tc>
        <w:tc>
          <w:tcPr>
            <w:tcW w:w="5612" w:type="dxa"/>
          </w:tcPr>
          <w:p w14:paraId="789BBF45" w14:textId="77777777" w:rsidR="00620CF6" w:rsidRDefault="00000000">
            <w:pPr>
              <w:pStyle w:val="TableParagraph"/>
              <w:ind w:left="105"/>
              <w:rPr>
                <w:sz w:val="20"/>
              </w:rPr>
            </w:pPr>
            <w:r>
              <w:rPr>
                <w:spacing w:val="-2"/>
                <w:sz w:val="20"/>
              </w:rPr>
              <w:t>Unlisted</w:t>
            </w:r>
            <w:r>
              <w:rPr>
                <w:spacing w:val="1"/>
                <w:sz w:val="20"/>
              </w:rPr>
              <w:t xml:space="preserve"> </w:t>
            </w:r>
            <w:r>
              <w:rPr>
                <w:spacing w:val="-2"/>
                <w:sz w:val="20"/>
              </w:rPr>
              <w:t>shares</w:t>
            </w:r>
          </w:p>
        </w:tc>
        <w:tc>
          <w:tcPr>
            <w:tcW w:w="1940" w:type="dxa"/>
          </w:tcPr>
          <w:p w14:paraId="0A05A7B1" w14:textId="77777777" w:rsidR="00620CF6" w:rsidRDefault="00000000">
            <w:pPr>
              <w:pStyle w:val="TableParagraph"/>
              <w:ind w:left="118"/>
              <w:rPr>
                <w:sz w:val="20"/>
              </w:rPr>
            </w:pPr>
            <w:r>
              <w:rPr>
                <w:spacing w:val="-5"/>
                <w:sz w:val="20"/>
              </w:rPr>
              <w:t>ga</w:t>
            </w:r>
          </w:p>
        </w:tc>
      </w:tr>
      <w:tr w:rsidR="00620CF6" w14:paraId="5CECF953" w14:textId="77777777">
        <w:trPr>
          <w:trHeight w:val="398"/>
        </w:trPr>
        <w:tc>
          <w:tcPr>
            <w:tcW w:w="1103" w:type="dxa"/>
            <w:shd w:val="clear" w:color="auto" w:fill="F7F7F7"/>
          </w:tcPr>
          <w:p w14:paraId="6D200909" w14:textId="77777777" w:rsidR="00620CF6" w:rsidRDefault="00000000">
            <w:pPr>
              <w:pStyle w:val="TableParagraph"/>
              <w:rPr>
                <w:sz w:val="20"/>
              </w:rPr>
            </w:pPr>
            <w:r>
              <w:rPr>
                <w:spacing w:val="-2"/>
                <w:w w:val="105"/>
                <w:sz w:val="20"/>
              </w:rPr>
              <w:t>A_AF519</w:t>
            </w:r>
          </w:p>
        </w:tc>
        <w:tc>
          <w:tcPr>
            <w:tcW w:w="5612" w:type="dxa"/>
            <w:shd w:val="clear" w:color="auto" w:fill="F7F7F7"/>
          </w:tcPr>
          <w:p w14:paraId="01077E8E" w14:textId="77777777" w:rsidR="00620CF6" w:rsidRDefault="00000000">
            <w:pPr>
              <w:pStyle w:val="TableParagraph"/>
              <w:ind w:left="106"/>
              <w:rPr>
                <w:sz w:val="20"/>
              </w:rPr>
            </w:pPr>
            <w:r>
              <w:rPr>
                <w:sz w:val="20"/>
              </w:rPr>
              <w:t>Other</w:t>
            </w:r>
            <w:r>
              <w:rPr>
                <w:spacing w:val="10"/>
                <w:sz w:val="20"/>
              </w:rPr>
              <w:t xml:space="preserve"> </w:t>
            </w:r>
            <w:r>
              <w:rPr>
                <w:spacing w:val="-2"/>
                <w:sz w:val="20"/>
              </w:rPr>
              <w:t>equity</w:t>
            </w:r>
          </w:p>
        </w:tc>
        <w:tc>
          <w:tcPr>
            <w:tcW w:w="1940" w:type="dxa"/>
            <w:shd w:val="clear" w:color="auto" w:fill="F7F7F7"/>
          </w:tcPr>
          <w:p w14:paraId="178ED0CD" w14:textId="77777777" w:rsidR="00620CF6" w:rsidRDefault="00000000">
            <w:pPr>
              <w:pStyle w:val="TableParagraph"/>
              <w:ind w:left="118"/>
              <w:rPr>
                <w:sz w:val="20"/>
              </w:rPr>
            </w:pPr>
            <w:r>
              <w:rPr>
                <w:spacing w:val="-5"/>
                <w:sz w:val="20"/>
              </w:rPr>
              <w:t>ga</w:t>
            </w:r>
          </w:p>
        </w:tc>
      </w:tr>
      <w:tr w:rsidR="00620CF6" w14:paraId="20749F3E" w14:textId="77777777">
        <w:trPr>
          <w:trHeight w:val="398"/>
        </w:trPr>
        <w:tc>
          <w:tcPr>
            <w:tcW w:w="1103" w:type="dxa"/>
          </w:tcPr>
          <w:p w14:paraId="0A25DAFB" w14:textId="77777777" w:rsidR="00620CF6" w:rsidRDefault="00000000">
            <w:pPr>
              <w:pStyle w:val="TableParagraph"/>
              <w:rPr>
                <w:sz w:val="20"/>
              </w:rPr>
            </w:pPr>
            <w:r>
              <w:rPr>
                <w:spacing w:val="-2"/>
                <w:w w:val="105"/>
                <w:sz w:val="20"/>
              </w:rPr>
              <w:t>A_AF52</w:t>
            </w:r>
          </w:p>
        </w:tc>
        <w:tc>
          <w:tcPr>
            <w:tcW w:w="5612" w:type="dxa"/>
          </w:tcPr>
          <w:p w14:paraId="694E87AD" w14:textId="77777777" w:rsidR="00620CF6" w:rsidRDefault="00000000">
            <w:pPr>
              <w:pStyle w:val="TableParagraph"/>
              <w:ind w:left="105"/>
              <w:rPr>
                <w:sz w:val="20"/>
              </w:rPr>
            </w:pPr>
            <w:r>
              <w:rPr>
                <w:spacing w:val="-4"/>
                <w:sz w:val="20"/>
              </w:rPr>
              <w:t>Investment</w:t>
            </w:r>
            <w:r>
              <w:rPr>
                <w:spacing w:val="6"/>
                <w:sz w:val="20"/>
              </w:rPr>
              <w:t xml:space="preserve"> </w:t>
            </w:r>
            <w:r>
              <w:rPr>
                <w:spacing w:val="-4"/>
                <w:sz w:val="20"/>
              </w:rPr>
              <w:t>fund</w:t>
            </w:r>
            <w:r>
              <w:rPr>
                <w:spacing w:val="6"/>
                <w:sz w:val="20"/>
              </w:rPr>
              <w:t xml:space="preserve"> </w:t>
            </w:r>
            <w:r>
              <w:rPr>
                <w:spacing w:val="-4"/>
                <w:sz w:val="20"/>
              </w:rPr>
              <w:t>shares/units</w:t>
            </w:r>
          </w:p>
        </w:tc>
        <w:tc>
          <w:tcPr>
            <w:tcW w:w="1940" w:type="dxa"/>
          </w:tcPr>
          <w:p w14:paraId="04B7F668" w14:textId="77777777" w:rsidR="00620CF6" w:rsidRDefault="00000000">
            <w:pPr>
              <w:pStyle w:val="TableParagraph"/>
              <w:ind w:left="118"/>
              <w:rPr>
                <w:sz w:val="20"/>
              </w:rPr>
            </w:pPr>
            <w:r>
              <w:rPr>
                <w:spacing w:val="-5"/>
                <w:sz w:val="20"/>
              </w:rPr>
              <w:t>ga</w:t>
            </w:r>
          </w:p>
        </w:tc>
      </w:tr>
      <w:tr w:rsidR="00620CF6" w14:paraId="02E2652D" w14:textId="77777777">
        <w:trPr>
          <w:trHeight w:val="398"/>
        </w:trPr>
        <w:tc>
          <w:tcPr>
            <w:tcW w:w="1103" w:type="dxa"/>
            <w:shd w:val="clear" w:color="auto" w:fill="F7F7F7"/>
          </w:tcPr>
          <w:p w14:paraId="350DCE7D" w14:textId="77777777" w:rsidR="00620CF6" w:rsidRDefault="00000000">
            <w:pPr>
              <w:pStyle w:val="TableParagraph"/>
              <w:rPr>
                <w:sz w:val="20"/>
              </w:rPr>
            </w:pPr>
            <w:r>
              <w:rPr>
                <w:spacing w:val="-2"/>
                <w:w w:val="105"/>
                <w:sz w:val="20"/>
              </w:rPr>
              <w:t>A_AF521</w:t>
            </w:r>
          </w:p>
        </w:tc>
        <w:tc>
          <w:tcPr>
            <w:tcW w:w="5612" w:type="dxa"/>
            <w:shd w:val="clear" w:color="auto" w:fill="F7F7F7"/>
          </w:tcPr>
          <w:p w14:paraId="6DB75764" w14:textId="77777777" w:rsidR="00620CF6" w:rsidRDefault="00000000">
            <w:pPr>
              <w:pStyle w:val="TableParagraph"/>
              <w:ind w:left="106"/>
              <w:rPr>
                <w:sz w:val="20"/>
              </w:rPr>
            </w:pPr>
            <w:r>
              <w:rPr>
                <w:spacing w:val="-2"/>
                <w:sz w:val="20"/>
              </w:rPr>
              <w:t>Money</w:t>
            </w:r>
            <w:r>
              <w:rPr>
                <w:spacing w:val="-5"/>
                <w:sz w:val="20"/>
              </w:rPr>
              <w:t xml:space="preserve"> </w:t>
            </w:r>
            <w:r>
              <w:rPr>
                <w:spacing w:val="-2"/>
                <w:sz w:val="20"/>
              </w:rPr>
              <w:t>market</w:t>
            </w:r>
            <w:r>
              <w:rPr>
                <w:spacing w:val="-4"/>
                <w:sz w:val="20"/>
              </w:rPr>
              <w:t xml:space="preserve"> </w:t>
            </w:r>
            <w:r>
              <w:rPr>
                <w:spacing w:val="-2"/>
                <w:sz w:val="20"/>
              </w:rPr>
              <w:t>fund</w:t>
            </w:r>
            <w:r>
              <w:rPr>
                <w:spacing w:val="-5"/>
                <w:sz w:val="20"/>
              </w:rPr>
              <w:t xml:space="preserve"> </w:t>
            </w:r>
            <w:r>
              <w:rPr>
                <w:spacing w:val="-2"/>
                <w:sz w:val="20"/>
              </w:rPr>
              <w:t>shares/units</w:t>
            </w:r>
          </w:p>
        </w:tc>
        <w:tc>
          <w:tcPr>
            <w:tcW w:w="1940" w:type="dxa"/>
            <w:shd w:val="clear" w:color="auto" w:fill="F7F7F7"/>
          </w:tcPr>
          <w:p w14:paraId="2DA08A32" w14:textId="77777777" w:rsidR="00620CF6" w:rsidRDefault="00000000">
            <w:pPr>
              <w:pStyle w:val="TableParagraph"/>
              <w:ind w:left="118"/>
              <w:rPr>
                <w:sz w:val="20"/>
              </w:rPr>
            </w:pPr>
            <w:r>
              <w:rPr>
                <w:spacing w:val="-5"/>
                <w:sz w:val="20"/>
              </w:rPr>
              <w:t>ga</w:t>
            </w:r>
          </w:p>
        </w:tc>
      </w:tr>
      <w:tr w:rsidR="00620CF6" w14:paraId="43B8E83B" w14:textId="77777777">
        <w:trPr>
          <w:trHeight w:val="498"/>
        </w:trPr>
        <w:tc>
          <w:tcPr>
            <w:tcW w:w="1103" w:type="dxa"/>
          </w:tcPr>
          <w:p w14:paraId="42502DFD" w14:textId="77777777" w:rsidR="00620CF6" w:rsidRDefault="00000000">
            <w:pPr>
              <w:pStyle w:val="TableParagraph"/>
              <w:spacing w:before="168"/>
              <w:rPr>
                <w:sz w:val="20"/>
              </w:rPr>
            </w:pPr>
            <w:r>
              <w:rPr>
                <w:spacing w:val="-2"/>
                <w:w w:val="105"/>
                <w:sz w:val="20"/>
              </w:rPr>
              <w:t>A_AF522</w:t>
            </w:r>
          </w:p>
        </w:tc>
        <w:tc>
          <w:tcPr>
            <w:tcW w:w="5612" w:type="dxa"/>
          </w:tcPr>
          <w:p w14:paraId="1901170F" w14:textId="77777777" w:rsidR="00620CF6" w:rsidRDefault="00000000">
            <w:pPr>
              <w:pStyle w:val="TableParagraph"/>
              <w:spacing w:before="168"/>
              <w:ind w:left="105"/>
              <w:rPr>
                <w:sz w:val="20"/>
              </w:rPr>
            </w:pPr>
            <w:r>
              <w:rPr>
                <w:spacing w:val="-2"/>
                <w:sz w:val="20"/>
              </w:rPr>
              <w:t>Non-MMF</w:t>
            </w:r>
            <w:r>
              <w:rPr>
                <w:spacing w:val="-7"/>
                <w:sz w:val="20"/>
              </w:rPr>
              <w:t xml:space="preserve"> </w:t>
            </w:r>
            <w:r>
              <w:rPr>
                <w:spacing w:val="-2"/>
                <w:sz w:val="20"/>
              </w:rPr>
              <w:t>investment</w:t>
            </w:r>
            <w:r>
              <w:rPr>
                <w:spacing w:val="-7"/>
                <w:sz w:val="20"/>
              </w:rPr>
              <w:t xml:space="preserve"> </w:t>
            </w:r>
            <w:r>
              <w:rPr>
                <w:spacing w:val="-2"/>
                <w:sz w:val="20"/>
              </w:rPr>
              <w:t>fund</w:t>
            </w:r>
            <w:r>
              <w:rPr>
                <w:spacing w:val="-7"/>
                <w:sz w:val="20"/>
              </w:rPr>
              <w:t xml:space="preserve"> </w:t>
            </w:r>
            <w:r>
              <w:rPr>
                <w:spacing w:val="-2"/>
                <w:sz w:val="20"/>
              </w:rPr>
              <w:t>shares/units</w:t>
            </w:r>
          </w:p>
        </w:tc>
        <w:tc>
          <w:tcPr>
            <w:tcW w:w="1940" w:type="dxa"/>
          </w:tcPr>
          <w:p w14:paraId="59DE6441" w14:textId="77777777" w:rsidR="00620CF6" w:rsidRDefault="00000000">
            <w:pPr>
              <w:pStyle w:val="TableParagraph"/>
              <w:spacing w:before="168"/>
              <w:ind w:left="118"/>
              <w:rPr>
                <w:sz w:val="20"/>
              </w:rPr>
            </w:pPr>
            <w:r>
              <w:rPr>
                <w:spacing w:val="-5"/>
                <w:sz w:val="20"/>
              </w:rPr>
              <w:t>ga</w:t>
            </w:r>
          </w:p>
        </w:tc>
      </w:tr>
      <w:tr w:rsidR="00620CF6" w14:paraId="3C84079C" w14:textId="77777777">
        <w:trPr>
          <w:trHeight w:val="398"/>
        </w:trPr>
        <w:tc>
          <w:tcPr>
            <w:tcW w:w="1103" w:type="dxa"/>
            <w:shd w:val="clear" w:color="auto" w:fill="F7F7F7"/>
          </w:tcPr>
          <w:p w14:paraId="27B1F860" w14:textId="77777777" w:rsidR="00620CF6" w:rsidRDefault="00000000">
            <w:pPr>
              <w:pStyle w:val="TableParagraph"/>
              <w:rPr>
                <w:sz w:val="20"/>
              </w:rPr>
            </w:pPr>
            <w:r>
              <w:rPr>
                <w:spacing w:val="-2"/>
                <w:w w:val="110"/>
                <w:sz w:val="20"/>
              </w:rPr>
              <w:t>A_AF6</w:t>
            </w:r>
          </w:p>
        </w:tc>
        <w:tc>
          <w:tcPr>
            <w:tcW w:w="5612" w:type="dxa"/>
            <w:shd w:val="clear" w:color="auto" w:fill="F7F7F7"/>
          </w:tcPr>
          <w:p w14:paraId="719245A7" w14:textId="77777777" w:rsidR="00620CF6" w:rsidRDefault="00000000">
            <w:pPr>
              <w:pStyle w:val="TableParagraph"/>
              <w:ind w:left="106"/>
              <w:rPr>
                <w:sz w:val="20"/>
              </w:rPr>
            </w:pPr>
            <w:r>
              <w:rPr>
                <w:spacing w:val="-2"/>
                <w:sz w:val="20"/>
              </w:rPr>
              <w:t>Insurance,</w:t>
            </w:r>
            <w:r>
              <w:rPr>
                <w:spacing w:val="-6"/>
                <w:sz w:val="20"/>
              </w:rPr>
              <w:t xml:space="preserve"> </w:t>
            </w:r>
            <w:proofErr w:type="gramStart"/>
            <w:r>
              <w:rPr>
                <w:spacing w:val="-2"/>
                <w:sz w:val="20"/>
              </w:rPr>
              <w:t>pension</w:t>
            </w:r>
            <w:proofErr w:type="gramEnd"/>
            <w:r>
              <w:rPr>
                <w:spacing w:val="-6"/>
                <w:sz w:val="20"/>
              </w:rPr>
              <w:t xml:space="preserve"> </w:t>
            </w:r>
            <w:r>
              <w:rPr>
                <w:spacing w:val="-2"/>
                <w:sz w:val="20"/>
              </w:rPr>
              <w:t>and</w:t>
            </w:r>
            <w:r>
              <w:rPr>
                <w:spacing w:val="-6"/>
                <w:sz w:val="20"/>
              </w:rPr>
              <w:t xml:space="preserve"> </w:t>
            </w:r>
            <w:r>
              <w:rPr>
                <w:spacing w:val="-2"/>
                <w:sz w:val="20"/>
              </w:rPr>
              <w:t>standardized</w:t>
            </w:r>
            <w:r>
              <w:rPr>
                <w:spacing w:val="-6"/>
                <w:sz w:val="20"/>
              </w:rPr>
              <w:t xml:space="preserve"> </w:t>
            </w:r>
            <w:r>
              <w:rPr>
                <w:spacing w:val="-2"/>
                <w:sz w:val="20"/>
              </w:rPr>
              <w:t>guarantee</w:t>
            </w:r>
            <w:r>
              <w:rPr>
                <w:spacing w:val="-6"/>
                <w:sz w:val="20"/>
              </w:rPr>
              <w:t xml:space="preserve"> </w:t>
            </w:r>
            <w:r>
              <w:rPr>
                <w:spacing w:val="-2"/>
                <w:sz w:val="20"/>
              </w:rPr>
              <w:t>schemes</w:t>
            </w:r>
          </w:p>
        </w:tc>
        <w:tc>
          <w:tcPr>
            <w:tcW w:w="1940" w:type="dxa"/>
            <w:shd w:val="clear" w:color="auto" w:fill="F7F7F7"/>
          </w:tcPr>
          <w:p w14:paraId="1386FC26" w14:textId="77777777" w:rsidR="00620CF6" w:rsidRDefault="00000000">
            <w:pPr>
              <w:pStyle w:val="TableParagraph"/>
              <w:ind w:left="118"/>
              <w:rPr>
                <w:sz w:val="20"/>
              </w:rPr>
            </w:pPr>
            <w:r>
              <w:rPr>
                <w:spacing w:val="-5"/>
                <w:sz w:val="20"/>
              </w:rPr>
              <w:t>ga</w:t>
            </w:r>
          </w:p>
        </w:tc>
      </w:tr>
      <w:tr w:rsidR="00620CF6" w14:paraId="625AF670" w14:textId="77777777">
        <w:trPr>
          <w:trHeight w:val="398"/>
        </w:trPr>
        <w:tc>
          <w:tcPr>
            <w:tcW w:w="1103" w:type="dxa"/>
          </w:tcPr>
          <w:p w14:paraId="3024C24A" w14:textId="77777777" w:rsidR="00620CF6" w:rsidRDefault="00000000">
            <w:pPr>
              <w:pStyle w:val="TableParagraph"/>
              <w:rPr>
                <w:sz w:val="20"/>
              </w:rPr>
            </w:pPr>
            <w:r>
              <w:rPr>
                <w:spacing w:val="-2"/>
                <w:w w:val="105"/>
                <w:sz w:val="20"/>
              </w:rPr>
              <w:t>A_AF61</w:t>
            </w:r>
          </w:p>
        </w:tc>
        <w:tc>
          <w:tcPr>
            <w:tcW w:w="5612" w:type="dxa"/>
          </w:tcPr>
          <w:p w14:paraId="0D3E69D3" w14:textId="77777777" w:rsidR="00620CF6" w:rsidRDefault="00000000">
            <w:pPr>
              <w:pStyle w:val="TableParagraph"/>
              <w:ind w:left="105"/>
              <w:rPr>
                <w:sz w:val="20"/>
              </w:rPr>
            </w:pPr>
            <w:r>
              <w:rPr>
                <w:spacing w:val="-2"/>
                <w:sz w:val="20"/>
              </w:rPr>
              <w:t>Non-life</w:t>
            </w:r>
            <w:r>
              <w:rPr>
                <w:spacing w:val="-7"/>
                <w:sz w:val="20"/>
              </w:rPr>
              <w:t xml:space="preserve"> </w:t>
            </w:r>
            <w:r>
              <w:rPr>
                <w:spacing w:val="-2"/>
                <w:sz w:val="20"/>
              </w:rPr>
              <w:t>insurance</w:t>
            </w:r>
            <w:r>
              <w:rPr>
                <w:spacing w:val="-7"/>
                <w:sz w:val="20"/>
              </w:rPr>
              <w:t xml:space="preserve"> </w:t>
            </w:r>
            <w:r>
              <w:rPr>
                <w:spacing w:val="-2"/>
                <w:sz w:val="20"/>
              </w:rPr>
              <w:t>technical</w:t>
            </w:r>
            <w:r>
              <w:rPr>
                <w:spacing w:val="-6"/>
                <w:sz w:val="20"/>
              </w:rPr>
              <w:t xml:space="preserve"> </w:t>
            </w:r>
            <w:r>
              <w:rPr>
                <w:spacing w:val="-2"/>
                <w:sz w:val="20"/>
              </w:rPr>
              <w:t>provisions</w:t>
            </w:r>
          </w:p>
        </w:tc>
        <w:tc>
          <w:tcPr>
            <w:tcW w:w="1940" w:type="dxa"/>
          </w:tcPr>
          <w:p w14:paraId="2E6E8E6F" w14:textId="77777777" w:rsidR="00620CF6" w:rsidRDefault="00000000">
            <w:pPr>
              <w:pStyle w:val="TableParagraph"/>
              <w:ind w:left="118"/>
              <w:rPr>
                <w:sz w:val="20"/>
              </w:rPr>
            </w:pPr>
            <w:r>
              <w:rPr>
                <w:spacing w:val="-5"/>
                <w:sz w:val="20"/>
              </w:rPr>
              <w:t>ga</w:t>
            </w:r>
          </w:p>
        </w:tc>
      </w:tr>
      <w:tr w:rsidR="00620CF6" w14:paraId="46C5C275" w14:textId="77777777">
        <w:trPr>
          <w:trHeight w:val="398"/>
        </w:trPr>
        <w:tc>
          <w:tcPr>
            <w:tcW w:w="1103" w:type="dxa"/>
            <w:shd w:val="clear" w:color="auto" w:fill="F7F7F7"/>
          </w:tcPr>
          <w:p w14:paraId="56AD16C7" w14:textId="77777777" w:rsidR="00620CF6" w:rsidRDefault="00000000">
            <w:pPr>
              <w:pStyle w:val="TableParagraph"/>
              <w:rPr>
                <w:sz w:val="20"/>
              </w:rPr>
            </w:pPr>
            <w:r>
              <w:rPr>
                <w:spacing w:val="-2"/>
                <w:w w:val="105"/>
                <w:sz w:val="20"/>
              </w:rPr>
              <w:t>A_AF62</w:t>
            </w:r>
          </w:p>
        </w:tc>
        <w:tc>
          <w:tcPr>
            <w:tcW w:w="5612" w:type="dxa"/>
            <w:shd w:val="clear" w:color="auto" w:fill="F7F7F7"/>
          </w:tcPr>
          <w:p w14:paraId="494FC64E" w14:textId="77777777" w:rsidR="00620CF6" w:rsidRDefault="00000000">
            <w:pPr>
              <w:pStyle w:val="TableParagraph"/>
              <w:ind w:left="106"/>
              <w:rPr>
                <w:sz w:val="20"/>
              </w:rPr>
            </w:pPr>
            <w:r>
              <w:rPr>
                <w:spacing w:val="-2"/>
                <w:sz w:val="20"/>
              </w:rPr>
              <w:t>Life</w:t>
            </w:r>
            <w:r>
              <w:rPr>
                <w:spacing w:val="-1"/>
                <w:sz w:val="20"/>
              </w:rPr>
              <w:t xml:space="preserve"> </w:t>
            </w:r>
            <w:r>
              <w:rPr>
                <w:spacing w:val="-2"/>
                <w:sz w:val="20"/>
              </w:rPr>
              <w:t>insurance</w:t>
            </w:r>
            <w:r>
              <w:rPr>
                <w:sz w:val="20"/>
              </w:rPr>
              <w:t xml:space="preserve"> </w:t>
            </w:r>
            <w:r>
              <w:rPr>
                <w:spacing w:val="-2"/>
                <w:sz w:val="20"/>
              </w:rPr>
              <w:t>and</w:t>
            </w:r>
            <w:r>
              <w:rPr>
                <w:spacing w:val="-1"/>
                <w:sz w:val="20"/>
              </w:rPr>
              <w:t xml:space="preserve"> </w:t>
            </w:r>
            <w:r>
              <w:rPr>
                <w:spacing w:val="-2"/>
                <w:sz w:val="20"/>
              </w:rPr>
              <w:t>annuity</w:t>
            </w:r>
            <w:r>
              <w:rPr>
                <w:sz w:val="20"/>
              </w:rPr>
              <w:t xml:space="preserve"> </w:t>
            </w:r>
            <w:r>
              <w:rPr>
                <w:spacing w:val="-2"/>
                <w:sz w:val="20"/>
              </w:rPr>
              <w:t>entitlements</w:t>
            </w:r>
          </w:p>
        </w:tc>
        <w:tc>
          <w:tcPr>
            <w:tcW w:w="1940" w:type="dxa"/>
            <w:shd w:val="clear" w:color="auto" w:fill="F7F7F7"/>
          </w:tcPr>
          <w:p w14:paraId="14777B66" w14:textId="77777777" w:rsidR="00620CF6" w:rsidRDefault="00000000">
            <w:pPr>
              <w:pStyle w:val="TableParagraph"/>
              <w:ind w:left="118"/>
              <w:rPr>
                <w:sz w:val="20"/>
              </w:rPr>
            </w:pPr>
            <w:r>
              <w:rPr>
                <w:spacing w:val="-5"/>
                <w:sz w:val="20"/>
              </w:rPr>
              <w:t>ga</w:t>
            </w:r>
          </w:p>
        </w:tc>
      </w:tr>
      <w:tr w:rsidR="00620CF6" w14:paraId="50FA7FA4" w14:textId="77777777">
        <w:trPr>
          <w:trHeight w:val="336"/>
        </w:trPr>
        <w:tc>
          <w:tcPr>
            <w:tcW w:w="1103" w:type="dxa"/>
          </w:tcPr>
          <w:p w14:paraId="2BC1EA82" w14:textId="77777777" w:rsidR="00620CF6" w:rsidRDefault="00000000">
            <w:pPr>
              <w:pStyle w:val="TableParagraph"/>
              <w:spacing w:line="248" w:lineRule="exact"/>
              <w:rPr>
                <w:sz w:val="20"/>
              </w:rPr>
            </w:pPr>
            <w:r>
              <w:rPr>
                <w:spacing w:val="-2"/>
                <w:w w:val="105"/>
                <w:sz w:val="20"/>
              </w:rPr>
              <w:t>A_AF63</w:t>
            </w:r>
          </w:p>
        </w:tc>
        <w:tc>
          <w:tcPr>
            <w:tcW w:w="5612" w:type="dxa"/>
          </w:tcPr>
          <w:p w14:paraId="494E3533" w14:textId="77777777" w:rsidR="00620CF6" w:rsidRDefault="00000000">
            <w:pPr>
              <w:pStyle w:val="TableParagraph"/>
              <w:spacing w:line="248" w:lineRule="exact"/>
              <w:ind w:left="105"/>
              <w:rPr>
                <w:sz w:val="20"/>
              </w:rPr>
            </w:pPr>
            <w:r>
              <w:rPr>
                <w:spacing w:val="-2"/>
                <w:sz w:val="20"/>
              </w:rPr>
              <w:t>Pension</w:t>
            </w:r>
            <w:r>
              <w:rPr>
                <w:spacing w:val="-3"/>
                <w:sz w:val="20"/>
              </w:rPr>
              <w:t xml:space="preserve"> </w:t>
            </w:r>
            <w:r>
              <w:rPr>
                <w:spacing w:val="-2"/>
                <w:sz w:val="20"/>
              </w:rPr>
              <w:t>entitlements</w:t>
            </w:r>
          </w:p>
        </w:tc>
        <w:tc>
          <w:tcPr>
            <w:tcW w:w="1940" w:type="dxa"/>
          </w:tcPr>
          <w:p w14:paraId="585BB34D" w14:textId="77777777" w:rsidR="00620CF6" w:rsidRDefault="00000000">
            <w:pPr>
              <w:pStyle w:val="TableParagraph"/>
              <w:spacing w:line="248" w:lineRule="exact"/>
              <w:ind w:left="118"/>
              <w:rPr>
                <w:sz w:val="20"/>
              </w:rPr>
            </w:pPr>
            <w:r>
              <w:rPr>
                <w:spacing w:val="-5"/>
                <w:sz w:val="20"/>
              </w:rPr>
              <w:t>ga</w:t>
            </w:r>
          </w:p>
        </w:tc>
      </w:tr>
    </w:tbl>
    <w:p w14:paraId="34FF9B48" w14:textId="77777777" w:rsidR="00620CF6" w:rsidRDefault="00620CF6">
      <w:pPr>
        <w:spacing w:line="248" w:lineRule="exact"/>
        <w:rPr>
          <w:sz w:val="20"/>
        </w:rPr>
        <w:sectPr w:rsidR="00620CF6" w:rsidSect="00D60468">
          <w:type w:val="continuous"/>
          <w:pgSz w:w="12240" w:h="15840"/>
          <w:pgMar w:top="1460" w:right="1300" w:bottom="1359" w:left="1300" w:header="720" w:footer="720" w:gutter="0"/>
          <w:cols w:space="720"/>
        </w:sectPr>
      </w:pPr>
    </w:p>
    <w:tbl>
      <w:tblPr>
        <w:tblW w:w="0" w:type="auto"/>
        <w:tblInd w:w="500" w:type="dxa"/>
        <w:tblLayout w:type="fixed"/>
        <w:tblCellMar>
          <w:left w:w="0" w:type="dxa"/>
          <w:right w:w="0" w:type="dxa"/>
        </w:tblCellMar>
        <w:tblLook w:val="01E0" w:firstRow="1" w:lastRow="1" w:firstColumn="1" w:lastColumn="1" w:noHBand="0" w:noVBand="0"/>
      </w:tblPr>
      <w:tblGrid>
        <w:gridCol w:w="1103"/>
        <w:gridCol w:w="5105"/>
        <w:gridCol w:w="2446"/>
      </w:tblGrid>
      <w:tr w:rsidR="00620CF6" w14:paraId="440E3FA2" w14:textId="77777777">
        <w:trPr>
          <w:trHeight w:val="398"/>
        </w:trPr>
        <w:tc>
          <w:tcPr>
            <w:tcW w:w="1103" w:type="dxa"/>
            <w:shd w:val="clear" w:color="auto" w:fill="F7F7F7"/>
          </w:tcPr>
          <w:p w14:paraId="4CF4F7CA" w14:textId="77777777" w:rsidR="00620CF6" w:rsidRDefault="00000000">
            <w:pPr>
              <w:pStyle w:val="TableParagraph"/>
              <w:rPr>
                <w:sz w:val="20"/>
              </w:rPr>
            </w:pPr>
            <w:r>
              <w:rPr>
                <w:spacing w:val="-2"/>
                <w:w w:val="105"/>
                <w:sz w:val="20"/>
              </w:rPr>
              <w:lastRenderedPageBreak/>
              <w:t>A_AF64</w:t>
            </w:r>
          </w:p>
        </w:tc>
        <w:tc>
          <w:tcPr>
            <w:tcW w:w="5105" w:type="dxa"/>
            <w:shd w:val="clear" w:color="auto" w:fill="F7F7F7"/>
          </w:tcPr>
          <w:p w14:paraId="6CD2EA07" w14:textId="77777777" w:rsidR="00620CF6" w:rsidRDefault="00000000">
            <w:pPr>
              <w:pStyle w:val="TableParagraph"/>
              <w:ind w:left="106"/>
              <w:rPr>
                <w:sz w:val="20"/>
              </w:rPr>
            </w:pPr>
            <w:r>
              <w:rPr>
                <w:spacing w:val="-2"/>
                <w:sz w:val="20"/>
              </w:rPr>
              <w:t>Claims</w:t>
            </w:r>
            <w:r>
              <w:rPr>
                <w:spacing w:val="-6"/>
                <w:sz w:val="20"/>
              </w:rPr>
              <w:t xml:space="preserve"> </w:t>
            </w:r>
            <w:r>
              <w:rPr>
                <w:spacing w:val="-2"/>
                <w:sz w:val="20"/>
              </w:rPr>
              <w:t>of</w:t>
            </w:r>
            <w:r>
              <w:rPr>
                <w:spacing w:val="-6"/>
                <w:sz w:val="20"/>
              </w:rPr>
              <w:t xml:space="preserve"> </w:t>
            </w:r>
            <w:r>
              <w:rPr>
                <w:spacing w:val="-2"/>
                <w:sz w:val="20"/>
              </w:rPr>
              <w:t>pension</w:t>
            </w:r>
            <w:r>
              <w:rPr>
                <w:spacing w:val="-5"/>
                <w:sz w:val="20"/>
              </w:rPr>
              <w:t xml:space="preserve"> </w:t>
            </w:r>
            <w:r>
              <w:rPr>
                <w:spacing w:val="-2"/>
                <w:sz w:val="20"/>
              </w:rPr>
              <w:t>funds</w:t>
            </w:r>
            <w:r>
              <w:rPr>
                <w:spacing w:val="-6"/>
                <w:sz w:val="20"/>
              </w:rPr>
              <w:t xml:space="preserve"> </w:t>
            </w:r>
            <w:r>
              <w:rPr>
                <w:spacing w:val="-2"/>
                <w:sz w:val="20"/>
              </w:rPr>
              <w:t>on</w:t>
            </w:r>
            <w:r>
              <w:rPr>
                <w:spacing w:val="-6"/>
                <w:sz w:val="20"/>
              </w:rPr>
              <w:t xml:space="preserve"> </w:t>
            </w:r>
            <w:r>
              <w:rPr>
                <w:spacing w:val="-2"/>
                <w:sz w:val="20"/>
              </w:rPr>
              <w:t>pension</w:t>
            </w:r>
            <w:r>
              <w:rPr>
                <w:spacing w:val="-5"/>
                <w:sz w:val="20"/>
              </w:rPr>
              <w:t xml:space="preserve"> </w:t>
            </w:r>
            <w:r>
              <w:rPr>
                <w:spacing w:val="-2"/>
                <w:sz w:val="20"/>
              </w:rPr>
              <w:t>managers</w:t>
            </w:r>
          </w:p>
        </w:tc>
        <w:tc>
          <w:tcPr>
            <w:tcW w:w="2446" w:type="dxa"/>
            <w:shd w:val="clear" w:color="auto" w:fill="F7F7F7"/>
          </w:tcPr>
          <w:p w14:paraId="72691317" w14:textId="77777777" w:rsidR="00620CF6" w:rsidRDefault="00000000">
            <w:pPr>
              <w:pStyle w:val="TableParagraph"/>
              <w:ind w:left="625"/>
              <w:rPr>
                <w:sz w:val="20"/>
              </w:rPr>
            </w:pPr>
            <w:r>
              <w:rPr>
                <w:spacing w:val="-5"/>
                <w:sz w:val="20"/>
              </w:rPr>
              <w:t>ga</w:t>
            </w:r>
          </w:p>
        </w:tc>
      </w:tr>
      <w:tr w:rsidR="00620CF6" w14:paraId="655D300C" w14:textId="77777777">
        <w:trPr>
          <w:trHeight w:val="398"/>
        </w:trPr>
        <w:tc>
          <w:tcPr>
            <w:tcW w:w="1103" w:type="dxa"/>
          </w:tcPr>
          <w:p w14:paraId="71AC0171" w14:textId="77777777" w:rsidR="00620CF6" w:rsidRDefault="00000000">
            <w:pPr>
              <w:pStyle w:val="TableParagraph"/>
              <w:rPr>
                <w:sz w:val="20"/>
              </w:rPr>
            </w:pPr>
            <w:r>
              <w:rPr>
                <w:spacing w:val="-2"/>
                <w:w w:val="105"/>
                <w:sz w:val="20"/>
              </w:rPr>
              <w:t>A_AF65</w:t>
            </w:r>
          </w:p>
        </w:tc>
        <w:tc>
          <w:tcPr>
            <w:tcW w:w="5105" w:type="dxa"/>
          </w:tcPr>
          <w:p w14:paraId="6EC032DA" w14:textId="77777777" w:rsidR="00620CF6" w:rsidRDefault="00000000">
            <w:pPr>
              <w:pStyle w:val="TableParagraph"/>
              <w:ind w:left="105"/>
              <w:rPr>
                <w:sz w:val="20"/>
              </w:rPr>
            </w:pPr>
            <w:r>
              <w:rPr>
                <w:spacing w:val="-2"/>
                <w:sz w:val="20"/>
              </w:rPr>
              <w:t>Entitlements</w:t>
            </w:r>
            <w:r>
              <w:rPr>
                <w:spacing w:val="6"/>
                <w:sz w:val="20"/>
              </w:rPr>
              <w:t xml:space="preserve"> </w:t>
            </w:r>
            <w:r>
              <w:rPr>
                <w:spacing w:val="-2"/>
                <w:sz w:val="20"/>
              </w:rPr>
              <w:t>to</w:t>
            </w:r>
            <w:r>
              <w:rPr>
                <w:spacing w:val="6"/>
                <w:sz w:val="20"/>
              </w:rPr>
              <w:t xml:space="preserve"> </w:t>
            </w:r>
            <w:r>
              <w:rPr>
                <w:spacing w:val="-2"/>
                <w:sz w:val="20"/>
              </w:rPr>
              <w:t>non-pension</w:t>
            </w:r>
            <w:r>
              <w:rPr>
                <w:spacing w:val="6"/>
                <w:sz w:val="20"/>
              </w:rPr>
              <w:t xml:space="preserve"> </w:t>
            </w:r>
            <w:r>
              <w:rPr>
                <w:spacing w:val="-2"/>
                <w:sz w:val="20"/>
              </w:rPr>
              <w:t>benefits</w:t>
            </w:r>
          </w:p>
        </w:tc>
        <w:tc>
          <w:tcPr>
            <w:tcW w:w="2446" w:type="dxa"/>
          </w:tcPr>
          <w:p w14:paraId="5E6BB720" w14:textId="77777777" w:rsidR="00620CF6" w:rsidRDefault="00000000">
            <w:pPr>
              <w:pStyle w:val="TableParagraph"/>
              <w:ind w:left="625"/>
              <w:rPr>
                <w:sz w:val="20"/>
              </w:rPr>
            </w:pPr>
            <w:r>
              <w:rPr>
                <w:spacing w:val="-5"/>
                <w:sz w:val="20"/>
              </w:rPr>
              <w:t>ga</w:t>
            </w:r>
          </w:p>
        </w:tc>
      </w:tr>
      <w:tr w:rsidR="00620CF6" w14:paraId="2E7AAD9A" w14:textId="77777777">
        <w:trPr>
          <w:trHeight w:val="398"/>
        </w:trPr>
        <w:tc>
          <w:tcPr>
            <w:tcW w:w="1103" w:type="dxa"/>
            <w:shd w:val="clear" w:color="auto" w:fill="F7F7F7"/>
          </w:tcPr>
          <w:p w14:paraId="43092C01" w14:textId="77777777" w:rsidR="00620CF6" w:rsidRDefault="00000000">
            <w:pPr>
              <w:pStyle w:val="TableParagraph"/>
              <w:rPr>
                <w:sz w:val="20"/>
              </w:rPr>
            </w:pPr>
            <w:r>
              <w:rPr>
                <w:spacing w:val="-2"/>
                <w:w w:val="105"/>
                <w:sz w:val="20"/>
              </w:rPr>
              <w:t>A_AF66</w:t>
            </w:r>
          </w:p>
        </w:tc>
        <w:tc>
          <w:tcPr>
            <w:tcW w:w="5105" w:type="dxa"/>
            <w:shd w:val="clear" w:color="auto" w:fill="F7F7F7"/>
          </w:tcPr>
          <w:p w14:paraId="51E9EE91" w14:textId="77777777" w:rsidR="00620CF6" w:rsidRDefault="00000000">
            <w:pPr>
              <w:pStyle w:val="TableParagraph"/>
              <w:ind w:left="106"/>
              <w:rPr>
                <w:sz w:val="20"/>
              </w:rPr>
            </w:pPr>
            <w:r>
              <w:rPr>
                <w:spacing w:val="-2"/>
                <w:sz w:val="20"/>
              </w:rPr>
              <w:t>Provisions</w:t>
            </w:r>
            <w:r>
              <w:rPr>
                <w:spacing w:val="-6"/>
                <w:sz w:val="20"/>
              </w:rPr>
              <w:t xml:space="preserve"> </w:t>
            </w:r>
            <w:r>
              <w:rPr>
                <w:spacing w:val="-2"/>
                <w:sz w:val="20"/>
              </w:rPr>
              <w:t>for</w:t>
            </w:r>
            <w:r>
              <w:rPr>
                <w:spacing w:val="-5"/>
                <w:sz w:val="20"/>
              </w:rPr>
              <w:t xml:space="preserve"> </w:t>
            </w:r>
            <w:r>
              <w:rPr>
                <w:spacing w:val="-2"/>
                <w:sz w:val="20"/>
              </w:rPr>
              <w:t>calls</w:t>
            </w:r>
            <w:r>
              <w:rPr>
                <w:spacing w:val="-5"/>
                <w:sz w:val="20"/>
              </w:rPr>
              <w:t xml:space="preserve"> </w:t>
            </w:r>
            <w:r>
              <w:rPr>
                <w:spacing w:val="-2"/>
                <w:sz w:val="20"/>
              </w:rPr>
              <w:t>under</w:t>
            </w:r>
            <w:r>
              <w:rPr>
                <w:spacing w:val="-5"/>
                <w:sz w:val="20"/>
              </w:rPr>
              <w:t xml:space="preserve"> </w:t>
            </w:r>
            <w:r>
              <w:rPr>
                <w:spacing w:val="-2"/>
                <w:sz w:val="20"/>
              </w:rPr>
              <w:t>standardized</w:t>
            </w:r>
            <w:r>
              <w:rPr>
                <w:spacing w:val="-5"/>
                <w:sz w:val="20"/>
              </w:rPr>
              <w:t xml:space="preserve"> </w:t>
            </w:r>
            <w:r>
              <w:rPr>
                <w:spacing w:val="-2"/>
                <w:sz w:val="20"/>
              </w:rPr>
              <w:t>guarantees</w:t>
            </w:r>
          </w:p>
        </w:tc>
        <w:tc>
          <w:tcPr>
            <w:tcW w:w="2446" w:type="dxa"/>
            <w:shd w:val="clear" w:color="auto" w:fill="F7F7F7"/>
          </w:tcPr>
          <w:p w14:paraId="1672001A" w14:textId="77777777" w:rsidR="00620CF6" w:rsidRDefault="00000000">
            <w:pPr>
              <w:pStyle w:val="TableParagraph"/>
              <w:ind w:left="625"/>
              <w:rPr>
                <w:sz w:val="20"/>
              </w:rPr>
            </w:pPr>
            <w:r>
              <w:rPr>
                <w:spacing w:val="-5"/>
                <w:sz w:val="20"/>
              </w:rPr>
              <w:t>ga</w:t>
            </w:r>
          </w:p>
        </w:tc>
      </w:tr>
      <w:tr w:rsidR="00620CF6" w14:paraId="3EDA4D37" w14:textId="77777777">
        <w:trPr>
          <w:trHeight w:val="398"/>
        </w:trPr>
        <w:tc>
          <w:tcPr>
            <w:tcW w:w="1103" w:type="dxa"/>
          </w:tcPr>
          <w:p w14:paraId="3362C3B7" w14:textId="77777777" w:rsidR="00620CF6" w:rsidRDefault="00000000">
            <w:pPr>
              <w:pStyle w:val="TableParagraph"/>
              <w:rPr>
                <w:sz w:val="20"/>
              </w:rPr>
            </w:pPr>
            <w:r>
              <w:rPr>
                <w:spacing w:val="-2"/>
                <w:w w:val="110"/>
                <w:sz w:val="20"/>
              </w:rPr>
              <w:t>A_AF7</w:t>
            </w:r>
          </w:p>
        </w:tc>
        <w:tc>
          <w:tcPr>
            <w:tcW w:w="5105" w:type="dxa"/>
          </w:tcPr>
          <w:p w14:paraId="6EFB03FE" w14:textId="77777777" w:rsidR="00620CF6" w:rsidRDefault="00000000">
            <w:pPr>
              <w:pStyle w:val="TableParagraph"/>
              <w:ind w:left="105"/>
              <w:rPr>
                <w:sz w:val="20"/>
              </w:rPr>
            </w:pPr>
            <w:r>
              <w:rPr>
                <w:spacing w:val="-2"/>
                <w:sz w:val="20"/>
              </w:rPr>
              <w:t>Financial</w:t>
            </w:r>
            <w:r>
              <w:rPr>
                <w:spacing w:val="-7"/>
                <w:sz w:val="20"/>
              </w:rPr>
              <w:t xml:space="preserve"> </w:t>
            </w:r>
            <w:r>
              <w:rPr>
                <w:spacing w:val="-2"/>
                <w:sz w:val="20"/>
              </w:rPr>
              <w:t>derivatives</w:t>
            </w:r>
            <w:r>
              <w:rPr>
                <w:spacing w:val="-7"/>
                <w:sz w:val="20"/>
              </w:rPr>
              <w:t xml:space="preserve"> </w:t>
            </w:r>
            <w:r>
              <w:rPr>
                <w:spacing w:val="-2"/>
                <w:sz w:val="20"/>
              </w:rPr>
              <w:t>and</w:t>
            </w:r>
            <w:r>
              <w:rPr>
                <w:spacing w:val="-6"/>
                <w:sz w:val="20"/>
              </w:rPr>
              <w:t xml:space="preserve"> </w:t>
            </w:r>
            <w:r>
              <w:rPr>
                <w:spacing w:val="-2"/>
                <w:sz w:val="20"/>
              </w:rPr>
              <w:t>employee</w:t>
            </w:r>
            <w:r>
              <w:rPr>
                <w:spacing w:val="-7"/>
                <w:sz w:val="20"/>
              </w:rPr>
              <w:t xml:space="preserve"> </w:t>
            </w:r>
            <w:r>
              <w:rPr>
                <w:spacing w:val="-2"/>
                <w:sz w:val="20"/>
              </w:rPr>
              <w:t>stock</w:t>
            </w:r>
            <w:r>
              <w:rPr>
                <w:spacing w:val="-7"/>
                <w:sz w:val="20"/>
              </w:rPr>
              <w:t xml:space="preserve"> </w:t>
            </w:r>
            <w:r>
              <w:rPr>
                <w:spacing w:val="-2"/>
                <w:sz w:val="20"/>
              </w:rPr>
              <w:t>options</w:t>
            </w:r>
          </w:p>
        </w:tc>
        <w:tc>
          <w:tcPr>
            <w:tcW w:w="2446" w:type="dxa"/>
          </w:tcPr>
          <w:p w14:paraId="2ED5102D" w14:textId="77777777" w:rsidR="00620CF6" w:rsidRDefault="00000000">
            <w:pPr>
              <w:pStyle w:val="TableParagraph"/>
              <w:ind w:left="625"/>
              <w:rPr>
                <w:sz w:val="20"/>
              </w:rPr>
            </w:pPr>
            <w:r>
              <w:rPr>
                <w:spacing w:val="-5"/>
                <w:sz w:val="20"/>
              </w:rPr>
              <w:t>ga</w:t>
            </w:r>
          </w:p>
        </w:tc>
      </w:tr>
      <w:tr w:rsidR="00620CF6" w14:paraId="1C5FD10D" w14:textId="77777777">
        <w:trPr>
          <w:trHeight w:val="398"/>
        </w:trPr>
        <w:tc>
          <w:tcPr>
            <w:tcW w:w="1103" w:type="dxa"/>
            <w:shd w:val="clear" w:color="auto" w:fill="F7F7F7"/>
          </w:tcPr>
          <w:p w14:paraId="57D0F9AA" w14:textId="77777777" w:rsidR="00620CF6" w:rsidRDefault="00000000">
            <w:pPr>
              <w:pStyle w:val="TableParagraph"/>
              <w:rPr>
                <w:sz w:val="20"/>
              </w:rPr>
            </w:pPr>
            <w:r>
              <w:rPr>
                <w:spacing w:val="-2"/>
                <w:w w:val="105"/>
                <w:sz w:val="20"/>
              </w:rPr>
              <w:t>A_AF71</w:t>
            </w:r>
          </w:p>
        </w:tc>
        <w:tc>
          <w:tcPr>
            <w:tcW w:w="5105" w:type="dxa"/>
            <w:shd w:val="clear" w:color="auto" w:fill="F7F7F7"/>
          </w:tcPr>
          <w:p w14:paraId="0706E1ED" w14:textId="77777777" w:rsidR="00620CF6" w:rsidRDefault="00000000">
            <w:pPr>
              <w:pStyle w:val="TableParagraph"/>
              <w:ind w:left="106"/>
              <w:rPr>
                <w:sz w:val="20"/>
              </w:rPr>
            </w:pPr>
            <w:r>
              <w:rPr>
                <w:sz w:val="20"/>
              </w:rPr>
              <w:t>Financial</w:t>
            </w:r>
            <w:r>
              <w:rPr>
                <w:spacing w:val="7"/>
                <w:sz w:val="20"/>
              </w:rPr>
              <w:t xml:space="preserve"> </w:t>
            </w:r>
            <w:r>
              <w:rPr>
                <w:spacing w:val="-2"/>
                <w:sz w:val="20"/>
              </w:rPr>
              <w:t>derivatives</w:t>
            </w:r>
          </w:p>
        </w:tc>
        <w:tc>
          <w:tcPr>
            <w:tcW w:w="2446" w:type="dxa"/>
            <w:shd w:val="clear" w:color="auto" w:fill="F7F7F7"/>
          </w:tcPr>
          <w:p w14:paraId="2E15FB8B" w14:textId="77777777" w:rsidR="00620CF6" w:rsidRDefault="00000000">
            <w:pPr>
              <w:pStyle w:val="TableParagraph"/>
              <w:ind w:left="625"/>
              <w:rPr>
                <w:sz w:val="20"/>
              </w:rPr>
            </w:pPr>
            <w:r>
              <w:rPr>
                <w:spacing w:val="-5"/>
                <w:sz w:val="20"/>
              </w:rPr>
              <w:t>ga</w:t>
            </w:r>
          </w:p>
        </w:tc>
      </w:tr>
      <w:tr w:rsidR="00620CF6" w14:paraId="035BA366" w14:textId="77777777">
        <w:trPr>
          <w:trHeight w:val="498"/>
        </w:trPr>
        <w:tc>
          <w:tcPr>
            <w:tcW w:w="1103" w:type="dxa"/>
          </w:tcPr>
          <w:p w14:paraId="22E39320" w14:textId="77777777" w:rsidR="00620CF6" w:rsidRDefault="00000000">
            <w:pPr>
              <w:pStyle w:val="TableParagraph"/>
              <w:spacing w:before="168"/>
              <w:rPr>
                <w:sz w:val="20"/>
              </w:rPr>
            </w:pPr>
            <w:r>
              <w:rPr>
                <w:spacing w:val="-2"/>
                <w:w w:val="105"/>
                <w:sz w:val="20"/>
              </w:rPr>
              <w:t>A_AF711</w:t>
            </w:r>
          </w:p>
        </w:tc>
        <w:tc>
          <w:tcPr>
            <w:tcW w:w="5105" w:type="dxa"/>
          </w:tcPr>
          <w:p w14:paraId="0F8FFD55" w14:textId="77777777" w:rsidR="00620CF6" w:rsidRDefault="00000000">
            <w:pPr>
              <w:pStyle w:val="TableParagraph"/>
              <w:spacing w:before="168"/>
              <w:ind w:left="105"/>
              <w:rPr>
                <w:sz w:val="20"/>
              </w:rPr>
            </w:pPr>
            <w:r>
              <w:rPr>
                <w:spacing w:val="-2"/>
                <w:sz w:val="20"/>
              </w:rPr>
              <w:t>Options</w:t>
            </w:r>
          </w:p>
        </w:tc>
        <w:tc>
          <w:tcPr>
            <w:tcW w:w="2446" w:type="dxa"/>
          </w:tcPr>
          <w:p w14:paraId="21F65D07" w14:textId="77777777" w:rsidR="00620CF6" w:rsidRDefault="00000000">
            <w:pPr>
              <w:pStyle w:val="TableParagraph"/>
              <w:spacing w:before="168"/>
              <w:ind w:left="625"/>
              <w:rPr>
                <w:sz w:val="20"/>
              </w:rPr>
            </w:pPr>
            <w:r>
              <w:rPr>
                <w:spacing w:val="-5"/>
                <w:sz w:val="20"/>
              </w:rPr>
              <w:t>ga</w:t>
            </w:r>
          </w:p>
        </w:tc>
      </w:tr>
      <w:tr w:rsidR="00620CF6" w14:paraId="6A7B3089" w14:textId="77777777">
        <w:trPr>
          <w:trHeight w:val="398"/>
        </w:trPr>
        <w:tc>
          <w:tcPr>
            <w:tcW w:w="1103" w:type="dxa"/>
            <w:shd w:val="clear" w:color="auto" w:fill="F7F7F7"/>
          </w:tcPr>
          <w:p w14:paraId="6D9828F7" w14:textId="77777777" w:rsidR="00620CF6" w:rsidRDefault="00000000">
            <w:pPr>
              <w:pStyle w:val="TableParagraph"/>
              <w:rPr>
                <w:sz w:val="20"/>
              </w:rPr>
            </w:pPr>
            <w:r>
              <w:rPr>
                <w:spacing w:val="-2"/>
                <w:w w:val="105"/>
                <w:sz w:val="20"/>
              </w:rPr>
              <w:t>A_AF712</w:t>
            </w:r>
          </w:p>
        </w:tc>
        <w:tc>
          <w:tcPr>
            <w:tcW w:w="5105" w:type="dxa"/>
            <w:shd w:val="clear" w:color="auto" w:fill="F7F7F7"/>
          </w:tcPr>
          <w:p w14:paraId="01686C51" w14:textId="77777777" w:rsidR="00620CF6" w:rsidRDefault="00000000">
            <w:pPr>
              <w:pStyle w:val="TableParagraph"/>
              <w:ind w:left="106"/>
              <w:rPr>
                <w:sz w:val="20"/>
              </w:rPr>
            </w:pPr>
            <w:r>
              <w:rPr>
                <w:spacing w:val="-2"/>
                <w:sz w:val="20"/>
              </w:rPr>
              <w:t>Forwards</w:t>
            </w:r>
          </w:p>
        </w:tc>
        <w:tc>
          <w:tcPr>
            <w:tcW w:w="2446" w:type="dxa"/>
            <w:shd w:val="clear" w:color="auto" w:fill="F7F7F7"/>
          </w:tcPr>
          <w:p w14:paraId="1E101826" w14:textId="77777777" w:rsidR="00620CF6" w:rsidRDefault="00000000">
            <w:pPr>
              <w:pStyle w:val="TableParagraph"/>
              <w:ind w:left="625"/>
              <w:rPr>
                <w:sz w:val="20"/>
              </w:rPr>
            </w:pPr>
            <w:r>
              <w:rPr>
                <w:spacing w:val="-5"/>
                <w:sz w:val="20"/>
              </w:rPr>
              <w:t>ga</w:t>
            </w:r>
          </w:p>
        </w:tc>
      </w:tr>
      <w:tr w:rsidR="00620CF6" w14:paraId="3D7CB062" w14:textId="77777777">
        <w:trPr>
          <w:trHeight w:val="398"/>
        </w:trPr>
        <w:tc>
          <w:tcPr>
            <w:tcW w:w="1103" w:type="dxa"/>
          </w:tcPr>
          <w:p w14:paraId="1301EF19" w14:textId="77777777" w:rsidR="00620CF6" w:rsidRDefault="00000000">
            <w:pPr>
              <w:pStyle w:val="TableParagraph"/>
              <w:rPr>
                <w:sz w:val="20"/>
              </w:rPr>
            </w:pPr>
            <w:r>
              <w:rPr>
                <w:spacing w:val="-2"/>
                <w:w w:val="105"/>
                <w:sz w:val="20"/>
              </w:rPr>
              <w:t>A_AF72</w:t>
            </w:r>
          </w:p>
        </w:tc>
        <w:tc>
          <w:tcPr>
            <w:tcW w:w="5105" w:type="dxa"/>
          </w:tcPr>
          <w:p w14:paraId="4C3E3C7E" w14:textId="77777777" w:rsidR="00620CF6" w:rsidRDefault="00000000">
            <w:pPr>
              <w:pStyle w:val="TableParagraph"/>
              <w:ind w:left="105"/>
              <w:rPr>
                <w:sz w:val="20"/>
              </w:rPr>
            </w:pPr>
            <w:r>
              <w:rPr>
                <w:spacing w:val="-2"/>
                <w:sz w:val="20"/>
              </w:rPr>
              <w:t>Employee</w:t>
            </w:r>
            <w:r>
              <w:rPr>
                <w:spacing w:val="-7"/>
                <w:sz w:val="20"/>
              </w:rPr>
              <w:t xml:space="preserve"> </w:t>
            </w:r>
            <w:r>
              <w:rPr>
                <w:spacing w:val="-2"/>
                <w:sz w:val="20"/>
              </w:rPr>
              <w:t>stock</w:t>
            </w:r>
            <w:r>
              <w:rPr>
                <w:spacing w:val="-7"/>
                <w:sz w:val="20"/>
              </w:rPr>
              <w:t xml:space="preserve"> </w:t>
            </w:r>
            <w:r>
              <w:rPr>
                <w:spacing w:val="-2"/>
                <w:sz w:val="20"/>
              </w:rPr>
              <w:t>options</w:t>
            </w:r>
          </w:p>
        </w:tc>
        <w:tc>
          <w:tcPr>
            <w:tcW w:w="2446" w:type="dxa"/>
          </w:tcPr>
          <w:p w14:paraId="0AA38046" w14:textId="77777777" w:rsidR="00620CF6" w:rsidRDefault="00000000">
            <w:pPr>
              <w:pStyle w:val="TableParagraph"/>
              <w:ind w:left="625"/>
              <w:rPr>
                <w:sz w:val="20"/>
              </w:rPr>
            </w:pPr>
            <w:r>
              <w:rPr>
                <w:spacing w:val="-5"/>
                <w:sz w:val="20"/>
              </w:rPr>
              <w:t>ga</w:t>
            </w:r>
          </w:p>
        </w:tc>
      </w:tr>
      <w:tr w:rsidR="00620CF6" w14:paraId="20EDF044" w14:textId="77777777">
        <w:trPr>
          <w:trHeight w:val="398"/>
        </w:trPr>
        <w:tc>
          <w:tcPr>
            <w:tcW w:w="1103" w:type="dxa"/>
            <w:shd w:val="clear" w:color="auto" w:fill="F7F7F7"/>
          </w:tcPr>
          <w:p w14:paraId="738766DB" w14:textId="77777777" w:rsidR="00620CF6" w:rsidRDefault="00000000">
            <w:pPr>
              <w:pStyle w:val="TableParagraph"/>
              <w:rPr>
                <w:sz w:val="20"/>
              </w:rPr>
            </w:pPr>
            <w:r>
              <w:rPr>
                <w:spacing w:val="-2"/>
                <w:w w:val="110"/>
                <w:sz w:val="20"/>
              </w:rPr>
              <w:t>A_AF8</w:t>
            </w:r>
          </w:p>
        </w:tc>
        <w:tc>
          <w:tcPr>
            <w:tcW w:w="5105" w:type="dxa"/>
            <w:shd w:val="clear" w:color="auto" w:fill="F7F7F7"/>
          </w:tcPr>
          <w:p w14:paraId="2C81D5CC" w14:textId="77777777" w:rsidR="00620CF6" w:rsidRDefault="00000000">
            <w:pPr>
              <w:pStyle w:val="TableParagraph"/>
              <w:ind w:left="106"/>
              <w:rPr>
                <w:sz w:val="20"/>
              </w:rPr>
            </w:pPr>
            <w:r>
              <w:rPr>
                <w:sz w:val="20"/>
              </w:rPr>
              <w:t>Other</w:t>
            </w:r>
            <w:r>
              <w:rPr>
                <w:spacing w:val="-3"/>
                <w:sz w:val="20"/>
              </w:rPr>
              <w:t xml:space="preserve"> </w:t>
            </w:r>
            <w:r>
              <w:rPr>
                <w:sz w:val="20"/>
              </w:rPr>
              <w:t>accounts</w:t>
            </w:r>
            <w:r>
              <w:rPr>
                <w:spacing w:val="-2"/>
                <w:sz w:val="20"/>
              </w:rPr>
              <w:t xml:space="preserve"> receivable/payable</w:t>
            </w:r>
          </w:p>
        </w:tc>
        <w:tc>
          <w:tcPr>
            <w:tcW w:w="2446" w:type="dxa"/>
            <w:shd w:val="clear" w:color="auto" w:fill="F7F7F7"/>
          </w:tcPr>
          <w:p w14:paraId="0BF3BEDE" w14:textId="77777777" w:rsidR="00620CF6" w:rsidRDefault="00000000">
            <w:pPr>
              <w:pStyle w:val="TableParagraph"/>
              <w:ind w:left="625"/>
              <w:rPr>
                <w:sz w:val="20"/>
              </w:rPr>
            </w:pPr>
            <w:r>
              <w:rPr>
                <w:spacing w:val="-5"/>
                <w:sz w:val="20"/>
              </w:rPr>
              <w:t>ga</w:t>
            </w:r>
          </w:p>
        </w:tc>
      </w:tr>
      <w:tr w:rsidR="00620CF6" w14:paraId="4DA403A2" w14:textId="77777777">
        <w:trPr>
          <w:trHeight w:val="498"/>
        </w:trPr>
        <w:tc>
          <w:tcPr>
            <w:tcW w:w="1103" w:type="dxa"/>
          </w:tcPr>
          <w:p w14:paraId="63271B38" w14:textId="77777777" w:rsidR="00620CF6" w:rsidRDefault="00000000">
            <w:pPr>
              <w:pStyle w:val="TableParagraph"/>
              <w:rPr>
                <w:sz w:val="20"/>
              </w:rPr>
            </w:pPr>
            <w:r>
              <w:rPr>
                <w:spacing w:val="-2"/>
                <w:w w:val="105"/>
                <w:sz w:val="20"/>
              </w:rPr>
              <w:t>A_AF81</w:t>
            </w:r>
          </w:p>
        </w:tc>
        <w:tc>
          <w:tcPr>
            <w:tcW w:w="5105" w:type="dxa"/>
          </w:tcPr>
          <w:p w14:paraId="6E4C2E39" w14:textId="77777777" w:rsidR="00620CF6" w:rsidRDefault="00000000">
            <w:pPr>
              <w:pStyle w:val="TableParagraph"/>
              <w:ind w:left="105"/>
              <w:rPr>
                <w:sz w:val="20"/>
              </w:rPr>
            </w:pPr>
            <w:r>
              <w:rPr>
                <w:sz w:val="20"/>
              </w:rPr>
              <w:t>Trade</w:t>
            </w:r>
            <w:r>
              <w:rPr>
                <w:spacing w:val="-4"/>
                <w:sz w:val="20"/>
              </w:rPr>
              <w:t xml:space="preserve"> </w:t>
            </w:r>
            <w:r>
              <w:rPr>
                <w:sz w:val="20"/>
              </w:rPr>
              <w:t>credits</w:t>
            </w:r>
            <w:r>
              <w:rPr>
                <w:spacing w:val="-3"/>
                <w:sz w:val="20"/>
              </w:rPr>
              <w:t xml:space="preserve"> </w:t>
            </w:r>
            <w:r>
              <w:rPr>
                <w:sz w:val="20"/>
              </w:rPr>
              <w:t>and</w:t>
            </w:r>
            <w:r>
              <w:rPr>
                <w:spacing w:val="-4"/>
                <w:sz w:val="20"/>
              </w:rPr>
              <w:t xml:space="preserve"> </w:t>
            </w:r>
            <w:r>
              <w:rPr>
                <w:spacing w:val="-2"/>
                <w:sz w:val="20"/>
              </w:rPr>
              <w:t>advances</w:t>
            </w:r>
          </w:p>
        </w:tc>
        <w:tc>
          <w:tcPr>
            <w:tcW w:w="2446" w:type="dxa"/>
          </w:tcPr>
          <w:p w14:paraId="7B963CB6" w14:textId="77777777" w:rsidR="00620CF6" w:rsidRDefault="00000000">
            <w:pPr>
              <w:pStyle w:val="TableParagraph"/>
              <w:ind w:left="625"/>
              <w:rPr>
                <w:sz w:val="20"/>
              </w:rPr>
            </w:pPr>
            <w:r>
              <w:rPr>
                <w:spacing w:val="-5"/>
                <w:sz w:val="20"/>
              </w:rPr>
              <w:t>ga</w:t>
            </w:r>
          </w:p>
        </w:tc>
      </w:tr>
      <w:tr w:rsidR="00620CF6" w14:paraId="1A0DAD86" w14:textId="77777777">
        <w:trPr>
          <w:trHeight w:val="398"/>
        </w:trPr>
        <w:tc>
          <w:tcPr>
            <w:tcW w:w="1103" w:type="dxa"/>
            <w:shd w:val="clear" w:color="auto" w:fill="F7F7F7"/>
          </w:tcPr>
          <w:p w14:paraId="282C3EE3" w14:textId="77777777" w:rsidR="00620CF6" w:rsidRDefault="00000000">
            <w:pPr>
              <w:pStyle w:val="TableParagraph"/>
              <w:rPr>
                <w:sz w:val="20"/>
              </w:rPr>
            </w:pPr>
            <w:r>
              <w:rPr>
                <w:spacing w:val="-2"/>
                <w:w w:val="105"/>
                <w:sz w:val="20"/>
              </w:rPr>
              <w:t>A_AF89</w:t>
            </w:r>
          </w:p>
        </w:tc>
        <w:tc>
          <w:tcPr>
            <w:tcW w:w="5105" w:type="dxa"/>
            <w:shd w:val="clear" w:color="auto" w:fill="F7F7F7"/>
          </w:tcPr>
          <w:p w14:paraId="4475468F" w14:textId="77777777" w:rsidR="00620CF6" w:rsidRDefault="00000000">
            <w:pPr>
              <w:pStyle w:val="TableParagraph"/>
              <w:ind w:left="106"/>
              <w:rPr>
                <w:sz w:val="20"/>
              </w:rPr>
            </w:pPr>
            <w:r>
              <w:rPr>
                <w:sz w:val="20"/>
              </w:rPr>
              <w:t>Other</w:t>
            </w:r>
            <w:r>
              <w:rPr>
                <w:spacing w:val="-3"/>
                <w:sz w:val="20"/>
              </w:rPr>
              <w:t xml:space="preserve"> </w:t>
            </w:r>
            <w:r>
              <w:rPr>
                <w:sz w:val="20"/>
              </w:rPr>
              <w:t>accounts</w:t>
            </w:r>
            <w:r>
              <w:rPr>
                <w:spacing w:val="-2"/>
                <w:sz w:val="20"/>
              </w:rPr>
              <w:t xml:space="preserve"> receivable/payable</w:t>
            </w:r>
          </w:p>
        </w:tc>
        <w:tc>
          <w:tcPr>
            <w:tcW w:w="2446" w:type="dxa"/>
            <w:shd w:val="clear" w:color="auto" w:fill="F7F7F7"/>
          </w:tcPr>
          <w:p w14:paraId="6220A959" w14:textId="77777777" w:rsidR="00620CF6" w:rsidRDefault="00000000">
            <w:pPr>
              <w:pStyle w:val="TableParagraph"/>
              <w:ind w:left="625"/>
              <w:rPr>
                <w:sz w:val="20"/>
              </w:rPr>
            </w:pPr>
            <w:r>
              <w:rPr>
                <w:spacing w:val="-5"/>
                <w:sz w:val="20"/>
              </w:rPr>
              <w:t>ga</w:t>
            </w:r>
          </w:p>
        </w:tc>
      </w:tr>
      <w:tr w:rsidR="00620CF6" w14:paraId="2221369F" w14:textId="77777777">
        <w:trPr>
          <w:trHeight w:val="398"/>
        </w:trPr>
        <w:tc>
          <w:tcPr>
            <w:tcW w:w="1103" w:type="dxa"/>
          </w:tcPr>
          <w:p w14:paraId="19C6C0A1" w14:textId="77777777" w:rsidR="00620CF6" w:rsidRDefault="00000000">
            <w:pPr>
              <w:pStyle w:val="TableParagraph"/>
              <w:rPr>
                <w:sz w:val="20"/>
              </w:rPr>
            </w:pPr>
            <w:r>
              <w:rPr>
                <w:spacing w:val="-4"/>
                <w:w w:val="115"/>
                <w:sz w:val="20"/>
              </w:rPr>
              <w:t>L_AF</w:t>
            </w:r>
          </w:p>
        </w:tc>
        <w:tc>
          <w:tcPr>
            <w:tcW w:w="5105" w:type="dxa"/>
          </w:tcPr>
          <w:p w14:paraId="78D896E2" w14:textId="77777777" w:rsidR="00620CF6" w:rsidRDefault="00000000">
            <w:pPr>
              <w:pStyle w:val="TableParagraph"/>
              <w:ind w:left="105"/>
              <w:rPr>
                <w:sz w:val="20"/>
              </w:rPr>
            </w:pPr>
            <w:r>
              <w:rPr>
                <w:spacing w:val="-2"/>
                <w:sz w:val="20"/>
              </w:rPr>
              <w:t>Liabilities</w:t>
            </w:r>
          </w:p>
        </w:tc>
        <w:tc>
          <w:tcPr>
            <w:tcW w:w="2446" w:type="dxa"/>
          </w:tcPr>
          <w:p w14:paraId="2821575C" w14:textId="77777777" w:rsidR="00620CF6" w:rsidRDefault="00000000">
            <w:pPr>
              <w:pStyle w:val="TableParagraph"/>
              <w:ind w:left="625"/>
              <w:rPr>
                <w:sz w:val="20"/>
              </w:rPr>
            </w:pPr>
            <w:proofErr w:type="spellStart"/>
            <w:r>
              <w:rPr>
                <w:spacing w:val="-5"/>
                <w:sz w:val="20"/>
              </w:rPr>
              <w:t>lb</w:t>
            </w:r>
            <w:proofErr w:type="spellEnd"/>
          </w:p>
        </w:tc>
      </w:tr>
      <w:tr w:rsidR="00620CF6" w14:paraId="6B5228B4" w14:textId="77777777">
        <w:trPr>
          <w:trHeight w:val="398"/>
        </w:trPr>
        <w:tc>
          <w:tcPr>
            <w:tcW w:w="1103" w:type="dxa"/>
            <w:shd w:val="clear" w:color="auto" w:fill="F7F7F7"/>
          </w:tcPr>
          <w:p w14:paraId="6F392F33" w14:textId="77777777" w:rsidR="00620CF6" w:rsidRDefault="00000000">
            <w:pPr>
              <w:pStyle w:val="TableParagraph"/>
              <w:rPr>
                <w:sz w:val="20"/>
              </w:rPr>
            </w:pPr>
            <w:r>
              <w:rPr>
                <w:spacing w:val="-2"/>
                <w:w w:val="110"/>
                <w:sz w:val="20"/>
              </w:rPr>
              <w:t>L_AF1</w:t>
            </w:r>
          </w:p>
        </w:tc>
        <w:tc>
          <w:tcPr>
            <w:tcW w:w="5105" w:type="dxa"/>
            <w:shd w:val="clear" w:color="auto" w:fill="F7F7F7"/>
          </w:tcPr>
          <w:p w14:paraId="7FD4B5A1" w14:textId="77777777" w:rsidR="00620CF6" w:rsidRDefault="00000000">
            <w:pPr>
              <w:pStyle w:val="TableParagraph"/>
              <w:ind w:left="106"/>
              <w:rPr>
                <w:sz w:val="20"/>
              </w:rPr>
            </w:pPr>
            <w:r>
              <w:rPr>
                <w:spacing w:val="-2"/>
                <w:sz w:val="20"/>
              </w:rPr>
              <w:t>Monetary gold</w:t>
            </w:r>
            <w:r>
              <w:rPr>
                <w:spacing w:val="-1"/>
                <w:sz w:val="20"/>
              </w:rPr>
              <w:t xml:space="preserve"> </w:t>
            </w:r>
            <w:r>
              <w:rPr>
                <w:spacing w:val="-2"/>
                <w:sz w:val="20"/>
              </w:rPr>
              <w:t xml:space="preserve">and </w:t>
            </w:r>
            <w:r>
              <w:rPr>
                <w:spacing w:val="-4"/>
                <w:sz w:val="20"/>
              </w:rPr>
              <w:t>SDRs</w:t>
            </w:r>
          </w:p>
        </w:tc>
        <w:tc>
          <w:tcPr>
            <w:tcW w:w="2446" w:type="dxa"/>
            <w:shd w:val="clear" w:color="auto" w:fill="F7F7F7"/>
          </w:tcPr>
          <w:p w14:paraId="1E48D64E" w14:textId="77777777" w:rsidR="00620CF6" w:rsidRDefault="00000000">
            <w:pPr>
              <w:pStyle w:val="TableParagraph"/>
              <w:ind w:left="625"/>
              <w:rPr>
                <w:sz w:val="20"/>
              </w:rPr>
            </w:pPr>
            <w:proofErr w:type="spellStart"/>
            <w:r>
              <w:rPr>
                <w:spacing w:val="-5"/>
                <w:sz w:val="20"/>
              </w:rPr>
              <w:t>lb</w:t>
            </w:r>
            <w:proofErr w:type="spellEnd"/>
          </w:p>
        </w:tc>
      </w:tr>
      <w:tr w:rsidR="00620CF6" w14:paraId="2A56D33E" w14:textId="77777777">
        <w:trPr>
          <w:trHeight w:val="398"/>
        </w:trPr>
        <w:tc>
          <w:tcPr>
            <w:tcW w:w="1103" w:type="dxa"/>
          </w:tcPr>
          <w:p w14:paraId="49F06E56" w14:textId="77777777" w:rsidR="00620CF6" w:rsidRDefault="00000000">
            <w:pPr>
              <w:pStyle w:val="TableParagraph"/>
              <w:rPr>
                <w:sz w:val="20"/>
              </w:rPr>
            </w:pPr>
            <w:r>
              <w:rPr>
                <w:spacing w:val="-2"/>
                <w:w w:val="110"/>
                <w:sz w:val="20"/>
              </w:rPr>
              <w:t>L_AF11</w:t>
            </w:r>
          </w:p>
        </w:tc>
        <w:tc>
          <w:tcPr>
            <w:tcW w:w="5105" w:type="dxa"/>
          </w:tcPr>
          <w:p w14:paraId="27C5B747" w14:textId="77777777" w:rsidR="00620CF6" w:rsidRDefault="00000000">
            <w:pPr>
              <w:pStyle w:val="TableParagraph"/>
              <w:ind w:left="105"/>
              <w:rPr>
                <w:sz w:val="20"/>
              </w:rPr>
            </w:pPr>
            <w:r>
              <w:rPr>
                <w:spacing w:val="-2"/>
                <w:sz w:val="20"/>
              </w:rPr>
              <w:t>Monetary</w:t>
            </w:r>
            <w:r>
              <w:rPr>
                <w:spacing w:val="6"/>
                <w:sz w:val="20"/>
              </w:rPr>
              <w:t xml:space="preserve"> </w:t>
            </w:r>
            <w:r>
              <w:rPr>
                <w:spacing w:val="-4"/>
                <w:sz w:val="20"/>
              </w:rPr>
              <w:t>gold</w:t>
            </w:r>
          </w:p>
        </w:tc>
        <w:tc>
          <w:tcPr>
            <w:tcW w:w="2446" w:type="dxa"/>
          </w:tcPr>
          <w:p w14:paraId="6714F70E" w14:textId="77777777" w:rsidR="00620CF6" w:rsidRDefault="00000000">
            <w:pPr>
              <w:pStyle w:val="TableParagraph"/>
              <w:ind w:left="625"/>
              <w:rPr>
                <w:sz w:val="20"/>
              </w:rPr>
            </w:pPr>
            <w:proofErr w:type="spellStart"/>
            <w:r>
              <w:rPr>
                <w:spacing w:val="-5"/>
                <w:sz w:val="20"/>
              </w:rPr>
              <w:t>lb</w:t>
            </w:r>
            <w:proofErr w:type="spellEnd"/>
          </w:p>
        </w:tc>
      </w:tr>
      <w:tr w:rsidR="00620CF6" w14:paraId="62159E18" w14:textId="77777777">
        <w:trPr>
          <w:trHeight w:val="398"/>
        </w:trPr>
        <w:tc>
          <w:tcPr>
            <w:tcW w:w="1103" w:type="dxa"/>
            <w:shd w:val="clear" w:color="auto" w:fill="F7F7F7"/>
          </w:tcPr>
          <w:p w14:paraId="5FF2AE5D" w14:textId="77777777" w:rsidR="00620CF6" w:rsidRDefault="00000000">
            <w:pPr>
              <w:pStyle w:val="TableParagraph"/>
              <w:rPr>
                <w:sz w:val="20"/>
              </w:rPr>
            </w:pPr>
            <w:r>
              <w:rPr>
                <w:spacing w:val="-2"/>
                <w:w w:val="110"/>
                <w:sz w:val="20"/>
              </w:rPr>
              <w:t>L_AF12</w:t>
            </w:r>
          </w:p>
        </w:tc>
        <w:tc>
          <w:tcPr>
            <w:tcW w:w="5105" w:type="dxa"/>
            <w:shd w:val="clear" w:color="auto" w:fill="F7F7F7"/>
          </w:tcPr>
          <w:p w14:paraId="7C181281" w14:textId="77777777" w:rsidR="00620CF6" w:rsidRDefault="00000000">
            <w:pPr>
              <w:pStyle w:val="TableParagraph"/>
              <w:ind w:left="106"/>
              <w:rPr>
                <w:sz w:val="20"/>
              </w:rPr>
            </w:pPr>
            <w:r>
              <w:rPr>
                <w:spacing w:val="-4"/>
                <w:sz w:val="20"/>
              </w:rPr>
              <w:t>SDRs</w:t>
            </w:r>
          </w:p>
        </w:tc>
        <w:tc>
          <w:tcPr>
            <w:tcW w:w="2446" w:type="dxa"/>
            <w:shd w:val="clear" w:color="auto" w:fill="F7F7F7"/>
          </w:tcPr>
          <w:p w14:paraId="428ACE35" w14:textId="77777777" w:rsidR="00620CF6" w:rsidRDefault="00000000">
            <w:pPr>
              <w:pStyle w:val="TableParagraph"/>
              <w:ind w:left="625"/>
              <w:rPr>
                <w:sz w:val="20"/>
              </w:rPr>
            </w:pPr>
            <w:proofErr w:type="spellStart"/>
            <w:r>
              <w:rPr>
                <w:spacing w:val="-5"/>
                <w:sz w:val="20"/>
              </w:rPr>
              <w:t>lb</w:t>
            </w:r>
            <w:proofErr w:type="spellEnd"/>
          </w:p>
        </w:tc>
      </w:tr>
      <w:tr w:rsidR="00620CF6" w14:paraId="4DAEB467" w14:textId="77777777">
        <w:trPr>
          <w:trHeight w:val="498"/>
        </w:trPr>
        <w:tc>
          <w:tcPr>
            <w:tcW w:w="1103" w:type="dxa"/>
          </w:tcPr>
          <w:p w14:paraId="725EEC90" w14:textId="77777777" w:rsidR="00620CF6" w:rsidRDefault="00000000">
            <w:pPr>
              <w:pStyle w:val="TableParagraph"/>
              <w:spacing w:before="168"/>
              <w:rPr>
                <w:sz w:val="20"/>
              </w:rPr>
            </w:pPr>
            <w:r>
              <w:rPr>
                <w:spacing w:val="-2"/>
                <w:w w:val="110"/>
                <w:sz w:val="20"/>
              </w:rPr>
              <w:t>L_AF2</w:t>
            </w:r>
          </w:p>
        </w:tc>
        <w:tc>
          <w:tcPr>
            <w:tcW w:w="5105" w:type="dxa"/>
          </w:tcPr>
          <w:p w14:paraId="3EA63517" w14:textId="77777777" w:rsidR="00620CF6" w:rsidRDefault="00000000">
            <w:pPr>
              <w:pStyle w:val="TableParagraph"/>
              <w:spacing w:before="168"/>
              <w:ind w:left="105"/>
              <w:rPr>
                <w:sz w:val="20"/>
              </w:rPr>
            </w:pPr>
            <w:r>
              <w:rPr>
                <w:spacing w:val="-2"/>
                <w:sz w:val="20"/>
              </w:rPr>
              <w:t>Currency</w:t>
            </w:r>
            <w:r>
              <w:rPr>
                <w:sz w:val="20"/>
              </w:rPr>
              <w:t xml:space="preserve"> </w:t>
            </w:r>
            <w:r>
              <w:rPr>
                <w:spacing w:val="-2"/>
                <w:sz w:val="20"/>
              </w:rPr>
              <w:t>and</w:t>
            </w:r>
            <w:r>
              <w:rPr>
                <w:sz w:val="20"/>
              </w:rPr>
              <w:t xml:space="preserve"> </w:t>
            </w:r>
            <w:r>
              <w:rPr>
                <w:spacing w:val="-2"/>
                <w:sz w:val="20"/>
              </w:rPr>
              <w:t>deposits</w:t>
            </w:r>
          </w:p>
        </w:tc>
        <w:tc>
          <w:tcPr>
            <w:tcW w:w="2446" w:type="dxa"/>
          </w:tcPr>
          <w:p w14:paraId="094F9909" w14:textId="77777777" w:rsidR="00620CF6" w:rsidRDefault="00000000">
            <w:pPr>
              <w:pStyle w:val="TableParagraph"/>
              <w:spacing w:before="168"/>
              <w:ind w:left="625"/>
              <w:rPr>
                <w:sz w:val="20"/>
              </w:rPr>
            </w:pPr>
            <w:proofErr w:type="spellStart"/>
            <w:r>
              <w:rPr>
                <w:spacing w:val="-5"/>
                <w:sz w:val="20"/>
              </w:rPr>
              <w:t>lb</w:t>
            </w:r>
            <w:proofErr w:type="spellEnd"/>
          </w:p>
        </w:tc>
      </w:tr>
      <w:tr w:rsidR="00620CF6" w14:paraId="40CBAF96" w14:textId="77777777">
        <w:trPr>
          <w:trHeight w:val="398"/>
        </w:trPr>
        <w:tc>
          <w:tcPr>
            <w:tcW w:w="1103" w:type="dxa"/>
            <w:shd w:val="clear" w:color="auto" w:fill="F7F7F7"/>
          </w:tcPr>
          <w:p w14:paraId="424BADDB" w14:textId="77777777" w:rsidR="00620CF6" w:rsidRDefault="00000000">
            <w:pPr>
              <w:pStyle w:val="TableParagraph"/>
              <w:rPr>
                <w:sz w:val="20"/>
              </w:rPr>
            </w:pPr>
            <w:r>
              <w:rPr>
                <w:spacing w:val="-2"/>
                <w:w w:val="110"/>
                <w:sz w:val="20"/>
              </w:rPr>
              <w:t>L_AF21</w:t>
            </w:r>
          </w:p>
        </w:tc>
        <w:tc>
          <w:tcPr>
            <w:tcW w:w="5105" w:type="dxa"/>
            <w:shd w:val="clear" w:color="auto" w:fill="F7F7F7"/>
          </w:tcPr>
          <w:p w14:paraId="6C598D9D" w14:textId="77777777" w:rsidR="00620CF6" w:rsidRDefault="00000000">
            <w:pPr>
              <w:pStyle w:val="TableParagraph"/>
              <w:ind w:left="106"/>
              <w:rPr>
                <w:sz w:val="20"/>
              </w:rPr>
            </w:pPr>
            <w:r>
              <w:rPr>
                <w:spacing w:val="-2"/>
                <w:sz w:val="20"/>
              </w:rPr>
              <w:t>Currency</w:t>
            </w:r>
          </w:p>
        </w:tc>
        <w:tc>
          <w:tcPr>
            <w:tcW w:w="2446" w:type="dxa"/>
            <w:shd w:val="clear" w:color="auto" w:fill="F7F7F7"/>
          </w:tcPr>
          <w:p w14:paraId="429A9ED2" w14:textId="77777777" w:rsidR="00620CF6" w:rsidRDefault="00000000">
            <w:pPr>
              <w:pStyle w:val="TableParagraph"/>
              <w:ind w:left="625"/>
              <w:rPr>
                <w:sz w:val="20"/>
              </w:rPr>
            </w:pPr>
            <w:proofErr w:type="spellStart"/>
            <w:r>
              <w:rPr>
                <w:spacing w:val="-5"/>
                <w:sz w:val="20"/>
              </w:rPr>
              <w:t>lb</w:t>
            </w:r>
            <w:proofErr w:type="spellEnd"/>
          </w:p>
        </w:tc>
      </w:tr>
      <w:tr w:rsidR="00620CF6" w14:paraId="36BB0093" w14:textId="77777777">
        <w:trPr>
          <w:trHeight w:val="398"/>
        </w:trPr>
        <w:tc>
          <w:tcPr>
            <w:tcW w:w="1103" w:type="dxa"/>
          </w:tcPr>
          <w:p w14:paraId="611BEA67" w14:textId="77777777" w:rsidR="00620CF6" w:rsidRDefault="00000000">
            <w:pPr>
              <w:pStyle w:val="TableParagraph"/>
              <w:rPr>
                <w:sz w:val="20"/>
              </w:rPr>
            </w:pPr>
            <w:r>
              <w:rPr>
                <w:spacing w:val="-2"/>
                <w:w w:val="110"/>
                <w:sz w:val="20"/>
              </w:rPr>
              <w:t>L_AF22</w:t>
            </w:r>
          </w:p>
        </w:tc>
        <w:tc>
          <w:tcPr>
            <w:tcW w:w="5105" w:type="dxa"/>
          </w:tcPr>
          <w:p w14:paraId="06FC5441" w14:textId="77777777" w:rsidR="00620CF6" w:rsidRDefault="00000000">
            <w:pPr>
              <w:pStyle w:val="TableParagraph"/>
              <w:ind w:left="105"/>
              <w:rPr>
                <w:sz w:val="20"/>
              </w:rPr>
            </w:pPr>
            <w:r>
              <w:rPr>
                <w:spacing w:val="-2"/>
                <w:sz w:val="20"/>
              </w:rPr>
              <w:t>Transferable</w:t>
            </w:r>
            <w:r>
              <w:rPr>
                <w:spacing w:val="4"/>
                <w:sz w:val="20"/>
              </w:rPr>
              <w:t xml:space="preserve"> </w:t>
            </w:r>
            <w:r>
              <w:rPr>
                <w:spacing w:val="-2"/>
                <w:sz w:val="20"/>
              </w:rPr>
              <w:t>deposits</w:t>
            </w:r>
          </w:p>
        </w:tc>
        <w:tc>
          <w:tcPr>
            <w:tcW w:w="2446" w:type="dxa"/>
          </w:tcPr>
          <w:p w14:paraId="1938E522" w14:textId="77777777" w:rsidR="00620CF6" w:rsidRDefault="00000000">
            <w:pPr>
              <w:pStyle w:val="TableParagraph"/>
              <w:ind w:left="625"/>
              <w:rPr>
                <w:sz w:val="20"/>
              </w:rPr>
            </w:pPr>
            <w:proofErr w:type="spellStart"/>
            <w:r>
              <w:rPr>
                <w:spacing w:val="-5"/>
                <w:sz w:val="20"/>
              </w:rPr>
              <w:t>lb</w:t>
            </w:r>
            <w:proofErr w:type="spellEnd"/>
          </w:p>
        </w:tc>
      </w:tr>
      <w:tr w:rsidR="00620CF6" w14:paraId="3AA0143A" w14:textId="77777777">
        <w:trPr>
          <w:trHeight w:val="398"/>
        </w:trPr>
        <w:tc>
          <w:tcPr>
            <w:tcW w:w="1103" w:type="dxa"/>
            <w:shd w:val="clear" w:color="auto" w:fill="F7F7F7"/>
          </w:tcPr>
          <w:p w14:paraId="3F11DC39" w14:textId="77777777" w:rsidR="00620CF6" w:rsidRDefault="00000000">
            <w:pPr>
              <w:pStyle w:val="TableParagraph"/>
              <w:rPr>
                <w:sz w:val="20"/>
              </w:rPr>
            </w:pPr>
            <w:r>
              <w:rPr>
                <w:spacing w:val="-2"/>
                <w:w w:val="110"/>
                <w:sz w:val="20"/>
              </w:rPr>
              <w:t>L_AF221</w:t>
            </w:r>
          </w:p>
        </w:tc>
        <w:tc>
          <w:tcPr>
            <w:tcW w:w="5105" w:type="dxa"/>
            <w:shd w:val="clear" w:color="auto" w:fill="F7F7F7"/>
          </w:tcPr>
          <w:p w14:paraId="2B3A41DD" w14:textId="77777777" w:rsidR="00620CF6" w:rsidRDefault="00000000">
            <w:pPr>
              <w:pStyle w:val="TableParagraph"/>
              <w:ind w:left="106"/>
              <w:rPr>
                <w:sz w:val="20"/>
              </w:rPr>
            </w:pPr>
            <w:r>
              <w:rPr>
                <w:sz w:val="20"/>
              </w:rPr>
              <w:t>Inter-bank</w:t>
            </w:r>
            <w:r>
              <w:rPr>
                <w:spacing w:val="-7"/>
                <w:sz w:val="20"/>
              </w:rPr>
              <w:t xml:space="preserve"> </w:t>
            </w:r>
            <w:r>
              <w:rPr>
                <w:spacing w:val="-2"/>
                <w:sz w:val="20"/>
              </w:rPr>
              <w:t>positions</w:t>
            </w:r>
          </w:p>
        </w:tc>
        <w:tc>
          <w:tcPr>
            <w:tcW w:w="2446" w:type="dxa"/>
            <w:shd w:val="clear" w:color="auto" w:fill="F7F7F7"/>
          </w:tcPr>
          <w:p w14:paraId="74FD75E0" w14:textId="77777777" w:rsidR="00620CF6" w:rsidRDefault="00000000">
            <w:pPr>
              <w:pStyle w:val="TableParagraph"/>
              <w:ind w:left="625"/>
              <w:rPr>
                <w:sz w:val="20"/>
              </w:rPr>
            </w:pPr>
            <w:proofErr w:type="spellStart"/>
            <w:r>
              <w:rPr>
                <w:spacing w:val="-5"/>
                <w:sz w:val="20"/>
              </w:rPr>
              <w:t>lb</w:t>
            </w:r>
            <w:proofErr w:type="spellEnd"/>
          </w:p>
        </w:tc>
      </w:tr>
      <w:tr w:rsidR="00620CF6" w14:paraId="761BD7D8" w14:textId="77777777">
        <w:trPr>
          <w:trHeight w:val="498"/>
        </w:trPr>
        <w:tc>
          <w:tcPr>
            <w:tcW w:w="1103" w:type="dxa"/>
          </w:tcPr>
          <w:p w14:paraId="2A34C6AB" w14:textId="77777777" w:rsidR="00620CF6" w:rsidRDefault="00000000">
            <w:pPr>
              <w:pStyle w:val="TableParagraph"/>
              <w:rPr>
                <w:sz w:val="20"/>
              </w:rPr>
            </w:pPr>
            <w:r>
              <w:rPr>
                <w:spacing w:val="-2"/>
                <w:w w:val="110"/>
                <w:sz w:val="20"/>
              </w:rPr>
              <w:t>L_AF229</w:t>
            </w:r>
          </w:p>
        </w:tc>
        <w:tc>
          <w:tcPr>
            <w:tcW w:w="5105" w:type="dxa"/>
          </w:tcPr>
          <w:p w14:paraId="45B6608B" w14:textId="77777777" w:rsidR="00620CF6" w:rsidRDefault="00000000">
            <w:pPr>
              <w:pStyle w:val="TableParagraph"/>
              <w:ind w:left="105"/>
              <w:rPr>
                <w:sz w:val="20"/>
              </w:rPr>
            </w:pPr>
            <w:r>
              <w:rPr>
                <w:sz w:val="20"/>
              </w:rPr>
              <w:t>Other</w:t>
            </w:r>
            <w:r>
              <w:rPr>
                <w:spacing w:val="-3"/>
                <w:sz w:val="20"/>
              </w:rPr>
              <w:t xml:space="preserve"> </w:t>
            </w:r>
            <w:r>
              <w:rPr>
                <w:sz w:val="20"/>
              </w:rPr>
              <w:t>transferable</w:t>
            </w:r>
            <w:r>
              <w:rPr>
                <w:spacing w:val="-2"/>
                <w:sz w:val="20"/>
              </w:rPr>
              <w:t xml:space="preserve"> deposits</w:t>
            </w:r>
          </w:p>
        </w:tc>
        <w:tc>
          <w:tcPr>
            <w:tcW w:w="2446" w:type="dxa"/>
          </w:tcPr>
          <w:p w14:paraId="00A286D9" w14:textId="77777777" w:rsidR="00620CF6" w:rsidRDefault="00000000">
            <w:pPr>
              <w:pStyle w:val="TableParagraph"/>
              <w:ind w:left="625"/>
              <w:rPr>
                <w:sz w:val="20"/>
              </w:rPr>
            </w:pPr>
            <w:proofErr w:type="spellStart"/>
            <w:r>
              <w:rPr>
                <w:spacing w:val="-5"/>
                <w:sz w:val="20"/>
              </w:rPr>
              <w:t>lb</w:t>
            </w:r>
            <w:proofErr w:type="spellEnd"/>
          </w:p>
        </w:tc>
      </w:tr>
      <w:tr w:rsidR="00620CF6" w14:paraId="6584DD07" w14:textId="77777777">
        <w:trPr>
          <w:trHeight w:val="398"/>
        </w:trPr>
        <w:tc>
          <w:tcPr>
            <w:tcW w:w="1103" w:type="dxa"/>
            <w:shd w:val="clear" w:color="auto" w:fill="F7F7F7"/>
          </w:tcPr>
          <w:p w14:paraId="25346F56" w14:textId="77777777" w:rsidR="00620CF6" w:rsidRDefault="00000000">
            <w:pPr>
              <w:pStyle w:val="TableParagraph"/>
              <w:rPr>
                <w:sz w:val="20"/>
              </w:rPr>
            </w:pPr>
            <w:r>
              <w:rPr>
                <w:spacing w:val="-2"/>
                <w:w w:val="110"/>
                <w:sz w:val="20"/>
              </w:rPr>
              <w:t>L_AF29</w:t>
            </w:r>
          </w:p>
        </w:tc>
        <w:tc>
          <w:tcPr>
            <w:tcW w:w="5105" w:type="dxa"/>
            <w:shd w:val="clear" w:color="auto" w:fill="F7F7F7"/>
          </w:tcPr>
          <w:p w14:paraId="679FEA9D" w14:textId="77777777" w:rsidR="00620CF6" w:rsidRDefault="00000000">
            <w:pPr>
              <w:pStyle w:val="TableParagraph"/>
              <w:ind w:left="106"/>
              <w:rPr>
                <w:sz w:val="20"/>
              </w:rPr>
            </w:pPr>
            <w:r>
              <w:rPr>
                <w:sz w:val="20"/>
              </w:rPr>
              <w:t>Other</w:t>
            </w:r>
            <w:r>
              <w:rPr>
                <w:spacing w:val="10"/>
                <w:sz w:val="20"/>
              </w:rPr>
              <w:t xml:space="preserve"> </w:t>
            </w:r>
            <w:r>
              <w:rPr>
                <w:spacing w:val="-2"/>
                <w:sz w:val="20"/>
              </w:rPr>
              <w:t>deposits</w:t>
            </w:r>
          </w:p>
        </w:tc>
        <w:tc>
          <w:tcPr>
            <w:tcW w:w="2446" w:type="dxa"/>
            <w:shd w:val="clear" w:color="auto" w:fill="F7F7F7"/>
          </w:tcPr>
          <w:p w14:paraId="7CF887F6" w14:textId="77777777" w:rsidR="00620CF6" w:rsidRDefault="00000000">
            <w:pPr>
              <w:pStyle w:val="TableParagraph"/>
              <w:ind w:left="625"/>
              <w:rPr>
                <w:sz w:val="20"/>
              </w:rPr>
            </w:pPr>
            <w:proofErr w:type="spellStart"/>
            <w:r>
              <w:rPr>
                <w:spacing w:val="-5"/>
                <w:sz w:val="20"/>
              </w:rPr>
              <w:t>lb</w:t>
            </w:r>
            <w:proofErr w:type="spellEnd"/>
          </w:p>
        </w:tc>
      </w:tr>
      <w:tr w:rsidR="00620CF6" w14:paraId="0D33AD46" w14:textId="77777777">
        <w:trPr>
          <w:trHeight w:val="398"/>
        </w:trPr>
        <w:tc>
          <w:tcPr>
            <w:tcW w:w="1103" w:type="dxa"/>
          </w:tcPr>
          <w:p w14:paraId="35204EB4" w14:textId="77777777" w:rsidR="00620CF6" w:rsidRDefault="00000000">
            <w:pPr>
              <w:pStyle w:val="TableParagraph"/>
              <w:rPr>
                <w:sz w:val="20"/>
              </w:rPr>
            </w:pPr>
            <w:r>
              <w:rPr>
                <w:spacing w:val="-2"/>
                <w:w w:val="110"/>
                <w:sz w:val="20"/>
              </w:rPr>
              <w:t>L_AF3</w:t>
            </w:r>
          </w:p>
        </w:tc>
        <w:tc>
          <w:tcPr>
            <w:tcW w:w="5105" w:type="dxa"/>
          </w:tcPr>
          <w:p w14:paraId="33781E37" w14:textId="77777777" w:rsidR="00620CF6" w:rsidRDefault="00000000">
            <w:pPr>
              <w:pStyle w:val="TableParagraph"/>
              <w:ind w:left="105"/>
              <w:rPr>
                <w:sz w:val="20"/>
              </w:rPr>
            </w:pPr>
            <w:r>
              <w:rPr>
                <w:sz w:val="20"/>
              </w:rPr>
              <w:t>Debt</w:t>
            </w:r>
            <w:r>
              <w:rPr>
                <w:spacing w:val="16"/>
                <w:sz w:val="20"/>
              </w:rPr>
              <w:t xml:space="preserve"> </w:t>
            </w:r>
            <w:r>
              <w:rPr>
                <w:spacing w:val="-2"/>
                <w:sz w:val="20"/>
              </w:rPr>
              <w:t>securities</w:t>
            </w:r>
          </w:p>
        </w:tc>
        <w:tc>
          <w:tcPr>
            <w:tcW w:w="2446" w:type="dxa"/>
          </w:tcPr>
          <w:p w14:paraId="222C011E" w14:textId="77777777" w:rsidR="00620CF6" w:rsidRDefault="00000000">
            <w:pPr>
              <w:pStyle w:val="TableParagraph"/>
              <w:ind w:left="625"/>
              <w:rPr>
                <w:sz w:val="20"/>
              </w:rPr>
            </w:pPr>
            <w:proofErr w:type="spellStart"/>
            <w:r>
              <w:rPr>
                <w:spacing w:val="-5"/>
                <w:sz w:val="20"/>
              </w:rPr>
              <w:t>lb</w:t>
            </w:r>
            <w:proofErr w:type="spellEnd"/>
          </w:p>
        </w:tc>
      </w:tr>
      <w:tr w:rsidR="00620CF6" w14:paraId="16CBA861" w14:textId="77777777">
        <w:trPr>
          <w:trHeight w:val="398"/>
        </w:trPr>
        <w:tc>
          <w:tcPr>
            <w:tcW w:w="1103" w:type="dxa"/>
            <w:shd w:val="clear" w:color="auto" w:fill="F7F7F7"/>
          </w:tcPr>
          <w:p w14:paraId="128B13F3" w14:textId="77777777" w:rsidR="00620CF6" w:rsidRDefault="00000000">
            <w:pPr>
              <w:pStyle w:val="TableParagraph"/>
              <w:rPr>
                <w:sz w:val="20"/>
              </w:rPr>
            </w:pPr>
            <w:r>
              <w:rPr>
                <w:spacing w:val="-2"/>
                <w:w w:val="110"/>
                <w:sz w:val="20"/>
              </w:rPr>
              <w:t>L_AF31</w:t>
            </w:r>
          </w:p>
        </w:tc>
        <w:tc>
          <w:tcPr>
            <w:tcW w:w="5105" w:type="dxa"/>
            <w:shd w:val="clear" w:color="auto" w:fill="F7F7F7"/>
          </w:tcPr>
          <w:p w14:paraId="7C89099F" w14:textId="77777777" w:rsidR="00620CF6" w:rsidRDefault="00000000">
            <w:pPr>
              <w:pStyle w:val="TableParagraph"/>
              <w:ind w:left="106"/>
              <w:rPr>
                <w:sz w:val="20"/>
              </w:rPr>
            </w:pPr>
            <w:r>
              <w:rPr>
                <w:sz w:val="20"/>
              </w:rPr>
              <w:t>Short-term</w:t>
            </w:r>
            <w:r>
              <w:rPr>
                <w:spacing w:val="7"/>
                <w:sz w:val="20"/>
              </w:rPr>
              <w:t xml:space="preserve"> </w:t>
            </w:r>
            <w:r>
              <w:rPr>
                <w:sz w:val="20"/>
              </w:rPr>
              <w:t>debt</w:t>
            </w:r>
            <w:r>
              <w:rPr>
                <w:spacing w:val="7"/>
                <w:sz w:val="20"/>
              </w:rPr>
              <w:t xml:space="preserve"> </w:t>
            </w:r>
            <w:r>
              <w:rPr>
                <w:spacing w:val="-2"/>
                <w:sz w:val="20"/>
              </w:rPr>
              <w:t>securities</w:t>
            </w:r>
          </w:p>
        </w:tc>
        <w:tc>
          <w:tcPr>
            <w:tcW w:w="2446" w:type="dxa"/>
            <w:shd w:val="clear" w:color="auto" w:fill="F7F7F7"/>
          </w:tcPr>
          <w:p w14:paraId="30430961" w14:textId="77777777" w:rsidR="00620CF6" w:rsidRDefault="00000000">
            <w:pPr>
              <w:pStyle w:val="TableParagraph"/>
              <w:ind w:left="625"/>
              <w:rPr>
                <w:sz w:val="20"/>
              </w:rPr>
            </w:pPr>
            <w:proofErr w:type="spellStart"/>
            <w:r>
              <w:rPr>
                <w:spacing w:val="-5"/>
                <w:sz w:val="20"/>
              </w:rPr>
              <w:t>lb</w:t>
            </w:r>
            <w:proofErr w:type="spellEnd"/>
          </w:p>
        </w:tc>
      </w:tr>
      <w:tr w:rsidR="00620CF6" w14:paraId="343BF081" w14:textId="77777777">
        <w:trPr>
          <w:trHeight w:val="398"/>
        </w:trPr>
        <w:tc>
          <w:tcPr>
            <w:tcW w:w="1103" w:type="dxa"/>
          </w:tcPr>
          <w:p w14:paraId="1E07586C" w14:textId="77777777" w:rsidR="00620CF6" w:rsidRDefault="00000000">
            <w:pPr>
              <w:pStyle w:val="TableParagraph"/>
              <w:rPr>
                <w:sz w:val="20"/>
              </w:rPr>
            </w:pPr>
            <w:r>
              <w:rPr>
                <w:spacing w:val="-2"/>
                <w:w w:val="110"/>
                <w:sz w:val="20"/>
              </w:rPr>
              <w:t>L_AF32</w:t>
            </w:r>
          </w:p>
        </w:tc>
        <w:tc>
          <w:tcPr>
            <w:tcW w:w="5105" w:type="dxa"/>
          </w:tcPr>
          <w:p w14:paraId="1AD7F024" w14:textId="77777777" w:rsidR="00620CF6" w:rsidRDefault="00000000">
            <w:pPr>
              <w:pStyle w:val="TableParagraph"/>
              <w:ind w:left="105"/>
              <w:rPr>
                <w:sz w:val="20"/>
              </w:rPr>
            </w:pPr>
            <w:r>
              <w:rPr>
                <w:sz w:val="20"/>
              </w:rPr>
              <w:t>Long-term</w:t>
            </w:r>
            <w:r>
              <w:rPr>
                <w:spacing w:val="-7"/>
                <w:sz w:val="20"/>
              </w:rPr>
              <w:t xml:space="preserve"> </w:t>
            </w:r>
            <w:r>
              <w:rPr>
                <w:sz w:val="20"/>
              </w:rPr>
              <w:t>debt</w:t>
            </w:r>
            <w:r>
              <w:rPr>
                <w:spacing w:val="-7"/>
                <w:sz w:val="20"/>
              </w:rPr>
              <w:t xml:space="preserve"> </w:t>
            </w:r>
            <w:r>
              <w:rPr>
                <w:spacing w:val="-2"/>
                <w:sz w:val="20"/>
              </w:rPr>
              <w:t>securities</w:t>
            </w:r>
          </w:p>
        </w:tc>
        <w:tc>
          <w:tcPr>
            <w:tcW w:w="2446" w:type="dxa"/>
          </w:tcPr>
          <w:p w14:paraId="692464CD" w14:textId="77777777" w:rsidR="00620CF6" w:rsidRDefault="00000000">
            <w:pPr>
              <w:pStyle w:val="TableParagraph"/>
              <w:ind w:left="625"/>
              <w:rPr>
                <w:sz w:val="20"/>
              </w:rPr>
            </w:pPr>
            <w:proofErr w:type="spellStart"/>
            <w:r>
              <w:rPr>
                <w:spacing w:val="-5"/>
                <w:sz w:val="20"/>
              </w:rPr>
              <w:t>lb</w:t>
            </w:r>
            <w:proofErr w:type="spellEnd"/>
          </w:p>
        </w:tc>
      </w:tr>
      <w:tr w:rsidR="00620CF6" w14:paraId="565AD010" w14:textId="77777777">
        <w:trPr>
          <w:trHeight w:val="398"/>
        </w:trPr>
        <w:tc>
          <w:tcPr>
            <w:tcW w:w="1103" w:type="dxa"/>
            <w:shd w:val="clear" w:color="auto" w:fill="F7F7F7"/>
          </w:tcPr>
          <w:p w14:paraId="7A864B25" w14:textId="77777777" w:rsidR="00620CF6" w:rsidRDefault="00000000">
            <w:pPr>
              <w:pStyle w:val="TableParagraph"/>
              <w:rPr>
                <w:sz w:val="20"/>
              </w:rPr>
            </w:pPr>
            <w:r>
              <w:rPr>
                <w:spacing w:val="-2"/>
                <w:w w:val="110"/>
                <w:sz w:val="20"/>
              </w:rPr>
              <w:t>L_AF4</w:t>
            </w:r>
          </w:p>
        </w:tc>
        <w:tc>
          <w:tcPr>
            <w:tcW w:w="5105" w:type="dxa"/>
            <w:shd w:val="clear" w:color="auto" w:fill="F7F7F7"/>
          </w:tcPr>
          <w:p w14:paraId="0CFDB2D2" w14:textId="77777777" w:rsidR="00620CF6" w:rsidRDefault="00000000">
            <w:pPr>
              <w:pStyle w:val="TableParagraph"/>
              <w:ind w:left="106"/>
              <w:rPr>
                <w:sz w:val="20"/>
              </w:rPr>
            </w:pPr>
            <w:r>
              <w:rPr>
                <w:spacing w:val="-2"/>
                <w:sz w:val="20"/>
              </w:rPr>
              <w:t>Loans</w:t>
            </w:r>
          </w:p>
        </w:tc>
        <w:tc>
          <w:tcPr>
            <w:tcW w:w="2446" w:type="dxa"/>
            <w:shd w:val="clear" w:color="auto" w:fill="F7F7F7"/>
          </w:tcPr>
          <w:p w14:paraId="7BC1D6CF" w14:textId="77777777" w:rsidR="00620CF6" w:rsidRDefault="00000000">
            <w:pPr>
              <w:pStyle w:val="TableParagraph"/>
              <w:ind w:left="625"/>
              <w:rPr>
                <w:sz w:val="20"/>
              </w:rPr>
            </w:pPr>
            <w:proofErr w:type="spellStart"/>
            <w:r>
              <w:rPr>
                <w:spacing w:val="-5"/>
                <w:sz w:val="20"/>
              </w:rPr>
              <w:t>lb</w:t>
            </w:r>
            <w:proofErr w:type="spellEnd"/>
          </w:p>
        </w:tc>
      </w:tr>
      <w:tr w:rsidR="00620CF6" w14:paraId="4DA033E4" w14:textId="77777777">
        <w:trPr>
          <w:trHeight w:val="498"/>
        </w:trPr>
        <w:tc>
          <w:tcPr>
            <w:tcW w:w="1103" w:type="dxa"/>
          </w:tcPr>
          <w:p w14:paraId="74ECE23B" w14:textId="77777777" w:rsidR="00620CF6" w:rsidRDefault="00000000">
            <w:pPr>
              <w:pStyle w:val="TableParagraph"/>
              <w:spacing w:before="168"/>
              <w:rPr>
                <w:sz w:val="20"/>
              </w:rPr>
            </w:pPr>
            <w:r>
              <w:rPr>
                <w:spacing w:val="-2"/>
                <w:w w:val="110"/>
                <w:sz w:val="20"/>
              </w:rPr>
              <w:t>L_AF41</w:t>
            </w:r>
          </w:p>
        </w:tc>
        <w:tc>
          <w:tcPr>
            <w:tcW w:w="5105" w:type="dxa"/>
          </w:tcPr>
          <w:p w14:paraId="3EAFEB44" w14:textId="77777777" w:rsidR="00620CF6" w:rsidRDefault="00000000">
            <w:pPr>
              <w:pStyle w:val="TableParagraph"/>
              <w:spacing w:before="168"/>
              <w:ind w:left="105"/>
              <w:rPr>
                <w:sz w:val="20"/>
              </w:rPr>
            </w:pPr>
            <w:r>
              <w:rPr>
                <w:sz w:val="20"/>
              </w:rPr>
              <w:t>Short-term</w:t>
            </w:r>
            <w:r>
              <w:rPr>
                <w:spacing w:val="6"/>
                <w:sz w:val="20"/>
              </w:rPr>
              <w:t xml:space="preserve"> </w:t>
            </w:r>
            <w:r>
              <w:rPr>
                <w:spacing w:val="-4"/>
                <w:sz w:val="20"/>
              </w:rPr>
              <w:t>loans</w:t>
            </w:r>
          </w:p>
        </w:tc>
        <w:tc>
          <w:tcPr>
            <w:tcW w:w="2446" w:type="dxa"/>
          </w:tcPr>
          <w:p w14:paraId="7DE17707" w14:textId="77777777" w:rsidR="00620CF6" w:rsidRDefault="00000000">
            <w:pPr>
              <w:pStyle w:val="TableParagraph"/>
              <w:spacing w:before="168"/>
              <w:ind w:left="625"/>
              <w:rPr>
                <w:sz w:val="20"/>
              </w:rPr>
            </w:pPr>
            <w:proofErr w:type="spellStart"/>
            <w:r>
              <w:rPr>
                <w:spacing w:val="-5"/>
                <w:sz w:val="20"/>
              </w:rPr>
              <w:t>lb</w:t>
            </w:r>
            <w:proofErr w:type="spellEnd"/>
          </w:p>
        </w:tc>
      </w:tr>
      <w:tr w:rsidR="00620CF6" w14:paraId="66866A40" w14:textId="77777777">
        <w:trPr>
          <w:trHeight w:val="398"/>
        </w:trPr>
        <w:tc>
          <w:tcPr>
            <w:tcW w:w="1103" w:type="dxa"/>
            <w:shd w:val="clear" w:color="auto" w:fill="F7F7F7"/>
          </w:tcPr>
          <w:p w14:paraId="15F37E7C" w14:textId="77777777" w:rsidR="00620CF6" w:rsidRDefault="00000000">
            <w:pPr>
              <w:pStyle w:val="TableParagraph"/>
              <w:rPr>
                <w:sz w:val="20"/>
              </w:rPr>
            </w:pPr>
            <w:r>
              <w:rPr>
                <w:spacing w:val="-2"/>
                <w:w w:val="110"/>
                <w:sz w:val="20"/>
              </w:rPr>
              <w:t>L_AF42</w:t>
            </w:r>
          </w:p>
        </w:tc>
        <w:tc>
          <w:tcPr>
            <w:tcW w:w="5105" w:type="dxa"/>
            <w:shd w:val="clear" w:color="auto" w:fill="F7F7F7"/>
          </w:tcPr>
          <w:p w14:paraId="3948078E" w14:textId="77777777" w:rsidR="00620CF6" w:rsidRDefault="00000000">
            <w:pPr>
              <w:pStyle w:val="TableParagraph"/>
              <w:ind w:left="106"/>
              <w:rPr>
                <w:sz w:val="20"/>
              </w:rPr>
            </w:pPr>
            <w:r>
              <w:rPr>
                <w:spacing w:val="-2"/>
                <w:sz w:val="20"/>
              </w:rPr>
              <w:t>Long-term</w:t>
            </w:r>
            <w:r>
              <w:rPr>
                <w:spacing w:val="-4"/>
                <w:sz w:val="20"/>
              </w:rPr>
              <w:t xml:space="preserve"> </w:t>
            </w:r>
            <w:r>
              <w:rPr>
                <w:spacing w:val="-2"/>
                <w:sz w:val="20"/>
              </w:rPr>
              <w:t>loans</w:t>
            </w:r>
          </w:p>
        </w:tc>
        <w:tc>
          <w:tcPr>
            <w:tcW w:w="2446" w:type="dxa"/>
            <w:shd w:val="clear" w:color="auto" w:fill="F7F7F7"/>
          </w:tcPr>
          <w:p w14:paraId="1B56A862" w14:textId="77777777" w:rsidR="00620CF6" w:rsidRDefault="00000000">
            <w:pPr>
              <w:pStyle w:val="TableParagraph"/>
              <w:ind w:left="625"/>
              <w:rPr>
                <w:sz w:val="20"/>
              </w:rPr>
            </w:pPr>
            <w:proofErr w:type="spellStart"/>
            <w:r>
              <w:rPr>
                <w:spacing w:val="-5"/>
                <w:sz w:val="20"/>
              </w:rPr>
              <w:t>lb</w:t>
            </w:r>
            <w:proofErr w:type="spellEnd"/>
          </w:p>
        </w:tc>
      </w:tr>
      <w:tr w:rsidR="00620CF6" w14:paraId="6CBD84F7" w14:textId="77777777">
        <w:trPr>
          <w:trHeight w:val="398"/>
        </w:trPr>
        <w:tc>
          <w:tcPr>
            <w:tcW w:w="1103" w:type="dxa"/>
          </w:tcPr>
          <w:p w14:paraId="4DA7115C" w14:textId="77777777" w:rsidR="00620CF6" w:rsidRDefault="00000000">
            <w:pPr>
              <w:pStyle w:val="TableParagraph"/>
              <w:rPr>
                <w:sz w:val="20"/>
              </w:rPr>
            </w:pPr>
            <w:r>
              <w:rPr>
                <w:spacing w:val="-2"/>
                <w:w w:val="110"/>
                <w:sz w:val="20"/>
              </w:rPr>
              <w:t>L_AF5</w:t>
            </w:r>
          </w:p>
        </w:tc>
        <w:tc>
          <w:tcPr>
            <w:tcW w:w="5105" w:type="dxa"/>
          </w:tcPr>
          <w:p w14:paraId="1D51D6C8" w14:textId="77777777" w:rsidR="00620CF6" w:rsidRDefault="00000000">
            <w:pPr>
              <w:pStyle w:val="TableParagraph"/>
              <w:ind w:left="105"/>
              <w:rPr>
                <w:sz w:val="20"/>
              </w:rPr>
            </w:pPr>
            <w:r>
              <w:rPr>
                <w:spacing w:val="-2"/>
                <w:sz w:val="20"/>
              </w:rPr>
              <w:t>Equity</w:t>
            </w:r>
            <w:r>
              <w:rPr>
                <w:spacing w:val="-1"/>
                <w:sz w:val="20"/>
              </w:rPr>
              <w:t xml:space="preserve"> </w:t>
            </w:r>
            <w:r>
              <w:rPr>
                <w:spacing w:val="-2"/>
                <w:sz w:val="20"/>
              </w:rPr>
              <w:t>and</w:t>
            </w:r>
            <w:r>
              <w:rPr>
                <w:sz w:val="20"/>
              </w:rPr>
              <w:t xml:space="preserve"> </w:t>
            </w:r>
            <w:r>
              <w:rPr>
                <w:spacing w:val="-2"/>
                <w:sz w:val="20"/>
              </w:rPr>
              <w:t>investment</w:t>
            </w:r>
            <w:r>
              <w:rPr>
                <w:sz w:val="20"/>
              </w:rPr>
              <w:t xml:space="preserve"> </w:t>
            </w:r>
            <w:r>
              <w:rPr>
                <w:spacing w:val="-2"/>
                <w:sz w:val="20"/>
              </w:rPr>
              <w:t>fund</w:t>
            </w:r>
            <w:r>
              <w:rPr>
                <w:sz w:val="20"/>
              </w:rPr>
              <w:t xml:space="preserve"> </w:t>
            </w:r>
            <w:r>
              <w:rPr>
                <w:spacing w:val="-2"/>
                <w:sz w:val="20"/>
              </w:rPr>
              <w:t>shares</w:t>
            </w:r>
          </w:p>
        </w:tc>
        <w:tc>
          <w:tcPr>
            <w:tcW w:w="2446" w:type="dxa"/>
          </w:tcPr>
          <w:p w14:paraId="67A980C2" w14:textId="77777777" w:rsidR="00620CF6" w:rsidRDefault="00000000">
            <w:pPr>
              <w:pStyle w:val="TableParagraph"/>
              <w:ind w:left="625"/>
              <w:rPr>
                <w:sz w:val="20"/>
              </w:rPr>
            </w:pPr>
            <w:proofErr w:type="spellStart"/>
            <w:r>
              <w:rPr>
                <w:spacing w:val="-5"/>
                <w:sz w:val="20"/>
              </w:rPr>
              <w:t>lb</w:t>
            </w:r>
            <w:proofErr w:type="spellEnd"/>
          </w:p>
        </w:tc>
      </w:tr>
      <w:tr w:rsidR="00620CF6" w14:paraId="5B29861E" w14:textId="77777777">
        <w:trPr>
          <w:trHeight w:val="398"/>
        </w:trPr>
        <w:tc>
          <w:tcPr>
            <w:tcW w:w="1103" w:type="dxa"/>
            <w:shd w:val="clear" w:color="auto" w:fill="F7F7F7"/>
          </w:tcPr>
          <w:p w14:paraId="3DA2E68D" w14:textId="77777777" w:rsidR="00620CF6" w:rsidRDefault="00000000">
            <w:pPr>
              <w:pStyle w:val="TableParagraph"/>
              <w:rPr>
                <w:sz w:val="20"/>
              </w:rPr>
            </w:pPr>
            <w:r>
              <w:rPr>
                <w:spacing w:val="-2"/>
                <w:w w:val="110"/>
                <w:sz w:val="20"/>
              </w:rPr>
              <w:t>L_AF51</w:t>
            </w:r>
          </w:p>
        </w:tc>
        <w:tc>
          <w:tcPr>
            <w:tcW w:w="5105" w:type="dxa"/>
            <w:shd w:val="clear" w:color="auto" w:fill="F7F7F7"/>
          </w:tcPr>
          <w:p w14:paraId="2D737B93" w14:textId="77777777" w:rsidR="00620CF6" w:rsidRDefault="00000000">
            <w:pPr>
              <w:pStyle w:val="TableParagraph"/>
              <w:ind w:left="106"/>
              <w:rPr>
                <w:sz w:val="20"/>
              </w:rPr>
            </w:pPr>
            <w:r>
              <w:rPr>
                <w:spacing w:val="-2"/>
                <w:sz w:val="20"/>
              </w:rPr>
              <w:t>Equity</w:t>
            </w:r>
          </w:p>
        </w:tc>
        <w:tc>
          <w:tcPr>
            <w:tcW w:w="2446" w:type="dxa"/>
            <w:shd w:val="clear" w:color="auto" w:fill="F7F7F7"/>
          </w:tcPr>
          <w:p w14:paraId="425893C3" w14:textId="77777777" w:rsidR="00620CF6" w:rsidRDefault="00000000">
            <w:pPr>
              <w:pStyle w:val="TableParagraph"/>
              <w:ind w:left="625"/>
              <w:rPr>
                <w:sz w:val="20"/>
              </w:rPr>
            </w:pPr>
            <w:proofErr w:type="spellStart"/>
            <w:r>
              <w:rPr>
                <w:spacing w:val="-5"/>
                <w:sz w:val="20"/>
              </w:rPr>
              <w:t>lb</w:t>
            </w:r>
            <w:proofErr w:type="spellEnd"/>
          </w:p>
        </w:tc>
      </w:tr>
      <w:tr w:rsidR="00620CF6" w14:paraId="66314F01" w14:textId="77777777">
        <w:trPr>
          <w:trHeight w:val="498"/>
        </w:trPr>
        <w:tc>
          <w:tcPr>
            <w:tcW w:w="1103" w:type="dxa"/>
          </w:tcPr>
          <w:p w14:paraId="630B046A" w14:textId="77777777" w:rsidR="00620CF6" w:rsidRDefault="00000000">
            <w:pPr>
              <w:pStyle w:val="TableParagraph"/>
              <w:rPr>
                <w:sz w:val="20"/>
              </w:rPr>
            </w:pPr>
            <w:r>
              <w:rPr>
                <w:spacing w:val="-2"/>
                <w:w w:val="110"/>
                <w:sz w:val="20"/>
              </w:rPr>
              <w:t>L_AF511</w:t>
            </w:r>
          </w:p>
        </w:tc>
        <w:tc>
          <w:tcPr>
            <w:tcW w:w="5105" w:type="dxa"/>
          </w:tcPr>
          <w:p w14:paraId="38B53658" w14:textId="77777777" w:rsidR="00620CF6" w:rsidRDefault="00000000">
            <w:pPr>
              <w:pStyle w:val="TableParagraph"/>
              <w:ind w:left="105"/>
              <w:rPr>
                <w:sz w:val="20"/>
              </w:rPr>
            </w:pPr>
            <w:r>
              <w:rPr>
                <w:sz w:val="20"/>
              </w:rPr>
              <w:t>Listed</w:t>
            </w:r>
            <w:r>
              <w:rPr>
                <w:spacing w:val="-1"/>
                <w:sz w:val="20"/>
              </w:rPr>
              <w:t xml:space="preserve"> </w:t>
            </w:r>
            <w:r>
              <w:rPr>
                <w:spacing w:val="-2"/>
                <w:sz w:val="20"/>
              </w:rPr>
              <w:t>shares</w:t>
            </w:r>
          </w:p>
        </w:tc>
        <w:tc>
          <w:tcPr>
            <w:tcW w:w="2446" w:type="dxa"/>
          </w:tcPr>
          <w:p w14:paraId="1AF28DA9" w14:textId="77777777" w:rsidR="00620CF6" w:rsidRDefault="00000000">
            <w:pPr>
              <w:pStyle w:val="TableParagraph"/>
              <w:ind w:left="625"/>
              <w:rPr>
                <w:sz w:val="20"/>
              </w:rPr>
            </w:pPr>
            <w:proofErr w:type="spellStart"/>
            <w:r>
              <w:rPr>
                <w:spacing w:val="-5"/>
                <w:sz w:val="20"/>
              </w:rPr>
              <w:t>lb</w:t>
            </w:r>
            <w:proofErr w:type="spellEnd"/>
          </w:p>
        </w:tc>
      </w:tr>
      <w:tr w:rsidR="00620CF6" w14:paraId="6D861D71" w14:textId="77777777">
        <w:trPr>
          <w:trHeight w:val="398"/>
        </w:trPr>
        <w:tc>
          <w:tcPr>
            <w:tcW w:w="1103" w:type="dxa"/>
            <w:shd w:val="clear" w:color="auto" w:fill="F7F7F7"/>
          </w:tcPr>
          <w:p w14:paraId="0CB0C590" w14:textId="77777777" w:rsidR="00620CF6" w:rsidRDefault="00000000">
            <w:pPr>
              <w:pStyle w:val="TableParagraph"/>
              <w:rPr>
                <w:sz w:val="20"/>
              </w:rPr>
            </w:pPr>
            <w:r>
              <w:rPr>
                <w:spacing w:val="-2"/>
                <w:w w:val="110"/>
                <w:sz w:val="20"/>
              </w:rPr>
              <w:t>L_AF512</w:t>
            </w:r>
          </w:p>
        </w:tc>
        <w:tc>
          <w:tcPr>
            <w:tcW w:w="5105" w:type="dxa"/>
            <w:shd w:val="clear" w:color="auto" w:fill="F7F7F7"/>
          </w:tcPr>
          <w:p w14:paraId="7497E3E0" w14:textId="77777777" w:rsidR="00620CF6" w:rsidRDefault="00000000">
            <w:pPr>
              <w:pStyle w:val="TableParagraph"/>
              <w:ind w:left="106"/>
              <w:rPr>
                <w:sz w:val="20"/>
              </w:rPr>
            </w:pPr>
            <w:r>
              <w:rPr>
                <w:spacing w:val="-2"/>
                <w:sz w:val="20"/>
              </w:rPr>
              <w:t>Unlisted</w:t>
            </w:r>
            <w:r>
              <w:rPr>
                <w:spacing w:val="1"/>
                <w:sz w:val="20"/>
              </w:rPr>
              <w:t xml:space="preserve"> </w:t>
            </w:r>
            <w:r>
              <w:rPr>
                <w:spacing w:val="-2"/>
                <w:sz w:val="20"/>
              </w:rPr>
              <w:t>shares</w:t>
            </w:r>
          </w:p>
        </w:tc>
        <w:tc>
          <w:tcPr>
            <w:tcW w:w="2446" w:type="dxa"/>
            <w:shd w:val="clear" w:color="auto" w:fill="F7F7F7"/>
          </w:tcPr>
          <w:p w14:paraId="020DFBEB" w14:textId="77777777" w:rsidR="00620CF6" w:rsidRDefault="00000000">
            <w:pPr>
              <w:pStyle w:val="TableParagraph"/>
              <w:ind w:left="625"/>
              <w:rPr>
                <w:sz w:val="20"/>
              </w:rPr>
            </w:pPr>
            <w:proofErr w:type="spellStart"/>
            <w:r>
              <w:rPr>
                <w:spacing w:val="-5"/>
                <w:sz w:val="20"/>
              </w:rPr>
              <w:t>lb</w:t>
            </w:r>
            <w:proofErr w:type="spellEnd"/>
          </w:p>
        </w:tc>
      </w:tr>
    </w:tbl>
    <w:p w14:paraId="4D24654C" w14:textId="77777777" w:rsidR="00620CF6" w:rsidRDefault="00620CF6">
      <w:pPr>
        <w:rPr>
          <w:sz w:val="20"/>
        </w:rPr>
        <w:sectPr w:rsidR="00620CF6" w:rsidSect="00D60468">
          <w:type w:val="continuous"/>
          <w:pgSz w:w="12240" w:h="15840"/>
          <w:pgMar w:top="1400" w:right="1300" w:bottom="1329" w:left="1300" w:header="720" w:footer="720" w:gutter="0"/>
          <w:cols w:space="720"/>
        </w:sectPr>
      </w:pPr>
    </w:p>
    <w:tbl>
      <w:tblPr>
        <w:tblW w:w="0" w:type="auto"/>
        <w:tblInd w:w="500" w:type="dxa"/>
        <w:tblLayout w:type="fixed"/>
        <w:tblCellMar>
          <w:left w:w="0" w:type="dxa"/>
          <w:right w:w="0" w:type="dxa"/>
        </w:tblCellMar>
        <w:tblLook w:val="01E0" w:firstRow="1" w:lastRow="1" w:firstColumn="1" w:lastColumn="1" w:noHBand="0" w:noVBand="0"/>
      </w:tblPr>
      <w:tblGrid>
        <w:gridCol w:w="1104"/>
        <w:gridCol w:w="5345"/>
        <w:gridCol w:w="2205"/>
      </w:tblGrid>
      <w:tr w:rsidR="00620CF6" w14:paraId="72F848DC" w14:textId="77777777">
        <w:trPr>
          <w:trHeight w:val="344"/>
        </w:trPr>
        <w:tc>
          <w:tcPr>
            <w:tcW w:w="1104" w:type="dxa"/>
          </w:tcPr>
          <w:p w14:paraId="084EFF16" w14:textId="77777777" w:rsidR="00620CF6" w:rsidRDefault="00000000">
            <w:pPr>
              <w:pStyle w:val="TableParagraph"/>
              <w:spacing w:before="14"/>
              <w:rPr>
                <w:sz w:val="20"/>
              </w:rPr>
            </w:pPr>
            <w:r>
              <w:rPr>
                <w:spacing w:val="-2"/>
                <w:w w:val="110"/>
                <w:sz w:val="20"/>
              </w:rPr>
              <w:lastRenderedPageBreak/>
              <w:t>L_AF519</w:t>
            </w:r>
          </w:p>
        </w:tc>
        <w:tc>
          <w:tcPr>
            <w:tcW w:w="5345" w:type="dxa"/>
          </w:tcPr>
          <w:p w14:paraId="599CA6BD" w14:textId="77777777" w:rsidR="00620CF6" w:rsidRDefault="00000000">
            <w:pPr>
              <w:pStyle w:val="TableParagraph"/>
              <w:spacing w:before="14"/>
              <w:ind w:left="104"/>
              <w:rPr>
                <w:sz w:val="20"/>
              </w:rPr>
            </w:pPr>
            <w:r>
              <w:rPr>
                <w:sz w:val="20"/>
              </w:rPr>
              <w:t>Other</w:t>
            </w:r>
            <w:r>
              <w:rPr>
                <w:spacing w:val="10"/>
                <w:sz w:val="20"/>
              </w:rPr>
              <w:t xml:space="preserve"> </w:t>
            </w:r>
            <w:r>
              <w:rPr>
                <w:spacing w:val="-2"/>
                <w:sz w:val="20"/>
              </w:rPr>
              <w:t>equity</w:t>
            </w:r>
          </w:p>
        </w:tc>
        <w:tc>
          <w:tcPr>
            <w:tcW w:w="2205" w:type="dxa"/>
          </w:tcPr>
          <w:p w14:paraId="69B57FE4" w14:textId="77777777" w:rsidR="00620CF6" w:rsidRDefault="00000000">
            <w:pPr>
              <w:pStyle w:val="TableParagraph"/>
              <w:spacing w:before="14"/>
              <w:ind w:left="384"/>
              <w:rPr>
                <w:sz w:val="20"/>
              </w:rPr>
            </w:pPr>
            <w:proofErr w:type="spellStart"/>
            <w:r>
              <w:rPr>
                <w:spacing w:val="-5"/>
                <w:sz w:val="20"/>
              </w:rPr>
              <w:t>lb</w:t>
            </w:r>
            <w:proofErr w:type="spellEnd"/>
          </w:p>
        </w:tc>
      </w:tr>
      <w:tr w:rsidR="00620CF6" w14:paraId="0E5D98AA" w14:textId="77777777">
        <w:trPr>
          <w:trHeight w:val="398"/>
        </w:trPr>
        <w:tc>
          <w:tcPr>
            <w:tcW w:w="1104" w:type="dxa"/>
            <w:shd w:val="clear" w:color="auto" w:fill="F7F7F7"/>
          </w:tcPr>
          <w:p w14:paraId="3A100381" w14:textId="77777777" w:rsidR="00620CF6" w:rsidRDefault="00000000">
            <w:pPr>
              <w:pStyle w:val="TableParagraph"/>
              <w:rPr>
                <w:sz w:val="20"/>
              </w:rPr>
            </w:pPr>
            <w:r>
              <w:rPr>
                <w:spacing w:val="-2"/>
                <w:w w:val="110"/>
                <w:sz w:val="20"/>
              </w:rPr>
              <w:t>L_AF52</w:t>
            </w:r>
          </w:p>
        </w:tc>
        <w:tc>
          <w:tcPr>
            <w:tcW w:w="5345" w:type="dxa"/>
            <w:shd w:val="clear" w:color="auto" w:fill="F7F7F7"/>
          </w:tcPr>
          <w:p w14:paraId="13632EC7" w14:textId="77777777" w:rsidR="00620CF6" w:rsidRDefault="00000000">
            <w:pPr>
              <w:pStyle w:val="TableParagraph"/>
              <w:ind w:left="105"/>
              <w:rPr>
                <w:sz w:val="20"/>
              </w:rPr>
            </w:pPr>
            <w:r>
              <w:rPr>
                <w:spacing w:val="-4"/>
                <w:sz w:val="20"/>
              </w:rPr>
              <w:t>Investment</w:t>
            </w:r>
            <w:r>
              <w:rPr>
                <w:spacing w:val="6"/>
                <w:sz w:val="20"/>
              </w:rPr>
              <w:t xml:space="preserve"> </w:t>
            </w:r>
            <w:r>
              <w:rPr>
                <w:spacing w:val="-4"/>
                <w:sz w:val="20"/>
              </w:rPr>
              <w:t>fund</w:t>
            </w:r>
            <w:r>
              <w:rPr>
                <w:spacing w:val="6"/>
                <w:sz w:val="20"/>
              </w:rPr>
              <w:t xml:space="preserve"> </w:t>
            </w:r>
            <w:r>
              <w:rPr>
                <w:spacing w:val="-4"/>
                <w:sz w:val="20"/>
              </w:rPr>
              <w:t>shares/units</w:t>
            </w:r>
          </w:p>
        </w:tc>
        <w:tc>
          <w:tcPr>
            <w:tcW w:w="2205" w:type="dxa"/>
            <w:shd w:val="clear" w:color="auto" w:fill="F7F7F7"/>
          </w:tcPr>
          <w:p w14:paraId="5F0643A2" w14:textId="77777777" w:rsidR="00620CF6" w:rsidRDefault="00000000">
            <w:pPr>
              <w:pStyle w:val="TableParagraph"/>
              <w:ind w:left="384"/>
              <w:rPr>
                <w:sz w:val="20"/>
              </w:rPr>
            </w:pPr>
            <w:proofErr w:type="spellStart"/>
            <w:r>
              <w:rPr>
                <w:spacing w:val="-5"/>
                <w:sz w:val="20"/>
              </w:rPr>
              <w:t>lb</w:t>
            </w:r>
            <w:proofErr w:type="spellEnd"/>
          </w:p>
        </w:tc>
      </w:tr>
      <w:tr w:rsidR="00620CF6" w14:paraId="40DD678F" w14:textId="77777777">
        <w:trPr>
          <w:trHeight w:val="398"/>
        </w:trPr>
        <w:tc>
          <w:tcPr>
            <w:tcW w:w="1104" w:type="dxa"/>
          </w:tcPr>
          <w:p w14:paraId="37B65A12" w14:textId="77777777" w:rsidR="00620CF6" w:rsidRDefault="00000000">
            <w:pPr>
              <w:pStyle w:val="TableParagraph"/>
              <w:rPr>
                <w:sz w:val="20"/>
              </w:rPr>
            </w:pPr>
            <w:r>
              <w:rPr>
                <w:spacing w:val="-2"/>
                <w:w w:val="110"/>
                <w:sz w:val="20"/>
              </w:rPr>
              <w:t>L_AF521</w:t>
            </w:r>
          </w:p>
        </w:tc>
        <w:tc>
          <w:tcPr>
            <w:tcW w:w="5345" w:type="dxa"/>
          </w:tcPr>
          <w:p w14:paraId="69AA33BC" w14:textId="77777777" w:rsidR="00620CF6" w:rsidRDefault="00000000">
            <w:pPr>
              <w:pStyle w:val="TableParagraph"/>
              <w:ind w:left="104"/>
              <w:rPr>
                <w:sz w:val="20"/>
              </w:rPr>
            </w:pPr>
            <w:r>
              <w:rPr>
                <w:spacing w:val="-2"/>
                <w:sz w:val="20"/>
              </w:rPr>
              <w:t>Money</w:t>
            </w:r>
            <w:r>
              <w:rPr>
                <w:spacing w:val="-5"/>
                <w:sz w:val="20"/>
              </w:rPr>
              <w:t xml:space="preserve"> </w:t>
            </w:r>
            <w:r>
              <w:rPr>
                <w:spacing w:val="-2"/>
                <w:sz w:val="20"/>
              </w:rPr>
              <w:t>market</w:t>
            </w:r>
            <w:r>
              <w:rPr>
                <w:spacing w:val="-4"/>
                <w:sz w:val="20"/>
              </w:rPr>
              <w:t xml:space="preserve"> </w:t>
            </w:r>
            <w:r>
              <w:rPr>
                <w:spacing w:val="-2"/>
                <w:sz w:val="20"/>
              </w:rPr>
              <w:t>fund</w:t>
            </w:r>
            <w:r>
              <w:rPr>
                <w:spacing w:val="-5"/>
                <w:sz w:val="20"/>
              </w:rPr>
              <w:t xml:space="preserve"> </w:t>
            </w:r>
            <w:r>
              <w:rPr>
                <w:spacing w:val="-2"/>
                <w:sz w:val="20"/>
              </w:rPr>
              <w:t>shares/units</w:t>
            </w:r>
          </w:p>
        </w:tc>
        <w:tc>
          <w:tcPr>
            <w:tcW w:w="2205" w:type="dxa"/>
          </w:tcPr>
          <w:p w14:paraId="418FB346" w14:textId="77777777" w:rsidR="00620CF6" w:rsidRDefault="00000000">
            <w:pPr>
              <w:pStyle w:val="TableParagraph"/>
              <w:ind w:left="384"/>
              <w:rPr>
                <w:sz w:val="20"/>
              </w:rPr>
            </w:pPr>
            <w:proofErr w:type="spellStart"/>
            <w:r>
              <w:rPr>
                <w:spacing w:val="-5"/>
                <w:sz w:val="20"/>
              </w:rPr>
              <w:t>lb</w:t>
            </w:r>
            <w:proofErr w:type="spellEnd"/>
          </w:p>
        </w:tc>
      </w:tr>
      <w:tr w:rsidR="00620CF6" w14:paraId="3F0459C9" w14:textId="77777777">
        <w:trPr>
          <w:trHeight w:val="398"/>
        </w:trPr>
        <w:tc>
          <w:tcPr>
            <w:tcW w:w="1104" w:type="dxa"/>
            <w:shd w:val="clear" w:color="auto" w:fill="F7F7F7"/>
          </w:tcPr>
          <w:p w14:paraId="08DABEB5" w14:textId="77777777" w:rsidR="00620CF6" w:rsidRDefault="00000000">
            <w:pPr>
              <w:pStyle w:val="TableParagraph"/>
              <w:rPr>
                <w:sz w:val="20"/>
              </w:rPr>
            </w:pPr>
            <w:r>
              <w:rPr>
                <w:spacing w:val="-2"/>
                <w:w w:val="110"/>
                <w:sz w:val="20"/>
              </w:rPr>
              <w:t>L_AF522</w:t>
            </w:r>
          </w:p>
        </w:tc>
        <w:tc>
          <w:tcPr>
            <w:tcW w:w="5345" w:type="dxa"/>
            <w:shd w:val="clear" w:color="auto" w:fill="F7F7F7"/>
          </w:tcPr>
          <w:p w14:paraId="4AD2CC7E" w14:textId="77777777" w:rsidR="00620CF6" w:rsidRDefault="00000000">
            <w:pPr>
              <w:pStyle w:val="TableParagraph"/>
              <w:ind w:left="105"/>
              <w:rPr>
                <w:sz w:val="20"/>
              </w:rPr>
            </w:pPr>
            <w:r>
              <w:rPr>
                <w:spacing w:val="-2"/>
                <w:sz w:val="20"/>
              </w:rPr>
              <w:t>Non-MMF</w:t>
            </w:r>
            <w:r>
              <w:rPr>
                <w:spacing w:val="-7"/>
                <w:sz w:val="20"/>
              </w:rPr>
              <w:t xml:space="preserve"> </w:t>
            </w:r>
            <w:r>
              <w:rPr>
                <w:spacing w:val="-2"/>
                <w:sz w:val="20"/>
              </w:rPr>
              <w:t>investment</w:t>
            </w:r>
            <w:r>
              <w:rPr>
                <w:spacing w:val="-7"/>
                <w:sz w:val="20"/>
              </w:rPr>
              <w:t xml:space="preserve"> </w:t>
            </w:r>
            <w:r>
              <w:rPr>
                <w:spacing w:val="-2"/>
                <w:sz w:val="20"/>
              </w:rPr>
              <w:t>fund</w:t>
            </w:r>
            <w:r>
              <w:rPr>
                <w:spacing w:val="-7"/>
                <w:sz w:val="20"/>
              </w:rPr>
              <w:t xml:space="preserve"> </w:t>
            </w:r>
            <w:r>
              <w:rPr>
                <w:spacing w:val="-2"/>
                <w:sz w:val="20"/>
              </w:rPr>
              <w:t>shares/units</w:t>
            </w:r>
          </w:p>
        </w:tc>
        <w:tc>
          <w:tcPr>
            <w:tcW w:w="2205" w:type="dxa"/>
            <w:shd w:val="clear" w:color="auto" w:fill="F7F7F7"/>
          </w:tcPr>
          <w:p w14:paraId="13FBD418" w14:textId="77777777" w:rsidR="00620CF6" w:rsidRDefault="00000000">
            <w:pPr>
              <w:pStyle w:val="TableParagraph"/>
              <w:ind w:left="384"/>
              <w:rPr>
                <w:sz w:val="20"/>
              </w:rPr>
            </w:pPr>
            <w:proofErr w:type="spellStart"/>
            <w:r>
              <w:rPr>
                <w:spacing w:val="-5"/>
                <w:sz w:val="20"/>
              </w:rPr>
              <w:t>lb</w:t>
            </w:r>
            <w:proofErr w:type="spellEnd"/>
          </w:p>
        </w:tc>
      </w:tr>
      <w:tr w:rsidR="00620CF6" w14:paraId="6EC994BF" w14:textId="77777777">
        <w:trPr>
          <w:trHeight w:val="498"/>
        </w:trPr>
        <w:tc>
          <w:tcPr>
            <w:tcW w:w="1104" w:type="dxa"/>
          </w:tcPr>
          <w:p w14:paraId="24F54F49" w14:textId="77777777" w:rsidR="00620CF6" w:rsidRDefault="00000000">
            <w:pPr>
              <w:pStyle w:val="TableParagraph"/>
              <w:spacing w:before="168"/>
              <w:rPr>
                <w:sz w:val="20"/>
              </w:rPr>
            </w:pPr>
            <w:r>
              <w:rPr>
                <w:spacing w:val="-2"/>
                <w:w w:val="110"/>
                <w:sz w:val="20"/>
              </w:rPr>
              <w:t>L_AF6</w:t>
            </w:r>
          </w:p>
        </w:tc>
        <w:tc>
          <w:tcPr>
            <w:tcW w:w="5345" w:type="dxa"/>
          </w:tcPr>
          <w:p w14:paraId="71EF6022" w14:textId="77777777" w:rsidR="00620CF6" w:rsidRDefault="00000000">
            <w:pPr>
              <w:pStyle w:val="TableParagraph"/>
              <w:spacing w:before="168"/>
              <w:ind w:left="104"/>
              <w:rPr>
                <w:sz w:val="20"/>
              </w:rPr>
            </w:pPr>
            <w:r>
              <w:rPr>
                <w:spacing w:val="-2"/>
                <w:sz w:val="20"/>
              </w:rPr>
              <w:t>Insurance,</w:t>
            </w:r>
            <w:r>
              <w:rPr>
                <w:spacing w:val="-6"/>
                <w:sz w:val="20"/>
              </w:rPr>
              <w:t xml:space="preserve"> </w:t>
            </w:r>
            <w:proofErr w:type="gramStart"/>
            <w:r>
              <w:rPr>
                <w:spacing w:val="-2"/>
                <w:sz w:val="20"/>
              </w:rPr>
              <w:t>pension</w:t>
            </w:r>
            <w:proofErr w:type="gramEnd"/>
            <w:r>
              <w:rPr>
                <w:spacing w:val="-6"/>
                <w:sz w:val="20"/>
              </w:rPr>
              <w:t xml:space="preserve"> </w:t>
            </w:r>
            <w:r>
              <w:rPr>
                <w:spacing w:val="-2"/>
                <w:sz w:val="20"/>
              </w:rPr>
              <w:t>and</w:t>
            </w:r>
            <w:r>
              <w:rPr>
                <w:spacing w:val="-6"/>
                <w:sz w:val="20"/>
              </w:rPr>
              <w:t xml:space="preserve"> </w:t>
            </w:r>
            <w:r>
              <w:rPr>
                <w:spacing w:val="-2"/>
                <w:sz w:val="20"/>
              </w:rPr>
              <w:t>standardized</w:t>
            </w:r>
            <w:r>
              <w:rPr>
                <w:spacing w:val="-6"/>
                <w:sz w:val="20"/>
              </w:rPr>
              <w:t xml:space="preserve"> </w:t>
            </w:r>
            <w:r>
              <w:rPr>
                <w:spacing w:val="-2"/>
                <w:sz w:val="20"/>
              </w:rPr>
              <w:t>guarantee</w:t>
            </w:r>
            <w:r>
              <w:rPr>
                <w:spacing w:val="-6"/>
                <w:sz w:val="20"/>
              </w:rPr>
              <w:t xml:space="preserve"> </w:t>
            </w:r>
            <w:r>
              <w:rPr>
                <w:spacing w:val="-2"/>
                <w:sz w:val="20"/>
              </w:rPr>
              <w:t>schemes</w:t>
            </w:r>
          </w:p>
        </w:tc>
        <w:tc>
          <w:tcPr>
            <w:tcW w:w="2205" w:type="dxa"/>
          </w:tcPr>
          <w:p w14:paraId="0747F689" w14:textId="77777777" w:rsidR="00620CF6" w:rsidRDefault="00000000">
            <w:pPr>
              <w:pStyle w:val="TableParagraph"/>
              <w:spacing w:before="168"/>
              <w:ind w:left="384"/>
              <w:rPr>
                <w:sz w:val="20"/>
              </w:rPr>
            </w:pPr>
            <w:proofErr w:type="spellStart"/>
            <w:r>
              <w:rPr>
                <w:spacing w:val="-5"/>
                <w:sz w:val="20"/>
              </w:rPr>
              <w:t>lb</w:t>
            </w:r>
            <w:proofErr w:type="spellEnd"/>
          </w:p>
        </w:tc>
      </w:tr>
      <w:tr w:rsidR="00620CF6" w14:paraId="2DCD1DC6" w14:textId="77777777">
        <w:trPr>
          <w:trHeight w:val="398"/>
        </w:trPr>
        <w:tc>
          <w:tcPr>
            <w:tcW w:w="1104" w:type="dxa"/>
            <w:shd w:val="clear" w:color="auto" w:fill="F7F7F7"/>
          </w:tcPr>
          <w:p w14:paraId="465C5F51" w14:textId="77777777" w:rsidR="00620CF6" w:rsidRDefault="00000000">
            <w:pPr>
              <w:pStyle w:val="TableParagraph"/>
              <w:rPr>
                <w:sz w:val="20"/>
              </w:rPr>
            </w:pPr>
            <w:r>
              <w:rPr>
                <w:spacing w:val="-2"/>
                <w:w w:val="110"/>
                <w:sz w:val="20"/>
              </w:rPr>
              <w:t>L_AF61</w:t>
            </w:r>
          </w:p>
        </w:tc>
        <w:tc>
          <w:tcPr>
            <w:tcW w:w="5345" w:type="dxa"/>
            <w:shd w:val="clear" w:color="auto" w:fill="F7F7F7"/>
          </w:tcPr>
          <w:p w14:paraId="60C1910C" w14:textId="77777777" w:rsidR="00620CF6" w:rsidRDefault="00000000">
            <w:pPr>
              <w:pStyle w:val="TableParagraph"/>
              <w:ind w:left="105"/>
              <w:rPr>
                <w:sz w:val="20"/>
              </w:rPr>
            </w:pPr>
            <w:r>
              <w:rPr>
                <w:spacing w:val="-2"/>
                <w:sz w:val="20"/>
              </w:rPr>
              <w:t>Non-life</w:t>
            </w:r>
            <w:r>
              <w:rPr>
                <w:spacing w:val="-7"/>
                <w:sz w:val="20"/>
              </w:rPr>
              <w:t xml:space="preserve"> </w:t>
            </w:r>
            <w:r>
              <w:rPr>
                <w:spacing w:val="-2"/>
                <w:sz w:val="20"/>
              </w:rPr>
              <w:t>insurance</w:t>
            </w:r>
            <w:r>
              <w:rPr>
                <w:spacing w:val="-7"/>
                <w:sz w:val="20"/>
              </w:rPr>
              <w:t xml:space="preserve"> </w:t>
            </w:r>
            <w:r>
              <w:rPr>
                <w:spacing w:val="-2"/>
                <w:sz w:val="20"/>
              </w:rPr>
              <w:t>technical</w:t>
            </w:r>
            <w:r>
              <w:rPr>
                <w:spacing w:val="-6"/>
                <w:sz w:val="20"/>
              </w:rPr>
              <w:t xml:space="preserve"> </w:t>
            </w:r>
            <w:r>
              <w:rPr>
                <w:spacing w:val="-2"/>
                <w:sz w:val="20"/>
              </w:rPr>
              <w:t>provisions</w:t>
            </w:r>
          </w:p>
        </w:tc>
        <w:tc>
          <w:tcPr>
            <w:tcW w:w="2205" w:type="dxa"/>
            <w:shd w:val="clear" w:color="auto" w:fill="F7F7F7"/>
          </w:tcPr>
          <w:p w14:paraId="7CE66567" w14:textId="77777777" w:rsidR="00620CF6" w:rsidRDefault="00000000">
            <w:pPr>
              <w:pStyle w:val="TableParagraph"/>
              <w:ind w:left="384"/>
              <w:rPr>
                <w:sz w:val="20"/>
              </w:rPr>
            </w:pPr>
            <w:proofErr w:type="spellStart"/>
            <w:r>
              <w:rPr>
                <w:spacing w:val="-5"/>
                <w:sz w:val="20"/>
              </w:rPr>
              <w:t>lb</w:t>
            </w:r>
            <w:proofErr w:type="spellEnd"/>
          </w:p>
        </w:tc>
      </w:tr>
      <w:tr w:rsidR="00620CF6" w14:paraId="5FB841B0" w14:textId="77777777">
        <w:trPr>
          <w:trHeight w:val="398"/>
        </w:trPr>
        <w:tc>
          <w:tcPr>
            <w:tcW w:w="1104" w:type="dxa"/>
          </w:tcPr>
          <w:p w14:paraId="30FC0A6D" w14:textId="77777777" w:rsidR="00620CF6" w:rsidRDefault="00000000">
            <w:pPr>
              <w:pStyle w:val="TableParagraph"/>
              <w:rPr>
                <w:sz w:val="20"/>
              </w:rPr>
            </w:pPr>
            <w:r>
              <w:rPr>
                <w:spacing w:val="-2"/>
                <w:w w:val="110"/>
                <w:sz w:val="20"/>
              </w:rPr>
              <w:t>L_AF62</w:t>
            </w:r>
          </w:p>
        </w:tc>
        <w:tc>
          <w:tcPr>
            <w:tcW w:w="5345" w:type="dxa"/>
          </w:tcPr>
          <w:p w14:paraId="5028B4BD" w14:textId="77777777" w:rsidR="00620CF6" w:rsidRDefault="00000000">
            <w:pPr>
              <w:pStyle w:val="TableParagraph"/>
              <w:ind w:left="104"/>
              <w:rPr>
                <w:sz w:val="20"/>
              </w:rPr>
            </w:pPr>
            <w:r>
              <w:rPr>
                <w:spacing w:val="-2"/>
                <w:sz w:val="20"/>
              </w:rPr>
              <w:t>Life</w:t>
            </w:r>
            <w:r>
              <w:rPr>
                <w:spacing w:val="-1"/>
                <w:sz w:val="20"/>
              </w:rPr>
              <w:t xml:space="preserve"> </w:t>
            </w:r>
            <w:r>
              <w:rPr>
                <w:spacing w:val="-2"/>
                <w:sz w:val="20"/>
              </w:rPr>
              <w:t>insurance</w:t>
            </w:r>
            <w:r>
              <w:rPr>
                <w:sz w:val="20"/>
              </w:rPr>
              <w:t xml:space="preserve"> </w:t>
            </w:r>
            <w:r>
              <w:rPr>
                <w:spacing w:val="-2"/>
                <w:sz w:val="20"/>
              </w:rPr>
              <w:t>and</w:t>
            </w:r>
            <w:r>
              <w:rPr>
                <w:spacing w:val="-1"/>
                <w:sz w:val="20"/>
              </w:rPr>
              <w:t xml:space="preserve"> </w:t>
            </w:r>
            <w:r>
              <w:rPr>
                <w:spacing w:val="-2"/>
                <w:sz w:val="20"/>
              </w:rPr>
              <w:t>annuity</w:t>
            </w:r>
            <w:r>
              <w:rPr>
                <w:sz w:val="20"/>
              </w:rPr>
              <w:t xml:space="preserve"> </w:t>
            </w:r>
            <w:r>
              <w:rPr>
                <w:spacing w:val="-2"/>
                <w:sz w:val="20"/>
              </w:rPr>
              <w:t>entitlements</w:t>
            </w:r>
          </w:p>
        </w:tc>
        <w:tc>
          <w:tcPr>
            <w:tcW w:w="2205" w:type="dxa"/>
          </w:tcPr>
          <w:p w14:paraId="44AA98E4" w14:textId="77777777" w:rsidR="00620CF6" w:rsidRDefault="00000000">
            <w:pPr>
              <w:pStyle w:val="TableParagraph"/>
              <w:ind w:left="384"/>
              <w:rPr>
                <w:sz w:val="20"/>
              </w:rPr>
            </w:pPr>
            <w:proofErr w:type="spellStart"/>
            <w:r>
              <w:rPr>
                <w:spacing w:val="-5"/>
                <w:sz w:val="20"/>
              </w:rPr>
              <w:t>lb</w:t>
            </w:r>
            <w:proofErr w:type="spellEnd"/>
          </w:p>
        </w:tc>
      </w:tr>
      <w:tr w:rsidR="00620CF6" w14:paraId="151F011B" w14:textId="77777777">
        <w:trPr>
          <w:trHeight w:val="398"/>
        </w:trPr>
        <w:tc>
          <w:tcPr>
            <w:tcW w:w="1104" w:type="dxa"/>
            <w:shd w:val="clear" w:color="auto" w:fill="F7F7F7"/>
          </w:tcPr>
          <w:p w14:paraId="3ABCD521" w14:textId="77777777" w:rsidR="00620CF6" w:rsidRDefault="00000000">
            <w:pPr>
              <w:pStyle w:val="TableParagraph"/>
              <w:rPr>
                <w:sz w:val="20"/>
              </w:rPr>
            </w:pPr>
            <w:r>
              <w:rPr>
                <w:spacing w:val="-2"/>
                <w:w w:val="110"/>
                <w:sz w:val="20"/>
              </w:rPr>
              <w:t>L_AF63</w:t>
            </w:r>
          </w:p>
        </w:tc>
        <w:tc>
          <w:tcPr>
            <w:tcW w:w="5345" w:type="dxa"/>
            <w:shd w:val="clear" w:color="auto" w:fill="F7F7F7"/>
          </w:tcPr>
          <w:p w14:paraId="794924CF" w14:textId="77777777" w:rsidR="00620CF6" w:rsidRDefault="00000000">
            <w:pPr>
              <w:pStyle w:val="TableParagraph"/>
              <w:ind w:left="105"/>
              <w:rPr>
                <w:sz w:val="20"/>
              </w:rPr>
            </w:pPr>
            <w:r>
              <w:rPr>
                <w:spacing w:val="-2"/>
                <w:sz w:val="20"/>
              </w:rPr>
              <w:t>Pension</w:t>
            </w:r>
            <w:r>
              <w:rPr>
                <w:spacing w:val="-3"/>
                <w:sz w:val="20"/>
              </w:rPr>
              <w:t xml:space="preserve"> </w:t>
            </w:r>
            <w:r>
              <w:rPr>
                <w:spacing w:val="-2"/>
                <w:sz w:val="20"/>
              </w:rPr>
              <w:t>entitlements</w:t>
            </w:r>
          </w:p>
        </w:tc>
        <w:tc>
          <w:tcPr>
            <w:tcW w:w="2205" w:type="dxa"/>
            <w:shd w:val="clear" w:color="auto" w:fill="F7F7F7"/>
          </w:tcPr>
          <w:p w14:paraId="06160087" w14:textId="77777777" w:rsidR="00620CF6" w:rsidRDefault="00000000">
            <w:pPr>
              <w:pStyle w:val="TableParagraph"/>
              <w:ind w:left="384"/>
              <w:rPr>
                <w:sz w:val="20"/>
              </w:rPr>
            </w:pPr>
            <w:proofErr w:type="spellStart"/>
            <w:r>
              <w:rPr>
                <w:spacing w:val="-5"/>
                <w:sz w:val="20"/>
              </w:rPr>
              <w:t>lb</w:t>
            </w:r>
            <w:proofErr w:type="spellEnd"/>
          </w:p>
        </w:tc>
      </w:tr>
      <w:tr w:rsidR="00620CF6" w14:paraId="477D2FCA" w14:textId="77777777">
        <w:trPr>
          <w:trHeight w:val="498"/>
        </w:trPr>
        <w:tc>
          <w:tcPr>
            <w:tcW w:w="1104" w:type="dxa"/>
          </w:tcPr>
          <w:p w14:paraId="617A15EA" w14:textId="77777777" w:rsidR="00620CF6" w:rsidRDefault="00000000">
            <w:pPr>
              <w:pStyle w:val="TableParagraph"/>
              <w:rPr>
                <w:sz w:val="20"/>
              </w:rPr>
            </w:pPr>
            <w:r>
              <w:rPr>
                <w:spacing w:val="-2"/>
                <w:w w:val="110"/>
                <w:sz w:val="20"/>
              </w:rPr>
              <w:t>L_AF64</w:t>
            </w:r>
          </w:p>
        </w:tc>
        <w:tc>
          <w:tcPr>
            <w:tcW w:w="5345" w:type="dxa"/>
          </w:tcPr>
          <w:p w14:paraId="23A79930" w14:textId="77777777" w:rsidR="00620CF6" w:rsidRDefault="00000000">
            <w:pPr>
              <w:pStyle w:val="TableParagraph"/>
              <w:ind w:left="104"/>
              <w:rPr>
                <w:sz w:val="20"/>
              </w:rPr>
            </w:pPr>
            <w:r>
              <w:rPr>
                <w:spacing w:val="-2"/>
                <w:sz w:val="20"/>
              </w:rPr>
              <w:t>Claims</w:t>
            </w:r>
            <w:r>
              <w:rPr>
                <w:spacing w:val="-6"/>
                <w:sz w:val="20"/>
              </w:rPr>
              <w:t xml:space="preserve"> </w:t>
            </w:r>
            <w:r>
              <w:rPr>
                <w:spacing w:val="-2"/>
                <w:sz w:val="20"/>
              </w:rPr>
              <w:t>of</w:t>
            </w:r>
            <w:r>
              <w:rPr>
                <w:spacing w:val="-6"/>
                <w:sz w:val="20"/>
              </w:rPr>
              <w:t xml:space="preserve"> </w:t>
            </w:r>
            <w:r>
              <w:rPr>
                <w:spacing w:val="-2"/>
                <w:sz w:val="20"/>
              </w:rPr>
              <w:t>pension</w:t>
            </w:r>
            <w:r>
              <w:rPr>
                <w:spacing w:val="-5"/>
                <w:sz w:val="20"/>
              </w:rPr>
              <w:t xml:space="preserve"> </w:t>
            </w:r>
            <w:r>
              <w:rPr>
                <w:spacing w:val="-2"/>
                <w:sz w:val="20"/>
              </w:rPr>
              <w:t>funds</w:t>
            </w:r>
            <w:r>
              <w:rPr>
                <w:spacing w:val="-6"/>
                <w:sz w:val="20"/>
              </w:rPr>
              <w:t xml:space="preserve"> </w:t>
            </w:r>
            <w:r>
              <w:rPr>
                <w:spacing w:val="-2"/>
                <w:sz w:val="20"/>
              </w:rPr>
              <w:t>on</w:t>
            </w:r>
            <w:r>
              <w:rPr>
                <w:spacing w:val="-6"/>
                <w:sz w:val="20"/>
              </w:rPr>
              <w:t xml:space="preserve"> </w:t>
            </w:r>
            <w:r>
              <w:rPr>
                <w:spacing w:val="-2"/>
                <w:sz w:val="20"/>
              </w:rPr>
              <w:t>pension</w:t>
            </w:r>
            <w:r>
              <w:rPr>
                <w:spacing w:val="-5"/>
                <w:sz w:val="20"/>
              </w:rPr>
              <w:t xml:space="preserve"> </w:t>
            </w:r>
            <w:r>
              <w:rPr>
                <w:spacing w:val="-2"/>
                <w:sz w:val="20"/>
              </w:rPr>
              <w:t>managers</w:t>
            </w:r>
          </w:p>
        </w:tc>
        <w:tc>
          <w:tcPr>
            <w:tcW w:w="2205" w:type="dxa"/>
          </w:tcPr>
          <w:p w14:paraId="6FAC7E7B" w14:textId="77777777" w:rsidR="00620CF6" w:rsidRDefault="00000000">
            <w:pPr>
              <w:pStyle w:val="TableParagraph"/>
              <w:ind w:left="384"/>
              <w:rPr>
                <w:sz w:val="20"/>
              </w:rPr>
            </w:pPr>
            <w:proofErr w:type="spellStart"/>
            <w:r>
              <w:rPr>
                <w:spacing w:val="-5"/>
                <w:sz w:val="20"/>
              </w:rPr>
              <w:t>lb</w:t>
            </w:r>
            <w:proofErr w:type="spellEnd"/>
          </w:p>
        </w:tc>
      </w:tr>
      <w:tr w:rsidR="00620CF6" w14:paraId="7446EC22" w14:textId="77777777">
        <w:trPr>
          <w:trHeight w:val="398"/>
        </w:trPr>
        <w:tc>
          <w:tcPr>
            <w:tcW w:w="1104" w:type="dxa"/>
            <w:shd w:val="clear" w:color="auto" w:fill="F7F7F7"/>
          </w:tcPr>
          <w:p w14:paraId="289F4302" w14:textId="77777777" w:rsidR="00620CF6" w:rsidRDefault="00000000">
            <w:pPr>
              <w:pStyle w:val="TableParagraph"/>
              <w:rPr>
                <w:sz w:val="20"/>
              </w:rPr>
            </w:pPr>
            <w:r>
              <w:rPr>
                <w:spacing w:val="-2"/>
                <w:w w:val="110"/>
                <w:sz w:val="20"/>
              </w:rPr>
              <w:t>L_AF65</w:t>
            </w:r>
          </w:p>
        </w:tc>
        <w:tc>
          <w:tcPr>
            <w:tcW w:w="5345" w:type="dxa"/>
            <w:shd w:val="clear" w:color="auto" w:fill="F7F7F7"/>
          </w:tcPr>
          <w:p w14:paraId="00DA696A" w14:textId="77777777" w:rsidR="00620CF6" w:rsidRDefault="00000000">
            <w:pPr>
              <w:pStyle w:val="TableParagraph"/>
              <w:ind w:left="105"/>
              <w:rPr>
                <w:sz w:val="20"/>
              </w:rPr>
            </w:pPr>
            <w:r>
              <w:rPr>
                <w:spacing w:val="-2"/>
                <w:sz w:val="20"/>
              </w:rPr>
              <w:t>Entitlements</w:t>
            </w:r>
            <w:r>
              <w:rPr>
                <w:spacing w:val="6"/>
                <w:sz w:val="20"/>
              </w:rPr>
              <w:t xml:space="preserve"> </w:t>
            </w:r>
            <w:r>
              <w:rPr>
                <w:spacing w:val="-2"/>
                <w:sz w:val="20"/>
              </w:rPr>
              <w:t>to</w:t>
            </w:r>
            <w:r>
              <w:rPr>
                <w:spacing w:val="6"/>
                <w:sz w:val="20"/>
              </w:rPr>
              <w:t xml:space="preserve"> </w:t>
            </w:r>
            <w:r>
              <w:rPr>
                <w:spacing w:val="-2"/>
                <w:sz w:val="20"/>
              </w:rPr>
              <w:t>non-pension</w:t>
            </w:r>
            <w:r>
              <w:rPr>
                <w:spacing w:val="6"/>
                <w:sz w:val="20"/>
              </w:rPr>
              <w:t xml:space="preserve"> </w:t>
            </w:r>
            <w:r>
              <w:rPr>
                <w:spacing w:val="-2"/>
                <w:sz w:val="20"/>
              </w:rPr>
              <w:t>benefits</w:t>
            </w:r>
          </w:p>
        </w:tc>
        <w:tc>
          <w:tcPr>
            <w:tcW w:w="2205" w:type="dxa"/>
            <w:shd w:val="clear" w:color="auto" w:fill="F7F7F7"/>
          </w:tcPr>
          <w:p w14:paraId="560AB823" w14:textId="77777777" w:rsidR="00620CF6" w:rsidRDefault="00000000">
            <w:pPr>
              <w:pStyle w:val="TableParagraph"/>
              <w:ind w:left="384"/>
              <w:rPr>
                <w:sz w:val="20"/>
              </w:rPr>
            </w:pPr>
            <w:proofErr w:type="spellStart"/>
            <w:r>
              <w:rPr>
                <w:spacing w:val="-5"/>
                <w:sz w:val="20"/>
              </w:rPr>
              <w:t>lb</w:t>
            </w:r>
            <w:proofErr w:type="spellEnd"/>
          </w:p>
        </w:tc>
      </w:tr>
      <w:tr w:rsidR="00620CF6" w14:paraId="335220E2" w14:textId="77777777">
        <w:trPr>
          <w:trHeight w:val="398"/>
        </w:trPr>
        <w:tc>
          <w:tcPr>
            <w:tcW w:w="1104" w:type="dxa"/>
          </w:tcPr>
          <w:p w14:paraId="5FDDBC5A" w14:textId="77777777" w:rsidR="00620CF6" w:rsidRDefault="00000000">
            <w:pPr>
              <w:pStyle w:val="TableParagraph"/>
              <w:rPr>
                <w:sz w:val="20"/>
              </w:rPr>
            </w:pPr>
            <w:r>
              <w:rPr>
                <w:spacing w:val="-2"/>
                <w:w w:val="110"/>
                <w:sz w:val="20"/>
              </w:rPr>
              <w:t>L_AF66</w:t>
            </w:r>
          </w:p>
        </w:tc>
        <w:tc>
          <w:tcPr>
            <w:tcW w:w="5345" w:type="dxa"/>
          </w:tcPr>
          <w:p w14:paraId="588FA707" w14:textId="77777777" w:rsidR="00620CF6" w:rsidRDefault="00000000">
            <w:pPr>
              <w:pStyle w:val="TableParagraph"/>
              <w:ind w:left="104"/>
              <w:rPr>
                <w:sz w:val="20"/>
              </w:rPr>
            </w:pPr>
            <w:r>
              <w:rPr>
                <w:spacing w:val="-2"/>
                <w:sz w:val="20"/>
              </w:rPr>
              <w:t>Provisions</w:t>
            </w:r>
            <w:r>
              <w:rPr>
                <w:spacing w:val="-6"/>
                <w:sz w:val="20"/>
              </w:rPr>
              <w:t xml:space="preserve"> </w:t>
            </w:r>
            <w:r>
              <w:rPr>
                <w:spacing w:val="-2"/>
                <w:sz w:val="20"/>
              </w:rPr>
              <w:t>for</w:t>
            </w:r>
            <w:r>
              <w:rPr>
                <w:spacing w:val="-5"/>
                <w:sz w:val="20"/>
              </w:rPr>
              <w:t xml:space="preserve"> </w:t>
            </w:r>
            <w:r>
              <w:rPr>
                <w:spacing w:val="-2"/>
                <w:sz w:val="20"/>
              </w:rPr>
              <w:t>calls</w:t>
            </w:r>
            <w:r>
              <w:rPr>
                <w:spacing w:val="-5"/>
                <w:sz w:val="20"/>
              </w:rPr>
              <w:t xml:space="preserve"> </w:t>
            </w:r>
            <w:r>
              <w:rPr>
                <w:spacing w:val="-2"/>
                <w:sz w:val="20"/>
              </w:rPr>
              <w:t>under</w:t>
            </w:r>
            <w:r>
              <w:rPr>
                <w:spacing w:val="-5"/>
                <w:sz w:val="20"/>
              </w:rPr>
              <w:t xml:space="preserve"> </w:t>
            </w:r>
            <w:r>
              <w:rPr>
                <w:spacing w:val="-2"/>
                <w:sz w:val="20"/>
              </w:rPr>
              <w:t>standardized</w:t>
            </w:r>
            <w:r>
              <w:rPr>
                <w:spacing w:val="-5"/>
                <w:sz w:val="20"/>
              </w:rPr>
              <w:t xml:space="preserve"> </w:t>
            </w:r>
            <w:r>
              <w:rPr>
                <w:spacing w:val="-2"/>
                <w:sz w:val="20"/>
              </w:rPr>
              <w:t>guarantees</w:t>
            </w:r>
          </w:p>
        </w:tc>
        <w:tc>
          <w:tcPr>
            <w:tcW w:w="2205" w:type="dxa"/>
          </w:tcPr>
          <w:p w14:paraId="1A07ABAF" w14:textId="77777777" w:rsidR="00620CF6" w:rsidRDefault="00000000">
            <w:pPr>
              <w:pStyle w:val="TableParagraph"/>
              <w:ind w:left="384"/>
              <w:rPr>
                <w:sz w:val="20"/>
              </w:rPr>
            </w:pPr>
            <w:proofErr w:type="spellStart"/>
            <w:r>
              <w:rPr>
                <w:spacing w:val="-5"/>
                <w:sz w:val="20"/>
              </w:rPr>
              <w:t>lb</w:t>
            </w:r>
            <w:proofErr w:type="spellEnd"/>
          </w:p>
        </w:tc>
      </w:tr>
      <w:tr w:rsidR="00620CF6" w14:paraId="7BF620C2" w14:textId="77777777">
        <w:trPr>
          <w:trHeight w:val="398"/>
        </w:trPr>
        <w:tc>
          <w:tcPr>
            <w:tcW w:w="1104" w:type="dxa"/>
            <w:shd w:val="clear" w:color="auto" w:fill="F7F7F7"/>
          </w:tcPr>
          <w:p w14:paraId="70C43C70" w14:textId="77777777" w:rsidR="00620CF6" w:rsidRDefault="00000000">
            <w:pPr>
              <w:pStyle w:val="TableParagraph"/>
              <w:rPr>
                <w:sz w:val="20"/>
              </w:rPr>
            </w:pPr>
            <w:r>
              <w:rPr>
                <w:spacing w:val="-2"/>
                <w:w w:val="110"/>
                <w:sz w:val="20"/>
              </w:rPr>
              <w:t>L_AF7</w:t>
            </w:r>
          </w:p>
        </w:tc>
        <w:tc>
          <w:tcPr>
            <w:tcW w:w="5345" w:type="dxa"/>
            <w:shd w:val="clear" w:color="auto" w:fill="F7F7F7"/>
          </w:tcPr>
          <w:p w14:paraId="334F99B0" w14:textId="77777777" w:rsidR="00620CF6" w:rsidRDefault="00000000">
            <w:pPr>
              <w:pStyle w:val="TableParagraph"/>
              <w:ind w:left="105"/>
              <w:rPr>
                <w:sz w:val="20"/>
              </w:rPr>
            </w:pPr>
            <w:r>
              <w:rPr>
                <w:spacing w:val="-2"/>
                <w:sz w:val="20"/>
              </w:rPr>
              <w:t>Financial</w:t>
            </w:r>
            <w:r>
              <w:rPr>
                <w:spacing w:val="-7"/>
                <w:sz w:val="20"/>
              </w:rPr>
              <w:t xml:space="preserve"> </w:t>
            </w:r>
            <w:r>
              <w:rPr>
                <w:spacing w:val="-2"/>
                <w:sz w:val="20"/>
              </w:rPr>
              <w:t>derivatives</w:t>
            </w:r>
            <w:r>
              <w:rPr>
                <w:spacing w:val="-7"/>
                <w:sz w:val="20"/>
              </w:rPr>
              <w:t xml:space="preserve"> </w:t>
            </w:r>
            <w:r>
              <w:rPr>
                <w:spacing w:val="-2"/>
                <w:sz w:val="20"/>
              </w:rPr>
              <w:t>and</w:t>
            </w:r>
            <w:r>
              <w:rPr>
                <w:spacing w:val="-6"/>
                <w:sz w:val="20"/>
              </w:rPr>
              <w:t xml:space="preserve"> </w:t>
            </w:r>
            <w:r>
              <w:rPr>
                <w:spacing w:val="-2"/>
                <w:sz w:val="20"/>
              </w:rPr>
              <w:t>employee</w:t>
            </w:r>
            <w:r>
              <w:rPr>
                <w:spacing w:val="-7"/>
                <w:sz w:val="20"/>
              </w:rPr>
              <w:t xml:space="preserve"> </w:t>
            </w:r>
            <w:r>
              <w:rPr>
                <w:spacing w:val="-2"/>
                <w:sz w:val="20"/>
              </w:rPr>
              <w:t>stock</w:t>
            </w:r>
            <w:r>
              <w:rPr>
                <w:spacing w:val="-7"/>
                <w:sz w:val="20"/>
              </w:rPr>
              <w:t xml:space="preserve"> </w:t>
            </w:r>
            <w:r>
              <w:rPr>
                <w:spacing w:val="-2"/>
                <w:sz w:val="20"/>
              </w:rPr>
              <w:t>options</w:t>
            </w:r>
          </w:p>
        </w:tc>
        <w:tc>
          <w:tcPr>
            <w:tcW w:w="2205" w:type="dxa"/>
            <w:shd w:val="clear" w:color="auto" w:fill="F7F7F7"/>
          </w:tcPr>
          <w:p w14:paraId="0FC7B84D" w14:textId="77777777" w:rsidR="00620CF6" w:rsidRDefault="00000000">
            <w:pPr>
              <w:pStyle w:val="TableParagraph"/>
              <w:ind w:left="384"/>
              <w:rPr>
                <w:sz w:val="20"/>
              </w:rPr>
            </w:pPr>
            <w:proofErr w:type="spellStart"/>
            <w:r>
              <w:rPr>
                <w:spacing w:val="-5"/>
                <w:sz w:val="20"/>
              </w:rPr>
              <w:t>lb</w:t>
            </w:r>
            <w:proofErr w:type="spellEnd"/>
          </w:p>
        </w:tc>
      </w:tr>
      <w:tr w:rsidR="00620CF6" w14:paraId="5DE28931" w14:textId="77777777">
        <w:trPr>
          <w:trHeight w:val="398"/>
        </w:trPr>
        <w:tc>
          <w:tcPr>
            <w:tcW w:w="1104" w:type="dxa"/>
          </w:tcPr>
          <w:p w14:paraId="2C53BAEC" w14:textId="77777777" w:rsidR="00620CF6" w:rsidRDefault="00000000">
            <w:pPr>
              <w:pStyle w:val="TableParagraph"/>
              <w:rPr>
                <w:sz w:val="20"/>
              </w:rPr>
            </w:pPr>
            <w:r>
              <w:rPr>
                <w:spacing w:val="-2"/>
                <w:w w:val="110"/>
                <w:sz w:val="20"/>
              </w:rPr>
              <w:t>L_AF71</w:t>
            </w:r>
          </w:p>
        </w:tc>
        <w:tc>
          <w:tcPr>
            <w:tcW w:w="5345" w:type="dxa"/>
          </w:tcPr>
          <w:p w14:paraId="2336C0BC" w14:textId="77777777" w:rsidR="00620CF6" w:rsidRDefault="00000000">
            <w:pPr>
              <w:pStyle w:val="TableParagraph"/>
              <w:ind w:left="104"/>
              <w:rPr>
                <w:sz w:val="20"/>
              </w:rPr>
            </w:pPr>
            <w:r>
              <w:rPr>
                <w:sz w:val="20"/>
              </w:rPr>
              <w:t>Financial</w:t>
            </w:r>
            <w:r>
              <w:rPr>
                <w:spacing w:val="7"/>
                <w:sz w:val="20"/>
              </w:rPr>
              <w:t xml:space="preserve"> </w:t>
            </w:r>
            <w:r>
              <w:rPr>
                <w:spacing w:val="-2"/>
                <w:sz w:val="20"/>
              </w:rPr>
              <w:t>derivatives</w:t>
            </w:r>
          </w:p>
        </w:tc>
        <w:tc>
          <w:tcPr>
            <w:tcW w:w="2205" w:type="dxa"/>
          </w:tcPr>
          <w:p w14:paraId="068CAD57" w14:textId="77777777" w:rsidR="00620CF6" w:rsidRDefault="00000000">
            <w:pPr>
              <w:pStyle w:val="TableParagraph"/>
              <w:ind w:left="384"/>
              <w:rPr>
                <w:sz w:val="20"/>
              </w:rPr>
            </w:pPr>
            <w:proofErr w:type="spellStart"/>
            <w:r>
              <w:rPr>
                <w:spacing w:val="-5"/>
                <w:sz w:val="20"/>
              </w:rPr>
              <w:t>lb</w:t>
            </w:r>
            <w:proofErr w:type="spellEnd"/>
          </w:p>
        </w:tc>
      </w:tr>
      <w:tr w:rsidR="00620CF6" w14:paraId="41C29560" w14:textId="77777777">
        <w:trPr>
          <w:trHeight w:val="398"/>
        </w:trPr>
        <w:tc>
          <w:tcPr>
            <w:tcW w:w="1104" w:type="dxa"/>
            <w:shd w:val="clear" w:color="auto" w:fill="F7F7F7"/>
          </w:tcPr>
          <w:p w14:paraId="56B60B8B" w14:textId="77777777" w:rsidR="00620CF6" w:rsidRDefault="00000000">
            <w:pPr>
              <w:pStyle w:val="TableParagraph"/>
              <w:rPr>
                <w:sz w:val="20"/>
              </w:rPr>
            </w:pPr>
            <w:r>
              <w:rPr>
                <w:spacing w:val="-2"/>
                <w:w w:val="110"/>
                <w:sz w:val="20"/>
              </w:rPr>
              <w:t>L_AF711</w:t>
            </w:r>
          </w:p>
        </w:tc>
        <w:tc>
          <w:tcPr>
            <w:tcW w:w="5345" w:type="dxa"/>
            <w:shd w:val="clear" w:color="auto" w:fill="F7F7F7"/>
          </w:tcPr>
          <w:p w14:paraId="20E5BF2C" w14:textId="77777777" w:rsidR="00620CF6" w:rsidRDefault="00000000">
            <w:pPr>
              <w:pStyle w:val="TableParagraph"/>
              <w:ind w:left="105"/>
              <w:rPr>
                <w:sz w:val="20"/>
              </w:rPr>
            </w:pPr>
            <w:r>
              <w:rPr>
                <w:spacing w:val="-2"/>
                <w:sz w:val="20"/>
              </w:rPr>
              <w:t>Options</w:t>
            </w:r>
          </w:p>
        </w:tc>
        <w:tc>
          <w:tcPr>
            <w:tcW w:w="2205" w:type="dxa"/>
            <w:shd w:val="clear" w:color="auto" w:fill="F7F7F7"/>
          </w:tcPr>
          <w:p w14:paraId="28E3AF23" w14:textId="77777777" w:rsidR="00620CF6" w:rsidRDefault="00000000">
            <w:pPr>
              <w:pStyle w:val="TableParagraph"/>
              <w:ind w:left="384"/>
              <w:rPr>
                <w:sz w:val="20"/>
              </w:rPr>
            </w:pPr>
            <w:proofErr w:type="spellStart"/>
            <w:r>
              <w:rPr>
                <w:spacing w:val="-5"/>
                <w:sz w:val="20"/>
              </w:rPr>
              <w:t>lb</w:t>
            </w:r>
            <w:proofErr w:type="spellEnd"/>
          </w:p>
        </w:tc>
      </w:tr>
      <w:tr w:rsidR="00620CF6" w14:paraId="020F7A69" w14:textId="77777777">
        <w:trPr>
          <w:trHeight w:val="498"/>
        </w:trPr>
        <w:tc>
          <w:tcPr>
            <w:tcW w:w="1104" w:type="dxa"/>
          </w:tcPr>
          <w:p w14:paraId="60E95E89" w14:textId="77777777" w:rsidR="00620CF6" w:rsidRDefault="00000000">
            <w:pPr>
              <w:pStyle w:val="TableParagraph"/>
              <w:spacing w:before="168"/>
              <w:rPr>
                <w:sz w:val="20"/>
              </w:rPr>
            </w:pPr>
            <w:r>
              <w:rPr>
                <w:spacing w:val="-2"/>
                <w:w w:val="110"/>
                <w:sz w:val="20"/>
              </w:rPr>
              <w:t>L_AF712</w:t>
            </w:r>
          </w:p>
        </w:tc>
        <w:tc>
          <w:tcPr>
            <w:tcW w:w="5345" w:type="dxa"/>
          </w:tcPr>
          <w:p w14:paraId="73DCA5BA" w14:textId="77777777" w:rsidR="00620CF6" w:rsidRDefault="00000000">
            <w:pPr>
              <w:pStyle w:val="TableParagraph"/>
              <w:spacing w:before="168"/>
              <w:ind w:left="104"/>
              <w:rPr>
                <w:sz w:val="20"/>
              </w:rPr>
            </w:pPr>
            <w:r>
              <w:rPr>
                <w:spacing w:val="-2"/>
                <w:sz w:val="20"/>
              </w:rPr>
              <w:t>Forwards</w:t>
            </w:r>
          </w:p>
        </w:tc>
        <w:tc>
          <w:tcPr>
            <w:tcW w:w="2205" w:type="dxa"/>
          </w:tcPr>
          <w:p w14:paraId="72CEC95A" w14:textId="77777777" w:rsidR="00620CF6" w:rsidRDefault="00000000">
            <w:pPr>
              <w:pStyle w:val="TableParagraph"/>
              <w:spacing w:before="168"/>
              <w:ind w:left="384"/>
              <w:rPr>
                <w:sz w:val="20"/>
              </w:rPr>
            </w:pPr>
            <w:proofErr w:type="spellStart"/>
            <w:r>
              <w:rPr>
                <w:spacing w:val="-5"/>
                <w:sz w:val="20"/>
              </w:rPr>
              <w:t>lb</w:t>
            </w:r>
            <w:proofErr w:type="spellEnd"/>
          </w:p>
        </w:tc>
      </w:tr>
      <w:tr w:rsidR="00620CF6" w14:paraId="3BEB8D12" w14:textId="77777777">
        <w:trPr>
          <w:trHeight w:val="398"/>
        </w:trPr>
        <w:tc>
          <w:tcPr>
            <w:tcW w:w="1104" w:type="dxa"/>
            <w:shd w:val="clear" w:color="auto" w:fill="F7F7F7"/>
          </w:tcPr>
          <w:p w14:paraId="26D7B33C" w14:textId="77777777" w:rsidR="00620CF6" w:rsidRDefault="00000000">
            <w:pPr>
              <w:pStyle w:val="TableParagraph"/>
              <w:rPr>
                <w:sz w:val="20"/>
              </w:rPr>
            </w:pPr>
            <w:r>
              <w:rPr>
                <w:spacing w:val="-2"/>
                <w:w w:val="110"/>
                <w:sz w:val="20"/>
              </w:rPr>
              <w:t>L_AF72</w:t>
            </w:r>
          </w:p>
        </w:tc>
        <w:tc>
          <w:tcPr>
            <w:tcW w:w="5345" w:type="dxa"/>
            <w:shd w:val="clear" w:color="auto" w:fill="F7F7F7"/>
          </w:tcPr>
          <w:p w14:paraId="3C03DB44" w14:textId="77777777" w:rsidR="00620CF6" w:rsidRDefault="00000000">
            <w:pPr>
              <w:pStyle w:val="TableParagraph"/>
              <w:ind w:left="105"/>
              <w:rPr>
                <w:sz w:val="20"/>
              </w:rPr>
            </w:pPr>
            <w:r>
              <w:rPr>
                <w:spacing w:val="-2"/>
                <w:sz w:val="20"/>
              </w:rPr>
              <w:t>Employee</w:t>
            </w:r>
            <w:r>
              <w:rPr>
                <w:spacing w:val="-7"/>
                <w:sz w:val="20"/>
              </w:rPr>
              <w:t xml:space="preserve"> </w:t>
            </w:r>
            <w:r>
              <w:rPr>
                <w:spacing w:val="-2"/>
                <w:sz w:val="20"/>
              </w:rPr>
              <w:t>stock</w:t>
            </w:r>
            <w:r>
              <w:rPr>
                <w:spacing w:val="-7"/>
                <w:sz w:val="20"/>
              </w:rPr>
              <w:t xml:space="preserve"> </w:t>
            </w:r>
            <w:r>
              <w:rPr>
                <w:spacing w:val="-2"/>
                <w:sz w:val="20"/>
              </w:rPr>
              <w:t>options</w:t>
            </w:r>
          </w:p>
        </w:tc>
        <w:tc>
          <w:tcPr>
            <w:tcW w:w="2205" w:type="dxa"/>
            <w:shd w:val="clear" w:color="auto" w:fill="F7F7F7"/>
          </w:tcPr>
          <w:p w14:paraId="7AFFA1B5" w14:textId="77777777" w:rsidR="00620CF6" w:rsidRDefault="00000000">
            <w:pPr>
              <w:pStyle w:val="TableParagraph"/>
              <w:ind w:left="384"/>
              <w:rPr>
                <w:sz w:val="20"/>
              </w:rPr>
            </w:pPr>
            <w:proofErr w:type="spellStart"/>
            <w:r>
              <w:rPr>
                <w:spacing w:val="-5"/>
                <w:sz w:val="20"/>
              </w:rPr>
              <w:t>lb</w:t>
            </w:r>
            <w:proofErr w:type="spellEnd"/>
          </w:p>
        </w:tc>
      </w:tr>
      <w:tr w:rsidR="00620CF6" w14:paraId="6F0FFBB1" w14:textId="77777777">
        <w:trPr>
          <w:trHeight w:val="398"/>
        </w:trPr>
        <w:tc>
          <w:tcPr>
            <w:tcW w:w="1104" w:type="dxa"/>
          </w:tcPr>
          <w:p w14:paraId="568FD02B" w14:textId="77777777" w:rsidR="00620CF6" w:rsidRDefault="00000000">
            <w:pPr>
              <w:pStyle w:val="TableParagraph"/>
              <w:rPr>
                <w:sz w:val="20"/>
              </w:rPr>
            </w:pPr>
            <w:r>
              <w:rPr>
                <w:spacing w:val="-2"/>
                <w:w w:val="110"/>
                <w:sz w:val="20"/>
              </w:rPr>
              <w:t>L_AF8</w:t>
            </w:r>
          </w:p>
        </w:tc>
        <w:tc>
          <w:tcPr>
            <w:tcW w:w="5345" w:type="dxa"/>
          </w:tcPr>
          <w:p w14:paraId="6631D949" w14:textId="77777777" w:rsidR="00620CF6" w:rsidRDefault="00000000">
            <w:pPr>
              <w:pStyle w:val="TableParagraph"/>
              <w:ind w:left="104"/>
              <w:rPr>
                <w:sz w:val="20"/>
              </w:rPr>
            </w:pPr>
            <w:r>
              <w:rPr>
                <w:sz w:val="20"/>
              </w:rPr>
              <w:t>Other</w:t>
            </w:r>
            <w:r>
              <w:rPr>
                <w:spacing w:val="-3"/>
                <w:sz w:val="20"/>
              </w:rPr>
              <w:t xml:space="preserve"> </w:t>
            </w:r>
            <w:r>
              <w:rPr>
                <w:sz w:val="20"/>
              </w:rPr>
              <w:t>accounts</w:t>
            </w:r>
            <w:r>
              <w:rPr>
                <w:spacing w:val="-2"/>
                <w:sz w:val="20"/>
              </w:rPr>
              <w:t xml:space="preserve"> receivable/payable</w:t>
            </w:r>
          </w:p>
        </w:tc>
        <w:tc>
          <w:tcPr>
            <w:tcW w:w="2205" w:type="dxa"/>
          </w:tcPr>
          <w:p w14:paraId="2169B34B" w14:textId="77777777" w:rsidR="00620CF6" w:rsidRDefault="00000000">
            <w:pPr>
              <w:pStyle w:val="TableParagraph"/>
              <w:ind w:left="384"/>
              <w:rPr>
                <w:sz w:val="20"/>
              </w:rPr>
            </w:pPr>
            <w:proofErr w:type="spellStart"/>
            <w:r>
              <w:rPr>
                <w:spacing w:val="-5"/>
                <w:sz w:val="20"/>
              </w:rPr>
              <w:t>lb</w:t>
            </w:r>
            <w:proofErr w:type="spellEnd"/>
          </w:p>
        </w:tc>
      </w:tr>
      <w:tr w:rsidR="00620CF6" w14:paraId="323BFC2E" w14:textId="77777777">
        <w:trPr>
          <w:trHeight w:val="398"/>
        </w:trPr>
        <w:tc>
          <w:tcPr>
            <w:tcW w:w="1104" w:type="dxa"/>
            <w:shd w:val="clear" w:color="auto" w:fill="F7F7F7"/>
          </w:tcPr>
          <w:p w14:paraId="53379F06" w14:textId="77777777" w:rsidR="00620CF6" w:rsidRDefault="00000000">
            <w:pPr>
              <w:pStyle w:val="TableParagraph"/>
              <w:rPr>
                <w:sz w:val="20"/>
              </w:rPr>
            </w:pPr>
            <w:r>
              <w:rPr>
                <w:spacing w:val="-2"/>
                <w:w w:val="110"/>
                <w:sz w:val="20"/>
              </w:rPr>
              <w:t>L_AF81</w:t>
            </w:r>
          </w:p>
        </w:tc>
        <w:tc>
          <w:tcPr>
            <w:tcW w:w="5345" w:type="dxa"/>
            <w:shd w:val="clear" w:color="auto" w:fill="F7F7F7"/>
          </w:tcPr>
          <w:p w14:paraId="17DC8E69" w14:textId="77777777" w:rsidR="00620CF6" w:rsidRDefault="00000000">
            <w:pPr>
              <w:pStyle w:val="TableParagraph"/>
              <w:ind w:left="105"/>
              <w:rPr>
                <w:sz w:val="20"/>
              </w:rPr>
            </w:pPr>
            <w:r>
              <w:rPr>
                <w:sz w:val="20"/>
              </w:rPr>
              <w:t>Trade</w:t>
            </w:r>
            <w:r>
              <w:rPr>
                <w:spacing w:val="-4"/>
                <w:sz w:val="20"/>
              </w:rPr>
              <w:t xml:space="preserve"> </w:t>
            </w:r>
            <w:r>
              <w:rPr>
                <w:sz w:val="20"/>
              </w:rPr>
              <w:t>credits</w:t>
            </w:r>
            <w:r>
              <w:rPr>
                <w:spacing w:val="-3"/>
                <w:sz w:val="20"/>
              </w:rPr>
              <w:t xml:space="preserve"> </w:t>
            </w:r>
            <w:r>
              <w:rPr>
                <w:sz w:val="20"/>
              </w:rPr>
              <w:t>and</w:t>
            </w:r>
            <w:r>
              <w:rPr>
                <w:spacing w:val="-4"/>
                <w:sz w:val="20"/>
              </w:rPr>
              <w:t xml:space="preserve"> </w:t>
            </w:r>
            <w:r>
              <w:rPr>
                <w:spacing w:val="-2"/>
                <w:sz w:val="20"/>
              </w:rPr>
              <w:t>advances</w:t>
            </w:r>
          </w:p>
        </w:tc>
        <w:tc>
          <w:tcPr>
            <w:tcW w:w="2205" w:type="dxa"/>
            <w:shd w:val="clear" w:color="auto" w:fill="F7F7F7"/>
          </w:tcPr>
          <w:p w14:paraId="035014D6" w14:textId="77777777" w:rsidR="00620CF6" w:rsidRDefault="00000000">
            <w:pPr>
              <w:pStyle w:val="TableParagraph"/>
              <w:ind w:left="384"/>
              <w:rPr>
                <w:sz w:val="20"/>
              </w:rPr>
            </w:pPr>
            <w:proofErr w:type="spellStart"/>
            <w:r>
              <w:rPr>
                <w:spacing w:val="-5"/>
                <w:sz w:val="20"/>
              </w:rPr>
              <w:t>lb</w:t>
            </w:r>
            <w:proofErr w:type="spellEnd"/>
          </w:p>
        </w:tc>
      </w:tr>
      <w:tr w:rsidR="00620CF6" w14:paraId="0B2BF7A6" w14:textId="77777777">
        <w:trPr>
          <w:trHeight w:val="498"/>
        </w:trPr>
        <w:tc>
          <w:tcPr>
            <w:tcW w:w="1104" w:type="dxa"/>
          </w:tcPr>
          <w:p w14:paraId="42465185" w14:textId="77777777" w:rsidR="00620CF6" w:rsidRDefault="00000000">
            <w:pPr>
              <w:pStyle w:val="TableParagraph"/>
              <w:rPr>
                <w:sz w:val="20"/>
              </w:rPr>
            </w:pPr>
            <w:r>
              <w:rPr>
                <w:spacing w:val="-2"/>
                <w:w w:val="110"/>
                <w:sz w:val="20"/>
              </w:rPr>
              <w:t>L_AF89</w:t>
            </w:r>
          </w:p>
        </w:tc>
        <w:tc>
          <w:tcPr>
            <w:tcW w:w="5345" w:type="dxa"/>
          </w:tcPr>
          <w:p w14:paraId="1EB23FDF" w14:textId="77777777" w:rsidR="00620CF6" w:rsidRDefault="00000000">
            <w:pPr>
              <w:pStyle w:val="TableParagraph"/>
              <w:ind w:left="104"/>
              <w:rPr>
                <w:sz w:val="20"/>
              </w:rPr>
            </w:pPr>
            <w:r>
              <w:rPr>
                <w:sz w:val="20"/>
              </w:rPr>
              <w:t>Other</w:t>
            </w:r>
            <w:r>
              <w:rPr>
                <w:spacing w:val="-3"/>
                <w:sz w:val="20"/>
              </w:rPr>
              <w:t xml:space="preserve"> </w:t>
            </w:r>
            <w:r>
              <w:rPr>
                <w:sz w:val="20"/>
              </w:rPr>
              <w:t>accounts</w:t>
            </w:r>
            <w:r>
              <w:rPr>
                <w:spacing w:val="-2"/>
                <w:sz w:val="20"/>
              </w:rPr>
              <w:t xml:space="preserve"> receivable/payable</w:t>
            </w:r>
          </w:p>
        </w:tc>
        <w:tc>
          <w:tcPr>
            <w:tcW w:w="2205" w:type="dxa"/>
          </w:tcPr>
          <w:p w14:paraId="37491EB6" w14:textId="77777777" w:rsidR="00620CF6" w:rsidRDefault="00000000">
            <w:pPr>
              <w:pStyle w:val="TableParagraph"/>
              <w:ind w:left="384"/>
              <w:rPr>
                <w:sz w:val="20"/>
              </w:rPr>
            </w:pPr>
            <w:proofErr w:type="spellStart"/>
            <w:r>
              <w:rPr>
                <w:spacing w:val="-5"/>
                <w:sz w:val="20"/>
              </w:rPr>
              <w:t>lb</w:t>
            </w:r>
            <w:proofErr w:type="spellEnd"/>
          </w:p>
        </w:tc>
      </w:tr>
      <w:tr w:rsidR="00620CF6" w14:paraId="34CA0F3D" w14:textId="77777777">
        <w:trPr>
          <w:trHeight w:val="430"/>
        </w:trPr>
        <w:tc>
          <w:tcPr>
            <w:tcW w:w="1104" w:type="dxa"/>
            <w:tcBorders>
              <w:bottom w:val="single" w:sz="8" w:space="0" w:color="000000"/>
            </w:tcBorders>
            <w:shd w:val="clear" w:color="auto" w:fill="F7F7F7"/>
          </w:tcPr>
          <w:p w14:paraId="30C85261" w14:textId="77777777" w:rsidR="00620CF6" w:rsidRDefault="00000000">
            <w:pPr>
              <w:pStyle w:val="TableParagraph"/>
              <w:rPr>
                <w:sz w:val="20"/>
              </w:rPr>
            </w:pPr>
            <w:r>
              <w:rPr>
                <w:spacing w:val="-2"/>
                <w:sz w:val="20"/>
              </w:rPr>
              <w:t>XDHHCE</w:t>
            </w:r>
          </w:p>
        </w:tc>
        <w:tc>
          <w:tcPr>
            <w:tcW w:w="5345" w:type="dxa"/>
            <w:tcBorders>
              <w:bottom w:val="single" w:sz="8" w:space="0" w:color="000000"/>
            </w:tcBorders>
            <w:shd w:val="clear" w:color="auto" w:fill="F7F7F7"/>
          </w:tcPr>
          <w:p w14:paraId="100D1A20" w14:textId="77777777" w:rsidR="00620CF6" w:rsidRDefault="00000000">
            <w:pPr>
              <w:pStyle w:val="TableParagraph"/>
              <w:ind w:left="105"/>
              <w:rPr>
                <w:sz w:val="20"/>
              </w:rPr>
            </w:pPr>
            <w:r>
              <w:rPr>
                <w:spacing w:val="-6"/>
                <w:sz w:val="20"/>
              </w:rPr>
              <w:t>Consumer</w:t>
            </w:r>
            <w:r>
              <w:rPr>
                <w:spacing w:val="8"/>
                <w:sz w:val="20"/>
              </w:rPr>
              <w:t xml:space="preserve"> </w:t>
            </w:r>
            <w:r>
              <w:rPr>
                <w:spacing w:val="-2"/>
                <w:sz w:val="20"/>
              </w:rPr>
              <w:t>durables</w:t>
            </w:r>
          </w:p>
        </w:tc>
        <w:tc>
          <w:tcPr>
            <w:tcW w:w="2205" w:type="dxa"/>
            <w:tcBorders>
              <w:bottom w:val="single" w:sz="8" w:space="0" w:color="000000"/>
            </w:tcBorders>
            <w:shd w:val="clear" w:color="auto" w:fill="F7F7F7"/>
          </w:tcPr>
          <w:p w14:paraId="61AFEAA8" w14:textId="77777777" w:rsidR="00620CF6" w:rsidRDefault="00000000">
            <w:pPr>
              <w:pStyle w:val="TableParagraph"/>
              <w:ind w:left="384"/>
              <w:rPr>
                <w:sz w:val="20"/>
              </w:rPr>
            </w:pPr>
            <w:r>
              <w:rPr>
                <w:spacing w:val="-5"/>
                <w:sz w:val="20"/>
              </w:rPr>
              <w:t>ga</w:t>
            </w:r>
          </w:p>
        </w:tc>
      </w:tr>
    </w:tbl>
    <w:p w14:paraId="46B779B1" w14:textId="77777777" w:rsidR="00620CF6" w:rsidRDefault="00620CF6">
      <w:pPr>
        <w:pStyle w:val="BodyText"/>
      </w:pPr>
    </w:p>
    <w:p w14:paraId="07C44FAC" w14:textId="77777777" w:rsidR="00620CF6" w:rsidRDefault="00620CF6">
      <w:pPr>
        <w:pStyle w:val="BodyText"/>
        <w:spacing w:before="3"/>
        <w:rPr>
          <w:sz w:val="22"/>
        </w:rPr>
      </w:pPr>
    </w:p>
    <w:p w14:paraId="11314132" w14:textId="77777777" w:rsidR="00620CF6" w:rsidRDefault="00000000">
      <w:pPr>
        <w:pStyle w:val="Heading2"/>
        <w:numPr>
          <w:ilvl w:val="1"/>
          <w:numId w:val="8"/>
        </w:numPr>
        <w:tabs>
          <w:tab w:val="left" w:pos="885"/>
        </w:tabs>
        <w:spacing w:before="133"/>
      </w:pPr>
      <w:bookmarkStart w:id="526" w:name="_bookmark72"/>
      <w:bookmarkEnd w:id="526"/>
      <w:r>
        <w:rPr>
          <w:w w:val="105"/>
        </w:rPr>
        <w:t>Source-Specific</w:t>
      </w:r>
      <w:r>
        <w:rPr>
          <w:spacing w:val="47"/>
          <w:w w:val="105"/>
        </w:rPr>
        <w:t xml:space="preserve"> </w:t>
      </w:r>
      <w:r>
        <w:rPr>
          <w:spacing w:val="-2"/>
          <w:w w:val="105"/>
        </w:rPr>
        <w:t>Documentation</w:t>
      </w:r>
    </w:p>
    <w:p w14:paraId="299EC81F" w14:textId="77777777" w:rsidR="00620CF6" w:rsidRDefault="00620CF6">
      <w:pPr>
        <w:pStyle w:val="BodyText"/>
        <w:spacing w:before="3"/>
        <w:rPr>
          <w:b/>
          <w:sz w:val="31"/>
        </w:rPr>
      </w:pPr>
    </w:p>
    <w:p w14:paraId="4B702680" w14:textId="77777777" w:rsidR="00620CF6" w:rsidRDefault="00000000">
      <w:pPr>
        <w:pStyle w:val="BodyText"/>
        <w:spacing w:before="1" w:line="355" w:lineRule="auto"/>
        <w:ind w:left="117" w:right="115"/>
        <w:jc w:val="both"/>
      </w:pPr>
      <w:r>
        <w:rPr>
          <w:spacing w:val="-2"/>
        </w:rPr>
        <w:t>This</w:t>
      </w:r>
      <w:r>
        <w:rPr>
          <w:spacing w:val="-9"/>
        </w:rPr>
        <w:t xml:space="preserve"> </w:t>
      </w:r>
      <w:r>
        <w:rPr>
          <w:spacing w:val="-2"/>
        </w:rPr>
        <w:t>section</w:t>
      </w:r>
      <w:r>
        <w:rPr>
          <w:spacing w:val="-9"/>
        </w:rPr>
        <w:t xml:space="preserve"> </w:t>
      </w:r>
      <w:r>
        <w:rPr>
          <w:spacing w:val="-2"/>
        </w:rPr>
        <w:t>provides</w:t>
      </w:r>
      <w:r>
        <w:rPr>
          <w:spacing w:val="-9"/>
        </w:rPr>
        <w:t xml:space="preserve"> </w:t>
      </w:r>
      <w:r>
        <w:rPr>
          <w:spacing w:val="-2"/>
        </w:rPr>
        <w:t>source-specific</w:t>
      </w:r>
      <w:r>
        <w:rPr>
          <w:spacing w:val="-9"/>
        </w:rPr>
        <w:t xml:space="preserve"> </w:t>
      </w:r>
      <w:r>
        <w:rPr>
          <w:spacing w:val="-2"/>
        </w:rPr>
        <w:t>detailed</w:t>
      </w:r>
      <w:r>
        <w:rPr>
          <w:spacing w:val="-9"/>
        </w:rPr>
        <w:t xml:space="preserve"> </w:t>
      </w:r>
      <w:r>
        <w:rPr>
          <w:spacing w:val="-2"/>
        </w:rPr>
        <w:t>information</w:t>
      </w:r>
      <w:r>
        <w:rPr>
          <w:spacing w:val="-9"/>
        </w:rPr>
        <w:t xml:space="preserve"> </w:t>
      </w:r>
      <w:r>
        <w:rPr>
          <w:spacing w:val="-2"/>
        </w:rPr>
        <w:t>on</w:t>
      </w:r>
      <w:r>
        <w:rPr>
          <w:spacing w:val="-9"/>
        </w:rPr>
        <w:t xml:space="preserve"> </w:t>
      </w:r>
      <w:r>
        <w:rPr>
          <w:spacing w:val="-2"/>
        </w:rPr>
        <w:t>raw</w:t>
      </w:r>
      <w:r>
        <w:rPr>
          <w:spacing w:val="-9"/>
        </w:rPr>
        <w:t xml:space="preserve"> </w:t>
      </w:r>
      <w:r>
        <w:rPr>
          <w:spacing w:val="-2"/>
        </w:rPr>
        <w:t>data</w:t>
      </w:r>
      <w:r>
        <w:rPr>
          <w:spacing w:val="-9"/>
        </w:rPr>
        <w:t xml:space="preserve"> </w:t>
      </w:r>
      <w:r>
        <w:rPr>
          <w:spacing w:val="-2"/>
        </w:rPr>
        <w:t>source,</w:t>
      </w:r>
      <w:r>
        <w:rPr>
          <w:spacing w:val="-8"/>
        </w:rPr>
        <w:t xml:space="preserve"> </w:t>
      </w:r>
      <w:r>
        <w:rPr>
          <w:spacing w:val="-2"/>
        </w:rPr>
        <w:t>all</w:t>
      </w:r>
      <w:r>
        <w:rPr>
          <w:spacing w:val="-9"/>
        </w:rPr>
        <w:t xml:space="preserve"> </w:t>
      </w:r>
      <w:r>
        <w:rPr>
          <w:spacing w:val="-2"/>
        </w:rPr>
        <w:t>source-specific</w:t>
      </w:r>
      <w:r>
        <w:rPr>
          <w:spacing w:val="-9"/>
        </w:rPr>
        <w:t xml:space="preserve"> </w:t>
      </w:r>
      <w:r>
        <w:rPr>
          <w:spacing w:val="-2"/>
        </w:rPr>
        <w:t xml:space="preserve">composition </w:t>
      </w:r>
      <w:r>
        <w:t xml:space="preserve">rules used to obtain the </w:t>
      </w:r>
      <w:proofErr w:type="spellStart"/>
      <w:r>
        <w:t>macrocategories</w:t>
      </w:r>
      <w:proofErr w:type="spellEnd"/>
      <w:r>
        <w:t xml:space="preserve"> of the Wealth Topography (concept), and additional tables on mapping.</w:t>
      </w:r>
      <w:r>
        <w:rPr>
          <w:spacing w:val="40"/>
        </w:rPr>
        <w:t xml:space="preserve"> </w:t>
      </w:r>
      <w:r>
        <w:t>We recall that raw data sources included in the Wealth Topography can be classified in three macro groups:</w:t>
      </w:r>
    </w:p>
    <w:p w14:paraId="2881E327" w14:textId="77777777" w:rsidR="00620CF6" w:rsidRDefault="00620CF6">
      <w:pPr>
        <w:pStyle w:val="BodyText"/>
        <w:spacing w:before="5"/>
        <w:rPr>
          <w:sz w:val="23"/>
        </w:rPr>
      </w:pPr>
    </w:p>
    <w:p w14:paraId="19F4232A" w14:textId="77777777" w:rsidR="00620CF6" w:rsidRDefault="00000000">
      <w:pPr>
        <w:pStyle w:val="ListParagraph"/>
        <w:numPr>
          <w:ilvl w:val="0"/>
          <w:numId w:val="7"/>
        </w:numPr>
        <w:tabs>
          <w:tab w:val="left" w:pos="615"/>
        </w:tabs>
        <w:spacing w:line="355" w:lineRule="auto"/>
        <w:rPr>
          <w:sz w:val="20"/>
        </w:rPr>
      </w:pPr>
      <w:r>
        <w:rPr>
          <w:sz w:val="20"/>
        </w:rPr>
        <w:t>Raw data sources published by central banks and national statistical institutes that use the SNA2008/ESA2010</w:t>
      </w:r>
      <w:r>
        <w:rPr>
          <w:spacing w:val="-13"/>
          <w:sz w:val="20"/>
        </w:rPr>
        <w:t xml:space="preserve"> </w:t>
      </w:r>
      <w:r>
        <w:rPr>
          <w:sz w:val="20"/>
        </w:rPr>
        <w:t>framework</w:t>
      </w:r>
      <w:r>
        <w:rPr>
          <w:spacing w:val="-12"/>
          <w:sz w:val="20"/>
        </w:rPr>
        <w:t xml:space="preserve"> </w:t>
      </w:r>
      <w:r>
        <w:rPr>
          <w:sz w:val="20"/>
        </w:rPr>
        <w:t>to</w:t>
      </w:r>
      <w:r>
        <w:rPr>
          <w:spacing w:val="-13"/>
          <w:sz w:val="20"/>
        </w:rPr>
        <w:t xml:space="preserve"> </w:t>
      </w:r>
      <w:r>
        <w:rPr>
          <w:sz w:val="20"/>
        </w:rPr>
        <w:t>organize</w:t>
      </w:r>
      <w:r>
        <w:rPr>
          <w:spacing w:val="-12"/>
          <w:sz w:val="20"/>
        </w:rPr>
        <w:t xml:space="preserve"> </w:t>
      </w:r>
      <w:r>
        <w:rPr>
          <w:sz w:val="20"/>
        </w:rPr>
        <w:t>and</w:t>
      </w:r>
      <w:r>
        <w:rPr>
          <w:spacing w:val="-13"/>
          <w:sz w:val="20"/>
        </w:rPr>
        <w:t xml:space="preserve"> </w:t>
      </w:r>
      <w:r>
        <w:rPr>
          <w:sz w:val="20"/>
        </w:rPr>
        <w:t>disseminate</w:t>
      </w:r>
      <w:r>
        <w:rPr>
          <w:spacing w:val="-12"/>
          <w:sz w:val="20"/>
        </w:rPr>
        <w:t xml:space="preserve"> </w:t>
      </w:r>
      <w:r>
        <w:rPr>
          <w:sz w:val="20"/>
        </w:rPr>
        <w:t>the</w:t>
      </w:r>
      <w:r>
        <w:rPr>
          <w:spacing w:val="-13"/>
          <w:sz w:val="20"/>
        </w:rPr>
        <w:t xml:space="preserve"> </w:t>
      </w:r>
      <w:r>
        <w:rPr>
          <w:sz w:val="20"/>
        </w:rPr>
        <w:t>data.</w:t>
      </w:r>
      <w:r>
        <w:rPr>
          <w:spacing w:val="6"/>
          <w:sz w:val="20"/>
        </w:rPr>
        <w:t xml:space="preserve"> </w:t>
      </w:r>
      <w:r>
        <w:rPr>
          <w:sz w:val="20"/>
        </w:rPr>
        <w:t>We</w:t>
      </w:r>
      <w:r>
        <w:rPr>
          <w:spacing w:val="-13"/>
          <w:sz w:val="20"/>
        </w:rPr>
        <w:t xml:space="preserve"> </w:t>
      </w:r>
      <w:r>
        <w:rPr>
          <w:sz w:val="20"/>
        </w:rPr>
        <w:t>refer</w:t>
      </w:r>
      <w:r>
        <w:rPr>
          <w:spacing w:val="-12"/>
          <w:sz w:val="20"/>
        </w:rPr>
        <w:t xml:space="preserve"> </w:t>
      </w:r>
      <w:r>
        <w:rPr>
          <w:sz w:val="20"/>
        </w:rPr>
        <w:t>to</w:t>
      </w:r>
      <w:r>
        <w:rPr>
          <w:spacing w:val="-13"/>
          <w:sz w:val="20"/>
        </w:rPr>
        <w:t xml:space="preserve"> </w:t>
      </w:r>
      <w:r>
        <w:rPr>
          <w:sz w:val="20"/>
        </w:rPr>
        <w:t>this</w:t>
      </w:r>
      <w:r>
        <w:rPr>
          <w:spacing w:val="-12"/>
          <w:sz w:val="20"/>
        </w:rPr>
        <w:t xml:space="preserve"> </w:t>
      </w:r>
      <w:r>
        <w:rPr>
          <w:sz w:val="20"/>
        </w:rPr>
        <w:t>raw</w:t>
      </w:r>
      <w:r>
        <w:rPr>
          <w:spacing w:val="-13"/>
          <w:sz w:val="20"/>
        </w:rPr>
        <w:t xml:space="preserve"> </w:t>
      </w:r>
      <w:r>
        <w:rPr>
          <w:sz w:val="20"/>
        </w:rPr>
        <w:t>data</w:t>
      </w:r>
      <w:r>
        <w:rPr>
          <w:spacing w:val="-12"/>
          <w:sz w:val="20"/>
        </w:rPr>
        <w:t xml:space="preserve"> </w:t>
      </w:r>
      <w:r>
        <w:rPr>
          <w:sz w:val="20"/>
        </w:rPr>
        <w:t>sources simply as cross-national oﬀicial statistics.</w:t>
      </w:r>
    </w:p>
    <w:p w14:paraId="45F5CD7C" w14:textId="77777777" w:rsidR="00620CF6" w:rsidRDefault="00620CF6">
      <w:pPr>
        <w:spacing w:line="355" w:lineRule="auto"/>
        <w:jc w:val="both"/>
        <w:rPr>
          <w:sz w:val="20"/>
        </w:rPr>
        <w:sectPr w:rsidR="00620CF6" w:rsidSect="00D60468">
          <w:type w:val="continuous"/>
          <w:pgSz w:w="12240" w:h="15840"/>
          <w:pgMar w:top="1460" w:right="1300" w:bottom="280" w:left="1300" w:header="720" w:footer="720" w:gutter="0"/>
          <w:cols w:space="720"/>
        </w:sectPr>
      </w:pPr>
    </w:p>
    <w:p w14:paraId="01D8F5FA" w14:textId="77777777" w:rsidR="00620CF6" w:rsidRDefault="00000000">
      <w:pPr>
        <w:pStyle w:val="ListParagraph"/>
        <w:numPr>
          <w:ilvl w:val="0"/>
          <w:numId w:val="7"/>
        </w:numPr>
        <w:tabs>
          <w:tab w:val="left" w:pos="615"/>
        </w:tabs>
        <w:spacing w:before="86" w:line="355" w:lineRule="auto"/>
        <w:rPr>
          <w:sz w:val="20"/>
        </w:rPr>
      </w:pPr>
      <w:r>
        <w:rPr>
          <w:sz w:val="20"/>
        </w:rPr>
        <w:lastRenderedPageBreak/>
        <w:t>Raw</w:t>
      </w:r>
      <w:r>
        <w:rPr>
          <w:spacing w:val="-6"/>
          <w:sz w:val="20"/>
        </w:rPr>
        <w:t xml:space="preserve"> </w:t>
      </w:r>
      <w:r>
        <w:rPr>
          <w:sz w:val="20"/>
        </w:rPr>
        <w:t>data</w:t>
      </w:r>
      <w:r>
        <w:rPr>
          <w:spacing w:val="-6"/>
          <w:sz w:val="20"/>
        </w:rPr>
        <w:t xml:space="preserve"> </w:t>
      </w:r>
      <w:r>
        <w:rPr>
          <w:sz w:val="20"/>
        </w:rPr>
        <w:t>sources</w:t>
      </w:r>
      <w:r>
        <w:rPr>
          <w:spacing w:val="-6"/>
          <w:sz w:val="20"/>
        </w:rPr>
        <w:t xml:space="preserve"> </w:t>
      </w:r>
      <w:r>
        <w:rPr>
          <w:sz w:val="20"/>
        </w:rPr>
        <w:t>published</w:t>
      </w:r>
      <w:r>
        <w:rPr>
          <w:spacing w:val="-6"/>
          <w:sz w:val="20"/>
        </w:rPr>
        <w:t xml:space="preserve"> </w:t>
      </w:r>
      <w:r>
        <w:rPr>
          <w:sz w:val="20"/>
        </w:rPr>
        <w:t>by</w:t>
      </w:r>
      <w:r>
        <w:rPr>
          <w:spacing w:val="-6"/>
          <w:sz w:val="20"/>
        </w:rPr>
        <w:t xml:space="preserve"> </w:t>
      </w:r>
      <w:r>
        <w:rPr>
          <w:sz w:val="20"/>
        </w:rPr>
        <w:t>central</w:t>
      </w:r>
      <w:r>
        <w:rPr>
          <w:spacing w:val="-6"/>
          <w:sz w:val="20"/>
        </w:rPr>
        <w:t xml:space="preserve"> </w:t>
      </w:r>
      <w:r>
        <w:rPr>
          <w:sz w:val="20"/>
        </w:rPr>
        <w:t>banks</w:t>
      </w:r>
      <w:r>
        <w:rPr>
          <w:spacing w:val="-6"/>
          <w:sz w:val="20"/>
        </w:rPr>
        <w:t xml:space="preserve"> </w:t>
      </w:r>
      <w:r>
        <w:rPr>
          <w:sz w:val="20"/>
        </w:rPr>
        <w:t>and</w:t>
      </w:r>
      <w:r>
        <w:rPr>
          <w:spacing w:val="-6"/>
          <w:sz w:val="20"/>
        </w:rPr>
        <w:t xml:space="preserve"> </w:t>
      </w:r>
      <w:r>
        <w:rPr>
          <w:sz w:val="20"/>
        </w:rPr>
        <w:t>national</w:t>
      </w:r>
      <w:r>
        <w:rPr>
          <w:spacing w:val="-6"/>
          <w:sz w:val="20"/>
        </w:rPr>
        <w:t xml:space="preserve"> </w:t>
      </w:r>
      <w:r>
        <w:rPr>
          <w:sz w:val="20"/>
        </w:rPr>
        <w:t>statistical</w:t>
      </w:r>
      <w:r>
        <w:rPr>
          <w:spacing w:val="-6"/>
          <w:sz w:val="20"/>
        </w:rPr>
        <w:t xml:space="preserve"> </w:t>
      </w:r>
      <w:r>
        <w:rPr>
          <w:sz w:val="20"/>
        </w:rPr>
        <w:t>institutes</w:t>
      </w:r>
      <w:r>
        <w:rPr>
          <w:spacing w:val="-6"/>
          <w:sz w:val="20"/>
        </w:rPr>
        <w:t xml:space="preserve"> </w:t>
      </w:r>
      <w:r>
        <w:rPr>
          <w:sz w:val="20"/>
        </w:rPr>
        <w:t>that</w:t>
      </w:r>
      <w:r>
        <w:rPr>
          <w:spacing w:val="-6"/>
          <w:sz w:val="20"/>
        </w:rPr>
        <w:t xml:space="preserve"> </w:t>
      </w:r>
      <w:r>
        <w:rPr>
          <w:sz w:val="20"/>
        </w:rPr>
        <w:t>use</w:t>
      </w:r>
      <w:r>
        <w:rPr>
          <w:spacing w:val="-6"/>
          <w:sz w:val="20"/>
        </w:rPr>
        <w:t xml:space="preserve"> </w:t>
      </w:r>
      <w:r>
        <w:rPr>
          <w:sz w:val="20"/>
        </w:rPr>
        <w:t>variants</w:t>
      </w:r>
      <w:r>
        <w:rPr>
          <w:spacing w:val="-6"/>
          <w:sz w:val="20"/>
        </w:rPr>
        <w:t xml:space="preserve"> </w:t>
      </w:r>
      <w:r>
        <w:rPr>
          <w:sz w:val="20"/>
        </w:rPr>
        <w:t>of</w:t>
      </w:r>
      <w:r>
        <w:rPr>
          <w:spacing w:val="-6"/>
          <w:sz w:val="20"/>
        </w:rPr>
        <w:t xml:space="preserve"> </w:t>
      </w:r>
      <w:r>
        <w:rPr>
          <w:sz w:val="20"/>
        </w:rPr>
        <w:t>the SNA2008/ESA2010 framework or other frameworks to organize and disseminate the data.</w:t>
      </w:r>
      <w:r>
        <w:rPr>
          <w:spacing w:val="40"/>
          <w:sz w:val="20"/>
        </w:rPr>
        <w:t xml:space="preserve"> </w:t>
      </w:r>
      <w:r>
        <w:rPr>
          <w:sz w:val="20"/>
        </w:rPr>
        <w:t xml:space="preserve">We refer to these raw data sources as cross-national oﬀicial statistics that use variants of SNA2008/ESA2010 </w:t>
      </w:r>
      <w:r>
        <w:rPr>
          <w:spacing w:val="-2"/>
          <w:sz w:val="20"/>
        </w:rPr>
        <w:t>framework.</w:t>
      </w:r>
    </w:p>
    <w:p w14:paraId="7B6128D2" w14:textId="77777777" w:rsidR="00620CF6" w:rsidRDefault="00000000">
      <w:pPr>
        <w:pStyle w:val="ListParagraph"/>
        <w:numPr>
          <w:ilvl w:val="0"/>
          <w:numId w:val="7"/>
        </w:numPr>
        <w:tabs>
          <w:tab w:val="left" w:pos="615"/>
        </w:tabs>
        <w:spacing w:before="157" w:line="355" w:lineRule="auto"/>
        <w:rPr>
          <w:sz w:val="20"/>
        </w:rPr>
      </w:pPr>
      <w:r>
        <w:rPr>
          <w:spacing w:val="-2"/>
          <w:sz w:val="20"/>
        </w:rPr>
        <w:t>Raw</w:t>
      </w:r>
      <w:r>
        <w:rPr>
          <w:spacing w:val="-11"/>
          <w:sz w:val="20"/>
        </w:rPr>
        <w:t xml:space="preserve"> </w:t>
      </w:r>
      <w:r>
        <w:rPr>
          <w:spacing w:val="-2"/>
          <w:sz w:val="20"/>
        </w:rPr>
        <w:t>data</w:t>
      </w:r>
      <w:r>
        <w:rPr>
          <w:spacing w:val="-10"/>
          <w:sz w:val="20"/>
        </w:rPr>
        <w:t xml:space="preserve"> </w:t>
      </w:r>
      <w:r>
        <w:rPr>
          <w:spacing w:val="-2"/>
          <w:sz w:val="20"/>
        </w:rPr>
        <w:t>sources</w:t>
      </w:r>
      <w:r>
        <w:rPr>
          <w:spacing w:val="-11"/>
          <w:sz w:val="20"/>
        </w:rPr>
        <w:t xml:space="preserve"> </w:t>
      </w:r>
      <w:r>
        <w:rPr>
          <w:spacing w:val="-2"/>
          <w:sz w:val="20"/>
        </w:rPr>
        <w:t>contained</w:t>
      </w:r>
      <w:r>
        <w:rPr>
          <w:spacing w:val="-10"/>
          <w:sz w:val="20"/>
        </w:rPr>
        <w:t xml:space="preserve"> </w:t>
      </w:r>
      <w:r>
        <w:rPr>
          <w:spacing w:val="-2"/>
          <w:sz w:val="20"/>
        </w:rPr>
        <w:t>in</w:t>
      </w:r>
      <w:r>
        <w:rPr>
          <w:spacing w:val="-11"/>
          <w:sz w:val="20"/>
        </w:rPr>
        <w:t xml:space="preserve"> </w:t>
      </w:r>
      <w:r>
        <w:rPr>
          <w:spacing w:val="-2"/>
          <w:sz w:val="20"/>
        </w:rPr>
        <w:t>surveys</w:t>
      </w:r>
      <w:r>
        <w:rPr>
          <w:spacing w:val="-10"/>
          <w:sz w:val="20"/>
        </w:rPr>
        <w:t xml:space="preserve"> </w:t>
      </w:r>
      <w:r>
        <w:rPr>
          <w:spacing w:val="-2"/>
          <w:sz w:val="20"/>
        </w:rPr>
        <w:t>and</w:t>
      </w:r>
      <w:r>
        <w:rPr>
          <w:spacing w:val="-11"/>
          <w:sz w:val="20"/>
        </w:rPr>
        <w:t xml:space="preserve"> </w:t>
      </w:r>
      <w:r>
        <w:rPr>
          <w:spacing w:val="-2"/>
          <w:sz w:val="20"/>
        </w:rPr>
        <w:t>academic</w:t>
      </w:r>
      <w:r>
        <w:rPr>
          <w:spacing w:val="-10"/>
          <w:sz w:val="20"/>
        </w:rPr>
        <w:t xml:space="preserve"> </w:t>
      </w:r>
      <w:r>
        <w:rPr>
          <w:spacing w:val="-2"/>
          <w:sz w:val="20"/>
        </w:rPr>
        <w:t>papers</w:t>
      </w:r>
      <w:r>
        <w:rPr>
          <w:spacing w:val="-11"/>
          <w:sz w:val="20"/>
        </w:rPr>
        <w:t xml:space="preserve"> </w:t>
      </w:r>
      <w:r>
        <w:rPr>
          <w:spacing w:val="-2"/>
          <w:sz w:val="20"/>
        </w:rPr>
        <w:t>or</w:t>
      </w:r>
      <w:r>
        <w:rPr>
          <w:spacing w:val="-10"/>
          <w:sz w:val="20"/>
        </w:rPr>
        <w:t xml:space="preserve"> </w:t>
      </w:r>
      <w:r>
        <w:rPr>
          <w:spacing w:val="-2"/>
          <w:sz w:val="20"/>
        </w:rPr>
        <w:t>published</w:t>
      </w:r>
      <w:r>
        <w:rPr>
          <w:spacing w:val="-11"/>
          <w:sz w:val="20"/>
        </w:rPr>
        <w:t xml:space="preserve"> </w:t>
      </w:r>
      <w:r>
        <w:rPr>
          <w:spacing w:val="-2"/>
          <w:sz w:val="20"/>
        </w:rPr>
        <w:t>by</w:t>
      </w:r>
      <w:r>
        <w:rPr>
          <w:spacing w:val="-10"/>
          <w:sz w:val="20"/>
        </w:rPr>
        <w:t xml:space="preserve"> </w:t>
      </w:r>
      <w:r>
        <w:rPr>
          <w:spacing w:val="-2"/>
          <w:sz w:val="20"/>
        </w:rPr>
        <w:t>central</w:t>
      </w:r>
      <w:r>
        <w:rPr>
          <w:spacing w:val="-11"/>
          <w:sz w:val="20"/>
        </w:rPr>
        <w:t xml:space="preserve"> </w:t>
      </w:r>
      <w:r>
        <w:rPr>
          <w:spacing w:val="-2"/>
          <w:sz w:val="20"/>
        </w:rPr>
        <w:t>banks</w:t>
      </w:r>
      <w:r>
        <w:rPr>
          <w:spacing w:val="-10"/>
          <w:sz w:val="20"/>
        </w:rPr>
        <w:t xml:space="preserve"> </w:t>
      </w:r>
      <w:r>
        <w:rPr>
          <w:spacing w:val="-2"/>
          <w:sz w:val="20"/>
        </w:rPr>
        <w:t>and</w:t>
      </w:r>
      <w:r>
        <w:rPr>
          <w:spacing w:val="-11"/>
          <w:sz w:val="20"/>
        </w:rPr>
        <w:t xml:space="preserve"> </w:t>
      </w:r>
      <w:r>
        <w:rPr>
          <w:spacing w:val="-2"/>
          <w:sz w:val="20"/>
        </w:rPr>
        <w:t xml:space="preserve">research </w:t>
      </w:r>
      <w:r>
        <w:rPr>
          <w:sz w:val="20"/>
        </w:rPr>
        <w:t>institutes</w:t>
      </w:r>
      <w:r>
        <w:rPr>
          <w:spacing w:val="-2"/>
          <w:sz w:val="20"/>
        </w:rPr>
        <w:t xml:space="preserve"> </w:t>
      </w:r>
      <w:r>
        <w:rPr>
          <w:sz w:val="20"/>
        </w:rPr>
        <w:t>that</w:t>
      </w:r>
      <w:r>
        <w:rPr>
          <w:spacing w:val="-1"/>
          <w:sz w:val="20"/>
        </w:rPr>
        <w:t xml:space="preserve"> </w:t>
      </w:r>
      <w:r>
        <w:rPr>
          <w:sz w:val="20"/>
        </w:rPr>
        <w:t>use</w:t>
      </w:r>
      <w:r>
        <w:rPr>
          <w:spacing w:val="-1"/>
          <w:sz w:val="20"/>
        </w:rPr>
        <w:t xml:space="preserve"> </w:t>
      </w:r>
      <w:r>
        <w:rPr>
          <w:sz w:val="20"/>
        </w:rPr>
        <w:t>frameworks</w:t>
      </w:r>
      <w:r>
        <w:rPr>
          <w:spacing w:val="-2"/>
          <w:sz w:val="20"/>
        </w:rPr>
        <w:t xml:space="preserve"> </w:t>
      </w:r>
      <w:r>
        <w:rPr>
          <w:sz w:val="20"/>
        </w:rPr>
        <w:t>different</w:t>
      </w:r>
      <w:r>
        <w:rPr>
          <w:spacing w:val="-2"/>
          <w:sz w:val="20"/>
        </w:rPr>
        <w:t xml:space="preserve"> </w:t>
      </w:r>
      <w:r>
        <w:rPr>
          <w:sz w:val="20"/>
        </w:rPr>
        <w:t>from</w:t>
      </w:r>
      <w:r>
        <w:rPr>
          <w:spacing w:val="-1"/>
          <w:sz w:val="20"/>
        </w:rPr>
        <w:t xml:space="preserve"> </w:t>
      </w:r>
      <w:r>
        <w:rPr>
          <w:sz w:val="20"/>
        </w:rPr>
        <w:t>the</w:t>
      </w:r>
      <w:r>
        <w:rPr>
          <w:spacing w:val="-1"/>
          <w:sz w:val="20"/>
        </w:rPr>
        <w:t xml:space="preserve"> </w:t>
      </w:r>
      <w:r>
        <w:rPr>
          <w:sz w:val="20"/>
        </w:rPr>
        <w:t>SNA2008/ESA2010</w:t>
      </w:r>
      <w:r>
        <w:rPr>
          <w:spacing w:val="-1"/>
          <w:sz w:val="20"/>
        </w:rPr>
        <w:t xml:space="preserve"> </w:t>
      </w:r>
      <w:r>
        <w:rPr>
          <w:sz w:val="20"/>
        </w:rPr>
        <w:t>framework</w:t>
      </w:r>
      <w:r>
        <w:rPr>
          <w:spacing w:val="-2"/>
          <w:sz w:val="20"/>
        </w:rPr>
        <w:t xml:space="preserve"> </w:t>
      </w:r>
      <w:r>
        <w:rPr>
          <w:sz w:val="20"/>
        </w:rPr>
        <w:t>to</w:t>
      </w:r>
      <w:r>
        <w:rPr>
          <w:spacing w:val="-1"/>
          <w:sz w:val="20"/>
        </w:rPr>
        <w:t xml:space="preserve"> </w:t>
      </w:r>
      <w:r>
        <w:rPr>
          <w:sz w:val="20"/>
        </w:rPr>
        <w:t>organize</w:t>
      </w:r>
      <w:r>
        <w:rPr>
          <w:spacing w:val="-1"/>
          <w:sz w:val="20"/>
        </w:rPr>
        <w:t xml:space="preserve"> </w:t>
      </w:r>
      <w:r>
        <w:rPr>
          <w:sz w:val="20"/>
        </w:rPr>
        <w:t>and</w:t>
      </w:r>
      <w:r>
        <w:rPr>
          <w:spacing w:val="-1"/>
          <w:sz w:val="20"/>
        </w:rPr>
        <w:t xml:space="preserve"> </w:t>
      </w:r>
      <w:r>
        <w:rPr>
          <w:sz w:val="20"/>
        </w:rPr>
        <w:t xml:space="preserve">dis- </w:t>
      </w:r>
      <w:proofErr w:type="spellStart"/>
      <w:r>
        <w:rPr>
          <w:spacing w:val="-2"/>
          <w:sz w:val="20"/>
        </w:rPr>
        <w:t>seminate</w:t>
      </w:r>
      <w:proofErr w:type="spellEnd"/>
      <w:r>
        <w:rPr>
          <w:spacing w:val="-5"/>
          <w:sz w:val="20"/>
        </w:rPr>
        <w:t xml:space="preserve"> </w:t>
      </w:r>
      <w:r>
        <w:rPr>
          <w:spacing w:val="-2"/>
          <w:sz w:val="20"/>
        </w:rPr>
        <w:t>the</w:t>
      </w:r>
      <w:r>
        <w:rPr>
          <w:spacing w:val="-5"/>
          <w:sz w:val="20"/>
        </w:rPr>
        <w:t xml:space="preserve"> </w:t>
      </w:r>
      <w:r>
        <w:rPr>
          <w:spacing w:val="-2"/>
          <w:sz w:val="20"/>
        </w:rPr>
        <w:t>data.</w:t>
      </w:r>
      <w:r>
        <w:rPr>
          <w:spacing w:val="19"/>
          <w:sz w:val="20"/>
        </w:rPr>
        <w:t xml:space="preserve"> </w:t>
      </w:r>
      <w:r>
        <w:rPr>
          <w:spacing w:val="-2"/>
          <w:sz w:val="20"/>
        </w:rPr>
        <w:t>We</w:t>
      </w:r>
      <w:r>
        <w:rPr>
          <w:spacing w:val="-5"/>
          <w:sz w:val="20"/>
        </w:rPr>
        <w:t xml:space="preserve"> </w:t>
      </w:r>
      <w:r>
        <w:rPr>
          <w:spacing w:val="-2"/>
          <w:sz w:val="20"/>
        </w:rPr>
        <w:t>refer</w:t>
      </w:r>
      <w:r>
        <w:rPr>
          <w:spacing w:val="-5"/>
          <w:sz w:val="20"/>
        </w:rPr>
        <w:t xml:space="preserve"> </w:t>
      </w:r>
      <w:r>
        <w:rPr>
          <w:spacing w:val="-2"/>
          <w:sz w:val="20"/>
        </w:rPr>
        <w:t>to</w:t>
      </w:r>
      <w:r>
        <w:rPr>
          <w:spacing w:val="-5"/>
          <w:sz w:val="20"/>
        </w:rPr>
        <w:t xml:space="preserve"> </w:t>
      </w:r>
      <w:r>
        <w:rPr>
          <w:spacing w:val="-2"/>
          <w:sz w:val="20"/>
        </w:rPr>
        <w:t>these</w:t>
      </w:r>
      <w:r>
        <w:rPr>
          <w:spacing w:val="-5"/>
          <w:sz w:val="20"/>
        </w:rPr>
        <w:t xml:space="preserve"> </w:t>
      </w:r>
      <w:r>
        <w:rPr>
          <w:spacing w:val="-2"/>
          <w:sz w:val="20"/>
        </w:rPr>
        <w:t>data</w:t>
      </w:r>
      <w:r>
        <w:rPr>
          <w:spacing w:val="-5"/>
          <w:sz w:val="20"/>
        </w:rPr>
        <w:t xml:space="preserve"> </w:t>
      </w:r>
      <w:r>
        <w:rPr>
          <w:spacing w:val="-2"/>
          <w:sz w:val="20"/>
        </w:rPr>
        <w:t>sources</w:t>
      </w:r>
      <w:r>
        <w:rPr>
          <w:spacing w:val="-5"/>
          <w:sz w:val="20"/>
        </w:rPr>
        <w:t xml:space="preserve"> </w:t>
      </w:r>
      <w:r>
        <w:rPr>
          <w:spacing w:val="-2"/>
          <w:sz w:val="20"/>
        </w:rPr>
        <w:t>as</w:t>
      </w:r>
      <w:r>
        <w:rPr>
          <w:spacing w:val="-5"/>
          <w:sz w:val="20"/>
        </w:rPr>
        <w:t xml:space="preserve"> </w:t>
      </w:r>
      <w:r>
        <w:rPr>
          <w:spacing w:val="-2"/>
          <w:sz w:val="20"/>
        </w:rPr>
        <w:t>cross-national</w:t>
      </w:r>
      <w:r>
        <w:rPr>
          <w:spacing w:val="-5"/>
          <w:sz w:val="20"/>
        </w:rPr>
        <w:t xml:space="preserve"> </w:t>
      </w:r>
      <w:r>
        <w:rPr>
          <w:spacing w:val="-2"/>
          <w:sz w:val="20"/>
        </w:rPr>
        <w:t>oﬀicial</w:t>
      </w:r>
      <w:r>
        <w:rPr>
          <w:spacing w:val="-5"/>
          <w:sz w:val="20"/>
        </w:rPr>
        <w:t xml:space="preserve"> </w:t>
      </w:r>
      <w:r>
        <w:rPr>
          <w:spacing w:val="-2"/>
          <w:sz w:val="20"/>
        </w:rPr>
        <w:t>survey</w:t>
      </w:r>
      <w:r>
        <w:rPr>
          <w:spacing w:val="-5"/>
          <w:sz w:val="20"/>
        </w:rPr>
        <w:t xml:space="preserve"> </w:t>
      </w:r>
      <w:r>
        <w:rPr>
          <w:spacing w:val="-2"/>
          <w:sz w:val="20"/>
        </w:rPr>
        <w:t>data</w:t>
      </w:r>
      <w:r>
        <w:rPr>
          <w:spacing w:val="-5"/>
          <w:sz w:val="20"/>
        </w:rPr>
        <w:t xml:space="preserve"> </w:t>
      </w:r>
      <w:r>
        <w:rPr>
          <w:spacing w:val="-2"/>
          <w:sz w:val="20"/>
        </w:rPr>
        <w:t>or</w:t>
      </w:r>
      <w:r>
        <w:rPr>
          <w:spacing w:val="-5"/>
          <w:sz w:val="20"/>
        </w:rPr>
        <w:t xml:space="preserve"> </w:t>
      </w:r>
      <w:r>
        <w:rPr>
          <w:spacing w:val="-2"/>
          <w:sz w:val="20"/>
        </w:rPr>
        <w:t xml:space="preserve">cross-national </w:t>
      </w:r>
      <w:r>
        <w:rPr>
          <w:sz w:val="20"/>
        </w:rPr>
        <w:t>academic research that do not use the SNA2008/ESA2010 framework.</w:t>
      </w:r>
    </w:p>
    <w:p w14:paraId="5967F88D" w14:textId="77777777" w:rsidR="00620CF6" w:rsidRDefault="00620CF6">
      <w:pPr>
        <w:pStyle w:val="BodyText"/>
        <w:spacing w:before="5"/>
        <w:rPr>
          <w:sz w:val="23"/>
        </w:rPr>
      </w:pPr>
    </w:p>
    <w:p w14:paraId="04B71829" w14:textId="77777777" w:rsidR="00620CF6" w:rsidRDefault="00000000">
      <w:pPr>
        <w:pStyle w:val="BodyText"/>
        <w:spacing w:line="355" w:lineRule="auto"/>
        <w:ind w:left="117" w:right="115"/>
        <w:jc w:val="both"/>
      </w:pPr>
      <w:r>
        <w:t xml:space="preserve">When formulating the composition rules, we construct rules that can be applied to all years during which all sub-components of each </w:t>
      </w:r>
      <w:proofErr w:type="gramStart"/>
      <w:r>
        <w:t>concepts</w:t>
      </w:r>
      <w:proofErr w:type="gramEnd"/>
      <w:r>
        <w:t xml:space="preserve"> can be observed.</w:t>
      </w:r>
      <w:r>
        <w:rPr>
          <w:spacing w:val="36"/>
        </w:rPr>
        <w:t xml:space="preserve"> </w:t>
      </w:r>
      <w:r>
        <w:t>This formulation of composition rules allows us to preserve time consistency in the construction of concepts.</w:t>
      </w:r>
    </w:p>
    <w:p w14:paraId="7F2695B0" w14:textId="77777777" w:rsidR="00620CF6" w:rsidRDefault="00620CF6">
      <w:pPr>
        <w:pStyle w:val="BodyText"/>
        <w:spacing w:before="3"/>
        <w:rPr>
          <w:sz w:val="31"/>
        </w:rPr>
      </w:pPr>
    </w:p>
    <w:p w14:paraId="06497501" w14:textId="77777777" w:rsidR="00620CF6" w:rsidRDefault="00000000">
      <w:pPr>
        <w:pStyle w:val="Heading3"/>
        <w:numPr>
          <w:ilvl w:val="2"/>
          <w:numId w:val="8"/>
        </w:numPr>
        <w:tabs>
          <w:tab w:val="left" w:pos="966"/>
        </w:tabs>
        <w:ind w:hanging="849"/>
      </w:pPr>
      <w:bookmarkStart w:id="527" w:name="Bank_of_Italy_-_Financial_Accounts_(BoI_"/>
      <w:bookmarkStart w:id="528" w:name="_bookmark73"/>
      <w:bookmarkEnd w:id="527"/>
      <w:bookmarkEnd w:id="528"/>
      <w:r>
        <w:rPr>
          <w:w w:val="105"/>
        </w:rPr>
        <w:t>Bank</w:t>
      </w:r>
      <w:r>
        <w:rPr>
          <w:spacing w:val="29"/>
          <w:w w:val="105"/>
        </w:rPr>
        <w:t xml:space="preserve"> </w:t>
      </w:r>
      <w:r>
        <w:rPr>
          <w:w w:val="105"/>
        </w:rPr>
        <w:t>of</w:t>
      </w:r>
      <w:r>
        <w:rPr>
          <w:spacing w:val="29"/>
          <w:w w:val="105"/>
        </w:rPr>
        <w:t xml:space="preserve"> </w:t>
      </w:r>
      <w:r>
        <w:rPr>
          <w:w w:val="105"/>
        </w:rPr>
        <w:t>Italy</w:t>
      </w:r>
      <w:r>
        <w:rPr>
          <w:spacing w:val="29"/>
          <w:w w:val="105"/>
        </w:rPr>
        <w:t xml:space="preserve"> </w:t>
      </w:r>
      <w:r>
        <w:rPr>
          <w:w w:val="105"/>
        </w:rPr>
        <w:t>-</w:t>
      </w:r>
      <w:r>
        <w:rPr>
          <w:spacing w:val="29"/>
          <w:w w:val="105"/>
        </w:rPr>
        <w:t xml:space="preserve"> </w:t>
      </w:r>
      <w:r>
        <w:rPr>
          <w:w w:val="105"/>
        </w:rPr>
        <w:t>Financial</w:t>
      </w:r>
      <w:r>
        <w:rPr>
          <w:spacing w:val="29"/>
          <w:w w:val="105"/>
        </w:rPr>
        <w:t xml:space="preserve"> </w:t>
      </w:r>
      <w:r>
        <w:rPr>
          <w:w w:val="105"/>
        </w:rPr>
        <w:t>Accounts</w:t>
      </w:r>
      <w:r>
        <w:rPr>
          <w:spacing w:val="30"/>
          <w:w w:val="105"/>
        </w:rPr>
        <w:t xml:space="preserve"> </w:t>
      </w:r>
      <w:r>
        <w:rPr>
          <w:spacing w:val="-2"/>
          <w:w w:val="105"/>
        </w:rPr>
        <w:t>(</w:t>
      </w:r>
      <w:proofErr w:type="spellStart"/>
      <w:r>
        <w:rPr>
          <w:spacing w:val="-2"/>
          <w:w w:val="105"/>
        </w:rPr>
        <w:t>BoI_FA</w:t>
      </w:r>
      <w:proofErr w:type="spellEnd"/>
      <w:r>
        <w:rPr>
          <w:spacing w:val="-2"/>
          <w:w w:val="105"/>
        </w:rPr>
        <w:t>)</w:t>
      </w:r>
    </w:p>
    <w:p w14:paraId="4B1A68C6" w14:textId="77777777" w:rsidR="00620CF6" w:rsidRDefault="00620CF6">
      <w:pPr>
        <w:pStyle w:val="BodyText"/>
        <w:spacing w:before="1"/>
        <w:rPr>
          <w:b/>
          <w:sz w:val="27"/>
        </w:rPr>
      </w:pPr>
    </w:p>
    <w:p w14:paraId="4F3263B9" w14:textId="77777777" w:rsidR="00620CF6" w:rsidRDefault="00000000">
      <w:pPr>
        <w:pStyle w:val="BodyText"/>
        <w:spacing w:line="355" w:lineRule="auto"/>
        <w:ind w:left="117" w:right="115"/>
        <w:jc w:val="both"/>
      </w:pPr>
      <w:r>
        <w:t xml:space="preserve">The Bank of Italy provides financial balance sheets of the Households and NPISH sector as parts of its quarterly financial accounts publication, so-called </w:t>
      </w:r>
      <w:r>
        <w:rPr>
          <w:i/>
        </w:rPr>
        <w:t xml:space="preserve">Conti </w:t>
      </w:r>
      <w:proofErr w:type="spellStart"/>
      <w:r>
        <w:rPr>
          <w:i/>
        </w:rPr>
        <w:t>Finanziari</w:t>
      </w:r>
      <w:proofErr w:type="spellEnd"/>
      <w:r>
        <w:rPr>
          <w:i/>
        </w:rPr>
        <w:t xml:space="preserve"> </w:t>
      </w:r>
      <w:r>
        <w:t>Bank of Italy [</w:t>
      </w:r>
      <w:hyperlink w:anchor="_bookmark130" w:history="1">
        <w:r>
          <w:rPr>
            <w:color w:val="0000FF"/>
          </w:rPr>
          <w:t>11</w:t>
        </w:r>
      </w:hyperlink>
      <w:r>
        <w:t>].</w:t>
      </w:r>
      <w:r>
        <w:rPr>
          <w:spacing w:val="40"/>
        </w:rPr>
        <w:t xml:space="preserve"> </w:t>
      </w:r>
      <w:r>
        <w:t>While raw data are published</w:t>
      </w:r>
      <w:r>
        <w:rPr>
          <w:spacing w:val="-11"/>
        </w:rPr>
        <w:t xml:space="preserve"> </w:t>
      </w:r>
      <w:r>
        <w:t>at</w:t>
      </w:r>
      <w:r>
        <w:rPr>
          <w:spacing w:val="-10"/>
        </w:rPr>
        <w:t xml:space="preserve"> </w:t>
      </w:r>
      <w:r>
        <w:t>quarterly</w:t>
      </w:r>
      <w:r>
        <w:rPr>
          <w:spacing w:val="-10"/>
        </w:rPr>
        <w:t xml:space="preserve"> </w:t>
      </w:r>
      <w:r>
        <w:t>frequency,</w:t>
      </w:r>
      <w:r>
        <w:rPr>
          <w:spacing w:val="-10"/>
        </w:rPr>
        <w:t xml:space="preserve"> </w:t>
      </w:r>
      <w:r>
        <w:t>we</w:t>
      </w:r>
      <w:r>
        <w:rPr>
          <w:spacing w:val="-11"/>
        </w:rPr>
        <w:t xml:space="preserve"> </w:t>
      </w:r>
      <w:r>
        <w:t>use</w:t>
      </w:r>
      <w:r>
        <w:rPr>
          <w:spacing w:val="-10"/>
        </w:rPr>
        <w:t xml:space="preserve"> </w:t>
      </w:r>
      <w:r>
        <w:t>the</w:t>
      </w:r>
      <w:r>
        <w:rPr>
          <w:spacing w:val="-10"/>
        </w:rPr>
        <w:t xml:space="preserve"> </w:t>
      </w:r>
      <w:r>
        <w:t>end-year</w:t>
      </w:r>
      <w:r>
        <w:rPr>
          <w:spacing w:val="-11"/>
        </w:rPr>
        <w:t xml:space="preserve"> </w:t>
      </w:r>
      <w:r>
        <w:t>observation.</w:t>
      </w:r>
      <w:r>
        <w:rPr>
          <w:spacing w:val="6"/>
        </w:rPr>
        <w:t xml:space="preserve"> </w:t>
      </w:r>
      <w:r>
        <w:t>Relative</w:t>
      </w:r>
      <w:r>
        <w:rPr>
          <w:spacing w:val="-11"/>
        </w:rPr>
        <w:t xml:space="preserve"> </w:t>
      </w:r>
      <w:r>
        <w:t>to</w:t>
      </w:r>
      <w:r>
        <w:rPr>
          <w:spacing w:val="-10"/>
        </w:rPr>
        <w:t xml:space="preserve"> </w:t>
      </w:r>
      <w:r>
        <w:t>the</w:t>
      </w:r>
      <w:r>
        <w:rPr>
          <w:spacing w:val="-11"/>
        </w:rPr>
        <w:t xml:space="preserve"> </w:t>
      </w:r>
      <w:r>
        <w:t>mapping</w:t>
      </w:r>
      <w:r>
        <w:rPr>
          <w:spacing w:val="-10"/>
        </w:rPr>
        <w:t xml:space="preserve"> </w:t>
      </w:r>
      <w:r>
        <w:t>procedure,</w:t>
      </w:r>
      <w:r>
        <w:rPr>
          <w:spacing w:val="-10"/>
        </w:rPr>
        <w:t xml:space="preserve"> </w:t>
      </w:r>
      <w:r>
        <w:t xml:space="preserve">this </w:t>
      </w:r>
      <w:r>
        <w:rPr>
          <w:spacing w:val="-2"/>
        </w:rPr>
        <w:t>raw</w:t>
      </w:r>
      <w:r>
        <w:rPr>
          <w:spacing w:val="-4"/>
        </w:rPr>
        <w:t xml:space="preserve"> </w:t>
      </w:r>
      <w:r>
        <w:rPr>
          <w:spacing w:val="-2"/>
        </w:rPr>
        <w:t>data</w:t>
      </w:r>
      <w:r>
        <w:rPr>
          <w:spacing w:val="-4"/>
        </w:rPr>
        <w:t xml:space="preserve"> </w:t>
      </w:r>
      <w:r>
        <w:rPr>
          <w:spacing w:val="-2"/>
        </w:rPr>
        <w:t>source</w:t>
      </w:r>
      <w:r>
        <w:rPr>
          <w:spacing w:val="-3"/>
        </w:rPr>
        <w:t xml:space="preserve"> </w:t>
      </w:r>
      <w:r>
        <w:rPr>
          <w:spacing w:val="-2"/>
        </w:rPr>
        <w:t>is</w:t>
      </w:r>
      <w:r>
        <w:rPr>
          <w:spacing w:val="-4"/>
        </w:rPr>
        <w:t xml:space="preserve"> </w:t>
      </w:r>
      <w:r>
        <w:rPr>
          <w:spacing w:val="-2"/>
        </w:rPr>
        <w:t>classified</w:t>
      </w:r>
      <w:r>
        <w:rPr>
          <w:spacing w:val="-4"/>
        </w:rPr>
        <w:t xml:space="preserve"> </w:t>
      </w:r>
      <w:r>
        <w:rPr>
          <w:spacing w:val="-2"/>
        </w:rPr>
        <w:t>as</w:t>
      </w:r>
      <w:r>
        <w:rPr>
          <w:spacing w:val="-3"/>
        </w:rPr>
        <w:t xml:space="preserve"> </w:t>
      </w:r>
      <w:r>
        <w:rPr>
          <w:spacing w:val="-2"/>
        </w:rPr>
        <w:t>cross-national</w:t>
      </w:r>
      <w:r>
        <w:rPr>
          <w:spacing w:val="-4"/>
        </w:rPr>
        <w:t xml:space="preserve"> </w:t>
      </w:r>
      <w:r>
        <w:rPr>
          <w:spacing w:val="-2"/>
        </w:rPr>
        <w:t>oﬀicial</w:t>
      </w:r>
      <w:r>
        <w:rPr>
          <w:spacing w:val="-3"/>
        </w:rPr>
        <w:t xml:space="preserve"> </w:t>
      </w:r>
      <w:r>
        <w:rPr>
          <w:spacing w:val="-2"/>
        </w:rPr>
        <w:t>statistics, that</w:t>
      </w:r>
      <w:r>
        <w:rPr>
          <w:spacing w:val="-4"/>
        </w:rPr>
        <w:t xml:space="preserve"> </w:t>
      </w:r>
      <w:r>
        <w:rPr>
          <w:spacing w:val="-2"/>
        </w:rPr>
        <w:t>is</w:t>
      </w:r>
      <w:r>
        <w:rPr>
          <w:spacing w:val="-4"/>
        </w:rPr>
        <w:t xml:space="preserve"> </w:t>
      </w:r>
      <w:r>
        <w:rPr>
          <w:spacing w:val="-2"/>
        </w:rPr>
        <w:t>mapping</w:t>
      </w:r>
      <w:r>
        <w:rPr>
          <w:spacing w:val="-3"/>
        </w:rPr>
        <w:t xml:space="preserve"> </w:t>
      </w:r>
      <w:r>
        <w:rPr>
          <w:spacing w:val="-2"/>
        </w:rPr>
        <w:t>is</w:t>
      </w:r>
      <w:r>
        <w:rPr>
          <w:spacing w:val="-4"/>
        </w:rPr>
        <w:t xml:space="preserve"> </w:t>
      </w:r>
      <w:r>
        <w:rPr>
          <w:spacing w:val="-2"/>
        </w:rPr>
        <w:t>automatic</w:t>
      </w:r>
      <w:r>
        <w:rPr>
          <w:spacing w:val="-3"/>
        </w:rPr>
        <w:t xml:space="preserve"> </w:t>
      </w:r>
      <w:r>
        <w:rPr>
          <w:spacing w:val="-2"/>
        </w:rPr>
        <w:t>since</w:t>
      </w:r>
      <w:r>
        <w:rPr>
          <w:spacing w:val="-4"/>
        </w:rPr>
        <w:t xml:space="preserve"> </w:t>
      </w:r>
      <w:r>
        <w:rPr>
          <w:spacing w:val="-2"/>
        </w:rPr>
        <w:t>the</w:t>
      </w:r>
      <w:r>
        <w:rPr>
          <w:spacing w:val="-4"/>
        </w:rPr>
        <w:t xml:space="preserve"> </w:t>
      </w:r>
      <w:r>
        <w:rPr>
          <w:spacing w:val="-2"/>
        </w:rPr>
        <w:t>Bank</w:t>
      </w:r>
      <w:r>
        <w:rPr>
          <w:spacing w:val="-3"/>
        </w:rPr>
        <w:t xml:space="preserve"> </w:t>
      </w:r>
      <w:r>
        <w:rPr>
          <w:spacing w:val="-2"/>
        </w:rPr>
        <w:t>of Italy</w:t>
      </w:r>
      <w:r>
        <w:rPr>
          <w:spacing w:val="-9"/>
        </w:rPr>
        <w:t xml:space="preserve"> </w:t>
      </w:r>
      <w:r>
        <w:rPr>
          <w:spacing w:val="-2"/>
        </w:rPr>
        <w:t>organizes</w:t>
      </w:r>
      <w:r>
        <w:rPr>
          <w:spacing w:val="-9"/>
        </w:rPr>
        <w:t xml:space="preserve"> </w:t>
      </w:r>
      <w:r>
        <w:rPr>
          <w:spacing w:val="-2"/>
        </w:rPr>
        <w:t>and</w:t>
      </w:r>
      <w:r>
        <w:rPr>
          <w:spacing w:val="-9"/>
        </w:rPr>
        <w:t xml:space="preserve"> </w:t>
      </w:r>
      <w:r>
        <w:rPr>
          <w:spacing w:val="-2"/>
        </w:rPr>
        <w:t>disseminates</w:t>
      </w:r>
      <w:r>
        <w:rPr>
          <w:spacing w:val="-9"/>
        </w:rPr>
        <w:t xml:space="preserve"> </w:t>
      </w:r>
      <w:r>
        <w:rPr>
          <w:spacing w:val="-2"/>
        </w:rPr>
        <w:t>raw</w:t>
      </w:r>
      <w:r>
        <w:rPr>
          <w:spacing w:val="-9"/>
        </w:rPr>
        <w:t xml:space="preserve"> </w:t>
      </w:r>
      <w:r>
        <w:rPr>
          <w:spacing w:val="-2"/>
        </w:rPr>
        <w:t>data</w:t>
      </w:r>
      <w:r>
        <w:rPr>
          <w:spacing w:val="-9"/>
        </w:rPr>
        <w:t xml:space="preserve"> </w:t>
      </w:r>
      <w:r>
        <w:rPr>
          <w:spacing w:val="-2"/>
        </w:rPr>
        <w:t>according</w:t>
      </w:r>
      <w:r>
        <w:rPr>
          <w:spacing w:val="-9"/>
        </w:rPr>
        <w:t xml:space="preserve"> </w:t>
      </w:r>
      <w:r>
        <w:rPr>
          <w:spacing w:val="-2"/>
        </w:rPr>
        <w:t>to</w:t>
      </w:r>
      <w:r>
        <w:rPr>
          <w:spacing w:val="-9"/>
        </w:rPr>
        <w:t xml:space="preserve"> </w:t>
      </w:r>
      <w:r>
        <w:rPr>
          <w:spacing w:val="-2"/>
        </w:rPr>
        <w:t>the</w:t>
      </w:r>
      <w:r>
        <w:rPr>
          <w:spacing w:val="-9"/>
        </w:rPr>
        <w:t xml:space="preserve"> </w:t>
      </w:r>
      <w:r>
        <w:rPr>
          <w:spacing w:val="-2"/>
        </w:rPr>
        <w:t>SNA2008/ESA2010</w:t>
      </w:r>
      <w:r>
        <w:rPr>
          <w:spacing w:val="-9"/>
        </w:rPr>
        <w:t xml:space="preserve"> </w:t>
      </w:r>
      <w:r>
        <w:rPr>
          <w:spacing w:val="-2"/>
        </w:rPr>
        <w:t>guidelines.</w:t>
      </w:r>
      <w:r>
        <w:rPr>
          <w:spacing w:val="19"/>
        </w:rPr>
        <w:t xml:space="preserve"> </w:t>
      </w:r>
      <w:r>
        <w:rPr>
          <w:spacing w:val="-2"/>
        </w:rPr>
        <w:t>Table</w:t>
      </w:r>
      <w:r>
        <w:rPr>
          <w:spacing w:val="-9"/>
        </w:rPr>
        <w:t xml:space="preserve"> </w:t>
      </w:r>
      <w:hyperlink w:anchor="_bookmark86" w:history="1">
        <w:r>
          <w:rPr>
            <w:color w:val="7F0000"/>
            <w:spacing w:val="-2"/>
          </w:rPr>
          <w:t>B.3</w:t>
        </w:r>
      </w:hyperlink>
      <w:r>
        <w:rPr>
          <w:color w:val="7F0000"/>
          <w:spacing w:val="-9"/>
        </w:rPr>
        <w:t xml:space="preserve"> </w:t>
      </w:r>
      <w:r>
        <w:rPr>
          <w:spacing w:val="-2"/>
        </w:rPr>
        <w:t xml:space="preserve">provides </w:t>
      </w:r>
      <w:r>
        <w:t>an</w:t>
      </w:r>
      <w:r>
        <w:rPr>
          <w:spacing w:val="-13"/>
        </w:rPr>
        <w:t xml:space="preserve"> </w:t>
      </w:r>
      <w:r>
        <w:t>overview</w:t>
      </w:r>
      <w:r>
        <w:rPr>
          <w:spacing w:val="-12"/>
        </w:rPr>
        <w:t xml:space="preserve"> </w:t>
      </w:r>
      <w:r>
        <w:t>of</w:t>
      </w:r>
      <w:r>
        <w:rPr>
          <w:spacing w:val="-13"/>
        </w:rPr>
        <w:t xml:space="preserve"> </w:t>
      </w:r>
      <w:r>
        <w:t>the</w:t>
      </w:r>
      <w:r>
        <w:rPr>
          <w:spacing w:val="-12"/>
        </w:rPr>
        <w:t xml:space="preserve"> </w:t>
      </w:r>
      <w:r>
        <w:t>general</w:t>
      </w:r>
      <w:r>
        <w:rPr>
          <w:spacing w:val="-13"/>
        </w:rPr>
        <w:t xml:space="preserve"> </w:t>
      </w:r>
      <w:r>
        <w:t>and</w:t>
      </w:r>
      <w:r>
        <w:rPr>
          <w:spacing w:val="-12"/>
        </w:rPr>
        <w:t xml:space="preserve"> </w:t>
      </w:r>
      <w:r>
        <w:t>source-specific</w:t>
      </w:r>
      <w:r>
        <w:rPr>
          <w:spacing w:val="-13"/>
        </w:rPr>
        <w:t xml:space="preserve"> </w:t>
      </w:r>
      <w:r>
        <w:t>composition</w:t>
      </w:r>
      <w:r>
        <w:rPr>
          <w:spacing w:val="-12"/>
        </w:rPr>
        <w:t xml:space="preserve"> </w:t>
      </w:r>
      <w:r>
        <w:t>rules</w:t>
      </w:r>
      <w:r>
        <w:rPr>
          <w:spacing w:val="-13"/>
        </w:rPr>
        <w:t xml:space="preserve"> </w:t>
      </w:r>
      <w:r>
        <w:t>used</w:t>
      </w:r>
      <w:r>
        <w:rPr>
          <w:spacing w:val="-12"/>
        </w:rPr>
        <w:t xml:space="preserve"> </w:t>
      </w:r>
      <w:r>
        <w:t>to</w:t>
      </w:r>
      <w:r>
        <w:rPr>
          <w:spacing w:val="-13"/>
        </w:rPr>
        <w:t xml:space="preserve"> </w:t>
      </w:r>
      <w:r>
        <w:t>compute</w:t>
      </w:r>
      <w:r>
        <w:rPr>
          <w:spacing w:val="-12"/>
        </w:rPr>
        <w:t xml:space="preserve"> </w:t>
      </w:r>
      <w:r>
        <w:t>the</w:t>
      </w:r>
      <w:r>
        <w:rPr>
          <w:spacing w:val="-13"/>
        </w:rPr>
        <w:t xml:space="preserve"> </w:t>
      </w:r>
      <w:r>
        <w:t>concepts.</w:t>
      </w:r>
      <w:r>
        <w:rPr>
          <w:spacing w:val="2"/>
        </w:rPr>
        <w:t xml:space="preserve"> </w:t>
      </w:r>
      <w:r>
        <w:t>In</w:t>
      </w:r>
      <w:r>
        <w:rPr>
          <w:spacing w:val="-13"/>
        </w:rPr>
        <w:t xml:space="preserve"> </w:t>
      </w:r>
      <w:r>
        <w:t>the</w:t>
      </w:r>
      <w:r>
        <w:rPr>
          <w:spacing w:val="-12"/>
        </w:rPr>
        <w:t xml:space="preserve"> </w:t>
      </w:r>
      <w:r>
        <w:t>table, the column ‘Frequency’ reports the number of source-sector-concept triples for which the corresponding composition rule is used.</w:t>
      </w:r>
    </w:p>
    <w:p w14:paraId="5B288A58" w14:textId="77777777" w:rsidR="00620CF6" w:rsidRDefault="00620CF6">
      <w:pPr>
        <w:pStyle w:val="BodyText"/>
        <w:spacing w:before="12"/>
        <w:rPr>
          <w:sz w:val="30"/>
        </w:rPr>
      </w:pPr>
    </w:p>
    <w:p w14:paraId="3D503F84" w14:textId="77777777" w:rsidR="00620CF6" w:rsidRDefault="00000000">
      <w:pPr>
        <w:pStyle w:val="Heading3"/>
        <w:numPr>
          <w:ilvl w:val="2"/>
          <w:numId w:val="8"/>
        </w:numPr>
        <w:tabs>
          <w:tab w:val="left" w:pos="966"/>
        </w:tabs>
        <w:ind w:hanging="849"/>
      </w:pPr>
      <w:bookmarkStart w:id="529" w:name="Bank_of_Italy_&amp;_ISTAT_-_Balance_Sheet_(B"/>
      <w:bookmarkStart w:id="530" w:name="_bookmark74"/>
      <w:bookmarkEnd w:id="529"/>
      <w:bookmarkEnd w:id="530"/>
      <w:r>
        <w:rPr>
          <w:w w:val="105"/>
        </w:rPr>
        <w:t>Bank</w:t>
      </w:r>
      <w:r>
        <w:rPr>
          <w:spacing w:val="28"/>
          <w:w w:val="105"/>
        </w:rPr>
        <w:t xml:space="preserve"> </w:t>
      </w:r>
      <w:r>
        <w:rPr>
          <w:w w:val="105"/>
        </w:rPr>
        <w:t>of</w:t>
      </w:r>
      <w:r>
        <w:rPr>
          <w:spacing w:val="29"/>
          <w:w w:val="105"/>
        </w:rPr>
        <w:t xml:space="preserve"> </w:t>
      </w:r>
      <w:r>
        <w:rPr>
          <w:w w:val="105"/>
        </w:rPr>
        <w:t>Italy</w:t>
      </w:r>
      <w:r>
        <w:rPr>
          <w:spacing w:val="29"/>
          <w:w w:val="105"/>
        </w:rPr>
        <w:t xml:space="preserve"> </w:t>
      </w:r>
      <w:r>
        <w:rPr>
          <w:w w:val="105"/>
        </w:rPr>
        <w:t>&amp;</w:t>
      </w:r>
      <w:r>
        <w:rPr>
          <w:spacing w:val="29"/>
          <w:w w:val="105"/>
        </w:rPr>
        <w:t xml:space="preserve"> </w:t>
      </w:r>
      <w:r>
        <w:rPr>
          <w:w w:val="105"/>
        </w:rPr>
        <w:t>ISTAT</w:t>
      </w:r>
      <w:r>
        <w:rPr>
          <w:spacing w:val="28"/>
          <w:w w:val="105"/>
        </w:rPr>
        <w:t xml:space="preserve"> </w:t>
      </w:r>
      <w:r>
        <w:rPr>
          <w:w w:val="105"/>
        </w:rPr>
        <w:t>-</w:t>
      </w:r>
      <w:r>
        <w:rPr>
          <w:spacing w:val="29"/>
          <w:w w:val="105"/>
        </w:rPr>
        <w:t xml:space="preserve"> </w:t>
      </w:r>
      <w:r>
        <w:rPr>
          <w:w w:val="105"/>
        </w:rPr>
        <w:t>Balance</w:t>
      </w:r>
      <w:r>
        <w:rPr>
          <w:spacing w:val="29"/>
          <w:w w:val="105"/>
        </w:rPr>
        <w:t xml:space="preserve"> </w:t>
      </w:r>
      <w:r>
        <w:rPr>
          <w:w w:val="105"/>
        </w:rPr>
        <w:t>Sheet</w:t>
      </w:r>
      <w:r>
        <w:rPr>
          <w:spacing w:val="29"/>
          <w:w w:val="105"/>
        </w:rPr>
        <w:t xml:space="preserve"> </w:t>
      </w:r>
      <w:r>
        <w:rPr>
          <w:spacing w:val="-2"/>
          <w:w w:val="105"/>
        </w:rPr>
        <w:t>(</w:t>
      </w:r>
      <w:proofErr w:type="spellStart"/>
      <w:r>
        <w:rPr>
          <w:spacing w:val="-2"/>
          <w:w w:val="105"/>
        </w:rPr>
        <w:t>BoI_NA</w:t>
      </w:r>
      <w:proofErr w:type="spellEnd"/>
      <w:r>
        <w:rPr>
          <w:spacing w:val="-2"/>
          <w:w w:val="105"/>
        </w:rPr>
        <w:t>)</w:t>
      </w:r>
    </w:p>
    <w:p w14:paraId="4AA173DC" w14:textId="77777777" w:rsidR="00620CF6" w:rsidRDefault="00620CF6">
      <w:pPr>
        <w:pStyle w:val="BodyText"/>
        <w:spacing w:before="1"/>
        <w:rPr>
          <w:b/>
          <w:sz w:val="27"/>
        </w:rPr>
      </w:pPr>
    </w:p>
    <w:p w14:paraId="2EE68EA6" w14:textId="77777777" w:rsidR="00620CF6" w:rsidRDefault="00000000">
      <w:pPr>
        <w:pStyle w:val="BodyText"/>
        <w:spacing w:line="355" w:lineRule="auto"/>
        <w:ind w:left="117" w:right="115"/>
        <w:jc w:val="both"/>
      </w:pPr>
      <w:r>
        <w:t>The source Bank of Italy &amp; ISTAT - Balance Sheet (</w:t>
      </w:r>
      <w:proofErr w:type="spellStart"/>
      <w:r>
        <w:t>BoI_NA</w:t>
      </w:r>
      <w:proofErr w:type="spellEnd"/>
      <w:r>
        <w:t xml:space="preserve">) is based on the joint Bank of Italy and ISTAT estimates of wealth published as </w:t>
      </w:r>
      <w:proofErr w:type="gramStart"/>
      <w:r>
        <w:t>The</w:t>
      </w:r>
      <w:proofErr w:type="gramEnd"/>
      <w:r>
        <w:t xml:space="preserve"> wealth of Italy’s institutional sector Bank of Italy and </w:t>
      </w:r>
      <w:proofErr w:type="spellStart"/>
      <w:r>
        <w:t>Istat</w:t>
      </w:r>
      <w:proofErr w:type="spellEnd"/>
      <w:r>
        <w:t xml:space="preserve"> [</w:t>
      </w:r>
      <w:hyperlink w:anchor="_bookmark131" w:history="1">
        <w:r>
          <w:rPr>
            <w:color w:val="0000FF"/>
          </w:rPr>
          <w:t>12</w:t>
        </w:r>
      </w:hyperlink>
      <w:r>
        <w:t xml:space="preserve">]. This </w:t>
      </w:r>
      <w:r>
        <w:rPr>
          <w:spacing w:val="-4"/>
        </w:rPr>
        <w:t xml:space="preserve">publication provides annual estimates of net wealth, assets, and liabilities of households and other institutional </w:t>
      </w:r>
      <w:r>
        <w:rPr>
          <w:spacing w:val="-2"/>
        </w:rPr>
        <w:t>sectors,</w:t>
      </w:r>
      <w:r>
        <w:rPr>
          <w:spacing w:val="-7"/>
        </w:rPr>
        <w:t xml:space="preserve"> </w:t>
      </w:r>
      <w:r>
        <w:rPr>
          <w:spacing w:val="-2"/>
        </w:rPr>
        <w:t>together</w:t>
      </w:r>
      <w:r>
        <w:rPr>
          <w:spacing w:val="-9"/>
        </w:rPr>
        <w:t xml:space="preserve"> </w:t>
      </w:r>
      <w:r>
        <w:rPr>
          <w:spacing w:val="-2"/>
        </w:rPr>
        <w:t>with</w:t>
      </w:r>
      <w:r>
        <w:rPr>
          <w:spacing w:val="-9"/>
        </w:rPr>
        <w:t xml:space="preserve"> </w:t>
      </w:r>
      <w:r>
        <w:rPr>
          <w:spacing w:val="-2"/>
        </w:rPr>
        <w:t>a</w:t>
      </w:r>
      <w:r>
        <w:rPr>
          <w:spacing w:val="-9"/>
        </w:rPr>
        <w:t xml:space="preserve"> </w:t>
      </w:r>
      <w:r>
        <w:rPr>
          <w:spacing w:val="-2"/>
        </w:rPr>
        <w:t>cross-country</w:t>
      </w:r>
      <w:r>
        <w:rPr>
          <w:spacing w:val="-9"/>
        </w:rPr>
        <w:t xml:space="preserve"> </w:t>
      </w:r>
      <w:r>
        <w:rPr>
          <w:spacing w:val="-2"/>
        </w:rPr>
        <w:t>comparison</w:t>
      </w:r>
      <w:r>
        <w:rPr>
          <w:spacing w:val="-9"/>
        </w:rPr>
        <w:t xml:space="preserve"> </w:t>
      </w:r>
      <w:r>
        <w:rPr>
          <w:spacing w:val="-2"/>
        </w:rPr>
        <w:t>on</w:t>
      </w:r>
      <w:r>
        <w:rPr>
          <w:spacing w:val="-9"/>
        </w:rPr>
        <w:t xml:space="preserve"> </w:t>
      </w:r>
      <w:r>
        <w:rPr>
          <w:spacing w:val="-2"/>
        </w:rPr>
        <w:t>the</w:t>
      </w:r>
      <w:r>
        <w:rPr>
          <w:spacing w:val="-9"/>
        </w:rPr>
        <w:t xml:space="preserve"> </w:t>
      </w:r>
      <w:r>
        <w:rPr>
          <w:spacing w:val="-2"/>
        </w:rPr>
        <w:t>evolution</w:t>
      </w:r>
      <w:r>
        <w:rPr>
          <w:spacing w:val="-9"/>
        </w:rPr>
        <w:t xml:space="preserve"> </w:t>
      </w:r>
      <w:r>
        <w:rPr>
          <w:spacing w:val="-2"/>
        </w:rPr>
        <w:t>of</w:t>
      </w:r>
      <w:r>
        <w:rPr>
          <w:spacing w:val="-9"/>
        </w:rPr>
        <w:t xml:space="preserve"> </w:t>
      </w:r>
      <w:r>
        <w:rPr>
          <w:spacing w:val="-2"/>
        </w:rPr>
        <w:t>balance</w:t>
      </w:r>
      <w:r>
        <w:rPr>
          <w:spacing w:val="-9"/>
        </w:rPr>
        <w:t xml:space="preserve"> </w:t>
      </w:r>
      <w:r>
        <w:rPr>
          <w:spacing w:val="-2"/>
        </w:rPr>
        <w:t>sheets.</w:t>
      </w:r>
      <w:r>
        <w:rPr>
          <w:spacing w:val="15"/>
        </w:rPr>
        <w:t xml:space="preserve"> </w:t>
      </w:r>
      <w:r>
        <w:rPr>
          <w:spacing w:val="-2"/>
        </w:rPr>
        <w:t>Relative</w:t>
      </w:r>
      <w:r>
        <w:rPr>
          <w:spacing w:val="-9"/>
        </w:rPr>
        <w:t xml:space="preserve"> </w:t>
      </w:r>
      <w:r>
        <w:rPr>
          <w:spacing w:val="-2"/>
        </w:rPr>
        <w:t>to</w:t>
      </w:r>
      <w:r>
        <w:rPr>
          <w:spacing w:val="-9"/>
        </w:rPr>
        <w:t xml:space="preserve"> </w:t>
      </w:r>
      <w:r>
        <w:rPr>
          <w:spacing w:val="-2"/>
        </w:rPr>
        <w:t>the</w:t>
      </w:r>
      <w:r>
        <w:rPr>
          <w:spacing w:val="-9"/>
        </w:rPr>
        <w:t xml:space="preserve"> </w:t>
      </w:r>
      <w:r>
        <w:rPr>
          <w:spacing w:val="-2"/>
        </w:rPr>
        <w:t xml:space="preserve">mapping </w:t>
      </w:r>
      <w:r>
        <w:t>procedure,</w:t>
      </w:r>
      <w:r>
        <w:rPr>
          <w:spacing w:val="-6"/>
        </w:rPr>
        <w:t xml:space="preserve"> </w:t>
      </w:r>
      <w:r>
        <w:t>this</w:t>
      </w:r>
      <w:r>
        <w:rPr>
          <w:spacing w:val="-6"/>
        </w:rPr>
        <w:t xml:space="preserve"> </w:t>
      </w:r>
      <w:r>
        <w:t>raw</w:t>
      </w:r>
      <w:r>
        <w:rPr>
          <w:spacing w:val="-6"/>
        </w:rPr>
        <w:t xml:space="preserve"> </w:t>
      </w:r>
      <w:r>
        <w:t>data</w:t>
      </w:r>
      <w:r>
        <w:rPr>
          <w:spacing w:val="-6"/>
        </w:rPr>
        <w:t xml:space="preserve"> </w:t>
      </w:r>
      <w:r>
        <w:t>source</w:t>
      </w:r>
      <w:r>
        <w:rPr>
          <w:spacing w:val="-6"/>
        </w:rPr>
        <w:t xml:space="preserve"> </w:t>
      </w:r>
      <w:r>
        <w:t>is</w:t>
      </w:r>
      <w:r>
        <w:rPr>
          <w:spacing w:val="-6"/>
        </w:rPr>
        <w:t xml:space="preserve"> </w:t>
      </w:r>
      <w:r>
        <w:t>classified</w:t>
      </w:r>
      <w:r>
        <w:rPr>
          <w:spacing w:val="-6"/>
        </w:rPr>
        <w:t xml:space="preserve"> </w:t>
      </w:r>
      <w:r>
        <w:t>as</w:t>
      </w:r>
      <w:r>
        <w:rPr>
          <w:spacing w:val="-6"/>
        </w:rPr>
        <w:t xml:space="preserve"> </w:t>
      </w:r>
      <w:r>
        <w:t>cross-national</w:t>
      </w:r>
      <w:r>
        <w:rPr>
          <w:spacing w:val="-6"/>
        </w:rPr>
        <w:t xml:space="preserve"> </w:t>
      </w:r>
      <w:r>
        <w:t>oﬀicial</w:t>
      </w:r>
      <w:r>
        <w:rPr>
          <w:spacing w:val="-6"/>
        </w:rPr>
        <w:t xml:space="preserve"> </w:t>
      </w:r>
      <w:r>
        <w:t>statistics,</w:t>
      </w:r>
      <w:r>
        <w:rPr>
          <w:spacing w:val="-6"/>
        </w:rPr>
        <w:t xml:space="preserve"> </w:t>
      </w:r>
      <w:r>
        <w:t>that</w:t>
      </w:r>
      <w:r>
        <w:rPr>
          <w:spacing w:val="-6"/>
        </w:rPr>
        <w:t xml:space="preserve"> </w:t>
      </w:r>
      <w:r>
        <w:t>is</w:t>
      </w:r>
      <w:r>
        <w:rPr>
          <w:spacing w:val="-6"/>
        </w:rPr>
        <w:t xml:space="preserve"> </w:t>
      </w:r>
      <w:r>
        <w:t>mapping</w:t>
      </w:r>
      <w:r>
        <w:rPr>
          <w:spacing w:val="-6"/>
        </w:rPr>
        <w:t xml:space="preserve"> </w:t>
      </w:r>
      <w:r>
        <w:t>is</w:t>
      </w:r>
      <w:r>
        <w:rPr>
          <w:spacing w:val="-6"/>
        </w:rPr>
        <w:t xml:space="preserve"> </w:t>
      </w:r>
      <w:r>
        <w:t>automatic since</w:t>
      </w:r>
      <w:r>
        <w:rPr>
          <w:spacing w:val="-9"/>
        </w:rPr>
        <w:t xml:space="preserve"> </w:t>
      </w:r>
      <w:r>
        <w:t>the</w:t>
      </w:r>
      <w:r>
        <w:rPr>
          <w:spacing w:val="-9"/>
        </w:rPr>
        <w:t xml:space="preserve"> </w:t>
      </w:r>
      <w:r>
        <w:t>Bank</w:t>
      </w:r>
      <w:r>
        <w:rPr>
          <w:spacing w:val="-9"/>
        </w:rPr>
        <w:t xml:space="preserve"> </w:t>
      </w:r>
      <w:r>
        <w:t>of</w:t>
      </w:r>
      <w:r>
        <w:rPr>
          <w:spacing w:val="-9"/>
        </w:rPr>
        <w:t xml:space="preserve"> </w:t>
      </w:r>
      <w:r>
        <w:t>Italy</w:t>
      </w:r>
      <w:r>
        <w:rPr>
          <w:spacing w:val="-9"/>
        </w:rPr>
        <w:t xml:space="preserve"> </w:t>
      </w:r>
      <w:r>
        <w:t>organizes</w:t>
      </w:r>
      <w:r>
        <w:rPr>
          <w:spacing w:val="-9"/>
        </w:rPr>
        <w:t xml:space="preserve"> </w:t>
      </w:r>
      <w:r>
        <w:t>and</w:t>
      </w:r>
      <w:r>
        <w:rPr>
          <w:spacing w:val="-9"/>
        </w:rPr>
        <w:t xml:space="preserve"> </w:t>
      </w:r>
      <w:r>
        <w:t>disseminates</w:t>
      </w:r>
      <w:r>
        <w:rPr>
          <w:spacing w:val="-9"/>
        </w:rPr>
        <w:t xml:space="preserve"> </w:t>
      </w:r>
      <w:r>
        <w:t>raw</w:t>
      </w:r>
      <w:r>
        <w:rPr>
          <w:spacing w:val="-9"/>
        </w:rPr>
        <w:t xml:space="preserve"> </w:t>
      </w:r>
      <w:r>
        <w:t>data</w:t>
      </w:r>
      <w:r>
        <w:rPr>
          <w:spacing w:val="-9"/>
        </w:rPr>
        <w:t xml:space="preserve"> </w:t>
      </w:r>
      <w:r>
        <w:t>according</w:t>
      </w:r>
      <w:r>
        <w:rPr>
          <w:spacing w:val="-9"/>
        </w:rPr>
        <w:t xml:space="preserve"> </w:t>
      </w:r>
      <w:r>
        <w:t>to</w:t>
      </w:r>
      <w:r>
        <w:rPr>
          <w:spacing w:val="-9"/>
        </w:rPr>
        <w:t xml:space="preserve"> </w:t>
      </w:r>
      <w:r>
        <w:t>the</w:t>
      </w:r>
      <w:r>
        <w:rPr>
          <w:spacing w:val="-9"/>
        </w:rPr>
        <w:t xml:space="preserve"> </w:t>
      </w:r>
      <w:r>
        <w:t>SNA2008/ESA2010</w:t>
      </w:r>
      <w:r>
        <w:rPr>
          <w:spacing w:val="-9"/>
        </w:rPr>
        <w:t xml:space="preserve"> </w:t>
      </w:r>
      <w:r>
        <w:t xml:space="preserve">guidelines. </w:t>
      </w:r>
      <w:r>
        <w:rPr>
          <w:spacing w:val="-2"/>
        </w:rPr>
        <w:t>Table</w:t>
      </w:r>
      <w:r>
        <w:rPr>
          <w:spacing w:val="15"/>
        </w:rPr>
        <w:t xml:space="preserve"> </w:t>
      </w:r>
      <w:hyperlink w:anchor="_bookmark87" w:history="1">
        <w:r>
          <w:rPr>
            <w:color w:val="7F0000"/>
            <w:spacing w:val="-2"/>
          </w:rPr>
          <w:t>B.4</w:t>
        </w:r>
      </w:hyperlink>
      <w:r>
        <w:rPr>
          <w:color w:val="7F0000"/>
          <w:spacing w:val="16"/>
        </w:rPr>
        <w:t xml:space="preserve"> </w:t>
      </w:r>
      <w:r>
        <w:rPr>
          <w:spacing w:val="-2"/>
        </w:rPr>
        <w:t>provides</w:t>
      </w:r>
      <w:r>
        <w:rPr>
          <w:spacing w:val="16"/>
        </w:rPr>
        <w:t xml:space="preserve"> </w:t>
      </w:r>
      <w:r>
        <w:rPr>
          <w:spacing w:val="-2"/>
        </w:rPr>
        <w:t>an</w:t>
      </w:r>
      <w:r>
        <w:rPr>
          <w:spacing w:val="15"/>
        </w:rPr>
        <w:t xml:space="preserve"> </w:t>
      </w:r>
      <w:r>
        <w:rPr>
          <w:spacing w:val="-2"/>
        </w:rPr>
        <w:t>overview</w:t>
      </w:r>
      <w:r>
        <w:rPr>
          <w:spacing w:val="16"/>
        </w:rPr>
        <w:t xml:space="preserve"> </w:t>
      </w:r>
      <w:r>
        <w:rPr>
          <w:spacing w:val="-2"/>
        </w:rPr>
        <w:t>of</w:t>
      </w:r>
      <w:r>
        <w:rPr>
          <w:spacing w:val="16"/>
        </w:rPr>
        <w:t xml:space="preserve"> </w:t>
      </w:r>
      <w:r>
        <w:rPr>
          <w:spacing w:val="-2"/>
        </w:rPr>
        <w:t>the</w:t>
      </w:r>
      <w:r>
        <w:rPr>
          <w:spacing w:val="16"/>
        </w:rPr>
        <w:t xml:space="preserve"> </w:t>
      </w:r>
      <w:r>
        <w:rPr>
          <w:spacing w:val="-2"/>
        </w:rPr>
        <w:t>general</w:t>
      </w:r>
      <w:r>
        <w:rPr>
          <w:spacing w:val="15"/>
        </w:rPr>
        <w:t xml:space="preserve"> </w:t>
      </w:r>
      <w:r>
        <w:rPr>
          <w:spacing w:val="-2"/>
        </w:rPr>
        <w:t>and</w:t>
      </w:r>
      <w:r>
        <w:rPr>
          <w:spacing w:val="16"/>
        </w:rPr>
        <w:t xml:space="preserve"> </w:t>
      </w:r>
      <w:r>
        <w:rPr>
          <w:spacing w:val="-2"/>
        </w:rPr>
        <w:t>source-specific</w:t>
      </w:r>
      <w:r>
        <w:rPr>
          <w:spacing w:val="16"/>
        </w:rPr>
        <w:t xml:space="preserve"> </w:t>
      </w:r>
      <w:r>
        <w:rPr>
          <w:spacing w:val="-2"/>
        </w:rPr>
        <w:t>composition</w:t>
      </w:r>
      <w:r>
        <w:rPr>
          <w:spacing w:val="16"/>
        </w:rPr>
        <w:t xml:space="preserve"> </w:t>
      </w:r>
      <w:r>
        <w:rPr>
          <w:spacing w:val="-2"/>
        </w:rPr>
        <w:t>rules</w:t>
      </w:r>
      <w:r>
        <w:rPr>
          <w:spacing w:val="15"/>
        </w:rPr>
        <w:t xml:space="preserve"> </w:t>
      </w:r>
      <w:r>
        <w:rPr>
          <w:spacing w:val="-2"/>
        </w:rPr>
        <w:t>used</w:t>
      </w:r>
      <w:r>
        <w:rPr>
          <w:spacing w:val="16"/>
        </w:rPr>
        <w:t xml:space="preserve"> </w:t>
      </w:r>
      <w:r>
        <w:rPr>
          <w:spacing w:val="-2"/>
        </w:rPr>
        <w:t>to</w:t>
      </w:r>
      <w:r>
        <w:rPr>
          <w:spacing w:val="16"/>
        </w:rPr>
        <w:t xml:space="preserve"> </w:t>
      </w:r>
      <w:r>
        <w:rPr>
          <w:spacing w:val="-2"/>
        </w:rPr>
        <w:t>compute</w:t>
      </w:r>
      <w:r>
        <w:rPr>
          <w:spacing w:val="15"/>
        </w:rPr>
        <w:t xml:space="preserve"> </w:t>
      </w:r>
      <w:r>
        <w:rPr>
          <w:spacing w:val="-5"/>
        </w:rPr>
        <w:t>the</w:t>
      </w:r>
    </w:p>
    <w:p w14:paraId="5DFB33F8" w14:textId="77777777" w:rsidR="00620CF6" w:rsidRDefault="00620CF6">
      <w:pPr>
        <w:spacing w:line="355" w:lineRule="auto"/>
        <w:jc w:val="both"/>
        <w:sectPr w:rsidR="00620CF6" w:rsidSect="00D60468">
          <w:pgSz w:w="12240" w:h="15840"/>
          <w:pgMar w:top="1320" w:right="1300" w:bottom="280" w:left="1300" w:header="720" w:footer="720" w:gutter="0"/>
          <w:cols w:space="720"/>
        </w:sectPr>
      </w:pPr>
    </w:p>
    <w:p w14:paraId="09059DBE" w14:textId="77777777" w:rsidR="00620CF6" w:rsidRDefault="00000000">
      <w:pPr>
        <w:pStyle w:val="BodyText"/>
        <w:spacing w:before="86" w:line="355" w:lineRule="auto"/>
        <w:ind w:left="117" w:right="115"/>
        <w:jc w:val="both"/>
      </w:pPr>
      <w:r>
        <w:lastRenderedPageBreak/>
        <w:t>concepts.</w:t>
      </w:r>
      <w:r>
        <w:rPr>
          <w:spacing w:val="3"/>
        </w:rPr>
        <w:t xml:space="preserve"> </w:t>
      </w:r>
      <w:r>
        <w:t>In</w:t>
      </w:r>
      <w:r>
        <w:rPr>
          <w:spacing w:val="-12"/>
        </w:rPr>
        <w:t xml:space="preserve"> </w:t>
      </w:r>
      <w:r>
        <w:t>the</w:t>
      </w:r>
      <w:r>
        <w:rPr>
          <w:spacing w:val="-12"/>
        </w:rPr>
        <w:t xml:space="preserve"> </w:t>
      </w:r>
      <w:r>
        <w:t>table,</w:t>
      </w:r>
      <w:r>
        <w:rPr>
          <w:spacing w:val="-12"/>
        </w:rPr>
        <w:t xml:space="preserve"> </w:t>
      </w:r>
      <w:r>
        <w:t>the</w:t>
      </w:r>
      <w:r>
        <w:rPr>
          <w:spacing w:val="-12"/>
        </w:rPr>
        <w:t xml:space="preserve"> </w:t>
      </w:r>
      <w:r>
        <w:t>column</w:t>
      </w:r>
      <w:r>
        <w:rPr>
          <w:spacing w:val="-12"/>
        </w:rPr>
        <w:t xml:space="preserve"> </w:t>
      </w:r>
      <w:r>
        <w:t>‘Frequency’</w:t>
      </w:r>
      <w:r>
        <w:rPr>
          <w:spacing w:val="-12"/>
        </w:rPr>
        <w:t xml:space="preserve"> </w:t>
      </w:r>
      <w:r>
        <w:t>reports</w:t>
      </w:r>
      <w:r>
        <w:rPr>
          <w:spacing w:val="-12"/>
        </w:rPr>
        <w:t xml:space="preserve"> </w:t>
      </w:r>
      <w:r>
        <w:t>the</w:t>
      </w:r>
      <w:r>
        <w:rPr>
          <w:spacing w:val="-12"/>
        </w:rPr>
        <w:t xml:space="preserve"> </w:t>
      </w:r>
      <w:r>
        <w:t>number</w:t>
      </w:r>
      <w:r>
        <w:rPr>
          <w:spacing w:val="-12"/>
        </w:rPr>
        <w:t xml:space="preserve"> </w:t>
      </w:r>
      <w:r>
        <w:t>of</w:t>
      </w:r>
      <w:r>
        <w:rPr>
          <w:spacing w:val="-12"/>
        </w:rPr>
        <w:t xml:space="preserve"> </w:t>
      </w:r>
      <w:r>
        <w:t>source-sector-concept</w:t>
      </w:r>
      <w:r>
        <w:rPr>
          <w:spacing w:val="-12"/>
        </w:rPr>
        <w:t xml:space="preserve"> </w:t>
      </w:r>
      <w:r>
        <w:t>triples</w:t>
      </w:r>
      <w:r>
        <w:rPr>
          <w:spacing w:val="-12"/>
        </w:rPr>
        <w:t xml:space="preserve"> </w:t>
      </w:r>
      <w:r>
        <w:t>for</w:t>
      </w:r>
      <w:r>
        <w:rPr>
          <w:spacing w:val="-12"/>
        </w:rPr>
        <w:t xml:space="preserve"> </w:t>
      </w:r>
      <w:r>
        <w:t>which the</w:t>
      </w:r>
      <w:r>
        <w:rPr>
          <w:spacing w:val="-5"/>
        </w:rPr>
        <w:t xml:space="preserve"> </w:t>
      </w:r>
      <w:r>
        <w:t>corresponding</w:t>
      </w:r>
      <w:r>
        <w:rPr>
          <w:spacing w:val="-5"/>
        </w:rPr>
        <w:t xml:space="preserve"> </w:t>
      </w:r>
      <w:r>
        <w:t>composition</w:t>
      </w:r>
      <w:r>
        <w:rPr>
          <w:spacing w:val="-4"/>
        </w:rPr>
        <w:t xml:space="preserve"> </w:t>
      </w:r>
      <w:r>
        <w:t>rule</w:t>
      </w:r>
      <w:r>
        <w:rPr>
          <w:spacing w:val="-5"/>
        </w:rPr>
        <w:t xml:space="preserve"> </w:t>
      </w:r>
      <w:r>
        <w:t>is</w:t>
      </w:r>
      <w:r>
        <w:rPr>
          <w:spacing w:val="-5"/>
        </w:rPr>
        <w:t xml:space="preserve"> </w:t>
      </w:r>
      <w:r>
        <w:t>used. For</w:t>
      </w:r>
      <w:r>
        <w:rPr>
          <w:spacing w:val="-5"/>
        </w:rPr>
        <w:t xml:space="preserve"> </w:t>
      </w:r>
      <w:r>
        <w:t>this</w:t>
      </w:r>
      <w:r>
        <w:rPr>
          <w:spacing w:val="-5"/>
        </w:rPr>
        <w:t xml:space="preserve"> </w:t>
      </w:r>
      <w:r>
        <w:t>source,</w:t>
      </w:r>
      <w:r>
        <w:rPr>
          <w:spacing w:val="-4"/>
        </w:rPr>
        <w:t xml:space="preserve"> </w:t>
      </w:r>
      <w:r>
        <w:t>we</w:t>
      </w:r>
      <w:r>
        <w:rPr>
          <w:spacing w:val="-5"/>
        </w:rPr>
        <w:t xml:space="preserve"> </w:t>
      </w:r>
      <w:r>
        <w:t>obtain</w:t>
      </w:r>
      <w:r>
        <w:rPr>
          <w:spacing w:val="-5"/>
        </w:rPr>
        <w:t xml:space="preserve"> </w:t>
      </w:r>
      <w:r>
        <w:t>‘Net</w:t>
      </w:r>
      <w:r>
        <w:rPr>
          <w:spacing w:val="-4"/>
        </w:rPr>
        <w:t xml:space="preserve"> </w:t>
      </w:r>
      <w:r>
        <w:t>Wealth’</w:t>
      </w:r>
      <w:r>
        <w:rPr>
          <w:spacing w:val="-5"/>
        </w:rPr>
        <w:t xml:space="preserve"> </w:t>
      </w:r>
      <w:r>
        <w:t>(</w:t>
      </w:r>
      <w:proofErr w:type="spellStart"/>
      <w:r>
        <w:t>netwea</w:t>
      </w:r>
      <w:proofErr w:type="spellEnd"/>
      <w:r>
        <w:t>)</w:t>
      </w:r>
      <w:r>
        <w:rPr>
          <w:spacing w:val="-5"/>
        </w:rPr>
        <w:t xml:space="preserve"> </w:t>
      </w:r>
      <w:r>
        <w:t>as</w:t>
      </w:r>
      <w:r>
        <w:rPr>
          <w:spacing w:val="-5"/>
        </w:rPr>
        <w:t xml:space="preserve"> </w:t>
      </w:r>
      <w:r>
        <w:t>the</w:t>
      </w:r>
      <w:r>
        <w:rPr>
          <w:spacing w:val="-4"/>
        </w:rPr>
        <w:t xml:space="preserve"> </w:t>
      </w:r>
      <w:r>
        <w:t>sum</w:t>
      </w:r>
      <w:r>
        <w:rPr>
          <w:spacing w:val="-5"/>
        </w:rPr>
        <w:t xml:space="preserve"> </w:t>
      </w:r>
      <w:r>
        <w:t>of ‘Financial Assets &amp; Fixed Capital of Personal Businesses’ (</w:t>
      </w:r>
      <w:proofErr w:type="spellStart"/>
      <w:r>
        <w:t>nnhass</w:t>
      </w:r>
      <w:proofErr w:type="spellEnd"/>
      <w:r>
        <w:t>) and ‘Housing &amp; Land’ (</w:t>
      </w:r>
      <w:proofErr w:type="spellStart"/>
      <w:r>
        <w:t>nfahou</w:t>
      </w:r>
      <w:proofErr w:type="spellEnd"/>
      <w:r>
        <w:t xml:space="preserve">), net of ‘Debt’ </w:t>
      </w:r>
      <w:r>
        <w:rPr>
          <w:w w:val="110"/>
        </w:rPr>
        <w:t>(</w:t>
      </w:r>
      <w:proofErr w:type="spellStart"/>
      <w:r>
        <w:rPr>
          <w:w w:val="110"/>
        </w:rPr>
        <w:t>fliabi</w:t>
      </w:r>
      <w:proofErr w:type="spellEnd"/>
      <w:r>
        <w:rPr>
          <w:w w:val="110"/>
        </w:rPr>
        <w:t>).</w:t>
      </w:r>
    </w:p>
    <w:p w14:paraId="37814409" w14:textId="77777777" w:rsidR="00620CF6" w:rsidRDefault="00620CF6">
      <w:pPr>
        <w:pStyle w:val="BodyText"/>
        <w:spacing w:before="2"/>
        <w:rPr>
          <w:sz w:val="31"/>
        </w:rPr>
      </w:pPr>
    </w:p>
    <w:p w14:paraId="751BE814" w14:textId="77777777" w:rsidR="00620CF6" w:rsidRDefault="00000000">
      <w:pPr>
        <w:pStyle w:val="Heading3"/>
        <w:numPr>
          <w:ilvl w:val="2"/>
          <w:numId w:val="8"/>
        </w:numPr>
        <w:tabs>
          <w:tab w:val="left" w:pos="966"/>
        </w:tabs>
        <w:ind w:hanging="849"/>
      </w:pPr>
      <w:bookmarkStart w:id="531" w:name="European_Central_Bank_Non-EU_-_Financial"/>
      <w:bookmarkStart w:id="532" w:name="_bookmark75"/>
      <w:bookmarkEnd w:id="531"/>
      <w:bookmarkEnd w:id="532"/>
      <w:r>
        <w:t>European</w:t>
      </w:r>
      <w:r>
        <w:rPr>
          <w:spacing w:val="51"/>
          <w:w w:val="150"/>
        </w:rPr>
        <w:t xml:space="preserve"> </w:t>
      </w:r>
      <w:r>
        <w:t>Central</w:t>
      </w:r>
      <w:r>
        <w:rPr>
          <w:spacing w:val="51"/>
          <w:w w:val="150"/>
        </w:rPr>
        <w:t xml:space="preserve"> </w:t>
      </w:r>
      <w:r>
        <w:t>Bank</w:t>
      </w:r>
      <w:r>
        <w:rPr>
          <w:spacing w:val="51"/>
          <w:w w:val="150"/>
        </w:rPr>
        <w:t xml:space="preserve"> </w:t>
      </w:r>
      <w:r>
        <w:t>Non-EU</w:t>
      </w:r>
      <w:r>
        <w:rPr>
          <w:spacing w:val="51"/>
          <w:w w:val="150"/>
        </w:rPr>
        <w:t xml:space="preserve"> </w:t>
      </w:r>
      <w:r>
        <w:t>-</w:t>
      </w:r>
      <w:r>
        <w:rPr>
          <w:spacing w:val="52"/>
          <w:w w:val="150"/>
        </w:rPr>
        <w:t xml:space="preserve"> </w:t>
      </w:r>
      <w:r>
        <w:t>Financial</w:t>
      </w:r>
      <w:r>
        <w:rPr>
          <w:spacing w:val="51"/>
          <w:w w:val="150"/>
        </w:rPr>
        <w:t xml:space="preserve"> </w:t>
      </w:r>
      <w:r>
        <w:t>Accounts</w:t>
      </w:r>
      <w:r>
        <w:rPr>
          <w:spacing w:val="51"/>
          <w:w w:val="150"/>
        </w:rPr>
        <w:t xml:space="preserve"> </w:t>
      </w:r>
      <w:r>
        <w:rPr>
          <w:spacing w:val="-2"/>
        </w:rPr>
        <w:t>(ECB_IDCSA)</w:t>
      </w:r>
    </w:p>
    <w:p w14:paraId="4AA34D2A" w14:textId="77777777" w:rsidR="00620CF6" w:rsidRDefault="00620CF6">
      <w:pPr>
        <w:pStyle w:val="BodyText"/>
        <w:spacing w:before="1"/>
        <w:rPr>
          <w:b/>
          <w:sz w:val="27"/>
        </w:rPr>
      </w:pPr>
    </w:p>
    <w:p w14:paraId="75D40E82" w14:textId="77777777" w:rsidR="00620CF6" w:rsidRDefault="00000000">
      <w:pPr>
        <w:pStyle w:val="BodyText"/>
        <w:spacing w:line="355" w:lineRule="auto"/>
        <w:ind w:left="117" w:right="115"/>
        <w:jc w:val="both"/>
      </w:pPr>
      <w:r>
        <w:t>The</w:t>
      </w:r>
      <w:r>
        <w:rPr>
          <w:spacing w:val="-8"/>
        </w:rPr>
        <w:t xml:space="preserve"> </w:t>
      </w:r>
      <w:r>
        <w:t>European</w:t>
      </w:r>
      <w:r>
        <w:rPr>
          <w:spacing w:val="-7"/>
        </w:rPr>
        <w:t xml:space="preserve"> </w:t>
      </w:r>
      <w:r>
        <w:t>Central</w:t>
      </w:r>
      <w:r>
        <w:rPr>
          <w:spacing w:val="-8"/>
        </w:rPr>
        <w:t xml:space="preserve"> </w:t>
      </w:r>
      <w:r>
        <w:t>Bank</w:t>
      </w:r>
      <w:r>
        <w:rPr>
          <w:spacing w:val="-7"/>
        </w:rPr>
        <w:t xml:space="preserve"> </w:t>
      </w:r>
      <w:r>
        <w:t>provides</w:t>
      </w:r>
      <w:r>
        <w:rPr>
          <w:spacing w:val="-8"/>
        </w:rPr>
        <w:t xml:space="preserve"> </w:t>
      </w:r>
      <w:r>
        <w:t>estimates</w:t>
      </w:r>
      <w:r>
        <w:rPr>
          <w:spacing w:val="-7"/>
        </w:rPr>
        <w:t xml:space="preserve"> </w:t>
      </w:r>
      <w:r>
        <w:t>of</w:t>
      </w:r>
      <w:r>
        <w:rPr>
          <w:spacing w:val="-7"/>
        </w:rPr>
        <w:t xml:space="preserve"> </w:t>
      </w:r>
      <w:r>
        <w:t>financial</w:t>
      </w:r>
      <w:r>
        <w:rPr>
          <w:spacing w:val="-7"/>
        </w:rPr>
        <w:t xml:space="preserve"> </w:t>
      </w:r>
      <w:r>
        <w:t>balance</w:t>
      </w:r>
      <w:r>
        <w:rPr>
          <w:spacing w:val="-7"/>
        </w:rPr>
        <w:t xml:space="preserve"> </w:t>
      </w:r>
      <w:r>
        <w:t>sheet</w:t>
      </w:r>
      <w:r>
        <w:rPr>
          <w:spacing w:val="-7"/>
        </w:rPr>
        <w:t xml:space="preserve"> </w:t>
      </w:r>
      <w:r>
        <w:t>for</w:t>
      </w:r>
      <w:r>
        <w:rPr>
          <w:spacing w:val="-7"/>
        </w:rPr>
        <w:t xml:space="preserve"> </w:t>
      </w:r>
      <w:r>
        <w:t>non-EU</w:t>
      </w:r>
      <w:r>
        <w:rPr>
          <w:spacing w:val="-7"/>
        </w:rPr>
        <w:t xml:space="preserve"> </w:t>
      </w:r>
      <w:r>
        <w:t>countries</w:t>
      </w:r>
      <w:r>
        <w:rPr>
          <w:spacing w:val="-8"/>
        </w:rPr>
        <w:t xml:space="preserve"> </w:t>
      </w:r>
      <w:r>
        <w:t>on</w:t>
      </w:r>
      <w:r>
        <w:rPr>
          <w:spacing w:val="-7"/>
        </w:rPr>
        <w:t xml:space="preserve"> </w:t>
      </w:r>
      <w:r>
        <w:t>its</w:t>
      </w:r>
      <w:r>
        <w:rPr>
          <w:spacing w:val="-7"/>
        </w:rPr>
        <w:t xml:space="preserve"> </w:t>
      </w:r>
      <w:r>
        <w:t>Statis- tical</w:t>
      </w:r>
      <w:r>
        <w:rPr>
          <w:spacing w:val="-13"/>
        </w:rPr>
        <w:t xml:space="preserve"> </w:t>
      </w:r>
      <w:r>
        <w:t>Data</w:t>
      </w:r>
      <w:r>
        <w:rPr>
          <w:spacing w:val="-12"/>
        </w:rPr>
        <w:t xml:space="preserve"> </w:t>
      </w:r>
      <w:r>
        <w:t>Warehouse.</w:t>
      </w:r>
      <w:r>
        <w:rPr>
          <w:spacing w:val="-2"/>
        </w:rPr>
        <w:t xml:space="preserve"> </w:t>
      </w:r>
      <w:r>
        <w:t>These</w:t>
      </w:r>
      <w:r>
        <w:rPr>
          <w:spacing w:val="-12"/>
        </w:rPr>
        <w:t xml:space="preserve"> </w:t>
      </w:r>
      <w:r>
        <w:t>data</w:t>
      </w:r>
      <w:r>
        <w:rPr>
          <w:spacing w:val="-13"/>
        </w:rPr>
        <w:t xml:space="preserve"> </w:t>
      </w:r>
      <w:r>
        <w:t>are</w:t>
      </w:r>
      <w:r>
        <w:rPr>
          <w:spacing w:val="-12"/>
        </w:rPr>
        <w:t xml:space="preserve"> </w:t>
      </w:r>
      <w:r>
        <w:t>included</w:t>
      </w:r>
      <w:r>
        <w:rPr>
          <w:spacing w:val="-13"/>
        </w:rPr>
        <w:t xml:space="preserve"> </w:t>
      </w:r>
      <w:r>
        <w:t>in</w:t>
      </w:r>
      <w:r>
        <w:rPr>
          <w:spacing w:val="-12"/>
        </w:rPr>
        <w:t xml:space="preserve"> </w:t>
      </w:r>
      <w:r>
        <w:t>the</w:t>
      </w:r>
      <w:r>
        <w:rPr>
          <w:spacing w:val="-13"/>
        </w:rPr>
        <w:t xml:space="preserve"> </w:t>
      </w:r>
      <w:r>
        <w:t>source</w:t>
      </w:r>
      <w:r>
        <w:rPr>
          <w:spacing w:val="-12"/>
        </w:rPr>
        <w:t xml:space="preserve"> </w:t>
      </w:r>
      <w:r>
        <w:t>European</w:t>
      </w:r>
      <w:r>
        <w:rPr>
          <w:spacing w:val="-13"/>
        </w:rPr>
        <w:t xml:space="preserve"> </w:t>
      </w:r>
      <w:r>
        <w:t>Central</w:t>
      </w:r>
      <w:r>
        <w:rPr>
          <w:spacing w:val="-12"/>
        </w:rPr>
        <w:t xml:space="preserve"> </w:t>
      </w:r>
      <w:r>
        <w:t>Bank</w:t>
      </w:r>
      <w:r>
        <w:rPr>
          <w:spacing w:val="-13"/>
        </w:rPr>
        <w:t xml:space="preserve"> </w:t>
      </w:r>
      <w:r>
        <w:t>Non-EU</w:t>
      </w:r>
      <w:r>
        <w:rPr>
          <w:spacing w:val="-12"/>
        </w:rPr>
        <w:t xml:space="preserve"> </w:t>
      </w:r>
      <w:r>
        <w:t>(ECB_IDCSA), which</w:t>
      </w:r>
      <w:r>
        <w:rPr>
          <w:spacing w:val="-4"/>
        </w:rPr>
        <w:t xml:space="preserve"> </w:t>
      </w:r>
      <w:r>
        <w:t>corresponds</w:t>
      </w:r>
      <w:r>
        <w:rPr>
          <w:spacing w:val="-3"/>
        </w:rPr>
        <w:t xml:space="preserve"> </w:t>
      </w:r>
      <w:r>
        <w:t>to</w:t>
      </w:r>
      <w:r>
        <w:rPr>
          <w:spacing w:val="-4"/>
        </w:rPr>
        <w:t xml:space="preserve"> </w:t>
      </w:r>
      <w:r>
        <w:t>the</w:t>
      </w:r>
      <w:r>
        <w:rPr>
          <w:spacing w:val="-3"/>
        </w:rPr>
        <w:t xml:space="preserve"> </w:t>
      </w:r>
      <w:r>
        <w:t>IDCS</w:t>
      </w:r>
      <w:r>
        <w:rPr>
          <w:spacing w:val="-3"/>
        </w:rPr>
        <w:t xml:space="preserve"> </w:t>
      </w:r>
      <w:r>
        <w:t>-</w:t>
      </w:r>
      <w:r>
        <w:rPr>
          <w:spacing w:val="-4"/>
        </w:rPr>
        <w:t xml:space="preserve"> </w:t>
      </w:r>
      <w:r>
        <w:t>Sector</w:t>
      </w:r>
      <w:r>
        <w:rPr>
          <w:spacing w:val="-3"/>
        </w:rPr>
        <w:t xml:space="preserve"> </w:t>
      </w:r>
      <w:r>
        <w:t>accounts</w:t>
      </w:r>
      <w:r>
        <w:rPr>
          <w:spacing w:val="-4"/>
        </w:rPr>
        <w:t xml:space="preserve"> </w:t>
      </w:r>
      <w:r>
        <w:t>in</w:t>
      </w:r>
      <w:r>
        <w:rPr>
          <w:spacing w:val="-3"/>
        </w:rPr>
        <w:t xml:space="preserve"> </w:t>
      </w:r>
      <w:r>
        <w:t>the</w:t>
      </w:r>
      <w:r>
        <w:rPr>
          <w:spacing w:val="-3"/>
        </w:rPr>
        <w:t xml:space="preserve"> </w:t>
      </w:r>
      <w:r>
        <w:t>International</w:t>
      </w:r>
      <w:r>
        <w:rPr>
          <w:spacing w:val="-4"/>
        </w:rPr>
        <w:t xml:space="preserve"> </w:t>
      </w:r>
      <w:r>
        <w:t>Data</w:t>
      </w:r>
      <w:r>
        <w:rPr>
          <w:spacing w:val="-3"/>
        </w:rPr>
        <w:t xml:space="preserve"> </w:t>
      </w:r>
      <w:r>
        <w:t>Cooperation</w:t>
      </w:r>
      <w:r>
        <w:rPr>
          <w:spacing w:val="-4"/>
        </w:rPr>
        <w:t xml:space="preserve"> </w:t>
      </w:r>
      <w:r>
        <w:t>Task</w:t>
      </w:r>
      <w:r>
        <w:rPr>
          <w:spacing w:val="-4"/>
        </w:rPr>
        <w:t xml:space="preserve"> </w:t>
      </w:r>
      <w:r>
        <w:t>Force</w:t>
      </w:r>
      <w:r>
        <w:rPr>
          <w:spacing w:val="-4"/>
        </w:rPr>
        <w:t xml:space="preserve"> </w:t>
      </w:r>
      <w:r>
        <w:t>Context European Central Bank [</w:t>
      </w:r>
      <w:hyperlink w:anchor="_bookmark171" w:history="1">
        <w:r>
          <w:rPr>
            <w:color w:val="0000FF"/>
          </w:rPr>
          <w:t>52</w:t>
        </w:r>
      </w:hyperlink>
      <w:r>
        <w:t>].</w:t>
      </w:r>
      <w:r>
        <w:rPr>
          <w:spacing w:val="40"/>
        </w:rPr>
        <w:t xml:space="preserve"> </w:t>
      </w:r>
      <w:r>
        <w:t>The underlying database collects financial accounts (both flows and levels) for each institutional sector as publishes by Eurostat, OECD, and the United Nations.</w:t>
      </w:r>
      <w:r>
        <w:rPr>
          <w:spacing w:val="36"/>
        </w:rPr>
        <w:t xml:space="preserve"> </w:t>
      </w:r>
      <w:r>
        <w:t xml:space="preserve">Data are originally </w:t>
      </w:r>
      <w:r>
        <w:rPr>
          <w:spacing w:val="-2"/>
        </w:rPr>
        <w:t>published</w:t>
      </w:r>
      <w:r>
        <w:rPr>
          <w:spacing w:val="-4"/>
        </w:rPr>
        <w:t xml:space="preserve"> </w:t>
      </w:r>
      <w:r>
        <w:rPr>
          <w:spacing w:val="-2"/>
        </w:rPr>
        <w:t>at</w:t>
      </w:r>
      <w:r>
        <w:rPr>
          <w:spacing w:val="-4"/>
        </w:rPr>
        <w:t xml:space="preserve"> </w:t>
      </w:r>
      <w:r>
        <w:rPr>
          <w:spacing w:val="-2"/>
        </w:rPr>
        <w:t>both</w:t>
      </w:r>
      <w:r>
        <w:rPr>
          <w:spacing w:val="-4"/>
        </w:rPr>
        <w:t xml:space="preserve"> </w:t>
      </w:r>
      <w:r>
        <w:rPr>
          <w:spacing w:val="-2"/>
        </w:rPr>
        <w:t>quarterly</w:t>
      </w:r>
      <w:r>
        <w:rPr>
          <w:spacing w:val="-4"/>
        </w:rPr>
        <w:t xml:space="preserve"> </w:t>
      </w:r>
      <w:r>
        <w:rPr>
          <w:spacing w:val="-2"/>
        </w:rPr>
        <w:t>and</w:t>
      </w:r>
      <w:r>
        <w:rPr>
          <w:spacing w:val="-4"/>
        </w:rPr>
        <w:t xml:space="preserve"> </w:t>
      </w:r>
      <w:r>
        <w:rPr>
          <w:spacing w:val="-2"/>
        </w:rPr>
        <w:t>annual</w:t>
      </w:r>
      <w:r>
        <w:rPr>
          <w:spacing w:val="-4"/>
        </w:rPr>
        <w:t xml:space="preserve"> </w:t>
      </w:r>
      <w:r>
        <w:rPr>
          <w:spacing w:val="-2"/>
        </w:rPr>
        <w:t>frequency.</w:t>
      </w:r>
      <w:r>
        <w:rPr>
          <w:spacing w:val="16"/>
        </w:rPr>
        <w:t xml:space="preserve"> </w:t>
      </w:r>
      <w:r>
        <w:rPr>
          <w:spacing w:val="-2"/>
        </w:rPr>
        <w:t>This</w:t>
      </w:r>
      <w:r>
        <w:rPr>
          <w:spacing w:val="-4"/>
        </w:rPr>
        <w:t xml:space="preserve"> </w:t>
      </w:r>
      <w:r>
        <w:rPr>
          <w:spacing w:val="-2"/>
        </w:rPr>
        <w:t>raw</w:t>
      </w:r>
      <w:r>
        <w:rPr>
          <w:spacing w:val="-4"/>
        </w:rPr>
        <w:t xml:space="preserve"> </w:t>
      </w:r>
      <w:r>
        <w:rPr>
          <w:spacing w:val="-2"/>
        </w:rPr>
        <w:t>data</w:t>
      </w:r>
      <w:r>
        <w:rPr>
          <w:spacing w:val="-4"/>
        </w:rPr>
        <w:t xml:space="preserve"> </w:t>
      </w:r>
      <w:r>
        <w:rPr>
          <w:spacing w:val="-2"/>
        </w:rPr>
        <w:t>source</w:t>
      </w:r>
      <w:r>
        <w:rPr>
          <w:spacing w:val="-4"/>
        </w:rPr>
        <w:t xml:space="preserve"> </w:t>
      </w:r>
      <w:r>
        <w:rPr>
          <w:spacing w:val="-2"/>
        </w:rPr>
        <w:t>is</w:t>
      </w:r>
      <w:r>
        <w:rPr>
          <w:spacing w:val="-4"/>
        </w:rPr>
        <w:t xml:space="preserve"> </w:t>
      </w:r>
      <w:r>
        <w:rPr>
          <w:spacing w:val="-2"/>
        </w:rPr>
        <w:t>classified</w:t>
      </w:r>
      <w:r>
        <w:rPr>
          <w:spacing w:val="-4"/>
        </w:rPr>
        <w:t xml:space="preserve"> </w:t>
      </w:r>
      <w:r>
        <w:rPr>
          <w:spacing w:val="-2"/>
        </w:rPr>
        <w:t>as</w:t>
      </w:r>
      <w:r>
        <w:rPr>
          <w:spacing w:val="-4"/>
        </w:rPr>
        <w:t xml:space="preserve"> </w:t>
      </w:r>
      <w:r>
        <w:rPr>
          <w:spacing w:val="-2"/>
        </w:rPr>
        <w:t>cross-national</w:t>
      </w:r>
      <w:r>
        <w:rPr>
          <w:spacing w:val="-4"/>
        </w:rPr>
        <w:t xml:space="preserve"> </w:t>
      </w:r>
      <w:r>
        <w:rPr>
          <w:spacing w:val="-2"/>
        </w:rPr>
        <w:t xml:space="preserve">oﬀicial </w:t>
      </w:r>
      <w:r>
        <w:t>statistics</w:t>
      </w:r>
      <w:r>
        <w:rPr>
          <w:spacing w:val="-7"/>
        </w:rPr>
        <w:t xml:space="preserve"> </w:t>
      </w:r>
      <w:r>
        <w:t>for</w:t>
      </w:r>
      <w:r>
        <w:rPr>
          <w:spacing w:val="-7"/>
        </w:rPr>
        <w:t xml:space="preserve"> </w:t>
      </w:r>
      <w:r>
        <w:t>which</w:t>
      </w:r>
      <w:r>
        <w:rPr>
          <w:spacing w:val="-8"/>
        </w:rPr>
        <w:t xml:space="preserve"> </w:t>
      </w:r>
      <w:r>
        <w:t>mapping</w:t>
      </w:r>
      <w:r>
        <w:rPr>
          <w:spacing w:val="-7"/>
        </w:rPr>
        <w:t xml:space="preserve"> </w:t>
      </w:r>
      <w:r>
        <w:t>is</w:t>
      </w:r>
      <w:r>
        <w:rPr>
          <w:spacing w:val="-7"/>
        </w:rPr>
        <w:t xml:space="preserve"> </w:t>
      </w:r>
      <w:r>
        <w:t>automatic</w:t>
      </w:r>
      <w:r>
        <w:rPr>
          <w:spacing w:val="-7"/>
        </w:rPr>
        <w:t xml:space="preserve"> </w:t>
      </w:r>
      <w:r>
        <w:t>since</w:t>
      </w:r>
      <w:r>
        <w:rPr>
          <w:spacing w:val="-7"/>
        </w:rPr>
        <w:t xml:space="preserve"> </w:t>
      </w:r>
      <w:r>
        <w:t>the</w:t>
      </w:r>
      <w:r>
        <w:rPr>
          <w:spacing w:val="-7"/>
        </w:rPr>
        <w:t xml:space="preserve"> </w:t>
      </w:r>
      <w:r>
        <w:t>European</w:t>
      </w:r>
      <w:r>
        <w:rPr>
          <w:spacing w:val="-7"/>
        </w:rPr>
        <w:t xml:space="preserve"> </w:t>
      </w:r>
      <w:r>
        <w:t>Central</w:t>
      </w:r>
      <w:r>
        <w:rPr>
          <w:spacing w:val="-8"/>
        </w:rPr>
        <w:t xml:space="preserve"> </w:t>
      </w:r>
      <w:r>
        <w:t>Bank</w:t>
      </w:r>
      <w:r>
        <w:rPr>
          <w:spacing w:val="-7"/>
        </w:rPr>
        <w:t xml:space="preserve"> </w:t>
      </w:r>
      <w:r>
        <w:t>organizes</w:t>
      </w:r>
      <w:r>
        <w:rPr>
          <w:spacing w:val="-7"/>
        </w:rPr>
        <w:t xml:space="preserve"> </w:t>
      </w:r>
      <w:r>
        <w:t>and</w:t>
      </w:r>
      <w:r>
        <w:rPr>
          <w:spacing w:val="-7"/>
        </w:rPr>
        <w:t xml:space="preserve"> </w:t>
      </w:r>
      <w:r>
        <w:t>disseminates</w:t>
      </w:r>
      <w:r>
        <w:rPr>
          <w:spacing w:val="-7"/>
        </w:rPr>
        <w:t xml:space="preserve"> </w:t>
      </w:r>
      <w:r>
        <w:t>raw data according to the SNA2008/ESA2010 guidelines.</w:t>
      </w:r>
      <w:r>
        <w:rPr>
          <w:spacing w:val="40"/>
        </w:rPr>
        <w:t xml:space="preserve"> </w:t>
      </w:r>
      <w:r>
        <w:t xml:space="preserve">Table </w:t>
      </w:r>
      <w:hyperlink w:anchor="_bookmark88" w:history="1">
        <w:r>
          <w:rPr>
            <w:color w:val="7F0000"/>
          </w:rPr>
          <w:t>B.5</w:t>
        </w:r>
      </w:hyperlink>
      <w:r>
        <w:rPr>
          <w:color w:val="7F0000"/>
        </w:rPr>
        <w:t xml:space="preserve"> </w:t>
      </w:r>
      <w:r>
        <w:t xml:space="preserve">provides an overview of the general and </w:t>
      </w:r>
      <w:r>
        <w:rPr>
          <w:spacing w:val="-2"/>
        </w:rPr>
        <w:t>source-specific</w:t>
      </w:r>
      <w:r>
        <w:rPr>
          <w:spacing w:val="-3"/>
        </w:rPr>
        <w:t xml:space="preserve"> </w:t>
      </w:r>
      <w:r>
        <w:rPr>
          <w:spacing w:val="-2"/>
        </w:rPr>
        <w:t>composition</w:t>
      </w:r>
      <w:r>
        <w:rPr>
          <w:spacing w:val="-3"/>
        </w:rPr>
        <w:t xml:space="preserve"> </w:t>
      </w:r>
      <w:r>
        <w:rPr>
          <w:spacing w:val="-2"/>
        </w:rPr>
        <w:t>rules</w:t>
      </w:r>
      <w:r>
        <w:rPr>
          <w:spacing w:val="-3"/>
        </w:rPr>
        <w:t xml:space="preserve"> </w:t>
      </w:r>
      <w:r>
        <w:rPr>
          <w:spacing w:val="-2"/>
        </w:rPr>
        <w:t>used</w:t>
      </w:r>
      <w:r>
        <w:rPr>
          <w:spacing w:val="-3"/>
        </w:rPr>
        <w:t xml:space="preserve"> </w:t>
      </w:r>
      <w:r>
        <w:rPr>
          <w:spacing w:val="-2"/>
        </w:rPr>
        <w:t>to</w:t>
      </w:r>
      <w:r>
        <w:rPr>
          <w:spacing w:val="-3"/>
        </w:rPr>
        <w:t xml:space="preserve"> </w:t>
      </w:r>
      <w:r>
        <w:rPr>
          <w:spacing w:val="-2"/>
        </w:rPr>
        <w:t>compute</w:t>
      </w:r>
      <w:r>
        <w:rPr>
          <w:spacing w:val="-3"/>
        </w:rPr>
        <w:t xml:space="preserve"> </w:t>
      </w:r>
      <w:r>
        <w:rPr>
          <w:spacing w:val="-2"/>
        </w:rPr>
        <w:t>the</w:t>
      </w:r>
      <w:r>
        <w:rPr>
          <w:spacing w:val="-3"/>
        </w:rPr>
        <w:t xml:space="preserve"> </w:t>
      </w:r>
      <w:r>
        <w:rPr>
          <w:spacing w:val="-2"/>
        </w:rPr>
        <w:t>concepts.</w:t>
      </w:r>
      <w:r>
        <w:rPr>
          <w:spacing w:val="18"/>
        </w:rPr>
        <w:t xml:space="preserve"> </w:t>
      </w:r>
      <w:r>
        <w:rPr>
          <w:spacing w:val="-2"/>
        </w:rPr>
        <w:t>In</w:t>
      </w:r>
      <w:r>
        <w:rPr>
          <w:spacing w:val="-3"/>
        </w:rPr>
        <w:t xml:space="preserve"> </w:t>
      </w:r>
      <w:r>
        <w:rPr>
          <w:spacing w:val="-2"/>
        </w:rPr>
        <w:t>the</w:t>
      </w:r>
      <w:r>
        <w:rPr>
          <w:spacing w:val="-3"/>
        </w:rPr>
        <w:t xml:space="preserve"> </w:t>
      </w:r>
      <w:r>
        <w:rPr>
          <w:spacing w:val="-2"/>
        </w:rPr>
        <w:t>table,</w:t>
      </w:r>
      <w:r>
        <w:rPr>
          <w:spacing w:val="-3"/>
        </w:rPr>
        <w:t xml:space="preserve"> </w:t>
      </w:r>
      <w:r>
        <w:rPr>
          <w:spacing w:val="-2"/>
        </w:rPr>
        <w:t>the</w:t>
      </w:r>
      <w:r>
        <w:rPr>
          <w:spacing w:val="-3"/>
        </w:rPr>
        <w:t xml:space="preserve"> </w:t>
      </w:r>
      <w:r>
        <w:rPr>
          <w:spacing w:val="-2"/>
        </w:rPr>
        <w:t>column</w:t>
      </w:r>
      <w:r>
        <w:rPr>
          <w:spacing w:val="-3"/>
        </w:rPr>
        <w:t xml:space="preserve"> </w:t>
      </w:r>
      <w:r>
        <w:rPr>
          <w:spacing w:val="-2"/>
        </w:rPr>
        <w:t>‘Frequency’</w:t>
      </w:r>
      <w:r>
        <w:rPr>
          <w:spacing w:val="-4"/>
        </w:rPr>
        <w:t xml:space="preserve"> </w:t>
      </w:r>
      <w:r>
        <w:rPr>
          <w:spacing w:val="-2"/>
        </w:rPr>
        <w:t xml:space="preserve">reports </w:t>
      </w:r>
      <w:r>
        <w:t>the</w:t>
      </w:r>
      <w:r>
        <w:rPr>
          <w:spacing w:val="-3"/>
        </w:rPr>
        <w:t xml:space="preserve"> </w:t>
      </w:r>
      <w:r>
        <w:t>number</w:t>
      </w:r>
      <w:r>
        <w:rPr>
          <w:spacing w:val="-3"/>
        </w:rPr>
        <w:t xml:space="preserve"> </w:t>
      </w:r>
      <w:r>
        <w:t>of</w:t>
      </w:r>
      <w:r>
        <w:rPr>
          <w:spacing w:val="-3"/>
        </w:rPr>
        <w:t xml:space="preserve"> </w:t>
      </w:r>
      <w:r>
        <w:t>source-sector-concept</w:t>
      </w:r>
      <w:r>
        <w:rPr>
          <w:spacing w:val="-3"/>
        </w:rPr>
        <w:t xml:space="preserve"> </w:t>
      </w:r>
      <w:r>
        <w:t>triples</w:t>
      </w:r>
      <w:r>
        <w:rPr>
          <w:spacing w:val="-3"/>
        </w:rPr>
        <w:t xml:space="preserve"> </w:t>
      </w:r>
      <w:r>
        <w:t>for</w:t>
      </w:r>
      <w:r>
        <w:rPr>
          <w:spacing w:val="-3"/>
        </w:rPr>
        <w:t xml:space="preserve"> </w:t>
      </w:r>
      <w:r>
        <w:t>which</w:t>
      </w:r>
      <w:r>
        <w:rPr>
          <w:spacing w:val="-3"/>
        </w:rPr>
        <w:t xml:space="preserve"> </w:t>
      </w:r>
      <w:r>
        <w:t>the</w:t>
      </w:r>
      <w:r>
        <w:rPr>
          <w:spacing w:val="-3"/>
        </w:rPr>
        <w:t xml:space="preserve"> </w:t>
      </w:r>
      <w:r>
        <w:t>corresponding</w:t>
      </w:r>
      <w:r>
        <w:rPr>
          <w:spacing w:val="-3"/>
        </w:rPr>
        <w:t xml:space="preserve"> </w:t>
      </w:r>
      <w:r>
        <w:t>composition</w:t>
      </w:r>
      <w:r>
        <w:rPr>
          <w:spacing w:val="-3"/>
        </w:rPr>
        <w:t xml:space="preserve"> </w:t>
      </w:r>
      <w:r>
        <w:t>rule</w:t>
      </w:r>
      <w:r>
        <w:rPr>
          <w:spacing w:val="-3"/>
        </w:rPr>
        <w:t xml:space="preserve"> </w:t>
      </w:r>
      <w:r>
        <w:t>is</w:t>
      </w:r>
      <w:r>
        <w:rPr>
          <w:spacing w:val="-3"/>
        </w:rPr>
        <w:t xml:space="preserve"> </w:t>
      </w:r>
      <w:r>
        <w:t>used.</w:t>
      </w:r>
    </w:p>
    <w:p w14:paraId="633D91A7" w14:textId="77777777" w:rsidR="00620CF6" w:rsidRDefault="00620CF6">
      <w:pPr>
        <w:pStyle w:val="BodyText"/>
        <w:spacing w:before="11"/>
        <w:rPr>
          <w:sz w:val="30"/>
        </w:rPr>
      </w:pPr>
    </w:p>
    <w:p w14:paraId="4C099A65" w14:textId="77777777" w:rsidR="00620CF6" w:rsidRDefault="00000000">
      <w:pPr>
        <w:pStyle w:val="Heading3"/>
        <w:numPr>
          <w:ilvl w:val="2"/>
          <w:numId w:val="8"/>
        </w:numPr>
        <w:tabs>
          <w:tab w:val="left" w:pos="966"/>
        </w:tabs>
        <w:ind w:hanging="849"/>
      </w:pPr>
      <w:bookmarkStart w:id="533" w:name="European_Central_Bank_EU_-_Financial_Acc"/>
      <w:bookmarkStart w:id="534" w:name="_bookmark76"/>
      <w:bookmarkEnd w:id="533"/>
      <w:bookmarkEnd w:id="534"/>
      <w:r>
        <w:t>European</w:t>
      </w:r>
      <w:r>
        <w:rPr>
          <w:spacing w:val="78"/>
        </w:rPr>
        <w:t xml:space="preserve"> </w:t>
      </w:r>
      <w:r>
        <w:t>Central</w:t>
      </w:r>
      <w:r>
        <w:rPr>
          <w:spacing w:val="78"/>
        </w:rPr>
        <w:t xml:space="preserve"> </w:t>
      </w:r>
      <w:r>
        <w:t>Bank</w:t>
      </w:r>
      <w:r>
        <w:rPr>
          <w:spacing w:val="78"/>
        </w:rPr>
        <w:t xml:space="preserve"> </w:t>
      </w:r>
      <w:r>
        <w:t>EU</w:t>
      </w:r>
      <w:r>
        <w:rPr>
          <w:spacing w:val="78"/>
        </w:rPr>
        <w:t xml:space="preserve"> </w:t>
      </w:r>
      <w:r>
        <w:t>-</w:t>
      </w:r>
      <w:r>
        <w:rPr>
          <w:spacing w:val="78"/>
        </w:rPr>
        <w:t xml:space="preserve"> </w:t>
      </w:r>
      <w:r>
        <w:t>Financial</w:t>
      </w:r>
      <w:r>
        <w:rPr>
          <w:spacing w:val="78"/>
        </w:rPr>
        <w:t xml:space="preserve"> </w:t>
      </w:r>
      <w:r>
        <w:t>Accounts</w:t>
      </w:r>
      <w:r>
        <w:rPr>
          <w:spacing w:val="79"/>
        </w:rPr>
        <w:t xml:space="preserve"> </w:t>
      </w:r>
      <w:r>
        <w:rPr>
          <w:spacing w:val="-2"/>
        </w:rPr>
        <w:t>(ECB_QSA)</w:t>
      </w:r>
    </w:p>
    <w:p w14:paraId="2774EFA8" w14:textId="77777777" w:rsidR="00620CF6" w:rsidRDefault="00620CF6">
      <w:pPr>
        <w:pStyle w:val="BodyText"/>
        <w:spacing w:before="1"/>
        <w:rPr>
          <w:b/>
          <w:sz w:val="27"/>
        </w:rPr>
      </w:pPr>
    </w:p>
    <w:p w14:paraId="4C1AC723" w14:textId="77777777" w:rsidR="00620CF6" w:rsidRDefault="00000000">
      <w:pPr>
        <w:pStyle w:val="BodyText"/>
        <w:spacing w:line="355" w:lineRule="auto"/>
        <w:ind w:left="117" w:right="115"/>
        <w:jc w:val="both"/>
      </w:pPr>
      <w:r>
        <w:rPr>
          <w:spacing w:val="-4"/>
        </w:rPr>
        <w:t>The</w:t>
      </w:r>
      <w:r>
        <w:rPr>
          <w:spacing w:val="-5"/>
        </w:rPr>
        <w:t xml:space="preserve"> </w:t>
      </w:r>
      <w:r>
        <w:rPr>
          <w:spacing w:val="-4"/>
        </w:rPr>
        <w:t>source</w:t>
      </w:r>
      <w:r>
        <w:rPr>
          <w:spacing w:val="-5"/>
        </w:rPr>
        <w:t xml:space="preserve"> </w:t>
      </w:r>
      <w:r>
        <w:rPr>
          <w:spacing w:val="-4"/>
        </w:rPr>
        <w:t>European</w:t>
      </w:r>
      <w:r>
        <w:rPr>
          <w:spacing w:val="-5"/>
        </w:rPr>
        <w:t xml:space="preserve"> </w:t>
      </w:r>
      <w:r>
        <w:rPr>
          <w:spacing w:val="-4"/>
        </w:rPr>
        <w:t>Central</w:t>
      </w:r>
      <w:r>
        <w:rPr>
          <w:spacing w:val="-5"/>
        </w:rPr>
        <w:t xml:space="preserve"> </w:t>
      </w:r>
      <w:r>
        <w:rPr>
          <w:spacing w:val="-4"/>
        </w:rPr>
        <w:t>Bank</w:t>
      </w:r>
      <w:r>
        <w:rPr>
          <w:spacing w:val="-5"/>
        </w:rPr>
        <w:t xml:space="preserve"> </w:t>
      </w:r>
      <w:r>
        <w:rPr>
          <w:spacing w:val="-4"/>
        </w:rPr>
        <w:t>EU</w:t>
      </w:r>
      <w:r>
        <w:rPr>
          <w:spacing w:val="-5"/>
        </w:rPr>
        <w:t xml:space="preserve"> </w:t>
      </w:r>
      <w:r>
        <w:rPr>
          <w:spacing w:val="-4"/>
        </w:rPr>
        <w:t>(ECB_QSA)</w:t>
      </w:r>
      <w:r>
        <w:rPr>
          <w:spacing w:val="-5"/>
        </w:rPr>
        <w:t xml:space="preserve"> </w:t>
      </w:r>
      <w:r>
        <w:rPr>
          <w:spacing w:val="-4"/>
        </w:rPr>
        <w:t>corresponds</w:t>
      </w:r>
      <w:r>
        <w:rPr>
          <w:spacing w:val="-5"/>
        </w:rPr>
        <w:t xml:space="preserve"> </w:t>
      </w:r>
      <w:r>
        <w:rPr>
          <w:spacing w:val="-4"/>
        </w:rPr>
        <w:t>to</w:t>
      </w:r>
      <w:r>
        <w:rPr>
          <w:spacing w:val="-5"/>
        </w:rPr>
        <w:t xml:space="preserve"> </w:t>
      </w:r>
      <w:r>
        <w:rPr>
          <w:spacing w:val="-4"/>
        </w:rPr>
        <w:t>the</w:t>
      </w:r>
      <w:r>
        <w:rPr>
          <w:spacing w:val="-5"/>
        </w:rPr>
        <w:t xml:space="preserve"> </w:t>
      </w:r>
      <w:r>
        <w:rPr>
          <w:spacing w:val="-4"/>
        </w:rPr>
        <w:t>Quarterly</w:t>
      </w:r>
      <w:r>
        <w:rPr>
          <w:spacing w:val="-5"/>
        </w:rPr>
        <w:t xml:space="preserve"> </w:t>
      </w:r>
      <w:r>
        <w:rPr>
          <w:spacing w:val="-4"/>
        </w:rPr>
        <w:t>Sector</w:t>
      </w:r>
      <w:r>
        <w:rPr>
          <w:spacing w:val="-5"/>
        </w:rPr>
        <w:t xml:space="preserve"> </w:t>
      </w:r>
      <w:r>
        <w:rPr>
          <w:spacing w:val="-4"/>
        </w:rPr>
        <w:t>Accounts</w:t>
      </w:r>
      <w:r>
        <w:rPr>
          <w:spacing w:val="-5"/>
        </w:rPr>
        <w:t xml:space="preserve"> </w:t>
      </w:r>
      <w:r>
        <w:rPr>
          <w:spacing w:val="-4"/>
        </w:rPr>
        <w:t>published</w:t>
      </w:r>
      <w:r>
        <w:rPr>
          <w:spacing w:val="-5"/>
        </w:rPr>
        <w:t xml:space="preserve"> </w:t>
      </w:r>
      <w:r>
        <w:rPr>
          <w:spacing w:val="-4"/>
        </w:rPr>
        <w:t xml:space="preserve">by </w:t>
      </w:r>
      <w:r>
        <w:t>the European Central Bank on the Statistical Data Warehouse European Central Bank [</w:t>
      </w:r>
      <w:hyperlink w:anchor="_bookmark172" w:history="1">
        <w:r>
          <w:rPr>
            <w:color w:val="0000FF"/>
          </w:rPr>
          <w:t>53</w:t>
        </w:r>
      </w:hyperlink>
      <w:r>
        <w:t xml:space="preserve">]. The Quarterly </w:t>
      </w:r>
      <w:r>
        <w:rPr>
          <w:spacing w:val="-2"/>
        </w:rPr>
        <w:t>Sector</w:t>
      </w:r>
      <w:r>
        <w:rPr>
          <w:spacing w:val="-3"/>
        </w:rPr>
        <w:t xml:space="preserve"> </w:t>
      </w:r>
      <w:r>
        <w:rPr>
          <w:spacing w:val="-2"/>
        </w:rPr>
        <w:t>Accounts</w:t>
      </w:r>
      <w:r>
        <w:rPr>
          <w:spacing w:val="-3"/>
        </w:rPr>
        <w:t xml:space="preserve"> </w:t>
      </w:r>
      <w:r>
        <w:rPr>
          <w:spacing w:val="-2"/>
        </w:rPr>
        <w:t>provide</w:t>
      </w:r>
      <w:r>
        <w:rPr>
          <w:spacing w:val="-3"/>
        </w:rPr>
        <w:t xml:space="preserve"> </w:t>
      </w:r>
      <w:r>
        <w:rPr>
          <w:spacing w:val="-2"/>
        </w:rPr>
        <w:t>quarterly estimates of outstanding levels of financial assets and liabilities for the EE countries,</w:t>
      </w:r>
      <w:r>
        <w:rPr>
          <w:spacing w:val="-4"/>
        </w:rPr>
        <w:t xml:space="preserve"> </w:t>
      </w:r>
      <w:r>
        <w:rPr>
          <w:spacing w:val="-2"/>
        </w:rPr>
        <w:t>together</w:t>
      </w:r>
      <w:r>
        <w:rPr>
          <w:spacing w:val="-4"/>
        </w:rPr>
        <w:t xml:space="preserve"> </w:t>
      </w:r>
      <w:r>
        <w:rPr>
          <w:spacing w:val="-2"/>
        </w:rPr>
        <w:t>with</w:t>
      </w:r>
      <w:r>
        <w:rPr>
          <w:spacing w:val="-4"/>
        </w:rPr>
        <w:t xml:space="preserve"> </w:t>
      </w:r>
      <w:r>
        <w:rPr>
          <w:spacing w:val="-2"/>
        </w:rPr>
        <w:t>a</w:t>
      </w:r>
      <w:r>
        <w:rPr>
          <w:spacing w:val="-4"/>
        </w:rPr>
        <w:t xml:space="preserve"> </w:t>
      </w:r>
      <w:r>
        <w:rPr>
          <w:spacing w:val="-2"/>
        </w:rPr>
        <w:t>detailed</w:t>
      </w:r>
      <w:r>
        <w:rPr>
          <w:spacing w:val="-4"/>
        </w:rPr>
        <w:t xml:space="preserve"> </w:t>
      </w:r>
      <w:r>
        <w:rPr>
          <w:spacing w:val="-2"/>
        </w:rPr>
        <w:t>breakdown</w:t>
      </w:r>
      <w:r>
        <w:rPr>
          <w:spacing w:val="-4"/>
        </w:rPr>
        <w:t xml:space="preserve"> </w:t>
      </w:r>
      <w:r>
        <w:rPr>
          <w:spacing w:val="-2"/>
        </w:rPr>
        <w:t>of</w:t>
      </w:r>
      <w:r>
        <w:rPr>
          <w:spacing w:val="-4"/>
        </w:rPr>
        <w:t xml:space="preserve"> </w:t>
      </w:r>
      <w:r>
        <w:rPr>
          <w:spacing w:val="-2"/>
        </w:rPr>
        <w:t>institutional</w:t>
      </w:r>
      <w:r>
        <w:rPr>
          <w:spacing w:val="-4"/>
        </w:rPr>
        <w:t xml:space="preserve"> </w:t>
      </w:r>
      <w:r>
        <w:rPr>
          <w:spacing w:val="-2"/>
        </w:rPr>
        <w:t>sectors</w:t>
      </w:r>
      <w:r>
        <w:rPr>
          <w:spacing w:val="-4"/>
        </w:rPr>
        <w:t xml:space="preserve"> </w:t>
      </w:r>
      <w:r>
        <w:rPr>
          <w:spacing w:val="-2"/>
        </w:rPr>
        <w:t>and</w:t>
      </w:r>
      <w:r>
        <w:rPr>
          <w:spacing w:val="-4"/>
        </w:rPr>
        <w:t xml:space="preserve"> </w:t>
      </w:r>
      <w:r>
        <w:rPr>
          <w:spacing w:val="-2"/>
        </w:rPr>
        <w:t>financial</w:t>
      </w:r>
      <w:r>
        <w:rPr>
          <w:spacing w:val="-4"/>
        </w:rPr>
        <w:t xml:space="preserve"> </w:t>
      </w:r>
      <w:r>
        <w:rPr>
          <w:spacing w:val="-2"/>
        </w:rPr>
        <w:t>instruments.</w:t>
      </w:r>
      <w:r>
        <w:rPr>
          <w:spacing w:val="17"/>
        </w:rPr>
        <w:t xml:space="preserve"> </w:t>
      </w:r>
      <w:r>
        <w:rPr>
          <w:spacing w:val="-2"/>
        </w:rPr>
        <w:t>The</w:t>
      </w:r>
      <w:r>
        <w:rPr>
          <w:spacing w:val="-4"/>
        </w:rPr>
        <w:t xml:space="preserve"> </w:t>
      </w:r>
      <w:r>
        <w:rPr>
          <w:spacing w:val="-2"/>
        </w:rPr>
        <w:t xml:space="preserve">original </w:t>
      </w:r>
      <w:r>
        <w:t xml:space="preserve">frequency of data is </w:t>
      </w:r>
      <w:proofErr w:type="gramStart"/>
      <w:r>
        <w:t>quarterly</w:t>
      </w:r>
      <w:proofErr w:type="gramEnd"/>
      <w:r>
        <w:t xml:space="preserve"> but we retain the end-year observation.</w:t>
      </w:r>
      <w:r>
        <w:rPr>
          <w:spacing w:val="27"/>
        </w:rPr>
        <w:t xml:space="preserve"> </w:t>
      </w:r>
      <w:r>
        <w:t>Relative to the mapping procedure, this</w:t>
      </w:r>
      <w:r>
        <w:rPr>
          <w:spacing w:val="-11"/>
        </w:rPr>
        <w:t xml:space="preserve"> </w:t>
      </w:r>
      <w:r>
        <w:t>raw</w:t>
      </w:r>
      <w:r>
        <w:rPr>
          <w:spacing w:val="-11"/>
        </w:rPr>
        <w:t xml:space="preserve"> </w:t>
      </w:r>
      <w:r>
        <w:t>data</w:t>
      </w:r>
      <w:r>
        <w:rPr>
          <w:spacing w:val="-10"/>
        </w:rPr>
        <w:t xml:space="preserve"> </w:t>
      </w:r>
      <w:r>
        <w:t>source</w:t>
      </w:r>
      <w:r>
        <w:rPr>
          <w:spacing w:val="-10"/>
        </w:rPr>
        <w:t xml:space="preserve"> </w:t>
      </w:r>
      <w:r>
        <w:t>is</w:t>
      </w:r>
      <w:r>
        <w:rPr>
          <w:spacing w:val="-11"/>
        </w:rPr>
        <w:t xml:space="preserve"> </w:t>
      </w:r>
      <w:r>
        <w:t>classified</w:t>
      </w:r>
      <w:r>
        <w:rPr>
          <w:spacing w:val="-10"/>
        </w:rPr>
        <w:t xml:space="preserve"> </w:t>
      </w:r>
      <w:r>
        <w:t>as</w:t>
      </w:r>
      <w:r>
        <w:rPr>
          <w:spacing w:val="-10"/>
        </w:rPr>
        <w:t xml:space="preserve"> </w:t>
      </w:r>
      <w:r>
        <w:t>cross-national</w:t>
      </w:r>
      <w:r>
        <w:rPr>
          <w:spacing w:val="-10"/>
        </w:rPr>
        <w:t xml:space="preserve"> </w:t>
      </w:r>
      <w:r>
        <w:t>oﬀicial</w:t>
      </w:r>
      <w:r>
        <w:rPr>
          <w:spacing w:val="-11"/>
        </w:rPr>
        <w:t xml:space="preserve"> </w:t>
      </w:r>
      <w:r>
        <w:t>statistics</w:t>
      </w:r>
      <w:r>
        <w:rPr>
          <w:spacing w:val="-10"/>
        </w:rPr>
        <w:t xml:space="preserve"> </w:t>
      </w:r>
      <w:r>
        <w:t>for</w:t>
      </w:r>
      <w:r>
        <w:rPr>
          <w:spacing w:val="-10"/>
        </w:rPr>
        <w:t xml:space="preserve"> </w:t>
      </w:r>
      <w:r>
        <w:t>which</w:t>
      </w:r>
      <w:r>
        <w:rPr>
          <w:spacing w:val="-11"/>
        </w:rPr>
        <w:t xml:space="preserve"> </w:t>
      </w:r>
      <w:r>
        <w:t>mapping</w:t>
      </w:r>
      <w:r>
        <w:rPr>
          <w:spacing w:val="-11"/>
        </w:rPr>
        <w:t xml:space="preserve"> </w:t>
      </w:r>
      <w:r>
        <w:t>is</w:t>
      </w:r>
      <w:r>
        <w:rPr>
          <w:spacing w:val="-10"/>
        </w:rPr>
        <w:t xml:space="preserve"> </w:t>
      </w:r>
      <w:r>
        <w:t>automatic</w:t>
      </w:r>
      <w:r>
        <w:rPr>
          <w:spacing w:val="-10"/>
        </w:rPr>
        <w:t xml:space="preserve"> </w:t>
      </w:r>
      <w:r>
        <w:t>since</w:t>
      </w:r>
      <w:r>
        <w:rPr>
          <w:spacing w:val="-10"/>
        </w:rPr>
        <w:t xml:space="preserve"> </w:t>
      </w:r>
      <w:r>
        <w:t xml:space="preserve">the </w:t>
      </w:r>
      <w:r>
        <w:rPr>
          <w:spacing w:val="-2"/>
        </w:rPr>
        <w:t>European</w:t>
      </w:r>
      <w:r>
        <w:rPr>
          <w:spacing w:val="-6"/>
        </w:rPr>
        <w:t xml:space="preserve"> </w:t>
      </w:r>
      <w:r>
        <w:rPr>
          <w:spacing w:val="-2"/>
        </w:rPr>
        <w:t>Central</w:t>
      </w:r>
      <w:r>
        <w:rPr>
          <w:spacing w:val="-6"/>
        </w:rPr>
        <w:t xml:space="preserve"> </w:t>
      </w:r>
      <w:r>
        <w:rPr>
          <w:spacing w:val="-2"/>
        </w:rPr>
        <w:t>Bank</w:t>
      </w:r>
      <w:r>
        <w:rPr>
          <w:spacing w:val="-6"/>
        </w:rPr>
        <w:t xml:space="preserve"> </w:t>
      </w:r>
      <w:r>
        <w:rPr>
          <w:spacing w:val="-2"/>
        </w:rPr>
        <w:t>organizes</w:t>
      </w:r>
      <w:r>
        <w:rPr>
          <w:spacing w:val="-6"/>
        </w:rPr>
        <w:t xml:space="preserve"> </w:t>
      </w:r>
      <w:r>
        <w:rPr>
          <w:spacing w:val="-2"/>
        </w:rPr>
        <w:t>and</w:t>
      </w:r>
      <w:r>
        <w:rPr>
          <w:spacing w:val="-6"/>
        </w:rPr>
        <w:t xml:space="preserve"> </w:t>
      </w:r>
      <w:r>
        <w:rPr>
          <w:spacing w:val="-2"/>
        </w:rPr>
        <w:t>disseminates</w:t>
      </w:r>
      <w:r>
        <w:rPr>
          <w:spacing w:val="-6"/>
        </w:rPr>
        <w:t xml:space="preserve"> </w:t>
      </w:r>
      <w:r>
        <w:rPr>
          <w:spacing w:val="-2"/>
        </w:rPr>
        <w:t>raw</w:t>
      </w:r>
      <w:r>
        <w:rPr>
          <w:spacing w:val="-6"/>
        </w:rPr>
        <w:t xml:space="preserve"> </w:t>
      </w:r>
      <w:r>
        <w:rPr>
          <w:spacing w:val="-2"/>
        </w:rPr>
        <w:t>data</w:t>
      </w:r>
      <w:r>
        <w:rPr>
          <w:spacing w:val="-6"/>
        </w:rPr>
        <w:t xml:space="preserve"> </w:t>
      </w:r>
      <w:r>
        <w:rPr>
          <w:spacing w:val="-2"/>
        </w:rPr>
        <w:t>according</w:t>
      </w:r>
      <w:r>
        <w:rPr>
          <w:spacing w:val="-6"/>
        </w:rPr>
        <w:t xml:space="preserve"> </w:t>
      </w:r>
      <w:r>
        <w:rPr>
          <w:spacing w:val="-2"/>
        </w:rPr>
        <w:t>to</w:t>
      </w:r>
      <w:r>
        <w:rPr>
          <w:spacing w:val="-6"/>
        </w:rPr>
        <w:t xml:space="preserve"> </w:t>
      </w:r>
      <w:r>
        <w:rPr>
          <w:spacing w:val="-2"/>
        </w:rPr>
        <w:t>the</w:t>
      </w:r>
      <w:r>
        <w:rPr>
          <w:spacing w:val="-6"/>
        </w:rPr>
        <w:t xml:space="preserve"> </w:t>
      </w:r>
      <w:r>
        <w:rPr>
          <w:spacing w:val="-2"/>
        </w:rPr>
        <w:t>SNA2008/ESA2010</w:t>
      </w:r>
      <w:r>
        <w:rPr>
          <w:spacing w:val="-6"/>
        </w:rPr>
        <w:t xml:space="preserve"> </w:t>
      </w:r>
      <w:r>
        <w:rPr>
          <w:spacing w:val="-2"/>
        </w:rPr>
        <w:t xml:space="preserve">guidelines. </w:t>
      </w:r>
      <w:r>
        <w:t xml:space="preserve">Table </w:t>
      </w:r>
      <w:hyperlink w:anchor="_bookmark89" w:history="1">
        <w:r>
          <w:rPr>
            <w:color w:val="7F0000"/>
          </w:rPr>
          <w:t>B.6</w:t>
        </w:r>
      </w:hyperlink>
      <w:r>
        <w:rPr>
          <w:color w:val="7F0000"/>
        </w:rPr>
        <w:t xml:space="preserve"> </w:t>
      </w:r>
      <w:r>
        <w:t>provides an overview of the general and source-specific composition rules used to compute the concepts.</w:t>
      </w:r>
      <w:r>
        <w:rPr>
          <w:spacing w:val="3"/>
        </w:rPr>
        <w:t xml:space="preserve"> </w:t>
      </w:r>
      <w:r>
        <w:t>In</w:t>
      </w:r>
      <w:r>
        <w:rPr>
          <w:spacing w:val="-12"/>
        </w:rPr>
        <w:t xml:space="preserve"> </w:t>
      </w:r>
      <w:r>
        <w:t>the</w:t>
      </w:r>
      <w:r>
        <w:rPr>
          <w:spacing w:val="-12"/>
        </w:rPr>
        <w:t xml:space="preserve"> </w:t>
      </w:r>
      <w:r>
        <w:t>table,</w:t>
      </w:r>
      <w:r>
        <w:rPr>
          <w:spacing w:val="-12"/>
        </w:rPr>
        <w:t xml:space="preserve"> </w:t>
      </w:r>
      <w:r>
        <w:t>the</w:t>
      </w:r>
      <w:r>
        <w:rPr>
          <w:spacing w:val="-12"/>
        </w:rPr>
        <w:t xml:space="preserve"> </w:t>
      </w:r>
      <w:r>
        <w:t>column</w:t>
      </w:r>
      <w:r>
        <w:rPr>
          <w:spacing w:val="-12"/>
        </w:rPr>
        <w:t xml:space="preserve"> </w:t>
      </w:r>
      <w:r>
        <w:t>‘Frequency’</w:t>
      </w:r>
      <w:r>
        <w:rPr>
          <w:spacing w:val="-12"/>
        </w:rPr>
        <w:t xml:space="preserve"> </w:t>
      </w:r>
      <w:r>
        <w:t>reports</w:t>
      </w:r>
      <w:r>
        <w:rPr>
          <w:spacing w:val="-12"/>
        </w:rPr>
        <w:t xml:space="preserve"> </w:t>
      </w:r>
      <w:r>
        <w:t>the</w:t>
      </w:r>
      <w:r>
        <w:rPr>
          <w:spacing w:val="-12"/>
        </w:rPr>
        <w:t xml:space="preserve"> </w:t>
      </w:r>
      <w:r>
        <w:t>number</w:t>
      </w:r>
      <w:r>
        <w:rPr>
          <w:spacing w:val="-12"/>
        </w:rPr>
        <w:t xml:space="preserve"> </w:t>
      </w:r>
      <w:r>
        <w:t>of</w:t>
      </w:r>
      <w:r>
        <w:rPr>
          <w:spacing w:val="-12"/>
        </w:rPr>
        <w:t xml:space="preserve"> </w:t>
      </w:r>
      <w:r>
        <w:t>source-sector-concept</w:t>
      </w:r>
      <w:r>
        <w:rPr>
          <w:spacing w:val="-12"/>
        </w:rPr>
        <w:t xml:space="preserve"> </w:t>
      </w:r>
      <w:r>
        <w:t>triples</w:t>
      </w:r>
      <w:r>
        <w:rPr>
          <w:spacing w:val="-12"/>
        </w:rPr>
        <w:t xml:space="preserve"> </w:t>
      </w:r>
      <w:r>
        <w:t>for</w:t>
      </w:r>
      <w:r>
        <w:rPr>
          <w:spacing w:val="-12"/>
        </w:rPr>
        <w:t xml:space="preserve"> </w:t>
      </w:r>
      <w:r>
        <w:t>which the corresponding composition rule is used.</w:t>
      </w:r>
    </w:p>
    <w:p w14:paraId="3A567204" w14:textId="77777777" w:rsidR="00620CF6" w:rsidRDefault="00620CF6">
      <w:pPr>
        <w:spacing w:line="355" w:lineRule="auto"/>
        <w:jc w:val="both"/>
        <w:sectPr w:rsidR="00620CF6" w:rsidSect="00D60468">
          <w:pgSz w:w="12240" w:h="15840"/>
          <w:pgMar w:top="1320" w:right="1300" w:bottom="280" w:left="1300" w:header="720" w:footer="720" w:gutter="0"/>
          <w:cols w:space="720"/>
        </w:sectPr>
      </w:pPr>
    </w:p>
    <w:p w14:paraId="2160D74D" w14:textId="77777777" w:rsidR="00620CF6" w:rsidRDefault="00000000">
      <w:pPr>
        <w:pStyle w:val="Heading3"/>
        <w:numPr>
          <w:ilvl w:val="2"/>
          <w:numId w:val="8"/>
        </w:numPr>
        <w:tabs>
          <w:tab w:val="left" w:pos="966"/>
        </w:tabs>
        <w:spacing w:before="104"/>
        <w:ind w:hanging="849"/>
      </w:pPr>
      <w:bookmarkStart w:id="535" w:name="Eurostat_-_Financial_Accounts_(Est)"/>
      <w:bookmarkStart w:id="536" w:name="_bookmark77"/>
      <w:bookmarkEnd w:id="535"/>
      <w:bookmarkEnd w:id="536"/>
      <w:r>
        <w:rPr>
          <w:w w:val="110"/>
        </w:rPr>
        <w:lastRenderedPageBreak/>
        <w:t>Eurostat</w:t>
      </w:r>
      <w:r>
        <w:rPr>
          <w:spacing w:val="3"/>
          <w:w w:val="110"/>
        </w:rPr>
        <w:t xml:space="preserve"> </w:t>
      </w:r>
      <w:r>
        <w:rPr>
          <w:w w:val="110"/>
        </w:rPr>
        <w:t>-</w:t>
      </w:r>
      <w:r>
        <w:rPr>
          <w:spacing w:val="4"/>
          <w:w w:val="110"/>
        </w:rPr>
        <w:t xml:space="preserve"> </w:t>
      </w:r>
      <w:r>
        <w:rPr>
          <w:w w:val="110"/>
        </w:rPr>
        <w:t>Financial</w:t>
      </w:r>
      <w:r>
        <w:rPr>
          <w:spacing w:val="4"/>
          <w:w w:val="110"/>
        </w:rPr>
        <w:t xml:space="preserve"> </w:t>
      </w:r>
      <w:r>
        <w:rPr>
          <w:w w:val="110"/>
        </w:rPr>
        <w:t>Accounts</w:t>
      </w:r>
      <w:r>
        <w:rPr>
          <w:spacing w:val="3"/>
          <w:w w:val="110"/>
        </w:rPr>
        <w:t xml:space="preserve"> </w:t>
      </w:r>
      <w:r>
        <w:rPr>
          <w:spacing w:val="-2"/>
          <w:w w:val="110"/>
        </w:rPr>
        <w:t>(Est)</w:t>
      </w:r>
    </w:p>
    <w:p w14:paraId="1B306244" w14:textId="77777777" w:rsidR="00620CF6" w:rsidRDefault="00620CF6">
      <w:pPr>
        <w:pStyle w:val="BodyText"/>
        <w:spacing w:before="10"/>
        <w:rPr>
          <w:b/>
          <w:sz w:val="26"/>
        </w:rPr>
      </w:pPr>
    </w:p>
    <w:p w14:paraId="2A369482" w14:textId="77777777" w:rsidR="00620CF6" w:rsidRDefault="00000000">
      <w:pPr>
        <w:pStyle w:val="BodyText"/>
        <w:spacing w:line="355" w:lineRule="auto"/>
        <w:ind w:left="117" w:right="115"/>
        <w:jc w:val="both"/>
      </w:pPr>
      <w:r>
        <w:t>The</w:t>
      </w:r>
      <w:r>
        <w:rPr>
          <w:spacing w:val="-4"/>
        </w:rPr>
        <w:t xml:space="preserve"> </w:t>
      </w:r>
      <w:r>
        <w:t>data</w:t>
      </w:r>
      <w:r>
        <w:rPr>
          <w:spacing w:val="-3"/>
        </w:rPr>
        <w:t xml:space="preserve"> </w:t>
      </w:r>
      <w:r>
        <w:t>source</w:t>
      </w:r>
      <w:r>
        <w:rPr>
          <w:spacing w:val="-3"/>
        </w:rPr>
        <w:t xml:space="preserve"> </w:t>
      </w:r>
      <w:r>
        <w:t>Eurostat</w:t>
      </w:r>
      <w:r>
        <w:rPr>
          <w:spacing w:val="-3"/>
        </w:rPr>
        <w:t xml:space="preserve"> </w:t>
      </w:r>
      <w:r>
        <w:t>-</w:t>
      </w:r>
      <w:r>
        <w:rPr>
          <w:spacing w:val="-3"/>
        </w:rPr>
        <w:t xml:space="preserve"> </w:t>
      </w:r>
      <w:r>
        <w:t>Financial</w:t>
      </w:r>
      <w:r>
        <w:rPr>
          <w:spacing w:val="-3"/>
        </w:rPr>
        <w:t xml:space="preserve"> </w:t>
      </w:r>
      <w:r>
        <w:t>Accounts</w:t>
      </w:r>
      <w:r>
        <w:rPr>
          <w:spacing w:val="-4"/>
        </w:rPr>
        <w:t xml:space="preserve"> </w:t>
      </w:r>
      <w:r>
        <w:t>(Est)</w:t>
      </w:r>
      <w:r>
        <w:rPr>
          <w:spacing w:val="-4"/>
        </w:rPr>
        <w:t xml:space="preserve"> </w:t>
      </w:r>
      <w:r>
        <w:t>corresponds</w:t>
      </w:r>
      <w:r>
        <w:rPr>
          <w:spacing w:val="-3"/>
        </w:rPr>
        <w:t xml:space="preserve"> </w:t>
      </w:r>
      <w:r>
        <w:t>to</w:t>
      </w:r>
      <w:r>
        <w:rPr>
          <w:spacing w:val="-3"/>
        </w:rPr>
        <w:t xml:space="preserve"> </w:t>
      </w:r>
      <w:r>
        <w:t>the</w:t>
      </w:r>
      <w:r>
        <w:rPr>
          <w:spacing w:val="-3"/>
        </w:rPr>
        <w:t xml:space="preserve"> </w:t>
      </w:r>
      <w:r>
        <w:t>Financial</w:t>
      </w:r>
      <w:r>
        <w:rPr>
          <w:spacing w:val="-3"/>
        </w:rPr>
        <w:t xml:space="preserve"> </w:t>
      </w:r>
      <w:r>
        <w:t>Flows</w:t>
      </w:r>
      <w:r>
        <w:rPr>
          <w:spacing w:val="-4"/>
        </w:rPr>
        <w:t xml:space="preserve"> </w:t>
      </w:r>
      <w:r>
        <w:t>and</w:t>
      </w:r>
      <w:r>
        <w:rPr>
          <w:spacing w:val="-3"/>
        </w:rPr>
        <w:t xml:space="preserve"> </w:t>
      </w:r>
      <w:r>
        <w:t>Stocks</w:t>
      </w:r>
      <w:r>
        <w:rPr>
          <w:spacing w:val="-4"/>
        </w:rPr>
        <w:t xml:space="preserve"> </w:t>
      </w:r>
      <w:r>
        <w:t xml:space="preserve">publica- </w:t>
      </w:r>
      <w:proofErr w:type="spellStart"/>
      <w:r>
        <w:t>tion</w:t>
      </w:r>
      <w:proofErr w:type="spellEnd"/>
      <w:r>
        <w:rPr>
          <w:spacing w:val="-7"/>
        </w:rPr>
        <w:t xml:space="preserve"> </w:t>
      </w:r>
      <w:r>
        <w:t>of</w:t>
      </w:r>
      <w:r>
        <w:rPr>
          <w:spacing w:val="-7"/>
        </w:rPr>
        <w:t xml:space="preserve"> </w:t>
      </w:r>
      <w:r>
        <w:t>Eurostat,</w:t>
      </w:r>
      <w:r>
        <w:rPr>
          <w:spacing w:val="-6"/>
        </w:rPr>
        <w:t xml:space="preserve"> </w:t>
      </w:r>
      <w:r>
        <w:t>the</w:t>
      </w:r>
      <w:r>
        <w:rPr>
          <w:spacing w:val="-7"/>
        </w:rPr>
        <w:t xml:space="preserve"> </w:t>
      </w:r>
      <w:r>
        <w:t>statistical</w:t>
      </w:r>
      <w:r>
        <w:rPr>
          <w:spacing w:val="-7"/>
        </w:rPr>
        <w:t xml:space="preserve"> </w:t>
      </w:r>
      <w:r>
        <w:t>oﬀice</w:t>
      </w:r>
      <w:r>
        <w:rPr>
          <w:spacing w:val="-7"/>
        </w:rPr>
        <w:t xml:space="preserve"> </w:t>
      </w:r>
      <w:r>
        <w:t>of</w:t>
      </w:r>
      <w:r>
        <w:rPr>
          <w:spacing w:val="-7"/>
        </w:rPr>
        <w:t xml:space="preserve"> </w:t>
      </w:r>
      <w:r>
        <w:t>the</w:t>
      </w:r>
      <w:r>
        <w:rPr>
          <w:spacing w:val="-7"/>
        </w:rPr>
        <w:t xml:space="preserve"> </w:t>
      </w:r>
      <w:r>
        <w:t>European</w:t>
      </w:r>
      <w:r>
        <w:rPr>
          <w:spacing w:val="-7"/>
        </w:rPr>
        <w:t xml:space="preserve"> </w:t>
      </w:r>
      <w:r>
        <w:t>Union</w:t>
      </w:r>
      <w:r>
        <w:rPr>
          <w:spacing w:val="-7"/>
        </w:rPr>
        <w:t xml:space="preserve"> </w:t>
      </w:r>
      <w:r>
        <w:t>Eurostat</w:t>
      </w:r>
      <w:r>
        <w:rPr>
          <w:spacing w:val="-7"/>
        </w:rPr>
        <w:t xml:space="preserve"> </w:t>
      </w:r>
      <w:r>
        <w:t>[</w:t>
      </w:r>
      <w:hyperlink w:anchor="_bookmark173" w:history="1">
        <w:r>
          <w:rPr>
            <w:color w:val="0000FF"/>
          </w:rPr>
          <w:t>54</w:t>
        </w:r>
      </w:hyperlink>
      <w:r>
        <w:t>].</w:t>
      </w:r>
      <w:r>
        <w:rPr>
          <w:spacing w:val="15"/>
        </w:rPr>
        <w:t xml:space="preserve"> </w:t>
      </w:r>
      <w:r>
        <w:t>This</w:t>
      </w:r>
      <w:r>
        <w:rPr>
          <w:spacing w:val="-7"/>
        </w:rPr>
        <w:t xml:space="preserve"> </w:t>
      </w:r>
      <w:r>
        <w:t>data</w:t>
      </w:r>
      <w:r>
        <w:rPr>
          <w:spacing w:val="-7"/>
        </w:rPr>
        <w:t xml:space="preserve"> </w:t>
      </w:r>
      <w:r>
        <w:t>source</w:t>
      </w:r>
      <w:r>
        <w:rPr>
          <w:spacing w:val="-7"/>
        </w:rPr>
        <w:t xml:space="preserve"> </w:t>
      </w:r>
      <w:r>
        <w:t>reports</w:t>
      </w:r>
      <w:r>
        <w:rPr>
          <w:spacing w:val="-7"/>
        </w:rPr>
        <w:t xml:space="preserve"> </w:t>
      </w:r>
      <w:r>
        <w:t xml:space="preserve">financial </w:t>
      </w:r>
      <w:r>
        <w:rPr>
          <w:spacing w:val="-2"/>
        </w:rPr>
        <w:t>assets</w:t>
      </w:r>
      <w:r>
        <w:rPr>
          <w:spacing w:val="-6"/>
        </w:rPr>
        <w:t xml:space="preserve"> </w:t>
      </w:r>
      <w:r>
        <w:rPr>
          <w:spacing w:val="-2"/>
        </w:rPr>
        <w:t>held</w:t>
      </w:r>
      <w:r>
        <w:rPr>
          <w:spacing w:val="-6"/>
        </w:rPr>
        <w:t xml:space="preserve"> </w:t>
      </w:r>
      <w:r>
        <w:rPr>
          <w:spacing w:val="-2"/>
        </w:rPr>
        <w:t>and</w:t>
      </w:r>
      <w:r>
        <w:rPr>
          <w:spacing w:val="-6"/>
        </w:rPr>
        <w:t xml:space="preserve"> </w:t>
      </w:r>
      <w:r>
        <w:rPr>
          <w:spacing w:val="-2"/>
        </w:rPr>
        <w:t>the</w:t>
      </w:r>
      <w:r>
        <w:rPr>
          <w:spacing w:val="-6"/>
        </w:rPr>
        <w:t xml:space="preserve"> </w:t>
      </w:r>
      <w:r>
        <w:rPr>
          <w:spacing w:val="-2"/>
        </w:rPr>
        <w:t>liabilities</w:t>
      </w:r>
      <w:r>
        <w:rPr>
          <w:spacing w:val="-6"/>
        </w:rPr>
        <w:t xml:space="preserve"> </w:t>
      </w:r>
      <w:r>
        <w:rPr>
          <w:spacing w:val="-2"/>
        </w:rPr>
        <w:t>outstanding</w:t>
      </w:r>
      <w:r>
        <w:rPr>
          <w:spacing w:val="-6"/>
        </w:rPr>
        <w:t xml:space="preserve"> </w:t>
      </w:r>
      <w:r>
        <w:rPr>
          <w:spacing w:val="-2"/>
        </w:rPr>
        <w:t>at</w:t>
      </w:r>
      <w:r>
        <w:rPr>
          <w:spacing w:val="-6"/>
        </w:rPr>
        <w:t xml:space="preserve"> </w:t>
      </w:r>
      <w:r>
        <w:rPr>
          <w:spacing w:val="-2"/>
        </w:rPr>
        <w:t>the</w:t>
      </w:r>
      <w:r>
        <w:rPr>
          <w:spacing w:val="-6"/>
        </w:rPr>
        <w:t xml:space="preserve"> </w:t>
      </w:r>
      <w:r>
        <w:rPr>
          <w:spacing w:val="-2"/>
        </w:rPr>
        <w:t>end</w:t>
      </w:r>
      <w:r>
        <w:rPr>
          <w:spacing w:val="-6"/>
        </w:rPr>
        <w:t xml:space="preserve"> </w:t>
      </w:r>
      <w:r>
        <w:rPr>
          <w:spacing w:val="-2"/>
        </w:rPr>
        <w:t>of</w:t>
      </w:r>
      <w:r>
        <w:rPr>
          <w:spacing w:val="-6"/>
        </w:rPr>
        <w:t xml:space="preserve"> </w:t>
      </w:r>
      <w:r>
        <w:rPr>
          <w:spacing w:val="-2"/>
        </w:rPr>
        <w:t>each</w:t>
      </w:r>
      <w:r>
        <w:rPr>
          <w:spacing w:val="-6"/>
        </w:rPr>
        <w:t xml:space="preserve"> </w:t>
      </w:r>
      <w:r>
        <w:rPr>
          <w:spacing w:val="-2"/>
        </w:rPr>
        <w:t>year,</w:t>
      </w:r>
      <w:r>
        <w:rPr>
          <w:spacing w:val="-4"/>
        </w:rPr>
        <w:t xml:space="preserve"> </w:t>
      </w:r>
      <w:r>
        <w:rPr>
          <w:spacing w:val="-2"/>
        </w:rPr>
        <w:t>for</w:t>
      </w:r>
      <w:r>
        <w:rPr>
          <w:spacing w:val="-5"/>
        </w:rPr>
        <w:t xml:space="preserve"> </w:t>
      </w:r>
      <w:r>
        <w:rPr>
          <w:spacing w:val="-2"/>
        </w:rPr>
        <w:t>each</w:t>
      </w:r>
      <w:r>
        <w:rPr>
          <w:spacing w:val="-6"/>
        </w:rPr>
        <w:t xml:space="preserve"> </w:t>
      </w:r>
      <w:r>
        <w:rPr>
          <w:spacing w:val="-2"/>
        </w:rPr>
        <w:t>institutional</w:t>
      </w:r>
      <w:r>
        <w:rPr>
          <w:spacing w:val="-6"/>
        </w:rPr>
        <w:t xml:space="preserve"> </w:t>
      </w:r>
      <w:r>
        <w:rPr>
          <w:spacing w:val="-2"/>
        </w:rPr>
        <w:t>sector</w:t>
      </w:r>
      <w:r>
        <w:rPr>
          <w:spacing w:val="-6"/>
        </w:rPr>
        <w:t xml:space="preserve"> </w:t>
      </w:r>
      <w:r>
        <w:rPr>
          <w:spacing w:val="-2"/>
        </w:rPr>
        <w:t>of</w:t>
      </w:r>
      <w:r>
        <w:rPr>
          <w:spacing w:val="-6"/>
        </w:rPr>
        <w:t xml:space="preserve"> </w:t>
      </w:r>
      <w:r>
        <w:rPr>
          <w:spacing w:val="-2"/>
        </w:rPr>
        <w:t>the</w:t>
      </w:r>
      <w:r>
        <w:rPr>
          <w:spacing w:val="-6"/>
        </w:rPr>
        <w:t xml:space="preserve"> </w:t>
      </w:r>
      <w:r>
        <w:rPr>
          <w:spacing w:val="-2"/>
        </w:rPr>
        <w:t xml:space="preserve">economy, </w:t>
      </w:r>
      <w:r>
        <w:t>according to the SNA2008/ESA2010 framework.</w:t>
      </w:r>
      <w:r>
        <w:rPr>
          <w:spacing w:val="31"/>
        </w:rPr>
        <w:t xml:space="preserve"> </w:t>
      </w:r>
      <w:r>
        <w:t>Therefore, this is a cross-national oﬀicial statistics source type for which mapping of raw data to national accounting concepts is automatic.</w:t>
      </w:r>
      <w:r>
        <w:rPr>
          <w:spacing w:val="40"/>
        </w:rPr>
        <w:t xml:space="preserve"> </w:t>
      </w:r>
      <w:r>
        <w:t xml:space="preserve">Table </w:t>
      </w:r>
      <w:hyperlink w:anchor="_bookmark90" w:history="1">
        <w:r>
          <w:rPr>
            <w:color w:val="7F0000"/>
          </w:rPr>
          <w:t>B.7</w:t>
        </w:r>
      </w:hyperlink>
      <w:r>
        <w:rPr>
          <w:color w:val="7F0000"/>
        </w:rPr>
        <w:t xml:space="preserve"> </w:t>
      </w:r>
      <w:r>
        <w:t>provides an overview of the source-specific composition rules used to compute the concepts.</w:t>
      </w:r>
      <w:r>
        <w:rPr>
          <w:spacing w:val="40"/>
        </w:rPr>
        <w:t xml:space="preserve"> </w:t>
      </w:r>
      <w:r>
        <w:t xml:space="preserve">In the table, the column </w:t>
      </w:r>
      <w:r>
        <w:rPr>
          <w:spacing w:val="-4"/>
        </w:rPr>
        <w:t xml:space="preserve">‘Frequency’ reports the number of source-sector-concept triples for which the correspondent composition rule </w:t>
      </w:r>
      <w:r>
        <w:t>is used.</w:t>
      </w:r>
    </w:p>
    <w:p w14:paraId="0AEC15D9" w14:textId="77777777" w:rsidR="00620CF6" w:rsidRDefault="00620CF6">
      <w:pPr>
        <w:pStyle w:val="BodyText"/>
        <w:spacing w:before="4"/>
        <w:rPr>
          <w:sz w:val="30"/>
        </w:rPr>
      </w:pPr>
    </w:p>
    <w:p w14:paraId="1E0ED869" w14:textId="77777777" w:rsidR="00620CF6" w:rsidRDefault="00000000">
      <w:pPr>
        <w:pStyle w:val="Heading3"/>
        <w:numPr>
          <w:ilvl w:val="2"/>
          <w:numId w:val="8"/>
        </w:numPr>
        <w:tabs>
          <w:tab w:val="left" w:pos="966"/>
        </w:tabs>
        <w:ind w:hanging="849"/>
      </w:pPr>
      <w:bookmarkStart w:id="537" w:name="Federal_Reserve_Board_B.101_-_Balance_Sh"/>
      <w:bookmarkStart w:id="538" w:name="_bookmark78"/>
      <w:bookmarkEnd w:id="537"/>
      <w:bookmarkEnd w:id="538"/>
      <w:r>
        <w:rPr>
          <w:w w:val="105"/>
        </w:rPr>
        <w:t>Federal</w:t>
      </w:r>
      <w:r>
        <w:rPr>
          <w:spacing w:val="41"/>
          <w:w w:val="105"/>
        </w:rPr>
        <w:t xml:space="preserve"> </w:t>
      </w:r>
      <w:r>
        <w:rPr>
          <w:w w:val="105"/>
        </w:rPr>
        <w:t>Reserve</w:t>
      </w:r>
      <w:r>
        <w:rPr>
          <w:spacing w:val="41"/>
          <w:w w:val="105"/>
        </w:rPr>
        <w:t xml:space="preserve"> </w:t>
      </w:r>
      <w:r>
        <w:rPr>
          <w:w w:val="105"/>
        </w:rPr>
        <w:t>Board</w:t>
      </w:r>
      <w:r>
        <w:rPr>
          <w:spacing w:val="42"/>
          <w:w w:val="105"/>
        </w:rPr>
        <w:t xml:space="preserve"> </w:t>
      </w:r>
      <w:r>
        <w:rPr>
          <w:w w:val="105"/>
        </w:rPr>
        <w:t>B.101</w:t>
      </w:r>
      <w:r>
        <w:rPr>
          <w:spacing w:val="41"/>
          <w:w w:val="105"/>
        </w:rPr>
        <w:t xml:space="preserve"> </w:t>
      </w:r>
      <w:r>
        <w:rPr>
          <w:w w:val="105"/>
        </w:rPr>
        <w:t>-</w:t>
      </w:r>
      <w:r>
        <w:rPr>
          <w:spacing w:val="42"/>
          <w:w w:val="105"/>
        </w:rPr>
        <w:t xml:space="preserve"> </w:t>
      </w:r>
      <w:r>
        <w:rPr>
          <w:w w:val="105"/>
        </w:rPr>
        <w:t>Balance</w:t>
      </w:r>
      <w:r>
        <w:rPr>
          <w:spacing w:val="41"/>
          <w:w w:val="105"/>
        </w:rPr>
        <w:t xml:space="preserve"> </w:t>
      </w:r>
      <w:r>
        <w:rPr>
          <w:w w:val="105"/>
        </w:rPr>
        <w:t>Sheet</w:t>
      </w:r>
      <w:r>
        <w:rPr>
          <w:spacing w:val="42"/>
          <w:w w:val="105"/>
        </w:rPr>
        <w:t xml:space="preserve"> </w:t>
      </w:r>
      <w:r>
        <w:rPr>
          <w:spacing w:val="-2"/>
          <w:w w:val="105"/>
        </w:rPr>
        <w:t>(FED_B101)</w:t>
      </w:r>
    </w:p>
    <w:p w14:paraId="3A90FEEC" w14:textId="77777777" w:rsidR="00620CF6" w:rsidRDefault="00620CF6">
      <w:pPr>
        <w:pStyle w:val="BodyText"/>
        <w:spacing w:before="10"/>
        <w:rPr>
          <w:b/>
          <w:sz w:val="26"/>
        </w:rPr>
      </w:pPr>
    </w:p>
    <w:p w14:paraId="67908836" w14:textId="77777777" w:rsidR="00620CF6" w:rsidRDefault="00000000">
      <w:pPr>
        <w:pStyle w:val="BodyText"/>
        <w:spacing w:line="355" w:lineRule="auto"/>
        <w:ind w:left="117" w:right="115"/>
        <w:jc w:val="both"/>
      </w:pPr>
      <w:r>
        <w:t>The</w:t>
      </w:r>
      <w:r>
        <w:rPr>
          <w:spacing w:val="-9"/>
        </w:rPr>
        <w:t xml:space="preserve"> </w:t>
      </w:r>
      <w:r>
        <w:t>source</w:t>
      </w:r>
      <w:r>
        <w:rPr>
          <w:spacing w:val="-9"/>
        </w:rPr>
        <w:t xml:space="preserve"> </w:t>
      </w:r>
      <w:r>
        <w:t>Federal</w:t>
      </w:r>
      <w:r>
        <w:rPr>
          <w:spacing w:val="-9"/>
        </w:rPr>
        <w:t xml:space="preserve"> </w:t>
      </w:r>
      <w:r>
        <w:t>Reserve</w:t>
      </w:r>
      <w:r>
        <w:rPr>
          <w:spacing w:val="-9"/>
        </w:rPr>
        <w:t xml:space="preserve"> </w:t>
      </w:r>
      <w:r>
        <w:t>Board</w:t>
      </w:r>
      <w:r>
        <w:rPr>
          <w:spacing w:val="-9"/>
        </w:rPr>
        <w:t xml:space="preserve"> </w:t>
      </w:r>
      <w:r>
        <w:t>B.101</w:t>
      </w:r>
      <w:r>
        <w:rPr>
          <w:spacing w:val="-9"/>
        </w:rPr>
        <w:t xml:space="preserve"> </w:t>
      </w:r>
      <w:r>
        <w:t>-</w:t>
      </w:r>
      <w:r>
        <w:rPr>
          <w:spacing w:val="-9"/>
        </w:rPr>
        <w:t xml:space="preserve"> </w:t>
      </w:r>
      <w:r>
        <w:t>Balance</w:t>
      </w:r>
      <w:r>
        <w:rPr>
          <w:spacing w:val="-9"/>
        </w:rPr>
        <w:t xml:space="preserve"> </w:t>
      </w:r>
      <w:r>
        <w:t>Sheet</w:t>
      </w:r>
      <w:r>
        <w:rPr>
          <w:spacing w:val="-9"/>
        </w:rPr>
        <w:t xml:space="preserve"> </w:t>
      </w:r>
      <w:r>
        <w:t>(FED_B101)</w:t>
      </w:r>
      <w:r>
        <w:rPr>
          <w:spacing w:val="-9"/>
        </w:rPr>
        <w:t xml:space="preserve"> </w:t>
      </w:r>
      <w:r>
        <w:t>corresponds</w:t>
      </w:r>
      <w:r>
        <w:rPr>
          <w:spacing w:val="-9"/>
        </w:rPr>
        <w:t xml:space="preserve"> </w:t>
      </w:r>
      <w:r>
        <w:t>to</w:t>
      </w:r>
      <w:r>
        <w:rPr>
          <w:spacing w:val="-9"/>
        </w:rPr>
        <w:t xml:space="preserve"> </w:t>
      </w:r>
      <w:r>
        <w:t>the</w:t>
      </w:r>
      <w:r>
        <w:rPr>
          <w:spacing w:val="-9"/>
        </w:rPr>
        <w:t xml:space="preserve"> </w:t>
      </w:r>
      <w:r>
        <w:t>table</w:t>
      </w:r>
      <w:r>
        <w:rPr>
          <w:spacing w:val="-9"/>
        </w:rPr>
        <w:t xml:space="preserve"> </w:t>
      </w:r>
      <w:r>
        <w:t>B.101:</w:t>
      </w:r>
      <w:r>
        <w:rPr>
          <w:spacing w:val="13"/>
        </w:rPr>
        <w:t xml:space="preserve"> </w:t>
      </w:r>
      <w:r>
        <w:t xml:space="preserve">Balance </w:t>
      </w:r>
      <w:r>
        <w:rPr>
          <w:spacing w:val="-4"/>
        </w:rPr>
        <w:t xml:space="preserve">Sheet of Households and Nonprofit Organizations published by the Federal Reserve Board in the Z.1 Financial </w:t>
      </w:r>
      <w:r>
        <w:t>Accounts</w:t>
      </w:r>
      <w:r>
        <w:rPr>
          <w:spacing w:val="-1"/>
        </w:rPr>
        <w:t xml:space="preserve"> </w:t>
      </w:r>
      <w:r>
        <w:t>of</w:t>
      </w:r>
      <w:r>
        <w:rPr>
          <w:spacing w:val="-1"/>
        </w:rPr>
        <w:t xml:space="preserve"> </w:t>
      </w:r>
      <w:r>
        <w:t>the</w:t>
      </w:r>
      <w:r>
        <w:rPr>
          <w:spacing w:val="-1"/>
        </w:rPr>
        <w:t xml:space="preserve"> </w:t>
      </w:r>
      <w:r>
        <w:t>United</w:t>
      </w:r>
      <w:r>
        <w:rPr>
          <w:spacing w:val="-1"/>
        </w:rPr>
        <w:t xml:space="preserve"> </w:t>
      </w:r>
      <w:r>
        <w:t>States</w:t>
      </w:r>
      <w:r>
        <w:rPr>
          <w:spacing w:val="-1"/>
        </w:rPr>
        <w:t xml:space="preserve"> </w:t>
      </w:r>
      <w:r>
        <w:t>Board</w:t>
      </w:r>
      <w:r>
        <w:rPr>
          <w:spacing w:val="-1"/>
        </w:rPr>
        <w:t xml:space="preserve"> </w:t>
      </w:r>
      <w:r>
        <w:t>of</w:t>
      </w:r>
      <w:r>
        <w:rPr>
          <w:spacing w:val="-1"/>
        </w:rPr>
        <w:t xml:space="preserve"> </w:t>
      </w:r>
      <w:r>
        <w:t>Governors</w:t>
      </w:r>
      <w:r>
        <w:rPr>
          <w:spacing w:val="-1"/>
        </w:rPr>
        <w:t xml:space="preserve"> </w:t>
      </w:r>
      <w:r>
        <w:t>of</w:t>
      </w:r>
      <w:r>
        <w:rPr>
          <w:spacing w:val="-1"/>
        </w:rPr>
        <w:t xml:space="preserve"> </w:t>
      </w:r>
      <w:r>
        <w:t>the</w:t>
      </w:r>
      <w:r>
        <w:rPr>
          <w:spacing w:val="-1"/>
        </w:rPr>
        <w:t xml:space="preserve"> </w:t>
      </w:r>
      <w:r>
        <w:t>Federal</w:t>
      </w:r>
      <w:r>
        <w:rPr>
          <w:spacing w:val="-1"/>
        </w:rPr>
        <w:t xml:space="preserve"> </w:t>
      </w:r>
      <w:r>
        <w:t>Reserve</w:t>
      </w:r>
      <w:r>
        <w:rPr>
          <w:spacing w:val="-1"/>
        </w:rPr>
        <w:t xml:space="preserve"> </w:t>
      </w:r>
      <w:r>
        <w:t>System</w:t>
      </w:r>
      <w:r>
        <w:rPr>
          <w:spacing w:val="-1"/>
        </w:rPr>
        <w:t xml:space="preserve"> </w:t>
      </w:r>
      <w:r>
        <w:t>[</w:t>
      </w:r>
      <w:hyperlink w:anchor="_bookmark135" w:history="1">
        <w:r>
          <w:rPr>
            <w:color w:val="0000FF"/>
          </w:rPr>
          <w:t>16</w:t>
        </w:r>
      </w:hyperlink>
      <w:r>
        <w:t>]. The</w:t>
      </w:r>
      <w:r>
        <w:rPr>
          <w:spacing w:val="-1"/>
        </w:rPr>
        <w:t xml:space="preserve"> </w:t>
      </w:r>
      <w:r>
        <w:t>table</w:t>
      </w:r>
      <w:r>
        <w:rPr>
          <w:spacing w:val="-1"/>
        </w:rPr>
        <w:t xml:space="preserve"> </w:t>
      </w:r>
      <w:r>
        <w:t>covers</w:t>
      </w:r>
      <w:r>
        <w:rPr>
          <w:spacing w:val="-1"/>
        </w:rPr>
        <w:t xml:space="preserve"> </w:t>
      </w:r>
      <w:r>
        <w:t xml:space="preserve">the </w:t>
      </w:r>
      <w:r>
        <w:rPr>
          <w:spacing w:val="-2"/>
        </w:rPr>
        <w:t>entire</w:t>
      </w:r>
      <w:r>
        <w:rPr>
          <w:spacing w:val="-11"/>
        </w:rPr>
        <w:t xml:space="preserve"> </w:t>
      </w:r>
      <w:r>
        <w:rPr>
          <w:spacing w:val="-2"/>
        </w:rPr>
        <w:t>balance</w:t>
      </w:r>
      <w:r>
        <w:rPr>
          <w:spacing w:val="-10"/>
        </w:rPr>
        <w:t xml:space="preserve"> </w:t>
      </w:r>
      <w:r>
        <w:rPr>
          <w:spacing w:val="-2"/>
        </w:rPr>
        <w:t>sheet</w:t>
      </w:r>
      <w:r>
        <w:rPr>
          <w:spacing w:val="-11"/>
        </w:rPr>
        <w:t xml:space="preserve"> </w:t>
      </w:r>
      <w:r>
        <w:rPr>
          <w:spacing w:val="-2"/>
        </w:rPr>
        <w:t>of</w:t>
      </w:r>
      <w:r>
        <w:rPr>
          <w:spacing w:val="-10"/>
        </w:rPr>
        <w:t xml:space="preserve"> </w:t>
      </w:r>
      <w:r>
        <w:rPr>
          <w:spacing w:val="-2"/>
        </w:rPr>
        <w:t>the</w:t>
      </w:r>
      <w:r>
        <w:rPr>
          <w:spacing w:val="-11"/>
        </w:rPr>
        <w:t xml:space="preserve"> </w:t>
      </w:r>
      <w:r>
        <w:rPr>
          <w:spacing w:val="-2"/>
        </w:rPr>
        <w:t>households</w:t>
      </w:r>
      <w:r>
        <w:rPr>
          <w:spacing w:val="-10"/>
        </w:rPr>
        <w:t xml:space="preserve"> </w:t>
      </w:r>
      <w:r>
        <w:rPr>
          <w:spacing w:val="-2"/>
        </w:rPr>
        <w:t>and</w:t>
      </w:r>
      <w:r>
        <w:rPr>
          <w:spacing w:val="-11"/>
        </w:rPr>
        <w:t xml:space="preserve"> </w:t>
      </w:r>
      <w:r>
        <w:rPr>
          <w:spacing w:val="-2"/>
        </w:rPr>
        <w:t>nonprofit</w:t>
      </w:r>
      <w:r>
        <w:rPr>
          <w:spacing w:val="-10"/>
        </w:rPr>
        <w:t xml:space="preserve"> </w:t>
      </w:r>
      <w:r>
        <w:rPr>
          <w:spacing w:val="-2"/>
        </w:rPr>
        <w:t>organizations</w:t>
      </w:r>
      <w:r>
        <w:rPr>
          <w:spacing w:val="-11"/>
        </w:rPr>
        <w:t xml:space="preserve"> </w:t>
      </w:r>
      <w:r>
        <w:rPr>
          <w:spacing w:val="-2"/>
        </w:rPr>
        <w:t>sector.</w:t>
      </w:r>
      <w:r>
        <w:rPr>
          <w:spacing w:val="-9"/>
        </w:rPr>
        <w:t xml:space="preserve"> </w:t>
      </w:r>
      <w:r>
        <w:rPr>
          <w:spacing w:val="-2"/>
        </w:rPr>
        <w:t>Relative</w:t>
      </w:r>
      <w:r>
        <w:rPr>
          <w:spacing w:val="-11"/>
        </w:rPr>
        <w:t xml:space="preserve"> </w:t>
      </w:r>
      <w:r>
        <w:rPr>
          <w:spacing w:val="-2"/>
        </w:rPr>
        <w:t>to</w:t>
      </w:r>
      <w:r>
        <w:rPr>
          <w:spacing w:val="-10"/>
        </w:rPr>
        <w:t xml:space="preserve"> </w:t>
      </w:r>
      <w:r>
        <w:rPr>
          <w:spacing w:val="-2"/>
        </w:rPr>
        <w:t>the</w:t>
      </w:r>
      <w:r>
        <w:rPr>
          <w:spacing w:val="-11"/>
        </w:rPr>
        <w:t xml:space="preserve"> </w:t>
      </w:r>
      <w:r>
        <w:rPr>
          <w:spacing w:val="-2"/>
        </w:rPr>
        <w:t>mapping</w:t>
      </w:r>
      <w:r>
        <w:rPr>
          <w:spacing w:val="-10"/>
        </w:rPr>
        <w:t xml:space="preserve"> </w:t>
      </w:r>
      <w:r>
        <w:rPr>
          <w:spacing w:val="-2"/>
        </w:rPr>
        <w:t xml:space="preserve">procedure, </w:t>
      </w:r>
      <w:r>
        <w:t>this raw data source is classified as cross-national oﬀicial statistics that use variants of SNA2008/ESA2010 framework.</w:t>
      </w:r>
      <w:r>
        <w:rPr>
          <w:spacing w:val="6"/>
        </w:rPr>
        <w:t xml:space="preserve"> </w:t>
      </w:r>
      <w:r>
        <w:t>Hence,</w:t>
      </w:r>
      <w:r>
        <w:rPr>
          <w:spacing w:val="-10"/>
        </w:rPr>
        <w:t xml:space="preserve"> </w:t>
      </w:r>
      <w:r>
        <w:t>we</w:t>
      </w:r>
      <w:r>
        <w:rPr>
          <w:spacing w:val="-10"/>
        </w:rPr>
        <w:t xml:space="preserve"> </w:t>
      </w:r>
      <w:r>
        <w:t>manually</w:t>
      </w:r>
      <w:r>
        <w:rPr>
          <w:spacing w:val="-10"/>
        </w:rPr>
        <w:t xml:space="preserve"> </w:t>
      </w:r>
      <w:r>
        <w:t>map</w:t>
      </w:r>
      <w:r>
        <w:rPr>
          <w:spacing w:val="-10"/>
        </w:rPr>
        <w:t xml:space="preserve"> </w:t>
      </w:r>
      <w:r>
        <w:t>each</w:t>
      </w:r>
      <w:r>
        <w:rPr>
          <w:spacing w:val="-10"/>
        </w:rPr>
        <w:t xml:space="preserve"> </w:t>
      </w:r>
      <w:r>
        <w:t>item</w:t>
      </w:r>
      <w:r>
        <w:rPr>
          <w:spacing w:val="-10"/>
        </w:rPr>
        <w:t xml:space="preserve"> </w:t>
      </w:r>
      <w:r>
        <w:t>from</w:t>
      </w:r>
      <w:r>
        <w:rPr>
          <w:spacing w:val="-10"/>
        </w:rPr>
        <w:t xml:space="preserve"> </w:t>
      </w:r>
      <w:r>
        <w:t>the</w:t>
      </w:r>
      <w:r>
        <w:rPr>
          <w:spacing w:val="-10"/>
        </w:rPr>
        <w:t xml:space="preserve"> </w:t>
      </w:r>
      <w:r>
        <w:t>raw</w:t>
      </w:r>
      <w:r>
        <w:rPr>
          <w:spacing w:val="-10"/>
        </w:rPr>
        <w:t xml:space="preserve"> </w:t>
      </w:r>
      <w:r>
        <w:t>data</w:t>
      </w:r>
      <w:r>
        <w:rPr>
          <w:spacing w:val="-10"/>
        </w:rPr>
        <w:t xml:space="preserve"> </w:t>
      </w:r>
      <w:r>
        <w:t>source</w:t>
      </w:r>
      <w:r>
        <w:rPr>
          <w:spacing w:val="-10"/>
        </w:rPr>
        <w:t xml:space="preserve"> </w:t>
      </w:r>
      <w:r>
        <w:t>into</w:t>
      </w:r>
      <w:r>
        <w:rPr>
          <w:spacing w:val="-10"/>
        </w:rPr>
        <w:t xml:space="preserve"> </w:t>
      </w:r>
      <w:r>
        <w:t>an</w:t>
      </w:r>
      <w:r>
        <w:rPr>
          <w:spacing w:val="-10"/>
        </w:rPr>
        <w:t xml:space="preserve"> </w:t>
      </w:r>
      <w:r>
        <w:t>item</w:t>
      </w:r>
      <w:r>
        <w:rPr>
          <w:spacing w:val="-10"/>
        </w:rPr>
        <w:t xml:space="preserve"> </w:t>
      </w:r>
      <w:r>
        <w:t>of</w:t>
      </w:r>
      <w:r>
        <w:rPr>
          <w:spacing w:val="-10"/>
        </w:rPr>
        <w:t xml:space="preserve"> </w:t>
      </w:r>
      <w:r>
        <w:t>the</w:t>
      </w:r>
      <w:r>
        <w:rPr>
          <w:spacing w:val="-10"/>
        </w:rPr>
        <w:t xml:space="preserve"> </w:t>
      </w:r>
      <w:r>
        <w:t>grid</w:t>
      </w:r>
      <w:r>
        <w:rPr>
          <w:spacing w:val="-10"/>
        </w:rPr>
        <w:t xml:space="preserve"> </w:t>
      </w:r>
      <w:r>
        <w:t>(see</w:t>
      </w:r>
      <w:r>
        <w:rPr>
          <w:spacing w:val="-10"/>
        </w:rPr>
        <w:t xml:space="preserve"> </w:t>
      </w:r>
      <w:r>
        <w:t xml:space="preserve">Table </w:t>
      </w:r>
      <w:hyperlink w:anchor="_bookmark92" w:history="1">
        <w:r>
          <w:rPr>
            <w:color w:val="7F0000"/>
          </w:rPr>
          <w:t>B.9</w:t>
        </w:r>
      </w:hyperlink>
      <w:r>
        <w:rPr>
          <w:color w:val="7F0000"/>
          <w:spacing w:val="-13"/>
        </w:rPr>
        <w:t xml:space="preserve"> </w:t>
      </w:r>
      <w:r>
        <w:t>for</w:t>
      </w:r>
      <w:r>
        <w:rPr>
          <w:spacing w:val="-12"/>
        </w:rPr>
        <w:t xml:space="preserve"> </w:t>
      </w:r>
      <w:r>
        <w:t>the</w:t>
      </w:r>
      <w:r>
        <w:rPr>
          <w:spacing w:val="-13"/>
        </w:rPr>
        <w:t xml:space="preserve"> </w:t>
      </w:r>
      <w:r>
        <w:t>manual</w:t>
      </w:r>
      <w:r>
        <w:rPr>
          <w:spacing w:val="-12"/>
        </w:rPr>
        <w:t xml:space="preserve"> </w:t>
      </w:r>
      <w:r>
        <w:t>mapping).</w:t>
      </w:r>
      <w:r>
        <w:rPr>
          <w:spacing w:val="-13"/>
        </w:rPr>
        <w:t xml:space="preserve"> </w:t>
      </w:r>
      <w:r>
        <w:t>Table</w:t>
      </w:r>
      <w:r>
        <w:rPr>
          <w:spacing w:val="-12"/>
        </w:rPr>
        <w:t xml:space="preserve"> </w:t>
      </w:r>
      <w:hyperlink w:anchor="_bookmark91" w:history="1">
        <w:r>
          <w:rPr>
            <w:color w:val="7F0000"/>
          </w:rPr>
          <w:t>B.8</w:t>
        </w:r>
      </w:hyperlink>
      <w:r>
        <w:rPr>
          <w:color w:val="7F0000"/>
          <w:spacing w:val="-13"/>
        </w:rPr>
        <w:t xml:space="preserve"> </w:t>
      </w:r>
      <w:r>
        <w:t>provides</w:t>
      </w:r>
      <w:r>
        <w:rPr>
          <w:spacing w:val="-12"/>
        </w:rPr>
        <w:t xml:space="preserve"> </w:t>
      </w:r>
      <w:r>
        <w:t>an</w:t>
      </w:r>
      <w:r>
        <w:rPr>
          <w:spacing w:val="-13"/>
        </w:rPr>
        <w:t xml:space="preserve"> </w:t>
      </w:r>
      <w:r>
        <w:t>overview</w:t>
      </w:r>
      <w:r>
        <w:rPr>
          <w:spacing w:val="-12"/>
        </w:rPr>
        <w:t xml:space="preserve"> </w:t>
      </w:r>
      <w:r>
        <w:t>of</w:t>
      </w:r>
      <w:r>
        <w:rPr>
          <w:spacing w:val="-13"/>
        </w:rPr>
        <w:t xml:space="preserve"> </w:t>
      </w:r>
      <w:r>
        <w:t>the</w:t>
      </w:r>
      <w:r>
        <w:rPr>
          <w:spacing w:val="-12"/>
        </w:rPr>
        <w:t xml:space="preserve"> </w:t>
      </w:r>
      <w:r>
        <w:t>general</w:t>
      </w:r>
      <w:r>
        <w:rPr>
          <w:spacing w:val="-13"/>
        </w:rPr>
        <w:t xml:space="preserve"> </w:t>
      </w:r>
      <w:r>
        <w:t>and</w:t>
      </w:r>
      <w:r>
        <w:rPr>
          <w:spacing w:val="-12"/>
        </w:rPr>
        <w:t xml:space="preserve"> </w:t>
      </w:r>
      <w:r>
        <w:t>source-specific</w:t>
      </w:r>
      <w:r>
        <w:rPr>
          <w:spacing w:val="-13"/>
        </w:rPr>
        <w:t xml:space="preserve"> </w:t>
      </w:r>
      <w:r>
        <w:t xml:space="preserve">composition </w:t>
      </w:r>
      <w:r>
        <w:rPr>
          <w:spacing w:val="-2"/>
        </w:rPr>
        <w:t>rules</w:t>
      </w:r>
      <w:r>
        <w:rPr>
          <w:spacing w:val="-9"/>
        </w:rPr>
        <w:t xml:space="preserve"> </w:t>
      </w:r>
      <w:r>
        <w:rPr>
          <w:spacing w:val="-2"/>
        </w:rPr>
        <w:t>used</w:t>
      </w:r>
      <w:r>
        <w:rPr>
          <w:spacing w:val="-9"/>
        </w:rPr>
        <w:t xml:space="preserve"> </w:t>
      </w:r>
      <w:r>
        <w:rPr>
          <w:spacing w:val="-2"/>
        </w:rPr>
        <w:t>to</w:t>
      </w:r>
      <w:r>
        <w:rPr>
          <w:spacing w:val="-9"/>
        </w:rPr>
        <w:t xml:space="preserve"> </w:t>
      </w:r>
      <w:r>
        <w:rPr>
          <w:spacing w:val="-2"/>
        </w:rPr>
        <w:t>compute</w:t>
      </w:r>
      <w:r>
        <w:rPr>
          <w:spacing w:val="-9"/>
        </w:rPr>
        <w:t xml:space="preserve"> </w:t>
      </w:r>
      <w:r>
        <w:rPr>
          <w:spacing w:val="-2"/>
        </w:rPr>
        <w:t>the</w:t>
      </w:r>
      <w:r>
        <w:rPr>
          <w:spacing w:val="-9"/>
        </w:rPr>
        <w:t xml:space="preserve"> </w:t>
      </w:r>
      <w:r>
        <w:rPr>
          <w:spacing w:val="-2"/>
        </w:rPr>
        <w:t>concepts.</w:t>
      </w:r>
      <w:r>
        <w:rPr>
          <w:spacing w:val="17"/>
        </w:rPr>
        <w:t xml:space="preserve"> </w:t>
      </w:r>
      <w:r>
        <w:rPr>
          <w:spacing w:val="-2"/>
        </w:rPr>
        <w:t>In</w:t>
      </w:r>
      <w:r>
        <w:rPr>
          <w:spacing w:val="-9"/>
        </w:rPr>
        <w:t xml:space="preserve"> </w:t>
      </w:r>
      <w:r>
        <w:rPr>
          <w:spacing w:val="-2"/>
        </w:rPr>
        <w:t>the</w:t>
      </w:r>
      <w:r>
        <w:rPr>
          <w:spacing w:val="-9"/>
        </w:rPr>
        <w:t xml:space="preserve"> </w:t>
      </w:r>
      <w:r>
        <w:rPr>
          <w:spacing w:val="-2"/>
        </w:rPr>
        <w:t>table,</w:t>
      </w:r>
      <w:r>
        <w:rPr>
          <w:spacing w:val="-6"/>
        </w:rPr>
        <w:t xml:space="preserve"> </w:t>
      </w:r>
      <w:r>
        <w:rPr>
          <w:spacing w:val="-2"/>
        </w:rPr>
        <w:t>the</w:t>
      </w:r>
      <w:r>
        <w:rPr>
          <w:spacing w:val="-9"/>
        </w:rPr>
        <w:t xml:space="preserve"> </w:t>
      </w:r>
      <w:r>
        <w:rPr>
          <w:spacing w:val="-2"/>
        </w:rPr>
        <w:t>column</w:t>
      </w:r>
      <w:r>
        <w:rPr>
          <w:spacing w:val="-9"/>
        </w:rPr>
        <w:t xml:space="preserve"> </w:t>
      </w:r>
      <w:r>
        <w:rPr>
          <w:spacing w:val="-2"/>
        </w:rPr>
        <w:t>‘Frequency’</w:t>
      </w:r>
      <w:r>
        <w:rPr>
          <w:spacing w:val="-9"/>
        </w:rPr>
        <w:t xml:space="preserve"> </w:t>
      </w:r>
      <w:r>
        <w:rPr>
          <w:spacing w:val="-2"/>
        </w:rPr>
        <w:t>reports</w:t>
      </w:r>
      <w:r>
        <w:rPr>
          <w:spacing w:val="-9"/>
        </w:rPr>
        <w:t xml:space="preserve"> </w:t>
      </w:r>
      <w:r>
        <w:rPr>
          <w:spacing w:val="-2"/>
        </w:rPr>
        <w:t>the</w:t>
      </w:r>
      <w:r>
        <w:rPr>
          <w:spacing w:val="-9"/>
        </w:rPr>
        <w:t xml:space="preserve"> </w:t>
      </w:r>
      <w:r>
        <w:rPr>
          <w:spacing w:val="-2"/>
        </w:rPr>
        <w:t>number</w:t>
      </w:r>
      <w:r>
        <w:rPr>
          <w:spacing w:val="-9"/>
        </w:rPr>
        <w:t xml:space="preserve"> </w:t>
      </w:r>
      <w:r>
        <w:rPr>
          <w:spacing w:val="-2"/>
        </w:rPr>
        <w:t>of</w:t>
      </w:r>
      <w:r>
        <w:rPr>
          <w:spacing w:val="-9"/>
        </w:rPr>
        <w:t xml:space="preserve"> </w:t>
      </w:r>
      <w:r>
        <w:rPr>
          <w:spacing w:val="-2"/>
        </w:rPr>
        <w:t>source-sector- concept</w:t>
      </w:r>
      <w:r>
        <w:rPr>
          <w:spacing w:val="-7"/>
        </w:rPr>
        <w:t xml:space="preserve"> </w:t>
      </w:r>
      <w:r>
        <w:rPr>
          <w:spacing w:val="-2"/>
        </w:rPr>
        <w:t>triples</w:t>
      </w:r>
      <w:r>
        <w:rPr>
          <w:spacing w:val="-7"/>
        </w:rPr>
        <w:t xml:space="preserve"> </w:t>
      </w:r>
      <w:r>
        <w:rPr>
          <w:spacing w:val="-2"/>
        </w:rPr>
        <w:t>for</w:t>
      </w:r>
      <w:r>
        <w:rPr>
          <w:spacing w:val="-7"/>
        </w:rPr>
        <w:t xml:space="preserve"> </w:t>
      </w:r>
      <w:r>
        <w:rPr>
          <w:spacing w:val="-2"/>
        </w:rPr>
        <w:t>which</w:t>
      </w:r>
      <w:r>
        <w:rPr>
          <w:spacing w:val="-7"/>
        </w:rPr>
        <w:t xml:space="preserve"> </w:t>
      </w:r>
      <w:r>
        <w:rPr>
          <w:spacing w:val="-2"/>
        </w:rPr>
        <w:t>the</w:t>
      </w:r>
      <w:r>
        <w:rPr>
          <w:spacing w:val="-7"/>
        </w:rPr>
        <w:t xml:space="preserve"> </w:t>
      </w:r>
      <w:r>
        <w:rPr>
          <w:spacing w:val="-2"/>
        </w:rPr>
        <w:t>corresponding</w:t>
      </w:r>
      <w:r>
        <w:rPr>
          <w:spacing w:val="-7"/>
        </w:rPr>
        <w:t xml:space="preserve"> </w:t>
      </w:r>
      <w:r>
        <w:rPr>
          <w:spacing w:val="-2"/>
        </w:rPr>
        <w:t>composition</w:t>
      </w:r>
      <w:r>
        <w:rPr>
          <w:spacing w:val="-7"/>
        </w:rPr>
        <w:t xml:space="preserve"> </w:t>
      </w:r>
      <w:r>
        <w:rPr>
          <w:spacing w:val="-2"/>
        </w:rPr>
        <w:t>rule</w:t>
      </w:r>
      <w:r>
        <w:rPr>
          <w:spacing w:val="-7"/>
        </w:rPr>
        <w:t xml:space="preserve"> </w:t>
      </w:r>
      <w:r>
        <w:rPr>
          <w:spacing w:val="-2"/>
        </w:rPr>
        <w:t>is</w:t>
      </w:r>
      <w:r>
        <w:rPr>
          <w:spacing w:val="-7"/>
        </w:rPr>
        <w:t xml:space="preserve"> </w:t>
      </w:r>
      <w:r>
        <w:rPr>
          <w:spacing w:val="-2"/>
        </w:rPr>
        <w:t>used.</w:t>
      </w:r>
      <w:r>
        <w:rPr>
          <w:spacing w:val="14"/>
        </w:rPr>
        <w:t xml:space="preserve"> </w:t>
      </w:r>
      <w:r>
        <w:rPr>
          <w:spacing w:val="-2"/>
        </w:rPr>
        <w:t>For</w:t>
      </w:r>
      <w:r>
        <w:rPr>
          <w:spacing w:val="-7"/>
        </w:rPr>
        <w:t xml:space="preserve"> </w:t>
      </w:r>
      <w:r>
        <w:rPr>
          <w:spacing w:val="-2"/>
        </w:rPr>
        <w:t>this</w:t>
      </w:r>
      <w:r>
        <w:rPr>
          <w:spacing w:val="-7"/>
        </w:rPr>
        <w:t xml:space="preserve"> </w:t>
      </w:r>
      <w:r>
        <w:rPr>
          <w:spacing w:val="-2"/>
        </w:rPr>
        <w:t>source,</w:t>
      </w:r>
      <w:r>
        <w:rPr>
          <w:spacing w:val="-5"/>
        </w:rPr>
        <w:t xml:space="preserve"> </w:t>
      </w:r>
      <w:r>
        <w:rPr>
          <w:spacing w:val="-2"/>
        </w:rPr>
        <w:t>we</w:t>
      </w:r>
      <w:r>
        <w:rPr>
          <w:spacing w:val="-7"/>
        </w:rPr>
        <w:t xml:space="preserve"> </w:t>
      </w:r>
      <w:r>
        <w:rPr>
          <w:spacing w:val="-2"/>
        </w:rPr>
        <w:t>obtain</w:t>
      </w:r>
      <w:r>
        <w:rPr>
          <w:spacing w:val="-7"/>
        </w:rPr>
        <w:t xml:space="preserve"> </w:t>
      </w:r>
      <w:r>
        <w:rPr>
          <w:spacing w:val="-2"/>
        </w:rPr>
        <w:t>‘Net</w:t>
      </w:r>
      <w:r>
        <w:rPr>
          <w:spacing w:val="-7"/>
        </w:rPr>
        <w:t xml:space="preserve"> </w:t>
      </w:r>
      <w:r>
        <w:rPr>
          <w:spacing w:val="-2"/>
        </w:rPr>
        <w:t xml:space="preserve">Wealth’ </w:t>
      </w:r>
      <w:r>
        <w:t>(</w:t>
      </w:r>
      <w:proofErr w:type="spellStart"/>
      <w:r>
        <w:t>netwea</w:t>
      </w:r>
      <w:proofErr w:type="spellEnd"/>
      <w:r>
        <w:t>) as the sum of ‘Financial Assets &amp; Fixed Capital of Personal Businesses’ (</w:t>
      </w:r>
      <w:proofErr w:type="spellStart"/>
      <w:r>
        <w:t>nnhass</w:t>
      </w:r>
      <w:proofErr w:type="spellEnd"/>
      <w:r>
        <w:t>) and ‘Housing &amp; Land’</w:t>
      </w:r>
      <w:r>
        <w:rPr>
          <w:spacing w:val="40"/>
        </w:rPr>
        <w:t xml:space="preserve"> </w:t>
      </w:r>
      <w:r>
        <w:t>(</w:t>
      </w:r>
      <w:proofErr w:type="spellStart"/>
      <w:r>
        <w:t>nfahou</w:t>
      </w:r>
      <w:proofErr w:type="spellEnd"/>
      <w:r>
        <w:t>),</w:t>
      </w:r>
      <w:r>
        <w:rPr>
          <w:spacing w:val="40"/>
        </w:rPr>
        <w:t xml:space="preserve"> </w:t>
      </w:r>
      <w:r>
        <w:t>net</w:t>
      </w:r>
      <w:r>
        <w:rPr>
          <w:spacing w:val="40"/>
        </w:rPr>
        <w:t xml:space="preserve"> </w:t>
      </w:r>
      <w:r>
        <w:t>of</w:t>
      </w:r>
      <w:r>
        <w:rPr>
          <w:spacing w:val="40"/>
        </w:rPr>
        <w:t xml:space="preserve"> </w:t>
      </w:r>
      <w:r>
        <w:t>‘Debt’</w:t>
      </w:r>
      <w:r>
        <w:rPr>
          <w:w w:val="110"/>
        </w:rPr>
        <w:t xml:space="preserve"> (</w:t>
      </w:r>
      <w:proofErr w:type="spellStart"/>
      <w:r>
        <w:rPr>
          <w:w w:val="110"/>
        </w:rPr>
        <w:t>fliabi</w:t>
      </w:r>
      <w:proofErr w:type="spellEnd"/>
      <w:r>
        <w:rPr>
          <w:w w:val="110"/>
        </w:rPr>
        <w:t>).</w:t>
      </w:r>
    </w:p>
    <w:p w14:paraId="2EC66FB6" w14:textId="77777777" w:rsidR="00620CF6" w:rsidRDefault="00620CF6">
      <w:pPr>
        <w:pStyle w:val="BodyText"/>
        <w:spacing w:before="2"/>
        <w:rPr>
          <w:sz w:val="30"/>
        </w:rPr>
      </w:pPr>
    </w:p>
    <w:p w14:paraId="0DB868C5" w14:textId="77777777" w:rsidR="00620CF6" w:rsidRDefault="00000000">
      <w:pPr>
        <w:pStyle w:val="Heading3"/>
        <w:numPr>
          <w:ilvl w:val="2"/>
          <w:numId w:val="8"/>
        </w:numPr>
        <w:tabs>
          <w:tab w:val="left" w:pos="966"/>
        </w:tabs>
        <w:ind w:hanging="849"/>
      </w:pPr>
      <w:bookmarkStart w:id="539" w:name="Federal_Reserve_Board_B.101.H_-_Balance_"/>
      <w:bookmarkStart w:id="540" w:name="_bookmark79"/>
      <w:bookmarkEnd w:id="539"/>
      <w:bookmarkEnd w:id="540"/>
      <w:r>
        <w:rPr>
          <w:w w:val="105"/>
        </w:rPr>
        <w:t>Federal</w:t>
      </w:r>
      <w:r>
        <w:rPr>
          <w:spacing w:val="42"/>
          <w:w w:val="105"/>
        </w:rPr>
        <w:t xml:space="preserve"> </w:t>
      </w:r>
      <w:r>
        <w:rPr>
          <w:w w:val="105"/>
        </w:rPr>
        <w:t>Reserve</w:t>
      </w:r>
      <w:r>
        <w:rPr>
          <w:spacing w:val="43"/>
          <w:w w:val="105"/>
        </w:rPr>
        <w:t xml:space="preserve"> </w:t>
      </w:r>
      <w:r>
        <w:rPr>
          <w:w w:val="105"/>
        </w:rPr>
        <w:t>Board</w:t>
      </w:r>
      <w:r>
        <w:rPr>
          <w:spacing w:val="43"/>
          <w:w w:val="105"/>
        </w:rPr>
        <w:t xml:space="preserve"> </w:t>
      </w:r>
      <w:r>
        <w:rPr>
          <w:w w:val="105"/>
        </w:rPr>
        <w:t>B.101.H</w:t>
      </w:r>
      <w:r>
        <w:rPr>
          <w:spacing w:val="43"/>
          <w:w w:val="105"/>
        </w:rPr>
        <w:t xml:space="preserve"> </w:t>
      </w:r>
      <w:r>
        <w:rPr>
          <w:w w:val="105"/>
        </w:rPr>
        <w:t>-</w:t>
      </w:r>
      <w:r>
        <w:rPr>
          <w:spacing w:val="42"/>
          <w:w w:val="105"/>
        </w:rPr>
        <w:t xml:space="preserve"> </w:t>
      </w:r>
      <w:r>
        <w:rPr>
          <w:w w:val="105"/>
        </w:rPr>
        <w:t>Balance</w:t>
      </w:r>
      <w:r>
        <w:rPr>
          <w:spacing w:val="43"/>
          <w:w w:val="105"/>
        </w:rPr>
        <w:t xml:space="preserve"> </w:t>
      </w:r>
      <w:r>
        <w:rPr>
          <w:w w:val="105"/>
        </w:rPr>
        <w:t>Sheet</w:t>
      </w:r>
      <w:r>
        <w:rPr>
          <w:spacing w:val="43"/>
          <w:w w:val="105"/>
        </w:rPr>
        <w:t xml:space="preserve"> </w:t>
      </w:r>
      <w:r>
        <w:rPr>
          <w:spacing w:val="-2"/>
          <w:w w:val="105"/>
        </w:rPr>
        <w:t>(FED_B101h)</w:t>
      </w:r>
    </w:p>
    <w:p w14:paraId="76980443" w14:textId="77777777" w:rsidR="00620CF6" w:rsidRDefault="00620CF6">
      <w:pPr>
        <w:pStyle w:val="BodyText"/>
        <w:spacing w:before="10"/>
        <w:rPr>
          <w:b/>
          <w:sz w:val="26"/>
        </w:rPr>
      </w:pPr>
    </w:p>
    <w:p w14:paraId="40E86F1B" w14:textId="77777777" w:rsidR="00620CF6" w:rsidRDefault="00000000">
      <w:pPr>
        <w:pStyle w:val="BodyText"/>
        <w:spacing w:line="355" w:lineRule="auto"/>
        <w:ind w:left="117" w:right="115"/>
        <w:jc w:val="both"/>
      </w:pPr>
      <w:r>
        <w:t>The source Federal Reserve Board B.101.H - Balance Sheet (FED_B101h) corresponds to the table B.101.h: Balance Sheet of Households published by the Federal Reserve Board as supplementary table in the Z.1 Financial Accounts of the United States Board of Governors of the Federal Reserve System [</w:t>
      </w:r>
      <w:hyperlink w:anchor="_bookmark135" w:history="1">
        <w:r>
          <w:rPr>
            <w:color w:val="0000FF"/>
          </w:rPr>
          <w:t>16</w:t>
        </w:r>
      </w:hyperlink>
      <w:r>
        <w:t>].</w:t>
      </w:r>
      <w:r>
        <w:rPr>
          <w:spacing w:val="29"/>
        </w:rPr>
        <w:t xml:space="preserve"> </w:t>
      </w:r>
      <w:r>
        <w:t>The table covers the entire balance sheet of the households and is obtained as a residual - that is by subtracting assets and liabilities of the nonprofit sector from the combined balance sheet of households and nonprofit organizations</w:t>
      </w:r>
      <w:r>
        <w:rPr>
          <w:spacing w:val="18"/>
        </w:rPr>
        <w:t xml:space="preserve"> </w:t>
      </w:r>
      <w:r>
        <w:t>sector</w:t>
      </w:r>
      <w:r>
        <w:rPr>
          <w:spacing w:val="18"/>
        </w:rPr>
        <w:t xml:space="preserve"> </w:t>
      </w:r>
      <w:r>
        <w:t>(table</w:t>
      </w:r>
      <w:r>
        <w:rPr>
          <w:spacing w:val="19"/>
        </w:rPr>
        <w:t xml:space="preserve"> </w:t>
      </w:r>
      <w:r>
        <w:t>B.101).</w:t>
      </w:r>
      <w:r>
        <w:rPr>
          <w:spacing w:val="70"/>
        </w:rPr>
        <w:t xml:space="preserve"> </w:t>
      </w:r>
      <w:r>
        <w:t>Relative</w:t>
      </w:r>
      <w:r>
        <w:rPr>
          <w:spacing w:val="18"/>
        </w:rPr>
        <w:t xml:space="preserve"> </w:t>
      </w:r>
      <w:r>
        <w:t>to</w:t>
      </w:r>
      <w:r>
        <w:rPr>
          <w:spacing w:val="19"/>
        </w:rPr>
        <w:t xml:space="preserve"> </w:t>
      </w:r>
      <w:r>
        <w:t>the</w:t>
      </w:r>
      <w:r>
        <w:rPr>
          <w:spacing w:val="18"/>
        </w:rPr>
        <w:t xml:space="preserve"> </w:t>
      </w:r>
      <w:r>
        <w:t>mapping</w:t>
      </w:r>
      <w:r>
        <w:rPr>
          <w:spacing w:val="18"/>
        </w:rPr>
        <w:t xml:space="preserve"> </w:t>
      </w:r>
      <w:r>
        <w:t>procedure,</w:t>
      </w:r>
      <w:r>
        <w:rPr>
          <w:spacing w:val="23"/>
        </w:rPr>
        <w:t xml:space="preserve"> </w:t>
      </w:r>
      <w:r>
        <w:t>this</w:t>
      </w:r>
      <w:r>
        <w:rPr>
          <w:spacing w:val="18"/>
        </w:rPr>
        <w:t xml:space="preserve"> </w:t>
      </w:r>
      <w:r>
        <w:t>raw</w:t>
      </w:r>
      <w:r>
        <w:rPr>
          <w:spacing w:val="18"/>
        </w:rPr>
        <w:t xml:space="preserve"> </w:t>
      </w:r>
      <w:r>
        <w:t>data</w:t>
      </w:r>
      <w:r>
        <w:rPr>
          <w:spacing w:val="18"/>
        </w:rPr>
        <w:t xml:space="preserve"> </w:t>
      </w:r>
      <w:r>
        <w:t>source</w:t>
      </w:r>
      <w:r>
        <w:rPr>
          <w:spacing w:val="18"/>
        </w:rPr>
        <w:t xml:space="preserve"> </w:t>
      </w:r>
      <w:r>
        <w:t>is</w:t>
      </w:r>
      <w:r>
        <w:rPr>
          <w:spacing w:val="19"/>
        </w:rPr>
        <w:t xml:space="preserve"> </w:t>
      </w:r>
      <w:r>
        <w:t>classified as</w:t>
      </w:r>
      <w:r>
        <w:rPr>
          <w:spacing w:val="1"/>
        </w:rPr>
        <w:t xml:space="preserve"> </w:t>
      </w:r>
      <w:r>
        <w:t>cross-national</w:t>
      </w:r>
      <w:r>
        <w:rPr>
          <w:spacing w:val="2"/>
        </w:rPr>
        <w:t xml:space="preserve"> </w:t>
      </w:r>
      <w:r>
        <w:t>oﬀicial</w:t>
      </w:r>
      <w:r>
        <w:rPr>
          <w:spacing w:val="3"/>
        </w:rPr>
        <w:t xml:space="preserve"> </w:t>
      </w:r>
      <w:r>
        <w:t>statistics</w:t>
      </w:r>
      <w:r>
        <w:rPr>
          <w:spacing w:val="2"/>
        </w:rPr>
        <w:t xml:space="preserve"> </w:t>
      </w:r>
      <w:r>
        <w:t>that</w:t>
      </w:r>
      <w:r>
        <w:rPr>
          <w:spacing w:val="2"/>
        </w:rPr>
        <w:t xml:space="preserve"> </w:t>
      </w:r>
      <w:r>
        <w:t>use</w:t>
      </w:r>
      <w:r>
        <w:rPr>
          <w:spacing w:val="2"/>
        </w:rPr>
        <w:t xml:space="preserve"> </w:t>
      </w:r>
      <w:r>
        <w:t>variants</w:t>
      </w:r>
      <w:r>
        <w:rPr>
          <w:spacing w:val="2"/>
        </w:rPr>
        <w:t xml:space="preserve"> </w:t>
      </w:r>
      <w:r>
        <w:t>of</w:t>
      </w:r>
      <w:r>
        <w:rPr>
          <w:spacing w:val="2"/>
        </w:rPr>
        <w:t xml:space="preserve"> </w:t>
      </w:r>
      <w:r>
        <w:t>SNA2008/ESA2010</w:t>
      </w:r>
      <w:r>
        <w:rPr>
          <w:spacing w:val="2"/>
        </w:rPr>
        <w:t xml:space="preserve"> </w:t>
      </w:r>
      <w:r>
        <w:t>framework.</w:t>
      </w:r>
      <w:r>
        <w:rPr>
          <w:spacing w:val="29"/>
        </w:rPr>
        <w:t xml:space="preserve"> </w:t>
      </w:r>
      <w:r>
        <w:t>Hence,</w:t>
      </w:r>
      <w:r>
        <w:rPr>
          <w:spacing w:val="3"/>
        </w:rPr>
        <w:t xml:space="preserve"> </w:t>
      </w:r>
      <w:r>
        <w:t>we</w:t>
      </w:r>
      <w:r>
        <w:rPr>
          <w:spacing w:val="2"/>
        </w:rPr>
        <w:t xml:space="preserve"> </w:t>
      </w:r>
      <w:r>
        <w:rPr>
          <w:spacing w:val="-2"/>
        </w:rPr>
        <w:t>manually</w:t>
      </w:r>
    </w:p>
    <w:p w14:paraId="2FFB46E3" w14:textId="77777777" w:rsidR="00620CF6" w:rsidRDefault="00620CF6">
      <w:pPr>
        <w:spacing w:line="355" w:lineRule="auto"/>
        <w:jc w:val="both"/>
        <w:sectPr w:rsidR="00620CF6" w:rsidSect="00D60468">
          <w:pgSz w:w="12240" w:h="15840"/>
          <w:pgMar w:top="1260" w:right="1300" w:bottom="280" w:left="1300" w:header="720" w:footer="720" w:gutter="0"/>
          <w:cols w:space="720"/>
        </w:sectPr>
      </w:pPr>
    </w:p>
    <w:p w14:paraId="55DB3167" w14:textId="77777777" w:rsidR="00620CF6" w:rsidRDefault="00000000">
      <w:pPr>
        <w:pStyle w:val="BodyText"/>
        <w:spacing w:before="86" w:line="355" w:lineRule="auto"/>
        <w:ind w:left="117" w:right="115"/>
        <w:jc w:val="both"/>
      </w:pPr>
      <w:r>
        <w:lastRenderedPageBreak/>
        <w:t xml:space="preserve">map each item from the raw data source into an item of the grid (see Table </w:t>
      </w:r>
      <w:hyperlink w:anchor="_bookmark94" w:history="1">
        <w:r>
          <w:rPr>
            <w:color w:val="7F0000"/>
          </w:rPr>
          <w:t>B.11</w:t>
        </w:r>
      </w:hyperlink>
      <w:r>
        <w:rPr>
          <w:color w:val="7F0000"/>
        </w:rPr>
        <w:t xml:space="preserve"> </w:t>
      </w:r>
      <w:r>
        <w:t>for the manual mapping). Table</w:t>
      </w:r>
      <w:r>
        <w:rPr>
          <w:spacing w:val="-1"/>
        </w:rPr>
        <w:t xml:space="preserve"> </w:t>
      </w:r>
      <w:hyperlink w:anchor="_bookmark93" w:history="1">
        <w:r>
          <w:rPr>
            <w:color w:val="7F0000"/>
          </w:rPr>
          <w:t>B.10</w:t>
        </w:r>
      </w:hyperlink>
      <w:r>
        <w:rPr>
          <w:color w:val="7F0000"/>
          <w:spacing w:val="-1"/>
        </w:rPr>
        <w:t xml:space="preserve"> </w:t>
      </w:r>
      <w:r>
        <w:t>provides</w:t>
      </w:r>
      <w:r>
        <w:rPr>
          <w:spacing w:val="-1"/>
        </w:rPr>
        <w:t xml:space="preserve"> </w:t>
      </w:r>
      <w:r>
        <w:t>an</w:t>
      </w:r>
      <w:r>
        <w:rPr>
          <w:spacing w:val="-1"/>
        </w:rPr>
        <w:t xml:space="preserve"> </w:t>
      </w:r>
      <w:r>
        <w:t>overview</w:t>
      </w:r>
      <w:r>
        <w:rPr>
          <w:spacing w:val="-1"/>
        </w:rPr>
        <w:t xml:space="preserve"> </w:t>
      </w:r>
      <w:r>
        <w:t>of</w:t>
      </w:r>
      <w:r>
        <w:rPr>
          <w:spacing w:val="-1"/>
        </w:rPr>
        <w:t xml:space="preserve"> </w:t>
      </w:r>
      <w:r>
        <w:t>the</w:t>
      </w:r>
      <w:r>
        <w:rPr>
          <w:spacing w:val="-1"/>
        </w:rPr>
        <w:t xml:space="preserve"> </w:t>
      </w:r>
      <w:r>
        <w:t>general</w:t>
      </w:r>
      <w:r>
        <w:rPr>
          <w:spacing w:val="-1"/>
        </w:rPr>
        <w:t xml:space="preserve"> </w:t>
      </w:r>
      <w:r>
        <w:t>and</w:t>
      </w:r>
      <w:r>
        <w:rPr>
          <w:spacing w:val="-1"/>
        </w:rPr>
        <w:t xml:space="preserve"> </w:t>
      </w:r>
      <w:r>
        <w:t>source-specific</w:t>
      </w:r>
      <w:r>
        <w:rPr>
          <w:spacing w:val="-1"/>
        </w:rPr>
        <w:t xml:space="preserve"> </w:t>
      </w:r>
      <w:r>
        <w:t>composition</w:t>
      </w:r>
      <w:r>
        <w:rPr>
          <w:spacing w:val="-1"/>
        </w:rPr>
        <w:t xml:space="preserve"> </w:t>
      </w:r>
      <w:r>
        <w:t>rules</w:t>
      </w:r>
      <w:r>
        <w:rPr>
          <w:spacing w:val="-1"/>
        </w:rPr>
        <w:t xml:space="preserve"> </w:t>
      </w:r>
      <w:r>
        <w:t>used</w:t>
      </w:r>
      <w:r>
        <w:rPr>
          <w:spacing w:val="-1"/>
        </w:rPr>
        <w:t xml:space="preserve"> </w:t>
      </w:r>
      <w:r>
        <w:t>to</w:t>
      </w:r>
      <w:r>
        <w:rPr>
          <w:spacing w:val="-1"/>
        </w:rPr>
        <w:t xml:space="preserve"> </w:t>
      </w:r>
      <w:r>
        <w:t>compute</w:t>
      </w:r>
      <w:r>
        <w:rPr>
          <w:spacing w:val="-1"/>
        </w:rPr>
        <w:t xml:space="preserve"> </w:t>
      </w:r>
      <w:r>
        <w:t>the concepts.</w:t>
      </w:r>
      <w:r>
        <w:rPr>
          <w:spacing w:val="3"/>
        </w:rPr>
        <w:t xml:space="preserve"> </w:t>
      </w:r>
      <w:r>
        <w:t>In</w:t>
      </w:r>
      <w:r>
        <w:rPr>
          <w:spacing w:val="-12"/>
        </w:rPr>
        <w:t xml:space="preserve"> </w:t>
      </w:r>
      <w:r>
        <w:t>the</w:t>
      </w:r>
      <w:r>
        <w:rPr>
          <w:spacing w:val="-12"/>
        </w:rPr>
        <w:t xml:space="preserve"> </w:t>
      </w:r>
      <w:r>
        <w:t>table,</w:t>
      </w:r>
      <w:r>
        <w:rPr>
          <w:spacing w:val="-12"/>
        </w:rPr>
        <w:t xml:space="preserve"> </w:t>
      </w:r>
      <w:r>
        <w:t>the</w:t>
      </w:r>
      <w:r>
        <w:rPr>
          <w:spacing w:val="-12"/>
        </w:rPr>
        <w:t xml:space="preserve"> </w:t>
      </w:r>
      <w:r>
        <w:t>column</w:t>
      </w:r>
      <w:r>
        <w:rPr>
          <w:spacing w:val="-12"/>
        </w:rPr>
        <w:t xml:space="preserve"> </w:t>
      </w:r>
      <w:r>
        <w:t>‘Frequency’</w:t>
      </w:r>
      <w:r>
        <w:rPr>
          <w:spacing w:val="-12"/>
        </w:rPr>
        <w:t xml:space="preserve"> </w:t>
      </w:r>
      <w:r>
        <w:t>reports</w:t>
      </w:r>
      <w:r>
        <w:rPr>
          <w:spacing w:val="-12"/>
        </w:rPr>
        <w:t xml:space="preserve"> </w:t>
      </w:r>
      <w:r>
        <w:t>the</w:t>
      </w:r>
      <w:r>
        <w:rPr>
          <w:spacing w:val="-12"/>
        </w:rPr>
        <w:t xml:space="preserve"> </w:t>
      </w:r>
      <w:r>
        <w:t>number</w:t>
      </w:r>
      <w:r>
        <w:rPr>
          <w:spacing w:val="-12"/>
        </w:rPr>
        <w:t xml:space="preserve"> </w:t>
      </w:r>
      <w:r>
        <w:t>of</w:t>
      </w:r>
      <w:r>
        <w:rPr>
          <w:spacing w:val="-12"/>
        </w:rPr>
        <w:t xml:space="preserve"> </w:t>
      </w:r>
      <w:r>
        <w:t>source-sector-concept</w:t>
      </w:r>
      <w:r>
        <w:rPr>
          <w:spacing w:val="-12"/>
        </w:rPr>
        <w:t xml:space="preserve"> </w:t>
      </w:r>
      <w:r>
        <w:t>triples</w:t>
      </w:r>
      <w:r>
        <w:rPr>
          <w:spacing w:val="-12"/>
        </w:rPr>
        <w:t xml:space="preserve"> </w:t>
      </w:r>
      <w:r>
        <w:t>for</w:t>
      </w:r>
      <w:r>
        <w:rPr>
          <w:spacing w:val="-12"/>
        </w:rPr>
        <w:t xml:space="preserve"> </w:t>
      </w:r>
      <w:r>
        <w:t>which the</w:t>
      </w:r>
      <w:r>
        <w:rPr>
          <w:spacing w:val="-5"/>
        </w:rPr>
        <w:t xml:space="preserve"> </w:t>
      </w:r>
      <w:r>
        <w:t>corresponding</w:t>
      </w:r>
      <w:r>
        <w:rPr>
          <w:spacing w:val="-5"/>
        </w:rPr>
        <w:t xml:space="preserve"> </w:t>
      </w:r>
      <w:r>
        <w:t>composition</w:t>
      </w:r>
      <w:r>
        <w:rPr>
          <w:spacing w:val="-4"/>
        </w:rPr>
        <w:t xml:space="preserve"> </w:t>
      </w:r>
      <w:r>
        <w:t>rule</w:t>
      </w:r>
      <w:r>
        <w:rPr>
          <w:spacing w:val="-5"/>
        </w:rPr>
        <w:t xml:space="preserve"> </w:t>
      </w:r>
      <w:r>
        <w:t>is</w:t>
      </w:r>
      <w:r>
        <w:rPr>
          <w:spacing w:val="-5"/>
        </w:rPr>
        <w:t xml:space="preserve"> </w:t>
      </w:r>
      <w:r>
        <w:t>used. For</w:t>
      </w:r>
      <w:r>
        <w:rPr>
          <w:spacing w:val="-5"/>
        </w:rPr>
        <w:t xml:space="preserve"> </w:t>
      </w:r>
      <w:r>
        <w:t>this</w:t>
      </w:r>
      <w:r>
        <w:rPr>
          <w:spacing w:val="-5"/>
        </w:rPr>
        <w:t xml:space="preserve"> </w:t>
      </w:r>
      <w:r>
        <w:t>source,</w:t>
      </w:r>
      <w:r>
        <w:rPr>
          <w:spacing w:val="-4"/>
        </w:rPr>
        <w:t xml:space="preserve"> </w:t>
      </w:r>
      <w:r>
        <w:t>we</w:t>
      </w:r>
      <w:r>
        <w:rPr>
          <w:spacing w:val="-5"/>
        </w:rPr>
        <w:t xml:space="preserve"> </w:t>
      </w:r>
      <w:r>
        <w:t>obtain</w:t>
      </w:r>
      <w:r>
        <w:rPr>
          <w:spacing w:val="-5"/>
        </w:rPr>
        <w:t xml:space="preserve"> </w:t>
      </w:r>
      <w:r>
        <w:t>‘Net</w:t>
      </w:r>
      <w:r>
        <w:rPr>
          <w:spacing w:val="-4"/>
        </w:rPr>
        <w:t xml:space="preserve"> </w:t>
      </w:r>
      <w:r>
        <w:t>Wealth’</w:t>
      </w:r>
      <w:r>
        <w:rPr>
          <w:spacing w:val="-5"/>
        </w:rPr>
        <w:t xml:space="preserve"> </w:t>
      </w:r>
      <w:r>
        <w:t>(</w:t>
      </w:r>
      <w:proofErr w:type="spellStart"/>
      <w:r>
        <w:t>netwea</w:t>
      </w:r>
      <w:proofErr w:type="spellEnd"/>
      <w:r>
        <w:t>)</w:t>
      </w:r>
      <w:r>
        <w:rPr>
          <w:spacing w:val="-5"/>
        </w:rPr>
        <w:t xml:space="preserve"> </w:t>
      </w:r>
      <w:r>
        <w:t>as</w:t>
      </w:r>
      <w:r>
        <w:rPr>
          <w:spacing w:val="-5"/>
        </w:rPr>
        <w:t xml:space="preserve"> </w:t>
      </w:r>
      <w:r>
        <w:t>the</w:t>
      </w:r>
      <w:r>
        <w:rPr>
          <w:spacing w:val="-4"/>
        </w:rPr>
        <w:t xml:space="preserve"> </w:t>
      </w:r>
      <w:r>
        <w:t>sum</w:t>
      </w:r>
      <w:r>
        <w:rPr>
          <w:spacing w:val="-5"/>
        </w:rPr>
        <w:t xml:space="preserve"> </w:t>
      </w:r>
      <w:r>
        <w:t>of ‘Financial Assets &amp; Fixed Capital of Personal Businesses’ (</w:t>
      </w:r>
      <w:proofErr w:type="spellStart"/>
      <w:r>
        <w:t>nnhass</w:t>
      </w:r>
      <w:proofErr w:type="spellEnd"/>
      <w:r>
        <w:t>) and ‘Housing &amp; Land’ (</w:t>
      </w:r>
      <w:proofErr w:type="spellStart"/>
      <w:r>
        <w:t>nfahou</w:t>
      </w:r>
      <w:proofErr w:type="spellEnd"/>
      <w:r>
        <w:t xml:space="preserve">), net of ‘Debt’ </w:t>
      </w:r>
      <w:r>
        <w:rPr>
          <w:w w:val="110"/>
        </w:rPr>
        <w:t>(</w:t>
      </w:r>
      <w:proofErr w:type="spellStart"/>
      <w:r>
        <w:rPr>
          <w:w w:val="110"/>
        </w:rPr>
        <w:t>fliabi</w:t>
      </w:r>
      <w:proofErr w:type="spellEnd"/>
      <w:r>
        <w:rPr>
          <w:w w:val="110"/>
        </w:rPr>
        <w:t>).</w:t>
      </w:r>
    </w:p>
    <w:p w14:paraId="55032C6F" w14:textId="77777777" w:rsidR="00620CF6" w:rsidRDefault="00620CF6">
      <w:pPr>
        <w:pStyle w:val="BodyText"/>
        <w:rPr>
          <w:sz w:val="31"/>
        </w:rPr>
      </w:pPr>
    </w:p>
    <w:p w14:paraId="75CC8D5D" w14:textId="77777777" w:rsidR="00620CF6" w:rsidRDefault="00000000">
      <w:pPr>
        <w:pStyle w:val="Heading3"/>
        <w:numPr>
          <w:ilvl w:val="2"/>
          <w:numId w:val="8"/>
        </w:numPr>
        <w:tabs>
          <w:tab w:val="left" w:pos="966"/>
        </w:tabs>
        <w:spacing w:before="1"/>
        <w:ind w:hanging="849"/>
      </w:pPr>
      <w:bookmarkStart w:id="541" w:name="Federal_Reserve_Board_B.101.N_-_Balance_"/>
      <w:bookmarkStart w:id="542" w:name="_bookmark80"/>
      <w:bookmarkEnd w:id="541"/>
      <w:bookmarkEnd w:id="542"/>
      <w:r>
        <w:rPr>
          <w:w w:val="105"/>
        </w:rPr>
        <w:t>Federal</w:t>
      </w:r>
      <w:r>
        <w:rPr>
          <w:spacing w:val="42"/>
          <w:w w:val="105"/>
        </w:rPr>
        <w:t xml:space="preserve"> </w:t>
      </w:r>
      <w:r>
        <w:rPr>
          <w:w w:val="105"/>
        </w:rPr>
        <w:t>Reserve</w:t>
      </w:r>
      <w:r>
        <w:rPr>
          <w:spacing w:val="43"/>
          <w:w w:val="105"/>
        </w:rPr>
        <w:t xml:space="preserve"> </w:t>
      </w:r>
      <w:r>
        <w:rPr>
          <w:w w:val="105"/>
        </w:rPr>
        <w:t>Board</w:t>
      </w:r>
      <w:r>
        <w:rPr>
          <w:spacing w:val="43"/>
          <w:w w:val="105"/>
        </w:rPr>
        <w:t xml:space="preserve"> </w:t>
      </w:r>
      <w:r>
        <w:rPr>
          <w:w w:val="105"/>
        </w:rPr>
        <w:t>B.101.N</w:t>
      </w:r>
      <w:r>
        <w:rPr>
          <w:spacing w:val="43"/>
          <w:w w:val="105"/>
        </w:rPr>
        <w:t xml:space="preserve"> </w:t>
      </w:r>
      <w:r>
        <w:rPr>
          <w:w w:val="105"/>
        </w:rPr>
        <w:t>-</w:t>
      </w:r>
      <w:r>
        <w:rPr>
          <w:spacing w:val="42"/>
          <w:w w:val="105"/>
        </w:rPr>
        <w:t xml:space="preserve"> </w:t>
      </w:r>
      <w:r>
        <w:rPr>
          <w:w w:val="105"/>
        </w:rPr>
        <w:t>Balance</w:t>
      </w:r>
      <w:r>
        <w:rPr>
          <w:spacing w:val="43"/>
          <w:w w:val="105"/>
        </w:rPr>
        <w:t xml:space="preserve"> </w:t>
      </w:r>
      <w:r>
        <w:rPr>
          <w:w w:val="105"/>
        </w:rPr>
        <w:t>Sheet</w:t>
      </w:r>
      <w:r>
        <w:rPr>
          <w:spacing w:val="43"/>
          <w:w w:val="105"/>
        </w:rPr>
        <w:t xml:space="preserve"> </w:t>
      </w:r>
      <w:r>
        <w:rPr>
          <w:spacing w:val="-2"/>
          <w:w w:val="105"/>
        </w:rPr>
        <w:t>(FED_B101n)</w:t>
      </w:r>
    </w:p>
    <w:p w14:paraId="43583055" w14:textId="77777777" w:rsidR="00620CF6" w:rsidRDefault="00620CF6">
      <w:pPr>
        <w:pStyle w:val="BodyText"/>
        <w:rPr>
          <w:b/>
          <w:sz w:val="27"/>
        </w:rPr>
      </w:pPr>
    </w:p>
    <w:p w14:paraId="2942F6FC" w14:textId="77777777" w:rsidR="00620CF6" w:rsidRDefault="00000000">
      <w:pPr>
        <w:pStyle w:val="BodyText"/>
        <w:spacing w:before="1" w:line="355" w:lineRule="auto"/>
        <w:ind w:left="117" w:right="115"/>
        <w:jc w:val="both"/>
      </w:pPr>
      <w:r>
        <w:t xml:space="preserve">The source Federal Reserve Board B.101.N - Balance Sheet (FED_B101n) corresponds to the table B.101.n: </w:t>
      </w:r>
      <w:r>
        <w:rPr>
          <w:spacing w:val="-2"/>
        </w:rPr>
        <w:t>Balance</w:t>
      </w:r>
      <w:r>
        <w:rPr>
          <w:spacing w:val="-4"/>
        </w:rPr>
        <w:t xml:space="preserve"> </w:t>
      </w:r>
      <w:r>
        <w:rPr>
          <w:spacing w:val="-2"/>
        </w:rPr>
        <w:t>Sheet</w:t>
      </w:r>
      <w:r>
        <w:rPr>
          <w:spacing w:val="-4"/>
        </w:rPr>
        <w:t xml:space="preserve"> </w:t>
      </w:r>
      <w:r>
        <w:rPr>
          <w:spacing w:val="-2"/>
        </w:rPr>
        <w:t>of</w:t>
      </w:r>
      <w:r>
        <w:rPr>
          <w:spacing w:val="-4"/>
        </w:rPr>
        <w:t xml:space="preserve"> </w:t>
      </w:r>
      <w:r>
        <w:rPr>
          <w:spacing w:val="-2"/>
        </w:rPr>
        <w:t>Nonprofit</w:t>
      </w:r>
      <w:r>
        <w:rPr>
          <w:spacing w:val="-4"/>
        </w:rPr>
        <w:t xml:space="preserve"> </w:t>
      </w:r>
      <w:r>
        <w:rPr>
          <w:spacing w:val="-2"/>
        </w:rPr>
        <w:t>Organizations</w:t>
      </w:r>
      <w:r>
        <w:rPr>
          <w:spacing w:val="-4"/>
        </w:rPr>
        <w:t xml:space="preserve"> </w:t>
      </w:r>
      <w:r>
        <w:rPr>
          <w:spacing w:val="-2"/>
        </w:rPr>
        <w:t>published</w:t>
      </w:r>
      <w:r>
        <w:rPr>
          <w:spacing w:val="-4"/>
        </w:rPr>
        <w:t xml:space="preserve"> </w:t>
      </w:r>
      <w:r>
        <w:rPr>
          <w:spacing w:val="-2"/>
        </w:rPr>
        <w:t>by</w:t>
      </w:r>
      <w:r>
        <w:rPr>
          <w:spacing w:val="-4"/>
        </w:rPr>
        <w:t xml:space="preserve"> </w:t>
      </w:r>
      <w:r>
        <w:rPr>
          <w:spacing w:val="-2"/>
        </w:rPr>
        <w:t>the</w:t>
      </w:r>
      <w:r>
        <w:rPr>
          <w:spacing w:val="-4"/>
        </w:rPr>
        <w:t xml:space="preserve"> </w:t>
      </w:r>
      <w:r>
        <w:rPr>
          <w:spacing w:val="-2"/>
        </w:rPr>
        <w:t>Federal</w:t>
      </w:r>
      <w:r>
        <w:rPr>
          <w:spacing w:val="-4"/>
        </w:rPr>
        <w:t xml:space="preserve"> </w:t>
      </w:r>
      <w:r>
        <w:rPr>
          <w:spacing w:val="-2"/>
        </w:rPr>
        <w:t>Reserve</w:t>
      </w:r>
      <w:r>
        <w:rPr>
          <w:spacing w:val="-4"/>
        </w:rPr>
        <w:t xml:space="preserve"> </w:t>
      </w:r>
      <w:r>
        <w:rPr>
          <w:spacing w:val="-2"/>
        </w:rPr>
        <w:t>Board</w:t>
      </w:r>
      <w:r>
        <w:rPr>
          <w:spacing w:val="-4"/>
        </w:rPr>
        <w:t xml:space="preserve"> </w:t>
      </w:r>
      <w:r>
        <w:rPr>
          <w:spacing w:val="-2"/>
        </w:rPr>
        <w:t>as</w:t>
      </w:r>
      <w:r>
        <w:rPr>
          <w:spacing w:val="-4"/>
        </w:rPr>
        <w:t xml:space="preserve"> </w:t>
      </w:r>
      <w:r>
        <w:rPr>
          <w:spacing w:val="-2"/>
        </w:rPr>
        <w:t>supplementary</w:t>
      </w:r>
      <w:r>
        <w:rPr>
          <w:spacing w:val="-4"/>
        </w:rPr>
        <w:t xml:space="preserve"> </w:t>
      </w:r>
      <w:r>
        <w:rPr>
          <w:spacing w:val="-2"/>
        </w:rPr>
        <w:t>table</w:t>
      </w:r>
      <w:r>
        <w:rPr>
          <w:spacing w:val="-4"/>
        </w:rPr>
        <w:t xml:space="preserve"> </w:t>
      </w:r>
      <w:r>
        <w:rPr>
          <w:spacing w:val="-2"/>
        </w:rPr>
        <w:t xml:space="preserve">in </w:t>
      </w:r>
      <w:r>
        <w:t>the</w:t>
      </w:r>
      <w:r>
        <w:rPr>
          <w:spacing w:val="-6"/>
        </w:rPr>
        <w:t xml:space="preserve"> </w:t>
      </w:r>
      <w:r>
        <w:t>Z.1</w:t>
      </w:r>
      <w:r>
        <w:rPr>
          <w:spacing w:val="-6"/>
        </w:rPr>
        <w:t xml:space="preserve"> </w:t>
      </w:r>
      <w:r>
        <w:t>Financial</w:t>
      </w:r>
      <w:r>
        <w:rPr>
          <w:spacing w:val="-6"/>
        </w:rPr>
        <w:t xml:space="preserve"> </w:t>
      </w:r>
      <w:r>
        <w:t>Accounts</w:t>
      </w:r>
      <w:r>
        <w:rPr>
          <w:spacing w:val="-6"/>
        </w:rPr>
        <w:t xml:space="preserve"> </w:t>
      </w:r>
      <w:r>
        <w:t>of</w:t>
      </w:r>
      <w:r>
        <w:rPr>
          <w:spacing w:val="-6"/>
        </w:rPr>
        <w:t xml:space="preserve"> </w:t>
      </w:r>
      <w:r>
        <w:t>the</w:t>
      </w:r>
      <w:r>
        <w:rPr>
          <w:spacing w:val="-6"/>
        </w:rPr>
        <w:t xml:space="preserve"> </w:t>
      </w:r>
      <w:r>
        <w:t>United</w:t>
      </w:r>
      <w:r>
        <w:rPr>
          <w:spacing w:val="-6"/>
        </w:rPr>
        <w:t xml:space="preserve"> </w:t>
      </w:r>
      <w:r>
        <w:t>States</w:t>
      </w:r>
      <w:r>
        <w:rPr>
          <w:spacing w:val="-6"/>
        </w:rPr>
        <w:t xml:space="preserve"> </w:t>
      </w:r>
      <w:r>
        <w:t>Board</w:t>
      </w:r>
      <w:r>
        <w:rPr>
          <w:spacing w:val="-6"/>
        </w:rPr>
        <w:t xml:space="preserve"> </w:t>
      </w:r>
      <w:r>
        <w:t>of</w:t>
      </w:r>
      <w:r>
        <w:rPr>
          <w:spacing w:val="-6"/>
        </w:rPr>
        <w:t xml:space="preserve"> </w:t>
      </w:r>
      <w:r>
        <w:t>Governors</w:t>
      </w:r>
      <w:r>
        <w:rPr>
          <w:spacing w:val="-6"/>
        </w:rPr>
        <w:t xml:space="preserve"> </w:t>
      </w:r>
      <w:r>
        <w:t>of</w:t>
      </w:r>
      <w:r>
        <w:rPr>
          <w:spacing w:val="-6"/>
        </w:rPr>
        <w:t xml:space="preserve"> </w:t>
      </w:r>
      <w:r>
        <w:t>the</w:t>
      </w:r>
      <w:r>
        <w:rPr>
          <w:spacing w:val="-6"/>
        </w:rPr>
        <w:t xml:space="preserve"> </w:t>
      </w:r>
      <w:r>
        <w:t>Federal</w:t>
      </w:r>
      <w:r>
        <w:rPr>
          <w:spacing w:val="-6"/>
        </w:rPr>
        <w:t xml:space="preserve"> </w:t>
      </w:r>
      <w:r>
        <w:t>Reserve</w:t>
      </w:r>
      <w:r>
        <w:rPr>
          <w:spacing w:val="-6"/>
        </w:rPr>
        <w:t xml:space="preserve"> </w:t>
      </w:r>
      <w:r>
        <w:t>System</w:t>
      </w:r>
      <w:r>
        <w:rPr>
          <w:spacing w:val="-6"/>
        </w:rPr>
        <w:t xml:space="preserve"> </w:t>
      </w:r>
      <w:r>
        <w:t>[</w:t>
      </w:r>
      <w:hyperlink w:anchor="_bookmark135" w:history="1">
        <w:r>
          <w:rPr>
            <w:color w:val="0000FF"/>
          </w:rPr>
          <w:t>16</w:t>
        </w:r>
      </w:hyperlink>
      <w:r>
        <w:t>].</w:t>
      </w:r>
      <w:r>
        <w:rPr>
          <w:spacing w:val="14"/>
        </w:rPr>
        <w:t xml:space="preserve"> </w:t>
      </w:r>
      <w:r>
        <w:t xml:space="preserve">The </w:t>
      </w:r>
      <w:r>
        <w:rPr>
          <w:spacing w:val="-4"/>
        </w:rPr>
        <w:t>table covers the entire balance sheet of the nonprofit organizations sectors.</w:t>
      </w:r>
      <w:r>
        <w:rPr>
          <w:spacing w:val="35"/>
        </w:rPr>
        <w:t xml:space="preserve"> </w:t>
      </w:r>
      <w:r>
        <w:rPr>
          <w:spacing w:val="-4"/>
        </w:rPr>
        <w:t xml:space="preserve">Relative to the mapping procedure, </w:t>
      </w:r>
      <w:r>
        <w:t>this raw data source is classified as cross-national oﬀicial statistics that use variants of SNA2008/ESA2010 framework.</w:t>
      </w:r>
      <w:r>
        <w:rPr>
          <w:spacing w:val="40"/>
        </w:rPr>
        <w:t xml:space="preserve"> </w:t>
      </w:r>
      <w:r>
        <w:t xml:space="preserve">Hence, we manually map each item from the raw data source into an item of the grid (see Table </w:t>
      </w:r>
      <w:hyperlink w:anchor="_bookmark96" w:history="1">
        <w:r>
          <w:rPr>
            <w:color w:val="7F0000"/>
          </w:rPr>
          <w:t>B.13</w:t>
        </w:r>
      </w:hyperlink>
      <w:r>
        <w:rPr>
          <w:color w:val="7F0000"/>
        </w:rPr>
        <w:t xml:space="preserve"> </w:t>
      </w:r>
      <w:r>
        <w:t>for the manual mapping).</w:t>
      </w:r>
      <w:r>
        <w:rPr>
          <w:spacing w:val="40"/>
        </w:rPr>
        <w:t xml:space="preserve"> </w:t>
      </w:r>
      <w:r>
        <w:t xml:space="preserve">Table </w:t>
      </w:r>
      <w:hyperlink w:anchor="_bookmark95" w:history="1">
        <w:r>
          <w:rPr>
            <w:color w:val="7F0000"/>
          </w:rPr>
          <w:t>B.12</w:t>
        </w:r>
      </w:hyperlink>
      <w:r>
        <w:rPr>
          <w:color w:val="7F0000"/>
        </w:rPr>
        <w:t xml:space="preserve"> </w:t>
      </w:r>
      <w:r>
        <w:t>provides an overview of the general and source-specific composition</w:t>
      </w:r>
      <w:r>
        <w:rPr>
          <w:spacing w:val="-11"/>
        </w:rPr>
        <w:t xml:space="preserve"> </w:t>
      </w:r>
      <w:r>
        <w:t>rules</w:t>
      </w:r>
      <w:r>
        <w:rPr>
          <w:spacing w:val="-11"/>
        </w:rPr>
        <w:t xml:space="preserve"> </w:t>
      </w:r>
      <w:r>
        <w:t>used</w:t>
      </w:r>
      <w:r>
        <w:rPr>
          <w:spacing w:val="-11"/>
        </w:rPr>
        <w:t xml:space="preserve"> </w:t>
      </w:r>
      <w:r>
        <w:t>to</w:t>
      </w:r>
      <w:r>
        <w:rPr>
          <w:spacing w:val="-11"/>
        </w:rPr>
        <w:t xml:space="preserve"> </w:t>
      </w:r>
      <w:r>
        <w:t>compute</w:t>
      </w:r>
      <w:r>
        <w:rPr>
          <w:spacing w:val="-11"/>
        </w:rPr>
        <w:t xml:space="preserve"> </w:t>
      </w:r>
      <w:r>
        <w:t>the</w:t>
      </w:r>
      <w:r>
        <w:rPr>
          <w:spacing w:val="-11"/>
        </w:rPr>
        <w:t xml:space="preserve"> </w:t>
      </w:r>
      <w:r>
        <w:t>concepts.</w:t>
      </w:r>
      <w:r>
        <w:rPr>
          <w:spacing w:val="6"/>
        </w:rPr>
        <w:t xml:space="preserve"> </w:t>
      </w:r>
      <w:r>
        <w:t>In</w:t>
      </w:r>
      <w:r>
        <w:rPr>
          <w:spacing w:val="-11"/>
        </w:rPr>
        <w:t xml:space="preserve"> </w:t>
      </w:r>
      <w:r>
        <w:t>the</w:t>
      </w:r>
      <w:r>
        <w:rPr>
          <w:spacing w:val="-11"/>
        </w:rPr>
        <w:t xml:space="preserve"> </w:t>
      </w:r>
      <w:r>
        <w:t>table,</w:t>
      </w:r>
      <w:r>
        <w:rPr>
          <w:spacing w:val="-10"/>
        </w:rPr>
        <w:t xml:space="preserve"> </w:t>
      </w:r>
      <w:r>
        <w:t>the</w:t>
      </w:r>
      <w:r>
        <w:rPr>
          <w:spacing w:val="-11"/>
        </w:rPr>
        <w:t xml:space="preserve"> </w:t>
      </w:r>
      <w:r>
        <w:t>column</w:t>
      </w:r>
      <w:r>
        <w:rPr>
          <w:spacing w:val="-11"/>
        </w:rPr>
        <w:t xml:space="preserve"> </w:t>
      </w:r>
      <w:r>
        <w:t>‘Frequency’</w:t>
      </w:r>
      <w:r>
        <w:rPr>
          <w:spacing w:val="-11"/>
        </w:rPr>
        <w:t xml:space="preserve"> </w:t>
      </w:r>
      <w:r>
        <w:t>reports</w:t>
      </w:r>
      <w:r>
        <w:rPr>
          <w:spacing w:val="-11"/>
        </w:rPr>
        <w:t xml:space="preserve"> </w:t>
      </w:r>
      <w:r>
        <w:t>the</w:t>
      </w:r>
      <w:r>
        <w:rPr>
          <w:spacing w:val="-11"/>
        </w:rPr>
        <w:t xml:space="preserve"> </w:t>
      </w:r>
      <w:r>
        <w:t>number</w:t>
      </w:r>
      <w:r>
        <w:rPr>
          <w:spacing w:val="-11"/>
        </w:rPr>
        <w:t xml:space="preserve"> </w:t>
      </w:r>
      <w:r>
        <w:t xml:space="preserve">of </w:t>
      </w:r>
      <w:r>
        <w:rPr>
          <w:spacing w:val="-2"/>
        </w:rPr>
        <w:t>source-sector-concept</w:t>
      </w:r>
      <w:r>
        <w:rPr>
          <w:spacing w:val="-11"/>
        </w:rPr>
        <w:t xml:space="preserve"> </w:t>
      </w:r>
      <w:r>
        <w:rPr>
          <w:spacing w:val="-2"/>
        </w:rPr>
        <w:t>triples</w:t>
      </w:r>
      <w:r>
        <w:rPr>
          <w:spacing w:val="-10"/>
        </w:rPr>
        <w:t xml:space="preserve"> </w:t>
      </w:r>
      <w:r>
        <w:rPr>
          <w:spacing w:val="-2"/>
        </w:rPr>
        <w:t>for</w:t>
      </w:r>
      <w:r>
        <w:rPr>
          <w:spacing w:val="-11"/>
        </w:rPr>
        <w:t xml:space="preserve"> </w:t>
      </w:r>
      <w:r>
        <w:rPr>
          <w:spacing w:val="-2"/>
        </w:rPr>
        <w:t>which</w:t>
      </w:r>
      <w:r>
        <w:rPr>
          <w:spacing w:val="-10"/>
        </w:rPr>
        <w:t xml:space="preserve"> </w:t>
      </w:r>
      <w:r>
        <w:rPr>
          <w:spacing w:val="-2"/>
        </w:rPr>
        <w:t>the</w:t>
      </w:r>
      <w:r>
        <w:rPr>
          <w:spacing w:val="-11"/>
        </w:rPr>
        <w:t xml:space="preserve"> </w:t>
      </w:r>
      <w:r>
        <w:rPr>
          <w:spacing w:val="-2"/>
        </w:rPr>
        <w:t>corresponding</w:t>
      </w:r>
      <w:r>
        <w:rPr>
          <w:spacing w:val="-10"/>
        </w:rPr>
        <w:t xml:space="preserve"> </w:t>
      </w:r>
      <w:r>
        <w:rPr>
          <w:spacing w:val="-2"/>
        </w:rPr>
        <w:t>composition</w:t>
      </w:r>
      <w:r>
        <w:rPr>
          <w:spacing w:val="-11"/>
        </w:rPr>
        <w:t xml:space="preserve"> </w:t>
      </w:r>
      <w:r>
        <w:rPr>
          <w:spacing w:val="-2"/>
        </w:rPr>
        <w:t>rule</w:t>
      </w:r>
      <w:r>
        <w:rPr>
          <w:spacing w:val="-10"/>
        </w:rPr>
        <w:t xml:space="preserve"> </w:t>
      </w:r>
      <w:r>
        <w:rPr>
          <w:spacing w:val="-2"/>
        </w:rPr>
        <w:t>is</w:t>
      </w:r>
      <w:r>
        <w:rPr>
          <w:spacing w:val="-11"/>
        </w:rPr>
        <w:t xml:space="preserve"> </w:t>
      </w:r>
      <w:r>
        <w:rPr>
          <w:spacing w:val="-2"/>
        </w:rPr>
        <w:t>used.</w:t>
      </w:r>
      <w:r>
        <w:rPr>
          <w:spacing w:val="6"/>
        </w:rPr>
        <w:t xml:space="preserve"> </w:t>
      </w:r>
      <w:r>
        <w:rPr>
          <w:spacing w:val="-2"/>
        </w:rPr>
        <w:t>For</w:t>
      </w:r>
      <w:r>
        <w:rPr>
          <w:spacing w:val="-11"/>
        </w:rPr>
        <w:t xml:space="preserve"> </w:t>
      </w:r>
      <w:r>
        <w:rPr>
          <w:spacing w:val="-2"/>
        </w:rPr>
        <w:t>this</w:t>
      </w:r>
      <w:r>
        <w:rPr>
          <w:spacing w:val="-10"/>
        </w:rPr>
        <w:t xml:space="preserve"> </w:t>
      </w:r>
      <w:r>
        <w:rPr>
          <w:spacing w:val="-2"/>
        </w:rPr>
        <w:t>source,</w:t>
      </w:r>
      <w:r>
        <w:rPr>
          <w:spacing w:val="-9"/>
        </w:rPr>
        <w:t xml:space="preserve"> </w:t>
      </w:r>
      <w:r>
        <w:rPr>
          <w:spacing w:val="-2"/>
        </w:rPr>
        <w:t>we</w:t>
      </w:r>
      <w:r>
        <w:rPr>
          <w:spacing w:val="-11"/>
        </w:rPr>
        <w:t xml:space="preserve"> </w:t>
      </w:r>
      <w:r>
        <w:rPr>
          <w:spacing w:val="-2"/>
        </w:rPr>
        <w:t xml:space="preserve">obtain </w:t>
      </w:r>
      <w:r>
        <w:t>‘Net</w:t>
      </w:r>
      <w:r>
        <w:rPr>
          <w:spacing w:val="-4"/>
        </w:rPr>
        <w:t xml:space="preserve"> </w:t>
      </w:r>
      <w:r>
        <w:t>Wealth’</w:t>
      </w:r>
      <w:r>
        <w:rPr>
          <w:spacing w:val="-4"/>
        </w:rPr>
        <w:t xml:space="preserve"> </w:t>
      </w:r>
      <w:r>
        <w:t>(</w:t>
      </w:r>
      <w:proofErr w:type="spellStart"/>
      <w:r>
        <w:t>netwea</w:t>
      </w:r>
      <w:proofErr w:type="spellEnd"/>
      <w:r>
        <w:t>)</w:t>
      </w:r>
      <w:r>
        <w:rPr>
          <w:spacing w:val="-4"/>
        </w:rPr>
        <w:t xml:space="preserve"> </w:t>
      </w:r>
      <w:r>
        <w:t>as</w:t>
      </w:r>
      <w:r>
        <w:rPr>
          <w:spacing w:val="-4"/>
        </w:rPr>
        <w:t xml:space="preserve"> </w:t>
      </w:r>
      <w:r>
        <w:t>the</w:t>
      </w:r>
      <w:r>
        <w:rPr>
          <w:spacing w:val="-4"/>
        </w:rPr>
        <w:t xml:space="preserve"> </w:t>
      </w:r>
      <w:r>
        <w:t>sum</w:t>
      </w:r>
      <w:r>
        <w:rPr>
          <w:spacing w:val="-4"/>
        </w:rPr>
        <w:t xml:space="preserve"> </w:t>
      </w:r>
      <w:r>
        <w:t>of</w:t>
      </w:r>
      <w:r>
        <w:rPr>
          <w:spacing w:val="-4"/>
        </w:rPr>
        <w:t xml:space="preserve"> </w:t>
      </w:r>
      <w:r>
        <w:t>‘Financial</w:t>
      </w:r>
      <w:r>
        <w:rPr>
          <w:spacing w:val="-4"/>
        </w:rPr>
        <w:t xml:space="preserve"> </w:t>
      </w:r>
      <w:r>
        <w:t>Assets</w:t>
      </w:r>
      <w:r>
        <w:rPr>
          <w:spacing w:val="-4"/>
        </w:rPr>
        <w:t xml:space="preserve"> </w:t>
      </w:r>
      <w:r>
        <w:t>&amp;</w:t>
      </w:r>
      <w:r>
        <w:rPr>
          <w:spacing w:val="-4"/>
        </w:rPr>
        <w:t xml:space="preserve"> </w:t>
      </w:r>
      <w:r>
        <w:t>Fixed</w:t>
      </w:r>
      <w:r>
        <w:rPr>
          <w:spacing w:val="-4"/>
        </w:rPr>
        <w:t xml:space="preserve"> </w:t>
      </w:r>
      <w:r>
        <w:t>Capital</w:t>
      </w:r>
      <w:r>
        <w:rPr>
          <w:spacing w:val="-4"/>
        </w:rPr>
        <w:t xml:space="preserve"> </w:t>
      </w:r>
      <w:r>
        <w:t>of</w:t>
      </w:r>
      <w:r>
        <w:rPr>
          <w:spacing w:val="-4"/>
        </w:rPr>
        <w:t xml:space="preserve"> </w:t>
      </w:r>
      <w:r>
        <w:t>Personal</w:t>
      </w:r>
      <w:r>
        <w:rPr>
          <w:spacing w:val="-4"/>
        </w:rPr>
        <w:t xml:space="preserve"> </w:t>
      </w:r>
      <w:r>
        <w:t>Businesses’</w:t>
      </w:r>
      <w:r>
        <w:rPr>
          <w:spacing w:val="-4"/>
        </w:rPr>
        <w:t xml:space="preserve"> </w:t>
      </w:r>
      <w:r>
        <w:t>(</w:t>
      </w:r>
      <w:proofErr w:type="spellStart"/>
      <w:r>
        <w:t>nnhass</w:t>
      </w:r>
      <w:proofErr w:type="spellEnd"/>
      <w:r>
        <w:t>)</w:t>
      </w:r>
      <w:r>
        <w:rPr>
          <w:spacing w:val="-4"/>
        </w:rPr>
        <w:t xml:space="preserve"> </w:t>
      </w:r>
      <w:r>
        <w:t>and ‘Housing &amp; Land’ (</w:t>
      </w:r>
      <w:proofErr w:type="spellStart"/>
      <w:r>
        <w:t>nfahou</w:t>
      </w:r>
      <w:proofErr w:type="spellEnd"/>
      <w:r>
        <w:t xml:space="preserve">), net of ‘Debt’ </w:t>
      </w:r>
      <w:r>
        <w:rPr>
          <w:w w:val="110"/>
        </w:rPr>
        <w:t>(</w:t>
      </w:r>
      <w:proofErr w:type="spellStart"/>
      <w:r>
        <w:rPr>
          <w:w w:val="110"/>
        </w:rPr>
        <w:t>fliabi</w:t>
      </w:r>
      <w:proofErr w:type="spellEnd"/>
      <w:r>
        <w:rPr>
          <w:w w:val="110"/>
        </w:rPr>
        <w:t>).</w:t>
      </w:r>
    </w:p>
    <w:p w14:paraId="0909EDAD" w14:textId="77777777" w:rsidR="00620CF6" w:rsidRDefault="00620CF6">
      <w:pPr>
        <w:pStyle w:val="BodyText"/>
        <w:spacing w:before="9"/>
        <w:rPr>
          <w:sz w:val="30"/>
        </w:rPr>
      </w:pPr>
    </w:p>
    <w:p w14:paraId="5CEFCE4D" w14:textId="77777777" w:rsidR="00620CF6" w:rsidRDefault="00000000">
      <w:pPr>
        <w:pStyle w:val="Heading3"/>
        <w:numPr>
          <w:ilvl w:val="2"/>
          <w:numId w:val="8"/>
        </w:numPr>
        <w:tabs>
          <w:tab w:val="left" w:pos="966"/>
        </w:tabs>
        <w:spacing w:before="1"/>
        <w:ind w:hanging="849"/>
      </w:pPr>
      <w:bookmarkStart w:id="543" w:name="Federal_Reserve_Board_S.3.a_(IMA)_-_Bala"/>
      <w:bookmarkStart w:id="544" w:name="_bookmark81"/>
      <w:bookmarkEnd w:id="543"/>
      <w:bookmarkEnd w:id="544"/>
      <w:r>
        <w:t>Federal</w:t>
      </w:r>
      <w:r>
        <w:rPr>
          <w:spacing w:val="76"/>
        </w:rPr>
        <w:t xml:space="preserve"> </w:t>
      </w:r>
      <w:r>
        <w:t>Reserve</w:t>
      </w:r>
      <w:r>
        <w:rPr>
          <w:spacing w:val="77"/>
        </w:rPr>
        <w:t xml:space="preserve"> </w:t>
      </w:r>
      <w:r>
        <w:t>Board</w:t>
      </w:r>
      <w:r>
        <w:rPr>
          <w:spacing w:val="77"/>
        </w:rPr>
        <w:t xml:space="preserve"> </w:t>
      </w:r>
      <w:r>
        <w:t>S.3.a</w:t>
      </w:r>
      <w:r>
        <w:rPr>
          <w:spacing w:val="76"/>
        </w:rPr>
        <w:t xml:space="preserve"> </w:t>
      </w:r>
      <w:r>
        <w:t>(IMA)</w:t>
      </w:r>
      <w:r>
        <w:rPr>
          <w:spacing w:val="77"/>
        </w:rPr>
        <w:t xml:space="preserve"> </w:t>
      </w:r>
      <w:r>
        <w:t>-</w:t>
      </w:r>
      <w:r>
        <w:rPr>
          <w:spacing w:val="77"/>
        </w:rPr>
        <w:t xml:space="preserve"> </w:t>
      </w:r>
      <w:r>
        <w:t>Balance</w:t>
      </w:r>
      <w:r>
        <w:rPr>
          <w:spacing w:val="76"/>
        </w:rPr>
        <w:t xml:space="preserve"> </w:t>
      </w:r>
      <w:r>
        <w:t>Sheet</w:t>
      </w:r>
      <w:r>
        <w:rPr>
          <w:spacing w:val="77"/>
        </w:rPr>
        <w:t xml:space="preserve"> </w:t>
      </w:r>
      <w:r>
        <w:rPr>
          <w:spacing w:val="-2"/>
        </w:rPr>
        <w:t>(FED_S3a_IMA)</w:t>
      </w:r>
    </w:p>
    <w:p w14:paraId="76CA529C" w14:textId="77777777" w:rsidR="00620CF6" w:rsidRDefault="00620CF6">
      <w:pPr>
        <w:pStyle w:val="BodyText"/>
        <w:rPr>
          <w:b/>
          <w:sz w:val="27"/>
        </w:rPr>
      </w:pPr>
    </w:p>
    <w:p w14:paraId="4AD0276D" w14:textId="77777777" w:rsidR="00620CF6" w:rsidRDefault="00000000">
      <w:pPr>
        <w:pStyle w:val="BodyText"/>
        <w:spacing w:before="1"/>
        <w:ind w:left="117"/>
        <w:jc w:val="both"/>
      </w:pPr>
      <w:r>
        <w:t>The</w:t>
      </w:r>
      <w:r>
        <w:rPr>
          <w:spacing w:val="19"/>
        </w:rPr>
        <w:t xml:space="preserve"> </w:t>
      </w:r>
      <w:r>
        <w:t>source</w:t>
      </w:r>
      <w:r>
        <w:rPr>
          <w:spacing w:val="20"/>
        </w:rPr>
        <w:t xml:space="preserve"> </w:t>
      </w:r>
      <w:r>
        <w:t>Federal</w:t>
      </w:r>
      <w:r>
        <w:rPr>
          <w:spacing w:val="19"/>
        </w:rPr>
        <w:t xml:space="preserve"> </w:t>
      </w:r>
      <w:r>
        <w:t>Reserve</w:t>
      </w:r>
      <w:r>
        <w:rPr>
          <w:spacing w:val="19"/>
        </w:rPr>
        <w:t xml:space="preserve"> </w:t>
      </w:r>
      <w:r>
        <w:t>Board</w:t>
      </w:r>
      <w:r>
        <w:rPr>
          <w:spacing w:val="20"/>
        </w:rPr>
        <w:t xml:space="preserve"> </w:t>
      </w:r>
      <w:r>
        <w:t>S.3.a</w:t>
      </w:r>
      <w:r>
        <w:rPr>
          <w:spacing w:val="19"/>
        </w:rPr>
        <w:t xml:space="preserve"> </w:t>
      </w:r>
      <w:r>
        <w:t>(IMA)</w:t>
      </w:r>
      <w:r>
        <w:rPr>
          <w:spacing w:val="20"/>
        </w:rPr>
        <w:t xml:space="preserve"> </w:t>
      </w:r>
      <w:r>
        <w:t>-</w:t>
      </w:r>
      <w:r>
        <w:rPr>
          <w:spacing w:val="20"/>
        </w:rPr>
        <w:t xml:space="preserve"> </w:t>
      </w:r>
      <w:r>
        <w:t>Balance</w:t>
      </w:r>
      <w:r>
        <w:rPr>
          <w:spacing w:val="19"/>
        </w:rPr>
        <w:t xml:space="preserve"> </w:t>
      </w:r>
      <w:r>
        <w:t>Sheet</w:t>
      </w:r>
      <w:r>
        <w:rPr>
          <w:spacing w:val="20"/>
        </w:rPr>
        <w:t xml:space="preserve"> </w:t>
      </w:r>
      <w:r>
        <w:t>(FED_S3a_IMA)</w:t>
      </w:r>
      <w:r>
        <w:rPr>
          <w:spacing w:val="20"/>
        </w:rPr>
        <w:t xml:space="preserve"> </w:t>
      </w:r>
      <w:r>
        <w:t>corresponds</w:t>
      </w:r>
      <w:r>
        <w:rPr>
          <w:spacing w:val="19"/>
        </w:rPr>
        <w:t xml:space="preserve"> </w:t>
      </w:r>
      <w:r>
        <w:t>to</w:t>
      </w:r>
      <w:r>
        <w:rPr>
          <w:spacing w:val="20"/>
        </w:rPr>
        <w:t xml:space="preserve"> </w:t>
      </w:r>
      <w:r>
        <w:t>the</w:t>
      </w:r>
      <w:r>
        <w:rPr>
          <w:spacing w:val="19"/>
        </w:rPr>
        <w:t xml:space="preserve"> </w:t>
      </w:r>
      <w:proofErr w:type="gramStart"/>
      <w:r>
        <w:rPr>
          <w:spacing w:val="-2"/>
        </w:rPr>
        <w:t>table</w:t>
      </w:r>
      <w:proofErr w:type="gramEnd"/>
    </w:p>
    <w:p w14:paraId="2E856B12" w14:textId="77777777" w:rsidR="00620CF6" w:rsidRDefault="00000000">
      <w:pPr>
        <w:pStyle w:val="BodyText"/>
        <w:spacing w:before="128" w:line="355" w:lineRule="auto"/>
        <w:ind w:left="117" w:right="115"/>
        <w:jc w:val="both"/>
      </w:pPr>
      <w:r>
        <w:rPr>
          <w:spacing w:val="-2"/>
        </w:rPr>
        <w:t>S.3.a:</w:t>
      </w:r>
      <w:r>
        <w:rPr>
          <w:spacing w:val="11"/>
        </w:rPr>
        <w:t xml:space="preserve"> </w:t>
      </w:r>
      <w:r>
        <w:rPr>
          <w:spacing w:val="-2"/>
        </w:rPr>
        <w:t>Households</w:t>
      </w:r>
      <w:r>
        <w:rPr>
          <w:spacing w:val="-6"/>
        </w:rPr>
        <w:t xml:space="preserve"> </w:t>
      </w:r>
      <w:r>
        <w:rPr>
          <w:spacing w:val="-2"/>
        </w:rPr>
        <w:t>and</w:t>
      </w:r>
      <w:r>
        <w:rPr>
          <w:spacing w:val="-6"/>
        </w:rPr>
        <w:t xml:space="preserve"> </w:t>
      </w:r>
      <w:r>
        <w:rPr>
          <w:spacing w:val="-2"/>
        </w:rPr>
        <w:t>Nonprofit</w:t>
      </w:r>
      <w:r>
        <w:rPr>
          <w:spacing w:val="-6"/>
        </w:rPr>
        <w:t xml:space="preserve"> </w:t>
      </w:r>
      <w:r>
        <w:rPr>
          <w:spacing w:val="-2"/>
        </w:rPr>
        <w:t>Institutions</w:t>
      </w:r>
      <w:r>
        <w:rPr>
          <w:spacing w:val="-6"/>
        </w:rPr>
        <w:t xml:space="preserve"> </w:t>
      </w:r>
      <w:r>
        <w:rPr>
          <w:spacing w:val="-2"/>
        </w:rPr>
        <w:t>Serving</w:t>
      </w:r>
      <w:r>
        <w:rPr>
          <w:spacing w:val="-6"/>
        </w:rPr>
        <w:t xml:space="preserve"> </w:t>
      </w:r>
      <w:r>
        <w:rPr>
          <w:spacing w:val="-2"/>
        </w:rPr>
        <w:t>Households</w:t>
      </w:r>
      <w:r>
        <w:rPr>
          <w:spacing w:val="-6"/>
        </w:rPr>
        <w:t xml:space="preserve"> </w:t>
      </w:r>
      <w:r>
        <w:rPr>
          <w:spacing w:val="-2"/>
        </w:rPr>
        <w:t>published</w:t>
      </w:r>
      <w:r>
        <w:rPr>
          <w:spacing w:val="-6"/>
        </w:rPr>
        <w:t xml:space="preserve"> </w:t>
      </w:r>
      <w:r>
        <w:rPr>
          <w:spacing w:val="-2"/>
        </w:rPr>
        <w:t>by</w:t>
      </w:r>
      <w:r>
        <w:rPr>
          <w:spacing w:val="-6"/>
        </w:rPr>
        <w:t xml:space="preserve"> </w:t>
      </w:r>
      <w:r>
        <w:rPr>
          <w:spacing w:val="-2"/>
        </w:rPr>
        <w:t>the</w:t>
      </w:r>
      <w:r>
        <w:rPr>
          <w:spacing w:val="-6"/>
        </w:rPr>
        <w:t xml:space="preserve"> </w:t>
      </w:r>
      <w:r>
        <w:rPr>
          <w:spacing w:val="-2"/>
        </w:rPr>
        <w:t>Federal</w:t>
      </w:r>
      <w:r>
        <w:rPr>
          <w:spacing w:val="-6"/>
        </w:rPr>
        <w:t xml:space="preserve"> </w:t>
      </w:r>
      <w:r>
        <w:rPr>
          <w:spacing w:val="-2"/>
        </w:rPr>
        <w:t>Reserve</w:t>
      </w:r>
      <w:r>
        <w:rPr>
          <w:spacing w:val="-6"/>
        </w:rPr>
        <w:t xml:space="preserve"> </w:t>
      </w:r>
      <w:r>
        <w:rPr>
          <w:spacing w:val="-2"/>
        </w:rPr>
        <w:t>Board</w:t>
      </w:r>
      <w:r>
        <w:rPr>
          <w:spacing w:val="-6"/>
        </w:rPr>
        <w:t xml:space="preserve"> </w:t>
      </w:r>
      <w:r>
        <w:rPr>
          <w:spacing w:val="-2"/>
        </w:rPr>
        <w:t xml:space="preserve">in </w:t>
      </w:r>
      <w:r>
        <w:t>the</w:t>
      </w:r>
      <w:r>
        <w:rPr>
          <w:spacing w:val="-7"/>
        </w:rPr>
        <w:t xml:space="preserve"> </w:t>
      </w:r>
      <w:r>
        <w:t>Integrated</w:t>
      </w:r>
      <w:r>
        <w:rPr>
          <w:spacing w:val="-7"/>
        </w:rPr>
        <w:t xml:space="preserve"> </w:t>
      </w:r>
      <w:r>
        <w:t>Macroeconomic</w:t>
      </w:r>
      <w:r>
        <w:rPr>
          <w:spacing w:val="-7"/>
        </w:rPr>
        <w:t xml:space="preserve"> </w:t>
      </w:r>
      <w:r>
        <w:t>Accounts</w:t>
      </w:r>
      <w:r>
        <w:rPr>
          <w:spacing w:val="-7"/>
        </w:rPr>
        <w:t xml:space="preserve"> </w:t>
      </w:r>
      <w:r>
        <w:t>section</w:t>
      </w:r>
      <w:r>
        <w:rPr>
          <w:spacing w:val="-7"/>
        </w:rPr>
        <w:t xml:space="preserve"> </w:t>
      </w:r>
      <w:r>
        <w:t>of</w:t>
      </w:r>
      <w:r>
        <w:rPr>
          <w:spacing w:val="-7"/>
        </w:rPr>
        <w:t xml:space="preserve"> </w:t>
      </w:r>
      <w:r>
        <w:t>the</w:t>
      </w:r>
      <w:r>
        <w:rPr>
          <w:spacing w:val="-7"/>
        </w:rPr>
        <w:t xml:space="preserve"> </w:t>
      </w:r>
      <w:r>
        <w:t>Z.1</w:t>
      </w:r>
      <w:r>
        <w:rPr>
          <w:spacing w:val="-7"/>
        </w:rPr>
        <w:t xml:space="preserve"> </w:t>
      </w:r>
      <w:r>
        <w:t>Financial</w:t>
      </w:r>
      <w:r>
        <w:rPr>
          <w:spacing w:val="-7"/>
        </w:rPr>
        <w:t xml:space="preserve"> </w:t>
      </w:r>
      <w:r>
        <w:t>Accounts</w:t>
      </w:r>
      <w:r>
        <w:rPr>
          <w:spacing w:val="-7"/>
        </w:rPr>
        <w:t xml:space="preserve"> </w:t>
      </w:r>
      <w:r>
        <w:t>of</w:t>
      </w:r>
      <w:r>
        <w:rPr>
          <w:spacing w:val="-7"/>
        </w:rPr>
        <w:t xml:space="preserve"> </w:t>
      </w:r>
      <w:r>
        <w:t>the</w:t>
      </w:r>
      <w:r>
        <w:rPr>
          <w:spacing w:val="-7"/>
        </w:rPr>
        <w:t xml:space="preserve"> </w:t>
      </w:r>
      <w:r>
        <w:t>United</w:t>
      </w:r>
      <w:r>
        <w:rPr>
          <w:spacing w:val="-7"/>
        </w:rPr>
        <w:t xml:space="preserve"> </w:t>
      </w:r>
      <w:r>
        <w:t>States</w:t>
      </w:r>
      <w:r>
        <w:rPr>
          <w:spacing w:val="-7"/>
        </w:rPr>
        <w:t xml:space="preserve"> </w:t>
      </w:r>
      <w:r>
        <w:t>Board</w:t>
      </w:r>
      <w:r>
        <w:rPr>
          <w:spacing w:val="-7"/>
        </w:rPr>
        <w:t xml:space="preserve"> </w:t>
      </w:r>
      <w:r>
        <w:t>of Governors of the Federal Reserve System [</w:t>
      </w:r>
      <w:hyperlink w:anchor="_bookmark135" w:history="1">
        <w:r>
          <w:rPr>
            <w:color w:val="0000FF"/>
          </w:rPr>
          <w:t>16</w:t>
        </w:r>
      </w:hyperlink>
      <w:r>
        <w:t>].</w:t>
      </w:r>
      <w:r>
        <w:rPr>
          <w:spacing w:val="30"/>
        </w:rPr>
        <w:t xml:space="preserve"> </w:t>
      </w:r>
      <w:r>
        <w:t xml:space="preserve">The table covers the entire balance sheet of the households </w:t>
      </w:r>
      <w:r>
        <w:rPr>
          <w:spacing w:val="-2"/>
        </w:rPr>
        <w:t>and</w:t>
      </w:r>
      <w:r>
        <w:t xml:space="preserve"> </w:t>
      </w:r>
      <w:r>
        <w:rPr>
          <w:spacing w:val="-2"/>
        </w:rPr>
        <w:t>nonprofit</w:t>
      </w:r>
      <w:r>
        <w:rPr>
          <w:spacing w:val="1"/>
        </w:rPr>
        <w:t xml:space="preserve"> </w:t>
      </w:r>
      <w:r>
        <w:rPr>
          <w:spacing w:val="-2"/>
        </w:rPr>
        <w:t>organizations</w:t>
      </w:r>
      <w:r>
        <w:t xml:space="preserve"> </w:t>
      </w:r>
      <w:proofErr w:type="gramStart"/>
      <w:r>
        <w:rPr>
          <w:spacing w:val="-2"/>
        </w:rPr>
        <w:t>sector</w:t>
      </w:r>
      <w:proofErr w:type="gramEnd"/>
      <w:r>
        <w:rPr>
          <w:spacing w:val="1"/>
        </w:rPr>
        <w:t xml:space="preserve"> </w:t>
      </w:r>
      <w:r>
        <w:rPr>
          <w:spacing w:val="-2"/>
        </w:rPr>
        <w:t>but</w:t>
      </w:r>
      <w:r>
        <w:rPr>
          <w:spacing w:val="1"/>
        </w:rPr>
        <w:t xml:space="preserve"> </w:t>
      </w:r>
      <w:r>
        <w:rPr>
          <w:spacing w:val="-2"/>
        </w:rPr>
        <w:t>the</w:t>
      </w:r>
      <w:r>
        <w:t xml:space="preserve"> </w:t>
      </w:r>
      <w:r>
        <w:rPr>
          <w:spacing w:val="-2"/>
        </w:rPr>
        <w:t>underlying</w:t>
      </w:r>
      <w:r>
        <w:rPr>
          <w:spacing w:val="1"/>
        </w:rPr>
        <w:t xml:space="preserve"> </w:t>
      </w:r>
      <w:r>
        <w:rPr>
          <w:spacing w:val="-2"/>
        </w:rPr>
        <w:t>data</w:t>
      </w:r>
      <w:r>
        <w:t xml:space="preserve"> </w:t>
      </w:r>
      <w:r>
        <w:rPr>
          <w:spacing w:val="-2"/>
        </w:rPr>
        <w:t>source</w:t>
      </w:r>
      <w:r>
        <w:rPr>
          <w:spacing w:val="1"/>
        </w:rPr>
        <w:t xml:space="preserve"> </w:t>
      </w:r>
      <w:r>
        <w:rPr>
          <w:spacing w:val="-2"/>
        </w:rPr>
        <w:t>is</w:t>
      </w:r>
      <w:r>
        <w:rPr>
          <w:spacing w:val="1"/>
        </w:rPr>
        <w:t xml:space="preserve"> </w:t>
      </w:r>
      <w:r>
        <w:rPr>
          <w:spacing w:val="-2"/>
        </w:rPr>
        <w:t>different</w:t>
      </w:r>
      <w:r>
        <w:t xml:space="preserve"> </w:t>
      </w:r>
      <w:r>
        <w:rPr>
          <w:spacing w:val="-2"/>
        </w:rPr>
        <w:t>from</w:t>
      </w:r>
      <w:r>
        <w:rPr>
          <w:spacing w:val="1"/>
        </w:rPr>
        <w:t xml:space="preserve"> </w:t>
      </w:r>
      <w:r>
        <w:rPr>
          <w:spacing w:val="-2"/>
        </w:rPr>
        <w:t>that</w:t>
      </w:r>
      <w:r>
        <w:t xml:space="preserve"> </w:t>
      </w:r>
      <w:r>
        <w:rPr>
          <w:spacing w:val="-2"/>
        </w:rPr>
        <w:t>used</w:t>
      </w:r>
      <w:r>
        <w:rPr>
          <w:spacing w:val="1"/>
        </w:rPr>
        <w:t xml:space="preserve"> </w:t>
      </w:r>
      <w:r>
        <w:rPr>
          <w:spacing w:val="-2"/>
        </w:rPr>
        <w:t>to</w:t>
      </w:r>
      <w:r>
        <w:rPr>
          <w:spacing w:val="1"/>
        </w:rPr>
        <w:t xml:space="preserve"> </w:t>
      </w:r>
      <w:r>
        <w:rPr>
          <w:spacing w:val="-2"/>
        </w:rPr>
        <w:t>obtain</w:t>
      </w:r>
      <w:r>
        <w:t xml:space="preserve"> </w:t>
      </w:r>
      <w:r>
        <w:rPr>
          <w:spacing w:val="-2"/>
        </w:rPr>
        <w:t>table</w:t>
      </w:r>
    </w:p>
    <w:p w14:paraId="4F696FA6" w14:textId="77777777" w:rsidR="00620CF6" w:rsidRDefault="00000000">
      <w:pPr>
        <w:pStyle w:val="BodyText"/>
        <w:spacing w:line="355" w:lineRule="auto"/>
        <w:ind w:left="117" w:right="115"/>
        <w:jc w:val="both"/>
      </w:pPr>
      <w:r>
        <w:t>B.101.</w:t>
      </w:r>
      <w:r>
        <w:rPr>
          <w:spacing w:val="4"/>
        </w:rPr>
        <w:t xml:space="preserve"> </w:t>
      </w:r>
      <w:r>
        <w:t>In</w:t>
      </w:r>
      <w:r>
        <w:rPr>
          <w:spacing w:val="-12"/>
        </w:rPr>
        <w:t xml:space="preserve"> </w:t>
      </w:r>
      <w:r>
        <w:t>fact,</w:t>
      </w:r>
      <w:r>
        <w:rPr>
          <w:spacing w:val="-12"/>
        </w:rPr>
        <w:t xml:space="preserve"> </w:t>
      </w:r>
      <w:r>
        <w:t>the</w:t>
      </w:r>
      <w:r>
        <w:rPr>
          <w:spacing w:val="-12"/>
        </w:rPr>
        <w:t xml:space="preserve"> </w:t>
      </w:r>
      <w:r>
        <w:t>Integrated</w:t>
      </w:r>
      <w:r>
        <w:rPr>
          <w:spacing w:val="-12"/>
        </w:rPr>
        <w:t xml:space="preserve"> </w:t>
      </w:r>
      <w:r>
        <w:t>Macroeconomic</w:t>
      </w:r>
      <w:r>
        <w:rPr>
          <w:spacing w:val="-12"/>
        </w:rPr>
        <w:t xml:space="preserve"> </w:t>
      </w:r>
      <w:r>
        <w:t>Accounts</w:t>
      </w:r>
      <w:r>
        <w:rPr>
          <w:spacing w:val="-12"/>
        </w:rPr>
        <w:t xml:space="preserve"> </w:t>
      </w:r>
      <w:r>
        <w:t>combine</w:t>
      </w:r>
      <w:r>
        <w:rPr>
          <w:spacing w:val="-12"/>
        </w:rPr>
        <w:t xml:space="preserve"> </w:t>
      </w:r>
      <w:r>
        <w:t>production,</w:t>
      </w:r>
      <w:r>
        <w:rPr>
          <w:spacing w:val="-12"/>
        </w:rPr>
        <w:t xml:space="preserve"> </w:t>
      </w:r>
      <w:r>
        <w:t>income</w:t>
      </w:r>
      <w:r>
        <w:rPr>
          <w:spacing w:val="-12"/>
        </w:rPr>
        <w:t xml:space="preserve"> </w:t>
      </w:r>
      <w:r>
        <w:t>and</w:t>
      </w:r>
      <w:r>
        <w:rPr>
          <w:spacing w:val="-12"/>
        </w:rPr>
        <w:t xml:space="preserve"> </w:t>
      </w:r>
      <w:r>
        <w:t>saving,</w:t>
      </w:r>
      <w:r>
        <w:rPr>
          <w:spacing w:val="-12"/>
        </w:rPr>
        <w:t xml:space="preserve"> </w:t>
      </w:r>
      <w:r>
        <w:t>and</w:t>
      </w:r>
      <w:r>
        <w:rPr>
          <w:spacing w:val="-12"/>
        </w:rPr>
        <w:t xml:space="preserve"> </w:t>
      </w:r>
      <w:r>
        <w:t>capital formation from the National Income and Product Accounts (NIPA) and financial transactions and asset revaluations from the Financial Accounts with changes in net wealth from the balance sheet (table B.101). Relative</w:t>
      </w:r>
      <w:r>
        <w:rPr>
          <w:spacing w:val="-3"/>
        </w:rPr>
        <w:t xml:space="preserve"> </w:t>
      </w:r>
      <w:r>
        <w:t>to</w:t>
      </w:r>
      <w:r>
        <w:rPr>
          <w:spacing w:val="-3"/>
        </w:rPr>
        <w:t xml:space="preserve"> </w:t>
      </w:r>
      <w:r>
        <w:t>the</w:t>
      </w:r>
      <w:r>
        <w:rPr>
          <w:spacing w:val="-3"/>
        </w:rPr>
        <w:t xml:space="preserve"> </w:t>
      </w:r>
      <w:r>
        <w:t>mapping</w:t>
      </w:r>
      <w:r>
        <w:rPr>
          <w:spacing w:val="-3"/>
        </w:rPr>
        <w:t xml:space="preserve"> </w:t>
      </w:r>
      <w:r>
        <w:t>procedure,</w:t>
      </w:r>
      <w:r>
        <w:rPr>
          <w:spacing w:val="-3"/>
        </w:rPr>
        <w:t xml:space="preserve"> </w:t>
      </w:r>
      <w:r>
        <w:t>this</w:t>
      </w:r>
      <w:r>
        <w:rPr>
          <w:spacing w:val="-3"/>
        </w:rPr>
        <w:t xml:space="preserve"> </w:t>
      </w:r>
      <w:r>
        <w:t>raw</w:t>
      </w:r>
      <w:r>
        <w:rPr>
          <w:spacing w:val="-3"/>
        </w:rPr>
        <w:t xml:space="preserve"> </w:t>
      </w:r>
      <w:r>
        <w:t>data</w:t>
      </w:r>
      <w:r>
        <w:rPr>
          <w:spacing w:val="-3"/>
        </w:rPr>
        <w:t xml:space="preserve"> </w:t>
      </w:r>
      <w:r>
        <w:t>source</w:t>
      </w:r>
      <w:r>
        <w:rPr>
          <w:spacing w:val="-3"/>
        </w:rPr>
        <w:t xml:space="preserve"> </w:t>
      </w:r>
      <w:r>
        <w:t>is</w:t>
      </w:r>
      <w:r>
        <w:rPr>
          <w:spacing w:val="-3"/>
        </w:rPr>
        <w:t xml:space="preserve"> </w:t>
      </w:r>
      <w:r>
        <w:t>classified</w:t>
      </w:r>
      <w:r>
        <w:rPr>
          <w:spacing w:val="-3"/>
        </w:rPr>
        <w:t xml:space="preserve"> </w:t>
      </w:r>
      <w:r>
        <w:t>as</w:t>
      </w:r>
      <w:r>
        <w:rPr>
          <w:spacing w:val="-3"/>
        </w:rPr>
        <w:t xml:space="preserve"> </w:t>
      </w:r>
      <w:r>
        <w:t>cross-national</w:t>
      </w:r>
      <w:r>
        <w:rPr>
          <w:spacing w:val="-3"/>
        </w:rPr>
        <w:t xml:space="preserve"> </w:t>
      </w:r>
      <w:r>
        <w:t>oﬀicial</w:t>
      </w:r>
      <w:r>
        <w:rPr>
          <w:spacing w:val="-3"/>
        </w:rPr>
        <w:t xml:space="preserve"> </w:t>
      </w:r>
      <w:r>
        <w:t>statistics</w:t>
      </w:r>
      <w:r>
        <w:rPr>
          <w:spacing w:val="-3"/>
        </w:rPr>
        <w:t xml:space="preserve"> </w:t>
      </w:r>
      <w:r>
        <w:t xml:space="preserve">that </w:t>
      </w:r>
      <w:r>
        <w:rPr>
          <w:spacing w:val="-2"/>
        </w:rPr>
        <w:t>use</w:t>
      </w:r>
      <w:r>
        <w:rPr>
          <w:spacing w:val="-5"/>
        </w:rPr>
        <w:t xml:space="preserve"> </w:t>
      </w:r>
      <w:r>
        <w:rPr>
          <w:spacing w:val="-2"/>
        </w:rPr>
        <w:t>variants</w:t>
      </w:r>
      <w:r>
        <w:rPr>
          <w:spacing w:val="-4"/>
        </w:rPr>
        <w:t xml:space="preserve"> </w:t>
      </w:r>
      <w:r>
        <w:rPr>
          <w:spacing w:val="-2"/>
        </w:rPr>
        <w:t>of</w:t>
      </w:r>
      <w:r>
        <w:rPr>
          <w:spacing w:val="-5"/>
        </w:rPr>
        <w:t xml:space="preserve"> </w:t>
      </w:r>
      <w:r>
        <w:rPr>
          <w:spacing w:val="-2"/>
        </w:rPr>
        <w:t>SNA2008/ESA2010</w:t>
      </w:r>
      <w:r>
        <w:rPr>
          <w:spacing w:val="-4"/>
        </w:rPr>
        <w:t xml:space="preserve"> </w:t>
      </w:r>
      <w:r>
        <w:rPr>
          <w:spacing w:val="-2"/>
        </w:rPr>
        <w:t>framework.</w:t>
      </w:r>
      <w:r>
        <w:rPr>
          <w:spacing w:val="16"/>
        </w:rPr>
        <w:t xml:space="preserve"> </w:t>
      </w:r>
      <w:r>
        <w:rPr>
          <w:spacing w:val="-2"/>
        </w:rPr>
        <w:t>Hence, we</w:t>
      </w:r>
      <w:r>
        <w:rPr>
          <w:spacing w:val="-5"/>
        </w:rPr>
        <w:t xml:space="preserve"> </w:t>
      </w:r>
      <w:r>
        <w:rPr>
          <w:spacing w:val="-2"/>
        </w:rPr>
        <w:t>manually</w:t>
      </w:r>
      <w:r>
        <w:rPr>
          <w:spacing w:val="-4"/>
        </w:rPr>
        <w:t xml:space="preserve"> </w:t>
      </w:r>
      <w:r>
        <w:rPr>
          <w:spacing w:val="-2"/>
        </w:rPr>
        <w:t>map</w:t>
      </w:r>
      <w:r>
        <w:rPr>
          <w:spacing w:val="-5"/>
        </w:rPr>
        <w:t xml:space="preserve"> </w:t>
      </w:r>
      <w:r>
        <w:rPr>
          <w:spacing w:val="-2"/>
        </w:rPr>
        <w:t>each</w:t>
      </w:r>
      <w:r>
        <w:rPr>
          <w:spacing w:val="-4"/>
        </w:rPr>
        <w:t xml:space="preserve"> </w:t>
      </w:r>
      <w:r>
        <w:rPr>
          <w:spacing w:val="-2"/>
        </w:rPr>
        <w:t>item</w:t>
      </w:r>
      <w:r>
        <w:rPr>
          <w:spacing w:val="-5"/>
        </w:rPr>
        <w:t xml:space="preserve"> </w:t>
      </w:r>
      <w:r>
        <w:rPr>
          <w:spacing w:val="-2"/>
        </w:rPr>
        <w:t>from</w:t>
      </w:r>
      <w:r>
        <w:rPr>
          <w:spacing w:val="-4"/>
        </w:rPr>
        <w:t xml:space="preserve"> </w:t>
      </w:r>
      <w:r>
        <w:rPr>
          <w:spacing w:val="-2"/>
        </w:rPr>
        <w:t>the</w:t>
      </w:r>
      <w:r>
        <w:rPr>
          <w:spacing w:val="-4"/>
        </w:rPr>
        <w:t xml:space="preserve"> </w:t>
      </w:r>
      <w:r>
        <w:rPr>
          <w:spacing w:val="-2"/>
        </w:rPr>
        <w:t>raw</w:t>
      </w:r>
      <w:r>
        <w:rPr>
          <w:spacing w:val="-5"/>
        </w:rPr>
        <w:t xml:space="preserve"> </w:t>
      </w:r>
      <w:r>
        <w:rPr>
          <w:spacing w:val="-2"/>
        </w:rPr>
        <w:t>data</w:t>
      </w:r>
      <w:r>
        <w:rPr>
          <w:spacing w:val="-4"/>
        </w:rPr>
        <w:t xml:space="preserve"> </w:t>
      </w:r>
      <w:proofErr w:type="gramStart"/>
      <w:r>
        <w:rPr>
          <w:spacing w:val="-2"/>
        </w:rPr>
        <w:t>source</w:t>
      </w:r>
      <w:proofErr w:type="gramEnd"/>
    </w:p>
    <w:p w14:paraId="1AED128B" w14:textId="77777777" w:rsidR="00620CF6" w:rsidRDefault="00620CF6">
      <w:pPr>
        <w:spacing w:line="355" w:lineRule="auto"/>
        <w:jc w:val="both"/>
        <w:sectPr w:rsidR="00620CF6" w:rsidSect="00D60468">
          <w:pgSz w:w="12240" w:h="15840"/>
          <w:pgMar w:top="1320" w:right="1300" w:bottom="280" w:left="1300" w:header="720" w:footer="720" w:gutter="0"/>
          <w:cols w:space="720"/>
        </w:sectPr>
      </w:pPr>
    </w:p>
    <w:p w14:paraId="13ED0CCE" w14:textId="77777777" w:rsidR="00620CF6" w:rsidRDefault="00000000">
      <w:pPr>
        <w:pStyle w:val="BodyText"/>
        <w:spacing w:before="86" w:line="355" w:lineRule="auto"/>
        <w:ind w:left="117" w:right="115"/>
        <w:jc w:val="both"/>
      </w:pPr>
      <w:r>
        <w:lastRenderedPageBreak/>
        <w:t>into</w:t>
      </w:r>
      <w:r>
        <w:rPr>
          <w:spacing w:val="24"/>
        </w:rPr>
        <w:t xml:space="preserve"> </w:t>
      </w:r>
      <w:r>
        <w:t>an</w:t>
      </w:r>
      <w:r>
        <w:rPr>
          <w:spacing w:val="24"/>
        </w:rPr>
        <w:t xml:space="preserve"> </w:t>
      </w:r>
      <w:r>
        <w:t>item</w:t>
      </w:r>
      <w:r>
        <w:rPr>
          <w:spacing w:val="24"/>
        </w:rPr>
        <w:t xml:space="preserve"> </w:t>
      </w:r>
      <w:r>
        <w:t>of</w:t>
      </w:r>
      <w:r>
        <w:rPr>
          <w:spacing w:val="24"/>
        </w:rPr>
        <w:t xml:space="preserve"> </w:t>
      </w:r>
      <w:r>
        <w:t>the</w:t>
      </w:r>
      <w:r>
        <w:rPr>
          <w:spacing w:val="24"/>
        </w:rPr>
        <w:t xml:space="preserve"> </w:t>
      </w:r>
      <w:r>
        <w:t>grid</w:t>
      </w:r>
      <w:r>
        <w:rPr>
          <w:spacing w:val="24"/>
        </w:rPr>
        <w:t xml:space="preserve"> </w:t>
      </w:r>
      <w:r>
        <w:t>(see</w:t>
      </w:r>
      <w:r>
        <w:rPr>
          <w:spacing w:val="24"/>
        </w:rPr>
        <w:t xml:space="preserve"> </w:t>
      </w:r>
      <w:r>
        <w:t>Table</w:t>
      </w:r>
      <w:r>
        <w:rPr>
          <w:spacing w:val="24"/>
        </w:rPr>
        <w:t xml:space="preserve"> </w:t>
      </w:r>
      <w:hyperlink w:anchor="_bookmark97" w:history="1">
        <w:r>
          <w:rPr>
            <w:color w:val="7F0000"/>
          </w:rPr>
          <w:t>B.14</w:t>
        </w:r>
      </w:hyperlink>
      <w:r>
        <w:rPr>
          <w:color w:val="7F0000"/>
          <w:spacing w:val="24"/>
        </w:rPr>
        <w:t xml:space="preserve"> </w:t>
      </w:r>
      <w:r>
        <w:t>for</w:t>
      </w:r>
      <w:r>
        <w:rPr>
          <w:spacing w:val="24"/>
        </w:rPr>
        <w:t xml:space="preserve"> </w:t>
      </w:r>
      <w:r>
        <w:t>the</w:t>
      </w:r>
      <w:r>
        <w:rPr>
          <w:spacing w:val="24"/>
        </w:rPr>
        <w:t xml:space="preserve"> </w:t>
      </w:r>
      <w:r>
        <w:t>manual</w:t>
      </w:r>
      <w:r>
        <w:rPr>
          <w:spacing w:val="24"/>
        </w:rPr>
        <w:t xml:space="preserve"> </w:t>
      </w:r>
      <w:r>
        <w:t>mapping).</w:t>
      </w:r>
      <w:r>
        <w:rPr>
          <w:spacing w:val="80"/>
        </w:rPr>
        <w:t xml:space="preserve"> </w:t>
      </w:r>
      <w:r>
        <w:t>Table</w:t>
      </w:r>
      <w:r>
        <w:rPr>
          <w:spacing w:val="24"/>
        </w:rPr>
        <w:t xml:space="preserve"> </w:t>
      </w:r>
      <w:hyperlink w:anchor="_bookmark97" w:history="1">
        <w:r>
          <w:rPr>
            <w:color w:val="7F0000"/>
          </w:rPr>
          <w:t>B.14</w:t>
        </w:r>
      </w:hyperlink>
      <w:r>
        <w:rPr>
          <w:color w:val="7F0000"/>
          <w:spacing w:val="24"/>
        </w:rPr>
        <w:t xml:space="preserve"> </w:t>
      </w:r>
      <w:r>
        <w:t>provides</w:t>
      </w:r>
      <w:r>
        <w:rPr>
          <w:spacing w:val="24"/>
        </w:rPr>
        <w:t xml:space="preserve"> </w:t>
      </w:r>
      <w:r>
        <w:t>an</w:t>
      </w:r>
      <w:r>
        <w:rPr>
          <w:spacing w:val="24"/>
        </w:rPr>
        <w:t xml:space="preserve"> </w:t>
      </w:r>
      <w:r>
        <w:t>overview</w:t>
      </w:r>
      <w:r>
        <w:rPr>
          <w:spacing w:val="24"/>
        </w:rPr>
        <w:t xml:space="preserve"> </w:t>
      </w:r>
      <w:r>
        <w:t>of the general and source-specific composition rules used to compute the concepts.</w:t>
      </w:r>
      <w:r>
        <w:rPr>
          <w:spacing w:val="40"/>
        </w:rPr>
        <w:t xml:space="preserve"> </w:t>
      </w:r>
      <w:r>
        <w:t xml:space="preserve">In the table, the column </w:t>
      </w:r>
      <w:r>
        <w:rPr>
          <w:spacing w:val="-4"/>
        </w:rPr>
        <w:t xml:space="preserve">‘Frequency’ reports the number of source-sector-concept triples for which the corresponding composition rule </w:t>
      </w:r>
      <w:r>
        <w:t>is used.</w:t>
      </w:r>
      <w:r>
        <w:rPr>
          <w:spacing w:val="36"/>
        </w:rPr>
        <w:t xml:space="preserve"> </w:t>
      </w:r>
      <w:r>
        <w:t>For this source, we obtain ‘Net Wealth’ (</w:t>
      </w:r>
      <w:proofErr w:type="spellStart"/>
      <w:r>
        <w:t>netwea</w:t>
      </w:r>
      <w:proofErr w:type="spellEnd"/>
      <w:r>
        <w:t>) as the sum of ‘Financial Assets &amp; Fixed Capital</w:t>
      </w:r>
      <w:r>
        <w:rPr>
          <w:spacing w:val="40"/>
        </w:rPr>
        <w:t xml:space="preserve"> </w:t>
      </w:r>
      <w:r>
        <w:t>of Personal Businesses’ (</w:t>
      </w:r>
      <w:proofErr w:type="spellStart"/>
      <w:r>
        <w:t>nnhass</w:t>
      </w:r>
      <w:proofErr w:type="spellEnd"/>
      <w:r>
        <w:t>) and ‘Housing &amp; Land’ (</w:t>
      </w:r>
      <w:proofErr w:type="spellStart"/>
      <w:r>
        <w:t>nfahou</w:t>
      </w:r>
      <w:proofErr w:type="spellEnd"/>
      <w:r>
        <w:t xml:space="preserve">), net of ‘Debt’ </w:t>
      </w:r>
      <w:r>
        <w:rPr>
          <w:w w:val="110"/>
        </w:rPr>
        <w:t>(</w:t>
      </w:r>
      <w:proofErr w:type="spellStart"/>
      <w:r>
        <w:rPr>
          <w:w w:val="110"/>
        </w:rPr>
        <w:t>fliabi</w:t>
      </w:r>
      <w:proofErr w:type="spellEnd"/>
      <w:r>
        <w:rPr>
          <w:w w:val="110"/>
        </w:rPr>
        <w:t>).</w:t>
      </w:r>
    </w:p>
    <w:p w14:paraId="0810F80E" w14:textId="77777777" w:rsidR="00620CF6" w:rsidRDefault="00620CF6">
      <w:pPr>
        <w:pStyle w:val="BodyText"/>
        <w:spacing w:before="1"/>
        <w:rPr>
          <w:sz w:val="31"/>
        </w:rPr>
      </w:pPr>
    </w:p>
    <w:p w14:paraId="0E08F3ED" w14:textId="77777777" w:rsidR="00620CF6" w:rsidRDefault="00000000">
      <w:pPr>
        <w:pStyle w:val="Heading3"/>
        <w:numPr>
          <w:ilvl w:val="2"/>
          <w:numId w:val="8"/>
        </w:numPr>
        <w:tabs>
          <w:tab w:val="left" w:pos="1101"/>
        </w:tabs>
        <w:ind w:left="1101" w:hanging="984"/>
      </w:pPr>
      <w:bookmarkStart w:id="545" w:name="OECD_-_Financial_Accounts_(OECD_FA)"/>
      <w:bookmarkStart w:id="546" w:name="_bookmark82"/>
      <w:bookmarkEnd w:id="545"/>
      <w:bookmarkEnd w:id="546"/>
      <w:r>
        <w:t>OECD</w:t>
      </w:r>
      <w:r>
        <w:rPr>
          <w:spacing w:val="72"/>
        </w:rPr>
        <w:t xml:space="preserve"> </w:t>
      </w:r>
      <w:r>
        <w:t>-</w:t>
      </w:r>
      <w:r>
        <w:rPr>
          <w:spacing w:val="72"/>
        </w:rPr>
        <w:t xml:space="preserve"> </w:t>
      </w:r>
      <w:r>
        <w:t>Financial</w:t>
      </w:r>
      <w:r>
        <w:rPr>
          <w:spacing w:val="72"/>
        </w:rPr>
        <w:t xml:space="preserve"> </w:t>
      </w:r>
      <w:r>
        <w:t>Accounts</w:t>
      </w:r>
      <w:r>
        <w:rPr>
          <w:spacing w:val="72"/>
        </w:rPr>
        <w:t xml:space="preserve"> </w:t>
      </w:r>
      <w:r>
        <w:rPr>
          <w:spacing w:val="-4"/>
        </w:rPr>
        <w:t>(OECD_FA)</w:t>
      </w:r>
    </w:p>
    <w:p w14:paraId="08827F7A" w14:textId="77777777" w:rsidR="00620CF6" w:rsidRDefault="00620CF6">
      <w:pPr>
        <w:pStyle w:val="BodyText"/>
        <w:spacing w:before="1"/>
        <w:rPr>
          <w:b/>
          <w:sz w:val="27"/>
        </w:rPr>
      </w:pPr>
    </w:p>
    <w:p w14:paraId="11611D87" w14:textId="77777777" w:rsidR="00620CF6" w:rsidRDefault="00000000">
      <w:pPr>
        <w:pStyle w:val="BodyText"/>
        <w:spacing w:line="355" w:lineRule="auto"/>
        <w:ind w:left="117" w:right="115"/>
        <w:jc w:val="both"/>
      </w:pPr>
      <w:r>
        <w:t>The</w:t>
      </w:r>
      <w:r>
        <w:rPr>
          <w:spacing w:val="-13"/>
        </w:rPr>
        <w:t xml:space="preserve"> </w:t>
      </w:r>
      <w:r>
        <w:t>source</w:t>
      </w:r>
      <w:r>
        <w:rPr>
          <w:spacing w:val="-12"/>
        </w:rPr>
        <w:t xml:space="preserve"> </w:t>
      </w:r>
      <w:r>
        <w:t>OECD</w:t>
      </w:r>
      <w:r>
        <w:rPr>
          <w:spacing w:val="-13"/>
        </w:rPr>
        <w:t xml:space="preserve"> </w:t>
      </w:r>
      <w:r>
        <w:t>-</w:t>
      </w:r>
      <w:r>
        <w:rPr>
          <w:spacing w:val="-12"/>
        </w:rPr>
        <w:t xml:space="preserve"> </w:t>
      </w:r>
      <w:r>
        <w:t>Financial</w:t>
      </w:r>
      <w:r>
        <w:rPr>
          <w:spacing w:val="-13"/>
        </w:rPr>
        <w:t xml:space="preserve"> </w:t>
      </w:r>
      <w:r>
        <w:t>Accounts</w:t>
      </w:r>
      <w:r>
        <w:rPr>
          <w:spacing w:val="-12"/>
        </w:rPr>
        <w:t xml:space="preserve"> </w:t>
      </w:r>
      <w:r>
        <w:t>(OECD_FA)</w:t>
      </w:r>
      <w:r>
        <w:rPr>
          <w:spacing w:val="-13"/>
        </w:rPr>
        <w:t xml:space="preserve"> </w:t>
      </w:r>
      <w:r>
        <w:t>corresponds</w:t>
      </w:r>
      <w:r>
        <w:rPr>
          <w:spacing w:val="-12"/>
        </w:rPr>
        <w:t xml:space="preserve"> </w:t>
      </w:r>
      <w:r>
        <w:t>to</w:t>
      </w:r>
      <w:r>
        <w:rPr>
          <w:spacing w:val="-13"/>
        </w:rPr>
        <w:t xml:space="preserve"> </w:t>
      </w:r>
      <w:r>
        <w:t>the</w:t>
      </w:r>
      <w:r>
        <w:rPr>
          <w:spacing w:val="-12"/>
        </w:rPr>
        <w:t xml:space="preserve"> </w:t>
      </w:r>
      <w:r>
        <w:t>OECD’s</w:t>
      </w:r>
      <w:r>
        <w:rPr>
          <w:spacing w:val="-13"/>
        </w:rPr>
        <w:t xml:space="preserve"> </w:t>
      </w:r>
      <w:r>
        <w:t>table</w:t>
      </w:r>
      <w:r>
        <w:rPr>
          <w:spacing w:val="-12"/>
        </w:rPr>
        <w:t xml:space="preserve"> </w:t>
      </w:r>
      <w:r>
        <w:t>Households’</w:t>
      </w:r>
      <w:r>
        <w:rPr>
          <w:spacing w:val="-13"/>
        </w:rPr>
        <w:t xml:space="preserve"> </w:t>
      </w:r>
      <w:r>
        <w:t>Financial Assets and Liabilities (QASA_7HH table) which provides a detailed breakdown of households’ loans, in- vestment</w:t>
      </w:r>
      <w:r>
        <w:rPr>
          <w:spacing w:val="-3"/>
        </w:rPr>
        <w:t xml:space="preserve"> </w:t>
      </w:r>
      <w:r>
        <w:t>funds</w:t>
      </w:r>
      <w:r>
        <w:rPr>
          <w:spacing w:val="-3"/>
        </w:rPr>
        <w:t xml:space="preserve"> </w:t>
      </w:r>
      <w:r>
        <w:t>shares,</w:t>
      </w:r>
      <w:r>
        <w:rPr>
          <w:spacing w:val="-1"/>
        </w:rPr>
        <w:t xml:space="preserve"> </w:t>
      </w:r>
      <w:r>
        <w:t>life</w:t>
      </w:r>
      <w:r>
        <w:rPr>
          <w:spacing w:val="-3"/>
        </w:rPr>
        <w:t xml:space="preserve"> </w:t>
      </w:r>
      <w:r>
        <w:t>insurance</w:t>
      </w:r>
      <w:r>
        <w:rPr>
          <w:spacing w:val="-3"/>
        </w:rPr>
        <w:t xml:space="preserve"> </w:t>
      </w:r>
      <w:r>
        <w:t>and</w:t>
      </w:r>
      <w:r>
        <w:rPr>
          <w:spacing w:val="-3"/>
        </w:rPr>
        <w:t xml:space="preserve"> </w:t>
      </w:r>
      <w:r>
        <w:t>annuity</w:t>
      </w:r>
      <w:r>
        <w:rPr>
          <w:spacing w:val="-3"/>
        </w:rPr>
        <w:t xml:space="preserve"> </w:t>
      </w:r>
      <w:r>
        <w:t>entitlements,</w:t>
      </w:r>
      <w:r>
        <w:rPr>
          <w:spacing w:val="-1"/>
        </w:rPr>
        <w:t xml:space="preserve"> </w:t>
      </w:r>
      <w:r>
        <w:t>and</w:t>
      </w:r>
      <w:r>
        <w:rPr>
          <w:spacing w:val="-3"/>
        </w:rPr>
        <w:t xml:space="preserve"> </w:t>
      </w:r>
      <w:r>
        <w:t>pension</w:t>
      </w:r>
      <w:r>
        <w:rPr>
          <w:spacing w:val="-3"/>
        </w:rPr>
        <w:t xml:space="preserve"> </w:t>
      </w:r>
      <w:r>
        <w:t>entitlements</w:t>
      </w:r>
      <w:r>
        <w:rPr>
          <w:spacing w:val="-3"/>
        </w:rPr>
        <w:t xml:space="preserve"> </w:t>
      </w:r>
      <w:r>
        <w:t>OECD</w:t>
      </w:r>
      <w:r>
        <w:rPr>
          <w:spacing w:val="-3"/>
        </w:rPr>
        <w:t xml:space="preserve"> </w:t>
      </w:r>
      <w:r>
        <w:t>[</w:t>
      </w:r>
      <w:hyperlink w:anchor="_bookmark218" w:history="1">
        <w:r>
          <w:rPr>
            <w:color w:val="0000FF"/>
          </w:rPr>
          <w:t>99</w:t>
        </w:r>
      </w:hyperlink>
      <w:r>
        <w:t>].</w:t>
      </w:r>
      <w:r>
        <w:rPr>
          <w:spacing w:val="22"/>
        </w:rPr>
        <w:t xml:space="preserve"> </w:t>
      </w:r>
      <w:r>
        <w:t>This raw data source assembles various sources from central banks and national statistical institutes.</w:t>
      </w:r>
      <w:r>
        <w:rPr>
          <w:spacing w:val="36"/>
        </w:rPr>
        <w:t xml:space="preserve"> </w:t>
      </w:r>
      <w:r>
        <w:t xml:space="preserve">This raw </w:t>
      </w:r>
      <w:r>
        <w:rPr>
          <w:spacing w:val="-2"/>
        </w:rPr>
        <w:t>data</w:t>
      </w:r>
      <w:r>
        <w:rPr>
          <w:spacing w:val="-3"/>
        </w:rPr>
        <w:t xml:space="preserve"> </w:t>
      </w:r>
      <w:r>
        <w:rPr>
          <w:spacing w:val="-2"/>
        </w:rPr>
        <w:t>source</w:t>
      </w:r>
      <w:r>
        <w:rPr>
          <w:spacing w:val="-3"/>
        </w:rPr>
        <w:t xml:space="preserve"> </w:t>
      </w:r>
      <w:r>
        <w:rPr>
          <w:spacing w:val="-2"/>
        </w:rPr>
        <w:t>is</w:t>
      </w:r>
      <w:r>
        <w:rPr>
          <w:spacing w:val="-3"/>
        </w:rPr>
        <w:t xml:space="preserve"> </w:t>
      </w:r>
      <w:r>
        <w:rPr>
          <w:spacing w:val="-2"/>
        </w:rPr>
        <w:t>classified</w:t>
      </w:r>
      <w:r>
        <w:rPr>
          <w:spacing w:val="-3"/>
        </w:rPr>
        <w:t xml:space="preserve"> </w:t>
      </w:r>
      <w:r>
        <w:rPr>
          <w:spacing w:val="-2"/>
        </w:rPr>
        <w:t>as</w:t>
      </w:r>
      <w:r>
        <w:rPr>
          <w:spacing w:val="-3"/>
        </w:rPr>
        <w:t xml:space="preserve"> </w:t>
      </w:r>
      <w:r>
        <w:rPr>
          <w:spacing w:val="-2"/>
        </w:rPr>
        <w:t>cross-national</w:t>
      </w:r>
      <w:r>
        <w:rPr>
          <w:spacing w:val="-3"/>
        </w:rPr>
        <w:t xml:space="preserve"> </w:t>
      </w:r>
      <w:r>
        <w:rPr>
          <w:spacing w:val="-2"/>
        </w:rPr>
        <w:t>oﬀicial</w:t>
      </w:r>
      <w:r>
        <w:rPr>
          <w:spacing w:val="-3"/>
        </w:rPr>
        <w:t xml:space="preserve"> </w:t>
      </w:r>
      <w:r>
        <w:rPr>
          <w:spacing w:val="-2"/>
        </w:rPr>
        <w:t>statistics</w:t>
      </w:r>
      <w:r>
        <w:rPr>
          <w:spacing w:val="-3"/>
        </w:rPr>
        <w:t xml:space="preserve"> </w:t>
      </w:r>
      <w:r>
        <w:rPr>
          <w:spacing w:val="-2"/>
        </w:rPr>
        <w:t>because</w:t>
      </w:r>
      <w:r>
        <w:rPr>
          <w:spacing w:val="-3"/>
        </w:rPr>
        <w:t xml:space="preserve"> </w:t>
      </w:r>
      <w:r>
        <w:rPr>
          <w:spacing w:val="-2"/>
        </w:rPr>
        <w:t>the</w:t>
      </w:r>
      <w:r>
        <w:rPr>
          <w:spacing w:val="-3"/>
        </w:rPr>
        <w:t xml:space="preserve"> </w:t>
      </w:r>
      <w:r>
        <w:rPr>
          <w:spacing w:val="-2"/>
        </w:rPr>
        <w:t>OECD</w:t>
      </w:r>
      <w:r>
        <w:rPr>
          <w:spacing w:val="-3"/>
        </w:rPr>
        <w:t xml:space="preserve"> </w:t>
      </w:r>
      <w:r>
        <w:rPr>
          <w:spacing w:val="-2"/>
        </w:rPr>
        <w:t>organizes</w:t>
      </w:r>
      <w:r>
        <w:rPr>
          <w:spacing w:val="-3"/>
        </w:rPr>
        <w:t xml:space="preserve"> </w:t>
      </w:r>
      <w:r>
        <w:rPr>
          <w:spacing w:val="-2"/>
        </w:rPr>
        <w:t>and</w:t>
      </w:r>
      <w:r>
        <w:rPr>
          <w:spacing w:val="-3"/>
        </w:rPr>
        <w:t xml:space="preserve"> </w:t>
      </w:r>
      <w:r>
        <w:rPr>
          <w:spacing w:val="-2"/>
        </w:rPr>
        <w:t>disseminate</w:t>
      </w:r>
      <w:r>
        <w:rPr>
          <w:spacing w:val="-3"/>
        </w:rPr>
        <w:t xml:space="preserve"> </w:t>
      </w:r>
      <w:r>
        <w:rPr>
          <w:spacing w:val="-2"/>
        </w:rPr>
        <w:t xml:space="preserve">data </w:t>
      </w:r>
      <w:r>
        <w:t>according</w:t>
      </w:r>
      <w:r>
        <w:rPr>
          <w:spacing w:val="-13"/>
        </w:rPr>
        <w:t xml:space="preserve"> </w:t>
      </w:r>
      <w:r>
        <w:t>to</w:t>
      </w:r>
      <w:r>
        <w:rPr>
          <w:spacing w:val="-12"/>
        </w:rPr>
        <w:t xml:space="preserve"> </w:t>
      </w:r>
      <w:r>
        <w:t>the</w:t>
      </w:r>
      <w:r>
        <w:rPr>
          <w:spacing w:val="-13"/>
        </w:rPr>
        <w:t xml:space="preserve"> </w:t>
      </w:r>
      <w:r>
        <w:t>SNA2008/ESA2010</w:t>
      </w:r>
      <w:r>
        <w:rPr>
          <w:spacing w:val="-12"/>
        </w:rPr>
        <w:t xml:space="preserve"> </w:t>
      </w:r>
      <w:r>
        <w:t>framework.</w:t>
      </w:r>
      <w:r>
        <w:rPr>
          <w:spacing w:val="-13"/>
        </w:rPr>
        <w:t xml:space="preserve"> </w:t>
      </w:r>
      <w:r>
        <w:t>Therefore,</w:t>
      </w:r>
      <w:r>
        <w:rPr>
          <w:spacing w:val="-12"/>
        </w:rPr>
        <w:t xml:space="preserve"> </w:t>
      </w:r>
      <w:r>
        <w:t>mapping</w:t>
      </w:r>
      <w:r>
        <w:rPr>
          <w:spacing w:val="-13"/>
        </w:rPr>
        <w:t xml:space="preserve"> </w:t>
      </w:r>
      <w:r>
        <w:t>of</w:t>
      </w:r>
      <w:r>
        <w:rPr>
          <w:spacing w:val="-12"/>
        </w:rPr>
        <w:t xml:space="preserve"> </w:t>
      </w:r>
      <w:r>
        <w:t>raw</w:t>
      </w:r>
      <w:r>
        <w:rPr>
          <w:spacing w:val="-13"/>
        </w:rPr>
        <w:t xml:space="preserve"> </w:t>
      </w:r>
      <w:r>
        <w:t>data</w:t>
      </w:r>
      <w:r>
        <w:rPr>
          <w:spacing w:val="-12"/>
        </w:rPr>
        <w:t xml:space="preserve"> </w:t>
      </w:r>
      <w:r>
        <w:t>into</w:t>
      </w:r>
      <w:r>
        <w:rPr>
          <w:spacing w:val="-13"/>
        </w:rPr>
        <w:t xml:space="preserve"> </w:t>
      </w:r>
      <w:r>
        <w:t>national</w:t>
      </w:r>
      <w:r>
        <w:rPr>
          <w:spacing w:val="-12"/>
        </w:rPr>
        <w:t xml:space="preserve"> </w:t>
      </w:r>
      <w:r>
        <w:t>accounts</w:t>
      </w:r>
      <w:r>
        <w:rPr>
          <w:spacing w:val="-13"/>
        </w:rPr>
        <w:t xml:space="preserve"> </w:t>
      </w:r>
      <w:r>
        <w:t xml:space="preserve">con- </w:t>
      </w:r>
      <w:proofErr w:type="spellStart"/>
      <w:r>
        <w:rPr>
          <w:spacing w:val="-2"/>
        </w:rPr>
        <w:t>cepts</w:t>
      </w:r>
      <w:proofErr w:type="spellEnd"/>
      <w:r>
        <w:rPr>
          <w:spacing w:val="-10"/>
        </w:rPr>
        <w:t xml:space="preserve"> </w:t>
      </w:r>
      <w:r>
        <w:rPr>
          <w:spacing w:val="-2"/>
        </w:rPr>
        <w:t>is</w:t>
      </w:r>
      <w:r>
        <w:rPr>
          <w:spacing w:val="-10"/>
        </w:rPr>
        <w:t xml:space="preserve"> </w:t>
      </w:r>
      <w:r>
        <w:rPr>
          <w:spacing w:val="-2"/>
        </w:rPr>
        <w:t>automatic.</w:t>
      </w:r>
      <w:r>
        <w:rPr>
          <w:spacing w:val="11"/>
        </w:rPr>
        <w:t xml:space="preserve"> </w:t>
      </w:r>
      <w:r>
        <w:rPr>
          <w:spacing w:val="-2"/>
        </w:rPr>
        <w:t>Table</w:t>
      </w:r>
      <w:r>
        <w:rPr>
          <w:spacing w:val="-10"/>
        </w:rPr>
        <w:t xml:space="preserve"> </w:t>
      </w:r>
      <w:hyperlink w:anchor="_bookmark98" w:history="1">
        <w:r>
          <w:rPr>
            <w:color w:val="7F0000"/>
            <w:spacing w:val="-2"/>
          </w:rPr>
          <w:t>B.16</w:t>
        </w:r>
      </w:hyperlink>
      <w:r>
        <w:rPr>
          <w:color w:val="7F0000"/>
          <w:spacing w:val="-10"/>
        </w:rPr>
        <w:t xml:space="preserve"> </w:t>
      </w:r>
      <w:r>
        <w:rPr>
          <w:spacing w:val="-2"/>
        </w:rPr>
        <w:t>provides</w:t>
      </w:r>
      <w:r>
        <w:rPr>
          <w:spacing w:val="-11"/>
        </w:rPr>
        <w:t xml:space="preserve"> </w:t>
      </w:r>
      <w:r>
        <w:rPr>
          <w:spacing w:val="-2"/>
        </w:rPr>
        <w:t>an</w:t>
      </w:r>
      <w:r>
        <w:rPr>
          <w:spacing w:val="-10"/>
        </w:rPr>
        <w:t xml:space="preserve"> </w:t>
      </w:r>
      <w:r>
        <w:rPr>
          <w:spacing w:val="-2"/>
        </w:rPr>
        <w:t>overview</w:t>
      </w:r>
      <w:r>
        <w:rPr>
          <w:spacing w:val="-10"/>
        </w:rPr>
        <w:t xml:space="preserve"> </w:t>
      </w:r>
      <w:r>
        <w:rPr>
          <w:spacing w:val="-2"/>
        </w:rPr>
        <w:t>of</w:t>
      </w:r>
      <w:r>
        <w:rPr>
          <w:spacing w:val="-10"/>
        </w:rPr>
        <w:t xml:space="preserve"> </w:t>
      </w:r>
      <w:r>
        <w:rPr>
          <w:spacing w:val="-2"/>
        </w:rPr>
        <w:t>the</w:t>
      </w:r>
      <w:r>
        <w:rPr>
          <w:spacing w:val="-10"/>
        </w:rPr>
        <w:t xml:space="preserve"> </w:t>
      </w:r>
      <w:r>
        <w:rPr>
          <w:spacing w:val="-2"/>
        </w:rPr>
        <w:t>general</w:t>
      </w:r>
      <w:r>
        <w:rPr>
          <w:spacing w:val="-10"/>
        </w:rPr>
        <w:t xml:space="preserve"> </w:t>
      </w:r>
      <w:r>
        <w:rPr>
          <w:spacing w:val="-2"/>
        </w:rPr>
        <w:t>and</w:t>
      </w:r>
      <w:r>
        <w:rPr>
          <w:spacing w:val="-10"/>
        </w:rPr>
        <w:t xml:space="preserve"> </w:t>
      </w:r>
      <w:r>
        <w:rPr>
          <w:spacing w:val="-2"/>
        </w:rPr>
        <w:t>source-specific</w:t>
      </w:r>
      <w:r>
        <w:rPr>
          <w:spacing w:val="-10"/>
        </w:rPr>
        <w:t xml:space="preserve"> </w:t>
      </w:r>
      <w:r>
        <w:rPr>
          <w:spacing w:val="-2"/>
        </w:rPr>
        <w:t>composition</w:t>
      </w:r>
      <w:r>
        <w:rPr>
          <w:spacing w:val="-10"/>
        </w:rPr>
        <w:t xml:space="preserve"> </w:t>
      </w:r>
      <w:r>
        <w:rPr>
          <w:spacing w:val="-2"/>
        </w:rPr>
        <w:t>rules</w:t>
      </w:r>
      <w:r>
        <w:rPr>
          <w:spacing w:val="-10"/>
        </w:rPr>
        <w:t xml:space="preserve"> </w:t>
      </w:r>
      <w:r>
        <w:rPr>
          <w:spacing w:val="-2"/>
        </w:rPr>
        <w:t xml:space="preserve">used </w:t>
      </w:r>
      <w:r>
        <w:t>to</w:t>
      </w:r>
      <w:r>
        <w:rPr>
          <w:spacing w:val="-3"/>
        </w:rPr>
        <w:t xml:space="preserve"> </w:t>
      </w:r>
      <w:r>
        <w:t>compute</w:t>
      </w:r>
      <w:r>
        <w:rPr>
          <w:spacing w:val="-3"/>
        </w:rPr>
        <w:t xml:space="preserve"> </w:t>
      </w:r>
      <w:r>
        <w:t>the</w:t>
      </w:r>
      <w:r>
        <w:rPr>
          <w:spacing w:val="-3"/>
        </w:rPr>
        <w:t xml:space="preserve"> </w:t>
      </w:r>
      <w:r>
        <w:t>concepts.</w:t>
      </w:r>
      <w:r>
        <w:rPr>
          <w:spacing w:val="17"/>
        </w:rPr>
        <w:t xml:space="preserve"> </w:t>
      </w:r>
      <w:r>
        <w:t>In</w:t>
      </w:r>
      <w:r>
        <w:rPr>
          <w:spacing w:val="-3"/>
        </w:rPr>
        <w:t xml:space="preserve"> </w:t>
      </w:r>
      <w:r>
        <w:t>the</w:t>
      </w:r>
      <w:r>
        <w:rPr>
          <w:spacing w:val="-3"/>
        </w:rPr>
        <w:t xml:space="preserve"> </w:t>
      </w:r>
      <w:r>
        <w:t>table,</w:t>
      </w:r>
      <w:r>
        <w:rPr>
          <w:spacing w:val="-2"/>
        </w:rPr>
        <w:t xml:space="preserve"> </w:t>
      </w:r>
      <w:r>
        <w:t>the</w:t>
      </w:r>
      <w:r>
        <w:rPr>
          <w:spacing w:val="-3"/>
        </w:rPr>
        <w:t xml:space="preserve"> </w:t>
      </w:r>
      <w:r>
        <w:t>column</w:t>
      </w:r>
      <w:r>
        <w:rPr>
          <w:spacing w:val="-3"/>
        </w:rPr>
        <w:t xml:space="preserve"> </w:t>
      </w:r>
      <w:r>
        <w:t>‘Frequency’</w:t>
      </w:r>
      <w:r>
        <w:rPr>
          <w:spacing w:val="-3"/>
        </w:rPr>
        <w:t xml:space="preserve"> </w:t>
      </w:r>
      <w:r>
        <w:t>reports</w:t>
      </w:r>
      <w:r>
        <w:rPr>
          <w:spacing w:val="-3"/>
        </w:rPr>
        <w:t xml:space="preserve"> </w:t>
      </w:r>
      <w:r>
        <w:t>the</w:t>
      </w:r>
      <w:r>
        <w:rPr>
          <w:spacing w:val="-3"/>
        </w:rPr>
        <w:t xml:space="preserve"> </w:t>
      </w:r>
      <w:r>
        <w:t>number</w:t>
      </w:r>
      <w:r>
        <w:rPr>
          <w:spacing w:val="-3"/>
        </w:rPr>
        <w:t xml:space="preserve"> </w:t>
      </w:r>
      <w:r>
        <w:t>of</w:t>
      </w:r>
      <w:r>
        <w:rPr>
          <w:spacing w:val="-3"/>
        </w:rPr>
        <w:t xml:space="preserve"> </w:t>
      </w:r>
      <w:r>
        <w:t>source-sector-concept triples for which the corresponding composition rule is used.</w:t>
      </w:r>
    </w:p>
    <w:p w14:paraId="55B66BFB" w14:textId="77777777" w:rsidR="00620CF6" w:rsidRDefault="00620CF6">
      <w:pPr>
        <w:pStyle w:val="BodyText"/>
        <w:spacing w:before="12"/>
        <w:rPr>
          <w:sz w:val="30"/>
        </w:rPr>
      </w:pPr>
    </w:p>
    <w:p w14:paraId="52594EE7" w14:textId="77777777" w:rsidR="00620CF6" w:rsidRDefault="00000000">
      <w:pPr>
        <w:pStyle w:val="Heading3"/>
        <w:numPr>
          <w:ilvl w:val="2"/>
          <w:numId w:val="8"/>
        </w:numPr>
        <w:tabs>
          <w:tab w:val="left" w:pos="1101"/>
        </w:tabs>
        <w:ind w:left="1101" w:hanging="984"/>
      </w:pPr>
      <w:bookmarkStart w:id="547" w:name="Luxembourg_Wealth_Study_Database_-_Balan"/>
      <w:bookmarkStart w:id="548" w:name="_bookmark83"/>
      <w:bookmarkEnd w:id="547"/>
      <w:bookmarkEnd w:id="548"/>
      <w:r>
        <w:rPr>
          <w:w w:val="105"/>
        </w:rPr>
        <w:t>Luxembourg</w:t>
      </w:r>
      <w:r>
        <w:rPr>
          <w:spacing w:val="32"/>
          <w:w w:val="105"/>
        </w:rPr>
        <w:t xml:space="preserve"> </w:t>
      </w:r>
      <w:r>
        <w:rPr>
          <w:w w:val="105"/>
        </w:rPr>
        <w:t>Wealth</w:t>
      </w:r>
      <w:r>
        <w:rPr>
          <w:spacing w:val="33"/>
          <w:w w:val="105"/>
        </w:rPr>
        <w:t xml:space="preserve"> </w:t>
      </w:r>
      <w:r>
        <w:rPr>
          <w:w w:val="105"/>
        </w:rPr>
        <w:t>Study</w:t>
      </w:r>
      <w:r>
        <w:rPr>
          <w:spacing w:val="33"/>
          <w:w w:val="105"/>
        </w:rPr>
        <w:t xml:space="preserve"> </w:t>
      </w:r>
      <w:r>
        <w:rPr>
          <w:w w:val="105"/>
        </w:rPr>
        <w:t>Database</w:t>
      </w:r>
      <w:r>
        <w:rPr>
          <w:spacing w:val="33"/>
          <w:w w:val="105"/>
        </w:rPr>
        <w:t xml:space="preserve"> </w:t>
      </w:r>
      <w:r>
        <w:rPr>
          <w:w w:val="105"/>
        </w:rPr>
        <w:t>-</w:t>
      </w:r>
      <w:r>
        <w:rPr>
          <w:spacing w:val="33"/>
          <w:w w:val="105"/>
        </w:rPr>
        <w:t xml:space="preserve"> </w:t>
      </w:r>
      <w:r>
        <w:rPr>
          <w:w w:val="105"/>
        </w:rPr>
        <w:t>Balance</w:t>
      </w:r>
      <w:r>
        <w:rPr>
          <w:spacing w:val="33"/>
          <w:w w:val="105"/>
        </w:rPr>
        <w:t xml:space="preserve"> </w:t>
      </w:r>
      <w:r>
        <w:rPr>
          <w:w w:val="105"/>
        </w:rPr>
        <w:t>Sheet</w:t>
      </w:r>
      <w:r>
        <w:rPr>
          <w:spacing w:val="33"/>
          <w:w w:val="105"/>
        </w:rPr>
        <w:t xml:space="preserve"> </w:t>
      </w:r>
      <w:r>
        <w:rPr>
          <w:spacing w:val="-2"/>
          <w:w w:val="105"/>
        </w:rPr>
        <w:t>(</w:t>
      </w:r>
      <w:proofErr w:type="spellStart"/>
      <w:r>
        <w:rPr>
          <w:spacing w:val="-2"/>
          <w:w w:val="105"/>
        </w:rPr>
        <w:t>LWS_topo</w:t>
      </w:r>
      <w:proofErr w:type="spellEnd"/>
      <w:r>
        <w:rPr>
          <w:spacing w:val="-2"/>
          <w:w w:val="105"/>
        </w:rPr>
        <w:t>)</w:t>
      </w:r>
    </w:p>
    <w:p w14:paraId="4734E223" w14:textId="77777777" w:rsidR="00620CF6" w:rsidRDefault="00620CF6">
      <w:pPr>
        <w:pStyle w:val="BodyText"/>
        <w:spacing w:before="1"/>
        <w:rPr>
          <w:b/>
          <w:sz w:val="27"/>
        </w:rPr>
      </w:pPr>
    </w:p>
    <w:p w14:paraId="52D439F9" w14:textId="77777777" w:rsidR="00620CF6" w:rsidRDefault="00000000">
      <w:pPr>
        <w:pStyle w:val="BodyText"/>
        <w:spacing w:line="355" w:lineRule="auto"/>
        <w:ind w:left="117" w:right="115"/>
        <w:jc w:val="both"/>
      </w:pPr>
      <w:r>
        <w:t>The source Luxembourg Wealth Study Database - Balance Sheet (</w:t>
      </w:r>
      <w:proofErr w:type="spellStart"/>
      <w:r>
        <w:t>LWS_topo</w:t>
      </w:r>
      <w:proofErr w:type="spellEnd"/>
      <w:r>
        <w:t xml:space="preserve">) is the Luxembourg Wealth </w:t>
      </w:r>
      <w:r>
        <w:rPr>
          <w:spacing w:val="-4"/>
        </w:rPr>
        <w:t xml:space="preserve">Study Database which provides cross-national harmonized micro-data (household- and individual-level data) </w:t>
      </w:r>
      <w:r>
        <w:t>on</w:t>
      </w:r>
      <w:r>
        <w:rPr>
          <w:spacing w:val="-6"/>
        </w:rPr>
        <w:t xml:space="preserve"> </w:t>
      </w:r>
      <w:r>
        <w:t>assets,</w:t>
      </w:r>
      <w:r>
        <w:rPr>
          <w:spacing w:val="-5"/>
        </w:rPr>
        <w:t xml:space="preserve"> </w:t>
      </w:r>
      <w:r>
        <w:t>liabilities,</w:t>
      </w:r>
      <w:r>
        <w:rPr>
          <w:spacing w:val="-5"/>
        </w:rPr>
        <w:t xml:space="preserve"> </w:t>
      </w:r>
      <w:r>
        <w:t>and</w:t>
      </w:r>
      <w:r>
        <w:rPr>
          <w:spacing w:val="-6"/>
        </w:rPr>
        <w:t xml:space="preserve"> </w:t>
      </w:r>
      <w:r>
        <w:t>net</w:t>
      </w:r>
      <w:r>
        <w:rPr>
          <w:spacing w:val="-6"/>
        </w:rPr>
        <w:t xml:space="preserve"> </w:t>
      </w:r>
      <w:r>
        <w:t>wealth</w:t>
      </w:r>
      <w:r>
        <w:rPr>
          <w:spacing w:val="-6"/>
        </w:rPr>
        <w:t xml:space="preserve"> </w:t>
      </w:r>
      <w:r>
        <w:t>LIS</w:t>
      </w:r>
      <w:r>
        <w:rPr>
          <w:spacing w:val="-6"/>
        </w:rPr>
        <w:t xml:space="preserve"> </w:t>
      </w:r>
      <w:r>
        <w:t>[</w:t>
      </w:r>
      <w:hyperlink w:anchor="_bookmark211" w:history="1">
        <w:r>
          <w:rPr>
            <w:color w:val="0000FF"/>
          </w:rPr>
          <w:t>92</w:t>
        </w:r>
      </w:hyperlink>
      <w:r>
        <w:t>].</w:t>
      </w:r>
      <w:r>
        <w:rPr>
          <w:spacing w:val="17"/>
        </w:rPr>
        <w:t xml:space="preserve"> </w:t>
      </w:r>
      <w:r>
        <w:t>Aggregate</w:t>
      </w:r>
      <w:r>
        <w:rPr>
          <w:spacing w:val="-6"/>
        </w:rPr>
        <w:t xml:space="preserve"> </w:t>
      </w:r>
      <w:r>
        <w:t>concepts</w:t>
      </w:r>
      <w:r>
        <w:rPr>
          <w:spacing w:val="-6"/>
        </w:rPr>
        <w:t xml:space="preserve"> </w:t>
      </w:r>
      <w:r>
        <w:t>are</w:t>
      </w:r>
      <w:r>
        <w:rPr>
          <w:spacing w:val="-6"/>
        </w:rPr>
        <w:t xml:space="preserve"> </w:t>
      </w:r>
      <w:r>
        <w:t>obtained</w:t>
      </w:r>
      <w:r>
        <w:rPr>
          <w:spacing w:val="-6"/>
        </w:rPr>
        <w:t xml:space="preserve"> </w:t>
      </w:r>
      <w:r>
        <w:t>multiplying</w:t>
      </w:r>
      <w:r>
        <w:rPr>
          <w:spacing w:val="-6"/>
        </w:rPr>
        <w:t xml:space="preserve"> </w:t>
      </w:r>
      <w:r>
        <w:t xml:space="preserve">household-level micro-data by the population </w:t>
      </w:r>
      <w:proofErr w:type="gramStart"/>
      <w:r>
        <w:t>weight</w:t>
      </w:r>
      <w:proofErr w:type="gramEnd"/>
      <w:r>
        <w:t xml:space="preserve"> and they are the average across five implicates (Rubin’s Rule).</w:t>
      </w:r>
      <w:r>
        <w:rPr>
          <w:spacing w:val="40"/>
        </w:rPr>
        <w:t xml:space="preserve"> </w:t>
      </w:r>
      <w:r>
        <w:t>The organization</w:t>
      </w:r>
      <w:r>
        <w:rPr>
          <w:spacing w:val="-1"/>
        </w:rPr>
        <w:t xml:space="preserve"> </w:t>
      </w:r>
      <w:r>
        <w:t>of</w:t>
      </w:r>
      <w:r>
        <w:rPr>
          <w:spacing w:val="-1"/>
        </w:rPr>
        <w:t xml:space="preserve"> </w:t>
      </w:r>
      <w:r>
        <w:t>assets</w:t>
      </w:r>
      <w:r>
        <w:rPr>
          <w:spacing w:val="-1"/>
        </w:rPr>
        <w:t xml:space="preserve"> </w:t>
      </w:r>
      <w:r>
        <w:t>and</w:t>
      </w:r>
      <w:r>
        <w:rPr>
          <w:spacing w:val="-1"/>
        </w:rPr>
        <w:t xml:space="preserve"> </w:t>
      </w:r>
      <w:r>
        <w:t>liabilities</w:t>
      </w:r>
      <w:r>
        <w:rPr>
          <w:spacing w:val="-1"/>
        </w:rPr>
        <w:t xml:space="preserve"> </w:t>
      </w:r>
      <w:r>
        <w:t>in</w:t>
      </w:r>
      <w:r>
        <w:rPr>
          <w:spacing w:val="-1"/>
        </w:rPr>
        <w:t xml:space="preserve"> </w:t>
      </w:r>
      <w:r>
        <w:t>the</w:t>
      </w:r>
      <w:r>
        <w:rPr>
          <w:spacing w:val="-1"/>
        </w:rPr>
        <w:t xml:space="preserve"> </w:t>
      </w:r>
      <w:r>
        <w:t>Luxembourg</w:t>
      </w:r>
      <w:r>
        <w:rPr>
          <w:spacing w:val="-1"/>
        </w:rPr>
        <w:t xml:space="preserve"> </w:t>
      </w:r>
      <w:r>
        <w:t>Wealth</w:t>
      </w:r>
      <w:r>
        <w:rPr>
          <w:spacing w:val="-1"/>
        </w:rPr>
        <w:t xml:space="preserve"> </w:t>
      </w:r>
      <w:r>
        <w:t>Study</w:t>
      </w:r>
      <w:r>
        <w:rPr>
          <w:spacing w:val="-1"/>
        </w:rPr>
        <w:t xml:space="preserve"> </w:t>
      </w:r>
      <w:r>
        <w:t>Database</w:t>
      </w:r>
      <w:r>
        <w:rPr>
          <w:spacing w:val="-1"/>
        </w:rPr>
        <w:t xml:space="preserve"> </w:t>
      </w:r>
      <w:r>
        <w:t>is</w:t>
      </w:r>
      <w:r>
        <w:rPr>
          <w:spacing w:val="-1"/>
        </w:rPr>
        <w:t xml:space="preserve"> </w:t>
      </w:r>
      <w:r>
        <w:t>not</w:t>
      </w:r>
      <w:r>
        <w:rPr>
          <w:spacing w:val="-1"/>
        </w:rPr>
        <w:t xml:space="preserve"> </w:t>
      </w:r>
      <w:r>
        <w:t>directly</w:t>
      </w:r>
      <w:r>
        <w:rPr>
          <w:spacing w:val="-1"/>
        </w:rPr>
        <w:t xml:space="preserve"> </w:t>
      </w:r>
      <w:r>
        <w:t>comparable to the GC Wealth Project conceptual grid.</w:t>
      </w:r>
      <w:r>
        <w:rPr>
          <w:spacing w:val="40"/>
        </w:rPr>
        <w:t xml:space="preserve"> </w:t>
      </w:r>
      <w:r>
        <w:t xml:space="preserve">Therefore, this raw data source is classified as cross-national </w:t>
      </w:r>
      <w:r>
        <w:rPr>
          <w:spacing w:val="-2"/>
        </w:rPr>
        <w:t>academic</w:t>
      </w:r>
      <w:r>
        <w:rPr>
          <w:spacing w:val="-13"/>
        </w:rPr>
        <w:t xml:space="preserve"> </w:t>
      </w:r>
      <w:r>
        <w:rPr>
          <w:spacing w:val="-2"/>
        </w:rPr>
        <w:t>research</w:t>
      </w:r>
      <w:r>
        <w:rPr>
          <w:spacing w:val="-10"/>
        </w:rPr>
        <w:t xml:space="preserve"> </w:t>
      </w:r>
      <w:r>
        <w:rPr>
          <w:spacing w:val="-2"/>
        </w:rPr>
        <w:t>that</w:t>
      </w:r>
      <w:r>
        <w:rPr>
          <w:spacing w:val="-11"/>
        </w:rPr>
        <w:t xml:space="preserve"> </w:t>
      </w:r>
      <w:r>
        <w:rPr>
          <w:spacing w:val="-2"/>
        </w:rPr>
        <w:t>do</w:t>
      </w:r>
      <w:r>
        <w:rPr>
          <w:spacing w:val="-10"/>
        </w:rPr>
        <w:t xml:space="preserve"> </w:t>
      </w:r>
      <w:r>
        <w:rPr>
          <w:spacing w:val="-2"/>
        </w:rPr>
        <w:t>not</w:t>
      </w:r>
      <w:r>
        <w:rPr>
          <w:spacing w:val="-11"/>
        </w:rPr>
        <w:t xml:space="preserve"> </w:t>
      </w:r>
      <w:r>
        <w:rPr>
          <w:spacing w:val="-2"/>
        </w:rPr>
        <w:t>use</w:t>
      </w:r>
      <w:r>
        <w:rPr>
          <w:spacing w:val="-10"/>
        </w:rPr>
        <w:t xml:space="preserve"> </w:t>
      </w:r>
      <w:r>
        <w:rPr>
          <w:spacing w:val="-2"/>
        </w:rPr>
        <w:t>the</w:t>
      </w:r>
      <w:r>
        <w:rPr>
          <w:spacing w:val="-11"/>
        </w:rPr>
        <w:t xml:space="preserve"> </w:t>
      </w:r>
      <w:r>
        <w:rPr>
          <w:spacing w:val="-2"/>
        </w:rPr>
        <w:t>SNA2008/ESA2010</w:t>
      </w:r>
      <w:r>
        <w:rPr>
          <w:spacing w:val="-10"/>
        </w:rPr>
        <w:t xml:space="preserve"> </w:t>
      </w:r>
      <w:r>
        <w:rPr>
          <w:spacing w:val="-2"/>
        </w:rPr>
        <w:t>framework</w:t>
      </w:r>
      <w:r>
        <w:rPr>
          <w:spacing w:val="-11"/>
        </w:rPr>
        <w:t xml:space="preserve"> </w:t>
      </w:r>
      <w:r>
        <w:rPr>
          <w:spacing w:val="-2"/>
        </w:rPr>
        <w:t>for</w:t>
      </w:r>
      <w:r>
        <w:rPr>
          <w:spacing w:val="-10"/>
        </w:rPr>
        <w:t xml:space="preserve"> </w:t>
      </w:r>
      <w:r>
        <w:rPr>
          <w:spacing w:val="-2"/>
        </w:rPr>
        <w:t>which</w:t>
      </w:r>
      <w:r>
        <w:rPr>
          <w:spacing w:val="-11"/>
        </w:rPr>
        <w:t xml:space="preserve"> </w:t>
      </w:r>
      <w:r>
        <w:rPr>
          <w:spacing w:val="-2"/>
        </w:rPr>
        <w:t>we</w:t>
      </w:r>
      <w:r>
        <w:rPr>
          <w:spacing w:val="-10"/>
        </w:rPr>
        <w:t xml:space="preserve"> </w:t>
      </w:r>
      <w:r>
        <w:rPr>
          <w:spacing w:val="-2"/>
        </w:rPr>
        <w:t>introduce</w:t>
      </w:r>
      <w:r>
        <w:rPr>
          <w:spacing w:val="-11"/>
        </w:rPr>
        <w:t xml:space="preserve"> </w:t>
      </w:r>
      <w:r>
        <w:rPr>
          <w:spacing w:val="-2"/>
        </w:rPr>
        <w:t>a</w:t>
      </w:r>
      <w:r>
        <w:rPr>
          <w:spacing w:val="-10"/>
        </w:rPr>
        <w:t xml:space="preserve"> </w:t>
      </w:r>
      <w:r>
        <w:rPr>
          <w:spacing w:val="-2"/>
        </w:rPr>
        <w:t xml:space="preserve">source-specific </w:t>
      </w:r>
      <w:r>
        <w:t>conceptual</w:t>
      </w:r>
      <w:r>
        <w:rPr>
          <w:spacing w:val="-13"/>
        </w:rPr>
        <w:t xml:space="preserve"> </w:t>
      </w:r>
      <w:r>
        <w:t>grid</w:t>
      </w:r>
      <w:r>
        <w:rPr>
          <w:spacing w:val="-12"/>
        </w:rPr>
        <w:t xml:space="preserve"> </w:t>
      </w:r>
      <w:r>
        <w:t>(see</w:t>
      </w:r>
      <w:r>
        <w:rPr>
          <w:spacing w:val="-13"/>
        </w:rPr>
        <w:t xml:space="preserve"> </w:t>
      </w:r>
      <w:r>
        <w:t>Table</w:t>
      </w:r>
      <w:r>
        <w:rPr>
          <w:spacing w:val="-12"/>
        </w:rPr>
        <w:t xml:space="preserve"> </w:t>
      </w:r>
      <w:hyperlink w:anchor="_bookmark100" w:history="1">
        <w:r>
          <w:rPr>
            <w:color w:val="7F0000"/>
          </w:rPr>
          <w:t>B.18</w:t>
        </w:r>
      </w:hyperlink>
      <w:r>
        <w:t>)</w:t>
      </w:r>
      <w:r>
        <w:rPr>
          <w:spacing w:val="-13"/>
        </w:rPr>
        <w:t xml:space="preserve"> </w:t>
      </w:r>
      <w:r>
        <w:t>and</w:t>
      </w:r>
      <w:r>
        <w:rPr>
          <w:spacing w:val="-12"/>
        </w:rPr>
        <w:t xml:space="preserve"> </w:t>
      </w:r>
      <w:r>
        <w:t>composition</w:t>
      </w:r>
      <w:r>
        <w:rPr>
          <w:spacing w:val="-13"/>
        </w:rPr>
        <w:t xml:space="preserve"> </w:t>
      </w:r>
      <w:r>
        <w:t>table</w:t>
      </w:r>
      <w:r>
        <w:rPr>
          <w:spacing w:val="-12"/>
        </w:rPr>
        <w:t xml:space="preserve"> </w:t>
      </w:r>
      <w:r>
        <w:t>(see</w:t>
      </w:r>
      <w:r>
        <w:rPr>
          <w:spacing w:val="-13"/>
        </w:rPr>
        <w:t xml:space="preserve"> </w:t>
      </w:r>
      <w:r>
        <w:t>Table</w:t>
      </w:r>
      <w:r>
        <w:rPr>
          <w:spacing w:val="-12"/>
        </w:rPr>
        <w:t xml:space="preserve"> </w:t>
      </w:r>
      <w:hyperlink w:anchor="_bookmark99" w:history="1">
        <w:r>
          <w:rPr>
            <w:color w:val="7F0000"/>
          </w:rPr>
          <w:t>B.17</w:t>
        </w:r>
      </w:hyperlink>
      <w:r>
        <w:t>).</w:t>
      </w:r>
      <w:r>
        <w:rPr>
          <w:spacing w:val="-13"/>
        </w:rPr>
        <w:t xml:space="preserve"> </w:t>
      </w:r>
      <w:r>
        <w:t>In</w:t>
      </w:r>
      <w:r>
        <w:rPr>
          <w:spacing w:val="-12"/>
        </w:rPr>
        <w:t xml:space="preserve"> </w:t>
      </w:r>
      <w:r>
        <w:t>the</w:t>
      </w:r>
      <w:r>
        <w:rPr>
          <w:spacing w:val="-13"/>
        </w:rPr>
        <w:t xml:space="preserve"> </w:t>
      </w:r>
      <w:r>
        <w:t>composition</w:t>
      </w:r>
      <w:r>
        <w:rPr>
          <w:spacing w:val="-12"/>
        </w:rPr>
        <w:t xml:space="preserve"> </w:t>
      </w:r>
      <w:r>
        <w:t>table,</w:t>
      </w:r>
      <w:r>
        <w:rPr>
          <w:spacing w:val="-13"/>
        </w:rPr>
        <w:t xml:space="preserve"> </w:t>
      </w:r>
      <w:r>
        <w:t>the</w:t>
      </w:r>
      <w:r>
        <w:rPr>
          <w:spacing w:val="-12"/>
        </w:rPr>
        <w:t xml:space="preserve"> </w:t>
      </w:r>
      <w:r>
        <w:t xml:space="preserve">column </w:t>
      </w:r>
      <w:r>
        <w:rPr>
          <w:spacing w:val="-4"/>
        </w:rPr>
        <w:t xml:space="preserve">‘Frequency’ reports the number of source-sector-concept triples for which the corresponding composition rule </w:t>
      </w:r>
      <w:r>
        <w:t>is</w:t>
      </w:r>
      <w:r>
        <w:rPr>
          <w:spacing w:val="-7"/>
        </w:rPr>
        <w:t xml:space="preserve"> </w:t>
      </w:r>
      <w:r>
        <w:t>used.</w:t>
      </w:r>
      <w:r>
        <w:rPr>
          <w:spacing w:val="11"/>
        </w:rPr>
        <w:t xml:space="preserve"> </w:t>
      </w:r>
      <w:r>
        <w:t>For</w:t>
      </w:r>
      <w:r>
        <w:rPr>
          <w:spacing w:val="-7"/>
        </w:rPr>
        <w:t xml:space="preserve"> </w:t>
      </w:r>
      <w:r>
        <w:t>this</w:t>
      </w:r>
      <w:r>
        <w:rPr>
          <w:spacing w:val="-7"/>
        </w:rPr>
        <w:t xml:space="preserve"> </w:t>
      </w:r>
      <w:r>
        <w:t>specific</w:t>
      </w:r>
      <w:r>
        <w:rPr>
          <w:spacing w:val="-7"/>
        </w:rPr>
        <w:t xml:space="preserve"> </w:t>
      </w:r>
      <w:r>
        <w:t>source,</w:t>
      </w:r>
      <w:r>
        <w:rPr>
          <w:spacing w:val="-7"/>
        </w:rPr>
        <w:t xml:space="preserve"> </w:t>
      </w:r>
      <w:r>
        <w:t>Net</w:t>
      </w:r>
      <w:r>
        <w:rPr>
          <w:spacing w:val="-7"/>
        </w:rPr>
        <w:t xml:space="preserve"> </w:t>
      </w:r>
      <w:r>
        <w:t>Wealth</w:t>
      </w:r>
      <w:r>
        <w:rPr>
          <w:spacing w:val="-7"/>
        </w:rPr>
        <w:t xml:space="preserve"> </w:t>
      </w:r>
      <w:r>
        <w:t>(</w:t>
      </w:r>
      <w:proofErr w:type="spellStart"/>
      <w:r>
        <w:t>netwea</w:t>
      </w:r>
      <w:proofErr w:type="spellEnd"/>
      <w:r>
        <w:t>)</w:t>
      </w:r>
      <w:r>
        <w:rPr>
          <w:spacing w:val="-7"/>
        </w:rPr>
        <w:t xml:space="preserve"> </w:t>
      </w:r>
      <w:r>
        <w:t>is</w:t>
      </w:r>
      <w:r>
        <w:rPr>
          <w:spacing w:val="-7"/>
        </w:rPr>
        <w:t xml:space="preserve"> </w:t>
      </w:r>
      <w:r>
        <w:t>obtained</w:t>
      </w:r>
      <w:r>
        <w:rPr>
          <w:spacing w:val="-7"/>
        </w:rPr>
        <w:t xml:space="preserve"> </w:t>
      </w:r>
      <w:r>
        <w:t>ex-post,</w:t>
      </w:r>
      <w:r>
        <w:rPr>
          <w:spacing w:val="-6"/>
        </w:rPr>
        <w:t xml:space="preserve"> </w:t>
      </w:r>
      <w:r>
        <w:t>that</w:t>
      </w:r>
      <w:r>
        <w:rPr>
          <w:spacing w:val="-7"/>
        </w:rPr>
        <w:t xml:space="preserve"> </w:t>
      </w:r>
      <w:r>
        <w:t>is</w:t>
      </w:r>
      <w:r>
        <w:rPr>
          <w:spacing w:val="-7"/>
        </w:rPr>
        <w:t xml:space="preserve"> </w:t>
      </w:r>
      <w:r>
        <w:t>by</w:t>
      </w:r>
      <w:r>
        <w:rPr>
          <w:spacing w:val="-7"/>
        </w:rPr>
        <w:t xml:space="preserve"> </w:t>
      </w:r>
      <w:r>
        <w:t>combining</w:t>
      </w:r>
      <w:r>
        <w:rPr>
          <w:spacing w:val="-7"/>
        </w:rPr>
        <w:t xml:space="preserve"> </w:t>
      </w:r>
      <w:r>
        <w:t>the</w:t>
      </w:r>
      <w:r>
        <w:rPr>
          <w:spacing w:val="-7"/>
        </w:rPr>
        <w:t xml:space="preserve"> </w:t>
      </w:r>
      <w:r>
        <w:t>available concepts of the Wealth Topography.</w:t>
      </w:r>
      <w:r>
        <w:rPr>
          <w:spacing w:val="40"/>
        </w:rPr>
        <w:t xml:space="preserve"> </w:t>
      </w:r>
      <w:r>
        <w:t>More specifically, Net Wealth is computed as ‘Financial Assets &amp; Fixed Capital of Personal Businesses’ (</w:t>
      </w:r>
      <w:proofErr w:type="spellStart"/>
      <w:r>
        <w:t>nnhass</w:t>
      </w:r>
      <w:proofErr w:type="spellEnd"/>
      <w:r>
        <w:t>) plus ‘Housing &amp; Land’ (</w:t>
      </w:r>
      <w:proofErr w:type="spellStart"/>
      <w:r>
        <w:t>nfahou</w:t>
      </w:r>
      <w:proofErr w:type="spellEnd"/>
      <w:r>
        <w:t xml:space="preserve">) minus ‘Debt’ </w:t>
      </w:r>
      <w:r>
        <w:rPr>
          <w:w w:val="110"/>
        </w:rPr>
        <w:t>(</w:t>
      </w:r>
      <w:proofErr w:type="spellStart"/>
      <w:r>
        <w:rPr>
          <w:w w:val="110"/>
        </w:rPr>
        <w:t>fliabi</w:t>
      </w:r>
      <w:proofErr w:type="spellEnd"/>
      <w:r>
        <w:rPr>
          <w:w w:val="110"/>
        </w:rPr>
        <w:t xml:space="preserve">). </w:t>
      </w:r>
      <w:r>
        <w:t>For this</w:t>
      </w:r>
      <w:r>
        <w:rPr>
          <w:spacing w:val="13"/>
        </w:rPr>
        <w:t xml:space="preserve"> </w:t>
      </w:r>
      <w:r>
        <w:t>source,</w:t>
      </w:r>
      <w:r>
        <w:rPr>
          <w:spacing w:val="14"/>
        </w:rPr>
        <w:t xml:space="preserve"> </w:t>
      </w:r>
      <w:r>
        <w:t>we</w:t>
      </w:r>
      <w:r>
        <w:rPr>
          <w:spacing w:val="13"/>
        </w:rPr>
        <w:t xml:space="preserve"> </w:t>
      </w:r>
      <w:r>
        <w:t>obtain</w:t>
      </w:r>
      <w:r>
        <w:rPr>
          <w:spacing w:val="13"/>
        </w:rPr>
        <w:t xml:space="preserve"> </w:t>
      </w:r>
      <w:r>
        <w:t>‘Net</w:t>
      </w:r>
      <w:r>
        <w:rPr>
          <w:spacing w:val="13"/>
        </w:rPr>
        <w:t xml:space="preserve"> </w:t>
      </w:r>
      <w:r>
        <w:t>Wealth’</w:t>
      </w:r>
      <w:r>
        <w:rPr>
          <w:spacing w:val="13"/>
        </w:rPr>
        <w:t xml:space="preserve"> </w:t>
      </w:r>
      <w:r>
        <w:t>(</w:t>
      </w:r>
      <w:proofErr w:type="spellStart"/>
      <w:r>
        <w:t>netwea</w:t>
      </w:r>
      <w:proofErr w:type="spellEnd"/>
      <w:r>
        <w:t>)</w:t>
      </w:r>
      <w:r>
        <w:rPr>
          <w:spacing w:val="14"/>
        </w:rPr>
        <w:t xml:space="preserve"> </w:t>
      </w:r>
      <w:r>
        <w:t>as</w:t>
      </w:r>
      <w:r>
        <w:rPr>
          <w:spacing w:val="13"/>
        </w:rPr>
        <w:t xml:space="preserve"> </w:t>
      </w:r>
      <w:r>
        <w:t>the</w:t>
      </w:r>
      <w:r>
        <w:rPr>
          <w:spacing w:val="13"/>
        </w:rPr>
        <w:t xml:space="preserve"> </w:t>
      </w:r>
      <w:r>
        <w:t>sum</w:t>
      </w:r>
      <w:r>
        <w:rPr>
          <w:spacing w:val="13"/>
        </w:rPr>
        <w:t xml:space="preserve"> </w:t>
      </w:r>
      <w:r>
        <w:t>of</w:t>
      </w:r>
      <w:r>
        <w:rPr>
          <w:spacing w:val="13"/>
        </w:rPr>
        <w:t xml:space="preserve"> </w:t>
      </w:r>
      <w:r>
        <w:t>‘Financial</w:t>
      </w:r>
      <w:r>
        <w:rPr>
          <w:spacing w:val="13"/>
        </w:rPr>
        <w:t xml:space="preserve"> </w:t>
      </w:r>
      <w:r>
        <w:t>Assets</w:t>
      </w:r>
      <w:r>
        <w:rPr>
          <w:spacing w:val="13"/>
        </w:rPr>
        <w:t xml:space="preserve"> </w:t>
      </w:r>
      <w:r>
        <w:t>&amp;</w:t>
      </w:r>
      <w:r>
        <w:rPr>
          <w:spacing w:val="13"/>
        </w:rPr>
        <w:t xml:space="preserve"> </w:t>
      </w:r>
      <w:r>
        <w:t>Fixed</w:t>
      </w:r>
      <w:r>
        <w:rPr>
          <w:spacing w:val="13"/>
        </w:rPr>
        <w:t xml:space="preserve"> </w:t>
      </w:r>
      <w:r>
        <w:t>Capital</w:t>
      </w:r>
      <w:r>
        <w:rPr>
          <w:spacing w:val="13"/>
        </w:rPr>
        <w:t xml:space="preserve"> </w:t>
      </w:r>
      <w:r>
        <w:t>of</w:t>
      </w:r>
      <w:r>
        <w:rPr>
          <w:spacing w:val="13"/>
        </w:rPr>
        <w:t xml:space="preserve"> </w:t>
      </w:r>
      <w:r>
        <w:rPr>
          <w:spacing w:val="-2"/>
        </w:rPr>
        <w:t>Personal</w:t>
      </w:r>
    </w:p>
    <w:p w14:paraId="32C0D675" w14:textId="77777777" w:rsidR="00620CF6" w:rsidRDefault="00620CF6">
      <w:pPr>
        <w:spacing w:line="355" w:lineRule="auto"/>
        <w:jc w:val="both"/>
        <w:sectPr w:rsidR="00620CF6" w:rsidSect="00D60468">
          <w:pgSz w:w="12240" w:h="15840"/>
          <w:pgMar w:top="1320" w:right="1300" w:bottom="280" w:left="1300" w:header="720" w:footer="720" w:gutter="0"/>
          <w:cols w:space="720"/>
        </w:sectPr>
      </w:pPr>
    </w:p>
    <w:p w14:paraId="2AF0078B" w14:textId="77777777" w:rsidR="00620CF6" w:rsidRDefault="00000000">
      <w:pPr>
        <w:pStyle w:val="BodyText"/>
        <w:spacing w:before="86" w:line="355" w:lineRule="auto"/>
        <w:ind w:left="117" w:right="115"/>
        <w:jc w:val="both"/>
      </w:pPr>
      <w:r>
        <w:lastRenderedPageBreak/>
        <w:t>Businesses’</w:t>
      </w:r>
      <w:r>
        <w:rPr>
          <w:spacing w:val="-10"/>
        </w:rPr>
        <w:t xml:space="preserve"> </w:t>
      </w:r>
      <w:r>
        <w:t>(</w:t>
      </w:r>
      <w:proofErr w:type="spellStart"/>
      <w:r>
        <w:t>nnhass</w:t>
      </w:r>
      <w:proofErr w:type="spellEnd"/>
      <w:r>
        <w:t>)</w:t>
      </w:r>
      <w:r>
        <w:rPr>
          <w:spacing w:val="-10"/>
        </w:rPr>
        <w:t xml:space="preserve"> </w:t>
      </w:r>
      <w:r>
        <w:t>and</w:t>
      </w:r>
      <w:r>
        <w:rPr>
          <w:spacing w:val="-10"/>
        </w:rPr>
        <w:t xml:space="preserve"> </w:t>
      </w:r>
      <w:r>
        <w:t>‘Housing</w:t>
      </w:r>
      <w:r>
        <w:rPr>
          <w:spacing w:val="-10"/>
        </w:rPr>
        <w:t xml:space="preserve"> </w:t>
      </w:r>
      <w:r>
        <w:t>&amp;</w:t>
      </w:r>
      <w:r>
        <w:rPr>
          <w:spacing w:val="-10"/>
        </w:rPr>
        <w:t xml:space="preserve"> </w:t>
      </w:r>
      <w:r>
        <w:t>Land’</w:t>
      </w:r>
      <w:r>
        <w:rPr>
          <w:spacing w:val="-10"/>
        </w:rPr>
        <w:t xml:space="preserve"> </w:t>
      </w:r>
      <w:r>
        <w:t>(</w:t>
      </w:r>
      <w:proofErr w:type="spellStart"/>
      <w:r>
        <w:t>nfahou</w:t>
      </w:r>
      <w:proofErr w:type="spellEnd"/>
      <w:r>
        <w:t>),</w:t>
      </w:r>
      <w:r>
        <w:rPr>
          <w:spacing w:val="-6"/>
        </w:rPr>
        <w:t xml:space="preserve"> </w:t>
      </w:r>
      <w:r>
        <w:t>net</w:t>
      </w:r>
      <w:r>
        <w:rPr>
          <w:spacing w:val="-10"/>
        </w:rPr>
        <w:t xml:space="preserve"> </w:t>
      </w:r>
      <w:r>
        <w:t>of</w:t>
      </w:r>
      <w:r>
        <w:rPr>
          <w:spacing w:val="-10"/>
        </w:rPr>
        <w:t xml:space="preserve"> </w:t>
      </w:r>
      <w:r>
        <w:t>‘Debt’</w:t>
      </w:r>
      <w:r>
        <w:rPr>
          <w:spacing w:val="-10"/>
        </w:rPr>
        <w:t xml:space="preserve"> </w:t>
      </w:r>
      <w:r>
        <w:rPr>
          <w:w w:val="110"/>
        </w:rPr>
        <w:t>(</w:t>
      </w:r>
      <w:proofErr w:type="spellStart"/>
      <w:r>
        <w:rPr>
          <w:w w:val="110"/>
        </w:rPr>
        <w:t>fliabi</w:t>
      </w:r>
      <w:proofErr w:type="spellEnd"/>
      <w:r>
        <w:rPr>
          <w:w w:val="110"/>
        </w:rPr>
        <w:t>)</w:t>
      </w:r>
      <w:r>
        <w:rPr>
          <w:spacing w:val="-14"/>
          <w:w w:val="110"/>
        </w:rPr>
        <w:t xml:space="preserve"> </w:t>
      </w:r>
      <w:r>
        <w:t>if</w:t>
      </w:r>
      <w:r>
        <w:rPr>
          <w:spacing w:val="-9"/>
        </w:rPr>
        <w:t xml:space="preserve"> </w:t>
      </w:r>
      <w:r>
        <w:t>all</w:t>
      </w:r>
      <w:r>
        <w:rPr>
          <w:spacing w:val="-10"/>
        </w:rPr>
        <w:t xml:space="preserve"> </w:t>
      </w:r>
      <w:r>
        <w:t>components</w:t>
      </w:r>
      <w:r>
        <w:rPr>
          <w:spacing w:val="-10"/>
        </w:rPr>
        <w:t xml:space="preserve"> </w:t>
      </w:r>
      <w:r>
        <w:t>of</w:t>
      </w:r>
      <w:r>
        <w:rPr>
          <w:spacing w:val="-10"/>
        </w:rPr>
        <w:t xml:space="preserve"> </w:t>
      </w:r>
      <w:r>
        <w:t>‘Net</w:t>
      </w:r>
      <w:r>
        <w:rPr>
          <w:spacing w:val="-10"/>
        </w:rPr>
        <w:t xml:space="preserve"> </w:t>
      </w:r>
      <w:r>
        <w:t>Wealth’ are available.</w:t>
      </w:r>
    </w:p>
    <w:p w14:paraId="555E2C72" w14:textId="77777777" w:rsidR="00620CF6" w:rsidRDefault="00620CF6">
      <w:pPr>
        <w:pStyle w:val="BodyText"/>
        <w:spacing w:before="3"/>
        <w:rPr>
          <w:sz w:val="31"/>
        </w:rPr>
      </w:pPr>
    </w:p>
    <w:p w14:paraId="18DC0029" w14:textId="77777777" w:rsidR="00620CF6" w:rsidRDefault="00000000">
      <w:pPr>
        <w:pStyle w:val="Heading3"/>
        <w:numPr>
          <w:ilvl w:val="2"/>
          <w:numId w:val="8"/>
        </w:numPr>
        <w:tabs>
          <w:tab w:val="left" w:pos="1101"/>
        </w:tabs>
        <w:spacing w:before="1"/>
        <w:ind w:left="1101" w:hanging="984"/>
      </w:pPr>
      <w:bookmarkStart w:id="549" w:name="_bookmark84"/>
      <w:bookmarkEnd w:id="549"/>
      <w:r>
        <w:t>Household</w:t>
      </w:r>
      <w:r>
        <w:rPr>
          <w:spacing w:val="33"/>
        </w:rPr>
        <w:t xml:space="preserve"> </w:t>
      </w:r>
      <w:r>
        <w:t>Finance</w:t>
      </w:r>
      <w:r>
        <w:rPr>
          <w:spacing w:val="33"/>
        </w:rPr>
        <w:t xml:space="preserve"> </w:t>
      </w:r>
      <w:r>
        <w:t>and</w:t>
      </w:r>
      <w:r>
        <w:rPr>
          <w:spacing w:val="33"/>
        </w:rPr>
        <w:t xml:space="preserve"> </w:t>
      </w:r>
      <w:r>
        <w:t>Consumption</w:t>
      </w:r>
      <w:r>
        <w:rPr>
          <w:spacing w:val="33"/>
        </w:rPr>
        <w:t xml:space="preserve"> </w:t>
      </w:r>
      <w:r>
        <w:t>Survey</w:t>
      </w:r>
      <w:r>
        <w:rPr>
          <w:spacing w:val="33"/>
        </w:rPr>
        <w:t xml:space="preserve"> </w:t>
      </w:r>
      <w:r>
        <w:t>-</w:t>
      </w:r>
      <w:r>
        <w:rPr>
          <w:spacing w:val="33"/>
        </w:rPr>
        <w:t xml:space="preserve"> </w:t>
      </w:r>
      <w:r>
        <w:t>Balance</w:t>
      </w:r>
      <w:r>
        <w:rPr>
          <w:spacing w:val="33"/>
        </w:rPr>
        <w:t xml:space="preserve"> </w:t>
      </w:r>
      <w:r>
        <w:t>Sheet</w:t>
      </w:r>
      <w:r>
        <w:rPr>
          <w:spacing w:val="33"/>
        </w:rPr>
        <w:t xml:space="preserve"> </w:t>
      </w:r>
      <w:r>
        <w:rPr>
          <w:spacing w:val="-2"/>
        </w:rPr>
        <w:t>(</w:t>
      </w:r>
      <w:proofErr w:type="spellStart"/>
      <w:r>
        <w:rPr>
          <w:spacing w:val="-2"/>
        </w:rPr>
        <w:t>HFCS_topo</w:t>
      </w:r>
      <w:proofErr w:type="spellEnd"/>
      <w:r>
        <w:rPr>
          <w:spacing w:val="-2"/>
        </w:rPr>
        <w:t>)</w:t>
      </w:r>
    </w:p>
    <w:p w14:paraId="4AFEEA34" w14:textId="77777777" w:rsidR="00620CF6" w:rsidRDefault="00620CF6">
      <w:pPr>
        <w:pStyle w:val="BodyText"/>
        <w:rPr>
          <w:b/>
          <w:sz w:val="27"/>
        </w:rPr>
      </w:pPr>
    </w:p>
    <w:p w14:paraId="306BA768" w14:textId="77777777" w:rsidR="00620CF6" w:rsidRDefault="00000000">
      <w:pPr>
        <w:pStyle w:val="BodyText"/>
        <w:spacing w:before="1" w:line="355" w:lineRule="auto"/>
        <w:ind w:left="117" w:right="115"/>
        <w:jc w:val="both"/>
      </w:pPr>
      <w:r>
        <w:t>The source Household Finance and Consumption Survey - Balance Sheet (</w:t>
      </w:r>
      <w:proofErr w:type="spellStart"/>
      <w:r>
        <w:t>HFCS_topo</w:t>
      </w:r>
      <w:proofErr w:type="spellEnd"/>
      <w:r>
        <w:t xml:space="preserve">) corresponds to the </w:t>
      </w:r>
      <w:r>
        <w:rPr>
          <w:spacing w:val="-2"/>
        </w:rPr>
        <w:t>Household</w:t>
      </w:r>
      <w:r>
        <w:rPr>
          <w:spacing w:val="-7"/>
        </w:rPr>
        <w:t xml:space="preserve"> </w:t>
      </w:r>
      <w:r>
        <w:rPr>
          <w:spacing w:val="-2"/>
        </w:rPr>
        <w:t>Finance</w:t>
      </w:r>
      <w:r>
        <w:rPr>
          <w:spacing w:val="-7"/>
        </w:rPr>
        <w:t xml:space="preserve"> </w:t>
      </w:r>
      <w:r>
        <w:rPr>
          <w:spacing w:val="-2"/>
        </w:rPr>
        <w:t>and</w:t>
      </w:r>
      <w:r>
        <w:rPr>
          <w:spacing w:val="-7"/>
        </w:rPr>
        <w:t xml:space="preserve"> </w:t>
      </w:r>
      <w:r>
        <w:rPr>
          <w:spacing w:val="-2"/>
        </w:rPr>
        <w:t>Consumption</w:t>
      </w:r>
      <w:r>
        <w:rPr>
          <w:spacing w:val="-7"/>
        </w:rPr>
        <w:t xml:space="preserve"> </w:t>
      </w:r>
      <w:r>
        <w:rPr>
          <w:spacing w:val="-2"/>
        </w:rPr>
        <w:t>Survey</w:t>
      </w:r>
      <w:r>
        <w:rPr>
          <w:spacing w:val="-7"/>
        </w:rPr>
        <w:t xml:space="preserve"> </w:t>
      </w:r>
      <w:r>
        <w:rPr>
          <w:spacing w:val="-2"/>
        </w:rPr>
        <w:t>(HFCS),</w:t>
      </w:r>
      <w:r>
        <w:rPr>
          <w:spacing w:val="-7"/>
        </w:rPr>
        <w:t xml:space="preserve"> </w:t>
      </w:r>
      <w:r>
        <w:rPr>
          <w:spacing w:val="-2"/>
        </w:rPr>
        <w:t>a</w:t>
      </w:r>
      <w:r>
        <w:rPr>
          <w:spacing w:val="-7"/>
        </w:rPr>
        <w:t xml:space="preserve"> </w:t>
      </w:r>
      <w:r>
        <w:rPr>
          <w:spacing w:val="-2"/>
        </w:rPr>
        <w:t>collection</w:t>
      </w:r>
      <w:r>
        <w:rPr>
          <w:spacing w:val="-7"/>
        </w:rPr>
        <w:t xml:space="preserve"> </w:t>
      </w:r>
      <w:r>
        <w:rPr>
          <w:spacing w:val="-2"/>
        </w:rPr>
        <w:t>of</w:t>
      </w:r>
      <w:r>
        <w:rPr>
          <w:spacing w:val="-7"/>
        </w:rPr>
        <w:t xml:space="preserve"> </w:t>
      </w:r>
      <w:r>
        <w:rPr>
          <w:spacing w:val="-2"/>
        </w:rPr>
        <w:t>harmonized</w:t>
      </w:r>
      <w:r>
        <w:rPr>
          <w:spacing w:val="-7"/>
        </w:rPr>
        <w:t xml:space="preserve"> </w:t>
      </w:r>
      <w:r>
        <w:rPr>
          <w:spacing w:val="-2"/>
        </w:rPr>
        <w:t>micro-data</w:t>
      </w:r>
      <w:r>
        <w:rPr>
          <w:spacing w:val="-7"/>
        </w:rPr>
        <w:t xml:space="preserve"> </w:t>
      </w:r>
      <w:r>
        <w:rPr>
          <w:spacing w:val="-2"/>
        </w:rPr>
        <w:t>on</w:t>
      </w:r>
      <w:r>
        <w:rPr>
          <w:spacing w:val="-7"/>
        </w:rPr>
        <w:t xml:space="preserve"> </w:t>
      </w:r>
      <w:r>
        <w:rPr>
          <w:spacing w:val="-2"/>
        </w:rPr>
        <w:t xml:space="preserve">households’ </w:t>
      </w:r>
      <w:r>
        <w:t>balance</w:t>
      </w:r>
      <w:r>
        <w:rPr>
          <w:spacing w:val="-6"/>
        </w:rPr>
        <w:t xml:space="preserve"> </w:t>
      </w:r>
      <w:r>
        <w:t>sheets</w:t>
      </w:r>
      <w:r>
        <w:rPr>
          <w:spacing w:val="-6"/>
        </w:rPr>
        <w:t xml:space="preserve"> </w:t>
      </w:r>
      <w:r>
        <w:t>and</w:t>
      </w:r>
      <w:r>
        <w:rPr>
          <w:spacing w:val="-6"/>
        </w:rPr>
        <w:t xml:space="preserve"> </w:t>
      </w:r>
      <w:r>
        <w:t>consumption</w:t>
      </w:r>
      <w:r>
        <w:rPr>
          <w:spacing w:val="-6"/>
        </w:rPr>
        <w:t xml:space="preserve"> </w:t>
      </w:r>
      <w:r>
        <w:t>Household</w:t>
      </w:r>
      <w:r>
        <w:rPr>
          <w:spacing w:val="-6"/>
        </w:rPr>
        <w:t xml:space="preserve"> </w:t>
      </w:r>
      <w:r>
        <w:t>Finance</w:t>
      </w:r>
      <w:r>
        <w:rPr>
          <w:spacing w:val="-6"/>
        </w:rPr>
        <w:t xml:space="preserve"> </w:t>
      </w:r>
      <w:r>
        <w:t>and</w:t>
      </w:r>
      <w:r>
        <w:rPr>
          <w:spacing w:val="-6"/>
        </w:rPr>
        <w:t xml:space="preserve"> </w:t>
      </w:r>
      <w:r>
        <w:t>Consumption</w:t>
      </w:r>
      <w:r>
        <w:rPr>
          <w:spacing w:val="-6"/>
        </w:rPr>
        <w:t xml:space="preserve"> </w:t>
      </w:r>
      <w:r>
        <w:t>Network</w:t>
      </w:r>
      <w:r>
        <w:rPr>
          <w:spacing w:val="-6"/>
        </w:rPr>
        <w:t xml:space="preserve"> </w:t>
      </w:r>
      <w:r>
        <w:t>[</w:t>
      </w:r>
      <w:hyperlink w:anchor="_bookmark187" w:history="1">
        <w:r>
          <w:rPr>
            <w:color w:val="0000FF"/>
          </w:rPr>
          <w:t>68</w:t>
        </w:r>
      </w:hyperlink>
      <w:r>
        <w:t>].</w:t>
      </w:r>
      <w:r>
        <w:rPr>
          <w:spacing w:val="18"/>
        </w:rPr>
        <w:t xml:space="preserve"> </w:t>
      </w:r>
      <w:r>
        <w:t>The</w:t>
      </w:r>
      <w:r>
        <w:rPr>
          <w:spacing w:val="-6"/>
        </w:rPr>
        <w:t xml:space="preserve"> </w:t>
      </w:r>
      <w:r>
        <w:t>HFCS</w:t>
      </w:r>
      <w:r>
        <w:rPr>
          <w:spacing w:val="-6"/>
        </w:rPr>
        <w:t xml:space="preserve"> </w:t>
      </w:r>
      <w:r>
        <w:t>is</w:t>
      </w:r>
      <w:r>
        <w:rPr>
          <w:spacing w:val="-6"/>
        </w:rPr>
        <w:t xml:space="preserve"> </w:t>
      </w:r>
      <w:r>
        <w:t xml:space="preserve">housed at the European Central </w:t>
      </w:r>
      <w:proofErr w:type="gramStart"/>
      <w:r>
        <w:t>Bank</w:t>
      </w:r>
      <w:proofErr w:type="gramEnd"/>
      <w:r>
        <w:t xml:space="preserve"> but the survey is conducted nationally, mostly by central banks.</w:t>
      </w:r>
      <w:r>
        <w:rPr>
          <w:spacing w:val="38"/>
        </w:rPr>
        <w:t xml:space="preserve"> </w:t>
      </w:r>
      <w:r>
        <w:t>To obtain aggregate</w:t>
      </w:r>
      <w:r>
        <w:rPr>
          <w:spacing w:val="-13"/>
        </w:rPr>
        <w:t xml:space="preserve"> </w:t>
      </w:r>
      <w:r>
        <w:t>concepts</w:t>
      </w:r>
      <w:r>
        <w:rPr>
          <w:spacing w:val="-12"/>
        </w:rPr>
        <w:t xml:space="preserve"> </w:t>
      </w:r>
      <w:r>
        <w:t>from</w:t>
      </w:r>
      <w:r>
        <w:rPr>
          <w:spacing w:val="-13"/>
        </w:rPr>
        <w:t xml:space="preserve"> </w:t>
      </w:r>
      <w:r>
        <w:t>household-level</w:t>
      </w:r>
      <w:r>
        <w:rPr>
          <w:spacing w:val="-12"/>
        </w:rPr>
        <w:t xml:space="preserve"> </w:t>
      </w:r>
      <w:r>
        <w:t>data,</w:t>
      </w:r>
      <w:r>
        <w:rPr>
          <w:spacing w:val="-13"/>
        </w:rPr>
        <w:t xml:space="preserve"> </w:t>
      </w:r>
      <w:r>
        <w:t>we</w:t>
      </w:r>
      <w:r>
        <w:rPr>
          <w:spacing w:val="-12"/>
        </w:rPr>
        <w:t xml:space="preserve"> </w:t>
      </w:r>
      <w:r>
        <w:t>used</w:t>
      </w:r>
      <w:r>
        <w:rPr>
          <w:spacing w:val="-13"/>
        </w:rPr>
        <w:t xml:space="preserve"> </w:t>
      </w:r>
      <w:r>
        <w:t>household-level</w:t>
      </w:r>
      <w:r>
        <w:rPr>
          <w:spacing w:val="-12"/>
        </w:rPr>
        <w:t xml:space="preserve"> </w:t>
      </w:r>
      <w:r>
        <w:t>weights.</w:t>
      </w:r>
      <w:r>
        <w:rPr>
          <w:spacing w:val="-13"/>
        </w:rPr>
        <w:t xml:space="preserve"> </w:t>
      </w:r>
      <w:r>
        <w:t>Moreover,</w:t>
      </w:r>
      <w:r>
        <w:rPr>
          <w:spacing w:val="-12"/>
        </w:rPr>
        <w:t xml:space="preserve"> </w:t>
      </w:r>
      <w:r>
        <w:t>aggregate</w:t>
      </w:r>
      <w:r>
        <w:rPr>
          <w:spacing w:val="-13"/>
        </w:rPr>
        <w:t xml:space="preserve"> </w:t>
      </w:r>
      <w:r>
        <w:t xml:space="preserve">data </w:t>
      </w:r>
      <w:r>
        <w:rPr>
          <w:spacing w:val="-2"/>
        </w:rPr>
        <w:t>reported</w:t>
      </w:r>
      <w:r>
        <w:rPr>
          <w:spacing w:val="-7"/>
        </w:rPr>
        <w:t xml:space="preserve"> </w:t>
      </w:r>
      <w:r>
        <w:rPr>
          <w:spacing w:val="-2"/>
        </w:rPr>
        <w:t>in</w:t>
      </w:r>
      <w:r>
        <w:rPr>
          <w:spacing w:val="-7"/>
        </w:rPr>
        <w:t xml:space="preserve"> </w:t>
      </w:r>
      <w:r>
        <w:rPr>
          <w:spacing w:val="-2"/>
        </w:rPr>
        <w:t>the</w:t>
      </w:r>
      <w:r>
        <w:rPr>
          <w:spacing w:val="-7"/>
        </w:rPr>
        <w:t xml:space="preserve"> </w:t>
      </w:r>
      <w:r>
        <w:rPr>
          <w:spacing w:val="-2"/>
        </w:rPr>
        <w:t>Wealth</w:t>
      </w:r>
      <w:r>
        <w:rPr>
          <w:spacing w:val="-7"/>
        </w:rPr>
        <w:t xml:space="preserve"> </w:t>
      </w:r>
      <w:r>
        <w:rPr>
          <w:spacing w:val="-2"/>
        </w:rPr>
        <w:t>Topography</w:t>
      </w:r>
      <w:r>
        <w:rPr>
          <w:spacing w:val="-7"/>
        </w:rPr>
        <w:t xml:space="preserve"> </w:t>
      </w:r>
      <w:r>
        <w:rPr>
          <w:spacing w:val="-2"/>
        </w:rPr>
        <w:t>are</w:t>
      </w:r>
      <w:r>
        <w:rPr>
          <w:spacing w:val="-7"/>
        </w:rPr>
        <w:t xml:space="preserve"> </w:t>
      </w:r>
      <w:r>
        <w:rPr>
          <w:spacing w:val="-2"/>
        </w:rPr>
        <w:t>an</w:t>
      </w:r>
      <w:r>
        <w:rPr>
          <w:spacing w:val="-7"/>
        </w:rPr>
        <w:t xml:space="preserve"> </w:t>
      </w:r>
      <w:r>
        <w:rPr>
          <w:spacing w:val="-2"/>
        </w:rPr>
        <w:t>average</w:t>
      </w:r>
      <w:r>
        <w:rPr>
          <w:spacing w:val="-7"/>
        </w:rPr>
        <w:t xml:space="preserve"> </w:t>
      </w:r>
      <w:r>
        <w:rPr>
          <w:spacing w:val="-2"/>
        </w:rPr>
        <w:t>across</w:t>
      </w:r>
      <w:r>
        <w:rPr>
          <w:spacing w:val="-7"/>
        </w:rPr>
        <w:t xml:space="preserve"> </w:t>
      </w:r>
      <w:r>
        <w:rPr>
          <w:spacing w:val="-2"/>
        </w:rPr>
        <w:t>all</w:t>
      </w:r>
      <w:r>
        <w:rPr>
          <w:spacing w:val="-7"/>
        </w:rPr>
        <w:t xml:space="preserve"> </w:t>
      </w:r>
      <w:r>
        <w:rPr>
          <w:spacing w:val="-2"/>
        </w:rPr>
        <w:t>five</w:t>
      </w:r>
      <w:r>
        <w:rPr>
          <w:spacing w:val="-7"/>
        </w:rPr>
        <w:t xml:space="preserve"> </w:t>
      </w:r>
      <w:r>
        <w:rPr>
          <w:spacing w:val="-2"/>
        </w:rPr>
        <w:t>implicates</w:t>
      </w:r>
      <w:r>
        <w:rPr>
          <w:spacing w:val="-7"/>
        </w:rPr>
        <w:t xml:space="preserve"> </w:t>
      </w:r>
      <w:r>
        <w:rPr>
          <w:spacing w:val="-2"/>
        </w:rPr>
        <w:t>(Rubin’s</w:t>
      </w:r>
      <w:r>
        <w:rPr>
          <w:spacing w:val="-7"/>
        </w:rPr>
        <w:t xml:space="preserve"> </w:t>
      </w:r>
      <w:r>
        <w:rPr>
          <w:spacing w:val="-2"/>
        </w:rPr>
        <w:t>Rule).</w:t>
      </w:r>
      <w:r>
        <w:rPr>
          <w:spacing w:val="18"/>
        </w:rPr>
        <w:t xml:space="preserve"> </w:t>
      </w:r>
      <w:r>
        <w:rPr>
          <w:spacing w:val="-2"/>
        </w:rPr>
        <w:t>The</w:t>
      </w:r>
      <w:r>
        <w:rPr>
          <w:spacing w:val="-7"/>
        </w:rPr>
        <w:t xml:space="preserve"> </w:t>
      </w:r>
      <w:r>
        <w:rPr>
          <w:spacing w:val="-2"/>
        </w:rPr>
        <w:t xml:space="preserve">organization </w:t>
      </w:r>
      <w:r>
        <w:t>of</w:t>
      </w:r>
      <w:r>
        <w:rPr>
          <w:spacing w:val="-11"/>
        </w:rPr>
        <w:t xml:space="preserve"> </w:t>
      </w:r>
      <w:r>
        <w:t>assets</w:t>
      </w:r>
      <w:r>
        <w:rPr>
          <w:spacing w:val="-11"/>
        </w:rPr>
        <w:t xml:space="preserve"> </w:t>
      </w:r>
      <w:r>
        <w:t>and</w:t>
      </w:r>
      <w:r>
        <w:rPr>
          <w:spacing w:val="-11"/>
        </w:rPr>
        <w:t xml:space="preserve"> </w:t>
      </w:r>
      <w:r>
        <w:t>liabilities</w:t>
      </w:r>
      <w:r>
        <w:rPr>
          <w:spacing w:val="-11"/>
        </w:rPr>
        <w:t xml:space="preserve"> </w:t>
      </w:r>
      <w:r>
        <w:t>in</w:t>
      </w:r>
      <w:r>
        <w:rPr>
          <w:spacing w:val="-11"/>
        </w:rPr>
        <w:t xml:space="preserve"> </w:t>
      </w:r>
      <w:r>
        <w:t>the</w:t>
      </w:r>
      <w:r>
        <w:rPr>
          <w:spacing w:val="-11"/>
        </w:rPr>
        <w:t xml:space="preserve"> </w:t>
      </w:r>
      <w:r>
        <w:t>Household</w:t>
      </w:r>
      <w:r>
        <w:rPr>
          <w:spacing w:val="-11"/>
        </w:rPr>
        <w:t xml:space="preserve"> </w:t>
      </w:r>
      <w:r>
        <w:t>Finance</w:t>
      </w:r>
      <w:r>
        <w:rPr>
          <w:spacing w:val="-11"/>
        </w:rPr>
        <w:t xml:space="preserve"> </w:t>
      </w:r>
      <w:r>
        <w:t>and</w:t>
      </w:r>
      <w:r>
        <w:rPr>
          <w:spacing w:val="-11"/>
        </w:rPr>
        <w:t xml:space="preserve"> </w:t>
      </w:r>
      <w:r>
        <w:t>Consumption</w:t>
      </w:r>
      <w:r>
        <w:rPr>
          <w:spacing w:val="-11"/>
        </w:rPr>
        <w:t xml:space="preserve"> </w:t>
      </w:r>
      <w:r>
        <w:t>Survey</w:t>
      </w:r>
      <w:r>
        <w:rPr>
          <w:spacing w:val="-12"/>
        </w:rPr>
        <w:t xml:space="preserve"> </w:t>
      </w:r>
      <w:r>
        <w:t>is</w:t>
      </w:r>
      <w:r>
        <w:rPr>
          <w:spacing w:val="-11"/>
        </w:rPr>
        <w:t xml:space="preserve"> </w:t>
      </w:r>
      <w:r>
        <w:t>not</w:t>
      </w:r>
      <w:r>
        <w:rPr>
          <w:spacing w:val="-11"/>
        </w:rPr>
        <w:t xml:space="preserve"> </w:t>
      </w:r>
      <w:r>
        <w:t>directly</w:t>
      </w:r>
      <w:r>
        <w:rPr>
          <w:spacing w:val="-11"/>
        </w:rPr>
        <w:t xml:space="preserve"> </w:t>
      </w:r>
      <w:r>
        <w:t>comparable</w:t>
      </w:r>
      <w:r>
        <w:rPr>
          <w:spacing w:val="-11"/>
        </w:rPr>
        <w:t xml:space="preserve"> </w:t>
      </w:r>
      <w:r>
        <w:t>to</w:t>
      </w:r>
      <w:r>
        <w:rPr>
          <w:spacing w:val="-11"/>
        </w:rPr>
        <w:t xml:space="preserve"> </w:t>
      </w:r>
      <w:r>
        <w:t>the GC Wealth Project conceptual grid.</w:t>
      </w:r>
      <w:r>
        <w:rPr>
          <w:spacing w:val="40"/>
        </w:rPr>
        <w:t xml:space="preserve"> </w:t>
      </w:r>
      <w:r>
        <w:t xml:space="preserve">Therefore, this raw data source is classified as cross-national oﬀicial </w:t>
      </w:r>
      <w:r>
        <w:rPr>
          <w:spacing w:val="-4"/>
        </w:rPr>
        <w:t xml:space="preserve">survey data that do not use the SNA2008/ESA2010 framework source for which we introduce a source-specific </w:t>
      </w:r>
      <w:r>
        <w:t>conceptual</w:t>
      </w:r>
      <w:r>
        <w:rPr>
          <w:spacing w:val="-13"/>
        </w:rPr>
        <w:t xml:space="preserve"> </w:t>
      </w:r>
      <w:r>
        <w:t>grid</w:t>
      </w:r>
      <w:r>
        <w:rPr>
          <w:spacing w:val="-12"/>
        </w:rPr>
        <w:t xml:space="preserve"> </w:t>
      </w:r>
      <w:r>
        <w:t>(see</w:t>
      </w:r>
      <w:r>
        <w:rPr>
          <w:spacing w:val="-13"/>
        </w:rPr>
        <w:t xml:space="preserve"> </w:t>
      </w:r>
      <w:r>
        <w:t>Table</w:t>
      </w:r>
      <w:r>
        <w:rPr>
          <w:spacing w:val="-12"/>
        </w:rPr>
        <w:t xml:space="preserve"> </w:t>
      </w:r>
      <w:hyperlink w:anchor="_bookmark102" w:history="1">
        <w:r>
          <w:rPr>
            <w:color w:val="7F0000"/>
          </w:rPr>
          <w:t>B.20</w:t>
        </w:r>
      </w:hyperlink>
      <w:r>
        <w:t>)</w:t>
      </w:r>
      <w:r>
        <w:rPr>
          <w:spacing w:val="-13"/>
        </w:rPr>
        <w:t xml:space="preserve"> </w:t>
      </w:r>
      <w:r>
        <w:t>and</w:t>
      </w:r>
      <w:r>
        <w:rPr>
          <w:spacing w:val="-12"/>
        </w:rPr>
        <w:t xml:space="preserve"> </w:t>
      </w:r>
      <w:r>
        <w:t>composition</w:t>
      </w:r>
      <w:r>
        <w:rPr>
          <w:spacing w:val="-13"/>
        </w:rPr>
        <w:t xml:space="preserve"> </w:t>
      </w:r>
      <w:r>
        <w:t>table</w:t>
      </w:r>
      <w:r>
        <w:rPr>
          <w:spacing w:val="-12"/>
        </w:rPr>
        <w:t xml:space="preserve"> </w:t>
      </w:r>
      <w:r>
        <w:t>(see</w:t>
      </w:r>
      <w:r>
        <w:rPr>
          <w:spacing w:val="-13"/>
        </w:rPr>
        <w:t xml:space="preserve"> </w:t>
      </w:r>
      <w:r>
        <w:t>Table</w:t>
      </w:r>
      <w:r>
        <w:rPr>
          <w:spacing w:val="-12"/>
        </w:rPr>
        <w:t xml:space="preserve"> </w:t>
      </w:r>
      <w:hyperlink w:anchor="_bookmark101" w:history="1">
        <w:r>
          <w:rPr>
            <w:color w:val="7F0000"/>
          </w:rPr>
          <w:t>B.19</w:t>
        </w:r>
      </w:hyperlink>
      <w:r>
        <w:t>).</w:t>
      </w:r>
      <w:r>
        <w:rPr>
          <w:spacing w:val="-13"/>
        </w:rPr>
        <w:t xml:space="preserve"> </w:t>
      </w:r>
      <w:r>
        <w:t>In</w:t>
      </w:r>
      <w:r>
        <w:rPr>
          <w:spacing w:val="-12"/>
        </w:rPr>
        <w:t xml:space="preserve"> </w:t>
      </w:r>
      <w:r>
        <w:t>the</w:t>
      </w:r>
      <w:r>
        <w:rPr>
          <w:spacing w:val="-13"/>
        </w:rPr>
        <w:t xml:space="preserve"> </w:t>
      </w:r>
      <w:r>
        <w:t>composition</w:t>
      </w:r>
      <w:r>
        <w:rPr>
          <w:spacing w:val="-12"/>
        </w:rPr>
        <w:t xml:space="preserve"> </w:t>
      </w:r>
      <w:r>
        <w:t>table,</w:t>
      </w:r>
      <w:r>
        <w:rPr>
          <w:spacing w:val="-13"/>
        </w:rPr>
        <w:t xml:space="preserve"> </w:t>
      </w:r>
      <w:r>
        <w:t>the</w:t>
      </w:r>
      <w:r>
        <w:rPr>
          <w:spacing w:val="-12"/>
        </w:rPr>
        <w:t xml:space="preserve"> </w:t>
      </w:r>
      <w:r>
        <w:t xml:space="preserve">column </w:t>
      </w:r>
      <w:r>
        <w:rPr>
          <w:spacing w:val="-4"/>
        </w:rPr>
        <w:t xml:space="preserve">‘Frequency’ reports the number of source-sector-concept triples for which the corresponding composition rule </w:t>
      </w:r>
      <w:r>
        <w:t>is used.</w:t>
      </w:r>
    </w:p>
    <w:p w14:paraId="2D020471" w14:textId="77777777" w:rsidR="00620CF6" w:rsidRDefault="00620CF6">
      <w:pPr>
        <w:pStyle w:val="BodyText"/>
        <w:spacing w:before="9"/>
        <w:rPr>
          <w:sz w:val="30"/>
        </w:rPr>
      </w:pPr>
    </w:p>
    <w:p w14:paraId="41713DB7" w14:textId="77777777" w:rsidR="00620CF6" w:rsidRDefault="00000000">
      <w:pPr>
        <w:pStyle w:val="Heading3"/>
        <w:numPr>
          <w:ilvl w:val="2"/>
          <w:numId w:val="8"/>
        </w:numPr>
        <w:tabs>
          <w:tab w:val="left" w:pos="1101"/>
        </w:tabs>
        <w:ind w:left="1101" w:hanging="984"/>
      </w:pPr>
      <w:bookmarkStart w:id="550" w:name="World_Inequality_Database_-_Balance_Shee"/>
      <w:bookmarkStart w:id="551" w:name="_bookmark85"/>
      <w:bookmarkEnd w:id="550"/>
      <w:bookmarkEnd w:id="551"/>
      <w:r>
        <w:rPr>
          <w:w w:val="105"/>
        </w:rPr>
        <w:t>World</w:t>
      </w:r>
      <w:r>
        <w:rPr>
          <w:spacing w:val="25"/>
          <w:w w:val="105"/>
        </w:rPr>
        <w:t xml:space="preserve"> </w:t>
      </w:r>
      <w:r>
        <w:rPr>
          <w:w w:val="105"/>
        </w:rPr>
        <w:t>Inequality</w:t>
      </w:r>
      <w:r>
        <w:rPr>
          <w:spacing w:val="26"/>
          <w:w w:val="105"/>
        </w:rPr>
        <w:t xml:space="preserve"> </w:t>
      </w:r>
      <w:r>
        <w:rPr>
          <w:w w:val="105"/>
        </w:rPr>
        <w:t>Database</w:t>
      </w:r>
      <w:r>
        <w:rPr>
          <w:spacing w:val="25"/>
          <w:w w:val="105"/>
        </w:rPr>
        <w:t xml:space="preserve"> </w:t>
      </w:r>
      <w:r>
        <w:rPr>
          <w:w w:val="105"/>
        </w:rPr>
        <w:t>-</w:t>
      </w:r>
      <w:r>
        <w:rPr>
          <w:spacing w:val="26"/>
          <w:w w:val="105"/>
        </w:rPr>
        <w:t xml:space="preserve"> </w:t>
      </w:r>
      <w:r>
        <w:rPr>
          <w:w w:val="105"/>
        </w:rPr>
        <w:t>Balance</w:t>
      </w:r>
      <w:r>
        <w:rPr>
          <w:spacing w:val="26"/>
          <w:w w:val="105"/>
        </w:rPr>
        <w:t xml:space="preserve"> </w:t>
      </w:r>
      <w:r>
        <w:rPr>
          <w:w w:val="105"/>
        </w:rPr>
        <w:t>Sheet</w:t>
      </w:r>
      <w:r>
        <w:rPr>
          <w:spacing w:val="25"/>
          <w:w w:val="105"/>
        </w:rPr>
        <w:t xml:space="preserve"> </w:t>
      </w:r>
      <w:r>
        <w:rPr>
          <w:spacing w:val="-2"/>
          <w:w w:val="105"/>
        </w:rPr>
        <w:t>(</w:t>
      </w:r>
      <w:proofErr w:type="spellStart"/>
      <w:r>
        <w:rPr>
          <w:spacing w:val="-2"/>
          <w:w w:val="105"/>
        </w:rPr>
        <w:t>WID_topo</w:t>
      </w:r>
      <w:proofErr w:type="spellEnd"/>
      <w:r>
        <w:rPr>
          <w:spacing w:val="-2"/>
          <w:w w:val="105"/>
        </w:rPr>
        <w:t>)</w:t>
      </w:r>
    </w:p>
    <w:p w14:paraId="30596714" w14:textId="77777777" w:rsidR="00620CF6" w:rsidRDefault="00620CF6">
      <w:pPr>
        <w:pStyle w:val="BodyText"/>
        <w:spacing w:before="1"/>
        <w:rPr>
          <w:b/>
          <w:sz w:val="27"/>
        </w:rPr>
      </w:pPr>
    </w:p>
    <w:p w14:paraId="70D43CAF" w14:textId="77777777" w:rsidR="00620CF6" w:rsidRDefault="00000000">
      <w:pPr>
        <w:pStyle w:val="BodyText"/>
        <w:spacing w:line="355" w:lineRule="auto"/>
        <w:ind w:left="117" w:right="115"/>
        <w:jc w:val="both"/>
      </w:pPr>
      <w:r>
        <w:t>The source World Inequality Database - Balance Sheet (</w:t>
      </w:r>
      <w:proofErr w:type="spellStart"/>
      <w:r>
        <w:t>WID_topo</w:t>
      </w:r>
      <w:proofErr w:type="spellEnd"/>
      <w:r>
        <w:t xml:space="preserve">) corresponds to the World Inequality Database (WID), the largest repository of data on income and wealth distribution across the world </w:t>
      </w:r>
      <w:proofErr w:type="spellStart"/>
      <w:r>
        <w:t>World</w:t>
      </w:r>
      <w:proofErr w:type="spellEnd"/>
      <w:r>
        <w:t xml:space="preserve"> Inequality</w:t>
      </w:r>
      <w:r>
        <w:rPr>
          <w:spacing w:val="-6"/>
        </w:rPr>
        <w:t xml:space="preserve"> </w:t>
      </w:r>
      <w:r>
        <w:t>Database</w:t>
      </w:r>
      <w:r>
        <w:rPr>
          <w:spacing w:val="-5"/>
        </w:rPr>
        <w:t xml:space="preserve"> </w:t>
      </w:r>
      <w:r>
        <w:t>[</w:t>
      </w:r>
      <w:hyperlink w:anchor="_bookmark270" w:history="1">
        <w:r>
          <w:rPr>
            <w:color w:val="0000FF"/>
          </w:rPr>
          <w:t>151</w:t>
        </w:r>
      </w:hyperlink>
      <w:r>
        <w:t>]. The</w:t>
      </w:r>
      <w:r>
        <w:rPr>
          <w:spacing w:val="-5"/>
        </w:rPr>
        <w:t xml:space="preserve"> </w:t>
      </w:r>
      <w:r>
        <w:t>concepts</w:t>
      </w:r>
      <w:r>
        <w:rPr>
          <w:spacing w:val="-5"/>
        </w:rPr>
        <w:t xml:space="preserve"> </w:t>
      </w:r>
      <w:r>
        <w:t>included</w:t>
      </w:r>
      <w:r>
        <w:rPr>
          <w:spacing w:val="-5"/>
        </w:rPr>
        <w:t xml:space="preserve"> </w:t>
      </w:r>
      <w:r>
        <w:t>in</w:t>
      </w:r>
      <w:r>
        <w:rPr>
          <w:spacing w:val="-5"/>
        </w:rPr>
        <w:t xml:space="preserve"> </w:t>
      </w:r>
      <w:r>
        <w:t>the</w:t>
      </w:r>
      <w:r>
        <w:rPr>
          <w:spacing w:val="-5"/>
        </w:rPr>
        <w:t xml:space="preserve"> </w:t>
      </w:r>
      <w:r>
        <w:t>Wealth</w:t>
      </w:r>
      <w:r>
        <w:rPr>
          <w:spacing w:val="-6"/>
        </w:rPr>
        <w:t xml:space="preserve"> </w:t>
      </w:r>
      <w:r>
        <w:t>Topography</w:t>
      </w:r>
      <w:r>
        <w:rPr>
          <w:spacing w:val="-5"/>
        </w:rPr>
        <w:t xml:space="preserve"> </w:t>
      </w:r>
      <w:r>
        <w:t>are</w:t>
      </w:r>
      <w:r>
        <w:rPr>
          <w:spacing w:val="-5"/>
        </w:rPr>
        <w:t xml:space="preserve"> </w:t>
      </w:r>
      <w:r>
        <w:t>the</w:t>
      </w:r>
      <w:r>
        <w:rPr>
          <w:spacing w:val="-5"/>
        </w:rPr>
        <w:t xml:space="preserve"> </w:t>
      </w:r>
      <w:r>
        <w:t>WID</w:t>
      </w:r>
      <w:r>
        <w:rPr>
          <w:spacing w:val="-5"/>
        </w:rPr>
        <w:t xml:space="preserve"> </w:t>
      </w:r>
      <w:r>
        <w:t>aggregate</w:t>
      </w:r>
      <w:r>
        <w:rPr>
          <w:spacing w:val="-5"/>
        </w:rPr>
        <w:t xml:space="preserve"> </w:t>
      </w:r>
      <w:r>
        <w:t>wealth variables, converted</w:t>
      </w:r>
      <w:r>
        <w:rPr>
          <w:spacing w:val="-1"/>
        </w:rPr>
        <w:t xml:space="preserve"> </w:t>
      </w:r>
      <w:r>
        <w:t>in</w:t>
      </w:r>
      <w:r>
        <w:rPr>
          <w:spacing w:val="-1"/>
        </w:rPr>
        <w:t xml:space="preserve"> </w:t>
      </w:r>
      <w:r>
        <w:t>nominal</w:t>
      </w:r>
      <w:r>
        <w:rPr>
          <w:spacing w:val="-1"/>
        </w:rPr>
        <w:t xml:space="preserve"> </w:t>
      </w:r>
      <w:r>
        <w:t>values</w:t>
      </w:r>
      <w:r>
        <w:rPr>
          <w:spacing w:val="-1"/>
        </w:rPr>
        <w:t xml:space="preserve"> </w:t>
      </w:r>
      <w:r>
        <w:t>using</w:t>
      </w:r>
      <w:r>
        <w:rPr>
          <w:spacing w:val="-1"/>
        </w:rPr>
        <w:t xml:space="preserve"> </w:t>
      </w:r>
      <w:r>
        <w:t>the</w:t>
      </w:r>
      <w:r>
        <w:rPr>
          <w:spacing w:val="-1"/>
        </w:rPr>
        <w:t xml:space="preserve"> </w:t>
      </w:r>
      <w:r>
        <w:t>country-specific</w:t>
      </w:r>
      <w:r>
        <w:rPr>
          <w:spacing w:val="-1"/>
        </w:rPr>
        <w:t xml:space="preserve"> </w:t>
      </w:r>
      <w:r>
        <w:t>price</w:t>
      </w:r>
      <w:r>
        <w:rPr>
          <w:spacing w:val="-1"/>
        </w:rPr>
        <w:t xml:space="preserve"> </w:t>
      </w:r>
      <w:r>
        <w:t>deflator</w:t>
      </w:r>
      <w:r>
        <w:rPr>
          <w:spacing w:val="-1"/>
        </w:rPr>
        <w:t xml:space="preserve"> </w:t>
      </w:r>
      <w:r>
        <w:t>provided</w:t>
      </w:r>
      <w:r>
        <w:rPr>
          <w:spacing w:val="-1"/>
        </w:rPr>
        <w:t xml:space="preserve"> </w:t>
      </w:r>
      <w:r>
        <w:t>by</w:t>
      </w:r>
      <w:r>
        <w:rPr>
          <w:spacing w:val="-1"/>
        </w:rPr>
        <w:t xml:space="preserve"> </w:t>
      </w:r>
      <w:r>
        <w:t>WID.</w:t>
      </w:r>
      <w:r>
        <w:rPr>
          <w:spacing w:val="-1"/>
        </w:rPr>
        <w:t xml:space="preserve"> </w:t>
      </w:r>
      <w:r>
        <w:t>Among the</w:t>
      </w:r>
      <w:r>
        <w:rPr>
          <w:spacing w:val="-2"/>
        </w:rPr>
        <w:t xml:space="preserve"> </w:t>
      </w:r>
      <w:r>
        <w:t>WID</w:t>
      </w:r>
      <w:r>
        <w:rPr>
          <w:spacing w:val="-1"/>
        </w:rPr>
        <w:t xml:space="preserve"> </w:t>
      </w:r>
      <w:r>
        <w:t>estimates, we</w:t>
      </w:r>
      <w:r>
        <w:rPr>
          <w:spacing w:val="-2"/>
        </w:rPr>
        <w:t xml:space="preserve"> </w:t>
      </w:r>
      <w:r>
        <w:t>have</w:t>
      </w:r>
      <w:r>
        <w:rPr>
          <w:spacing w:val="-2"/>
        </w:rPr>
        <w:t xml:space="preserve"> </w:t>
      </w:r>
      <w:r>
        <w:t>included</w:t>
      </w:r>
      <w:r>
        <w:rPr>
          <w:spacing w:val="-1"/>
        </w:rPr>
        <w:t xml:space="preserve"> </w:t>
      </w:r>
      <w:r>
        <w:t>in</w:t>
      </w:r>
      <w:r>
        <w:rPr>
          <w:spacing w:val="-1"/>
        </w:rPr>
        <w:t xml:space="preserve"> </w:t>
      </w:r>
      <w:r>
        <w:t>the</w:t>
      </w:r>
      <w:r>
        <w:rPr>
          <w:spacing w:val="-2"/>
        </w:rPr>
        <w:t xml:space="preserve"> </w:t>
      </w:r>
      <w:r>
        <w:t>Wealth</w:t>
      </w:r>
      <w:r>
        <w:rPr>
          <w:spacing w:val="-2"/>
        </w:rPr>
        <w:t xml:space="preserve"> </w:t>
      </w:r>
      <w:r>
        <w:t>Topography</w:t>
      </w:r>
      <w:r>
        <w:rPr>
          <w:spacing w:val="-2"/>
        </w:rPr>
        <w:t xml:space="preserve"> </w:t>
      </w:r>
      <w:r>
        <w:t>only</w:t>
      </w:r>
      <w:r>
        <w:rPr>
          <w:spacing w:val="-1"/>
        </w:rPr>
        <w:t xml:space="preserve"> </w:t>
      </w:r>
      <w:r>
        <w:t>countries</w:t>
      </w:r>
      <w:r>
        <w:rPr>
          <w:spacing w:val="-2"/>
        </w:rPr>
        <w:t xml:space="preserve"> </w:t>
      </w:r>
      <w:r>
        <w:t>with</w:t>
      </w:r>
      <w:r>
        <w:rPr>
          <w:spacing w:val="-1"/>
        </w:rPr>
        <w:t xml:space="preserve"> </w:t>
      </w:r>
      <w:r>
        <w:t>wealth</w:t>
      </w:r>
      <w:r>
        <w:rPr>
          <w:spacing w:val="-2"/>
        </w:rPr>
        <w:t xml:space="preserve"> </w:t>
      </w:r>
      <w:r>
        <w:t>data</w:t>
      </w:r>
      <w:r>
        <w:rPr>
          <w:spacing w:val="-1"/>
        </w:rPr>
        <w:t xml:space="preserve"> </w:t>
      </w:r>
      <w:r>
        <w:t>available for all asset groups or for at least two asset group.</w:t>
      </w:r>
      <w:r>
        <w:rPr>
          <w:spacing w:val="33"/>
        </w:rPr>
        <w:t xml:space="preserve"> </w:t>
      </w:r>
      <w:r>
        <w:t xml:space="preserve">Our warehouse thus </w:t>
      </w:r>
      <w:proofErr w:type="gramStart"/>
      <w:r>
        <w:t>exclude</w:t>
      </w:r>
      <w:proofErr w:type="gramEnd"/>
      <w:r>
        <w:t xml:space="preserve"> those estimates of wealth aggregates that are heavily imputed with data available only for one asset group or for few asset sub- components.</w:t>
      </w:r>
      <w:r>
        <w:rPr>
          <w:spacing w:val="40"/>
        </w:rPr>
        <w:t xml:space="preserve"> </w:t>
      </w:r>
      <w:r>
        <w:t>The</w:t>
      </w:r>
      <w:r>
        <w:rPr>
          <w:spacing w:val="16"/>
        </w:rPr>
        <w:t xml:space="preserve"> </w:t>
      </w:r>
      <w:r>
        <w:t>organization</w:t>
      </w:r>
      <w:r>
        <w:rPr>
          <w:spacing w:val="16"/>
        </w:rPr>
        <w:t xml:space="preserve"> </w:t>
      </w:r>
      <w:r>
        <w:t>of</w:t>
      </w:r>
      <w:r>
        <w:rPr>
          <w:spacing w:val="16"/>
        </w:rPr>
        <w:t xml:space="preserve"> </w:t>
      </w:r>
      <w:r>
        <w:t>assets</w:t>
      </w:r>
      <w:r>
        <w:rPr>
          <w:spacing w:val="16"/>
        </w:rPr>
        <w:t xml:space="preserve"> </w:t>
      </w:r>
      <w:r>
        <w:t>and</w:t>
      </w:r>
      <w:r>
        <w:rPr>
          <w:spacing w:val="16"/>
        </w:rPr>
        <w:t xml:space="preserve"> </w:t>
      </w:r>
      <w:r>
        <w:t>liabilities</w:t>
      </w:r>
      <w:r>
        <w:rPr>
          <w:spacing w:val="16"/>
        </w:rPr>
        <w:t xml:space="preserve"> </w:t>
      </w:r>
      <w:r>
        <w:t>in</w:t>
      </w:r>
      <w:r>
        <w:rPr>
          <w:spacing w:val="16"/>
        </w:rPr>
        <w:t xml:space="preserve"> </w:t>
      </w:r>
      <w:r>
        <w:t>the</w:t>
      </w:r>
      <w:r>
        <w:rPr>
          <w:spacing w:val="16"/>
        </w:rPr>
        <w:t xml:space="preserve"> </w:t>
      </w:r>
      <w:r>
        <w:t>World</w:t>
      </w:r>
      <w:r>
        <w:rPr>
          <w:spacing w:val="16"/>
        </w:rPr>
        <w:t xml:space="preserve"> </w:t>
      </w:r>
      <w:r>
        <w:t>Inequality</w:t>
      </w:r>
      <w:r>
        <w:rPr>
          <w:spacing w:val="16"/>
        </w:rPr>
        <w:t xml:space="preserve"> </w:t>
      </w:r>
      <w:r>
        <w:t>Database</w:t>
      </w:r>
      <w:r>
        <w:rPr>
          <w:spacing w:val="16"/>
        </w:rPr>
        <w:t xml:space="preserve"> </w:t>
      </w:r>
      <w:r>
        <w:t>-</w:t>
      </w:r>
      <w:r>
        <w:rPr>
          <w:spacing w:val="16"/>
        </w:rPr>
        <w:t xml:space="preserve"> </w:t>
      </w:r>
      <w:r>
        <w:t>Balance</w:t>
      </w:r>
      <w:r>
        <w:rPr>
          <w:spacing w:val="16"/>
        </w:rPr>
        <w:t xml:space="preserve"> </w:t>
      </w:r>
      <w:r>
        <w:t>Sheet is not directly comparable to the GC Wealth Project conceptual grid.</w:t>
      </w:r>
      <w:r>
        <w:rPr>
          <w:spacing w:val="40"/>
        </w:rPr>
        <w:t xml:space="preserve"> </w:t>
      </w:r>
      <w:r>
        <w:t xml:space="preserve">Therefore, this raw data source is classified as cross-national academic research that do not use the SNA2008/ESA2010 framework for which we introduce a source-specific conceptual grid (see Table </w:t>
      </w:r>
      <w:hyperlink w:anchor="_bookmark103" w:history="1">
        <w:r>
          <w:rPr>
            <w:color w:val="7F0000"/>
          </w:rPr>
          <w:t>B.22</w:t>
        </w:r>
      </w:hyperlink>
      <w:r>
        <w:t xml:space="preserve">) and composition table (see Table </w:t>
      </w:r>
      <w:hyperlink w:anchor="_bookmark103" w:history="1">
        <w:r>
          <w:rPr>
            <w:color w:val="7F0000"/>
          </w:rPr>
          <w:t>B.22</w:t>
        </w:r>
      </w:hyperlink>
      <w:r>
        <w:t>).</w:t>
      </w:r>
      <w:r>
        <w:rPr>
          <w:spacing w:val="34"/>
        </w:rPr>
        <w:t xml:space="preserve"> </w:t>
      </w:r>
      <w:r>
        <w:t>In the</w:t>
      </w:r>
      <w:r>
        <w:rPr>
          <w:spacing w:val="-13"/>
        </w:rPr>
        <w:t xml:space="preserve"> </w:t>
      </w:r>
      <w:r>
        <w:t>composition</w:t>
      </w:r>
      <w:r>
        <w:rPr>
          <w:spacing w:val="-12"/>
        </w:rPr>
        <w:t xml:space="preserve"> </w:t>
      </w:r>
      <w:r>
        <w:t>table,</w:t>
      </w:r>
      <w:r>
        <w:rPr>
          <w:spacing w:val="-13"/>
        </w:rPr>
        <w:t xml:space="preserve"> </w:t>
      </w:r>
      <w:r>
        <w:t>the</w:t>
      </w:r>
      <w:r>
        <w:rPr>
          <w:spacing w:val="-12"/>
        </w:rPr>
        <w:t xml:space="preserve"> </w:t>
      </w:r>
      <w:r>
        <w:t>column</w:t>
      </w:r>
      <w:r>
        <w:rPr>
          <w:spacing w:val="-13"/>
        </w:rPr>
        <w:t xml:space="preserve"> </w:t>
      </w:r>
      <w:r>
        <w:t>‘Frequency’</w:t>
      </w:r>
      <w:r>
        <w:rPr>
          <w:spacing w:val="-12"/>
        </w:rPr>
        <w:t xml:space="preserve"> </w:t>
      </w:r>
      <w:r>
        <w:t>reports</w:t>
      </w:r>
      <w:r>
        <w:rPr>
          <w:spacing w:val="-13"/>
        </w:rPr>
        <w:t xml:space="preserve"> </w:t>
      </w:r>
      <w:r>
        <w:t>the</w:t>
      </w:r>
      <w:r>
        <w:rPr>
          <w:spacing w:val="-12"/>
        </w:rPr>
        <w:t xml:space="preserve"> </w:t>
      </w:r>
      <w:r>
        <w:t>number</w:t>
      </w:r>
      <w:r>
        <w:rPr>
          <w:spacing w:val="-13"/>
        </w:rPr>
        <w:t xml:space="preserve"> </w:t>
      </w:r>
      <w:r>
        <w:t>of</w:t>
      </w:r>
      <w:r>
        <w:rPr>
          <w:spacing w:val="-12"/>
        </w:rPr>
        <w:t xml:space="preserve"> </w:t>
      </w:r>
      <w:r>
        <w:t>source-sector-concept</w:t>
      </w:r>
      <w:r>
        <w:rPr>
          <w:spacing w:val="-13"/>
        </w:rPr>
        <w:t xml:space="preserve"> </w:t>
      </w:r>
      <w:r>
        <w:t>triples</w:t>
      </w:r>
      <w:r>
        <w:rPr>
          <w:spacing w:val="-12"/>
        </w:rPr>
        <w:t xml:space="preserve"> </w:t>
      </w:r>
      <w:r>
        <w:t>for</w:t>
      </w:r>
      <w:r>
        <w:rPr>
          <w:spacing w:val="-13"/>
        </w:rPr>
        <w:t xml:space="preserve"> </w:t>
      </w:r>
      <w:r>
        <w:t xml:space="preserve">which </w:t>
      </w:r>
      <w:r>
        <w:rPr>
          <w:spacing w:val="-2"/>
        </w:rPr>
        <w:t>the</w:t>
      </w:r>
      <w:r>
        <w:rPr>
          <w:spacing w:val="-7"/>
        </w:rPr>
        <w:t xml:space="preserve"> </w:t>
      </w:r>
      <w:r>
        <w:rPr>
          <w:spacing w:val="-2"/>
        </w:rPr>
        <w:t>corresponding</w:t>
      </w:r>
      <w:r>
        <w:rPr>
          <w:spacing w:val="-7"/>
        </w:rPr>
        <w:t xml:space="preserve"> </w:t>
      </w:r>
      <w:r>
        <w:rPr>
          <w:spacing w:val="-2"/>
        </w:rPr>
        <w:t>composition</w:t>
      </w:r>
      <w:r>
        <w:rPr>
          <w:spacing w:val="-7"/>
        </w:rPr>
        <w:t xml:space="preserve"> </w:t>
      </w:r>
      <w:r>
        <w:rPr>
          <w:spacing w:val="-2"/>
        </w:rPr>
        <w:t>rule</w:t>
      </w:r>
      <w:r>
        <w:rPr>
          <w:spacing w:val="-6"/>
        </w:rPr>
        <w:t xml:space="preserve"> </w:t>
      </w:r>
      <w:r>
        <w:rPr>
          <w:spacing w:val="-2"/>
        </w:rPr>
        <w:t>is</w:t>
      </w:r>
      <w:r>
        <w:rPr>
          <w:spacing w:val="-6"/>
        </w:rPr>
        <w:t xml:space="preserve"> </w:t>
      </w:r>
      <w:r>
        <w:rPr>
          <w:spacing w:val="-2"/>
        </w:rPr>
        <w:t>used.</w:t>
      </w:r>
      <w:r>
        <w:rPr>
          <w:spacing w:val="16"/>
        </w:rPr>
        <w:t xml:space="preserve"> </w:t>
      </w:r>
      <w:r>
        <w:rPr>
          <w:spacing w:val="-2"/>
        </w:rPr>
        <w:t>For</w:t>
      </w:r>
      <w:r>
        <w:rPr>
          <w:spacing w:val="-7"/>
        </w:rPr>
        <w:t xml:space="preserve"> </w:t>
      </w:r>
      <w:r>
        <w:rPr>
          <w:spacing w:val="-2"/>
        </w:rPr>
        <w:t>this</w:t>
      </w:r>
      <w:r>
        <w:rPr>
          <w:spacing w:val="-6"/>
        </w:rPr>
        <w:t xml:space="preserve"> </w:t>
      </w:r>
      <w:r>
        <w:rPr>
          <w:spacing w:val="-2"/>
        </w:rPr>
        <w:t>source,</w:t>
      </w:r>
      <w:r>
        <w:rPr>
          <w:spacing w:val="-5"/>
        </w:rPr>
        <w:t xml:space="preserve"> </w:t>
      </w:r>
      <w:r>
        <w:rPr>
          <w:spacing w:val="-2"/>
        </w:rPr>
        <w:t>‘Net</w:t>
      </w:r>
      <w:r>
        <w:rPr>
          <w:spacing w:val="-7"/>
        </w:rPr>
        <w:t xml:space="preserve"> </w:t>
      </w:r>
      <w:r>
        <w:rPr>
          <w:spacing w:val="-2"/>
        </w:rPr>
        <w:t>Wealth’</w:t>
      </w:r>
      <w:r>
        <w:rPr>
          <w:spacing w:val="-7"/>
        </w:rPr>
        <w:t xml:space="preserve"> </w:t>
      </w:r>
      <w:r>
        <w:rPr>
          <w:spacing w:val="-2"/>
        </w:rPr>
        <w:t>(</w:t>
      </w:r>
      <w:proofErr w:type="spellStart"/>
      <w:r>
        <w:rPr>
          <w:spacing w:val="-2"/>
        </w:rPr>
        <w:t>netwea</w:t>
      </w:r>
      <w:proofErr w:type="spellEnd"/>
      <w:r>
        <w:rPr>
          <w:spacing w:val="-2"/>
        </w:rPr>
        <w:t>)</w:t>
      </w:r>
      <w:r>
        <w:rPr>
          <w:spacing w:val="-6"/>
        </w:rPr>
        <w:t xml:space="preserve"> </w:t>
      </w:r>
      <w:r>
        <w:rPr>
          <w:spacing w:val="-2"/>
        </w:rPr>
        <w:t>may</w:t>
      </w:r>
      <w:r>
        <w:rPr>
          <w:spacing w:val="-7"/>
        </w:rPr>
        <w:t xml:space="preserve"> </w:t>
      </w:r>
      <w:r>
        <w:rPr>
          <w:spacing w:val="-2"/>
        </w:rPr>
        <w:t>be</w:t>
      </w:r>
      <w:r>
        <w:rPr>
          <w:spacing w:val="-7"/>
        </w:rPr>
        <w:t xml:space="preserve"> </w:t>
      </w:r>
      <w:r>
        <w:rPr>
          <w:spacing w:val="-2"/>
        </w:rPr>
        <w:t>different</w:t>
      </w:r>
      <w:r>
        <w:rPr>
          <w:spacing w:val="-6"/>
        </w:rPr>
        <w:t xml:space="preserve"> </w:t>
      </w:r>
      <w:r>
        <w:rPr>
          <w:spacing w:val="-2"/>
        </w:rPr>
        <w:t>from</w:t>
      </w:r>
      <w:r>
        <w:rPr>
          <w:spacing w:val="-6"/>
        </w:rPr>
        <w:t xml:space="preserve"> </w:t>
      </w:r>
      <w:r>
        <w:rPr>
          <w:spacing w:val="-5"/>
        </w:rPr>
        <w:t>the</w:t>
      </w:r>
    </w:p>
    <w:p w14:paraId="1928FE49" w14:textId="77777777" w:rsidR="00620CF6" w:rsidRDefault="00620CF6">
      <w:pPr>
        <w:spacing w:line="355" w:lineRule="auto"/>
        <w:jc w:val="both"/>
        <w:sectPr w:rsidR="00620CF6" w:rsidSect="00D60468">
          <w:pgSz w:w="12240" w:h="15840"/>
          <w:pgMar w:top="1320" w:right="1300" w:bottom="280" w:left="1300" w:header="720" w:footer="720" w:gutter="0"/>
          <w:cols w:space="720"/>
        </w:sectPr>
      </w:pPr>
    </w:p>
    <w:p w14:paraId="54B001F9" w14:textId="77777777" w:rsidR="00620CF6" w:rsidRDefault="00000000">
      <w:pPr>
        <w:pStyle w:val="BodyText"/>
        <w:spacing w:before="86" w:line="355" w:lineRule="auto"/>
        <w:ind w:left="117"/>
      </w:pPr>
      <w:r>
        <w:lastRenderedPageBreak/>
        <w:t>sum</w:t>
      </w:r>
      <w:r>
        <w:rPr>
          <w:spacing w:val="-1"/>
        </w:rPr>
        <w:t xml:space="preserve"> </w:t>
      </w:r>
      <w:r>
        <w:t>of</w:t>
      </w:r>
      <w:r>
        <w:rPr>
          <w:spacing w:val="-1"/>
        </w:rPr>
        <w:t xml:space="preserve"> </w:t>
      </w:r>
      <w:r>
        <w:t>‘Financial</w:t>
      </w:r>
      <w:r>
        <w:rPr>
          <w:spacing w:val="-1"/>
        </w:rPr>
        <w:t xml:space="preserve"> </w:t>
      </w:r>
      <w:r>
        <w:t>Assets</w:t>
      </w:r>
      <w:r>
        <w:rPr>
          <w:spacing w:val="-1"/>
        </w:rPr>
        <w:t xml:space="preserve"> </w:t>
      </w:r>
      <w:r>
        <w:t>&amp;</w:t>
      </w:r>
      <w:r>
        <w:rPr>
          <w:spacing w:val="-1"/>
        </w:rPr>
        <w:t xml:space="preserve"> </w:t>
      </w:r>
      <w:r>
        <w:t>Fixed</w:t>
      </w:r>
      <w:r>
        <w:rPr>
          <w:spacing w:val="-1"/>
        </w:rPr>
        <w:t xml:space="preserve"> </w:t>
      </w:r>
      <w:r>
        <w:t>Capital</w:t>
      </w:r>
      <w:r>
        <w:rPr>
          <w:spacing w:val="-1"/>
        </w:rPr>
        <w:t xml:space="preserve"> </w:t>
      </w:r>
      <w:r>
        <w:t>of</w:t>
      </w:r>
      <w:r>
        <w:rPr>
          <w:spacing w:val="-1"/>
        </w:rPr>
        <w:t xml:space="preserve"> </w:t>
      </w:r>
      <w:r>
        <w:t>Personal</w:t>
      </w:r>
      <w:r>
        <w:rPr>
          <w:spacing w:val="-1"/>
        </w:rPr>
        <w:t xml:space="preserve"> </w:t>
      </w:r>
      <w:r>
        <w:t>Businesses’</w:t>
      </w:r>
      <w:r>
        <w:rPr>
          <w:spacing w:val="-1"/>
        </w:rPr>
        <w:t xml:space="preserve"> </w:t>
      </w:r>
      <w:r>
        <w:t>(</w:t>
      </w:r>
      <w:proofErr w:type="spellStart"/>
      <w:r>
        <w:t>nnhass</w:t>
      </w:r>
      <w:proofErr w:type="spellEnd"/>
      <w:r>
        <w:t>)</w:t>
      </w:r>
      <w:r>
        <w:rPr>
          <w:spacing w:val="-1"/>
        </w:rPr>
        <w:t xml:space="preserve"> </w:t>
      </w:r>
      <w:r>
        <w:t>and</w:t>
      </w:r>
      <w:r>
        <w:rPr>
          <w:spacing w:val="-1"/>
        </w:rPr>
        <w:t xml:space="preserve"> </w:t>
      </w:r>
      <w:r>
        <w:t>‘Housing</w:t>
      </w:r>
      <w:r>
        <w:rPr>
          <w:spacing w:val="-1"/>
        </w:rPr>
        <w:t xml:space="preserve"> </w:t>
      </w:r>
      <w:r>
        <w:t>&amp;</w:t>
      </w:r>
      <w:r>
        <w:rPr>
          <w:spacing w:val="-1"/>
        </w:rPr>
        <w:t xml:space="preserve"> </w:t>
      </w:r>
      <w:r>
        <w:t>Land’</w:t>
      </w:r>
      <w:r>
        <w:rPr>
          <w:spacing w:val="-1"/>
        </w:rPr>
        <w:t xml:space="preserve"> </w:t>
      </w:r>
      <w:r>
        <w:t>(</w:t>
      </w:r>
      <w:proofErr w:type="spellStart"/>
      <w:r>
        <w:t>nfahou</w:t>
      </w:r>
      <w:proofErr w:type="spellEnd"/>
      <w:r>
        <w:t xml:space="preserve">), net of ‘Debt’ </w:t>
      </w:r>
      <w:r>
        <w:rPr>
          <w:w w:val="110"/>
        </w:rPr>
        <w:t>(</w:t>
      </w:r>
      <w:proofErr w:type="spellStart"/>
      <w:r>
        <w:rPr>
          <w:w w:val="110"/>
        </w:rPr>
        <w:t>fliabi</w:t>
      </w:r>
      <w:proofErr w:type="spellEnd"/>
      <w:r>
        <w:rPr>
          <w:w w:val="110"/>
        </w:rPr>
        <w:t xml:space="preserve">) </w:t>
      </w:r>
      <w:r>
        <w:t xml:space="preserve">because of discrepancies </w:t>
      </w:r>
      <w:proofErr w:type="gramStart"/>
      <w:r>
        <w:t>present</w:t>
      </w:r>
      <w:proofErr w:type="gramEnd"/>
      <w:r>
        <w:t xml:space="preserve"> in the raw data source.</w:t>
      </w:r>
    </w:p>
    <w:p w14:paraId="7F4883EC" w14:textId="77777777" w:rsidR="00620CF6" w:rsidRDefault="00620CF6">
      <w:pPr>
        <w:spacing w:line="355" w:lineRule="auto"/>
        <w:sectPr w:rsidR="00620CF6" w:rsidSect="00D60468">
          <w:pgSz w:w="12240" w:h="15840"/>
          <w:pgMar w:top="1320" w:right="1300" w:bottom="280" w:left="1300" w:header="720" w:footer="720" w:gutter="0"/>
          <w:cols w:space="720"/>
        </w:sectPr>
      </w:pPr>
    </w:p>
    <w:p w14:paraId="1BF9E61A" w14:textId="77777777" w:rsidR="00620CF6" w:rsidRDefault="00000000">
      <w:pPr>
        <w:pStyle w:val="BodyText"/>
        <w:spacing w:before="106"/>
        <w:ind w:left="3098" w:right="3098"/>
        <w:jc w:val="center"/>
      </w:pPr>
      <w:bookmarkStart w:id="552" w:name="_bookmark86"/>
      <w:bookmarkEnd w:id="552"/>
      <w:r>
        <w:lastRenderedPageBreak/>
        <w:t>Table</w:t>
      </w:r>
      <w:r>
        <w:rPr>
          <w:spacing w:val="8"/>
        </w:rPr>
        <w:t xml:space="preserve"> </w:t>
      </w:r>
      <w:r>
        <w:t>B.3:</w:t>
      </w:r>
      <w:r>
        <w:rPr>
          <w:spacing w:val="27"/>
        </w:rPr>
        <w:t xml:space="preserve"> </w:t>
      </w:r>
      <w:r>
        <w:t>Composition</w:t>
      </w:r>
      <w:r>
        <w:rPr>
          <w:spacing w:val="8"/>
        </w:rPr>
        <w:t xml:space="preserve"> </w:t>
      </w:r>
      <w:r>
        <w:t>rules:</w:t>
      </w:r>
      <w:r>
        <w:rPr>
          <w:spacing w:val="28"/>
        </w:rPr>
        <w:t xml:space="preserve"> </w:t>
      </w:r>
      <w:r>
        <w:t>Bank</w:t>
      </w:r>
      <w:r>
        <w:rPr>
          <w:spacing w:val="8"/>
        </w:rPr>
        <w:t xml:space="preserve"> </w:t>
      </w:r>
      <w:r>
        <w:t>of</w:t>
      </w:r>
      <w:r>
        <w:rPr>
          <w:spacing w:val="8"/>
        </w:rPr>
        <w:t xml:space="preserve"> </w:t>
      </w:r>
      <w:r>
        <w:t>Italy</w:t>
      </w:r>
      <w:r>
        <w:rPr>
          <w:spacing w:val="8"/>
        </w:rPr>
        <w:t xml:space="preserve"> </w:t>
      </w:r>
      <w:r>
        <w:t>-</w:t>
      </w:r>
      <w:r>
        <w:rPr>
          <w:spacing w:val="8"/>
        </w:rPr>
        <w:t xml:space="preserve"> </w:t>
      </w:r>
      <w:r>
        <w:t>Financial</w:t>
      </w:r>
      <w:r>
        <w:rPr>
          <w:spacing w:val="8"/>
        </w:rPr>
        <w:t xml:space="preserve"> </w:t>
      </w:r>
      <w:r>
        <w:rPr>
          <w:spacing w:val="-2"/>
        </w:rPr>
        <w:t>Accounts</w:t>
      </w:r>
    </w:p>
    <w:p w14:paraId="5CFD468A" w14:textId="77777777" w:rsidR="00620CF6" w:rsidRDefault="00620CF6">
      <w:pPr>
        <w:pStyle w:val="BodyText"/>
        <w:spacing w:before="10"/>
        <w:rPr>
          <w:sz w:val="28"/>
        </w:rPr>
      </w:pPr>
    </w:p>
    <w:tbl>
      <w:tblPr>
        <w:tblW w:w="0" w:type="auto"/>
        <w:tblInd w:w="126" w:type="dxa"/>
        <w:tblLayout w:type="fixed"/>
        <w:tblCellMar>
          <w:left w:w="0" w:type="dxa"/>
          <w:right w:w="0" w:type="dxa"/>
        </w:tblCellMar>
        <w:tblLook w:val="01E0" w:firstRow="1" w:lastRow="1" w:firstColumn="1" w:lastColumn="1" w:noHBand="0" w:noVBand="0"/>
      </w:tblPr>
      <w:tblGrid>
        <w:gridCol w:w="1297"/>
        <w:gridCol w:w="1177"/>
        <w:gridCol w:w="3312"/>
        <w:gridCol w:w="4447"/>
        <w:gridCol w:w="1493"/>
      </w:tblGrid>
      <w:tr w:rsidR="00620CF6" w14:paraId="2048BDAE" w14:textId="77777777">
        <w:trPr>
          <w:trHeight w:val="486"/>
        </w:trPr>
        <w:tc>
          <w:tcPr>
            <w:tcW w:w="1297" w:type="dxa"/>
            <w:tcBorders>
              <w:top w:val="single" w:sz="8" w:space="0" w:color="000000"/>
              <w:bottom w:val="single" w:sz="4" w:space="0" w:color="000000"/>
            </w:tcBorders>
          </w:tcPr>
          <w:p w14:paraId="7B8806D4" w14:textId="77777777" w:rsidR="00620CF6" w:rsidRDefault="00000000">
            <w:pPr>
              <w:pStyle w:val="TableParagraph"/>
              <w:spacing w:before="123"/>
              <w:rPr>
                <w:sz w:val="20"/>
              </w:rPr>
            </w:pPr>
            <w:r>
              <w:rPr>
                <w:spacing w:val="-2"/>
                <w:sz w:val="20"/>
              </w:rPr>
              <w:t>Sector</w:t>
            </w:r>
          </w:p>
        </w:tc>
        <w:tc>
          <w:tcPr>
            <w:tcW w:w="1177" w:type="dxa"/>
            <w:tcBorders>
              <w:top w:val="single" w:sz="8" w:space="0" w:color="000000"/>
              <w:bottom w:val="single" w:sz="4" w:space="0" w:color="000000"/>
            </w:tcBorders>
          </w:tcPr>
          <w:p w14:paraId="2C7AE608" w14:textId="77777777" w:rsidR="00620CF6" w:rsidRDefault="00000000">
            <w:pPr>
              <w:pStyle w:val="TableParagraph"/>
              <w:spacing w:before="123"/>
              <w:ind w:left="195"/>
              <w:rPr>
                <w:sz w:val="20"/>
              </w:rPr>
            </w:pPr>
            <w:r>
              <w:rPr>
                <w:spacing w:val="-4"/>
                <w:sz w:val="20"/>
              </w:rPr>
              <w:t>Code</w:t>
            </w:r>
          </w:p>
        </w:tc>
        <w:tc>
          <w:tcPr>
            <w:tcW w:w="3312" w:type="dxa"/>
            <w:tcBorders>
              <w:top w:val="single" w:sz="8" w:space="0" w:color="000000"/>
              <w:bottom w:val="single" w:sz="4" w:space="0" w:color="000000"/>
            </w:tcBorders>
          </w:tcPr>
          <w:p w14:paraId="01D793DB" w14:textId="77777777" w:rsidR="00620CF6" w:rsidRDefault="00000000">
            <w:pPr>
              <w:pStyle w:val="TableParagraph"/>
              <w:spacing w:before="123"/>
              <w:ind w:left="391"/>
              <w:rPr>
                <w:sz w:val="20"/>
              </w:rPr>
            </w:pPr>
            <w:r>
              <w:rPr>
                <w:spacing w:val="-2"/>
                <w:sz w:val="20"/>
              </w:rPr>
              <w:t>Concept</w:t>
            </w:r>
          </w:p>
        </w:tc>
        <w:tc>
          <w:tcPr>
            <w:tcW w:w="4447" w:type="dxa"/>
            <w:tcBorders>
              <w:top w:val="single" w:sz="8" w:space="0" w:color="000000"/>
              <w:bottom w:val="single" w:sz="4" w:space="0" w:color="000000"/>
            </w:tcBorders>
          </w:tcPr>
          <w:p w14:paraId="464FEEF5" w14:textId="77777777" w:rsidR="00620CF6" w:rsidRDefault="00000000">
            <w:pPr>
              <w:pStyle w:val="TableParagraph"/>
              <w:spacing w:before="123"/>
              <w:ind w:left="153"/>
              <w:rPr>
                <w:sz w:val="20"/>
              </w:rPr>
            </w:pPr>
            <w:r>
              <w:rPr>
                <w:spacing w:val="-4"/>
                <w:sz w:val="20"/>
              </w:rPr>
              <w:t>Composition</w:t>
            </w:r>
            <w:r>
              <w:rPr>
                <w:spacing w:val="3"/>
                <w:sz w:val="20"/>
              </w:rPr>
              <w:t xml:space="preserve"> </w:t>
            </w:r>
            <w:r>
              <w:rPr>
                <w:spacing w:val="-4"/>
                <w:sz w:val="20"/>
              </w:rPr>
              <w:t>rule</w:t>
            </w:r>
            <w:r>
              <w:rPr>
                <w:spacing w:val="3"/>
                <w:sz w:val="20"/>
              </w:rPr>
              <w:t xml:space="preserve"> </w:t>
            </w:r>
            <w:r>
              <w:rPr>
                <w:spacing w:val="-4"/>
                <w:sz w:val="20"/>
              </w:rPr>
              <w:t>using</w:t>
            </w:r>
            <w:r>
              <w:rPr>
                <w:spacing w:val="3"/>
                <w:sz w:val="20"/>
              </w:rPr>
              <w:t xml:space="preserve"> </w:t>
            </w:r>
            <w:r>
              <w:rPr>
                <w:spacing w:val="-4"/>
                <w:sz w:val="20"/>
              </w:rPr>
              <w:t>codes</w:t>
            </w:r>
          </w:p>
        </w:tc>
        <w:tc>
          <w:tcPr>
            <w:tcW w:w="1493" w:type="dxa"/>
            <w:tcBorders>
              <w:top w:val="single" w:sz="8" w:space="0" w:color="000000"/>
              <w:bottom w:val="single" w:sz="4" w:space="0" w:color="000000"/>
            </w:tcBorders>
          </w:tcPr>
          <w:p w14:paraId="038F01E7" w14:textId="77777777" w:rsidR="00620CF6" w:rsidRDefault="00000000">
            <w:pPr>
              <w:pStyle w:val="TableParagraph"/>
              <w:spacing w:before="123"/>
              <w:ind w:left="480"/>
              <w:rPr>
                <w:sz w:val="20"/>
              </w:rPr>
            </w:pPr>
            <w:r>
              <w:rPr>
                <w:spacing w:val="-2"/>
                <w:sz w:val="20"/>
              </w:rPr>
              <w:t>Frequency</w:t>
            </w:r>
          </w:p>
        </w:tc>
      </w:tr>
      <w:tr w:rsidR="00620CF6" w14:paraId="0BA03FC5" w14:textId="77777777">
        <w:trPr>
          <w:trHeight w:val="55"/>
        </w:trPr>
        <w:tc>
          <w:tcPr>
            <w:tcW w:w="1297" w:type="dxa"/>
            <w:tcBorders>
              <w:top w:val="single" w:sz="4" w:space="0" w:color="000000"/>
            </w:tcBorders>
            <w:shd w:val="clear" w:color="auto" w:fill="F7F7F7"/>
          </w:tcPr>
          <w:p w14:paraId="21A18FFC" w14:textId="77777777" w:rsidR="00620CF6" w:rsidRDefault="00620CF6">
            <w:pPr>
              <w:pStyle w:val="TableParagraph"/>
              <w:spacing w:before="0"/>
              <w:ind w:left="0"/>
              <w:rPr>
                <w:rFonts w:ascii="Times New Roman"/>
                <w:sz w:val="2"/>
              </w:rPr>
            </w:pPr>
          </w:p>
        </w:tc>
        <w:tc>
          <w:tcPr>
            <w:tcW w:w="1177" w:type="dxa"/>
            <w:tcBorders>
              <w:top w:val="single" w:sz="4" w:space="0" w:color="000000"/>
            </w:tcBorders>
            <w:shd w:val="clear" w:color="auto" w:fill="F7F7F7"/>
          </w:tcPr>
          <w:p w14:paraId="4E1D6CDF" w14:textId="77777777" w:rsidR="00620CF6" w:rsidRDefault="00620CF6">
            <w:pPr>
              <w:pStyle w:val="TableParagraph"/>
              <w:spacing w:before="0"/>
              <w:ind w:left="0"/>
              <w:rPr>
                <w:rFonts w:ascii="Times New Roman"/>
                <w:sz w:val="2"/>
              </w:rPr>
            </w:pPr>
          </w:p>
        </w:tc>
        <w:tc>
          <w:tcPr>
            <w:tcW w:w="3312" w:type="dxa"/>
            <w:tcBorders>
              <w:top w:val="single" w:sz="4" w:space="0" w:color="000000"/>
            </w:tcBorders>
            <w:shd w:val="clear" w:color="auto" w:fill="F7F7F7"/>
          </w:tcPr>
          <w:p w14:paraId="59E674F0" w14:textId="77777777" w:rsidR="00620CF6" w:rsidRDefault="00620CF6">
            <w:pPr>
              <w:pStyle w:val="TableParagraph"/>
              <w:spacing w:before="0"/>
              <w:ind w:left="0"/>
              <w:rPr>
                <w:rFonts w:ascii="Times New Roman"/>
                <w:sz w:val="2"/>
              </w:rPr>
            </w:pPr>
          </w:p>
        </w:tc>
        <w:tc>
          <w:tcPr>
            <w:tcW w:w="4447" w:type="dxa"/>
            <w:tcBorders>
              <w:top w:val="single" w:sz="4" w:space="0" w:color="000000"/>
            </w:tcBorders>
            <w:shd w:val="clear" w:color="auto" w:fill="F7F7F7"/>
          </w:tcPr>
          <w:p w14:paraId="7920F16D" w14:textId="77777777" w:rsidR="00620CF6" w:rsidRDefault="00620CF6">
            <w:pPr>
              <w:pStyle w:val="TableParagraph"/>
              <w:spacing w:before="0"/>
              <w:ind w:left="0"/>
              <w:rPr>
                <w:rFonts w:ascii="Times New Roman"/>
                <w:sz w:val="2"/>
              </w:rPr>
            </w:pPr>
          </w:p>
        </w:tc>
        <w:tc>
          <w:tcPr>
            <w:tcW w:w="1493" w:type="dxa"/>
            <w:tcBorders>
              <w:top w:val="single" w:sz="4" w:space="0" w:color="000000"/>
            </w:tcBorders>
            <w:shd w:val="clear" w:color="auto" w:fill="F7F7F7"/>
          </w:tcPr>
          <w:p w14:paraId="7FDAE56B" w14:textId="77777777" w:rsidR="00620CF6" w:rsidRDefault="00620CF6">
            <w:pPr>
              <w:pStyle w:val="TableParagraph"/>
              <w:spacing w:before="0"/>
              <w:ind w:left="0"/>
              <w:rPr>
                <w:rFonts w:ascii="Times New Roman"/>
                <w:sz w:val="2"/>
              </w:rPr>
            </w:pPr>
          </w:p>
        </w:tc>
      </w:tr>
      <w:tr w:rsidR="00620CF6" w14:paraId="730E37EE" w14:textId="77777777">
        <w:trPr>
          <w:trHeight w:val="797"/>
        </w:trPr>
        <w:tc>
          <w:tcPr>
            <w:tcW w:w="1297" w:type="dxa"/>
            <w:shd w:val="clear" w:color="auto" w:fill="F7F7F7"/>
          </w:tcPr>
          <w:p w14:paraId="1DBB32D3" w14:textId="77777777" w:rsidR="00620CF6" w:rsidRDefault="00000000">
            <w:pPr>
              <w:pStyle w:val="TableParagraph"/>
              <w:rPr>
                <w:sz w:val="20"/>
              </w:rPr>
            </w:pPr>
            <w:r>
              <w:rPr>
                <w:spacing w:val="-2"/>
                <w:sz w:val="20"/>
              </w:rPr>
              <w:t>Households</w:t>
            </w:r>
          </w:p>
          <w:p w14:paraId="31997C5B"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shd w:val="clear" w:color="auto" w:fill="F7F7F7"/>
          </w:tcPr>
          <w:p w14:paraId="68446F45" w14:textId="77777777" w:rsidR="00620CF6" w:rsidRDefault="00000000">
            <w:pPr>
              <w:pStyle w:val="TableParagraph"/>
              <w:ind w:left="195"/>
              <w:rPr>
                <w:sz w:val="20"/>
              </w:rPr>
            </w:pPr>
            <w:proofErr w:type="spellStart"/>
            <w:r>
              <w:rPr>
                <w:spacing w:val="-2"/>
                <w:sz w:val="20"/>
              </w:rPr>
              <w:t>nnhass</w:t>
            </w:r>
            <w:proofErr w:type="spellEnd"/>
          </w:p>
        </w:tc>
        <w:tc>
          <w:tcPr>
            <w:tcW w:w="3312" w:type="dxa"/>
            <w:shd w:val="clear" w:color="auto" w:fill="F7F7F7"/>
          </w:tcPr>
          <w:p w14:paraId="246D9D75" w14:textId="77777777" w:rsidR="00620CF6" w:rsidRDefault="00000000">
            <w:pPr>
              <w:pStyle w:val="TableParagraph"/>
              <w:ind w:left="391"/>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1C3E60DB" w14:textId="77777777" w:rsidR="00620CF6" w:rsidRDefault="00000000">
            <w:pPr>
              <w:pStyle w:val="TableParagraph"/>
              <w:spacing w:before="129"/>
              <w:ind w:left="391"/>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447" w:type="dxa"/>
            <w:shd w:val="clear" w:color="auto" w:fill="F7F7F7"/>
          </w:tcPr>
          <w:p w14:paraId="201672C0" w14:textId="77777777" w:rsidR="00620CF6" w:rsidRDefault="00000000">
            <w:pPr>
              <w:pStyle w:val="TableParagraph"/>
              <w:ind w:left="153"/>
              <w:rPr>
                <w:sz w:val="20"/>
              </w:rPr>
            </w:pPr>
            <w:r>
              <w:rPr>
                <w:spacing w:val="-2"/>
                <w:w w:val="110"/>
                <w:sz w:val="20"/>
              </w:rPr>
              <w:t>(A_AF)</w:t>
            </w:r>
          </w:p>
        </w:tc>
        <w:tc>
          <w:tcPr>
            <w:tcW w:w="1493" w:type="dxa"/>
            <w:shd w:val="clear" w:color="auto" w:fill="F7F7F7"/>
          </w:tcPr>
          <w:p w14:paraId="183CE447" w14:textId="77777777" w:rsidR="00620CF6" w:rsidRDefault="00000000">
            <w:pPr>
              <w:pStyle w:val="TableParagraph"/>
              <w:ind w:left="480"/>
              <w:rPr>
                <w:sz w:val="20"/>
              </w:rPr>
            </w:pPr>
            <w:r>
              <w:rPr>
                <w:w w:val="99"/>
                <w:sz w:val="20"/>
              </w:rPr>
              <w:t>1</w:t>
            </w:r>
          </w:p>
        </w:tc>
      </w:tr>
      <w:tr w:rsidR="00620CF6" w14:paraId="2EB36FFA" w14:textId="77777777">
        <w:trPr>
          <w:trHeight w:val="797"/>
        </w:trPr>
        <w:tc>
          <w:tcPr>
            <w:tcW w:w="1297" w:type="dxa"/>
          </w:tcPr>
          <w:p w14:paraId="038491E3" w14:textId="77777777" w:rsidR="00620CF6" w:rsidRDefault="00000000">
            <w:pPr>
              <w:pStyle w:val="TableParagraph"/>
              <w:rPr>
                <w:sz w:val="20"/>
              </w:rPr>
            </w:pPr>
            <w:r>
              <w:rPr>
                <w:spacing w:val="-2"/>
                <w:sz w:val="20"/>
              </w:rPr>
              <w:t>Households</w:t>
            </w:r>
          </w:p>
          <w:p w14:paraId="0FDD5EA6"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tcPr>
          <w:p w14:paraId="3A84CE16" w14:textId="77777777" w:rsidR="00620CF6" w:rsidRDefault="00000000">
            <w:pPr>
              <w:pStyle w:val="TableParagraph"/>
              <w:ind w:left="195"/>
              <w:rPr>
                <w:sz w:val="20"/>
              </w:rPr>
            </w:pPr>
            <w:proofErr w:type="spellStart"/>
            <w:r>
              <w:rPr>
                <w:spacing w:val="-2"/>
                <w:sz w:val="20"/>
              </w:rPr>
              <w:t>fliabi</w:t>
            </w:r>
            <w:proofErr w:type="spellEnd"/>
          </w:p>
        </w:tc>
        <w:tc>
          <w:tcPr>
            <w:tcW w:w="3312" w:type="dxa"/>
          </w:tcPr>
          <w:p w14:paraId="13E2FC49" w14:textId="77777777" w:rsidR="00620CF6" w:rsidRDefault="00000000">
            <w:pPr>
              <w:pStyle w:val="TableParagraph"/>
              <w:ind w:left="391"/>
              <w:rPr>
                <w:sz w:val="20"/>
              </w:rPr>
            </w:pPr>
            <w:r>
              <w:rPr>
                <w:spacing w:val="-4"/>
                <w:sz w:val="20"/>
              </w:rPr>
              <w:t>Debt</w:t>
            </w:r>
          </w:p>
        </w:tc>
        <w:tc>
          <w:tcPr>
            <w:tcW w:w="4447" w:type="dxa"/>
          </w:tcPr>
          <w:p w14:paraId="05F52B47" w14:textId="77777777" w:rsidR="00620CF6" w:rsidRDefault="00000000">
            <w:pPr>
              <w:pStyle w:val="TableParagraph"/>
              <w:ind w:left="153"/>
              <w:rPr>
                <w:sz w:val="20"/>
              </w:rPr>
            </w:pPr>
            <w:r>
              <w:rPr>
                <w:w w:val="115"/>
                <w:sz w:val="20"/>
              </w:rPr>
              <w:t>(L_AF41)</w:t>
            </w:r>
            <w:r>
              <w:rPr>
                <w:spacing w:val="7"/>
                <w:w w:val="115"/>
                <w:sz w:val="20"/>
              </w:rPr>
              <w:t xml:space="preserve"> </w:t>
            </w:r>
            <w:r>
              <w:rPr>
                <w:w w:val="115"/>
                <w:sz w:val="20"/>
              </w:rPr>
              <w:t>+</w:t>
            </w:r>
            <w:r>
              <w:rPr>
                <w:spacing w:val="8"/>
                <w:w w:val="115"/>
                <w:sz w:val="20"/>
              </w:rPr>
              <w:t xml:space="preserve"> </w:t>
            </w:r>
            <w:r>
              <w:rPr>
                <w:w w:val="115"/>
                <w:sz w:val="20"/>
              </w:rPr>
              <w:t>(L_AF42)</w:t>
            </w:r>
            <w:r>
              <w:rPr>
                <w:spacing w:val="8"/>
                <w:w w:val="115"/>
                <w:sz w:val="20"/>
              </w:rPr>
              <w:t xml:space="preserve"> </w:t>
            </w:r>
            <w:r>
              <w:rPr>
                <w:w w:val="115"/>
                <w:sz w:val="20"/>
              </w:rPr>
              <w:t>+</w:t>
            </w:r>
            <w:r>
              <w:rPr>
                <w:spacing w:val="8"/>
                <w:w w:val="115"/>
                <w:sz w:val="20"/>
              </w:rPr>
              <w:t xml:space="preserve"> </w:t>
            </w:r>
            <w:r>
              <w:rPr>
                <w:spacing w:val="-2"/>
                <w:w w:val="115"/>
                <w:sz w:val="20"/>
              </w:rPr>
              <w:t>(L_AF6)</w:t>
            </w:r>
          </w:p>
        </w:tc>
        <w:tc>
          <w:tcPr>
            <w:tcW w:w="1493" w:type="dxa"/>
          </w:tcPr>
          <w:p w14:paraId="298A0375" w14:textId="77777777" w:rsidR="00620CF6" w:rsidRDefault="00000000">
            <w:pPr>
              <w:pStyle w:val="TableParagraph"/>
              <w:ind w:left="480"/>
              <w:rPr>
                <w:sz w:val="20"/>
              </w:rPr>
            </w:pPr>
            <w:r>
              <w:rPr>
                <w:w w:val="99"/>
                <w:sz w:val="20"/>
              </w:rPr>
              <w:t>1</w:t>
            </w:r>
          </w:p>
        </w:tc>
      </w:tr>
      <w:tr w:rsidR="00620CF6" w14:paraId="3420C072" w14:textId="77777777">
        <w:trPr>
          <w:trHeight w:val="797"/>
        </w:trPr>
        <w:tc>
          <w:tcPr>
            <w:tcW w:w="1297" w:type="dxa"/>
            <w:shd w:val="clear" w:color="auto" w:fill="F7F7F7"/>
          </w:tcPr>
          <w:p w14:paraId="34DBA6CF" w14:textId="77777777" w:rsidR="00620CF6" w:rsidRDefault="00000000">
            <w:pPr>
              <w:pStyle w:val="TableParagraph"/>
              <w:rPr>
                <w:sz w:val="20"/>
              </w:rPr>
            </w:pPr>
            <w:r>
              <w:rPr>
                <w:spacing w:val="-2"/>
                <w:sz w:val="20"/>
              </w:rPr>
              <w:t>Households</w:t>
            </w:r>
          </w:p>
          <w:p w14:paraId="699B16A2"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shd w:val="clear" w:color="auto" w:fill="F7F7F7"/>
          </w:tcPr>
          <w:p w14:paraId="7DC030F8" w14:textId="77777777" w:rsidR="00620CF6" w:rsidRDefault="00000000">
            <w:pPr>
              <w:pStyle w:val="TableParagraph"/>
              <w:ind w:left="195"/>
              <w:rPr>
                <w:sz w:val="20"/>
              </w:rPr>
            </w:pPr>
            <w:proofErr w:type="spellStart"/>
            <w:r>
              <w:rPr>
                <w:spacing w:val="-2"/>
                <w:sz w:val="20"/>
              </w:rPr>
              <w:t>facdbl</w:t>
            </w:r>
            <w:proofErr w:type="spellEnd"/>
          </w:p>
        </w:tc>
        <w:tc>
          <w:tcPr>
            <w:tcW w:w="3312" w:type="dxa"/>
            <w:shd w:val="clear" w:color="auto" w:fill="F7F7F7"/>
          </w:tcPr>
          <w:p w14:paraId="51239E6B"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447" w:type="dxa"/>
            <w:shd w:val="clear" w:color="auto" w:fill="F7F7F7"/>
          </w:tcPr>
          <w:p w14:paraId="5E814051" w14:textId="77777777" w:rsidR="00620CF6" w:rsidRPr="003A075B" w:rsidRDefault="00000000">
            <w:pPr>
              <w:pStyle w:val="TableParagraph"/>
              <w:ind w:left="153"/>
              <w:rPr>
                <w:sz w:val="20"/>
                <w:lang w:val="it-IT"/>
              </w:rPr>
            </w:pPr>
            <w:r w:rsidRPr="003A075B">
              <w:rPr>
                <w:w w:val="115"/>
                <w:sz w:val="20"/>
                <w:lang w:val="it-IT"/>
              </w:rPr>
              <w:t>(A_AF2BI2)</w:t>
            </w:r>
            <w:r w:rsidRPr="003A075B">
              <w:rPr>
                <w:spacing w:val="-9"/>
                <w:w w:val="115"/>
                <w:sz w:val="20"/>
                <w:lang w:val="it-IT"/>
              </w:rPr>
              <w:t xml:space="preserve"> </w:t>
            </w:r>
            <w:r w:rsidRPr="003A075B">
              <w:rPr>
                <w:w w:val="115"/>
                <w:sz w:val="20"/>
                <w:lang w:val="it-IT"/>
              </w:rPr>
              <w:t>+</w:t>
            </w:r>
            <w:r w:rsidRPr="003A075B">
              <w:rPr>
                <w:spacing w:val="-9"/>
                <w:w w:val="115"/>
                <w:sz w:val="20"/>
                <w:lang w:val="it-IT"/>
              </w:rPr>
              <w:t xml:space="preserve"> </w:t>
            </w:r>
            <w:r w:rsidRPr="003A075B">
              <w:rPr>
                <w:w w:val="115"/>
                <w:sz w:val="20"/>
                <w:lang w:val="it-IT"/>
              </w:rPr>
              <w:t>(A_AF29)</w:t>
            </w:r>
            <w:r w:rsidRPr="003A075B">
              <w:rPr>
                <w:spacing w:val="-8"/>
                <w:w w:val="115"/>
                <w:sz w:val="20"/>
                <w:lang w:val="it-IT"/>
              </w:rPr>
              <w:t xml:space="preserve"> </w:t>
            </w:r>
            <w:r w:rsidRPr="003A075B">
              <w:rPr>
                <w:w w:val="115"/>
                <w:sz w:val="20"/>
                <w:lang w:val="it-IT"/>
              </w:rPr>
              <w:t>+</w:t>
            </w:r>
            <w:r w:rsidRPr="003A075B">
              <w:rPr>
                <w:spacing w:val="-9"/>
                <w:w w:val="115"/>
                <w:sz w:val="20"/>
                <w:lang w:val="it-IT"/>
              </w:rPr>
              <w:t xml:space="preserve"> </w:t>
            </w:r>
            <w:r w:rsidRPr="003A075B">
              <w:rPr>
                <w:w w:val="115"/>
                <w:sz w:val="20"/>
                <w:lang w:val="it-IT"/>
              </w:rPr>
              <w:t>(A_AF31)</w:t>
            </w:r>
            <w:r w:rsidRPr="003A075B">
              <w:rPr>
                <w:spacing w:val="-8"/>
                <w:w w:val="115"/>
                <w:sz w:val="20"/>
                <w:lang w:val="it-IT"/>
              </w:rPr>
              <w:t xml:space="preserve"> </w:t>
            </w:r>
            <w:r w:rsidRPr="003A075B">
              <w:rPr>
                <w:spacing w:val="-10"/>
                <w:w w:val="115"/>
                <w:sz w:val="20"/>
                <w:lang w:val="it-IT"/>
              </w:rPr>
              <w:t>+</w:t>
            </w:r>
          </w:p>
          <w:p w14:paraId="1F8D4E47" w14:textId="77777777" w:rsidR="00620CF6" w:rsidRDefault="00000000">
            <w:pPr>
              <w:pStyle w:val="TableParagraph"/>
              <w:spacing w:before="129"/>
              <w:ind w:left="153"/>
              <w:rPr>
                <w:sz w:val="20"/>
              </w:rPr>
            </w:pPr>
            <w:r>
              <w:rPr>
                <w:w w:val="115"/>
                <w:sz w:val="20"/>
              </w:rPr>
              <w:t>(A_AF32)</w:t>
            </w:r>
            <w:r>
              <w:rPr>
                <w:spacing w:val="2"/>
                <w:w w:val="115"/>
                <w:sz w:val="20"/>
              </w:rPr>
              <w:t xml:space="preserve"> </w:t>
            </w:r>
            <w:r>
              <w:rPr>
                <w:w w:val="115"/>
                <w:sz w:val="20"/>
              </w:rPr>
              <w:t>+</w:t>
            </w:r>
            <w:r>
              <w:rPr>
                <w:spacing w:val="3"/>
                <w:w w:val="115"/>
                <w:sz w:val="20"/>
              </w:rPr>
              <w:t xml:space="preserve"> </w:t>
            </w:r>
            <w:r>
              <w:rPr>
                <w:spacing w:val="-2"/>
                <w:w w:val="115"/>
                <w:sz w:val="20"/>
              </w:rPr>
              <w:t>(A_AF41)</w:t>
            </w:r>
          </w:p>
        </w:tc>
        <w:tc>
          <w:tcPr>
            <w:tcW w:w="1493" w:type="dxa"/>
            <w:shd w:val="clear" w:color="auto" w:fill="F7F7F7"/>
          </w:tcPr>
          <w:p w14:paraId="0B00AE06" w14:textId="77777777" w:rsidR="00620CF6" w:rsidRDefault="00000000">
            <w:pPr>
              <w:pStyle w:val="TableParagraph"/>
              <w:ind w:left="480"/>
              <w:rPr>
                <w:sz w:val="20"/>
              </w:rPr>
            </w:pPr>
            <w:r>
              <w:rPr>
                <w:w w:val="99"/>
                <w:sz w:val="20"/>
              </w:rPr>
              <w:t>1</w:t>
            </w:r>
          </w:p>
        </w:tc>
      </w:tr>
      <w:tr w:rsidR="00620CF6" w14:paraId="1DA0E420" w14:textId="77777777">
        <w:trPr>
          <w:trHeight w:val="797"/>
        </w:trPr>
        <w:tc>
          <w:tcPr>
            <w:tcW w:w="1297" w:type="dxa"/>
          </w:tcPr>
          <w:p w14:paraId="6783ABF4" w14:textId="77777777" w:rsidR="00620CF6" w:rsidRDefault="00000000">
            <w:pPr>
              <w:pStyle w:val="TableParagraph"/>
              <w:rPr>
                <w:sz w:val="20"/>
              </w:rPr>
            </w:pPr>
            <w:r>
              <w:rPr>
                <w:spacing w:val="-2"/>
                <w:sz w:val="20"/>
              </w:rPr>
              <w:t>Households</w:t>
            </w:r>
          </w:p>
          <w:p w14:paraId="4168A7FA"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tcPr>
          <w:p w14:paraId="6700F0B8" w14:textId="77777777" w:rsidR="00620CF6" w:rsidRDefault="00000000">
            <w:pPr>
              <w:pStyle w:val="TableParagraph"/>
              <w:ind w:left="195"/>
              <w:rPr>
                <w:sz w:val="20"/>
              </w:rPr>
            </w:pPr>
            <w:proofErr w:type="spellStart"/>
            <w:r>
              <w:rPr>
                <w:spacing w:val="-2"/>
                <w:sz w:val="20"/>
              </w:rPr>
              <w:t>faeqfd</w:t>
            </w:r>
            <w:proofErr w:type="spellEnd"/>
          </w:p>
        </w:tc>
        <w:tc>
          <w:tcPr>
            <w:tcW w:w="3312" w:type="dxa"/>
          </w:tcPr>
          <w:p w14:paraId="2A1FA6F3" w14:textId="77777777" w:rsidR="00620CF6" w:rsidRDefault="00000000">
            <w:pPr>
              <w:pStyle w:val="TableParagraph"/>
              <w:ind w:left="391"/>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1B548588" w14:textId="77777777" w:rsidR="00620CF6" w:rsidRDefault="00000000">
            <w:pPr>
              <w:pStyle w:val="TableParagraph"/>
              <w:spacing w:before="129"/>
              <w:ind w:left="391"/>
              <w:rPr>
                <w:sz w:val="20"/>
              </w:rPr>
            </w:pPr>
            <w:r>
              <w:rPr>
                <w:spacing w:val="-2"/>
                <w:sz w:val="20"/>
              </w:rPr>
              <w:t>Fund</w:t>
            </w:r>
            <w:r>
              <w:rPr>
                <w:spacing w:val="-4"/>
                <w:sz w:val="20"/>
              </w:rPr>
              <w:t xml:space="preserve"> </w:t>
            </w:r>
            <w:r>
              <w:rPr>
                <w:spacing w:val="-2"/>
                <w:sz w:val="20"/>
              </w:rPr>
              <w:t>Shares</w:t>
            </w:r>
          </w:p>
        </w:tc>
        <w:tc>
          <w:tcPr>
            <w:tcW w:w="4447" w:type="dxa"/>
          </w:tcPr>
          <w:p w14:paraId="1493704D" w14:textId="77777777" w:rsidR="00620CF6" w:rsidRDefault="00000000">
            <w:pPr>
              <w:pStyle w:val="TableParagraph"/>
              <w:ind w:left="153"/>
              <w:rPr>
                <w:sz w:val="20"/>
              </w:rPr>
            </w:pPr>
            <w:r>
              <w:rPr>
                <w:w w:val="115"/>
                <w:sz w:val="20"/>
              </w:rPr>
              <w:t>(A_AF51)</w:t>
            </w:r>
            <w:r>
              <w:rPr>
                <w:spacing w:val="2"/>
                <w:w w:val="115"/>
                <w:sz w:val="20"/>
              </w:rPr>
              <w:t xml:space="preserve"> </w:t>
            </w:r>
            <w:r>
              <w:rPr>
                <w:w w:val="115"/>
                <w:sz w:val="20"/>
              </w:rPr>
              <w:t>+</w:t>
            </w:r>
            <w:r>
              <w:rPr>
                <w:spacing w:val="3"/>
                <w:w w:val="115"/>
                <w:sz w:val="20"/>
              </w:rPr>
              <w:t xml:space="preserve"> </w:t>
            </w:r>
            <w:r>
              <w:rPr>
                <w:spacing w:val="-2"/>
                <w:w w:val="115"/>
                <w:sz w:val="20"/>
              </w:rPr>
              <w:t>(A_AF52)</w:t>
            </w:r>
          </w:p>
        </w:tc>
        <w:tc>
          <w:tcPr>
            <w:tcW w:w="1493" w:type="dxa"/>
          </w:tcPr>
          <w:p w14:paraId="7747EECB" w14:textId="77777777" w:rsidR="00620CF6" w:rsidRDefault="00000000">
            <w:pPr>
              <w:pStyle w:val="TableParagraph"/>
              <w:ind w:left="480"/>
              <w:rPr>
                <w:sz w:val="20"/>
              </w:rPr>
            </w:pPr>
            <w:r>
              <w:rPr>
                <w:w w:val="99"/>
                <w:sz w:val="20"/>
              </w:rPr>
              <w:t>1</w:t>
            </w:r>
          </w:p>
        </w:tc>
      </w:tr>
      <w:tr w:rsidR="00620CF6" w14:paraId="53234A42" w14:textId="77777777">
        <w:trPr>
          <w:trHeight w:val="829"/>
        </w:trPr>
        <w:tc>
          <w:tcPr>
            <w:tcW w:w="1297" w:type="dxa"/>
            <w:tcBorders>
              <w:bottom w:val="single" w:sz="8" w:space="0" w:color="000000"/>
            </w:tcBorders>
            <w:shd w:val="clear" w:color="auto" w:fill="F7F7F7"/>
          </w:tcPr>
          <w:p w14:paraId="405C5533" w14:textId="77777777" w:rsidR="00620CF6" w:rsidRDefault="00000000">
            <w:pPr>
              <w:pStyle w:val="TableParagraph"/>
              <w:rPr>
                <w:sz w:val="20"/>
              </w:rPr>
            </w:pPr>
            <w:r>
              <w:rPr>
                <w:spacing w:val="-2"/>
                <w:sz w:val="20"/>
              </w:rPr>
              <w:t>Households</w:t>
            </w:r>
          </w:p>
          <w:p w14:paraId="313D5A7F"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tcBorders>
              <w:bottom w:val="single" w:sz="8" w:space="0" w:color="000000"/>
            </w:tcBorders>
            <w:shd w:val="clear" w:color="auto" w:fill="F7F7F7"/>
          </w:tcPr>
          <w:p w14:paraId="19C5933B" w14:textId="77777777" w:rsidR="00620CF6" w:rsidRDefault="00000000">
            <w:pPr>
              <w:pStyle w:val="TableParagraph"/>
              <w:ind w:left="195"/>
              <w:rPr>
                <w:sz w:val="20"/>
              </w:rPr>
            </w:pPr>
            <w:proofErr w:type="spellStart"/>
            <w:r>
              <w:rPr>
                <w:spacing w:val="-2"/>
                <w:sz w:val="20"/>
              </w:rPr>
              <w:t>falipe</w:t>
            </w:r>
            <w:proofErr w:type="spellEnd"/>
          </w:p>
        </w:tc>
        <w:tc>
          <w:tcPr>
            <w:tcW w:w="3312" w:type="dxa"/>
            <w:tcBorders>
              <w:bottom w:val="single" w:sz="8" w:space="0" w:color="000000"/>
            </w:tcBorders>
            <w:shd w:val="clear" w:color="auto" w:fill="F7F7F7"/>
          </w:tcPr>
          <w:p w14:paraId="4BADF0C9" w14:textId="77777777" w:rsidR="00620CF6" w:rsidRDefault="00000000">
            <w:pPr>
              <w:pStyle w:val="TableParagraph"/>
              <w:ind w:left="391"/>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447" w:type="dxa"/>
            <w:tcBorders>
              <w:bottom w:val="single" w:sz="8" w:space="0" w:color="000000"/>
            </w:tcBorders>
            <w:shd w:val="clear" w:color="auto" w:fill="F7F7F7"/>
          </w:tcPr>
          <w:p w14:paraId="6AFB2B41" w14:textId="77777777" w:rsidR="00620CF6" w:rsidRDefault="00000000">
            <w:pPr>
              <w:pStyle w:val="TableParagraph"/>
              <w:ind w:left="153"/>
              <w:rPr>
                <w:sz w:val="20"/>
              </w:rPr>
            </w:pPr>
            <w:r>
              <w:rPr>
                <w:spacing w:val="-2"/>
                <w:w w:val="110"/>
                <w:sz w:val="20"/>
              </w:rPr>
              <w:t>(A_AF6)</w:t>
            </w:r>
          </w:p>
        </w:tc>
        <w:tc>
          <w:tcPr>
            <w:tcW w:w="1493" w:type="dxa"/>
            <w:tcBorders>
              <w:bottom w:val="single" w:sz="8" w:space="0" w:color="000000"/>
            </w:tcBorders>
            <w:shd w:val="clear" w:color="auto" w:fill="F7F7F7"/>
          </w:tcPr>
          <w:p w14:paraId="40B74D75" w14:textId="77777777" w:rsidR="00620CF6" w:rsidRDefault="00000000">
            <w:pPr>
              <w:pStyle w:val="TableParagraph"/>
              <w:ind w:left="480"/>
              <w:rPr>
                <w:sz w:val="20"/>
              </w:rPr>
            </w:pPr>
            <w:r>
              <w:rPr>
                <w:w w:val="99"/>
                <w:sz w:val="20"/>
              </w:rPr>
              <w:t>1</w:t>
            </w:r>
          </w:p>
        </w:tc>
      </w:tr>
    </w:tbl>
    <w:p w14:paraId="0BE4AE21" w14:textId="77777777" w:rsidR="00620CF6" w:rsidRDefault="00620CF6">
      <w:pPr>
        <w:rPr>
          <w:sz w:val="20"/>
        </w:rPr>
        <w:sectPr w:rsidR="00620CF6" w:rsidSect="00D60468">
          <w:pgSz w:w="15840" w:h="12240" w:orient="landscape"/>
          <w:pgMar w:top="1380" w:right="1940" w:bottom="280" w:left="1940" w:header="720" w:footer="720" w:gutter="0"/>
          <w:cols w:space="720"/>
        </w:sectPr>
      </w:pPr>
    </w:p>
    <w:p w14:paraId="5EF8EDE5" w14:textId="77777777" w:rsidR="00620CF6" w:rsidRDefault="00000000">
      <w:pPr>
        <w:pStyle w:val="BodyText"/>
        <w:spacing w:before="106" w:line="355" w:lineRule="auto"/>
        <w:ind w:left="3100" w:right="3098"/>
      </w:pPr>
      <w:bookmarkStart w:id="553" w:name="_bookmark87"/>
      <w:bookmarkEnd w:id="553"/>
      <w:r>
        <w:lastRenderedPageBreak/>
        <w:t>Table B.4:</w:t>
      </w:r>
      <w:r>
        <w:rPr>
          <w:spacing w:val="25"/>
        </w:rPr>
        <w:t xml:space="preserve"> </w:t>
      </w:r>
      <w:r>
        <w:t>Composition rules:</w:t>
      </w:r>
      <w:r>
        <w:rPr>
          <w:spacing w:val="25"/>
        </w:rPr>
        <w:t xml:space="preserve"> </w:t>
      </w:r>
      <w:r>
        <w:t xml:space="preserve">Bank of Italy and ISTAT - Balance </w:t>
      </w:r>
      <w:r>
        <w:rPr>
          <w:spacing w:val="-2"/>
        </w:rPr>
        <w:t>Sheet</w:t>
      </w:r>
    </w:p>
    <w:p w14:paraId="0ECB5617" w14:textId="77777777" w:rsidR="00620CF6" w:rsidRDefault="00620CF6">
      <w:pPr>
        <w:pStyle w:val="BodyText"/>
        <w:spacing w:before="5"/>
        <w:rPr>
          <w:sz w:val="16"/>
        </w:rPr>
      </w:pPr>
    </w:p>
    <w:tbl>
      <w:tblPr>
        <w:tblW w:w="0" w:type="auto"/>
        <w:tblInd w:w="126" w:type="dxa"/>
        <w:tblLayout w:type="fixed"/>
        <w:tblCellMar>
          <w:left w:w="0" w:type="dxa"/>
          <w:right w:w="0" w:type="dxa"/>
        </w:tblCellMar>
        <w:tblLook w:val="01E0" w:firstRow="1" w:lastRow="1" w:firstColumn="1" w:lastColumn="1" w:noHBand="0" w:noVBand="0"/>
      </w:tblPr>
      <w:tblGrid>
        <w:gridCol w:w="1297"/>
        <w:gridCol w:w="1181"/>
        <w:gridCol w:w="3307"/>
        <w:gridCol w:w="4800"/>
        <w:gridCol w:w="1137"/>
      </w:tblGrid>
      <w:tr w:rsidR="00620CF6" w14:paraId="5BA41253" w14:textId="77777777">
        <w:trPr>
          <w:trHeight w:val="486"/>
        </w:trPr>
        <w:tc>
          <w:tcPr>
            <w:tcW w:w="1297" w:type="dxa"/>
            <w:tcBorders>
              <w:top w:val="single" w:sz="8" w:space="0" w:color="000000"/>
              <w:bottom w:val="single" w:sz="4" w:space="0" w:color="000000"/>
            </w:tcBorders>
          </w:tcPr>
          <w:p w14:paraId="29B2796A" w14:textId="77777777" w:rsidR="00620CF6" w:rsidRDefault="00000000">
            <w:pPr>
              <w:pStyle w:val="TableParagraph"/>
              <w:spacing w:before="123"/>
              <w:rPr>
                <w:sz w:val="20"/>
              </w:rPr>
            </w:pPr>
            <w:r>
              <w:rPr>
                <w:spacing w:val="-2"/>
                <w:sz w:val="20"/>
              </w:rPr>
              <w:t>Sector</w:t>
            </w:r>
          </w:p>
        </w:tc>
        <w:tc>
          <w:tcPr>
            <w:tcW w:w="1181" w:type="dxa"/>
            <w:tcBorders>
              <w:top w:val="single" w:sz="8" w:space="0" w:color="000000"/>
              <w:bottom w:val="single" w:sz="4" w:space="0" w:color="000000"/>
            </w:tcBorders>
          </w:tcPr>
          <w:p w14:paraId="3EE88ECE" w14:textId="77777777" w:rsidR="00620CF6" w:rsidRDefault="00000000">
            <w:pPr>
              <w:pStyle w:val="TableParagraph"/>
              <w:spacing w:before="123"/>
              <w:ind w:left="195"/>
              <w:rPr>
                <w:sz w:val="20"/>
              </w:rPr>
            </w:pPr>
            <w:r>
              <w:rPr>
                <w:spacing w:val="-4"/>
                <w:sz w:val="20"/>
              </w:rPr>
              <w:t>Code</w:t>
            </w:r>
          </w:p>
        </w:tc>
        <w:tc>
          <w:tcPr>
            <w:tcW w:w="3307" w:type="dxa"/>
            <w:tcBorders>
              <w:top w:val="single" w:sz="8" w:space="0" w:color="000000"/>
              <w:bottom w:val="single" w:sz="4" w:space="0" w:color="000000"/>
            </w:tcBorders>
          </w:tcPr>
          <w:p w14:paraId="7ABB509F" w14:textId="77777777" w:rsidR="00620CF6" w:rsidRDefault="00000000">
            <w:pPr>
              <w:pStyle w:val="TableParagraph"/>
              <w:spacing w:before="123"/>
              <w:ind w:left="387"/>
              <w:rPr>
                <w:sz w:val="20"/>
              </w:rPr>
            </w:pPr>
            <w:r>
              <w:rPr>
                <w:spacing w:val="-2"/>
                <w:sz w:val="20"/>
              </w:rPr>
              <w:t>Concept</w:t>
            </w:r>
          </w:p>
        </w:tc>
        <w:tc>
          <w:tcPr>
            <w:tcW w:w="4800" w:type="dxa"/>
            <w:tcBorders>
              <w:top w:val="single" w:sz="8" w:space="0" w:color="000000"/>
              <w:bottom w:val="single" w:sz="4" w:space="0" w:color="000000"/>
            </w:tcBorders>
          </w:tcPr>
          <w:p w14:paraId="7F10D127" w14:textId="77777777" w:rsidR="00620CF6" w:rsidRDefault="00000000">
            <w:pPr>
              <w:pStyle w:val="TableParagraph"/>
              <w:spacing w:before="123"/>
              <w:ind w:left="154"/>
              <w:rPr>
                <w:sz w:val="20"/>
              </w:rPr>
            </w:pPr>
            <w:r>
              <w:rPr>
                <w:spacing w:val="-4"/>
                <w:sz w:val="20"/>
              </w:rPr>
              <w:t>Composition</w:t>
            </w:r>
            <w:r>
              <w:rPr>
                <w:spacing w:val="3"/>
                <w:sz w:val="20"/>
              </w:rPr>
              <w:t xml:space="preserve"> </w:t>
            </w:r>
            <w:r>
              <w:rPr>
                <w:spacing w:val="-4"/>
                <w:sz w:val="20"/>
              </w:rPr>
              <w:t>rule</w:t>
            </w:r>
            <w:r>
              <w:rPr>
                <w:spacing w:val="3"/>
                <w:sz w:val="20"/>
              </w:rPr>
              <w:t xml:space="preserve"> </w:t>
            </w:r>
            <w:r>
              <w:rPr>
                <w:spacing w:val="-4"/>
                <w:sz w:val="20"/>
              </w:rPr>
              <w:t>using</w:t>
            </w:r>
            <w:r>
              <w:rPr>
                <w:spacing w:val="3"/>
                <w:sz w:val="20"/>
              </w:rPr>
              <w:t xml:space="preserve"> </w:t>
            </w:r>
            <w:r>
              <w:rPr>
                <w:spacing w:val="-4"/>
                <w:sz w:val="20"/>
              </w:rPr>
              <w:t>codes</w:t>
            </w:r>
          </w:p>
        </w:tc>
        <w:tc>
          <w:tcPr>
            <w:tcW w:w="1137" w:type="dxa"/>
            <w:tcBorders>
              <w:top w:val="single" w:sz="8" w:space="0" w:color="000000"/>
              <w:bottom w:val="single" w:sz="4" w:space="0" w:color="000000"/>
            </w:tcBorders>
          </w:tcPr>
          <w:p w14:paraId="4334CCDD" w14:textId="77777777" w:rsidR="00620CF6" w:rsidRDefault="00000000">
            <w:pPr>
              <w:pStyle w:val="TableParagraph"/>
              <w:spacing w:before="123"/>
              <w:ind w:left="128"/>
              <w:rPr>
                <w:sz w:val="20"/>
              </w:rPr>
            </w:pPr>
            <w:r>
              <w:rPr>
                <w:spacing w:val="-2"/>
                <w:sz w:val="20"/>
              </w:rPr>
              <w:t>Frequency</w:t>
            </w:r>
          </w:p>
        </w:tc>
      </w:tr>
      <w:tr w:rsidR="00620CF6" w14:paraId="59E0FBAA" w14:textId="77777777">
        <w:trPr>
          <w:trHeight w:val="55"/>
        </w:trPr>
        <w:tc>
          <w:tcPr>
            <w:tcW w:w="1297" w:type="dxa"/>
            <w:tcBorders>
              <w:top w:val="single" w:sz="4" w:space="0" w:color="000000"/>
            </w:tcBorders>
            <w:shd w:val="clear" w:color="auto" w:fill="F7F7F7"/>
          </w:tcPr>
          <w:p w14:paraId="405FE467" w14:textId="77777777" w:rsidR="00620CF6" w:rsidRDefault="00620CF6">
            <w:pPr>
              <w:pStyle w:val="TableParagraph"/>
              <w:spacing w:before="0"/>
              <w:ind w:left="0"/>
              <w:rPr>
                <w:rFonts w:ascii="Times New Roman"/>
                <w:sz w:val="2"/>
              </w:rPr>
            </w:pPr>
          </w:p>
        </w:tc>
        <w:tc>
          <w:tcPr>
            <w:tcW w:w="1181" w:type="dxa"/>
            <w:tcBorders>
              <w:top w:val="single" w:sz="4" w:space="0" w:color="000000"/>
            </w:tcBorders>
            <w:shd w:val="clear" w:color="auto" w:fill="F7F7F7"/>
          </w:tcPr>
          <w:p w14:paraId="39CA0CA0" w14:textId="77777777" w:rsidR="00620CF6" w:rsidRDefault="00620CF6">
            <w:pPr>
              <w:pStyle w:val="TableParagraph"/>
              <w:spacing w:before="0"/>
              <w:ind w:left="0"/>
              <w:rPr>
                <w:rFonts w:ascii="Times New Roman"/>
                <w:sz w:val="2"/>
              </w:rPr>
            </w:pPr>
          </w:p>
        </w:tc>
        <w:tc>
          <w:tcPr>
            <w:tcW w:w="3307" w:type="dxa"/>
            <w:tcBorders>
              <w:top w:val="single" w:sz="4" w:space="0" w:color="000000"/>
            </w:tcBorders>
            <w:shd w:val="clear" w:color="auto" w:fill="F7F7F7"/>
          </w:tcPr>
          <w:p w14:paraId="17531B5D" w14:textId="77777777" w:rsidR="00620CF6" w:rsidRDefault="00620CF6">
            <w:pPr>
              <w:pStyle w:val="TableParagraph"/>
              <w:spacing w:before="0"/>
              <w:ind w:left="0"/>
              <w:rPr>
                <w:rFonts w:ascii="Times New Roman"/>
                <w:sz w:val="2"/>
              </w:rPr>
            </w:pPr>
          </w:p>
        </w:tc>
        <w:tc>
          <w:tcPr>
            <w:tcW w:w="4800" w:type="dxa"/>
            <w:tcBorders>
              <w:top w:val="single" w:sz="4" w:space="0" w:color="000000"/>
            </w:tcBorders>
            <w:shd w:val="clear" w:color="auto" w:fill="F7F7F7"/>
          </w:tcPr>
          <w:p w14:paraId="6A4D6BF7" w14:textId="77777777" w:rsidR="00620CF6" w:rsidRDefault="00620CF6">
            <w:pPr>
              <w:pStyle w:val="TableParagraph"/>
              <w:spacing w:before="0"/>
              <w:ind w:left="0"/>
              <w:rPr>
                <w:rFonts w:ascii="Times New Roman"/>
                <w:sz w:val="2"/>
              </w:rPr>
            </w:pPr>
          </w:p>
        </w:tc>
        <w:tc>
          <w:tcPr>
            <w:tcW w:w="1137" w:type="dxa"/>
            <w:tcBorders>
              <w:top w:val="single" w:sz="4" w:space="0" w:color="000000"/>
            </w:tcBorders>
            <w:shd w:val="clear" w:color="auto" w:fill="F7F7F7"/>
          </w:tcPr>
          <w:p w14:paraId="3733D0E0" w14:textId="77777777" w:rsidR="00620CF6" w:rsidRDefault="00620CF6">
            <w:pPr>
              <w:pStyle w:val="TableParagraph"/>
              <w:spacing w:before="0"/>
              <w:ind w:left="0"/>
              <w:rPr>
                <w:rFonts w:ascii="Times New Roman"/>
                <w:sz w:val="2"/>
              </w:rPr>
            </w:pPr>
          </w:p>
        </w:tc>
      </w:tr>
      <w:tr w:rsidR="00620CF6" w14:paraId="59CB8CF3" w14:textId="77777777">
        <w:trPr>
          <w:trHeight w:val="797"/>
        </w:trPr>
        <w:tc>
          <w:tcPr>
            <w:tcW w:w="1297" w:type="dxa"/>
            <w:shd w:val="clear" w:color="auto" w:fill="F7F7F7"/>
          </w:tcPr>
          <w:p w14:paraId="27237DE1" w14:textId="77777777" w:rsidR="00620CF6" w:rsidRDefault="00000000">
            <w:pPr>
              <w:pStyle w:val="TableParagraph"/>
              <w:rPr>
                <w:sz w:val="20"/>
              </w:rPr>
            </w:pPr>
            <w:r>
              <w:rPr>
                <w:spacing w:val="-2"/>
                <w:sz w:val="20"/>
              </w:rPr>
              <w:t>Households</w:t>
            </w:r>
          </w:p>
          <w:p w14:paraId="17A0E167"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shd w:val="clear" w:color="auto" w:fill="F7F7F7"/>
          </w:tcPr>
          <w:p w14:paraId="11F3FCE5" w14:textId="77777777" w:rsidR="00620CF6" w:rsidRDefault="00000000">
            <w:pPr>
              <w:pStyle w:val="TableParagraph"/>
              <w:ind w:left="195"/>
              <w:rPr>
                <w:sz w:val="20"/>
              </w:rPr>
            </w:pPr>
            <w:proofErr w:type="spellStart"/>
            <w:r>
              <w:rPr>
                <w:spacing w:val="-2"/>
                <w:sz w:val="20"/>
              </w:rPr>
              <w:t>netwea</w:t>
            </w:r>
            <w:proofErr w:type="spellEnd"/>
          </w:p>
        </w:tc>
        <w:tc>
          <w:tcPr>
            <w:tcW w:w="3307" w:type="dxa"/>
            <w:shd w:val="clear" w:color="auto" w:fill="F7F7F7"/>
          </w:tcPr>
          <w:p w14:paraId="583993D0" w14:textId="77777777" w:rsidR="00620CF6" w:rsidRDefault="00000000">
            <w:pPr>
              <w:pStyle w:val="TableParagraph"/>
              <w:ind w:left="387"/>
              <w:rPr>
                <w:sz w:val="20"/>
              </w:rPr>
            </w:pPr>
            <w:r>
              <w:rPr>
                <w:sz w:val="20"/>
              </w:rPr>
              <w:t>Net</w:t>
            </w:r>
            <w:r>
              <w:rPr>
                <w:spacing w:val="2"/>
                <w:sz w:val="20"/>
              </w:rPr>
              <w:t xml:space="preserve"> </w:t>
            </w:r>
            <w:r>
              <w:rPr>
                <w:spacing w:val="-2"/>
                <w:sz w:val="20"/>
              </w:rPr>
              <w:t>Wealth</w:t>
            </w:r>
          </w:p>
        </w:tc>
        <w:tc>
          <w:tcPr>
            <w:tcW w:w="4800" w:type="dxa"/>
            <w:shd w:val="clear" w:color="auto" w:fill="F7F7F7"/>
          </w:tcPr>
          <w:p w14:paraId="33E87C5D" w14:textId="77777777" w:rsidR="00620CF6" w:rsidRDefault="00000000">
            <w:pPr>
              <w:pStyle w:val="TableParagraph"/>
              <w:ind w:left="154"/>
              <w:rPr>
                <w:sz w:val="20"/>
              </w:rPr>
            </w:pPr>
            <w:r>
              <w:rPr>
                <w:sz w:val="20"/>
              </w:rPr>
              <w:t>(Financial</w:t>
            </w:r>
            <w:r>
              <w:rPr>
                <w:spacing w:val="8"/>
                <w:sz w:val="20"/>
              </w:rPr>
              <w:t xml:space="preserve"> </w:t>
            </w:r>
            <w:r>
              <w:rPr>
                <w:sz w:val="20"/>
              </w:rPr>
              <w:t>Assets</w:t>
            </w:r>
            <w:r>
              <w:rPr>
                <w:spacing w:val="9"/>
                <w:sz w:val="20"/>
              </w:rPr>
              <w:t xml:space="preserve"> </w:t>
            </w:r>
            <w:r>
              <w:rPr>
                <w:sz w:val="20"/>
              </w:rPr>
              <w:t>&amp;</w:t>
            </w:r>
            <w:r>
              <w:rPr>
                <w:spacing w:val="9"/>
                <w:sz w:val="20"/>
              </w:rPr>
              <w:t xml:space="preserve"> </w:t>
            </w:r>
            <w:r>
              <w:rPr>
                <w:sz w:val="20"/>
              </w:rPr>
              <w:t>Fixed</w:t>
            </w:r>
            <w:r>
              <w:rPr>
                <w:spacing w:val="9"/>
                <w:sz w:val="20"/>
              </w:rPr>
              <w:t xml:space="preserve"> </w:t>
            </w:r>
            <w:r>
              <w:rPr>
                <w:sz w:val="20"/>
              </w:rPr>
              <w:t>Capital</w:t>
            </w:r>
            <w:r>
              <w:rPr>
                <w:spacing w:val="9"/>
                <w:sz w:val="20"/>
              </w:rPr>
              <w:t xml:space="preserve"> </w:t>
            </w:r>
            <w:r>
              <w:rPr>
                <w:sz w:val="20"/>
              </w:rPr>
              <w:t>of</w:t>
            </w:r>
            <w:r>
              <w:rPr>
                <w:spacing w:val="9"/>
                <w:sz w:val="20"/>
              </w:rPr>
              <w:t xml:space="preserve"> </w:t>
            </w:r>
            <w:r>
              <w:rPr>
                <w:spacing w:val="-2"/>
                <w:sz w:val="20"/>
              </w:rPr>
              <w:t>Personal</w:t>
            </w:r>
          </w:p>
          <w:p w14:paraId="78F7C18A" w14:textId="77777777" w:rsidR="00620CF6" w:rsidRDefault="00000000">
            <w:pPr>
              <w:pStyle w:val="TableParagraph"/>
              <w:spacing w:before="129"/>
              <w:ind w:left="154"/>
              <w:rPr>
                <w:sz w:val="20"/>
              </w:rPr>
            </w:pPr>
            <w:r>
              <w:rPr>
                <w:sz w:val="20"/>
              </w:rPr>
              <w:t>Businesses)</w:t>
            </w:r>
            <w:r>
              <w:rPr>
                <w:spacing w:val="9"/>
                <w:sz w:val="20"/>
              </w:rPr>
              <w:t xml:space="preserve"> </w:t>
            </w:r>
            <w:r>
              <w:rPr>
                <w:sz w:val="20"/>
              </w:rPr>
              <w:t>+</w:t>
            </w:r>
            <w:r>
              <w:rPr>
                <w:spacing w:val="9"/>
                <w:sz w:val="20"/>
              </w:rPr>
              <w:t xml:space="preserve"> </w:t>
            </w:r>
            <w:r>
              <w:rPr>
                <w:sz w:val="20"/>
              </w:rPr>
              <w:t>(Housing</w:t>
            </w:r>
            <w:r>
              <w:rPr>
                <w:spacing w:val="9"/>
                <w:sz w:val="20"/>
              </w:rPr>
              <w:t xml:space="preserve"> </w:t>
            </w:r>
            <w:r>
              <w:rPr>
                <w:sz w:val="20"/>
              </w:rPr>
              <w:t>&amp;</w:t>
            </w:r>
            <w:r>
              <w:rPr>
                <w:spacing w:val="9"/>
                <w:sz w:val="20"/>
              </w:rPr>
              <w:t xml:space="preserve"> </w:t>
            </w:r>
            <w:r>
              <w:rPr>
                <w:sz w:val="20"/>
              </w:rPr>
              <w:t>Land)</w:t>
            </w:r>
            <w:r>
              <w:rPr>
                <w:spacing w:val="9"/>
                <w:sz w:val="20"/>
              </w:rPr>
              <w:t xml:space="preserve"> </w:t>
            </w:r>
            <w:r>
              <w:rPr>
                <w:sz w:val="20"/>
              </w:rPr>
              <w:t>-</w:t>
            </w:r>
            <w:r>
              <w:rPr>
                <w:spacing w:val="9"/>
                <w:sz w:val="20"/>
              </w:rPr>
              <w:t xml:space="preserve"> </w:t>
            </w:r>
            <w:r>
              <w:rPr>
                <w:spacing w:val="-2"/>
                <w:sz w:val="20"/>
              </w:rPr>
              <w:t>(Debt)</w:t>
            </w:r>
          </w:p>
        </w:tc>
        <w:tc>
          <w:tcPr>
            <w:tcW w:w="1137" w:type="dxa"/>
            <w:shd w:val="clear" w:color="auto" w:fill="F7F7F7"/>
          </w:tcPr>
          <w:p w14:paraId="53C8CF75" w14:textId="77777777" w:rsidR="00620CF6" w:rsidRDefault="00000000">
            <w:pPr>
              <w:pStyle w:val="TableParagraph"/>
              <w:ind w:left="128"/>
              <w:rPr>
                <w:sz w:val="20"/>
              </w:rPr>
            </w:pPr>
            <w:r>
              <w:rPr>
                <w:w w:val="99"/>
                <w:sz w:val="20"/>
              </w:rPr>
              <w:t>1</w:t>
            </w:r>
          </w:p>
        </w:tc>
      </w:tr>
      <w:tr w:rsidR="00620CF6" w14:paraId="36E5CB8E" w14:textId="77777777">
        <w:trPr>
          <w:trHeight w:val="797"/>
        </w:trPr>
        <w:tc>
          <w:tcPr>
            <w:tcW w:w="1297" w:type="dxa"/>
          </w:tcPr>
          <w:p w14:paraId="70EB311F" w14:textId="77777777" w:rsidR="00620CF6" w:rsidRDefault="00000000">
            <w:pPr>
              <w:pStyle w:val="TableParagraph"/>
              <w:rPr>
                <w:sz w:val="20"/>
              </w:rPr>
            </w:pPr>
            <w:r>
              <w:rPr>
                <w:spacing w:val="-2"/>
                <w:sz w:val="20"/>
              </w:rPr>
              <w:t>Households</w:t>
            </w:r>
          </w:p>
          <w:p w14:paraId="09C87338"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tcPr>
          <w:p w14:paraId="69F8CFAF" w14:textId="77777777" w:rsidR="00620CF6" w:rsidRDefault="00000000">
            <w:pPr>
              <w:pStyle w:val="TableParagraph"/>
              <w:ind w:left="195"/>
              <w:rPr>
                <w:sz w:val="20"/>
              </w:rPr>
            </w:pPr>
            <w:proofErr w:type="spellStart"/>
            <w:r>
              <w:rPr>
                <w:spacing w:val="-2"/>
                <w:sz w:val="20"/>
              </w:rPr>
              <w:t>nnhass</w:t>
            </w:r>
            <w:proofErr w:type="spellEnd"/>
          </w:p>
        </w:tc>
        <w:tc>
          <w:tcPr>
            <w:tcW w:w="3307" w:type="dxa"/>
          </w:tcPr>
          <w:p w14:paraId="09444A17" w14:textId="77777777" w:rsidR="00620CF6" w:rsidRDefault="00000000">
            <w:pPr>
              <w:pStyle w:val="TableParagraph"/>
              <w:ind w:left="387"/>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1BDAFBD8" w14:textId="77777777" w:rsidR="00620CF6" w:rsidRDefault="00000000">
            <w:pPr>
              <w:pStyle w:val="TableParagraph"/>
              <w:spacing w:before="129"/>
              <w:ind w:left="387"/>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800" w:type="dxa"/>
          </w:tcPr>
          <w:p w14:paraId="3AFC5CBE" w14:textId="77777777" w:rsidR="00620CF6" w:rsidRDefault="00000000">
            <w:pPr>
              <w:pStyle w:val="TableParagraph"/>
              <w:ind w:left="154"/>
              <w:rPr>
                <w:sz w:val="20"/>
              </w:rPr>
            </w:pPr>
            <w:r>
              <w:rPr>
                <w:sz w:val="20"/>
              </w:rPr>
              <w:t>(AN1123)</w:t>
            </w:r>
            <w:r>
              <w:rPr>
                <w:spacing w:val="35"/>
                <w:sz w:val="20"/>
              </w:rPr>
              <w:t xml:space="preserve"> </w:t>
            </w:r>
            <w:r>
              <w:rPr>
                <w:sz w:val="20"/>
              </w:rPr>
              <w:t>+</w:t>
            </w:r>
            <w:r>
              <w:rPr>
                <w:spacing w:val="35"/>
                <w:sz w:val="20"/>
              </w:rPr>
              <w:t xml:space="preserve"> </w:t>
            </w:r>
            <w:r>
              <w:rPr>
                <w:sz w:val="20"/>
              </w:rPr>
              <w:t>(AN113)</w:t>
            </w:r>
            <w:r>
              <w:rPr>
                <w:spacing w:val="35"/>
                <w:sz w:val="20"/>
              </w:rPr>
              <w:t xml:space="preserve"> </w:t>
            </w:r>
            <w:r>
              <w:rPr>
                <w:sz w:val="20"/>
              </w:rPr>
              <w:t>+</w:t>
            </w:r>
            <w:r>
              <w:rPr>
                <w:spacing w:val="35"/>
                <w:sz w:val="20"/>
              </w:rPr>
              <w:t xml:space="preserve"> </w:t>
            </w:r>
            <w:r>
              <w:rPr>
                <w:sz w:val="20"/>
              </w:rPr>
              <w:t>(AN115)</w:t>
            </w:r>
            <w:r>
              <w:rPr>
                <w:spacing w:val="35"/>
                <w:sz w:val="20"/>
              </w:rPr>
              <w:t xml:space="preserve"> </w:t>
            </w:r>
            <w:r>
              <w:rPr>
                <w:sz w:val="20"/>
              </w:rPr>
              <w:t>+</w:t>
            </w:r>
            <w:r>
              <w:rPr>
                <w:spacing w:val="35"/>
                <w:sz w:val="20"/>
              </w:rPr>
              <w:t xml:space="preserve"> </w:t>
            </w:r>
            <w:r>
              <w:rPr>
                <w:sz w:val="20"/>
              </w:rPr>
              <w:t>(AN117)</w:t>
            </w:r>
            <w:r>
              <w:rPr>
                <w:spacing w:val="35"/>
                <w:sz w:val="20"/>
              </w:rPr>
              <w:t xml:space="preserve"> </w:t>
            </w:r>
            <w:r>
              <w:rPr>
                <w:spacing w:val="-10"/>
                <w:sz w:val="20"/>
              </w:rPr>
              <w:t>+</w:t>
            </w:r>
          </w:p>
          <w:p w14:paraId="7E7EC59A" w14:textId="77777777" w:rsidR="00620CF6" w:rsidRDefault="00000000">
            <w:pPr>
              <w:pStyle w:val="TableParagraph"/>
              <w:spacing w:before="129"/>
              <w:ind w:left="154"/>
              <w:rPr>
                <w:sz w:val="20"/>
              </w:rPr>
            </w:pPr>
            <w:r>
              <w:rPr>
                <w:w w:val="110"/>
                <w:sz w:val="20"/>
              </w:rPr>
              <w:t>(AN12)</w:t>
            </w:r>
            <w:r>
              <w:rPr>
                <w:spacing w:val="-6"/>
                <w:w w:val="110"/>
                <w:sz w:val="20"/>
              </w:rPr>
              <w:t xml:space="preserve"> </w:t>
            </w:r>
            <w:r>
              <w:rPr>
                <w:w w:val="110"/>
                <w:sz w:val="20"/>
              </w:rPr>
              <w:t>+</w:t>
            </w:r>
            <w:r>
              <w:rPr>
                <w:spacing w:val="-5"/>
                <w:w w:val="110"/>
                <w:sz w:val="20"/>
              </w:rPr>
              <w:t xml:space="preserve"> </w:t>
            </w:r>
            <w:r>
              <w:rPr>
                <w:w w:val="110"/>
                <w:sz w:val="20"/>
              </w:rPr>
              <w:t>(AN211)</w:t>
            </w:r>
            <w:r>
              <w:rPr>
                <w:spacing w:val="-5"/>
                <w:w w:val="110"/>
                <w:sz w:val="20"/>
              </w:rPr>
              <w:t xml:space="preserve"> </w:t>
            </w:r>
            <w:r>
              <w:rPr>
                <w:w w:val="110"/>
                <w:sz w:val="20"/>
              </w:rPr>
              <w:t>+</w:t>
            </w:r>
            <w:r>
              <w:rPr>
                <w:spacing w:val="-6"/>
                <w:w w:val="110"/>
                <w:sz w:val="20"/>
              </w:rPr>
              <w:t xml:space="preserve"> </w:t>
            </w:r>
            <w:r>
              <w:rPr>
                <w:spacing w:val="-2"/>
                <w:w w:val="110"/>
                <w:sz w:val="20"/>
              </w:rPr>
              <w:t>(A_AF)</w:t>
            </w:r>
          </w:p>
        </w:tc>
        <w:tc>
          <w:tcPr>
            <w:tcW w:w="1137" w:type="dxa"/>
          </w:tcPr>
          <w:p w14:paraId="606FAA51" w14:textId="77777777" w:rsidR="00620CF6" w:rsidRDefault="00000000">
            <w:pPr>
              <w:pStyle w:val="TableParagraph"/>
              <w:ind w:left="128"/>
              <w:rPr>
                <w:sz w:val="20"/>
              </w:rPr>
            </w:pPr>
            <w:r>
              <w:rPr>
                <w:w w:val="99"/>
                <w:sz w:val="20"/>
              </w:rPr>
              <w:t>1</w:t>
            </w:r>
          </w:p>
        </w:tc>
      </w:tr>
      <w:tr w:rsidR="00620CF6" w14:paraId="2410A509" w14:textId="77777777">
        <w:trPr>
          <w:trHeight w:val="797"/>
        </w:trPr>
        <w:tc>
          <w:tcPr>
            <w:tcW w:w="1297" w:type="dxa"/>
            <w:shd w:val="clear" w:color="auto" w:fill="F7F7F7"/>
          </w:tcPr>
          <w:p w14:paraId="28BED02B" w14:textId="77777777" w:rsidR="00620CF6" w:rsidRDefault="00000000">
            <w:pPr>
              <w:pStyle w:val="TableParagraph"/>
              <w:rPr>
                <w:sz w:val="20"/>
              </w:rPr>
            </w:pPr>
            <w:r>
              <w:rPr>
                <w:spacing w:val="-2"/>
                <w:sz w:val="20"/>
              </w:rPr>
              <w:t>Households</w:t>
            </w:r>
          </w:p>
          <w:p w14:paraId="3B44C355"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shd w:val="clear" w:color="auto" w:fill="F7F7F7"/>
          </w:tcPr>
          <w:p w14:paraId="5806792E" w14:textId="77777777" w:rsidR="00620CF6" w:rsidRDefault="00000000">
            <w:pPr>
              <w:pStyle w:val="TableParagraph"/>
              <w:ind w:left="195"/>
              <w:rPr>
                <w:sz w:val="20"/>
              </w:rPr>
            </w:pPr>
            <w:proofErr w:type="spellStart"/>
            <w:r>
              <w:rPr>
                <w:spacing w:val="-2"/>
                <w:sz w:val="20"/>
              </w:rPr>
              <w:t>fliabi</w:t>
            </w:r>
            <w:proofErr w:type="spellEnd"/>
          </w:p>
        </w:tc>
        <w:tc>
          <w:tcPr>
            <w:tcW w:w="3307" w:type="dxa"/>
            <w:shd w:val="clear" w:color="auto" w:fill="F7F7F7"/>
          </w:tcPr>
          <w:p w14:paraId="0B63C9BB" w14:textId="77777777" w:rsidR="00620CF6" w:rsidRDefault="00000000">
            <w:pPr>
              <w:pStyle w:val="TableParagraph"/>
              <w:ind w:left="387"/>
              <w:rPr>
                <w:sz w:val="20"/>
              </w:rPr>
            </w:pPr>
            <w:r>
              <w:rPr>
                <w:spacing w:val="-4"/>
                <w:sz w:val="20"/>
              </w:rPr>
              <w:t>Debt</w:t>
            </w:r>
          </w:p>
        </w:tc>
        <w:tc>
          <w:tcPr>
            <w:tcW w:w="4800" w:type="dxa"/>
            <w:shd w:val="clear" w:color="auto" w:fill="F7F7F7"/>
          </w:tcPr>
          <w:p w14:paraId="0E3ED39E" w14:textId="77777777" w:rsidR="00620CF6" w:rsidRDefault="00000000">
            <w:pPr>
              <w:pStyle w:val="TableParagraph"/>
              <w:ind w:left="154"/>
              <w:rPr>
                <w:sz w:val="20"/>
              </w:rPr>
            </w:pPr>
            <w:r>
              <w:rPr>
                <w:w w:val="115"/>
                <w:sz w:val="20"/>
              </w:rPr>
              <w:t>(L_AF3)</w:t>
            </w:r>
            <w:r>
              <w:rPr>
                <w:spacing w:val="5"/>
                <w:w w:val="115"/>
                <w:sz w:val="20"/>
              </w:rPr>
              <w:t xml:space="preserve"> </w:t>
            </w:r>
            <w:r>
              <w:rPr>
                <w:w w:val="115"/>
                <w:sz w:val="20"/>
              </w:rPr>
              <w:t>+</w:t>
            </w:r>
            <w:r>
              <w:rPr>
                <w:spacing w:val="6"/>
                <w:w w:val="115"/>
                <w:sz w:val="20"/>
              </w:rPr>
              <w:t xml:space="preserve"> </w:t>
            </w:r>
            <w:r>
              <w:rPr>
                <w:w w:val="115"/>
                <w:sz w:val="20"/>
              </w:rPr>
              <w:t>(L_AF4)</w:t>
            </w:r>
            <w:r>
              <w:rPr>
                <w:spacing w:val="5"/>
                <w:w w:val="115"/>
                <w:sz w:val="20"/>
              </w:rPr>
              <w:t xml:space="preserve"> </w:t>
            </w:r>
            <w:r>
              <w:rPr>
                <w:w w:val="115"/>
                <w:sz w:val="20"/>
              </w:rPr>
              <w:t>+</w:t>
            </w:r>
            <w:r>
              <w:rPr>
                <w:spacing w:val="6"/>
                <w:w w:val="115"/>
                <w:sz w:val="20"/>
              </w:rPr>
              <w:t xml:space="preserve"> </w:t>
            </w:r>
            <w:r>
              <w:rPr>
                <w:w w:val="115"/>
                <w:sz w:val="20"/>
              </w:rPr>
              <w:t>(L_AF51)</w:t>
            </w:r>
            <w:r>
              <w:rPr>
                <w:spacing w:val="6"/>
                <w:w w:val="115"/>
                <w:sz w:val="20"/>
              </w:rPr>
              <w:t xml:space="preserve"> </w:t>
            </w:r>
            <w:r>
              <w:rPr>
                <w:w w:val="115"/>
                <w:sz w:val="20"/>
              </w:rPr>
              <w:t>+</w:t>
            </w:r>
            <w:r>
              <w:rPr>
                <w:spacing w:val="5"/>
                <w:w w:val="115"/>
                <w:sz w:val="20"/>
              </w:rPr>
              <w:t xml:space="preserve"> </w:t>
            </w:r>
            <w:r>
              <w:rPr>
                <w:w w:val="115"/>
                <w:sz w:val="20"/>
              </w:rPr>
              <w:t>(L_AF52)</w:t>
            </w:r>
            <w:r>
              <w:rPr>
                <w:spacing w:val="6"/>
                <w:w w:val="115"/>
                <w:sz w:val="20"/>
              </w:rPr>
              <w:t xml:space="preserve"> </w:t>
            </w:r>
            <w:r>
              <w:rPr>
                <w:spacing w:val="-10"/>
                <w:w w:val="115"/>
                <w:sz w:val="20"/>
              </w:rPr>
              <w:t>+</w:t>
            </w:r>
          </w:p>
          <w:p w14:paraId="1B490F38" w14:textId="77777777" w:rsidR="00620CF6" w:rsidRDefault="00000000">
            <w:pPr>
              <w:pStyle w:val="TableParagraph"/>
              <w:spacing w:before="129"/>
              <w:ind w:left="154"/>
              <w:rPr>
                <w:sz w:val="20"/>
              </w:rPr>
            </w:pPr>
            <w:r>
              <w:rPr>
                <w:w w:val="120"/>
                <w:sz w:val="20"/>
              </w:rPr>
              <w:t>(L_AF6)</w:t>
            </w:r>
            <w:r>
              <w:rPr>
                <w:spacing w:val="-9"/>
                <w:w w:val="120"/>
                <w:sz w:val="20"/>
              </w:rPr>
              <w:t xml:space="preserve"> </w:t>
            </w:r>
            <w:r>
              <w:rPr>
                <w:w w:val="120"/>
                <w:sz w:val="20"/>
              </w:rPr>
              <w:t>+</w:t>
            </w:r>
            <w:r>
              <w:rPr>
                <w:spacing w:val="-9"/>
                <w:w w:val="120"/>
                <w:sz w:val="20"/>
              </w:rPr>
              <w:t xml:space="preserve"> </w:t>
            </w:r>
            <w:r>
              <w:rPr>
                <w:spacing w:val="-2"/>
                <w:w w:val="120"/>
                <w:sz w:val="20"/>
              </w:rPr>
              <w:t>(L_AF8)</w:t>
            </w:r>
          </w:p>
        </w:tc>
        <w:tc>
          <w:tcPr>
            <w:tcW w:w="1137" w:type="dxa"/>
            <w:shd w:val="clear" w:color="auto" w:fill="F7F7F7"/>
          </w:tcPr>
          <w:p w14:paraId="5CD9A15F" w14:textId="77777777" w:rsidR="00620CF6" w:rsidRDefault="00000000">
            <w:pPr>
              <w:pStyle w:val="TableParagraph"/>
              <w:ind w:left="128"/>
              <w:rPr>
                <w:sz w:val="20"/>
              </w:rPr>
            </w:pPr>
            <w:r>
              <w:rPr>
                <w:w w:val="99"/>
                <w:sz w:val="20"/>
              </w:rPr>
              <w:t>1</w:t>
            </w:r>
          </w:p>
        </w:tc>
      </w:tr>
      <w:tr w:rsidR="00620CF6" w14:paraId="363873A4" w14:textId="77777777">
        <w:trPr>
          <w:trHeight w:val="797"/>
        </w:trPr>
        <w:tc>
          <w:tcPr>
            <w:tcW w:w="1297" w:type="dxa"/>
          </w:tcPr>
          <w:p w14:paraId="2D9816D9" w14:textId="77777777" w:rsidR="00620CF6" w:rsidRDefault="00000000">
            <w:pPr>
              <w:pStyle w:val="TableParagraph"/>
              <w:rPr>
                <w:sz w:val="20"/>
              </w:rPr>
            </w:pPr>
            <w:r>
              <w:rPr>
                <w:spacing w:val="-2"/>
                <w:sz w:val="20"/>
              </w:rPr>
              <w:t>Households</w:t>
            </w:r>
          </w:p>
          <w:p w14:paraId="3EB14EBC" w14:textId="77777777" w:rsidR="00620CF6" w:rsidRDefault="00000000">
            <w:pPr>
              <w:pStyle w:val="TableParagraph"/>
              <w:spacing w:before="128"/>
              <w:rPr>
                <w:sz w:val="20"/>
              </w:rPr>
            </w:pPr>
            <w:r>
              <w:rPr>
                <w:sz w:val="20"/>
              </w:rPr>
              <w:t>&amp;</w:t>
            </w:r>
            <w:r>
              <w:rPr>
                <w:spacing w:val="14"/>
                <w:sz w:val="20"/>
              </w:rPr>
              <w:t xml:space="preserve"> </w:t>
            </w:r>
            <w:r>
              <w:rPr>
                <w:spacing w:val="-2"/>
                <w:sz w:val="20"/>
              </w:rPr>
              <w:t>NPISH</w:t>
            </w:r>
          </w:p>
        </w:tc>
        <w:tc>
          <w:tcPr>
            <w:tcW w:w="1181" w:type="dxa"/>
          </w:tcPr>
          <w:p w14:paraId="33265C36" w14:textId="77777777" w:rsidR="00620CF6" w:rsidRDefault="00000000">
            <w:pPr>
              <w:pStyle w:val="TableParagraph"/>
              <w:ind w:left="195"/>
              <w:rPr>
                <w:sz w:val="20"/>
              </w:rPr>
            </w:pPr>
            <w:proofErr w:type="spellStart"/>
            <w:r>
              <w:rPr>
                <w:spacing w:val="-2"/>
                <w:sz w:val="20"/>
              </w:rPr>
              <w:t>facdbl</w:t>
            </w:r>
            <w:proofErr w:type="spellEnd"/>
          </w:p>
        </w:tc>
        <w:tc>
          <w:tcPr>
            <w:tcW w:w="3307" w:type="dxa"/>
          </w:tcPr>
          <w:p w14:paraId="61AC5C41" w14:textId="77777777" w:rsidR="00620CF6" w:rsidRDefault="00000000">
            <w:pPr>
              <w:pStyle w:val="TableParagraph"/>
              <w:ind w:left="387"/>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800" w:type="dxa"/>
          </w:tcPr>
          <w:p w14:paraId="2C5C253F" w14:textId="77777777" w:rsidR="00620CF6" w:rsidRDefault="00000000">
            <w:pPr>
              <w:pStyle w:val="TableParagraph"/>
              <w:ind w:left="154"/>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w w:val="120"/>
                <w:sz w:val="20"/>
              </w:rPr>
              <w:t>(A_AF3)</w:t>
            </w:r>
            <w:r>
              <w:rPr>
                <w:spacing w:val="-14"/>
                <w:w w:val="120"/>
                <w:sz w:val="20"/>
              </w:rPr>
              <w:t xml:space="preserve"> </w:t>
            </w:r>
            <w:r>
              <w:rPr>
                <w:w w:val="120"/>
                <w:sz w:val="20"/>
              </w:rPr>
              <w:t>+</w:t>
            </w:r>
            <w:r>
              <w:rPr>
                <w:spacing w:val="-15"/>
                <w:w w:val="120"/>
                <w:sz w:val="20"/>
              </w:rPr>
              <w:t xml:space="preserve"> </w:t>
            </w:r>
            <w:r>
              <w:rPr>
                <w:spacing w:val="-2"/>
                <w:w w:val="120"/>
                <w:sz w:val="20"/>
              </w:rPr>
              <w:t>(A_AF4)</w:t>
            </w:r>
          </w:p>
        </w:tc>
        <w:tc>
          <w:tcPr>
            <w:tcW w:w="1137" w:type="dxa"/>
          </w:tcPr>
          <w:p w14:paraId="660DB07C" w14:textId="77777777" w:rsidR="00620CF6" w:rsidRDefault="00000000">
            <w:pPr>
              <w:pStyle w:val="TableParagraph"/>
              <w:ind w:left="128"/>
              <w:rPr>
                <w:sz w:val="20"/>
              </w:rPr>
            </w:pPr>
            <w:r>
              <w:rPr>
                <w:w w:val="99"/>
                <w:sz w:val="20"/>
              </w:rPr>
              <w:t>1</w:t>
            </w:r>
          </w:p>
        </w:tc>
      </w:tr>
      <w:tr w:rsidR="00620CF6" w14:paraId="6E035EEC" w14:textId="77777777">
        <w:trPr>
          <w:trHeight w:val="797"/>
        </w:trPr>
        <w:tc>
          <w:tcPr>
            <w:tcW w:w="1297" w:type="dxa"/>
            <w:shd w:val="clear" w:color="auto" w:fill="F7F7F7"/>
          </w:tcPr>
          <w:p w14:paraId="2EB93851" w14:textId="77777777" w:rsidR="00620CF6" w:rsidRDefault="00000000">
            <w:pPr>
              <w:pStyle w:val="TableParagraph"/>
              <w:rPr>
                <w:sz w:val="20"/>
              </w:rPr>
            </w:pPr>
            <w:r>
              <w:rPr>
                <w:spacing w:val="-2"/>
                <w:sz w:val="20"/>
              </w:rPr>
              <w:t>Households</w:t>
            </w:r>
          </w:p>
          <w:p w14:paraId="12B237D2"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shd w:val="clear" w:color="auto" w:fill="F7F7F7"/>
          </w:tcPr>
          <w:p w14:paraId="5A143633" w14:textId="77777777" w:rsidR="00620CF6" w:rsidRDefault="00000000">
            <w:pPr>
              <w:pStyle w:val="TableParagraph"/>
              <w:ind w:left="195"/>
              <w:rPr>
                <w:sz w:val="20"/>
              </w:rPr>
            </w:pPr>
            <w:proofErr w:type="spellStart"/>
            <w:r>
              <w:rPr>
                <w:spacing w:val="-2"/>
                <w:sz w:val="20"/>
              </w:rPr>
              <w:t>faeqfd</w:t>
            </w:r>
            <w:proofErr w:type="spellEnd"/>
          </w:p>
        </w:tc>
        <w:tc>
          <w:tcPr>
            <w:tcW w:w="3307" w:type="dxa"/>
            <w:shd w:val="clear" w:color="auto" w:fill="F7F7F7"/>
          </w:tcPr>
          <w:p w14:paraId="5470243C" w14:textId="77777777" w:rsidR="00620CF6" w:rsidRDefault="00000000">
            <w:pPr>
              <w:pStyle w:val="TableParagraph"/>
              <w:ind w:left="387"/>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6D2AE63D" w14:textId="77777777" w:rsidR="00620CF6" w:rsidRDefault="00000000">
            <w:pPr>
              <w:pStyle w:val="TableParagraph"/>
              <w:spacing w:before="129"/>
              <w:ind w:left="387"/>
              <w:rPr>
                <w:sz w:val="20"/>
              </w:rPr>
            </w:pPr>
            <w:r>
              <w:rPr>
                <w:spacing w:val="-2"/>
                <w:sz w:val="20"/>
              </w:rPr>
              <w:t>Fund</w:t>
            </w:r>
            <w:r>
              <w:rPr>
                <w:spacing w:val="-4"/>
                <w:sz w:val="20"/>
              </w:rPr>
              <w:t xml:space="preserve"> </w:t>
            </w:r>
            <w:r>
              <w:rPr>
                <w:spacing w:val="-2"/>
                <w:sz w:val="20"/>
              </w:rPr>
              <w:t>Shares</w:t>
            </w:r>
          </w:p>
        </w:tc>
        <w:tc>
          <w:tcPr>
            <w:tcW w:w="4800" w:type="dxa"/>
            <w:shd w:val="clear" w:color="auto" w:fill="F7F7F7"/>
          </w:tcPr>
          <w:p w14:paraId="21CFA733" w14:textId="77777777" w:rsidR="00620CF6" w:rsidRDefault="00000000">
            <w:pPr>
              <w:pStyle w:val="TableParagraph"/>
              <w:ind w:left="154"/>
              <w:rPr>
                <w:sz w:val="20"/>
              </w:rPr>
            </w:pPr>
            <w:r>
              <w:rPr>
                <w:w w:val="115"/>
                <w:sz w:val="20"/>
              </w:rPr>
              <w:t>(A_AF51)</w:t>
            </w:r>
            <w:r>
              <w:rPr>
                <w:spacing w:val="2"/>
                <w:w w:val="115"/>
                <w:sz w:val="20"/>
              </w:rPr>
              <w:t xml:space="preserve"> </w:t>
            </w:r>
            <w:r>
              <w:rPr>
                <w:w w:val="115"/>
                <w:sz w:val="20"/>
              </w:rPr>
              <w:t>+</w:t>
            </w:r>
            <w:r>
              <w:rPr>
                <w:spacing w:val="3"/>
                <w:w w:val="115"/>
                <w:sz w:val="20"/>
              </w:rPr>
              <w:t xml:space="preserve"> </w:t>
            </w:r>
            <w:r>
              <w:rPr>
                <w:spacing w:val="-2"/>
                <w:w w:val="115"/>
                <w:sz w:val="20"/>
              </w:rPr>
              <w:t>(A_AF52)</w:t>
            </w:r>
          </w:p>
        </w:tc>
        <w:tc>
          <w:tcPr>
            <w:tcW w:w="1137" w:type="dxa"/>
            <w:shd w:val="clear" w:color="auto" w:fill="F7F7F7"/>
          </w:tcPr>
          <w:p w14:paraId="364E1EE1" w14:textId="77777777" w:rsidR="00620CF6" w:rsidRDefault="00000000">
            <w:pPr>
              <w:pStyle w:val="TableParagraph"/>
              <w:ind w:left="128"/>
              <w:rPr>
                <w:sz w:val="20"/>
              </w:rPr>
            </w:pPr>
            <w:r>
              <w:rPr>
                <w:w w:val="99"/>
                <w:sz w:val="20"/>
              </w:rPr>
              <w:t>1</w:t>
            </w:r>
          </w:p>
        </w:tc>
      </w:tr>
      <w:tr w:rsidR="00620CF6" w14:paraId="242EBA20" w14:textId="77777777">
        <w:trPr>
          <w:trHeight w:val="896"/>
        </w:trPr>
        <w:tc>
          <w:tcPr>
            <w:tcW w:w="1297" w:type="dxa"/>
          </w:tcPr>
          <w:p w14:paraId="125D84FD" w14:textId="77777777" w:rsidR="00620CF6" w:rsidRDefault="00000000">
            <w:pPr>
              <w:pStyle w:val="TableParagraph"/>
              <w:spacing w:before="38" w:line="400" w:lineRule="atLeast"/>
              <w:ind w:right="101"/>
              <w:rPr>
                <w:sz w:val="20"/>
              </w:rPr>
            </w:pPr>
            <w:r>
              <w:rPr>
                <w:spacing w:val="-2"/>
                <w:w w:val="90"/>
                <w:sz w:val="20"/>
              </w:rPr>
              <w:t xml:space="preserve">Households </w:t>
            </w:r>
            <w:r>
              <w:rPr>
                <w:sz w:val="20"/>
              </w:rPr>
              <w:t>&amp; NPISH</w:t>
            </w:r>
          </w:p>
        </w:tc>
        <w:tc>
          <w:tcPr>
            <w:tcW w:w="1181" w:type="dxa"/>
          </w:tcPr>
          <w:p w14:paraId="28C39E20" w14:textId="77777777" w:rsidR="00620CF6" w:rsidRDefault="00000000">
            <w:pPr>
              <w:pStyle w:val="TableParagraph"/>
              <w:spacing w:before="168"/>
              <w:ind w:left="195"/>
              <w:rPr>
                <w:sz w:val="20"/>
              </w:rPr>
            </w:pPr>
            <w:proofErr w:type="spellStart"/>
            <w:r>
              <w:rPr>
                <w:spacing w:val="-2"/>
                <w:sz w:val="20"/>
              </w:rPr>
              <w:t>falipe</w:t>
            </w:r>
            <w:proofErr w:type="spellEnd"/>
          </w:p>
        </w:tc>
        <w:tc>
          <w:tcPr>
            <w:tcW w:w="3307" w:type="dxa"/>
          </w:tcPr>
          <w:p w14:paraId="7395FEA6" w14:textId="77777777" w:rsidR="00620CF6" w:rsidRDefault="00000000">
            <w:pPr>
              <w:pStyle w:val="TableParagraph"/>
              <w:spacing w:before="168"/>
              <w:ind w:left="387"/>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800" w:type="dxa"/>
          </w:tcPr>
          <w:p w14:paraId="5C571C04" w14:textId="77777777" w:rsidR="00620CF6" w:rsidRDefault="00000000">
            <w:pPr>
              <w:pStyle w:val="TableParagraph"/>
              <w:spacing w:before="168"/>
              <w:ind w:left="154"/>
              <w:rPr>
                <w:sz w:val="20"/>
              </w:rPr>
            </w:pPr>
            <w:r>
              <w:rPr>
                <w:spacing w:val="-2"/>
                <w:w w:val="110"/>
                <w:sz w:val="20"/>
              </w:rPr>
              <w:t>(A_AF6)</w:t>
            </w:r>
          </w:p>
        </w:tc>
        <w:tc>
          <w:tcPr>
            <w:tcW w:w="1137" w:type="dxa"/>
          </w:tcPr>
          <w:p w14:paraId="14DAAD15" w14:textId="77777777" w:rsidR="00620CF6" w:rsidRDefault="00000000">
            <w:pPr>
              <w:pStyle w:val="TableParagraph"/>
              <w:spacing w:before="168"/>
              <w:ind w:left="128"/>
              <w:rPr>
                <w:sz w:val="20"/>
              </w:rPr>
            </w:pPr>
            <w:r>
              <w:rPr>
                <w:w w:val="99"/>
                <w:sz w:val="20"/>
              </w:rPr>
              <w:t>1</w:t>
            </w:r>
          </w:p>
        </w:tc>
      </w:tr>
      <w:tr w:rsidR="00620CF6" w14:paraId="5B347977" w14:textId="77777777">
        <w:trPr>
          <w:trHeight w:val="797"/>
        </w:trPr>
        <w:tc>
          <w:tcPr>
            <w:tcW w:w="1297" w:type="dxa"/>
            <w:shd w:val="clear" w:color="auto" w:fill="F7F7F7"/>
          </w:tcPr>
          <w:p w14:paraId="2FA719A5" w14:textId="77777777" w:rsidR="00620CF6" w:rsidRDefault="00000000">
            <w:pPr>
              <w:pStyle w:val="TableParagraph"/>
              <w:rPr>
                <w:sz w:val="20"/>
              </w:rPr>
            </w:pPr>
            <w:r>
              <w:rPr>
                <w:spacing w:val="-2"/>
                <w:sz w:val="20"/>
              </w:rPr>
              <w:t>Households</w:t>
            </w:r>
          </w:p>
          <w:p w14:paraId="388F9560"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shd w:val="clear" w:color="auto" w:fill="F7F7F7"/>
          </w:tcPr>
          <w:p w14:paraId="776253D2" w14:textId="77777777" w:rsidR="00620CF6" w:rsidRDefault="00000000">
            <w:pPr>
              <w:pStyle w:val="TableParagraph"/>
              <w:ind w:left="195"/>
              <w:rPr>
                <w:sz w:val="20"/>
              </w:rPr>
            </w:pPr>
            <w:proofErr w:type="spellStart"/>
            <w:r>
              <w:rPr>
                <w:spacing w:val="-2"/>
                <w:sz w:val="20"/>
              </w:rPr>
              <w:t>nfabus</w:t>
            </w:r>
            <w:proofErr w:type="spellEnd"/>
          </w:p>
        </w:tc>
        <w:tc>
          <w:tcPr>
            <w:tcW w:w="3307" w:type="dxa"/>
            <w:shd w:val="clear" w:color="auto" w:fill="F7F7F7"/>
          </w:tcPr>
          <w:p w14:paraId="1236983A" w14:textId="77777777" w:rsidR="00620CF6" w:rsidRDefault="00000000">
            <w:pPr>
              <w:pStyle w:val="TableParagraph"/>
              <w:ind w:left="387"/>
              <w:rPr>
                <w:sz w:val="20"/>
              </w:rPr>
            </w:pPr>
            <w:r>
              <w:rPr>
                <w:sz w:val="20"/>
              </w:rPr>
              <w:t>Fixed</w:t>
            </w:r>
            <w:r>
              <w:rPr>
                <w:spacing w:val="6"/>
                <w:sz w:val="20"/>
              </w:rPr>
              <w:t xml:space="preserve"> </w:t>
            </w:r>
            <w:r>
              <w:rPr>
                <w:sz w:val="20"/>
              </w:rPr>
              <w:t>Capital</w:t>
            </w:r>
            <w:r>
              <w:rPr>
                <w:spacing w:val="7"/>
                <w:sz w:val="20"/>
              </w:rPr>
              <w:t xml:space="preserve"> </w:t>
            </w:r>
            <w:r>
              <w:rPr>
                <w:sz w:val="20"/>
              </w:rPr>
              <w:t>of</w:t>
            </w:r>
            <w:r>
              <w:rPr>
                <w:spacing w:val="7"/>
                <w:sz w:val="20"/>
              </w:rPr>
              <w:t xml:space="preserve"> </w:t>
            </w:r>
            <w:r>
              <w:rPr>
                <w:spacing w:val="-2"/>
                <w:sz w:val="20"/>
              </w:rPr>
              <w:t>Personal</w:t>
            </w:r>
          </w:p>
          <w:p w14:paraId="537AA324" w14:textId="77777777" w:rsidR="00620CF6" w:rsidRDefault="00000000">
            <w:pPr>
              <w:pStyle w:val="TableParagraph"/>
              <w:spacing w:before="129"/>
              <w:ind w:left="387"/>
              <w:rPr>
                <w:sz w:val="20"/>
              </w:rPr>
            </w:pPr>
            <w:r>
              <w:rPr>
                <w:spacing w:val="-2"/>
                <w:sz w:val="20"/>
              </w:rPr>
              <w:t>Businesses</w:t>
            </w:r>
          </w:p>
        </w:tc>
        <w:tc>
          <w:tcPr>
            <w:tcW w:w="4800" w:type="dxa"/>
            <w:shd w:val="clear" w:color="auto" w:fill="F7F7F7"/>
          </w:tcPr>
          <w:p w14:paraId="22D16D27" w14:textId="77777777" w:rsidR="00620CF6" w:rsidRDefault="00000000">
            <w:pPr>
              <w:pStyle w:val="TableParagraph"/>
              <w:ind w:left="154"/>
              <w:rPr>
                <w:sz w:val="20"/>
              </w:rPr>
            </w:pPr>
            <w:r>
              <w:rPr>
                <w:sz w:val="20"/>
              </w:rPr>
              <w:t>(AN1123)</w:t>
            </w:r>
            <w:r>
              <w:rPr>
                <w:spacing w:val="35"/>
                <w:sz w:val="20"/>
              </w:rPr>
              <w:t xml:space="preserve"> </w:t>
            </w:r>
            <w:r>
              <w:rPr>
                <w:sz w:val="20"/>
              </w:rPr>
              <w:t>+</w:t>
            </w:r>
            <w:r>
              <w:rPr>
                <w:spacing w:val="35"/>
                <w:sz w:val="20"/>
              </w:rPr>
              <w:t xml:space="preserve"> </w:t>
            </w:r>
            <w:r>
              <w:rPr>
                <w:sz w:val="20"/>
              </w:rPr>
              <w:t>(AN113)</w:t>
            </w:r>
            <w:r>
              <w:rPr>
                <w:spacing w:val="35"/>
                <w:sz w:val="20"/>
              </w:rPr>
              <w:t xml:space="preserve"> </w:t>
            </w:r>
            <w:r>
              <w:rPr>
                <w:sz w:val="20"/>
              </w:rPr>
              <w:t>+</w:t>
            </w:r>
            <w:r>
              <w:rPr>
                <w:spacing w:val="35"/>
                <w:sz w:val="20"/>
              </w:rPr>
              <w:t xml:space="preserve"> </w:t>
            </w:r>
            <w:r>
              <w:rPr>
                <w:sz w:val="20"/>
              </w:rPr>
              <w:t>(AN115)</w:t>
            </w:r>
            <w:r>
              <w:rPr>
                <w:spacing w:val="35"/>
                <w:sz w:val="20"/>
              </w:rPr>
              <w:t xml:space="preserve"> </w:t>
            </w:r>
            <w:r>
              <w:rPr>
                <w:sz w:val="20"/>
              </w:rPr>
              <w:t>+</w:t>
            </w:r>
            <w:r>
              <w:rPr>
                <w:spacing w:val="35"/>
                <w:sz w:val="20"/>
              </w:rPr>
              <w:t xml:space="preserve"> </w:t>
            </w:r>
            <w:r>
              <w:rPr>
                <w:sz w:val="20"/>
              </w:rPr>
              <w:t>(AN117)</w:t>
            </w:r>
            <w:r>
              <w:rPr>
                <w:spacing w:val="35"/>
                <w:sz w:val="20"/>
              </w:rPr>
              <w:t xml:space="preserve"> </w:t>
            </w:r>
            <w:r>
              <w:rPr>
                <w:spacing w:val="-10"/>
                <w:sz w:val="20"/>
              </w:rPr>
              <w:t>+</w:t>
            </w:r>
          </w:p>
          <w:p w14:paraId="5755392C" w14:textId="77777777" w:rsidR="00620CF6" w:rsidRDefault="00000000">
            <w:pPr>
              <w:pStyle w:val="TableParagraph"/>
              <w:spacing w:before="129"/>
              <w:ind w:left="154"/>
              <w:rPr>
                <w:sz w:val="20"/>
              </w:rPr>
            </w:pPr>
            <w:r>
              <w:rPr>
                <w:w w:val="110"/>
                <w:sz w:val="20"/>
              </w:rPr>
              <w:t>(AN12)</w:t>
            </w:r>
            <w:r>
              <w:rPr>
                <w:spacing w:val="-12"/>
                <w:w w:val="110"/>
                <w:sz w:val="20"/>
              </w:rPr>
              <w:t xml:space="preserve"> </w:t>
            </w:r>
            <w:r>
              <w:rPr>
                <w:w w:val="125"/>
                <w:sz w:val="20"/>
              </w:rPr>
              <w:t>+</w:t>
            </w:r>
            <w:r>
              <w:rPr>
                <w:spacing w:val="-16"/>
                <w:w w:val="125"/>
                <w:sz w:val="20"/>
              </w:rPr>
              <w:t xml:space="preserve"> </w:t>
            </w:r>
            <w:r>
              <w:rPr>
                <w:spacing w:val="-2"/>
                <w:w w:val="110"/>
                <w:sz w:val="20"/>
              </w:rPr>
              <w:t>(AN211)</w:t>
            </w:r>
          </w:p>
        </w:tc>
        <w:tc>
          <w:tcPr>
            <w:tcW w:w="1137" w:type="dxa"/>
            <w:shd w:val="clear" w:color="auto" w:fill="F7F7F7"/>
          </w:tcPr>
          <w:p w14:paraId="7B7F3C2D" w14:textId="77777777" w:rsidR="00620CF6" w:rsidRDefault="00000000">
            <w:pPr>
              <w:pStyle w:val="TableParagraph"/>
              <w:ind w:left="128"/>
              <w:rPr>
                <w:sz w:val="20"/>
              </w:rPr>
            </w:pPr>
            <w:r>
              <w:rPr>
                <w:w w:val="99"/>
                <w:sz w:val="20"/>
              </w:rPr>
              <w:t>1</w:t>
            </w:r>
          </w:p>
        </w:tc>
      </w:tr>
      <w:tr w:rsidR="00620CF6" w14:paraId="089FCBAA" w14:textId="77777777">
        <w:trPr>
          <w:trHeight w:val="797"/>
        </w:trPr>
        <w:tc>
          <w:tcPr>
            <w:tcW w:w="1297" w:type="dxa"/>
          </w:tcPr>
          <w:p w14:paraId="0724B276" w14:textId="77777777" w:rsidR="00620CF6" w:rsidRDefault="00000000">
            <w:pPr>
              <w:pStyle w:val="TableParagraph"/>
              <w:rPr>
                <w:sz w:val="20"/>
              </w:rPr>
            </w:pPr>
            <w:r>
              <w:rPr>
                <w:spacing w:val="-2"/>
                <w:sz w:val="20"/>
              </w:rPr>
              <w:t>Households</w:t>
            </w:r>
          </w:p>
          <w:p w14:paraId="25DEFF62"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tcPr>
          <w:p w14:paraId="76F81403" w14:textId="77777777" w:rsidR="00620CF6" w:rsidRDefault="00000000">
            <w:pPr>
              <w:pStyle w:val="TableParagraph"/>
              <w:ind w:left="195"/>
              <w:rPr>
                <w:sz w:val="20"/>
              </w:rPr>
            </w:pPr>
            <w:proofErr w:type="spellStart"/>
            <w:r>
              <w:rPr>
                <w:spacing w:val="-2"/>
                <w:sz w:val="20"/>
              </w:rPr>
              <w:t>nfadur</w:t>
            </w:r>
            <w:proofErr w:type="spellEnd"/>
          </w:p>
        </w:tc>
        <w:tc>
          <w:tcPr>
            <w:tcW w:w="3307" w:type="dxa"/>
          </w:tcPr>
          <w:p w14:paraId="2624A6E2" w14:textId="77777777" w:rsidR="00620CF6" w:rsidRDefault="00000000">
            <w:pPr>
              <w:pStyle w:val="TableParagraph"/>
              <w:ind w:left="387"/>
              <w:rPr>
                <w:sz w:val="20"/>
              </w:rPr>
            </w:pPr>
            <w:r>
              <w:rPr>
                <w:spacing w:val="-2"/>
                <w:sz w:val="20"/>
              </w:rPr>
              <w:t>Durable</w:t>
            </w:r>
            <w:r>
              <w:rPr>
                <w:spacing w:val="1"/>
                <w:sz w:val="20"/>
              </w:rPr>
              <w:t xml:space="preserve"> </w:t>
            </w:r>
            <w:r>
              <w:rPr>
                <w:spacing w:val="-2"/>
                <w:sz w:val="20"/>
              </w:rPr>
              <w:t>Goods</w:t>
            </w:r>
          </w:p>
        </w:tc>
        <w:tc>
          <w:tcPr>
            <w:tcW w:w="4800" w:type="dxa"/>
          </w:tcPr>
          <w:p w14:paraId="6723063D" w14:textId="77777777" w:rsidR="00620CF6" w:rsidRDefault="00000000">
            <w:pPr>
              <w:pStyle w:val="TableParagraph"/>
              <w:ind w:left="154"/>
              <w:rPr>
                <w:sz w:val="20"/>
              </w:rPr>
            </w:pPr>
            <w:r>
              <w:rPr>
                <w:spacing w:val="-2"/>
                <w:sz w:val="20"/>
              </w:rPr>
              <w:t>(XDHHCE)</w:t>
            </w:r>
          </w:p>
        </w:tc>
        <w:tc>
          <w:tcPr>
            <w:tcW w:w="1137" w:type="dxa"/>
          </w:tcPr>
          <w:p w14:paraId="45B33FB5" w14:textId="77777777" w:rsidR="00620CF6" w:rsidRDefault="00000000">
            <w:pPr>
              <w:pStyle w:val="TableParagraph"/>
              <w:ind w:left="128"/>
              <w:rPr>
                <w:sz w:val="20"/>
              </w:rPr>
            </w:pPr>
            <w:r>
              <w:rPr>
                <w:w w:val="99"/>
                <w:sz w:val="20"/>
              </w:rPr>
              <w:t>1</w:t>
            </w:r>
          </w:p>
        </w:tc>
      </w:tr>
      <w:tr w:rsidR="00620CF6" w14:paraId="27773068" w14:textId="77777777">
        <w:trPr>
          <w:trHeight w:val="829"/>
        </w:trPr>
        <w:tc>
          <w:tcPr>
            <w:tcW w:w="1297" w:type="dxa"/>
            <w:tcBorders>
              <w:bottom w:val="single" w:sz="8" w:space="0" w:color="000000"/>
            </w:tcBorders>
            <w:shd w:val="clear" w:color="auto" w:fill="F7F7F7"/>
          </w:tcPr>
          <w:p w14:paraId="7554E21E" w14:textId="77777777" w:rsidR="00620CF6" w:rsidRDefault="00000000">
            <w:pPr>
              <w:pStyle w:val="TableParagraph"/>
              <w:rPr>
                <w:sz w:val="20"/>
              </w:rPr>
            </w:pPr>
            <w:r>
              <w:rPr>
                <w:spacing w:val="-2"/>
                <w:sz w:val="20"/>
              </w:rPr>
              <w:t>Households</w:t>
            </w:r>
          </w:p>
          <w:p w14:paraId="54737CED"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tcBorders>
              <w:bottom w:val="single" w:sz="8" w:space="0" w:color="000000"/>
            </w:tcBorders>
            <w:shd w:val="clear" w:color="auto" w:fill="F7F7F7"/>
          </w:tcPr>
          <w:p w14:paraId="6D8C7CD1" w14:textId="77777777" w:rsidR="00620CF6" w:rsidRDefault="00000000">
            <w:pPr>
              <w:pStyle w:val="TableParagraph"/>
              <w:ind w:left="195"/>
              <w:rPr>
                <w:sz w:val="20"/>
              </w:rPr>
            </w:pPr>
            <w:proofErr w:type="spellStart"/>
            <w:r>
              <w:rPr>
                <w:spacing w:val="-2"/>
                <w:sz w:val="20"/>
              </w:rPr>
              <w:t>nfahou</w:t>
            </w:r>
            <w:proofErr w:type="spellEnd"/>
          </w:p>
        </w:tc>
        <w:tc>
          <w:tcPr>
            <w:tcW w:w="3307" w:type="dxa"/>
            <w:tcBorders>
              <w:bottom w:val="single" w:sz="8" w:space="0" w:color="000000"/>
            </w:tcBorders>
            <w:shd w:val="clear" w:color="auto" w:fill="F7F7F7"/>
          </w:tcPr>
          <w:p w14:paraId="419D4D45" w14:textId="77777777" w:rsidR="00620CF6" w:rsidRDefault="00000000">
            <w:pPr>
              <w:pStyle w:val="TableParagraph"/>
              <w:ind w:left="387"/>
              <w:rPr>
                <w:sz w:val="20"/>
              </w:rPr>
            </w:pPr>
            <w:r>
              <w:rPr>
                <w:spacing w:val="-4"/>
                <w:sz w:val="20"/>
              </w:rPr>
              <w:t>Housing &amp;</w:t>
            </w:r>
            <w:r>
              <w:rPr>
                <w:spacing w:val="-3"/>
                <w:sz w:val="20"/>
              </w:rPr>
              <w:t xml:space="preserve"> </w:t>
            </w:r>
            <w:r>
              <w:rPr>
                <w:spacing w:val="-4"/>
                <w:sz w:val="20"/>
              </w:rPr>
              <w:t>Land</w:t>
            </w:r>
          </w:p>
        </w:tc>
        <w:tc>
          <w:tcPr>
            <w:tcW w:w="4800" w:type="dxa"/>
            <w:tcBorders>
              <w:bottom w:val="single" w:sz="8" w:space="0" w:color="000000"/>
            </w:tcBorders>
            <w:shd w:val="clear" w:color="auto" w:fill="F7F7F7"/>
          </w:tcPr>
          <w:p w14:paraId="4AAA26E8" w14:textId="77777777" w:rsidR="00620CF6" w:rsidRDefault="00000000">
            <w:pPr>
              <w:pStyle w:val="TableParagraph"/>
              <w:ind w:left="154"/>
              <w:rPr>
                <w:sz w:val="20"/>
              </w:rPr>
            </w:pPr>
            <w:r>
              <w:rPr>
                <w:sz w:val="20"/>
              </w:rPr>
              <w:t>(AN111)</w:t>
            </w:r>
            <w:r>
              <w:rPr>
                <w:spacing w:val="30"/>
                <w:sz w:val="20"/>
              </w:rPr>
              <w:t xml:space="preserve"> </w:t>
            </w:r>
            <w:r>
              <w:rPr>
                <w:sz w:val="20"/>
              </w:rPr>
              <w:t>+</w:t>
            </w:r>
            <w:r>
              <w:rPr>
                <w:spacing w:val="30"/>
                <w:sz w:val="20"/>
              </w:rPr>
              <w:t xml:space="preserve"> </w:t>
            </w:r>
            <w:r>
              <w:rPr>
                <w:sz w:val="20"/>
              </w:rPr>
              <w:t>(AN1121)</w:t>
            </w:r>
            <w:r>
              <w:rPr>
                <w:spacing w:val="30"/>
                <w:sz w:val="20"/>
              </w:rPr>
              <w:t xml:space="preserve"> </w:t>
            </w:r>
            <w:r>
              <w:rPr>
                <w:sz w:val="20"/>
              </w:rPr>
              <w:t>+</w:t>
            </w:r>
            <w:r>
              <w:rPr>
                <w:spacing w:val="30"/>
                <w:sz w:val="20"/>
              </w:rPr>
              <w:t xml:space="preserve"> </w:t>
            </w:r>
            <w:r>
              <w:rPr>
                <w:sz w:val="20"/>
              </w:rPr>
              <w:t>(AN1122)</w:t>
            </w:r>
            <w:r>
              <w:rPr>
                <w:spacing w:val="30"/>
                <w:sz w:val="20"/>
              </w:rPr>
              <w:t xml:space="preserve"> </w:t>
            </w:r>
            <w:r>
              <w:rPr>
                <w:sz w:val="20"/>
              </w:rPr>
              <w:t>-</w:t>
            </w:r>
            <w:r>
              <w:rPr>
                <w:spacing w:val="30"/>
                <w:sz w:val="20"/>
              </w:rPr>
              <w:t xml:space="preserve"> </w:t>
            </w:r>
            <w:r>
              <w:rPr>
                <w:spacing w:val="-2"/>
                <w:sz w:val="20"/>
              </w:rPr>
              <w:t>(AN1123)</w:t>
            </w:r>
          </w:p>
        </w:tc>
        <w:tc>
          <w:tcPr>
            <w:tcW w:w="1137" w:type="dxa"/>
            <w:tcBorders>
              <w:bottom w:val="single" w:sz="8" w:space="0" w:color="000000"/>
            </w:tcBorders>
            <w:shd w:val="clear" w:color="auto" w:fill="F7F7F7"/>
          </w:tcPr>
          <w:p w14:paraId="7CA3801F" w14:textId="77777777" w:rsidR="00620CF6" w:rsidRDefault="00000000">
            <w:pPr>
              <w:pStyle w:val="TableParagraph"/>
              <w:ind w:left="128"/>
              <w:rPr>
                <w:sz w:val="20"/>
              </w:rPr>
            </w:pPr>
            <w:r>
              <w:rPr>
                <w:w w:val="99"/>
                <w:sz w:val="20"/>
              </w:rPr>
              <w:t>1</w:t>
            </w:r>
          </w:p>
        </w:tc>
      </w:tr>
    </w:tbl>
    <w:p w14:paraId="2288C519" w14:textId="77777777" w:rsidR="00620CF6" w:rsidRDefault="00620CF6">
      <w:pPr>
        <w:rPr>
          <w:sz w:val="20"/>
        </w:rPr>
        <w:sectPr w:rsidR="00620CF6" w:rsidSect="00D60468">
          <w:pgSz w:w="15840" w:h="12240" w:orient="landscape"/>
          <w:pgMar w:top="1380" w:right="1940" w:bottom="280" w:left="1940" w:header="720" w:footer="720" w:gutter="0"/>
          <w:cols w:space="720"/>
        </w:sectPr>
      </w:pPr>
    </w:p>
    <w:p w14:paraId="73FE1636" w14:textId="77777777" w:rsidR="00620CF6" w:rsidRDefault="00000000">
      <w:pPr>
        <w:pStyle w:val="BodyText"/>
        <w:spacing w:before="106" w:line="355" w:lineRule="auto"/>
        <w:ind w:left="3100" w:right="3098"/>
      </w:pPr>
      <w:bookmarkStart w:id="554" w:name="_bookmark88"/>
      <w:bookmarkEnd w:id="554"/>
      <w:r>
        <w:lastRenderedPageBreak/>
        <w:t>Table B.5:</w:t>
      </w:r>
      <w:r>
        <w:rPr>
          <w:spacing w:val="29"/>
        </w:rPr>
        <w:t xml:space="preserve"> </w:t>
      </w:r>
      <w:r>
        <w:t>Composition rules:</w:t>
      </w:r>
      <w:r>
        <w:rPr>
          <w:spacing w:val="29"/>
        </w:rPr>
        <w:t xml:space="preserve"> </w:t>
      </w:r>
      <w:r>
        <w:t>European Central Bank Non-EU - Financial Accounts</w:t>
      </w:r>
    </w:p>
    <w:p w14:paraId="75A7166A" w14:textId="77777777" w:rsidR="00620CF6" w:rsidRDefault="00620CF6">
      <w:pPr>
        <w:pStyle w:val="BodyText"/>
        <w:spacing w:before="3"/>
        <w:rPr>
          <w:sz w:val="16"/>
        </w:rPr>
      </w:pPr>
    </w:p>
    <w:tbl>
      <w:tblPr>
        <w:tblW w:w="0" w:type="auto"/>
        <w:tblInd w:w="126" w:type="dxa"/>
        <w:tblLayout w:type="fixed"/>
        <w:tblCellMar>
          <w:left w:w="0" w:type="dxa"/>
          <w:right w:w="0" w:type="dxa"/>
        </w:tblCellMar>
        <w:tblLook w:val="01E0" w:firstRow="1" w:lastRow="1" w:firstColumn="1" w:lastColumn="1" w:noHBand="0" w:noVBand="0"/>
      </w:tblPr>
      <w:tblGrid>
        <w:gridCol w:w="1297"/>
        <w:gridCol w:w="1177"/>
        <w:gridCol w:w="3312"/>
        <w:gridCol w:w="4591"/>
        <w:gridCol w:w="1349"/>
      </w:tblGrid>
      <w:tr w:rsidR="00620CF6" w14:paraId="40A5E544" w14:textId="77777777">
        <w:trPr>
          <w:trHeight w:val="486"/>
        </w:trPr>
        <w:tc>
          <w:tcPr>
            <w:tcW w:w="1297" w:type="dxa"/>
            <w:tcBorders>
              <w:top w:val="single" w:sz="8" w:space="0" w:color="000000"/>
              <w:bottom w:val="single" w:sz="4" w:space="0" w:color="000000"/>
            </w:tcBorders>
          </w:tcPr>
          <w:p w14:paraId="2613EA01" w14:textId="77777777" w:rsidR="00620CF6" w:rsidRDefault="00000000">
            <w:pPr>
              <w:pStyle w:val="TableParagraph"/>
              <w:spacing w:before="123"/>
              <w:rPr>
                <w:sz w:val="20"/>
              </w:rPr>
            </w:pPr>
            <w:r>
              <w:rPr>
                <w:spacing w:val="-2"/>
                <w:sz w:val="20"/>
              </w:rPr>
              <w:t>Sector</w:t>
            </w:r>
          </w:p>
        </w:tc>
        <w:tc>
          <w:tcPr>
            <w:tcW w:w="1177" w:type="dxa"/>
            <w:tcBorders>
              <w:top w:val="single" w:sz="8" w:space="0" w:color="000000"/>
              <w:bottom w:val="single" w:sz="4" w:space="0" w:color="000000"/>
            </w:tcBorders>
          </w:tcPr>
          <w:p w14:paraId="6504E7D3" w14:textId="77777777" w:rsidR="00620CF6" w:rsidRDefault="00000000">
            <w:pPr>
              <w:pStyle w:val="TableParagraph"/>
              <w:spacing w:before="123"/>
              <w:ind w:left="195"/>
              <w:rPr>
                <w:sz w:val="20"/>
              </w:rPr>
            </w:pPr>
            <w:r>
              <w:rPr>
                <w:spacing w:val="-4"/>
                <w:sz w:val="20"/>
              </w:rPr>
              <w:t>Code</w:t>
            </w:r>
          </w:p>
        </w:tc>
        <w:tc>
          <w:tcPr>
            <w:tcW w:w="3312" w:type="dxa"/>
            <w:tcBorders>
              <w:top w:val="single" w:sz="8" w:space="0" w:color="000000"/>
              <w:bottom w:val="single" w:sz="4" w:space="0" w:color="000000"/>
            </w:tcBorders>
          </w:tcPr>
          <w:p w14:paraId="083E8417" w14:textId="77777777" w:rsidR="00620CF6" w:rsidRDefault="00000000">
            <w:pPr>
              <w:pStyle w:val="TableParagraph"/>
              <w:spacing w:before="123"/>
              <w:ind w:left="391"/>
              <w:rPr>
                <w:sz w:val="20"/>
              </w:rPr>
            </w:pPr>
            <w:r>
              <w:rPr>
                <w:spacing w:val="-2"/>
                <w:sz w:val="20"/>
              </w:rPr>
              <w:t>Concept</w:t>
            </w:r>
          </w:p>
        </w:tc>
        <w:tc>
          <w:tcPr>
            <w:tcW w:w="4591" w:type="dxa"/>
            <w:tcBorders>
              <w:top w:val="single" w:sz="8" w:space="0" w:color="000000"/>
              <w:bottom w:val="single" w:sz="4" w:space="0" w:color="000000"/>
            </w:tcBorders>
          </w:tcPr>
          <w:p w14:paraId="615E1230" w14:textId="77777777" w:rsidR="00620CF6" w:rsidRDefault="00000000">
            <w:pPr>
              <w:pStyle w:val="TableParagraph"/>
              <w:spacing w:before="123"/>
              <w:ind w:left="153"/>
              <w:rPr>
                <w:sz w:val="20"/>
              </w:rPr>
            </w:pPr>
            <w:r>
              <w:rPr>
                <w:spacing w:val="-4"/>
                <w:sz w:val="20"/>
              </w:rPr>
              <w:t>Composition</w:t>
            </w:r>
            <w:r>
              <w:rPr>
                <w:spacing w:val="3"/>
                <w:sz w:val="20"/>
              </w:rPr>
              <w:t xml:space="preserve"> </w:t>
            </w:r>
            <w:r>
              <w:rPr>
                <w:spacing w:val="-4"/>
                <w:sz w:val="20"/>
              </w:rPr>
              <w:t>rule</w:t>
            </w:r>
            <w:r>
              <w:rPr>
                <w:spacing w:val="3"/>
                <w:sz w:val="20"/>
              </w:rPr>
              <w:t xml:space="preserve"> </w:t>
            </w:r>
            <w:r>
              <w:rPr>
                <w:spacing w:val="-4"/>
                <w:sz w:val="20"/>
              </w:rPr>
              <w:t>using</w:t>
            </w:r>
            <w:r>
              <w:rPr>
                <w:spacing w:val="3"/>
                <w:sz w:val="20"/>
              </w:rPr>
              <w:t xml:space="preserve"> </w:t>
            </w:r>
            <w:r>
              <w:rPr>
                <w:spacing w:val="-4"/>
                <w:sz w:val="20"/>
              </w:rPr>
              <w:t>codes</w:t>
            </w:r>
          </w:p>
        </w:tc>
        <w:tc>
          <w:tcPr>
            <w:tcW w:w="1349" w:type="dxa"/>
            <w:tcBorders>
              <w:top w:val="single" w:sz="8" w:space="0" w:color="000000"/>
              <w:bottom w:val="single" w:sz="4" w:space="0" w:color="000000"/>
            </w:tcBorders>
          </w:tcPr>
          <w:p w14:paraId="70EC9F3D" w14:textId="77777777" w:rsidR="00620CF6" w:rsidRDefault="00000000">
            <w:pPr>
              <w:pStyle w:val="TableParagraph"/>
              <w:spacing w:before="123"/>
              <w:ind w:left="336"/>
              <w:rPr>
                <w:sz w:val="20"/>
              </w:rPr>
            </w:pPr>
            <w:r>
              <w:rPr>
                <w:spacing w:val="-2"/>
                <w:sz w:val="20"/>
              </w:rPr>
              <w:t>Frequency</w:t>
            </w:r>
          </w:p>
        </w:tc>
      </w:tr>
      <w:tr w:rsidR="00620CF6" w14:paraId="57BAD8CC" w14:textId="77777777">
        <w:trPr>
          <w:trHeight w:val="55"/>
        </w:trPr>
        <w:tc>
          <w:tcPr>
            <w:tcW w:w="1297" w:type="dxa"/>
            <w:tcBorders>
              <w:top w:val="single" w:sz="4" w:space="0" w:color="000000"/>
            </w:tcBorders>
            <w:shd w:val="clear" w:color="auto" w:fill="F7F7F7"/>
          </w:tcPr>
          <w:p w14:paraId="37593027" w14:textId="77777777" w:rsidR="00620CF6" w:rsidRDefault="00620CF6">
            <w:pPr>
              <w:pStyle w:val="TableParagraph"/>
              <w:spacing w:before="0"/>
              <w:ind w:left="0"/>
              <w:rPr>
                <w:rFonts w:ascii="Times New Roman"/>
                <w:sz w:val="2"/>
              </w:rPr>
            </w:pPr>
          </w:p>
        </w:tc>
        <w:tc>
          <w:tcPr>
            <w:tcW w:w="1177" w:type="dxa"/>
            <w:tcBorders>
              <w:top w:val="single" w:sz="4" w:space="0" w:color="000000"/>
            </w:tcBorders>
            <w:shd w:val="clear" w:color="auto" w:fill="F7F7F7"/>
          </w:tcPr>
          <w:p w14:paraId="739928D3" w14:textId="77777777" w:rsidR="00620CF6" w:rsidRDefault="00620CF6">
            <w:pPr>
              <w:pStyle w:val="TableParagraph"/>
              <w:spacing w:before="0"/>
              <w:ind w:left="0"/>
              <w:rPr>
                <w:rFonts w:ascii="Times New Roman"/>
                <w:sz w:val="2"/>
              </w:rPr>
            </w:pPr>
          </w:p>
        </w:tc>
        <w:tc>
          <w:tcPr>
            <w:tcW w:w="3312" w:type="dxa"/>
            <w:tcBorders>
              <w:top w:val="single" w:sz="4" w:space="0" w:color="000000"/>
            </w:tcBorders>
            <w:shd w:val="clear" w:color="auto" w:fill="F7F7F7"/>
          </w:tcPr>
          <w:p w14:paraId="55C00CA1" w14:textId="77777777" w:rsidR="00620CF6" w:rsidRDefault="00620CF6">
            <w:pPr>
              <w:pStyle w:val="TableParagraph"/>
              <w:spacing w:before="0"/>
              <w:ind w:left="0"/>
              <w:rPr>
                <w:rFonts w:ascii="Times New Roman"/>
                <w:sz w:val="2"/>
              </w:rPr>
            </w:pPr>
          </w:p>
        </w:tc>
        <w:tc>
          <w:tcPr>
            <w:tcW w:w="4591" w:type="dxa"/>
            <w:tcBorders>
              <w:top w:val="single" w:sz="4" w:space="0" w:color="000000"/>
            </w:tcBorders>
            <w:shd w:val="clear" w:color="auto" w:fill="F7F7F7"/>
          </w:tcPr>
          <w:p w14:paraId="43B15E92" w14:textId="77777777" w:rsidR="00620CF6" w:rsidRDefault="00620CF6">
            <w:pPr>
              <w:pStyle w:val="TableParagraph"/>
              <w:spacing w:before="0"/>
              <w:ind w:left="0"/>
              <w:rPr>
                <w:rFonts w:ascii="Times New Roman"/>
                <w:sz w:val="2"/>
              </w:rPr>
            </w:pPr>
          </w:p>
        </w:tc>
        <w:tc>
          <w:tcPr>
            <w:tcW w:w="1349" w:type="dxa"/>
            <w:tcBorders>
              <w:top w:val="single" w:sz="4" w:space="0" w:color="000000"/>
            </w:tcBorders>
            <w:shd w:val="clear" w:color="auto" w:fill="F7F7F7"/>
          </w:tcPr>
          <w:p w14:paraId="0685D7F7" w14:textId="77777777" w:rsidR="00620CF6" w:rsidRDefault="00620CF6">
            <w:pPr>
              <w:pStyle w:val="TableParagraph"/>
              <w:spacing w:before="0"/>
              <w:ind w:left="0"/>
              <w:rPr>
                <w:rFonts w:ascii="Times New Roman"/>
                <w:sz w:val="2"/>
              </w:rPr>
            </w:pPr>
          </w:p>
        </w:tc>
      </w:tr>
      <w:tr w:rsidR="00620CF6" w14:paraId="1B448DD7" w14:textId="77777777">
        <w:trPr>
          <w:trHeight w:val="797"/>
        </w:trPr>
        <w:tc>
          <w:tcPr>
            <w:tcW w:w="1297" w:type="dxa"/>
            <w:shd w:val="clear" w:color="auto" w:fill="F7F7F7"/>
          </w:tcPr>
          <w:p w14:paraId="361C018C" w14:textId="77777777" w:rsidR="00620CF6" w:rsidRDefault="00000000">
            <w:pPr>
              <w:pStyle w:val="TableParagraph"/>
              <w:rPr>
                <w:sz w:val="20"/>
              </w:rPr>
            </w:pPr>
            <w:r>
              <w:rPr>
                <w:spacing w:val="-2"/>
                <w:sz w:val="20"/>
              </w:rPr>
              <w:t>Households</w:t>
            </w:r>
          </w:p>
          <w:p w14:paraId="6B741FDD"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shd w:val="clear" w:color="auto" w:fill="F7F7F7"/>
          </w:tcPr>
          <w:p w14:paraId="60F7507A" w14:textId="77777777" w:rsidR="00620CF6" w:rsidRDefault="00000000">
            <w:pPr>
              <w:pStyle w:val="TableParagraph"/>
              <w:ind w:left="195"/>
              <w:rPr>
                <w:sz w:val="20"/>
              </w:rPr>
            </w:pPr>
            <w:proofErr w:type="spellStart"/>
            <w:r>
              <w:rPr>
                <w:spacing w:val="-2"/>
                <w:sz w:val="20"/>
              </w:rPr>
              <w:t>nnhass</w:t>
            </w:r>
            <w:proofErr w:type="spellEnd"/>
          </w:p>
        </w:tc>
        <w:tc>
          <w:tcPr>
            <w:tcW w:w="3312" w:type="dxa"/>
            <w:shd w:val="clear" w:color="auto" w:fill="F7F7F7"/>
          </w:tcPr>
          <w:p w14:paraId="0AD74771" w14:textId="77777777" w:rsidR="00620CF6" w:rsidRDefault="00000000">
            <w:pPr>
              <w:pStyle w:val="TableParagraph"/>
              <w:ind w:left="391"/>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7FDC7BD6" w14:textId="77777777" w:rsidR="00620CF6" w:rsidRDefault="00000000">
            <w:pPr>
              <w:pStyle w:val="TableParagraph"/>
              <w:spacing w:before="129"/>
              <w:ind w:left="391"/>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591" w:type="dxa"/>
            <w:shd w:val="clear" w:color="auto" w:fill="F7F7F7"/>
          </w:tcPr>
          <w:p w14:paraId="4887AD03" w14:textId="77777777" w:rsidR="00620CF6" w:rsidRDefault="00000000">
            <w:pPr>
              <w:pStyle w:val="TableParagraph"/>
              <w:ind w:left="153"/>
              <w:rPr>
                <w:sz w:val="20"/>
              </w:rPr>
            </w:pPr>
            <w:r>
              <w:rPr>
                <w:spacing w:val="-2"/>
                <w:w w:val="110"/>
                <w:sz w:val="20"/>
              </w:rPr>
              <w:t>(A_AF)</w:t>
            </w:r>
          </w:p>
        </w:tc>
        <w:tc>
          <w:tcPr>
            <w:tcW w:w="1349" w:type="dxa"/>
            <w:shd w:val="clear" w:color="auto" w:fill="F7F7F7"/>
          </w:tcPr>
          <w:p w14:paraId="18053810" w14:textId="77777777" w:rsidR="00620CF6" w:rsidRDefault="00000000">
            <w:pPr>
              <w:pStyle w:val="TableParagraph"/>
              <w:ind w:left="336"/>
              <w:rPr>
                <w:sz w:val="20"/>
              </w:rPr>
            </w:pPr>
            <w:r>
              <w:rPr>
                <w:spacing w:val="-5"/>
                <w:sz w:val="20"/>
              </w:rPr>
              <w:t>18</w:t>
            </w:r>
          </w:p>
        </w:tc>
      </w:tr>
      <w:tr w:rsidR="00620CF6" w14:paraId="6AD7AA2D" w14:textId="77777777">
        <w:trPr>
          <w:trHeight w:val="797"/>
        </w:trPr>
        <w:tc>
          <w:tcPr>
            <w:tcW w:w="1297" w:type="dxa"/>
          </w:tcPr>
          <w:p w14:paraId="30022448" w14:textId="77777777" w:rsidR="00620CF6" w:rsidRDefault="00000000">
            <w:pPr>
              <w:pStyle w:val="TableParagraph"/>
              <w:rPr>
                <w:sz w:val="20"/>
              </w:rPr>
            </w:pPr>
            <w:r>
              <w:rPr>
                <w:spacing w:val="-2"/>
                <w:sz w:val="20"/>
              </w:rPr>
              <w:t>Households</w:t>
            </w:r>
          </w:p>
          <w:p w14:paraId="5D36BA51" w14:textId="77777777" w:rsidR="00620CF6" w:rsidRDefault="00000000">
            <w:pPr>
              <w:pStyle w:val="TableParagraph"/>
              <w:spacing w:before="128"/>
              <w:rPr>
                <w:sz w:val="20"/>
              </w:rPr>
            </w:pPr>
            <w:r>
              <w:rPr>
                <w:sz w:val="20"/>
              </w:rPr>
              <w:t>&amp;</w:t>
            </w:r>
            <w:r>
              <w:rPr>
                <w:spacing w:val="14"/>
                <w:sz w:val="20"/>
              </w:rPr>
              <w:t xml:space="preserve"> </w:t>
            </w:r>
            <w:r>
              <w:rPr>
                <w:spacing w:val="-2"/>
                <w:sz w:val="20"/>
              </w:rPr>
              <w:t>NPISH</w:t>
            </w:r>
          </w:p>
        </w:tc>
        <w:tc>
          <w:tcPr>
            <w:tcW w:w="1177" w:type="dxa"/>
          </w:tcPr>
          <w:p w14:paraId="17969F4D" w14:textId="77777777" w:rsidR="00620CF6" w:rsidRDefault="00000000">
            <w:pPr>
              <w:pStyle w:val="TableParagraph"/>
              <w:ind w:left="195"/>
              <w:rPr>
                <w:sz w:val="20"/>
              </w:rPr>
            </w:pPr>
            <w:proofErr w:type="spellStart"/>
            <w:r>
              <w:rPr>
                <w:spacing w:val="-2"/>
                <w:sz w:val="20"/>
              </w:rPr>
              <w:t>fliabi</w:t>
            </w:r>
            <w:proofErr w:type="spellEnd"/>
          </w:p>
        </w:tc>
        <w:tc>
          <w:tcPr>
            <w:tcW w:w="3312" w:type="dxa"/>
          </w:tcPr>
          <w:p w14:paraId="086A19B4" w14:textId="77777777" w:rsidR="00620CF6" w:rsidRDefault="00000000">
            <w:pPr>
              <w:pStyle w:val="TableParagraph"/>
              <w:ind w:left="391"/>
              <w:rPr>
                <w:sz w:val="20"/>
              </w:rPr>
            </w:pPr>
            <w:r>
              <w:rPr>
                <w:spacing w:val="-4"/>
                <w:sz w:val="20"/>
              </w:rPr>
              <w:t>Debt</w:t>
            </w:r>
          </w:p>
        </w:tc>
        <w:tc>
          <w:tcPr>
            <w:tcW w:w="4591" w:type="dxa"/>
          </w:tcPr>
          <w:p w14:paraId="6968C1DD" w14:textId="77777777" w:rsidR="00620CF6" w:rsidRDefault="00000000">
            <w:pPr>
              <w:pStyle w:val="TableParagraph"/>
              <w:ind w:left="153"/>
              <w:rPr>
                <w:sz w:val="20"/>
              </w:rPr>
            </w:pPr>
            <w:r>
              <w:rPr>
                <w:w w:val="120"/>
                <w:sz w:val="20"/>
              </w:rPr>
              <w:t>(L_AF3)</w:t>
            </w:r>
            <w:r>
              <w:rPr>
                <w:spacing w:val="-9"/>
                <w:w w:val="120"/>
                <w:sz w:val="20"/>
              </w:rPr>
              <w:t xml:space="preserve"> </w:t>
            </w:r>
            <w:r>
              <w:rPr>
                <w:w w:val="120"/>
                <w:sz w:val="20"/>
              </w:rPr>
              <w:t>+</w:t>
            </w:r>
            <w:r>
              <w:rPr>
                <w:spacing w:val="-9"/>
                <w:w w:val="120"/>
                <w:sz w:val="20"/>
              </w:rPr>
              <w:t xml:space="preserve"> </w:t>
            </w:r>
            <w:r>
              <w:rPr>
                <w:spacing w:val="-2"/>
                <w:w w:val="120"/>
                <w:sz w:val="20"/>
              </w:rPr>
              <w:t>(L_AF4)</w:t>
            </w:r>
          </w:p>
        </w:tc>
        <w:tc>
          <w:tcPr>
            <w:tcW w:w="1349" w:type="dxa"/>
          </w:tcPr>
          <w:p w14:paraId="72E23351" w14:textId="77777777" w:rsidR="00620CF6" w:rsidRDefault="00000000">
            <w:pPr>
              <w:pStyle w:val="TableParagraph"/>
              <w:ind w:left="336"/>
              <w:rPr>
                <w:sz w:val="20"/>
              </w:rPr>
            </w:pPr>
            <w:r>
              <w:rPr>
                <w:w w:val="99"/>
                <w:sz w:val="20"/>
              </w:rPr>
              <w:t>1</w:t>
            </w:r>
          </w:p>
        </w:tc>
      </w:tr>
      <w:tr w:rsidR="00620CF6" w14:paraId="4C86A881" w14:textId="77777777">
        <w:trPr>
          <w:trHeight w:val="797"/>
        </w:trPr>
        <w:tc>
          <w:tcPr>
            <w:tcW w:w="1297" w:type="dxa"/>
            <w:shd w:val="clear" w:color="auto" w:fill="F7F7F7"/>
          </w:tcPr>
          <w:p w14:paraId="6EA87502" w14:textId="77777777" w:rsidR="00620CF6" w:rsidRDefault="00000000">
            <w:pPr>
              <w:pStyle w:val="TableParagraph"/>
              <w:rPr>
                <w:sz w:val="20"/>
              </w:rPr>
            </w:pPr>
            <w:r>
              <w:rPr>
                <w:spacing w:val="-2"/>
                <w:sz w:val="20"/>
              </w:rPr>
              <w:t>Households</w:t>
            </w:r>
          </w:p>
          <w:p w14:paraId="4F9DC6E3"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shd w:val="clear" w:color="auto" w:fill="F7F7F7"/>
          </w:tcPr>
          <w:p w14:paraId="72E3C15D" w14:textId="77777777" w:rsidR="00620CF6" w:rsidRDefault="00000000">
            <w:pPr>
              <w:pStyle w:val="TableParagraph"/>
              <w:ind w:left="195"/>
              <w:rPr>
                <w:sz w:val="20"/>
              </w:rPr>
            </w:pPr>
            <w:proofErr w:type="spellStart"/>
            <w:r>
              <w:rPr>
                <w:spacing w:val="-2"/>
                <w:sz w:val="20"/>
              </w:rPr>
              <w:t>fliabi</w:t>
            </w:r>
            <w:proofErr w:type="spellEnd"/>
          </w:p>
        </w:tc>
        <w:tc>
          <w:tcPr>
            <w:tcW w:w="3312" w:type="dxa"/>
            <w:shd w:val="clear" w:color="auto" w:fill="F7F7F7"/>
          </w:tcPr>
          <w:p w14:paraId="267DF0E4" w14:textId="77777777" w:rsidR="00620CF6" w:rsidRDefault="00000000">
            <w:pPr>
              <w:pStyle w:val="TableParagraph"/>
              <w:ind w:left="391"/>
              <w:rPr>
                <w:sz w:val="20"/>
              </w:rPr>
            </w:pPr>
            <w:r>
              <w:rPr>
                <w:spacing w:val="-4"/>
                <w:sz w:val="20"/>
              </w:rPr>
              <w:t>Debt</w:t>
            </w:r>
          </w:p>
        </w:tc>
        <w:tc>
          <w:tcPr>
            <w:tcW w:w="4591" w:type="dxa"/>
            <w:shd w:val="clear" w:color="auto" w:fill="F7F7F7"/>
          </w:tcPr>
          <w:p w14:paraId="488F2814" w14:textId="77777777" w:rsidR="00620CF6" w:rsidRDefault="00000000">
            <w:pPr>
              <w:pStyle w:val="TableParagraph"/>
              <w:ind w:left="153"/>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(L_AF5)</w:t>
            </w:r>
          </w:p>
        </w:tc>
        <w:tc>
          <w:tcPr>
            <w:tcW w:w="1349" w:type="dxa"/>
            <w:shd w:val="clear" w:color="auto" w:fill="F7F7F7"/>
          </w:tcPr>
          <w:p w14:paraId="37016B85" w14:textId="77777777" w:rsidR="00620CF6" w:rsidRDefault="00000000">
            <w:pPr>
              <w:pStyle w:val="TableParagraph"/>
              <w:ind w:left="336"/>
              <w:rPr>
                <w:sz w:val="20"/>
              </w:rPr>
            </w:pPr>
            <w:r>
              <w:rPr>
                <w:w w:val="99"/>
                <w:sz w:val="20"/>
              </w:rPr>
              <w:t>3</w:t>
            </w:r>
          </w:p>
        </w:tc>
      </w:tr>
      <w:tr w:rsidR="00620CF6" w14:paraId="71AB6460" w14:textId="77777777">
        <w:trPr>
          <w:trHeight w:val="797"/>
        </w:trPr>
        <w:tc>
          <w:tcPr>
            <w:tcW w:w="1297" w:type="dxa"/>
          </w:tcPr>
          <w:p w14:paraId="64FB38E0" w14:textId="77777777" w:rsidR="00620CF6" w:rsidRDefault="00000000">
            <w:pPr>
              <w:pStyle w:val="TableParagraph"/>
              <w:rPr>
                <w:sz w:val="20"/>
              </w:rPr>
            </w:pPr>
            <w:r>
              <w:rPr>
                <w:spacing w:val="-2"/>
                <w:sz w:val="20"/>
              </w:rPr>
              <w:t>Households</w:t>
            </w:r>
          </w:p>
          <w:p w14:paraId="14C1C551"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tcPr>
          <w:p w14:paraId="68BB6307" w14:textId="77777777" w:rsidR="00620CF6" w:rsidRDefault="00000000">
            <w:pPr>
              <w:pStyle w:val="TableParagraph"/>
              <w:ind w:left="195"/>
              <w:rPr>
                <w:sz w:val="20"/>
              </w:rPr>
            </w:pPr>
            <w:proofErr w:type="spellStart"/>
            <w:r>
              <w:rPr>
                <w:spacing w:val="-2"/>
                <w:sz w:val="20"/>
              </w:rPr>
              <w:t>fliabi</w:t>
            </w:r>
            <w:proofErr w:type="spellEnd"/>
          </w:p>
        </w:tc>
        <w:tc>
          <w:tcPr>
            <w:tcW w:w="3312" w:type="dxa"/>
          </w:tcPr>
          <w:p w14:paraId="77D302FE" w14:textId="77777777" w:rsidR="00620CF6" w:rsidRDefault="00000000">
            <w:pPr>
              <w:pStyle w:val="TableParagraph"/>
              <w:ind w:left="391"/>
              <w:rPr>
                <w:sz w:val="20"/>
              </w:rPr>
            </w:pPr>
            <w:r>
              <w:rPr>
                <w:spacing w:val="-4"/>
                <w:sz w:val="20"/>
              </w:rPr>
              <w:t>Debt</w:t>
            </w:r>
          </w:p>
        </w:tc>
        <w:tc>
          <w:tcPr>
            <w:tcW w:w="4591" w:type="dxa"/>
          </w:tcPr>
          <w:p w14:paraId="7526C959" w14:textId="77777777" w:rsidR="00620CF6" w:rsidRDefault="00000000">
            <w:pPr>
              <w:pStyle w:val="TableParagraph"/>
              <w:ind w:left="153"/>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w w:val="120"/>
                <w:sz w:val="20"/>
              </w:rPr>
              <w:t>(L_AF5)</w:t>
            </w:r>
            <w:r>
              <w:rPr>
                <w:spacing w:val="-9"/>
                <w:w w:val="120"/>
                <w:sz w:val="20"/>
              </w:rPr>
              <w:t xml:space="preserve"> </w:t>
            </w:r>
            <w:r>
              <w:rPr>
                <w:w w:val="120"/>
                <w:sz w:val="20"/>
              </w:rPr>
              <w:t>+</w:t>
            </w:r>
            <w:r>
              <w:rPr>
                <w:spacing w:val="-9"/>
                <w:w w:val="120"/>
                <w:sz w:val="20"/>
              </w:rPr>
              <w:t xml:space="preserve"> </w:t>
            </w:r>
            <w:r>
              <w:rPr>
                <w:spacing w:val="-2"/>
                <w:w w:val="120"/>
                <w:sz w:val="20"/>
              </w:rPr>
              <w:t>(L_AF6)</w:t>
            </w:r>
          </w:p>
        </w:tc>
        <w:tc>
          <w:tcPr>
            <w:tcW w:w="1349" w:type="dxa"/>
          </w:tcPr>
          <w:p w14:paraId="6C075DEE" w14:textId="77777777" w:rsidR="00620CF6" w:rsidRDefault="00000000">
            <w:pPr>
              <w:pStyle w:val="TableParagraph"/>
              <w:ind w:left="336"/>
              <w:rPr>
                <w:sz w:val="20"/>
              </w:rPr>
            </w:pPr>
            <w:r>
              <w:rPr>
                <w:spacing w:val="-5"/>
                <w:sz w:val="20"/>
              </w:rPr>
              <w:t>11</w:t>
            </w:r>
          </w:p>
        </w:tc>
      </w:tr>
      <w:tr w:rsidR="00620CF6" w14:paraId="17AF571A" w14:textId="77777777">
        <w:trPr>
          <w:trHeight w:val="797"/>
        </w:trPr>
        <w:tc>
          <w:tcPr>
            <w:tcW w:w="1297" w:type="dxa"/>
            <w:shd w:val="clear" w:color="auto" w:fill="F7F7F7"/>
          </w:tcPr>
          <w:p w14:paraId="5736ACE3" w14:textId="77777777" w:rsidR="00620CF6" w:rsidRDefault="00000000">
            <w:pPr>
              <w:pStyle w:val="TableParagraph"/>
              <w:rPr>
                <w:sz w:val="20"/>
              </w:rPr>
            </w:pPr>
            <w:r>
              <w:rPr>
                <w:spacing w:val="-2"/>
                <w:sz w:val="20"/>
              </w:rPr>
              <w:t>Households</w:t>
            </w:r>
          </w:p>
          <w:p w14:paraId="67935D99"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shd w:val="clear" w:color="auto" w:fill="F7F7F7"/>
          </w:tcPr>
          <w:p w14:paraId="1B7AAE52" w14:textId="77777777" w:rsidR="00620CF6" w:rsidRDefault="00000000">
            <w:pPr>
              <w:pStyle w:val="TableParagraph"/>
              <w:ind w:left="195"/>
              <w:rPr>
                <w:sz w:val="20"/>
              </w:rPr>
            </w:pPr>
            <w:proofErr w:type="spellStart"/>
            <w:r>
              <w:rPr>
                <w:spacing w:val="-2"/>
                <w:sz w:val="20"/>
              </w:rPr>
              <w:t>fliabi</w:t>
            </w:r>
            <w:proofErr w:type="spellEnd"/>
          </w:p>
        </w:tc>
        <w:tc>
          <w:tcPr>
            <w:tcW w:w="3312" w:type="dxa"/>
            <w:shd w:val="clear" w:color="auto" w:fill="F7F7F7"/>
          </w:tcPr>
          <w:p w14:paraId="4C7E3D4E" w14:textId="77777777" w:rsidR="00620CF6" w:rsidRDefault="00000000">
            <w:pPr>
              <w:pStyle w:val="TableParagraph"/>
              <w:ind w:left="391"/>
              <w:rPr>
                <w:sz w:val="20"/>
              </w:rPr>
            </w:pPr>
            <w:r>
              <w:rPr>
                <w:spacing w:val="-4"/>
                <w:sz w:val="20"/>
              </w:rPr>
              <w:t>Debt</w:t>
            </w:r>
          </w:p>
        </w:tc>
        <w:tc>
          <w:tcPr>
            <w:tcW w:w="4591" w:type="dxa"/>
            <w:shd w:val="clear" w:color="auto" w:fill="F7F7F7"/>
          </w:tcPr>
          <w:p w14:paraId="2202B80C" w14:textId="77777777" w:rsidR="00620CF6" w:rsidRDefault="00000000">
            <w:pPr>
              <w:pStyle w:val="TableParagraph"/>
              <w:ind w:left="153"/>
              <w:rPr>
                <w:sz w:val="20"/>
              </w:rPr>
            </w:pP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(L_AF5)</w:t>
            </w:r>
          </w:p>
        </w:tc>
        <w:tc>
          <w:tcPr>
            <w:tcW w:w="1349" w:type="dxa"/>
            <w:shd w:val="clear" w:color="auto" w:fill="F7F7F7"/>
          </w:tcPr>
          <w:p w14:paraId="5D5B6E9D" w14:textId="77777777" w:rsidR="00620CF6" w:rsidRDefault="00000000">
            <w:pPr>
              <w:pStyle w:val="TableParagraph"/>
              <w:ind w:left="336"/>
              <w:rPr>
                <w:sz w:val="20"/>
              </w:rPr>
            </w:pPr>
            <w:r>
              <w:rPr>
                <w:w w:val="99"/>
                <w:sz w:val="20"/>
              </w:rPr>
              <w:t>1</w:t>
            </w:r>
          </w:p>
        </w:tc>
      </w:tr>
      <w:tr w:rsidR="00620CF6" w14:paraId="062C8454" w14:textId="77777777">
        <w:trPr>
          <w:trHeight w:val="896"/>
        </w:trPr>
        <w:tc>
          <w:tcPr>
            <w:tcW w:w="1297" w:type="dxa"/>
          </w:tcPr>
          <w:p w14:paraId="3CAD40A9" w14:textId="77777777" w:rsidR="00620CF6" w:rsidRDefault="00000000">
            <w:pPr>
              <w:pStyle w:val="TableParagraph"/>
              <w:spacing w:before="38" w:line="400" w:lineRule="atLeast"/>
              <w:ind w:right="101"/>
              <w:rPr>
                <w:sz w:val="20"/>
              </w:rPr>
            </w:pPr>
            <w:r>
              <w:rPr>
                <w:spacing w:val="-2"/>
                <w:w w:val="90"/>
                <w:sz w:val="20"/>
              </w:rPr>
              <w:t xml:space="preserve">Households </w:t>
            </w:r>
            <w:r>
              <w:rPr>
                <w:sz w:val="20"/>
              </w:rPr>
              <w:t>&amp; NPISH</w:t>
            </w:r>
          </w:p>
        </w:tc>
        <w:tc>
          <w:tcPr>
            <w:tcW w:w="1177" w:type="dxa"/>
          </w:tcPr>
          <w:p w14:paraId="5D96606B" w14:textId="77777777" w:rsidR="00620CF6" w:rsidRDefault="00000000">
            <w:pPr>
              <w:pStyle w:val="TableParagraph"/>
              <w:spacing w:before="168"/>
              <w:ind w:left="195"/>
              <w:rPr>
                <w:sz w:val="20"/>
              </w:rPr>
            </w:pPr>
            <w:proofErr w:type="spellStart"/>
            <w:r>
              <w:rPr>
                <w:spacing w:val="-2"/>
                <w:sz w:val="20"/>
              </w:rPr>
              <w:t>fliabi</w:t>
            </w:r>
            <w:proofErr w:type="spellEnd"/>
          </w:p>
        </w:tc>
        <w:tc>
          <w:tcPr>
            <w:tcW w:w="3312" w:type="dxa"/>
          </w:tcPr>
          <w:p w14:paraId="6CFDDE95" w14:textId="77777777" w:rsidR="00620CF6" w:rsidRDefault="00000000">
            <w:pPr>
              <w:pStyle w:val="TableParagraph"/>
              <w:spacing w:before="168"/>
              <w:ind w:left="391"/>
              <w:rPr>
                <w:sz w:val="20"/>
              </w:rPr>
            </w:pPr>
            <w:r>
              <w:rPr>
                <w:spacing w:val="-4"/>
                <w:sz w:val="20"/>
              </w:rPr>
              <w:t>Debt</w:t>
            </w:r>
          </w:p>
        </w:tc>
        <w:tc>
          <w:tcPr>
            <w:tcW w:w="4591" w:type="dxa"/>
          </w:tcPr>
          <w:p w14:paraId="6250E1AE" w14:textId="77777777" w:rsidR="00620CF6" w:rsidRDefault="00000000">
            <w:pPr>
              <w:pStyle w:val="TableParagraph"/>
              <w:spacing w:before="168"/>
              <w:ind w:left="153"/>
              <w:rPr>
                <w:sz w:val="20"/>
              </w:rPr>
            </w:pPr>
            <w:r>
              <w:rPr>
                <w:spacing w:val="-2"/>
                <w:w w:val="110"/>
                <w:sz w:val="20"/>
              </w:rPr>
              <w:t>(L_AF4)</w:t>
            </w:r>
          </w:p>
        </w:tc>
        <w:tc>
          <w:tcPr>
            <w:tcW w:w="1349" w:type="dxa"/>
          </w:tcPr>
          <w:p w14:paraId="53EEAB3F" w14:textId="77777777" w:rsidR="00620CF6" w:rsidRDefault="00000000">
            <w:pPr>
              <w:pStyle w:val="TableParagraph"/>
              <w:spacing w:before="168"/>
              <w:ind w:left="336"/>
              <w:rPr>
                <w:sz w:val="20"/>
              </w:rPr>
            </w:pPr>
            <w:r>
              <w:rPr>
                <w:w w:val="99"/>
                <w:sz w:val="20"/>
              </w:rPr>
              <w:t>2</w:t>
            </w:r>
          </w:p>
        </w:tc>
      </w:tr>
      <w:tr w:rsidR="00620CF6" w14:paraId="4DF20B5D" w14:textId="77777777">
        <w:trPr>
          <w:trHeight w:val="797"/>
        </w:trPr>
        <w:tc>
          <w:tcPr>
            <w:tcW w:w="1297" w:type="dxa"/>
            <w:shd w:val="clear" w:color="auto" w:fill="F7F7F7"/>
          </w:tcPr>
          <w:p w14:paraId="74DD4854" w14:textId="77777777" w:rsidR="00620CF6" w:rsidRDefault="00000000">
            <w:pPr>
              <w:pStyle w:val="TableParagraph"/>
              <w:rPr>
                <w:sz w:val="20"/>
              </w:rPr>
            </w:pPr>
            <w:r>
              <w:rPr>
                <w:spacing w:val="-2"/>
                <w:sz w:val="20"/>
              </w:rPr>
              <w:t>Households</w:t>
            </w:r>
          </w:p>
          <w:p w14:paraId="682CB919"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shd w:val="clear" w:color="auto" w:fill="F7F7F7"/>
          </w:tcPr>
          <w:p w14:paraId="16C5D438" w14:textId="77777777" w:rsidR="00620CF6" w:rsidRDefault="00000000">
            <w:pPr>
              <w:pStyle w:val="TableParagraph"/>
              <w:ind w:left="195"/>
              <w:rPr>
                <w:sz w:val="20"/>
              </w:rPr>
            </w:pPr>
            <w:proofErr w:type="spellStart"/>
            <w:r>
              <w:rPr>
                <w:spacing w:val="-2"/>
                <w:sz w:val="20"/>
              </w:rPr>
              <w:t>facdbl</w:t>
            </w:r>
            <w:proofErr w:type="spellEnd"/>
          </w:p>
        </w:tc>
        <w:tc>
          <w:tcPr>
            <w:tcW w:w="3312" w:type="dxa"/>
            <w:shd w:val="clear" w:color="auto" w:fill="F7F7F7"/>
          </w:tcPr>
          <w:p w14:paraId="3E6B1D8B"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91" w:type="dxa"/>
            <w:shd w:val="clear" w:color="auto" w:fill="F7F7F7"/>
          </w:tcPr>
          <w:p w14:paraId="2E5935FD" w14:textId="77777777" w:rsidR="00620CF6" w:rsidRDefault="00000000">
            <w:pPr>
              <w:pStyle w:val="TableParagraph"/>
              <w:ind w:left="153"/>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w w:val="120"/>
                <w:sz w:val="20"/>
              </w:rPr>
              <w:t>(A_AF3)</w:t>
            </w:r>
            <w:r>
              <w:rPr>
                <w:spacing w:val="-14"/>
                <w:w w:val="120"/>
                <w:sz w:val="20"/>
              </w:rPr>
              <w:t xml:space="preserve"> </w:t>
            </w:r>
            <w:r>
              <w:rPr>
                <w:w w:val="120"/>
                <w:sz w:val="20"/>
              </w:rPr>
              <w:t>+</w:t>
            </w:r>
            <w:r>
              <w:rPr>
                <w:spacing w:val="-15"/>
                <w:w w:val="120"/>
                <w:sz w:val="20"/>
              </w:rPr>
              <w:t xml:space="preserve"> </w:t>
            </w:r>
            <w:r>
              <w:rPr>
                <w:spacing w:val="-2"/>
                <w:w w:val="120"/>
                <w:sz w:val="20"/>
              </w:rPr>
              <w:t>(A_AF4)</w:t>
            </w:r>
          </w:p>
        </w:tc>
        <w:tc>
          <w:tcPr>
            <w:tcW w:w="1349" w:type="dxa"/>
            <w:shd w:val="clear" w:color="auto" w:fill="F7F7F7"/>
          </w:tcPr>
          <w:p w14:paraId="2F78F23E" w14:textId="77777777" w:rsidR="00620CF6" w:rsidRDefault="00000000">
            <w:pPr>
              <w:pStyle w:val="TableParagraph"/>
              <w:ind w:left="336"/>
              <w:rPr>
                <w:sz w:val="20"/>
              </w:rPr>
            </w:pPr>
            <w:r>
              <w:rPr>
                <w:spacing w:val="-5"/>
                <w:sz w:val="20"/>
              </w:rPr>
              <w:t>18</w:t>
            </w:r>
          </w:p>
        </w:tc>
      </w:tr>
      <w:tr w:rsidR="00620CF6" w14:paraId="22355D00" w14:textId="77777777">
        <w:trPr>
          <w:trHeight w:val="797"/>
        </w:trPr>
        <w:tc>
          <w:tcPr>
            <w:tcW w:w="1297" w:type="dxa"/>
          </w:tcPr>
          <w:p w14:paraId="59AADCA1" w14:textId="77777777" w:rsidR="00620CF6" w:rsidRDefault="00000000">
            <w:pPr>
              <w:pStyle w:val="TableParagraph"/>
              <w:rPr>
                <w:sz w:val="20"/>
              </w:rPr>
            </w:pPr>
            <w:r>
              <w:rPr>
                <w:spacing w:val="-2"/>
                <w:sz w:val="20"/>
              </w:rPr>
              <w:t>Households</w:t>
            </w:r>
          </w:p>
          <w:p w14:paraId="0ADEF145"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tcPr>
          <w:p w14:paraId="25DAA34F" w14:textId="77777777" w:rsidR="00620CF6" w:rsidRDefault="00000000">
            <w:pPr>
              <w:pStyle w:val="TableParagraph"/>
              <w:ind w:left="195"/>
              <w:rPr>
                <w:sz w:val="20"/>
              </w:rPr>
            </w:pPr>
            <w:proofErr w:type="spellStart"/>
            <w:r>
              <w:rPr>
                <w:spacing w:val="-2"/>
                <w:sz w:val="20"/>
              </w:rPr>
              <w:t>faeqfd</w:t>
            </w:r>
            <w:proofErr w:type="spellEnd"/>
          </w:p>
        </w:tc>
        <w:tc>
          <w:tcPr>
            <w:tcW w:w="3312" w:type="dxa"/>
          </w:tcPr>
          <w:p w14:paraId="4FB7CCDD" w14:textId="77777777" w:rsidR="00620CF6" w:rsidRDefault="00000000">
            <w:pPr>
              <w:pStyle w:val="TableParagraph"/>
              <w:ind w:left="391"/>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593B18D8" w14:textId="77777777" w:rsidR="00620CF6" w:rsidRDefault="00000000">
            <w:pPr>
              <w:pStyle w:val="TableParagraph"/>
              <w:spacing w:before="129"/>
              <w:ind w:left="391"/>
              <w:rPr>
                <w:sz w:val="20"/>
              </w:rPr>
            </w:pPr>
            <w:r>
              <w:rPr>
                <w:spacing w:val="-2"/>
                <w:sz w:val="20"/>
              </w:rPr>
              <w:t>Fund</w:t>
            </w:r>
            <w:r>
              <w:rPr>
                <w:spacing w:val="-4"/>
                <w:sz w:val="20"/>
              </w:rPr>
              <w:t xml:space="preserve"> </w:t>
            </w:r>
            <w:r>
              <w:rPr>
                <w:spacing w:val="-2"/>
                <w:sz w:val="20"/>
              </w:rPr>
              <w:t>Shares</w:t>
            </w:r>
          </w:p>
        </w:tc>
        <w:tc>
          <w:tcPr>
            <w:tcW w:w="4591" w:type="dxa"/>
          </w:tcPr>
          <w:p w14:paraId="4B34F926" w14:textId="77777777" w:rsidR="00620CF6" w:rsidRDefault="00000000">
            <w:pPr>
              <w:pStyle w:val="TableParagraph"/>
              <w:ind w:left="153"/>
              <w:rPr>
                <w:sz w:val="20"/>
              </w:rPr>
            </w:pPr>
            <w:r>
              <w:rPr>
                <w:spacing w:val="-2"/>
                <w:w w:val="110"/>
                <w:sz w:val="20"/>
              </w:rPr>
              <w:t>(A_AF5)</w:t>
            </w:r>
          </w:p>
        </w:tc>
        <w:tc>
          <w:tcPr>
            <w:tcW w:w="1349" w:type="dxa"/>
          </w:tcPr>
          <w:p w14:paraId="4A47091C" w14:textId="77777777" w:rsidR="00620CF6" w:rsidRDefault="00000000">
            <w:pPr>
              <w:pStyle w:val="TableParagraph"/>
              <w:ind w:left="336"/>
              <w:rPr>
                <w:sz w:val="20"/>
              </w:rPr>
            </w:pPr>
            <w:r>
              <w:rPr>
                <w:spacing w:val="-5"/>
                <w:sz w:val="20"/>
              </w:rPr>
              <w:t>18</w:t>
            </w:r>
          </w:p>
        </w:tc>
      </w:tr>
      <w:tr w:rsidR="00620CF6" w14:paraId="0C88FAEC" w14:textId="77777777">
        <w:trPr>
          <w:trHeight w:val="797"/>
        </w:trPr>
        <w:tc>
          <w:tcPr>
            <w:tcW w:w="1297" w:type="dxa"/>
            <w:shd w:val="clear" w:color="auto" w:fill="F7F7F7"/>
          </w:tcPr>
          <w:p w14:paraId="743D9D11" w14:textId="77777777" w:rsidR="00620CF6" w:rsidRDefault="00000000">
            <w:pPr>
              <w:pStyle w:val="TableParagraph"/>
              <w:rPr>
                <w:sz w:val="20"/>
              </w:rPr>
            </w:pPr>
            <w:r>
              <w:rPr>
                <w:spacing w:val="-2"/>
                <w:sz w:val="20"/>
              </w:rPr>
              <w:t>Households</w:t>
            </w:r>
          </w:p>
          <w:p w14:paraId="7ABF8DBB"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shd w:val="clear" w:color="auto" w:fill="F7F7F7"/>
          </w:tcPr>
          <w:p w14:paraId="21AD492E" w14:textId="77777777" w:rsidR="00620CF6" w:rsidRDefault="00000000">
            <w:pPr>
              <w:pStyle w:val="TableParagraph"/>
              <w:ind w:left="195"/>
              <w:rPr>
                <w:sz w:val="20"/>
              </w:rPr>
            </w:pPr>
            <w:proofErr w:type="spellStart"/>
            <w:r>
              <w:rPr>
                <w:spacing w:val="-2"/>
                <w:sz w:val="20"/>
              </w:rPr>
              <w:t>falipe</w:t>
            </w:r>
            <w:proofErr w:type="spellEnd"/>
          </w:p>
        </w:tc>
        <w:tc>
          <w:tcPr>
            <w:tcW w:w="3312" w:type="dxa"/>
            <w:shd w:val="clear" w:color="auto" w:fill="F7F7F7"/>
          </w:tcPr>
          <w:p w14:paraId="0FDD2223" w14:textId="77777777" w:rsidR="00620CF6" w:rsidRDefault="00000000">
            <w:pPr>
              <w:pStyle w:val="TableParagraph"/>
              <w:ind w:left="391"/>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591" w:type="dxa"/>
            <w:shd w:val="clear" w:color="auto" w:fill="F7F7F7"/>
          </w:tcPr>
          <w:p w14:paraId="31734393" w14:textId="77777777" w:rsidR="00620CF6" w:rsidRDefault="00000000">
            <w:pPr>
              <w:pStyle w:val="TableParagraph"/>
              <w:ind w:left="153"/>
              <w:rPr>
                <w:sz w:val="20"/>
              </w:rPr>
            </w:pPr>
            <w:r>
              <w:rPr>
                <w:spacing w:val="-2"/>
                <w:w w:val="110"/>
                <w:sz w:val="20"/>
              </w:rPr>
              <w:t>(A_AF6)</w:t>
            </w:r>
          </w:p>
        </w:tc>
        <w:tc>
          <w:tcPr>
            <w:tcW w:w="1349" w:type="dxa"/>
            <w:shd w:val="clear" w:color="auto" w:fill="F7F7F7"/>
          </w:tcPr>
          <w:p w14:paraId="2DF43459" w14:textId="77777777" w:rsidR="00620CF6" w:rsidRDefault="00000000">
            <w:pPr>
              <w:pStyle w:val="TableParagraph"/>
              <w:ind w:left="336"/>
              <w:rPr>
                <w:sz w:val="20"/>
              </w:rPr>
            </w:pPr>
            <w:r>
              <w:rPr>
                <w:spacing w:val="-5"/>
                <w:sz w:val="20"/>
              </w:rPr>
              <w:t>18</w:t>
            </w:r>
          </w:p>
        </w:tc>
      </w:tr>
    </w:tbl>
    <w:p w14:paraId="7E0EF93C" w14:textId="77777777" w:rsidR="00620CF6" w:rsidRDefault="00620CF6">
      <w:pPr>
        <w:rPr>
          <w:sz w:val="20"/>
        </w:rPr>
        <w:sectPr w:rsidR="00620CF6" w:rsidSect="00D60468">
          <w:pgSz w:w="15840" w:h="12240" w:orient="landscape"/>
          <w:pgMar w:top="1380" w:right="1940" w:bottom="280" w:left="1940" w:header="720" w:footer="720" w:gutter="0"/>
          <w:cols w:space="720"/>
        </w:sectPr>
      </w:pPr>
    </w:p>
    <w:p w14:paraId="1F7C7A45" w14:textId="77777777" w:rsidR="00620CF6" w:rsidRDefault="00620CF6">
      <w:pPr>
        <w:pStyle w:val="BodyText"/>
        <w:spacing w:before="10"/>
        <w:rPr>
          <w:sz w:val="6"/>
        </w:rPr>
      </w:pPr>
    </w:p>
    <w:tbl>
      <w:tblPr>
        <w:tblW w:w="0" w:type="auto"/>
        <w:tblInd w:w="126" w:type="dxa"/>
        <w:tblLayout w:type="fixed"/>
        <w:tblCellMar>
          <w:left w:w="0" w:type="dxa"/>
          <w:right w:w="0" w:type="dxa"/>
        </w:tblCellMar>
        <w:tblLook w:val="01E0" w:firstRow="1" w:lastRow="1" w:firstColumn="1" w:lastColumn="1" w:noHBand="0" w:noVBand="0"/>
      </w:tblPr>
      <w:tblGrid>
        <w:gridCol w:w="1297"/>
        <w:gridCol w:w="1177"/>
        <w:gridCol w:w="3311"/>
        <w:gridCol w:w="4590"/>
        <w:gridCol w:w="1348"/>
      </w:tblGrid>
      <w:tr w:rsidR="00620CF6" w14:paraId="3E47123A" w14:textId="77777777">
        <w:trPr>
          <w:trHeight w:val="842"/>
        </w:trPr>
        <w:tc>
          <w:tcPr>
            <w:tcW w:w="1297" w:type="dxa"/>
          </w:tcPr>
          <w:p w14:paraId="056B6C22" w14:textId="77777777" w:rsidR="00620CF6" w:rsidRDefault="00000000">
            <w:pPr>
              <w:pStyle w:val="TableParagraph"/>
              <w:spacing w:before="14"/>
              <w:rPr>
                <w:sz w:val="20"/>
              </w:rPr>
            </w:pPr>
            <w:r>
              <w:rPr>
                <w:spacing w:val="-2"/>
                <w:sz w:val="20"/>
              </w:rPr>
              <w:t>Households</w:t>
            </w:r>
          </w:p>
        </w:tc>
        <w:tc>
          <w:tcPr>
            <w:tcW w:w="1177" w:type="dxa"/>
          </w:tcPr>
          <w:p w14:paraId="051FF746" w14:textId="77777777" w:rsidR="00620CF6" w:rsidRDefault="00000000">
            <w:pPr>
              <w:pStyle w:val="TableParagraph"/>
              <w:spacing w:before="14"/>
              <w:ind w:left="195"/>
              <w:rPr>
                <w:sz w:val="20"/>
              </w:rPr>
            </w:pPr>
            <w:proofErr w:type="spellStart"/>
            <w:r>
              <w:rPr>
                <w:spacing w:val="-2"/>
                <w:sz w:val="20"/>
              </w:rPr>
              <w:t>nnhass</w:t>
            </w:r>
            <w:proofErr w:type="spellEnd"/>
          </w:p>
        </w:tc>
        <w:tc>
          <w:tcPr>
            <w:tcW w:w="3311" w:type="dxa"/>
          </w:tcPr>
          <w:p w14:paraId="365DDE45" w14:textId="77777777" w:rsidR="00620CF6" w:rsidRDefault="00000000">
            <w:pPr>
              <w:pStyle w:val="TableParagraph"/>
              <w:spacing w:before="14" w:line="355" w:lineRule="auto"/>
              <w:ind w:left="391" w:right="135"/>
              <w:rPr>
                <w:sz w:val="20"/>
              </w:rPr>
            </w:pPr>
            <w:r>
              <w:rPr>
                <w:sz w:val="20"/>
              </w:rPr>
              <w:t xml:space="preserve">Financial Assets &amp; Fixed </w:t>
            </w:r>
            <w:r>
              <w:rPr>
                <w:spacing w:val="-2"/>
                <w:sz w:val="20"/>
              </w:rPr>
              <w:t>Capital</w:t>
            </w:r>
            <w:r>
              <w:rPr>
                <w:spacing w:val="-5"/>
                <w:sz w:val="20"/>
              </w:rPr>
              <w:t xml:space="preserve"> </w:t>
            </w:r>
            <w:r>
              <w:rPr>
                <w:spacing w:val="-2"/>
                <w:sz w:val="20"/>
              </w:rPr>
              <w:t>of</w:t>
            </w:r>
            <w:r>
              <w:rPr>
                <w:spacing w:val="-5"/>
                <w:sz w:val="20"/>
              </w:rPr>
              <w:t xml:space="preserve"> </w:t>
            </w:r>
            <w:r>
              <w:rPr>
                <w:spacing w:val="-2"/>
                <w:sz w:val="20"/>
              </w:rPr>
              <w:t>Personal</w:t>
            </w:r>
            <w:r>
              <w:rPr>
                <w:spacing w:val="-5"/>
                <w:sz w:val="20"/>
              </w:rPr>
              <w:t xml:space="preserve"> </w:t>
            </w:r>
            <w:r>
              <w:rPr>
                <w:spacing w:val="-2"/>
                <w:sz w:val="20"/>
              </w:rPr>
              <w:t>Businesses</w:t>
            </w:r>
          </w:p>
        </w:tc>
        <w:tc>
          <w:tcPr>
            <w:tcW w:w="4590" w:type="dxa"/>
          </w:tcPr>
          <w:p w14:paraId="4A24CC7D" w14:textId="77777777" w:rsidR="00620CF6" w:rsidRDefault="00000000">
            <w:pPr>
              <w:pStyle w:val="TableParagraph"/>
              <w:spacing w:before="14"/>
              <w:ind w:left="154"/>
              <w:rPr>
                <w:sz w:val="20"/>
              </w:rPr>
            </w:pPr>
            <w:r>
              <w:rPr>
                <w:spacing w:val="-2"/>
                <w:w w:val="110"/>
                <w:sz w:val="20"/>
              </w:rPr>
              <w:t>(A_AF)</w:t>
            </w:r>
          </w:p>
        </w:tc>
        <w:tc>
          <w:tcPr>
            <w:tcW w:w="1348" w:type="dxa"/>
          </w:tcPr>
          <w:p w14:paraId="00C5C5EF" w14:textId="77777777" w:rsidR="00620CF6" w:rsidRDefault="00000000">
            <w:pPr>
              <w:pStyle w:val="TableParagraph"/>
              <w:spacing w:before="14"/>
              <w:ind w:left="338"/>
              <w:rPr>
                <w:sz w:val="20"/>
              </w:rPr>
            </w:pPr>
            <w:r>
              <w:rPr>
                <w:spacing w:val="-5"/>
                <w:sz w:val="20"/>
              </w:rPr>
              <w:t>12</w:t>
            </w:r>
          </w:p>
        </w:tc>
      </w:tr>
      <w:tr w:rsidR="00620CF6" w14:paraId="2EE19E0A" w14:textId="77777777">
        <w:trPr>
          <w:trHeight w:val="398"/>
        </w:trPr>
        <w:tc>
          <w:tcPr>
            <w:tcW w:w="1297" w:type="dxa"/>
            <w:shd w:val="clear" w:color="auto" w:fill="F7F7F7"/>
          </w:tcPr>
          <w:p w14:paraId="479321F3" w14:textId="77777777" w:rsidR="00620CF6" w:rsidRDefault="00000000">
            <w:pPr>
              <w:pStyle w:val="TableParagraph"/>
              <w:rPr>
                <w:sz w:val="20"/>
              </w:rPr>
            </w:pPr>
            <w:r>
              <w:rPr>
                <w:spacing w:val="-2"/>
                <w:sz w:val="20"/>
              </w:rPr>
              <w:t>Households</w:t>
            </w:r>
          </w:p>
        </w:tc>
        <w:tc>
          <w:tcPr>
            <w:tcW w:w="1177" w:type="dxa"/>
            <w:shd w:val="clear" w:color="auto" w:fill="F7F7F7"/>
          </w:tcPr>
          <w:p w14:paraId="728A3546" w14:textId="77777777" w:rsidR="00620CF6" w:rsidRDefault="00000000">
            <w:pPr>
              <w:pStyle w:val="TableParagraph"/>
              <w:ind w:left="195"/>
              <w:rPr>
                <w:sz w:val="20"/>
              </w:rPr>
            </w:pPr>
            <w:proofErr w:type="spellStart"/>
            <w:r>
              <w:rPr>
                <w:spacing w:val="-2"/>
                <w:sz w:val="20"/>
              </w:rPr>
              <w:t>fliabi</w:t>
            </w:r>
            <w:proofErr w:type="spellEnd"/>
          </w:p>
        </w:tc>
        <w:tc>
          <w:tcPr>
            <w:tcW w:w="3311" w:type="dxa"/>
            <w:shd w:val="clear" w:color="auto" w:fill="F7F7F7"/>
          </w:tcPr>
          <w:p w14:paraId="3B2AC201" w14:textId="77777777" w:rsidR="00620CF6" w:rsidRDefault="00000000">
            <w:pPr>
              <w:pStyle w:val="TableParagraph"/>
              <w:ind w:left="391"/>
              <w:rPr>
                <w:sz w:val="20"/>
              </w:rPr>
            </w:pPr>
            <w:r>
              <w:rPr>
                <w:spacing w:val="-4"/>
                <w:sz w:val="20"/>
              </w:rPr>
              <w:t>Debt</w:t>
            </w:r>
          </w:p>
        </w:tc>
        <w:tc>
          <w:tcPr>
            <w:tcW w:w="4590" w:type="dxa"/>
            <w:shd w:val="clear" w:color="auto" w:fill="F7F7F7"/>
          </w:tcPr>
          <w:p w14:paraId="726178B3" w14:textId="77777777" w:rsidR="00620CF6" w:rsidRDefault="00000000">
            <w:pPr>
              <w:pStyle w:val="TableParagraph"/>
              <w:ind w:left="154"/>
              <w:rPr>
                <w:sz w:val="20"/>
              </w:rPr>
            </w:pP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(L_AF5)</w:t>
            </w:r>
          </w:p>
        </w:tc>
        <w:tc>
          <w:tcPr>
            <w:tcW w:w="1348" w:type="dxa"/>
            <w:shd w:val="clear" w:color="auto" w:fill="F7F7F7"/>
          </w:tcPr>
          <w:p w14:paraId="20607127" w14:textId="77777777" w:rsidR="00620CF6" w:rsidRDefault="00000000">
            <w:pPr>
              <w:pStyle w:val="TableParagraph"/>
              <w:ind w:left="338"/>
              <w:rPr>
                <w:sz w:val="20"/>
              </w:rPr>
            </w:pPr>
            <w:r>
              <w:rPr>
                <w:w w:val="99"/>
                <w:sz w:val="20"/>
              </w:rPr>
              <w:t>1</w:t>
            </w:r>
          </w:p>
        </w:tc>
      </w:tr>
      <w:tr w:rsidR="00620CF6" w14:paraId="7372EB59" w14:textId="77777777">
        <w:trPr>
          <w:trHeight w:val="398"/>
        </w:trPr>
        <w:tc>
          <w:tcPr>
            <w:tcW w:w="1297" w:type="dxa"/>
          </w:tcPr>
          <w:p w14:paraId="2078BA4E" w14:textId="77777777" w:rsidR="00620CF6" w:rsidRDefault="00000000">
            <w:pPr>
              <w:pStyle w:val="TableParagraph"/>
              <w:rPr>
                <w:sz w:val="20"/>
              </w:rPr>
            </w:pPr>
            <w:r>
              <w:rPr>
                <w:spacing w:val="-2"/>
                <w:sz w:val="20"/>
              </w:rPr>
              <w:t>Households</w:t>
            </w:r>
          </w:p>
        </w:tc>
        <w:tc>
          <w:tcPr>
            <w:tcW w:w="1177" w:type="dxa"/>
          </w:tcPr>
          <w:p w14:paraId="528FFF8D" w14:textId="77777777" w:rsidR="00620CF6" w:rsidRDefault="00000000">
            <w:pPr>
              <w:pStyle w:val="TableParagraph"/>
              <w:ind w:left="195"/>
              <w:rPr>
                <w:sz w:val="20"/>
              </w:rPr>
            </w:pPr>
            <w:proofErr w:type="spellStart"/>
            <w:r>
              <w:rPr>
                <w:spacing w:val="-2"/>
                <w:sz w:val="20"/>
              </w:rPr>
              <w:t>fliabi</w:t>
            </w:r>
            <w:proofErr w:type="spellEnd"/>
          </w:p>
        </w:tc>
        <w:tc>
          <w:tcPr>
            <w:tcW w:w="3311" w:type="dxa"/>
          </w:tcPr>
          <w:p w14:paraId="794BAD6B" w14:textId="77777777" w:rsidR="00620CF6" w:rsidRDefault="00000000">
            <w:pPr>
              <w:pStyle w:val="TableParagraph"/>
              <w:ind w:left="391"/>
              <w:rPr>
                <w:sz w:val="20"/>
              </w:rPr>
            </w:pPr>
            <w:r>
              <w:rPr>
                <w:spacing w:val="-4"/>
                <w:sz w:val="20"/>
              </w:rPr>
              <w:t>Debt</w:t>
            </w:r>
          </w:p>
        </w:tc>
        <w:tc>
          <w:tcPr>
            <w:tcW w:w="4590" w:type="dxa"/>
          </w:tcPr>
          <w:p w14:paraId="6748E2F8" w14:textId="77777777" w:rsidR="00620CF6" w:rsidRDefault="00000000">
            <w:pPr>
              <w:pStyle w:val="TableParagraph"/>
              <w:ind w:left="154"/>
              <w:rPr>
                <w:sz w:val="20"/>
              </w:rPr>
            </w:pPr>
            <w:r>
              <w:rPr>
                <w:spacing w:val="-2"/>
                <w:w w:val="110"/>
                <w:sz w:val="20"/>
              </w:rPr>
              <w:t>(L_AF4)</w:t>
            </w:r>
          </w:p>
        </w:tc>
        <w:tc>
          <w:tcPr>
            <w:tcW w:w="1348" w:type="dxa"/>
          </w:tcPr>
          <w:p w14:paraId="72384318" w14:textId="77777777" w:rsidR="00620CF6" w:rsidRDefault="00000000">
            <w:pPr>
              <w:pStyle w:val="TableParagraph"/>
              <w:ind w:left="338"/>
              <w:rPr>
                <w:sz w:val="20"/>
              </w:rPr>
            </w:pPr>
            <w:r>
              <w:rPr>
                <w:w w:val="99"/>
                <w:sz w:val="20"/>
              </w:rPr>
              <w:t>2</w:t>
            </w:r>
          </w:p>
        </w:tc>
      </w:tr>
      <w:tr w:rsidR="00620CF6" w14:paraId="4E13CA0D" w14:textId="77777777">
        <w:trPr>
          <w:trHeight w:val="398"/>
        </w:trPr>
        <w:tc>
          <w:tcPr>
            <w:tcW w:w="1297" w:type="dxa"/>
            <w:shd w:val="clear" w:color="auto" w:fill="F7F7F7"/>
          </w:tcPr>
          <w:p w14:paraId="1ABBAA73" w14:textId="77777777" w:rsidR="00620CF6" w:rsidRDefault="00000000">
            <w:pPr>
              <w:pStyle w:val="TableParagraph"/>
              <w:rPr>
                <w:sz w:val="20"/>
              </w:rPr>
            </w:pPr>
            <w:r>
              <w:rPr>
                <w:spacing w:val="-2"/>
                <w:sz w:val="20"/>
              </w:rPr>
              <w:t>Households</w:t>
            </w:r>
          </w:p>
        </w:tc>
        <w:tc>
          <w:tcPr>
            <w:tcW w:w="1177" w:type="dxa"/>
            <w:shd w:val="clear" w:color="auto" w:fill="F7F7F7"/>
          </w:tcPr>
          <w:p w14:paraId="2C86ADA8" w14:textId="77777777" w:rsidR="00620CF6" w:rsidRDefault="00000000">
            <w:pPr>
              <w:pStyle w:val="TableParagraph"/>
              <w:ind w:left="195"/>
              <w:rPr>
                <w:sz w:val="20"/>
              </w:rPr>
            </w:pPr>
            <w:proofErr w:type="spellStart"/>
            <w:r>
              <w:rPr>
                <w:spacing w:val="-2"/>
                <w:sz w:val="20"/>
              </w:rPr>
              <w:t>fliabi</w:t>
            </w:r>
            <w:proofErr w:type="spellEnd"/>
          </w:p>
        </w:tc>
        <w:tc>
          <w:tcPr>
            <w:tcW w:w="3311" w:type="dxa"/>
            <w:shd w:val="clear" w:color="auto" w:fill="F7F7F7"/>
          </w:tcPr>
          <w:p w14:paraId="45C0E27E" w14:textId="77777777" w:rsidR="00620CF6" w:rsidRDefault="00000000">
            <w:pPr>
              <w:pStyle w:val="TableParagraph"/>
              <w:ind w:left="391"/>
              <w:rPr>
                <w:sz w:val="20"/>
              </w:rPr>
            </w:pPr>
            <w:r>
              <w:rPr>
                <w:spacing w:val="-4"/>
                <w:sz w:val="20"/>
              </w:rPr>
              <w:t>Debt</w:t>
            </w:r>
          </w:p>
        </w:tc>
        <w:tc>
          <w:tcPr>
            <w:tcW w:w="4590" w:type="dxa"/>
            <w:shd w:val="clear" w:color="auto" w:fill="F7F7F7"/>
          </w:tcPr>
          <w:p w14:paraId="13BDDB29"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spacing w:val="-2"/>
                <w:w w:val="120"/>
                <w:sz w:val="20"/>
              </w:rPr>
              <w:t>(L_AF4)</w:t>
            </w:r>
          </w:p>
        </w:tc>
        <w:tc>
          <w:tcPr>
            <w:tcW w:w="1348" w:type="dxa"/>
            <w:shd w:val="clear" w:color="auto" w:fill="F7F7F7"/>
          </w:tcPr>
          <w:p w14:paraId="758D7022" w14:textId="77777777" w:rsidR="00620CF6" w:rsidRDefault="00000000">
            <w:pPr>
              <w:pStyle w:val="TableParagraph"/>
              <w:ind w:left="338"/>
              <w:rPr>
                <w:sz w:val="20"/>
              </w:rPr>
            </w:pPr>
            <w:r>
              <w:rPr>
                <w:w w:val="99"/>
                <w:sz w:val="20"/>
              </w:rPr>
              <w:t>2</w:t>
            </w:r>
          </w:p>
        </w:tc>
      </w:tr>
      <w:tr w:rsidR="00620CF6" w14:paraId="1E80441C" w14:textId="77777777">
        <w:trPr>
          <w:trHeight w:val="398"/>
        </w:trPr>
        <w:tc>
          <w:tcPr>
            <w:tcW w:w="1297" w:type="dxa"/>
          </w:tcPr>
          <w:p w14:paraId="683B3EBE" w14:textId="77777777" w:rsidR="00620CF6" w:rsidRDefault="00000000">
            <w:pPr>
              <w:pStyle w:val="TableParagraph"/>
              <w:rPr>
                <w:sz w:val="20"/>
              </w:rPr>
            </w:pPr>
            <w:r>
              <w:rPr>
                <w:spacing w:val="-2"/>
                <w:sz w:val="20"/>
              </w:rPr>
              <w:t>Households</w:t>
            </w:r>
          </w:p>
        </w:tc>
        <w:tc>
          <w:tcPr>
            <w:tcW w:w="1177" w:type="dxa"/>
          </w:tcPr>
          <w:p w14:paraId="43E3000D" w14:textId="77777777" w:rsidR="00620CF6" w:rsidRDefault="00000000">
            <w:pPr>
              <w:pStyle w:val="TableParagraph"/>
              <w:ind w:left="195"/>
              <w:rPr>
                <w:sz w:val="20"/>
              </w:rPr>
            </w:pPr>
            <w:proofErr w:type="spellStart"/>
            <w:r>
              <w:rPr>
                <w:spacing w:val="-2"/>
                <w:sz w:val="20"/>
              </w:rPr>
              <w:t>fliabi</w:t>
            </w:r>
            <w:proofErr w:type="spellEnd"/>
          </w:p>
        </w:tc>
        <w:tc>
          <w:tcPr>
            <w:tcW w:w="3311" w:type="dxa"/>
          </w:tcPr>
          <w:p w14:paraId="7685C451" w14:textId="77777777" w:rsidR="00620CF6" w:rsidRDefault="00000000">
            <w:pPr>
              <w:pStyle w:val="TableParagraph"/>
              <w:ind w:left="391"/>
              <w:rPr>
                <w:sz w:val="20"/>
              </w:rPr>
            </w:pPr>
            <w:r>
              <w:rPr>
                <w:spacing w:val="-4"/>
                <w:sz w:val="20"/>
              </w:rPr>
              <w:t>Debt</w:t>
            </w:r>
          </w:p>
        </w:tc>
        <w:tc>
          <w:tcPr>
            <w:tcW w:w="4590" w:type="dxa"/>
          </w:tcPr>
          <w:p w14:paraId="04C95037"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w w:val="120"/>
                <w:sz w:val="20"/>
              </w:rPr>
              <w:t>(L_AF5)</w:t>
            </w:r>
            <w:r>
              <w:rPr>
                <w:spacing w:val="-9"/>
                <w:w w:val="120"/>
                <w:sz w:val="20"/>
              </w:rPr>
              <w:t xml:space="preserve"> </w:t>
            </w:r>
            <w:r>
              <w:rPr>
                <w:w w:val="120"/>
                <w:sz w:val="20"/>
              </w:rPr>
              <w:t>+</w:t>
            </w:r>
            <w:r>
              <w:rPr>
                <w:spacing w:val="-9"/>
                <w:w w:val="120"/>
                <w:sz w:val="20"/>
              </w:rPr>
              <w:t xml:space="preserve"> </w:t>
            </w:r>
            <w:r>
              <w:rPr>
                <w:spacing w:val="-2"/>
                <w:w w:val="120"/>
                <w:sz w:val="20"/>
              </w:rPr>
              <w:t>(L_AF6)</w:t>
            </w:r>
          </w:p>
        </w:tc>
        <w:tc>
          <w:tcPr>
            <w:tcW w:w="1348" w:type="dxa"/>
          </w:tcPr>
          <w:p w14:paraId="3A16F9F7" w14:textId="77777777" w:rsidR="00620CF6" w:rsidRDefault="00000000">
            <w:pPr>
              <w:pStyle w:val="TableParagraph"/>
              <w:ind w:left="338"/>
              <w:rPr>
                <w:sz w:val="20"/>
              </w:rPr>
            </w:pPr>
            <w:r>
              <w:rPr>
                <w:w w:val="99"/>
                <w:sz w:val="20"/>
              </w:rPr>
              <w:t>7</w:t>
            </w:r>
          </w:p>
        </w:tc>
      </w:tr>
      <w:tr w:rsidR="00620CF6" w14:paraId="5CA6DAC4" w14:textId="77777777">
        <w:trPr>
          <w:trHeight w:val="398"/>
        </w:trPr>
        <w:tc>
          <w:tcPr>
            <w:tcW w:w="1297" w:type="dxa"/>
            <w:shd w:val="clear" w:color="auto" w:fill="F7F7F7"/>
          </w:tcPr>
          <w:p w14:paraId="39C1B5AC" w14:textId="77777777" w:rsidR="00620CF6" w:rsidRDefault="00000000">
            <w:pPr>
              <w:pStyle w:val="TableParagraph"/>
              <w:rPr>
                <w:sz w:val="20"/>
              </w:rPr>
            </w:pPr>
            <w:r>
              <w:rPr>
                <w:spacing w:val="-2"/>
                <w:sz w:val="20"/>
              </w:rPr>
              <w:t>Households</w:t>
            </w:r>
          </w:p>
        </w:tc>
        <w:tc>
          <w:tcPr>
            <w:tcW w:w="1177" w:type="dxa"/>
            <w:shd w:val="clear" w:color="auto" w:fill="F7F7F7"/>
          </w:tcPr>
          <w:p w14:paraId="5763569C" w14:textId="77777777" w:rsidR="00620CF6" w:rsidRDefault="00000000">
            <w:pPr>
              <w:pStyle w:val="TableParagraph"/>
              <w:ind w:left="195"/>
              <w:rPr>
                <w:sz w:val="20"/>
              </w:rPr>
            </w:pPr>
            <w:proofErr w:type="spellStart"/>
            <w:r>
              <w:rPr>
                <w:spacing w:val="-2"/>
                <w:sz w:val="20"/>
              </w:rPr>
              <w:t>facdbl</w:t>
            </w:r>
            <w:proofErr w:type="spellEnd"/>
          </w:p>
        </w:tc>
        <w:tc>
          <w:tcPr>
            <w:tcW w:w="3311" w:type="dxa"/>
            <w:shd w:val="clear" w:color="auto" w:fill="F7F7F7"/>
          </w:tcPr>
          <w:p w14:paraId="18FE7152"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90" w:type="dxa"/>
            <w:shd w:val="clear" w:color="auto" w:fill="F7F7F7"/>
          </w:tcPr>
          <w:p w14:paraId="744E17AD" w14:textId="77777777" w:rsidR="00620CF6" w:rsidRDefault="00000000">
            <w:pPr>
              <w:pStyle w:val="TableParagraph"/>
              <w:ind w:left="154"/>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w w:val="120"/>
                <w:sz w:val="20"/>
              </w:rPr>
              <w:t>(A_AF3)</w:t>
            </w:r>
            <w:r>
              <w:rPr>
                <w:spacing w:val="-14"/>
                <w:w w:val="120"/>
                <w:sz w:val="20"/>
              </w:rPr>
              <w:t xml:space="preserve"> </w:t>
            </w:r>
            <w:r>
              <w:rPr>
                <w:w w:val="120"/>
                <w:sz w:val="20"/>
              </w:rPr>
              <w:t>+</w:t>
            </w:r>
            <w:r>
              <w:rPr>
                <w:spacing w:val="-15"/>
                <w:w w:val="120"/>
                <w:sz w:val="20"/>
              </w:rPr>
              <w:t xml:space="preserve"> </w:t>
            </w:r>
            <w:r>
              <w:rPr>
                <w:spacing w:val="-2"/>
                <w:w w:val="120"/>
                <w:sz w:val="20"/>
              </w:rPr>
              <w:t>(A_AF4)</w:t>
            </w:r>
          </w:p>
        </w:tc>
        <w:tc>
          <w:tcPr>
            <w:tcW w:w="1348" w:type="dxa"/>
            <w:shd w:val="clear" w:color="auto" w:fill="F7F7F7"/>
          </w:tcPr>
          <w:p w14:paraId="72EF2D39" w14:textId="77777777" w:rsidR="00620CF6" w:rsidRDefault="00000000">
            <w:pPr>
              <w:pStyle w:val="TableParagraph"/>
              <w:ind w:left="338"/>
              <w:rPr>
                <w:sz w:val="20"/>
              </w:rPr>
            </w:pPr>
            <w:r>
              <w:rPr>
                <w:spacing w:val="-5"/>
                <w:sz w:val="20"/>
              </w:rPr>
              <w:t>12</w:t>
            </w:r>
          </w:p>
        </w:tc>
      </w:tr>
      <w:tr w:rsidR="00620CF6" w14:paraId="05DC4A11" w14:textId="77777777">
        <w:trPr>
          <w:trHeight w:val="896"/>
        </w:trPr>
        <w:tc>
          <w:tcPr>
            <w:tcW w:w="1297" w:type="dxa"/>
          </w:tcPr>
          <w:p w14:paraId="0823832C" w14:textId="77777777" w:rsidR="00620CF6" w:rsidRDefault="00000000">
            <w:pPr>
              <w:pStyle w:val="TableParagraph"/>
              <w:spacing w:before="168"/>
              <w:rPr>
                <w:sz w:val="20"/>
              </w:rPr>
            </w:pPr>
            <w:r>
              <w:rPr>
                <w:spacing w:val="-2"/>
                <w:sz w:val="20"/>
              </w:rPr>
              <w:t>Households</w:t>
            </w:r>
          </w:p>
        </w:tc>
        <w:tc>
          <w:tcPr>
            <w:tcW w:w="1177" w:type="dxa"/>
          </w:tcPr>
          <w:p w14:paraId="556BED06" w14:textId="77777777" w:rsidR="00620CF6" w:rsidRDefault="00000000">
            <w:pPr>
              <w:pStyle w:val="TableParagraph"/>
              <w:spacing w:before="168"/>
              <w:ind w:left="195"/>
              <w:rPr>
                <w:sz w:val="20"/>
              </w:rPr>
            </w:pPr>
            <w:proofErr w:type="spellStart"/>
            <w:r>
              <w:rPr>
                <w:spacing w:val="-2"/>
                <w:sz w:val="20"/>
              </w:rPr>
              <w:t>faeqfd</w:t>
            </w:r>
            <w:proofErr w:type="spellEnd"/>
          </w:p>
        </w:tc>
        <w:tc>
          <w:tcPr>
            <w:tcW w:w="3311" w:type="dxa"/>
          </w:tcPr>
          <w:p w14:paraId="2870E84E" w14:textId="77777777" w:rsidR="00620CF6" w:rsidRDefault="00000000">
            <w:pPr>
              <w:pStyle w:val="TableParagraph"/>
              <w:spacing w:before="38" w:line="400" w:lineRule="atLeast"/>
              <w:ind w:left="391" w:right="135"/>
              <w:rPr>
                <w:sz w:val="20"/>
              </w:rPr>
            </w:pPr>
            <w:r>
              <w:rPr>
                <w:sz w:val="20"/>
              </w:rPr>
              <w:t>Stocks,</w:t>
            </w:r>
            <w:r>
              <w:rPr>
                <w:spacing w:val="-8"/>
                <w:sz w:val="20"/>
              </w:rPr>
              <w:t xml:space="preserve"> </w:t>
            </w:r>
            <w:r>
              <w:rPr>
                <w:sz w:val="20"/>
              </w:rPr>
              <w:t>Business</w:t>
            </w:r>
            <w:r>
              <w:rPr>
                <w:spacing w:val="-7"/>
                <w:sz w:val="20"/>
              </w:rPr>
              <w:t xml:space="preserve"> </w:t>
            </w:r>
            <w:r>
              <w:rPr>
                <w:sz w:val="20"/>
              </w:rPr>
              <w:t>Equities</w:t>
            </w:r>
            <w:r>
              <w:rPr>
                <w:spacing w:val="-7"/>
                <w:sz w:val="20"/>
              </w:rPr>
              <w:t xml:space="preserve"> </w:t>
            </w:r>
            <w:r>
              <w:rPr>
                <w:sz w:val="20"/>
              </w:rPr>
              <w:t>&amp; Fund Shares</w:t>
            </w:r>
          </w:p>
        </w:tc>
        <w:tc>
          <w:tcPr>
            <w:tcW w:w="4590" w:type="dxa"/>
          </w:tcPr>
          <w:p w14:paraId="0E8CCC1C" w14:textId="77777777" w:rsidR="00620CF6" w:rsidRDefault="00000000">
            <w:pPr>
              <w:pStyle w:val="TableParagraph"/>
              <w:spacing w:before="168"/>
              <w:ind w:left="154"/>
              <w:rPr>
                <w:sz w:val="20"/>
              </w:rPr>
            </w:pPr>
            <w:r>
              <w:rPr>
                <w:spacing w:val="-2"/>
                <w:w w:val="110"/>
                <w:sz w:val="20"/>
              </w:rPr>
              <w:t>(A_AF5)</w:t>
            </w:r>
          </w:p>
        </w:tc>
        <w:tc>
          <w:tcPr>
            <w:tcW w:w="1348" w:type="dxa"/>
          </w:tcPr>
          <w:p w14:paraId="4A7F047F" w14:textId="77777777" w:rsidR="00620CF6" w:rsidRDefault="00000000">
            <w:pPr>
              <w:pStyle w:val="TableParagraph"/>
              <w:spacing w:before="168"/>
              <w:ind w:left="338"/>
              <w:rPr>
                <w:sz w:val="20"/>
              </w:rPr>
            </w:pPr>
            <w:r>
              <w:rPr>
                <w:spacing w:val="-5"/>
                <w:sz w:val="20"/>
              </w:rPr>
              <w:t>12</w:t>
            </w:r>
          </w:p>
        </w:tc>
      </w:tr>
      <w:tr w:rsidR="00620CF6" w14:paraId="3BC9D582" w14:textId="77777777">
        <w:trPr>
          <w:trHeight w:val="398"/>
        </w:trPr>
        <w:tc>
          <w:tcPr>
            <w:tcW w:w="1297" w:type="dxa"/>
            <w:shd w:val="clear" w:color="auto" w:fill="F7F7F7"/>
          </w:tcPr>
          <w:p w14:paraId="6F121E0D" w14:textId="77777777" w:rsidR="00620CF6" w:rsidRDefault="00000000">
            <w:pPr>
              <w:pStyle w:val="TableParagraph"/>
              <w:rPr>
                <w:sz w:val="20"/>
              </w:rPr>
            </w:pPr>
            <w:r>
              <w:rPr>
                <w:spacing w:val="-2"/>
                <w:sz w:val="20"/>
              </w:rPr>
              <w:t>Households</w:t>
            </w:r>
          </w:p>
        </w:tc>
        <w:tc>
          <w:tcPr>
            <w:tcW w:w="1177" w:type="dxa"/>
            <w:shd w:val="clear" w:color="auto" w:fill="F7F7F7"/>
          </w:tcPr>
          <w:p w14:paraId="2517DB8D" w14:textId="77777777" w:rsidR="00620CF6" w:rsidRDefault="00000000">
            <w:pPr>
              <w:pStyle w:val="TableParagraph"/>
              <w:ind w:left="195"/>
              <w:rPr>
                <w:sz w:val="20"/>
              </w:rPr>
            </w:pPr>
            <w:proofErr w:type="spellStart"/>
            <w:r>
              <w:rPr>
                <w:spacing w:val="-2"/>
                <w:sz w:val="20"/>
              </w:rPr>
              <w:t>falipe</w:t>
            </w:r>
            <w:proofErr w:type="spellEnd"/>
          </w:p>
        </w:tc>
        <w:tc>
          <w:tcPr>
            <w:tcW w:w="3311" w:type="dxa"/>
            <w:shd w:val="clear" w:color="auto" w:fill="F7F7F7"/>
          </w:tcPr>
          <w:p w14:paraId="1F4E6965" w14:textId="77777777" w:rsidR="00620CF6" w:rsidRDefault="00000000">
            <w:pPr>
              <w:pStyle w:val="TableParagraph"/>
              <w:ind w:left="391"/>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590" w:type="dxa"/>
            <w:shd w:val="clear" w:color="auto" w:fill="F7F7F7"/>
          </w:tcPr>
          <w:p w14:paraId="1E2E11DF" w14:textId="77777777" w:rsidR="00620CF6" w:rsidRDefault="00000000">
            <w:pPr>
              <w:pStyle w:val="TableParagraph"/>
              <w:ind w:left="154"/>
              <w:rPr>
                <w:sz w:val="20"/>
              </w:rPr>
            </w:pPr>
            <w:r>
              <w:rPr>
                <w:spacing w:val="-2"/>
                <w:w w:val="110"/>
                <w:sz w:val="20"/>
              </w:rPr>
              <w:t>(A_AF6)</w:t>
            </w:r>
          </w:p>
        </w:tc>
        <w:tc>
          <w:tcPr>
            <w:tcW w:w="1348" w:type="dxa"/>
            <w:shd w:val="clear" w:color="auto" w:fill="F7F7F7"/>
          </w:tcPr>
          <w:p w14:paraId="68706B1B" w14:textId="77777777" w:rsidR="00620CF6" w:rsidRDefault="00000000">
            <w:pPr>
              <w:pStyle w:val="TableParagraph"/>
              <w:ind w:left="338"/>
              <w:rPr>
                <w:sz w:val="20"/>
              </w:rPr>
            </w:pPr>
            <w:r>
              <w:rPr>
                <w:spacing w:val="-5"/>
                <w:sz w:val="20"/>
              </w:rPr>
              <w:t>12</w:t>
            </w:r>
          </w:p>
        </w:tc>
      </w:tr>
      <w:tr w:rsidR="00620CF6" w14:paraId="66F384B8" w14:textId="77777777">
        <w:trPr>
          <w:trHeight w:val="797"/>
        </w:trPr>
        <w:tc>
          <w:tcPr>
            <w:tcW w:w="1297" w:type="dxa"/>
          </w:tcPr>
          <w:p w14:paraId="4910A8E1" w14:textId="77777777" w:rsidR="00620CF6" w:rsidRDefault="00000000">
            <w:pPr>
              <w:pStyle w:val="TableParagraph"/>
              <w:rPr>
                <w:sz w:val="20"/>
              </w:rPr>
            </w:pPr>
            <w:r>
              <w:rPr>
                <w:spacing w:val="-2"/>
                <w:sz w:val="20"/>
              </w:rPr>
              <w:t>NPISH</w:t>
            </w:r>
          </w:p>
        </w:tc>
        <w:tc>
          <w:tcPr>
            <w:tcW w:w="1177" w:type="dxa"/>
          </w:tcPr>
          <w:p w14:paraId="1F2B929C" w14:textId="77777777" w:rsidR="00620CF6" w:rsidRDefault="00000000">
            <w:pPr>
              <w:pStyle w:val="TableParagraph"/>
              <w:ind w:left="195"/>
              <w:rPr>
                <w:sz w:val="20"/>
              </w:rPr>
            </w:pPr>
            <w:proofErr w:type="spellStart"/>
            <w:r>
              <w:rPr>
                <w:spacing w:val="-2"/>
                <w:sz w:val="20"/>
              </w:rPr>
              <w:t>nnhass</w:t>
            </w:r>
            <w:proofErr w:type="spellEnd"/>
          </w:p>
        </w:tc>
        <w:tc>
          <w:tcPr>
            <w:tcW w:w="3311" w:type="dxa"/>
          </w:tcPr>
          <w:p w14:paraId="65A44076" w14:textId="77777777" w:rsidR="00620CF6" w:rsidRDefault="00000000">
            <w:pPr>
              <w:pStyle w:val="TableParagraph"/>
              <w:ind w:left="391"/>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6949EE3E" w14:textId="77777777" w:rsidR="00620CF6" w:rsidRDefault="00000000">
            <w:pPr>
              <w:pStyle w:val="TableParagraph"/>
              <w:spacing w:before="129"/>
              <w:ind w:left="391"/>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590" w:type="dxa"/>
          </w:tcPr>
          <w:p w14:paraId="5445B8A2" w14:textId="77777777" w:rsidR="00620CF6" w:rsidRDefault="00000000">
            <w:pPr>
              <w:pStyle w:val="TableParagraph"/>
              <w:ind w:left="154"/>
              <w:rPr>
                <w:sz w:val="20"/>
              </w:rPr>
            </w:pPr>
            <w:r>
              <w:rPr>
                <w:spacing w:val="-2"/>
                <w:w w:val="110"/>
                <w:sz w:val="20"/>
              </w:rPr>
              <w:t>(A_AF)</w:t>
            </w:r>
          </w:p>
        </w:tc>
        <w:tc>
          <w:tcPr>
            <w:tcW w:w="1348" w:type="dxa"/>
          </w:tcPr>
          <w:p w14:paraId="11C8FF36" w14:textId="77777777" w:rsidR="00620CF6" w:rsidRDefault="00000000">
            <w:pPr>
              <w:pStyle w:val="TableParagraph"/>
              <w:ind w:left="338"/>
              <w:rPr>
                <w:sz w:val="20"/>
              </w:rPr>
            </w:pPr>
            <w:r>
              <w:rPr>
                <w:spacing w:val="-5"/>
                <w:sz w:val="20"/>
              </w:rPr>
              <w:t>12</w:t>
            </w:r>
          </w:p>
        </w:tc>
      </w:tr>
      <w:tr w:rsidR="00620CF6" w14:paraId="07FEF73D" w14:textId="77777777">
        <w:trPr>
          <w:trHeight w:val="398"/>
        </w:trPr>
        <w:tc>
          <w:tcPr>
            <w:tcW w:w="1297" w:type="dxa"/>
            <w:shd w:val="clear" w:color="auto" w:fill="F7F7F7"/>
          </w:tcPr>
          <w:p w14:paraId="27377956" w14:textId="77777777" w:rsidR="00620CF6" w:rsidRDefault="00000000">
            <w:pPr>
              <w:pStyle w:val="TableParagraph"/>
              <w:rPr>
                <w:sz w:val="20"/>
              </w:rPr>
            </w:pPr>
            <w:r>
              <w:rPr>
                <w:spacing w:val="-2"/>
                <w:sz w:val="20"/>
              </w:rPr>
              <w:t>NPISH</w:t>
            </w:r>
          </w:p>
        </w:tc>
        <w:tc>
          <w:tcPr>
            <w:tcW w:w="1177" w:type="dxa"/>
            <w:shd w:val="clear" w:color="auto" w:fill="F7F7F7"/>
          </w:tcPr>
          <w:p w14:paraId="1636A0B3" w14:textId="77777777" w:rsidR="00620CF6" w:rsidRDefault="00000000">
            <w:pPr>
              <w:pStyle w:val="TableParagraph"/>
              <w:ind w:left="195"/>
              <w:rPr>
                <w:sz w:val="20"/>
              </w:rPr>
            </w:pPr>
            <w:proofErr w:type="spellStart"/>
            <w:r>
              <w:rPr>
                <w:spacing w:val="-2"/>
                <w:sz w:val="20"/>
              </w:rPr>
              <w:t>fliabi</w:t>
            </w:r>
            <w:proofErr w:type="spellEnd"/>
          </w:p>
        </w:tc>
        <w:tc>
          <w:tcPr>
            <w:tcW w:w="3311" w:type="dxa"/>
            <w:shd w:val="clear" w:color="auto" w:fill="F7F7F7"/>
          </w:tcPr>
          <w:p w14:paraId="48BFBF4E" w14:textId="77777777" w:rsidR="00620CF6" w:rsidRDefault="00000000">
            <w:pPr>
              <w:pStyle w:val="TableParagraph"/>
              <w:ind w:left="391"/>
              <w:rPr>
                <w:sz w:val="20"/>
              </w:rPr>
            </w:pPr>
            <w:r>
              <w:rPr>
                <w:spacing w:val="-4"/>
                <w:sz w:val="20"/>
              </w:rPr>
              <w:t>Debt</w:t>
            </w:r>
          </w:p>
        </w:tc>
        <w:tc>
          <w:tcPr>
            <w:tcW w:w="4590" w:type="dxa"/>
            <w:shd w:val="clear" w:color="auto" w:fill="F7F7F7"/>
          </w:tcPr>
          <w:p w14:paraId="7F1AE9BA"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w w:val="120"/>
                <w:sz w:val="20"/>
              </w:rPr>
              <w:t>(L_AF5)</w:t>
            </w:r>
            <w:r>
              <w:rPr>
                <w:spacing w:val="-9"/>
                <w:w w:val="120"/>
                <w:sz w:val="20"/>
              </w:rPr>
              <w:t xml:space="preserve"> </w:t>
            </w:r>
            <w:r>
              <w:rPr>
                <w:w w:val="120"/>
                <w:sz w:val="20"/>
              </w:rPr>
              <w:t>+</w:t>
            </w:r>
            <w:r>
              <w:rPr>
                <w:spacing w:val="-9"/>
                <w:w w:val="120"/>
                <w:sz w:val="20"/>
              </w:rPr>
              <w:t xml:space="preserve"> </w:t>
            </w:r>
            <w:r>
              <w:rPr>
                <w:spacing w:val="-2"/>
                <w:w w:val="120"/>
                <w:sz w:val="20"/>
              </w:rPr>
              <w:t>(L_AF6)</w:t>
            </w:r>
          </w:p>
        </w:tc>
        <w:tc>
          <w:tcPr>
            <w:tcW w:w="1348" w:type="dxa"/>
            <w:shd w:val="clear" w:color="auto" w:fill="F7F7F7"/>
          </w:tcPr>
          <w:p w14:paraId="46856EF8" w14:textId="77777777" w:rsidR="00620CF6" w:rsidRDefault="00000000">
            <w:pPr>
              <w:pStyle w:val="TableParagraph"/>
              <w:ind w:left="338"/>
              <w:rPr>
                <w:sz w:val="20"/>
              </w:rPr>
            </w:pPr>
            <w:r>
              <w:rPr>
                <w:w w:val="99"/>
                <w:sz w:val="20"/>
              </w:rPr>
              <w:t>7</w:t>
            </w:r>
          </w:p>
        </w:tc>
      </w:tr>
      <w:tr w:rsidR="00620CF6" w14:paraId="1D0E7AF9" w14:textId="77777777">
        <w:trPr>
          <w:trHeight w:val="498"/>
        </w:trPr>
        <w:tc>
          <w:tcPr>
            <w:tcW w:w="1297" w:type="dxa"/>
          </w:tcPr>
          <w:p w14:paraId="5B5F9C27" w14:textId="77777777" w:rsidR="00620CF6" w:rsidRDefault="00000000">
            <w:pPr>
              <w:pStyle w:val="TableParagraph"/>
              <w:rPr>
                <w:sz w:val="20"/>
              </w:rPr>
            </w:pPr>
            <w:r>
              <w:rPr>
                <w:spacing w:val="-2"/>
                <w:sz w:val="20"/>
              </w:rPr>
              <w:t>NPISH</w:t>
            </w:r>
          </w:p>
        </w:tc>
        <w:tc>
          <w:tcPr>
            <w:tcW w:w="1177" w:type="dxa"/>
          </w:tcPr>
          <w:p w14:paraId="7DF65875" w14:textId="77777777" w:rsidR="00620CF6" w:rsidRDefault="00000000">
            <w:pPr>
              <w:pStyle w:val="TableParagraph"/>
              <w:ind w:left="195"/>
              <w:rPr>
                <w:sz w:val="20"/>
              </w:rPr>
            </w:pPr>
            <w:proofErr w:type="spellStart"/>
            <w:r>
              <w:rPr>
                <w:spacing w:val="-2"/>
                <w:sz w:val="20"/>
              </w:rPr>
              <w:t>fliabi</w:t>
            </w:r>
            <w:proofErr w:type="spellEnd"/>
          </w:p>
        </w:tc>
        <w:tc>
          <w:tcPr>
            <w:tcW w:w="3311" w:type="dxa"/>
          </w:tcPr>
          <w:p w14:paraId="6EAC8DF7" w14:textId="77777777" w:rsidR="00620CF6" w:rsidRDefault="00000000">
            <w:pPr>
              <w:pStyle w:val="TableParagraph"/>
              <w:ind w:left="391"/>
              <w:rPr>
                <w:sz w:val="20"/>
              </w:rPr>
            </w:pPr>
            <w:r>
              <w:rPr>
                <w:spacing w:val="-4"/>
                <w:sz w:val="20"/>
              </w:rPr>
              <w:t>Debt</w:t>
            </w:r>
          </w:p>
        </w:tc>
        <w:tc>
          <w:tcPr>
            <w:tcW w:w="4590" w:type="dxa"/>
          </w:tcPr>
          <w:p w14:paraId="6CCF3A88"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spacing w:val="-2"/>
                <w:w w:val="120"/>
                <w:sz w:val="20"/>
              </w:rPr>
              <w:t>(L_AF4)</w:t>
            </w:r>
          </w:p>
        </w:tc>
        <w:tc>
          <w:tcPr>
            <w:tcW w:w="1348" w:type="dxa"/>
          </w:tcPr>
          <w:p w14:paraId="650572B5" w14:textId="77777777" w:rsidR="00620CF6" w:rsidRDefault="00000000">
            <w:pPr>
              <w:pStyle w:val="TableParagraph"/>
              <w:ind w:left="338"/>
              <w:rPr>
                <w:sz w:val="20"/>
              </w:rPr>
            </w:pPr>
            <w:r>
              <w:rPr>
                <w:w w:val="99"/>
                <w:sz w:val="20"/>
              </w:rPr>
              <w:t>1</w:t>
            </w:r>
          </w:p>
        </w:tc>
      </w:tr>
      <w:tr w:rsidR="00620CF6" w14:paraId="12687248" w14:textId="77777777">
        <w:trPr>
          <w:trHeight w:val="398"/>
        </w:trPr>
        <w:tc>
          <w:tcPr>
            <w:tcW w:w="1297" w:type="dxa"/>
            <w:shd w:val="clear" w:color="auto" w:fill="F7F7F7"/>
          </w:tcPr>
          <w:p w14:paraId="4F90678A" w14:textId="77777777" w:rsidR="00620CF6" w:rsidRDefault="00000000">
            <w:pPr>
              <w:pStyle w:val="TableParagraph"/>
              <w:rPr>
                <w:sz w:val="20"/>
              </w:rPr>
            </w:pPr>
            <w:r>
              <w:rPr>
                <w:spacing w:val="-2"/>
                <w:sz w:val="20"/>
              </w:rPr>
              <w:t>NPISH</w:t>
            </w:r>
          </w:p>
        </w:tc>
        <w:tc>
          <w:tcPr>
            <w:tcW w:w="1177" w:type="dxa"/>
            <w:shd w:val="clear" w:color="auto" w:fill="F7F7F7"/>
          </w:tcPr>
          <w:p w14:paraId="71E1051A" w14:textId="77777777" w:rsidR="00620CF6" w:rsidRDefault="00000000">
            <w:pPr>
              <w:pStyle w:val="TableParagraph"/>
              <w:ind w:left="195"/>
              <w:rPr>
                <w:sz w:val="20"/>
              </w:rPr>
            </w:pPr>
            <w:proofErr w:type="spellStart"/>
            <w:r>
              <w:rPr>
                <w:spacing w:val="-2"/>
                <w:sz w:val="20"/>
              </w:rPr>
              <w:t>fliabi</w:t>
            </w:r>
            <w:proofErr w:type="spellEnd"/>
          </w:p>
        </w:tc>
        <w:tc>
          <w:tcPr>
            <w:tcW w:w="3311" w:type="dxa"/>
            <w:shd w:val="clear" w:color="auto" w:fill="F7F7F7"/>
          </w:tcPr>
          <w:p w14:paraId="608DACD5" w14:textId="77777777" w:rsidR="00620CF6" w:rsidRDefault="00000000">
            <w:pPr>
              <w:pStyle w:val="TableParagraph"/>
              <w:ind w:left="391"/>
              <w:rPr>
                <w:sz w:val="20"/>
              </w:rPr>
            </w:pPr>
            <w:r>
              <w:rPr>
                <w:spacing w:val="-4"/>
                <w:sz w:val="20"/>
              </w:rPr>
              <w:t>Debt</w:t>
            </w:r>
          </w:p>
        </w:tc>
        <w:tc>
          <w:tcPr>
            <w:tcW w:w="4590" w:type="dxa"/>
            <w:shd w:val="clear" w:color="auto" w:fill="F7F7F7"/>
          </w:tcPr>
          <w:p w14:paraId="362C40EB"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(L_AF5)</w:t>
            </w:r>
          </w:p>
        </w:tc>
        <w:tc>
          <w:tcPr>
            <w:tcW w:w="1348" w:type="dxa"/>
            <w:shd w:val="clear" w:color="auto" w:fill="F7F7F7"/>
          </w:tcPr>
          <w:p w14:paraId="5AC35388" w14:textId="77777777" w:rsidR="00620CF6" w:rsidRDefault="00000000">
            <w:pPr>
              <w:pStyle w:val="TableParagraph"/>
              <w:ind w:left="338"/>
              <w:rPr>
                <w:sz w:val="20"/>
              </w:rPr>
            </w:pPr>
            <w:r>
              <w:rPr>
                <w:w w:val="99"/>
                <w:sz w:val="20"/>
              </w:rPr>
              <w:t>2</w:t>
            </w:r>
          </w:p>
        </w:tc>
      </w:tr>
      <w:tr w:rsidR="00620CF6" w14:paraId="69EE5152" w14:textId="77777777">
        <w:trPr>
          <w:trHeight w:val="398"/>
        </w:trPr>
        <w:tc>
          <w:tcPr>
            <w:tcW w:w="1297" w:type="dxa"/>
          </w:tcPr>
          <w:p w14:paraId="4BF500E2" w14:textId="77777777" w:rsidR="00620CF6" w:rsidRDefault="00000000">
            <w:pPr>
              <w:pStyle w:val="TableParagraph"/>
              <w:rPr>
                <w:sz w:val="20"/>
              </w:rPr>
            </w:pPr>
            <w:r>
              <w:rPr>
                <w:spacing w:val="-2"/>
                <w:sz w:val="20"/>
              </w:rPr>
              <w:t>NPISH</w:t>
            </w:r>
          </w:p>
        </w:tc>
        <w:tc>
          <w:tcPr>
            <w:tcW w:w="1177" w:type="dxa"/>
          </w:tcPr>
          <w:p w14:paraId="112FB7F2" w14:textId="77777777" w:rsidR="00620CF6" w:rsidRDefault="00000000">
            <w:pPr>
              <w:pStyle w:val="TableParagraph"/>
              <w:ind w:left="195"/>
              <w:rPr>
                <w:sz w:val="20"/>
              </w:rPr>
            </w:pPr>
            <w:proofErr w:type="spellStart"/>
            <w:r>
              <w:rPr>
                <w:spacing w:val="-2"/>
                <w:sz w:val="20"/>
              </w:rPr>
              <w:t>fliabi</w:t>
            </w:r>
            <w:proofErr w:type="spellEnd"/>
          </w:p>
        </w:tc>
        <w:tc>
          <w:tcPr>
            <w:tcW w:w="3311" w:type="dxa"/>
          </w:tcPr>
          <w:p w14:paraId="6EB06A38" w14:textId="77777777" w:rsidR="00620CF6" w:rsidRDefault="00000000">
            <w:pPr>
              <w:pStyle w:val="TableParagraph"/>
              <w:ind w:left="391"/>
              <w:rPr>
                <w:sz w:val="20"/>
              </w:rPr>
            </w:pPr>
            <w:r>
              <w:rPr>
                <w:spacing w:val="-4"/>
                <w:sz w:val="20"/>
              </w:rPr>
              <w:t>Debt</w:t>
            </w:r>
          </w:p>
        </w:tc>
        <w:tc>
          <w:tcPr>
            <w:tcW w:w="4590" w:type="dxa"/>
          </w:tcPr>
          <w:p w14:paraId="00E7E61A" w14:textId="77777777" w:rsidR="00620CF6" w:rsidRDefault="00000000">
            <w:pPr>
              <w:pStyle w:val="TableParagraph"/>
              <w:ind w:left="154"/>
              <w:rPr>
                <w:sz w:val="20"/>
              </w:rPr>
            </w:pPr>
            <w:r>
              <w:rPr>
                <w:spacing w:val="-2"/>
                <w:w w:val="110"/>
                <w:sz w:val="20"/>
              </w:rPr>
              <w:t>(L_AF4)</w:t>
            </w:r>
          </w:p>
        </w:tc>
        <w:tc>
          <w:tcPr>
            <w:tcW w:w="1348" w:type="dxa"/>
          </w:tcPr>
          <w:p w14:paraId="5B731B61" w14:textId="77777777" w:rsidR="00620CF6" w:rsidRDefault="00000000">
            <w:pPr>
              <w:pStyle w:val="TableParagraph"/>
              <w:ind w:left="338"/>
              <w:rPr>
                <w:sz w:val="20"/>
              </w:rPr>
            </w:pPr>
            <w:r>
              <w:rPr>
                <w:w w:val="99"/>
                <w:sz w:val="20"/>
              </w:rPr>
              <w:t>1</w:t>
            </w:r>
          </w:p>
        </w:tc>
      </w:tr>
      <w:tr w:rsidR="00620CF6" w14:paraId="4667393D" w14:textId="77777777">
        <w:trPr>
          <w:trHeight w:val="398"/>
        </w:trPr>
        <w:tc>
          <w:tcPr>
            <w:tcW w:w="1297" w:type="dxa"/>
            <w:shd w:val="clear" w:color="auto" w:fill="F7F7F7"/>
          </w:tcPr>
          <w:p w14:paraId="76B2B078" w14:textId="77777777" w:rsidR="00620CF6" w:rsidRDefault="00000000">
            <w:pPr>
              <w:pStyle w:val="TableParagraph"/>
              <w:rPr>
                <w:sz w:val="20"/>
              </w:rPr>
            </w:pPr>
            <w:r>
              <w:rPr>
                <w:spacing w:val="-2"/>
                <w:sz w:val="20"/>
              </w:rPr>
              <w:t>NPISH</w:t>
            </w:r>
          </w:p>
        </w:tc>
        <w:tc>
          <w:tcPr>
            <w:tcW w:w="1177" w:type="dxa"/>
            <w:shd w:val="clear" w:color="auto" w:fill="F7F7F7"/>
          </w:tcPr>
          <w:p w14:paraId="4028EB32" w14:textId="77777777" w:rsidR="00620CF6" w:rsidRDefault="00000000">
            <w:pPr>
              <w:pStyle w:val="TableParagraph"/>
              <w:ind w:left="195"/>
              <w:rPr>
                <w:sz w:val="20"/>
              </w:rPr>
            </w:pPr>
            <w:proofErr w:type="spellStart"/>
            <w:r>
              <w:rPr>
                <w:spacing w:val="-2"/>
                <w:sz w:val="20"/>
              </w:rPr>
              <w:t>fliabi</w:t>
            </w:r>
            <w:proofErr w:type="spellEnd"/>
          </w:p>
        </w:tc>
        <w:tc>
          <w:tcPr>
            <w:tcW w:w="3311" w:type="dxa"/>
            <w:shd w:val="clear" w:color="auto" w:fill="F7F7F7"/>
          </w:tcPr>
          <w:p w14:paraId="7CD3C3E3" w14:textId="77777777" w:rsidR="00620CF6" w:rsidRDefault="00000000">
            <w:pPr>
              <w:pStyle w:val="TableParagraph"/>
              <w:ind w:left="391"/>
              <w:rPr>
                <w:sz w:val="20"/>
              </w:rPr>
            </w:pPr>
            <w:r>
              <w:rPr>
                <w:spacing w:val="-4"/>
                <w:sz w:val="20"/>
              </w:rPr>
              <w:t>Debt</w:t>
            </w:r>
          </w:p>
        </w:tc>
        <w:tc>
          <w:tcPr>
            <w:tcW w:w="4590" w:type="dxa"/>
            <w:shd w:val="clear" w:color="auto" w:fill="F7F7F7"/>
          </w:tcPr>
          <w:p w14:paraId="630EDCCA" w14:textId="77777777" w:rsidR="00620CF6" w:rsidRDefault="00000000">
            <w:pPr>
              <w:pStyle w:val="TableParagraph"/>
              <w:ind w:left="154"/>
              <w:rPr>
                <w:sz w:val="20"/>
              </w:rPr>
            </w:pP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(L_AF5)</w:t>
            </w:r>
          </w:p>
        </w:tc>
        <w:tc>
          <w:tcPr>
            <w:tcW w:w="1348" w:type="dxa"/>
            <w:shd w:val="clear" w:color="auto" w:fill="F7F7F7"/>
          </w:tcPr>
          <w:p w14:paraId="4C391F01" w14:textId="77777777" w:rsidR="00620CF6" w:rsidRDefault="00000000">
            <w:pPr>
              <w:pStyle w:val="TableParagraph"/>
              <w:ind w:left="338"/>
              <w:rPr>
                <w:sz w:val="20"/>
              </w:rPr>
            </w:pPr>
            <w:r>
              <w:rPr>
                <w:w w:val="99"/>
                <w:sz w:val="20"/>
              </w:rPr>
              <w:t>1</w:t>
            </w:r>
          </w:p>
        </w:tc>
      </w:tr>
      <w:tr w:rsidR="00620CF6" w14:paraId="42D72CEC" w14:textId="77777777">
        <w:trPr>
          <w:trHeight w:val="398"/>
        </w:trPr>
        <w:tc>
          <w:tcPr>
            <w:tcW w:w="1297" w:type="dxa"/>
          </w:tcPr>
          <w:p w14:paraId="010BA4C4" w14:textId="77777777" w:rsidR="00620CF6" w:rsidRDefault="00000000">
            <w:pPr>
              <w:pStyle w:val="TableParagraph"/>
              <w:rPr>
                <w:sz w:val="20"/>
              </w:rPr>
            </w:pPr>
            <w:r>
              <w:rPr>
                <w:spacing w:val="-2"/>
                <w:sz w:val="20"/>
              </w:rPr>
              <w:t>NPISH</w:t>
            </w:r>
          </w:p>
        </w:tc>
        <w:tc>
          <w:tcPr>
            <w:tcW w:w="1177" w:type="dxa"/>
          </w:tcPr>
          <w:p w14:paraId="36BCB13F" w14:textId="77777777" w:rsidR="00620CF6" w:rsidRDefault="00000000">
            <w:pPr>
              <w:pStyle w:val="TableParagraph"/>
              <w:ind w:left="195"/>
              <w:rPr>
                <w:sz w:val="20"/>
              </w:rPr>
            </w:pPr>
            <w:proofErr w:type="spellStart"/>
            <w:r>
              <w:rPr>
                <w:spacing w:val="-2"/>
                <w:sz w:val="20"/>
              </w:rPr>
              <w:t>facdbl</w:t>
            </w:r>
            <w:proofErr w:type="spellEnd"/>
          </w:p>
        </w:tc>
        <w:tc>
          <w:tcPr>
            <w:tcW w:w="3311" w:type="dxa"/>
          </w:tcPr>
          <w:p w14:paraId="7FE880A5"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90" w:type="dxa"/>
          </w:tcPr>
          <w:p w14:paraId="159C3F8B" w14:textId="77777777" w:rsidR="00620CF6" w:rsidRDefault="00000000">
            <w:pPr>
              <w:pStyle w:val="TableParagraph"/>
              <w:ind w:left="154"/>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w w:val="120"/>
                <w:sz w:val="20"/>
              </w:rPr>
              <w:t>(A_AF3)</w:t>
            </w:r>
            <w:r>
              <w:rPr>
                <w:spacing w:val="-14"/>
                <w:w w:val="120"/>
                <w:sz w:val="20"/>
              </w:rPr>
              <w:t xml:space="preserve"> </w:t>
            </w:r>
            <w:r>
              <w:rPr>
                <w:w w:val="120"/>
                <w:sz w:val="20"/>
              </w:rPr>
              <w:t>+</w:t>
            </w:r>
            <w:r>
              <w:rPr>
                <w:spacing w:val="-15"/>
                <w:w w:val="120"/>
                <w:sz w:val="20"/>
              </w:rPr>
              <w:t xml:space="preserve"> </w:t>
            </w:r>
            <w:r>
              <w:rPr>
                <w:spacing w:val="-2"/>
                <w:w w:val="120"/>
                <w:sz w:val="20"/>
              </w:rPr>
              <w:t>(A_AF4)</w:t>
            </w:r>
          </w:p>
        </w:tc>
        <w:tc>
          <w:tcPr>
            <w:tcW w:w="1348" w:type="dxa"/>
          </w:tcPr>
          <w:p w14:paraId="263E65E1" w14:textId="77777777" w:rsidR="00620CF6" w:rsidRDefault="00000000">
            <w:pPr>
              <w:pStyle w:val="TableParagraph"/>
              <w:ind w:left="338"/>
              <w:rPr>
                <w:sz w:val="20"/>
              </w:rPr>
            </w:pPr>
            <w:r>
              <w:rPr>
                <w:spacing w:val="-5"/>
                <w:sz w:val="20"/>
              </w:rPr>
              <w:t>12</w:t>
            </w:r>
          </w:p>
        </w:tc>
      </w:tr>
      <w:tr w:rsidR="00620CF6" w14:paraId="047218C6" w14:textId="77777777">
        <w:trPr>
          <w:trHeight w:val="797"/>
        </w:trPr>
        <w:tc>
          <w:tcPr>
            <w:tcW w:w="1297" w:type="dxa"/>
            <w:shd w:val="clear" w:color="auto" w:fill="F7F7F7"/>
          </w:tcPr>
          <w:p w14:paraId="53E33ED0" w14:textId="77777777" w:rsidR="00620CF6" w:rsidRDefault="00000000">
            <w:pPr>
              <w:pStyle w:val="TableParagraph"/>
              <w:rPr>
                <w:sz w:val="20"/>
              </w:rPr>
            </w:pPr>
            <w:r>
              <w:rPr>
                <w:spacing w:val="-2"/>
                <w:sz w:val="20"/>
              </w:rPr>
              <w:t>NPISH</w:t>
            </w:r>
          </w:p>
        </w:tc>
        <w:tc>
          <w:tcPr>
            <w:tcW w:w="1177" w:type="dxa"/>
            <w:shd w:val="clear" w:color="auto" w:fill="F7F7F7"/>
          </w:tcPr>
          <w:p w14:paraId="4FED8CAD" w14:textId="77777777" w:rsidR="00620CF6" w:rsidRDefault="00000000">
            <w:pPr>
              <w:pStyle w:val="TableParagraph"/>
              <w:ind w:left="195"/>
              <w:rPr>
                <w:sz w:val="20"/>
              </w:rPr>
            </w:pPr>
            <w:proofErr w:type="spellStart"/>
            <w:r>
              <w:rPr>
                <w:spacing w:val="-2"/>
                <w:sz w:val="20"/>
              </w:rPr>
              <w:t>faeqfd</w:t>
            </w:r>
            <w:proofErr w:type="spellEnd"/>
          </w:p>
        </w:tc>
        <w:tc>
          <w:tcPr>
            <w:tcW w:w="3311" w:type="dxa"/>
            <w:shd w:val="clear" w:color="auto" w:fill="F7F7F7"/>
          </w:tcPr>
          <w:p w14:paraId="673A9DE4" w14:textId="77777777" w:rsidR="00620CF6" w:rsidRDefault="00000000">
            <w:pPr>
              <w:pStyle w:val="TableParagraph"/>
              <w:ind w:left="391"/>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4EC813E3" w14:textId="77777777" w:rsidR="00620CF6" w:rsidRDefault="00000000">
            <w:pPr>
              <w:pStyle w:val="TableParagraph"/>
              <w:spacing w:before="129"/>
              <w:ind w:left="391"/>
              <w:rPr>
                <w:sz w:val="20"/>
              </w:rPr>
            </w:pPr>
            <w:r>
              <w:rPr>
                <w:spacing w:val="-2"/>
                <w:sz w:val="20"/>
              </w:rPr>
              <w:t>Fund</w:t>
            </w:r>
            <w:r>
              <w:rPr>
                <w:spacing w:val="-4"/>
                <w:sz w:val="20"/>
              </w:rPr>
              <w:t xml:space="preserve"> </w:t>
            </w:r>
            <w:r>
              <w:rPr>
                <w:spacing w:val="-2"/>
                <w:sz w:val="20"/>
              </w:rPr>
              <w:t>Shares</w:t>
            </w:r>
          </w:p>
        </w:tc>
        <w:tc>
          <w:tcPr>
            <w:tcW w:w="4590" w:type="dxa"/>
            <w:shd w:val="clear" w:color="auto" w:fill="F7F7F7"/>
          </w:tcPr>
          <w:p w14:paraId="6CAFC00E" w14:textId="77777777" w:rsidR="00620CF6" w:rsidRDefault="00000000">
            <w:pPr>
              <w:pStyle w:val="TableParagraph"/>
              <w:ind w:left="154"/>
              <w:rPr>
                <w:sz w:val="20"/>
              </w:rPr>
            </w:pPr>
            <w:r>
              <w:rPr>
                <w:spacing w:val="-2"/>
                <w:w w:val="110"/>
                <w:sz w:val="20"/>
              </w:rPr>
              <w:t>(A_AF5)</w:t>
            </w:r>
          </w:p>
        </w:tc>
        <w:tc>
          <w:tcPr>
            <w:tcW w:w="1348" w:type="dxa"/>
            <w:shd w:val="clear" w:color="auto" w:fill="F7F7F7"/>
          </w:tcPr>
          <w:p w14:paraId="2D67DC10" w14:textId="77777777" w:rsidR="00620CF6" w:rsidRDefault="00000000">
            <w:pPr>
              <w:pStyle w:val="TableParagraph"/>
              <w:ind w:left="338"/>
              <w:rPr>
                <w:sz w:val="20"/>
              </w:rPr>
            </w:pPr>
            <w:r>
              <w:rPr>
                <w:spacing w:val="-5"/>
                <w:sz w:val="20"/>
              </w:rPr>
              <w:t>12</w:t>
            </w:r>
          </w:p>
        </w:tc>
      </w:tr>
      <w:tr w:rsidR="00620CF6" w14:paraId="77C6D4A1" w14:textId="77777777">
        <w:trPr>
          <w:trHeight w:val="530"/>
        </w:trPr>
        <w:tc>
          <w:tcPr>
            <w:tcW w:w="1297" w:type="dxa"/>
            <w:tcBorders>
              <w:bottom w:val="single" w:sz="8" w:space="0" w:color="000000"/>
            </w:tcBorders>
          </w:tcPr>
          <w:p w14:paraId="282D17EF" w14:textId="77777777" w:rsidR="00620CF6" w:rsidRDefault="00000000">
            <w:pPr>
              <w:pStyle w:val="TableParagraph"/>
              <w:spacing w:before="168"/>
              <w:rPr>
                <w:sz w:val="20"/>
              </w:rPr>
            </w:pPr>
            <w:r>
              <w:rPr>
                <w:spacing w:val="-2"/>
                <w:sz w:val="20"/>
              </w:rPr>
              <w:t>NPISH</w:t>
            </w:r>
          </w:p>
        </w:tc>
        <w:tc>
          <w:tcPr>
            <w:tcW w:w="1177" w:type="dxa"/>
            <w:tcBorders>
              <w:bottom w:val="single" w:sz="8" w:space="0" w:color="000000"/>
            </w:tcBorders>
          </w:tcPr>
          <w:p w14:paraId="64FBE18C" w14:textId="77777777" w:rsidR="00620CF6" w:rsidRDefault="00000000">
            <w:pPr>
              <w:pStyle w:val="TableParagraph"/>
              <w:spacing w:before="168"/>
              <w:ind w:left="195"/>
              <w:rPr>
                <w:sz w:val="20"/>
              </w:rPr>
            </w:pPr>
            <w:proofErr w:type="spellStart"/>
            <w:r>
              <w:rPr>
                <w:spacing w:val="-2"/>
                <w:sz w:val="20"/>
              </w:rPr>
              <w:t>falipe</w:t>
            </w:r>
            <w:proofErr w:type="spellEnd"/>
          </w:p>
        </w:tc>
        <w:tc>
          <w:tcPr>
            <w:tcW w:w="3311" w:type="dxa"/>
            <w:tcBorders>
              <w:bottom w:val="single" w:sz="8" w:space="0" w:color="000000"/>
            </w:tcBorders>
          </w:tcPr>
          <w:p w14:paraId="2E089AC4" w14:textId="77777777" w:rsidR="00620CF6" w:rsidRDefault="00000000">
            <w:pPr>
              <w:pStyle w:val="TableParagraph"/>
              <w:spacing w:before="168"/>
              <w:ind w:left="391"/>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590" w:type="dxa"/>
            <w:tcBorders>
              <w:bottom w:val="single" w:sz="8" w:space="0" w:color="000000"/>
            </w:tcBorders>
          </w:tcPr>
          <w:p w14:paraId="1B26220E" w14:textId="77777777" w:rsidR="00620CF6" w:rsidRDefault="00000000">
            <w:pPr>
              <w:pStyle w:val="TableParagraph"/>
              <w:spacing w:before="168"/>
              <w:ind w:left="154"/>
              <w:rPr>
                <w:sz w:val="20"/>
              </w:rPr>
            </w:pPr>
            <w:r>
              <w:rPr>
                <w:spacing w:val="-2"/>
                <w:w w:val="110"/>
                <w:sz w:val="20"/>
              </w:rPr>
              <w:t>(A_AF6)</w:t>
            </w:r>
          </w:p>
        </w:tc>
        <w:tc>
          <w:tcPr>
            <w:tcW w:w="1348" w:type="dxa"/>
            <w:tcBorders>
              <w:bottom w:val="single" w:sz="8" w:space="0" w:color="000000"/>
            </w:tcBorders>
          </w:tcPr>
          <w:p w14:paraId="20F52630" w14:textId="77777777" w:rsidR="00620CF6" w:rsidRDefault="00000000">
            <w:pPr>
              <w:pStyle w:val="TableParagraph"/>
              <w:spacing w:before="168"/>
              <w:ind w:left="338"/>
              <w:rPr>
                <w:sz w:val="20"/>
              </w:rPr>
            </w:pPr>
            <w:r>
              <w:rPr>
                <w:spacing w:val="-5"/>
                <w:sz w:val="20"/>
              </w:rPr>
              <w:t>10</w:t>
            </w:r>
          </w:p>
        </w:tc>
      </w:tr>
    </w:tbl>
    <w:p w14:paraId="21D8127C" w14:textId="77777777" w:rsidR="00620CF6" w:rsidRDefault="00620CF6">
      <w:pPr>
        <w:rPr>
          <w:sz w:val="20"/>
        </w:rPr>
        <w:sectPr w:rsidR="00620CF6" w:rsidSect="00D60468">
          <w:pgSz w:w="15840" w:h="12240" w:orient="landscape"/>
          <w:pgMar w:top="1380" w:right="1940" w:bottom="280" w:left="1940" w:header="720" w:footer="720" w:gutter="0"/>
          <w:cols w:space="720"/>
        </w:sectPr>
      </w:pPr>
    </w:p>
    <w:p w14:paraId="7949EB65" w14:textId="77777777" w:rsidR="00620CF6" w:rsidRDefault="00000000">
      <w:pPr>
        <w:pStyle w:val="BodyText"/>
        <w:spacing w:before="106" w:line="355" w:lineRule="auto"/>
        <w:ind w:left="3100" w:right="3098"/>
      </w:pPr>
      <w:bookmarkStart w:id="555" w:name="_bookmark89"/>
      <w:bookmarkEnd w:id="555"/>
      <w:r>
        <w:lastRenderedPageBreak/>
        <w:t>Table</w:t>
      </w:r>
      <w:r>
        <w:rPr>
          <w:spacing w:val="22"/>
        </w:rPr>
        <w:t xml:space="preserve"> </w:t>
      </w:r>
      <w:r>
        <w:t>B.6:</w:t>
      </w:r>
      <w:r>
        <w:rPr>
          <w:spacing w:val="40"/>
        </w:rPr>
        <w:t xml:space="preserve"> </w:t>
      </w:r>
      <w:r>
        <w:t>Composition</w:t>
      </w:r>
      <w:r>
        <w:rPr>
          <w:spacing w:val="22"/>
        </w:rPr>
        <w:t xml:space="preserve"> </w:t>
      </w:r>
      <w:r>
        <w:t>rules:</w:t>
      </w:r>
      <w:r>
        <w:rPr>
          <w:spacing w:val="40"/>
        </w:rPr>
        <w:t xml:space="preserve"> </w:t>
      </w:r>
      <w:r>
        <w:t>European</w:t>
      </w:r>
      <w:r>
        <w:rPr>
          <w:spacing w:val="22"/>
        </w:rPr>
        <w:t xml:space="preserve"> </w:t>
      </w:r>
      <w:r>
        <w:t>Central</w:t>
      </w:r>
      <w:r>
        <w:rPr>
          <w:spacing w:val="22"/>
        </w:rPr>
        <w:t xml:space="preserve"> </w:t>
      </w:r>
      <w:r>
        <w:t>Bank</w:t>
      </w:r>
      <w:r>
        <w:rPr>
          <w:spacing w:val="22"/>
        </w:rPr>
        <w:t xml:space="preserve"> </w:t>
      </w:r>
      <w:r>
        <w:t>EU</w:t>
      </w:r>
      <w:r>
        <w:rPr>
          <w:spacing w:val="22"/>
        </w:rPr>
        <w:t xml:space="preserve"> </w:t>
      </w:r>
      <w:r>
        <w:t>-</w:t>
      </w:r>
      <w:r>
        <w:rPr>
          <w:spacing w:val="22"/>
        </w:rPr>
        <w:t xml:space="preserve"> </w:t>
      </w:r>
      <w:r>
        <w:t xml:space="preserve">Fi- </w:t>
      </w:r>
      <w:proofErr w:type="spellStart"/>
      <w:r>
        <w:t>nancial</w:t>
      </w:r>
      <w:proofErr w:type="spellEnd"/>
      <w:r>
        <w:t xml:space="preserve"> Accounts</w:t>
      </w:r>
    </w:p>
    <w:p w14:paraId="23D8856B" w14:textId="77777777" w:rsidR="00620CF6" w:rsidRDefault="00620CF6">
      <w:pPr>
        <w:pStyle w:val="BodyText"/>
        <w:spacing w:before="3"/>
        <w:rPr>
          <w:sz w:val="16"/>
        </w:rPr>
      </w:pPr>
    </w:p>
    <w:tbl>
      <w:tblPr>
        <w:tblW w:w="0" w:type="auto"/>
        <w:tblInd w:w="126" w:type="dxa"/>
        <w:tblLayout w:type="fixed"/>
        <w:tblCellMar>
          <w:left w:w="0" w:type="dxa"/>
          <w:right w:w="0" w:type="dxa"/>
        </w:tblCellMar>
        <w:tblLook w:val="01E0" w:firstRow="1" w:lastRow="1" w:firstColumn="1" w:lastColumn="1" w:noHBand="0" w:noVBand="0"/>
      </w:tblPr>
      <w:tblGrid>
        <w:gridCol w:w="1297"/>
        <w:gridCol w:w="1177"/>
        <w:gridCol w:w="3311"/>
        <w:gridCol w:w="4590"/>
        <w:gridCol w:w="1348"/>
      </w:tblGrid>
      <w:tr w:rsidR="00620CF6" w14:paraId="255FDE72" w14:textId="77777777">
        <w:trPr>
          <w:trHeight w:val="486"/>
        </w:trPr>
        <w:tc>
          <w:tcPr>
            <w:tcW w:w="1297" w:type="dxa"/>
            <w:tcBorders>
              <w:top w:val="single" w:sz="8" w:space="0" w:color="000000"/>
              <w:bottom w:val="single" w:sz="4" w:space="0" w:color="000000"/>
            </w:tcBorders>
          </w:tcPr>
          <w:p w14:paraId="448319EF" w14:textId="77777777" w:rsidR="00620CF6" w:rsidRDefault="00000000">
            <w:pPr>
              <w:pStyle w:val="TableParagraph"/>
              <w:spacing w:before="123"/>
              <w:rPr>
                <w:sz w:val="20"/>
              </w:rPr>
            </w:pPr>
            <w:r>
              <w:rPr>
                <w:spacing w:val="-2"/>
                <w:sz w:val="20"/>
              </w:rPr>
              <w:t>Sector</w:t>
            </w:r>
          </w:p>
        </w:tc>
        <w:tc>
          <w:tcPr>
            <w:tcW w:w="1177" w:type="dxa"/>
            <w:tcBorders>
              <w:top w:val="single" w:sz="8" w:space="0" w:color="000000"/>
              <w:bottom w:val="single" w:sz="4" w:space="0" w:color="000000"/>
            </w:tcBorders>
          </w:tcPr>
          <w:p w14:paraId="7486CB46" w14:textId="77777777" w:rsidR="00620CF6" w:rsidRDefault="00000000">
            <w:pPr>
              <w:pStyle w:val="TableParagraph"/>
              <w:spacing w:before="123"/>
              <w:ind w:left="195"/>
              <w:rPr>
                <w:sz w:val="20"/>
              </w:rPr>
            </w:pPr>
            <w:r>
              <w:rPr>
                <w:spacing w:val="-4"/>
                <w:sz w:val="20"/>
              </w:rPr>
              <w:t>Code</w:t>
            </w:r>
          </w:p>
        </w:tc>
        <w:tc>
          <w:tcPr>
            <w:tcW w:w="3311" w:type="dxa"/>
            <w:tcBorders>
              <w:top w:val="single" w:sz="8" w:space="0" w:color="000000"/>
              <w:bottom w:val="single" w:sz="4" w:space="0" w:color="000000"/>
            </w:tcBorders>
          </w:tcPr>
          <w:p w14:paraId="72313A62" w14:textId="77777777" w:rsidR="00620CF6" w:rsidRDefault="00000000">
            <w:pPr>
              <w:pStyle w:val="TableParagraph"/>
              <w:spacing w:before="123"/>
              <w:ind w:left="391"/>
              <w:rPr>
                <w:sz w:val="20"/>
              </w:rPr>
            </w:pPr>
            <w:r>
              <w:rPr>
                <w:spacing w:val="-2"/>
                <w:sz w:val="20"/>
              </w:rPr>
              <w:t>Concept</w:t>
            </w:r>
          </w:p>
        </w:tc>
        <w:tc>
          <w:tcPr>
            <w:tcW w:w="4590" w:type="dxa"/>
            <w:tcBorders>
              <w:top w:val="single" w:sz="8" w:space="0" w:color="000000"/>
              <w:bottom w:val="single" w:sz="4" w:space="0" w:color="000000"/>
            </w:tcBorders>
          </w:tcPr>
          <w:p w14:paraId="6599A87A" w14:textId="77777777" w:rsidR="00620CF6" w:rsidRDefault="00000000">
            <w:pPr>
              <w:pStyle w:val="TableParagraph"/>
              <w:spacing w:before="123"/>
              <w:ind w:left="154"/>
              <w:rPr>
                <w:sz w:val="20"/>
              </w:rPr>
            </w:pPr>
            <w:r>
              <w:rPr>
                <w:spacing w:val="-4"/>
                <w:sz w:val="20"/>
              </w:rPr>
              <w:t>Composition</w:t>
            </w:r>
            <w:r>
              <w:rPr>
                <w:spacing w:val="3"/>
                <w:sz w:val="20"/>
              </w:rPr>
              <w:t xml:space="preserve"> </w:t>
            </w:r>
            <w:r>
              <w:rPr>
                <w:spacing w:val="-4"/>
                <w:sz w:val="20"/>
              </w:rPr>
              <w:t>rule</w:t>
            </w:r>
            <w:r>
              <w:rPr>
                <w:spacing w:val="3"/>
                <w:sz w:val="20"/>
              </w:rPr>
              <w:t xml:space="preserve"> </w:t>
            </w:r>
            <w:r>
              <w:rPr>
                <w:spacing w:val="-4"/>
                <w:sz w:val="20"/>
              </w:rPr>
              <w:t>using</w:t>
            </w:r>
            <w:r>
              <w:rPr>
                <w:spacing w:val="3"/>
                <w:sz w:val="20"/>
              </w:rPr>
              <w:t xml:space="preserve"> </w:t>
            </w:r>
            <w:r>
              <w:rPr>
                <w:spacing w:val="-4"/>
                <w:sz w:val="20"/>
              </w:rPr>
              <w:t>codes</w:t>
            </w:r>
          </w:p>
        </w:tc>
        <w:tc>
          <w:tcPr>
            <w:tcW w:w="1348" w:type="dxa"/>
            <w:tcBorders>
              <w:top w:val="single" w:sz="8" w:space="0" w:color="000000"/>
              <w:bottom w:val="single" w:sz="4" w:space="0" w:color="000000"/>
            </w:tcBorders>
          </w:tcPr>
          <w:p w14:paraId="52E1394B" w14:textId="77777777" w:rsidR="00620CF6" w:rsidRDefault="00000000">
            <w:pPr>
              <w:pStyle w:val="TableParagraph"/>
              <w:spacing w:before="123"/>
              <w:ind w:left="338"/>
              <w:rPr>
                <w:sz w:val="20"/>
              </w:rPr>
            </w:pPr>
            <w:r>
              <w:rPr>
                <w:spacing w:val="-2"/>
                <w:sz w:val="20"/>
              </w:rPr>
              <w:t>Frequency</w:t>
            </w:r>
          </w:p>
        </w:tc>
      </w:tr>
      <w:tr w:rsidR="00620CF6" w14:paraId="0249BC3D" w14:textId="77777777">
        <w:trPr>
          <w:trHeight w:val="55"/>
        </w:trPr>
        <w:tc>
          <w:tcPr>
            <w:tcW w:w="1297" w:type="dxa"/>
            <w:tcBorders>
              <w:top w:val="single" w:sz="4" w:space="0" w:color="000000"/>
            </w:tcBorders>
            <w:shd w:val="clear" w:color="auto" w:fill="F7F7F7"/>
          </w:tcPr>
          <w:p w14:paraId="69E579FA" w14:textId="77777777" w:rsidR="00620CF6" w:rsidRDefault="00620CF6">
            <w:pPr>
              <w:pStyle w:val="TableParagraph"/>
              <w:spacing w:before="0"/>
              <w:ind w:left="0"/>
              <w:rPr>
                <w:rFonts w:ascii="Times New Roman"/>
                <w:sz w:val="2"/>
              </w:rPr>
            </w:pPr>
          </w:p>
        </w:tc>
        <w:tc>
          <w:tcPr>
            <w:tcW w:w="1177" w:type="dxa"/>
            <w:tcBorders>
              <w:top w:val="single" w:sz="4" w:space="0" w:color="000000"/>
            </w:tcBorders>
            <w:shd w:val="clear" w:color="auto" w:fill="F7F7F7"/>
          </w:tcPr>
          <w:p w14:paraId="23855F5D" w14:textId="77777777" w:rsidR="00620CF6" w:rsidRDefault="00620CF6">
            <w:pPr>
              <w:pStyle w:val="TableParagraph"/>
              <w:spacing w:before="0"/>
              <w:ind w:left="0"/>
              <w:rPr>
                <w:rFonts w:ascii="Times New Roman"/>
                <w:sz w:val="2"/>
              </w:rPr>
            </w:pPr>
          </w:p>
        </w:tc>
        <w:tc>
          <w:tcPr>
            <w:tcW w:w="3311" w:type="dxa"/>
            <w:tcBorders>
              <w:top w:val="single" w:sz="4" w:space="0" w:color="000000"/>
            </w:tcBorders>
            <w:shd w:val="clear" w:color="auto" w:fill="F7F7F7"/>
          </w:tcPr>
          <w:p w14:paraId="4EA829B5" w14:textId="77777777" w:rsidR="00620CF6" w:rsidRDefault="00620CF6">
            <w:pPr>
              <w:pStyle w:val="TableParagraph"/>
              <w:spacing w:before="0"/>
              <w:ind w:left="0"/>
              <w:rPr>
                <w:rFonts w:ascii="Times New Roman"/>
                <w:sz w:val="2"/>
              </w:rPr>
            </w:pPr>
          </w:p>
        </w:tc>
        <w:tc>
          <w:tcPr>
            <w:tcW w:w="4590" w:type="dxa"/>
            <w:tcBorders>
              <w:top w:val="single" w:sz="4" w:space="0" w:color="000000"/>
            </w:tcBorders>
            <w:shd w:val="clear" w:color="auto" w:fill="F7F7F7"/>
          </w:tcPr>
          <w:p w14:paraId="2454E411" w14:textId="77777777" w:rsidR="00620CF6" w:rsidRDefault="00620CF6">
            <w:pPr>
              <w:pStyle w:val="TableParagraph"/>
              <w:spacing w:before="0"/>
              <w:ind w:left="0"/>
              <w:rPr>
                <w:rFonts w:ascii="Times New Roman"/>
                <w:sz w:val="2"/>
              </w:rPr>
            </w:pPr>
          </w:p>
        </w:tc>
        <w:tc>
          <w:tcPr>
            <w:tcW w:w="1348" w:type="dxa"/>
            <w:tcBorders>
              <w:top w:val="single" w:sz="4" w:space="0" w:color="000000"/>
            </w:tcBorders>
            <w:shd w:val="clear" w:color="auto" w:fill="F7F7F7"/>
          </w:tcPr>
          <w:p w14:paraId="67BE1573" w14:textId="77777777" w:rsidR="00620CF6" w:rsidRDefault="00620CF6">
            <w:pPr>
              <w:pStyle w:val="TableParagraph"/>
              <w:spacing w:before="0"/>
              <w:ind w:left="0"/>
              <w:rPr>
                <w:rFonts w:ascii="Times New Roman"/>
                <w:sz w:val="2"/>
              </w:rPr>
            </w:pPr>
          </w:p>
        </w:tc>
      </w:tr>
      <w:tr w:rsidR="00620CF6" w14:paraId="25437CE8" w14:textId="77777777">
        <w:trPr>
          <w:trHeight w:val="797"/>
        </w:trPr>
        <w:tc>
          <w:tcPr>
            <w:tcW w:w="1297" w:type="dxa"/>
            <w:shd w:val="clear" w:color="auto" w:fill="F7F7F7"/>
          </w:tcPr>
          <w:p w14:paraId="61C7335E" w14:textId="77777777" w:rsidR="00620CF6" w:rsidRDefault="00000000">
            <w:pPr>
              <w:pStyle w:val="TableParagraph"/>
              <w:rPr>
                <w:sz w:val="20"/>
              </w:rPr>
            </w:pPr>
            <w:r>
              <w:rPr>
                <w:spacing w:val="-2"/>
                <w:sz w:val="20"/>
              </w:rPr>
              <w:t>Households</w:t>
            </w:r>
          </w:p>
          <w:p w14:paraId="320A9ABB"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shd w:val="clear" w:color="auto" w:fill="F7F7F7"/>
          </w:tcPr>
          <w:p w14:paraId="5BDED2E5" w14:textId="77777777" w:rsidR="00620CF6" w:rsidRDefault="00000000">
            <w:pPr>
              <w:pStyle w:val="TableParagraph"/>
              <w:ind w:left="195"/>
              <w:rPr>
                <w:sz w:val="20"/>
              </w:rPr>
            </w:pPr>
            <w:proofErr w:type="spellStart"/>
            <w:r>
              <w:rPr>
                <w:spacing w:val="-2"/>
                <w:sz w:val="20"/>
              </w:rPr>
              <w:t>nnhass</w:t>
            </w:r>
            <w:proofErr w:type="spellEnd"/>
          </w:p>
        </w:tc>
        <w:tc>
          <w:tcPr>
            <w:tcW w:w="3311" w:type="dxa"/>
            <w:shd w:val="clear" w:color="auto" w:fill="F7F7F7"/>
          </w:tcPr>
          <w:p w14:paraId="0E4D88AA" w14:textId="77777777" w:rsidR="00620CF6" w:rsidRDefault="00000000">
            <w:pPr>
              <w:pStyle w:val="TableParagraph"/>
              <w:ind w:left="391"/>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4F80A3B2" w14:textId="77777777" w:rsidR="00620CF6" w:rsidRDefault="00000000">
            <w:pPr>
              <w:pStyle w:val="TableParagraph"/>
              <w:spacing w:before="129"/>
              <w:ind w:left="391"/>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590" w:type="dxa"/>
            <w:shd w:val="clear" w:color="auto" w:fill="F7F7F7"/>
          </w:tcPr>
          <w:p w14:paraId="1514B783" w14:textId="77777777" w:rsidR="00620CF6" w:rsidRDefault="00000000">
            <w:pPr>
              <w:pStyle w:val="TableParagraph"/>
              <w:ind w:left="154"/>
              <w:rPr>
                <w:sz w:val="20"/>
              </w:rPr>
            </w:pPr>
            <w:r>
              <w:rPr>
                <w:spacing w:val="-2"/>
                <w:w w:val="110"/>
                <w:sz w:val="20"/>
              </w:rPr>
              <w:t>(A_AF)</w:t>
            </w:r>
          </w:p>
        </w:tc>
        <w:tc>
          <w:tcPr>
            <w:tcW w:w="1348" w:type="dxa"/>
            <w:shd w:val="clear" w:color="auto" w:fill="F7F7F7"/>
          </w:tcPr>
          <w:p w14:paraId="56D0D9E1" w14:textId="77777777" w:rsidR="00620CF6" w:rsidRDefault="00000000">
            <w:pPr>
              <w:pStyle w:val="TableParagraph"/>
              <w:ind w:left="338"/>
              <w:rPr>
                <w:sz w:val="20"/>
              </w:rPr>
            </w:pPr>
            <w:r>
              <w:rPr>
                <w:spacing w:val="-5"/>
                <w:sz w:val="20"/>
              </w:rPr>
              <w:t>28</w:t>
            </w:r>
          </w:p>
        </w:tc>
      </w:tr>
      <w:tr w:rsidR="00620CF6" w14:paraId="135E8EB6" w14:textId="77777777">
        <w:trPr>
          <w:trHeight w:val="797"/>
        </w:trPr>
        <w:tc>
          <w:tcPr>
            <w:tcW w:w="1297" w:type="dxa"/>
          </w:tcPr>
          <w:p w14:paraId="291BA6E6" w14:textId="77777777" w:rsidR="00620CF6" w:rsidRDefault="00000000">
            <w:pPr>
              <w:pStyle w:val="TableParagraph"/>
              <w:rPr>
                <w:sz w:val="20"/>
              </w:rPr>
            </w:pPr>
            <w:r>
              <w:rPr>
                <w:spacing w:val="-2"/>
                <w:sz w:val="20"/>
              </w:rPr>
              <w:t>Households</w:t>
            </w:r>
          </w:p>
          <w:p w14:paraId="24DE9E7F" w14:textId="77777777" w:rsidR="00620CF6" w:rsidRDefault="00000000">
            <w:pPr>
              <w:pStyle w:val="TableParagraph"/>
              <w:spacing w:before="128"/>
              <w:rPr>
                <w:sz w:val="20"/>
              </w:rPr>
            </w:pPr>
            <w:r>
              <w:rPr>
                <w:sz w:val="20"/>
              </w:rPr>
              <w:t>&amp;</w:t>
            </w:r>
            <w:r>
              <w:rPr>
                <w:spacing w:val="14"/>
                <w:sz w:val="20"/>
              </w:rPr>
              <w:t xml:space="preserve"> </w:t>
            </w:r>
            <w:r>
              <w:rPr>
                <w:spacing w:val="-2"/>
                <w:sz w:val="20"/>
              </w:rPr>
              <w:t>NPISH</w:t>
            </w:r>
          </w:p>
        </w:tc>
        <w:tc>
          <w:tcPr>
            <w:tcW w:w="1177" w:type="dxa"/>
          </w:tcPr>
          <w:p w14:paraId="0B7338EB" w14:textId="77777777" w:rsidR="00620CF6" w:rsidRDefault="00000000">
            <w:pPr>
              <w:pStyle w:val="TableParagraph"/>
              <w:ind w:left="195"/>
              <w:rPr>
                <w:sz w:val="20"/>
              </w:rPr>
            </w:pPr>
            <w:proofErr w:type="spellStart"/>
            <w:r>
              <w:rPr>
                <w:spacing w:val="-2"/>
                <w:sz w:val="20"/>
              </w:rPr>
              <w:t>fliabi</w:t>
            </w:r>
            <w:proofErr w:type="spellEnd"/>
          </w:p>
        </w:tc>
        <w:tc>
          <w:tcPr>
            <w:tcW w:w="3311" w:type="dxa"/>
          </w:tcPr>
          <w:p w14:paraId="5E5B4D7C" w14:textId="77777777" w:rsidR="00620CF6" w:rsidRDefault="00000000">
            <w:pPr>
              <w:pStyle w:val="TableParagraph"/>
              <w:ind w:left="391"/>
              <w:rPr>
                <w:sz w:val="20"/>
              </w:rPr>
            </w:pPr>
            <w:r>
              <w:rPr>
                <w:spacing w:val="-4"/>
                <w:sz w:val="20"/>
              </w:rPr>
              <w:t>Debt</w:t>
            </w:r>
          </w:p>
        </w:tc>
        <w:tc>
          <w:tcPr>
            <w:tcW w:w="4590" w:type="dxa"/>
          </w:tcPr>
          <w:p w14:paraId="6FB87E23"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w w:val="120"/>
                <w:sz w:val="20"/>
              </w:rPr>
              <w:t>(L_AF5)</w:t>
            </w:r>
            <w:r>
              <w:rPr>
                <w:spacing w:val="-9"/>
                <w:w w:val="120"/>
                <w:sz w:val="20"/>
              </w:rPr>
              <w:t xml:space="preserve"> </w:t>
            </w:r>
            <w:r>
              <w:rPr>
                <w:w w:val="120"/>
                <w:sz w:val="20"/>
              </w:rPr>
              <w:t>+</w:t>
            </w:r>
            <w:r>
              <w:rPr>
                <w:spacing w:val="-9"/>
                <w:w w:val="120"/>
                <w:sz w:val="20"/>
              </w:rPr>
              <w:t xml:space="preserve"> </w:t>
            </w:r>
            <w:r>
              <w:rPr>
                <w:spacing w:val="-2"/>
                <w:w w:val="120"/>
                <w:sz w:val="20"/>
              </w:rPr>
              <w:t>(L_AF6)</w:t>
            </w:r>
          </w:p>
        </w:tc>
        <w:tc>
          <w:tcPr>
            <w:tcW w:w="1348" w:type="dxa"/>
          </w:tcPr>
          <w:p w14:paraId="13CBFABB" w14:textId="77777777" w:rsidR="00620CF6" w:rsidRDefault="00000000">
            <w:pPr>
              <w:pStyle w:val="TableParagraph"/>
              <w:ind w:left="338"/>
              <w:rPr>
                <w:sz w:val="20"/>
              </w:rPr>
            </w:pPr>
            <w:r>
              <w:rPr>
                <w:spacing w:val="-5"/>
                <w:sz w:val="20"/>
              </w:rPr>
              <w:t>28</w:t>
            </w:r>
          </w:p>
        </w:tc>
      </w:tr>
      <w:tr w:rsidR="00620CF6" w14:paraId="2274DC2B" w14:textId="77777777">
        <w:trPr>
          <w:trHeight w:val="394"/>
        </w:trPr>
        <w:tc>
          <w:tcPr>
            <w:tcW w:w="1297" w:type="dxa"/>
            <w:shd w:val="clear" w:color="auto" w:fill="F7F7F7"/>
          </w:tcPr>
          <w:p w14:paraId="2D958721" w14:textId="77777777" w:rsidR="00620CF6" w:rsidRDefault="00000000">
            <w:pPr>
              <w:pStyle w:val="TableParagraph"/>
              <w:rPr>
                <w:sz w:val="20"/>
              </w:rPr>
            </w:pPr>
            <w:r>
              <w:rPr>
                <w:spacing w:val="-2"/>
                <w:sz w:val="20"/>
              </w:rPr>
              <w:t>Households</w:t>
            </w:r>
          </w:p>
        </w:tc>
        <w:tc>
          <w:tcPr>
            <w:tcW w:w="1177" w:type="dxa"/>
            <w:shd w:val="clear" w:color="auto" w:fill="F7F7F7"/>
          </w:tcPr>
          <w:p w14:paraId="5C6DBA81" w14:textId="77777777" w:rsidR="00620CF6" w:rsidRDefault="00000000">
            <w:pPr>
              <w:pStyle w:val="TableParagraph"/>
              <w:ind w:left="195"/>
              <w:rPr>
                <w:sz w:val="20"/>
              </w:rPr>
            </w:pPr>
            <w:proofErr w:type="spellStart"/>
            <w:r>
              <w:rPr>
                <w:spacing w:val="-2"/>
                <w:sz w:val="20"/>
              </w:rPr>
              <w:t>facdbl</w:t>
            </w:r>
            <w:proofErr w:type="spellEnd"/>
          </w:p>
        </w:tc>
        <w:tc>
          <w:tcPr>
            <w:tcW w:w="3311" w:type="dxa"/>
            <w:shd w:val="clear" w:color="auto" w:fill="F7F7F7"/>
          </w:tcPr>
          <w:p w14:paraId="7898C592"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90" w:type="dxa"/>
            <w:shd w:val="clear" w:color="auto" w:fill="F7F7F7"/>
          </w:tcPr>
          <w:p w14:paraId="17E062A9" w14:textId="77777777" w:rsidR="00620CF6" w:rsidRDefault="00000000">
            <w:pPr>
              <w:pStyle w:val="TableParagraph"/>
              <w:ind w:left="154"/>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w w:val="120"/>
                <w:sz w:val="20"/>
              </w:rPr>
              <w:t>(A_AF3)</w:t>
            </w:r>
            <w:r>
              <w:rPr>
                <w:spacing w:val="-14"/>
                <w:w w:val="120"/>
                <w:sz w:val="20"/>
              </w:rPr>
              <w:t xml:space="preserve"> </w:t>
            </w:r>
            <w:r>
              <w:rPr>
                <w:w w:val="120"/>
                <w:sz w:val="20"/>
              </w:rPr>
              <w:t>+</w:t>
            </w:r>
            <w:r>
              <w:rPr>
                <w:spacing w:val="-15"/>
                <w:w w:val="120"/>
                <w:sz w:val="20"/>
              </w:rPr>
              <w:t xml:space="preserve"> </w:t>
            </w:r>
            <w:r>
              <w:rPr>
                <w:spacing w:val="-2"/>
                <w:w w:val="120"/>
                <w:sz w:val="20"/>
              </w:rPr>
              <w:t>(A_AF4)</w:t>
            </w:r>
          </w:p>
        </w:tc>
        <w:tc>
          <w:tcPr>
            <w:tcW w:w="1348" w:type="dxa"/>
            <w:shd w:val="clear" w:color="auto" w:fill="F7F7F7"/>
          </w:tcPr>
          <w:p w14:paraId="1635A12C" w14:textId="77777777" w:rsidR="00620CF6" w:rsidRDefault="00000000">
            <w:pPr>
              <w:pStyle w:val="TableParagraph"/>
              <w:ind w:left="338"/>
              <w:rPr>
                <w:sz w:val="20"/>
              </w:rPr>
            </w:pPr>
            <w:r>
              <w:rPr>
                <w:spacing w:val="-5"/>
                <w:sz w:val="20"/>
              </w:rPr>
              <w:t>28</w:t>
            </w:r>
          </w:p>
        </w:tc>
      </w:tr>
      <w:tr w:rsidR="00620CF6" w14:paraId="02EE4CA2" w14:textId="77777777">
        <w:trPr>
          <w:trHeight w:val="797"/>
        </w:trPr>
        <w:tc>
          <w:tcPr>
            <w:tcW w:w="1297" w:type="dxa"/>
            <w:shd w:val="clear" w:color="auto" w:fill="F7F7F7"/>
          </w:tcPr>
          <w:p w14:paraId="782F2686" w14:textId="77777777" w:rsidR="00620CF6" w:rsidRDefault="00000000">
            <w:pPr>
              <w:pStyle w:val="TableParagraph"/>
              <w:spacing w:before="72"/>
              <w:rPr>
                <w:sz w:val="20"/>
              </w:rPr>
            </w:pPr>
            <w:r>
              <w:rPr>
                <w:sz w:val="20"/>
              </w:rPr>
              <w:t>&amp;</w:t>
            </w:r>
            <w:r>
              <w:rPr>
                <w:spacing w:val="14"/>
                <w:sz w:val="20"/>
              </w:rPr>
              <w:t xml:space="preserve"> </w:t>
            </w:r>
            <w:r>
              <w:rPr>
                <w:spacing w:val="-2"/>
                <w:sz w:val="20"/>
              </w:rPr>
              <w:t>NPISH</w:t>
            </w:r>
          </w:p>
          <w:p w14:paraId="43E5D8C4" w14:textId="77777777" w:rsidR="00620CF6" w:rsidRDefault="00000000">
            <w:pPr>
              <w:pStyle w:val="TableParagraph"/>
              <w:spacing w:before="129"/>
              <w:rPr>
                <w:sz w:val="20"/>
              </w:rPr>
            </w:pPr>
            <w:r>
              <w:rPr>
                <w:spacing w:val="-2"/>
                <w:sz w:val="20"/>
              </w:rPr>
              <w:t>Households</w:t>
            </w:r>
          </w:p>
        </w:tc>
        <w:tc>
          <w:tcPr>
            <w:tcW w:w="1177" w:type="dxa"/>
            <w:shd w:val="clear" w:color="auto" w:fill="F7F7F7"/>
          </w:tcPr>
          <w:p w14:paraId="63B9BB3B" w14:textId="77777777" w:rsidR="00620CF6" w:rsidRDefault="00620CF6">
            <w:pPr>
              <w:pStyle w:val="TableParagraph"/>
              <w:spacing w:before="12"/>
              <w:ind w:left="0"/>
              <w:rPr>
                <w:sz w:val="34"/>
              </w:rPr>
            </w:pPr>
          </w:p>
          <w:p w14:paraId="6750B314" w14:textId="77777777" w:rsidR="00620CF6" w:rsidRDefault="00000000">
            <w:pPr>
              <w:pStyle w:val="TableParagraph"/>
              <w:spacing w:before="0"/>
              <w:ind w:left="195"/>
              <w:rPr>
                <w:sz w:val="20"/>
              </w:rPr>
            </w:pPr>
            <w:proofErr w:type="spellStart"/>
            <w:r>
              <w:rPr>
                <w:spacing w:val="-2"/>
                <w:sz w:val="20"/>
              </w:rPr>
              <w:t>faeqfd</w:t>
            </w:r>
            <w:proofErr w:type="spellEnd"/>
          </w:p>
        </w:tc>
        <w:tc>
          <w:tcPr>
            <w:tcW w:w="3311" w:type="dxa"/>
            <w:shd w:val="clear" w:color="auto" w:fill="F7F7F7"/>
          </w:tcPr>
          <w:p w14:paraId="1DF2EEA5" w14:textId="77777777" w:rsidR="00620CF6" w:rsidRDefault="00620CF6">
            <w:pPr>
              <w:pStyle w:val="TableParagraph"/>
              <w:spacing w:before="12"/>
              <w:ind w:left="0"/>
              <w:rPr>
                <w:sz w:val="34"/>
              </w:rPr>
            </w:pPr>
          </w:p>
          <w:p w14:paraId="0BB9E465" w14:textId="77777777" w:rsidR="00620CF6" w:rsidRDefault="00000000">
            <w:pPr>
              <w:pStyle w:val="TableParagraph"/>
              <w:spacing w:before="0"/>
              <w:ind w:left="391"/>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tc>
        <w:tc>
          <w:tcPr>
            <w:tcW w:w="4590" w:type="dxa"/>
            <w:shd w:val="clear" w:color="auto" w:fill="F7F7F7"/>
          </w:tcPr>
          <w:p w14:paraId="757BAFDC" w14:textId="77777777" w:rsidR="00620CF6" w:rsidRDefault="00620CF6">
            <w:pPr>
              <w:pStyle w:val="TableParagraph"/>
              <w:spacing w:before="12"/>
              <w:ind w:left="0"/>
              <w:rPr>
                <w:sz w:val="34"/>
              </w:rPr>
            </w:pPr>
          </w:p>
          <w:p w14:paraId="25167B77" w14:textId="77777777" w:rsidR="00620CF6" w:rsidRDefault="00000000">
            <w:pPr>
              <w:pStyle w:val="TableParagraph"/>
              <w:spacing w:before="0"/>
              <w:ind w:left="154"/>
              <w:rPr>
                <w:sz w:val="20"/>
              </w:rPr>
            </w:pPr>
            <w:r>
              <w:rPr>
                <w:spacing w:val="-2"/>
                <w:w w:val="110"/>
                <w:sz w:val="20"/>
              </w:rPr>
              <w:t>(A_AF5)</w:t>
            </w:r>
          </w:p>
        </w:tc>
        <w:tc>
          <w:tcPr>
            <w:tcW w:w="1348" w:type="dxa"/>
            <w:shd w:val="clear" w:color="auto" w:fill="F7F7F7"/>
          </w:tcPr>
          <w:p w14:paraId="6A8B5779" w14:textId="77777777" w:rsidR="00620CF6" w:rsidRDefault="00620CF6">
            <w:pPr>
              <w:pStyle w:val="TableParagraph"/>
              <w:spacing w:before="12"/>
              <w:ind w:left="0"/>
              <w:rPr>
                <w:sz w:val="34"/>
              </w:rPr>
            </w:pPr>
          </w:p>
          <w:p w14:paraId="7EA7B597" w14:textId="77777777" w:rsidR="00620CF6" w:rsidRDefault="00000000">
            <w:pPr>
              <w:pStyle w:val="TableParagraph"/>
              <w:spacing w:before="0"/>
              <w:ind w:left="338"/>
              <w:rPr>
                <w:sz w:val="20"/>
              </w:rPr>
            </w:pPr>
            <w:r>
              <w:rPr>
                <w:spacing w:val="-5"/>
                <w:sz w:val="20"/>
              </w:rPr>
              <w:t>28</w:t>
            </w:r>
          </w:p>
        </w:tc>
      </w:tr>
      <w:tr w:rsidR="00620CF6" w14:paraId="7607FA63" w14:textId="77777777">
        <w:trPr>
          <w:trHeight w:val="797"/>
        </w:trPr>
        <w:tc>
          <w:tcPr>
            <w:tcW w:w="1297" w:type="dxa"/>
            <w:shd w:val="clear" w:color="auto" w:fill="F7F7F7"/>
          </w:tcPr>
          <w:p w14:paraId="0AFE9030" w14:textId="77777777" w:rsidR="00620CF6" w:rsidRDefault="00000000">
            <w:pPr>
              <w:pStyle w:val="TableParagraph"/>
              <w:spacing w:before="72"/>
              <w:rPr>
                <w:sz w:val="20"/>
              </w:rPr>
            </w:pPr>
            <w:r>
              <w:rPr>
                <w:sz w:val="20"/>
              </w:rPr>
              <w:t>&amp;</w:t>
            </w:r>
            <w:r>
              <w:rPr>
                <w:spacing w:val="14"/>
                <w:sz w:val="20"/>
              </w:rPr>
              <w:t xml:space="preserve"> </w:t>
            </w:r>
            <w:r>
              <w:rPr>
                <w:spacing w:val="-2"/>
                <w:sz w:val="20"/>
              </w:rPr>
              <w:t>NPISH</w:t>
            </w:r>
          </w:p>
          <w:p w14:paraId="62EE30CB" w14:textId="77777777" w:rsidR="00620CF6" w:rsidRDefault="00000000">
            <w:pPr>
              <w:pStyle w:val="TableParagraph"/>
              <w:spacing w:before="129"/>
              <w:rPr>
                <w:sz w:val="20"/>
              </w:rPr>
            </w:pPr>
            <w:r>
              <w:rPr>
                <w:spacing w:val="-2"/>
                <w:sz w:val="20"/>
              </w:rPr>
              <w:t>Households</w:t>
            </w:r>
          </w:p>
        </w:tc>
        <w:tc>
          <w:tcPr>
            <w:tcW w:w="1177" w:type="dxa"/>
            <w:shd w:val="clear" w:color="auto" w:fill="F7F7F7"/>
          </w:tcPr>
          <w:p w14:paraId="66D2C4C9" w14:textId="77777777" w:rsidR="00620CF6" w:rsidRDefault="00620CF6">
            <w:pPr>
              <w:pStyle w:val="TableParagraph"/>
              <w:spacing w:before="12"/>
              <w:ind w:left="0"/>
              <w:rPr>
                <w:sz w:val="34"/>
              </w:rPr>
            </w:pPr>
          </w:p>
          <w:p w14:paraId="3ED436E6" w14:textId="77777777" w:rsidR="00620CF6" w:rsidRDefault="00000000">
            <w:pPr>
              <w:pStyle w:val="TableParagraph"/>
              <w:spacing w:before="0"/>
              <w:ind w:left="195"/>
              <w:rPr>
                <w:sz w:val="20"/>
              </w:rPr>
            </w:pPr>
            <w:proofErr w:type="spellStart"/>
            <w:r>
              <w:rPr>
                <w:spacing w:val="-2"/>
                <w:sz w:val="20"/>
              </w:rPr>
              <w:t>falipe</w:t>
            </w:r>
            <w:proofErr w:type="spellEnd"/>
          </w:p>
        </w:tc>
        <w:tc>
          <w:tcPr>
            <w:tcW w:w="3311" w:type="dxa"/>
            <w:shd w:val="clear" w:color="auto" w:fill="F7F7F7"/>
          </w:tcPr>
          <w:p w14:paraId="6E4AF443" w14:textId="77777777" w:rsidR="00620CF6" w:rsidRDefault="00000000">
            <w:pPr>
              <w:pStyle w:val="TableParagraph"/>
              <w:spacing w:before="72"/>
              <w:ind w:left="391"/>
              <w:rPr>
                <w:sz w:val="20"/>
              </w:rPr>
            </w:pPr>
            <w:r>
              <w:rPr>
                <w:spacing w:val="-2"/>
                <w:sz w:val="20"/>
              </w:rPr>
              <w:t>Fund</w:t>
            </w:r>
            <w:r>
              <w:rPr>
                <w:spacing w:val="-4"/>
                <w:sz w:val="20"/>
              </w:rPr>
              <w:t xml:space="preserve"> </w:t>
            </w:r>
            <w:r>
              <w:rPr>
                <w:spacing w:val="-2"/>
                <w:sz w:val="20"/>
              </w:rPr>
              <w:t>Shares</w:t>
            </w:r>
          </w:p>
          <w:p w14:paraId="4C899EF5" w14:textId="77777777" w:rsidR="00620CF6" w:rsidRDefault="00000000">
            <w:pPr>
              <w:pStyle w:val="TableParagraph"/>
              <w:spacing w:before="129"/>
              <w:ind w:left="391"/>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590" w:type="dxa"/>
            <w:shd w:val="clear" w:color="auto" w:fill="F7F7F7"/>
          </w:tcPr>
          <w:p w14:paraId="56A3F724" w14:textId="77777777" w:rsidR="00620CF6" w:rsidRDefault="00620CF6">
            <w:pPr>
              <w:pStyle w:val="TableParagraph"/>
              <w:spacing w:before="12"/>
              <w:ind w:left="0"/>
              <w:rPr>
                <w:sz w:val="34"/>
              </w:rPr>
            </w:pPr>
          </w:p>
          <w:p w14:paraId="6B4D0D9F" w14:textId="77777777" w:rsidR="00620CF6" w:rsidRDefault="00000000">
            <w:pPr>
              <w:pStyle w:val="TableParagraph"/>
              <w:spacing w:before="0"/>
              <w:ind w:left="154"/>
              <w:rPr>
                <w:sz w:val="20"/>
              </w:rPr>
            </w:pPr>
            <w:r>
              <w:rPr>
                <w:spacing w:val="-2"/>
                <w:w w:val="110"/>
                <w:sz w:val="20"/>
              </w:rPr>
              <w:t>(A_AF6)</w:t>
            </w:r>
          </w:p>
        </w:tc>
        <w:tc>
          <w:tcPr>
            <w:tcW w:w="1348" w:type="dxa"/>
            <w:shd w:val="clear" w:color="auto" w:fill="F7F7F7"/>
          </w:tcPr>
          <w:p w14:paraId="06107C09" w14:textId="77777777" w:rsidR="00620CF6" w:rsidRDefault="00620CF6">
            <w:pPr>
              <w:pStyle w:val="TableParagraph"/>
              <w:spacing w:before="12"/>
              <w:ind w:left="0"/>
              <w:rPr>
                <w:sz w:val="34"/>
              </w:rPr>
            </w:pPr>
          </w:p>
          <w:p w14:paraId="41730EB5" w14:textId="77777777" w:rsidR="00620CF6" w:rsidRDefault="00000000">
            <w:pPr>
              <w:pStyle w:val="TableParagraph"/>
              <w:spacing w:before="0"/>
              <w:ind w:left="338"/>
              <w:rPr>
                <w:sz w:val="20"/>
              </w:rPr>
            </w:pPr>
            <w:r>
              <w:rPr>
                <w:spacing w:val="-5"/>
                <w:sz w:val="20"/>
              </w:rPr>
              <w:t>28</w:t>
            </w:r>
          </w:p>
        </w:tc>
      </w:tr>
      <w:tr w:rsidR="00620CF6" w14:paraId="6FF079BF" w14:textId="77777777">
        <w:trPr>
          <w:trHeight w:val="402"/>
        </w:trPr>
        <w:tc>
          <w:tcPr>
            <w:tcW w:w="1297" w:type="dxa"/>
            <w:shd w:val="clear" w:color="auto" w:fill="F7F7F7"/>
          </w:tcPr>
          <w:p w14:paraId="2B1D907E" w14:textId="77777777" w:rsidR="00620CF6" w:rsidRDefault="00000000">
            <w:pPr>
              <w:pStyle w:val="TableParagraph"/>
              <w:spacing w:before="72"/>
              <w:rPr>
                <w:sz w:val="20"/>
              </w:rPr>
            </w:pPr>
            <w:r>
              <w:rPr>
                <w:sz w:val="20"/>
              </w:rPr>
              <w:t>&amp;</w:t>
            </w:r>
            <w:r>
              <w:rPr>
                <w:spacing w:val="14"/>
                <w:sz w:val="20"/>
              </w:rPr>
              <w:t xml:space="preserve"> </w:t>
            </w:r>
            <w:r>
              <w:rPr>
                <w:spacing w:val="-2"/>
                <w:sz w:val="20"/>
              </w:rPr>
              <w:t>NPISH</w:t>
            </w:r>
          </w:p>
        </w:tc>
        <w:tc>
          <w:tcPr>
            <w:tcW w:w="1177" w:type="dxa"/>
            <w:shd w:val="clear" w:color="auto" w:fill="F7F7F7"/>
          </w:tcPr>
          <w:p w14:paraId="283CF43D" w14:textId="77777777" w:rsidR="00620CF6" w:rsidRDefault="00620CF6">
            <w:pPr>
              <w:pStyle w:val="TableParagraph"/>
              <w:spacing w:before="0"/>
              <w:ind w:left="0"/>
              <w:rPr>
                <w:rFonts w:ascii="Times New Roman"/>
                <w:sz w:val="18"/>
              </w:rPr>
            </w:pPr>
          </w:p>
        </w:tc>
        <w:tc>
          <w:tcPr>
            <w:tcW w:w="3311" w:type="dxa"/>
            <w:shd w:val="clear" w:color="auto" w:fill="F7F7F7"/>
          </w:tcPr>
          <w:p w14:paraId="4572800F" w14:textId="77777777" w:rsidR="00620CF6" w:rsidRDefault="00620CF6">
            <w:pPr>
              <w:pStyle w:val="TableParagraph"/>
              <w:spacing w:before="0"/>
              <w:ind w:left="0"/>
              <w:rPr>
                <w:rFonts w:ascii="Times New Roman"/>
                <w:sz w:val="18"/>
              </w:rPr>
            </w:pPr>
          </w:p>
        </w:tc>
        <w:tc>
          <w:tcPr>
            <w:tcW w:w="4590" w:type="dxa"/>
            <w:shd w:val="clear" w:color="auto" w:fill="F7F7F7"/>
          </w:tcPr>
          <w:p w14:paraId="54A78641" w14:textId="77777777" w:rsidR="00620CF6" w:rsidRDefault="00620CF6">
            <w:pPr>
              <w:pStyle w:val="TableParagraph"/>
              <w:spacing w:before="0"/>
              <w:ind w:left="0"/>
              <w:rPr>
                <w:rFonts w:ascii="Times New Roman"/>
                <w:sz w:val="18"/>
              </w:rPr>
            </w:pPr>
          </w:p>
        </w:tc>
        <w:tc>
          <w:tcPr>
            <w:tcW w:w="1348" w:type="dxa"/>
            <w:shd w:val="clear" w:color="auto" w:fill="F7F7F7"/>
          </w:tcPr>
          <w:p w14:paraId="39D65E67" w14:textId="77777777" w:rsidR="00620CF6" w:rsidRDefault="00620CF6">
            <w:pPr>
              <w:pStyle w:val="TableParagraph"/>
              <w:spacing w:before="0"/>
              <w:ind w:left="0"/>
              <w:rPr>
                <w:rFonts w:ascii="Times New Roman"/>
                <w:sz w:val="18"/>
              </w:rPr>
            </w:pPr>
          </w:p>
        </w:tc>
      </w:tr>
      <w:tr w:rsidR="00620CF6" w14:paraId="39EA5A13" w14:textId="77777777">
        <w:trPr>
          <w:trHeight w:val="896"/>
        </w:trPr>
        <w:tc>
          <w:tcPr>
            <w:tcW w:w="1297" w:type="dxa"/>
          </w:tcPr>
          <w:p w14:paraId="777B768A" w14:textId="77777777" w:rsidR="00620CF6" w:rsidRDefault="00000000">
            <w:pPr>
              <w:pStyle w:val="TableParagraph"/>
              <w:spacing w:before="168"/>
              <w:rPr>
                <w:sz w:val="20"/>
              </w:rPr>
            </w:pPr>
            <w:r>
              <w:rPr>
                <w:spacing w:val="-2"/>
                <w:sz w:val="20"/>
              </w:rPr>
              <w:t>Households</w:t>
            </w:r>
          </w:p>
        </w:tc>
        <w:tc>
          <w:tcPr>
            <w:tcW w:w="1177" w:type="dxa"/>
          </w:tcPr>
          <w:p w14:paraId="567F8A89" w14:textId="77777777" w:rsidR="00620CF6" w:rsidRDefault="00000000">
            <w:pPr>
              <w:pStyle w:val="TableParagraph"/>
              <w:spacing w:before="168"/>
              <w:ind w:left="195"/>
              <w:rPr>
                <w:sz w:val="20"/>
              </w:rPr>
            </w:pPr>
            <w:proofErr w:type="spellStart"/>
            <w:r>
              <w:rPr>
                <w:spacing w:val="-2"/>
                <w:sz w:val="20"/>
              </w:rPr>
              <w:t>nnhass</w:t>
            </w:r>
            <w:proofErr w:type="spellEnd"/>
          </w:p>
        </w:tc>
        <w:tc>
          <w:tcPr>
            <w:tcW w:w="3311" w:type="dxa"/>
          </w:tcPr>
          <w:p w14:paraId="75F29417" w14:textId="77777777" w:rsidR="00620CF6" w:rsidRDefault="00000000">
            <w:pPr>
              <w:pStyle w:val="TableParagraph"/>
              <w:spacing w:before="38" w:line="400" w:lineRule="atLeast"/>
              <w:ind w:left="391" w:right="135"/>
              <w:rPr>
                <w:sz w:val="20"/>
              </w:rPr>
            </w:pPr>
            <w:r>
              <w:rPr>
                <w:sz w:val="20"/>
              </w:rPr>
              <w:t xml:space="preserve">Financial Assets &amp; Fixed </w:t>
            </w:r>
            <w:r>
              <w:rPr>
                <w:spacing w:val="-2"/>
                <w:sz w:val="20"/>
              </w:rPr>
              <w:t>Capital</w:t>
            </w:r>
            <w:r>
              <w:rPr>
                <w:spacing w:val="-5"/>
                <w:sz w:val="20"/>
              </w:rPr>
              <w:t xml:space="preserve"> </w:t>
            </w:r>
            <w:r>
              <w:rPr>
                <w:spacing w:val="-2"/>
                <w:sz w:val="20"/>
              </w:rPr>
              <w:t>of</w:t>
            </w:r>
            <w:r>
              <w:rPr>
                <w:spacing w:val="-5"/>
                <w:sz w:val="20"/>
              </w:rPr>
              <w:t xml:space="preserve"> </w:t>
            </w:r>
            <w:r>
              <w:rPr>
                <w:spacing w:val="-2"/>
                <w:sz w:val="20"/>
              </w:rPr>
              <w:t>Personal</w:t>
            </w:r>
            <w:r>
              <w:rPr>
                <w:spacing w:val="-5"/>
                <w:sz w:val="20"/>
              </w:rPr>
              <w:t xml:space="preserve"> </w:t>
            </w:r>
            <w:r>
              <w:rPr>
                <w:spacing w:val="-2"/>
                <w:sz w:val="20"/>
              </w:rPr>
              <w:t>Businesses</w:t>
            </w:r>
          </w:p>
        </w:tc>
        <w:tc>
          <w:tcPr>
            <w:tcW w:w="4590" w:type="dxa"/>
          </w:tcPr>
          <w:p w14:paraId="76282CE4" w14:textId="77777777" w:rsidR="00620CF6" w:rsidRDefault="00000000">
            <w:pPr>
              <w:pStyle w:val="TableParagraph"/>
              <w:spacing w:before="168"/>
              <w:ind w:left="154"/>
              <w:rPr>
                <w:sz w:val="20"/>
              </w:rPr>
            </w:pPr>
            <w:r>
              <w:rPr>
                <w:spacing w:val="-2"/>
                <w:w w:val="110"/>
                <w:sz w:val="20"/>
              </w:rPr>
              <w:t>(A_AF)</w:t>
            </w:r>
          </w:p>
        </w:tc>
        <w:tc>
          <w:tcPr>
            <w:tcW w:w="1348" w:type="dxa"/>
          </w:tcPr>
          <w:p w14:paraId="7E4F0E73" w14:textId="77777777" w:rsidR="00620CF6" w:rsidRDefault="00000000">
            <w:pPr>
              <w:pStyle w:val="TableParagraph"/>
              <w:spacing w:before="168"/>
              <w:ind w:left="338"/>
              <w:rPr>
                <w:sz w:val="20"/>
              </w:rPr>
            </w:pPr>
            <w:r>
              <w:rPr>
                <w:spacing w:val="-5"/>
                <w:sz w:val="20"/>
              </w:rPr>
              <w:t>28</w:t>
            </w:r>
          </w:p>
        </w:tc>
      </w:tr>
      <w:tr w:rsidR="00620CF6" w14:paraId="0D77EDC1" w14:textId="77777777">
        <w:trPr>
          <w:trHeight w:val="398"/>
        </w:trPr>
        <w:tc>
          <w:tcPr>
            <w:tcW w:w="1297" w:type="dxa"/>
            <w:shd w:val="clear" w:color="auto" w:fill="F7F7F7"/>
          </w:tcPr>
          <w:p w14:paraId="6E8E4DF6" w14:textId="77777777" w:rsidR="00620CF6" w:rsidRDefault="00000000">
            <w:pPr>
              <w:pStyle w:val="TableParagraph"/>
              <w:rPr>
                <w:sz w:val="20"/>
              </w:rPr>
            </w:pPr>
            <w:r>
              <w:rPr>
                <w:spacing w:val="-2"/>
                <w:sz w:val="20"/>
              </w:rPr>
              <w:t>Households</w:t>
            </w:r>
          </w:p>
        </w:tc>
        <w:tc>
          <w:tcPr>
            <w:tcW w:w="1177" w:type="dxa"/>
            <w:shd w:val="clear" w:color="auto" w:fill="F7F7F7"/>
          </w:tcPr>
          <w:p w14:paraId="6451C602" w14:textId="77777777" w:rsidR="00620CF6" w:rsidRDefault="00000000">
            <w:pPr>
              <w:pStyle w:val="TableParagraph"/>
              <w:ind w:left="195"/>
              <w:rPr>
                <w:sz w:val="20"/>
              </w:rPr>
            </w:pPr>
            <w:proofErr w:type="spellStart"/>
            <w:r>
              <w:rPr>
                <w:spacing w:val="-2"/>
                <w:sz w:val="20"/>
              </w:rPr>
              <w:t>fliabi</w:t>
            </w:r>
            <w:proofErr w:type="spellEnd"/>
          </w:p>
        </w:tc>
        <w:tc>
          <w:tcPr>
            <w:tcW w:w="3311" w:type="dxa"/>
            <w:shd w:val="clear" w:color="auto" w:fill="F7F7F7"/>
          </w:tcPr>
          <w:p w14:paraId="30262D71" w14:textId="77777777" w:rsidR="00620CF6" w:rsidRDefault="00000000">
            <w:pPr>
              <w:pStyle w:val="TableParagraph"/>
              <w:ind w:left="391"/>
              <w:rPr>
                <w:sz w:val="20"/>
              </w:rPr>
            </w:pPr>
            <w:r>
              <w:rPr>
                <w:spacing w:val="-4"/>
                <w:sz w:val="20"/>
              </w:rPr>
              <w:t>Debt</w:t>
            </w:r>
          </w:p>
        </w:tc>
        <w:tc>
          <w:tcPr>
            <w:tcW w:w="4590" w:type="dxa"/>
            <w:shd w:val="clear" w:color="auto" w:fill="F7F7F7"/>
          </w:tcPr>
          <w:p w14:paraId="43AA2569" w14:textId="77777777" w:rsidR="00620CF6" w:rsidRDefault="00000000">
            <w:pPr>
              <w:pStyle w:val="TableParagraph"/>
              <w:ind w:left="154"/>
              <w:rPr>
                <w:sz w:val="20"/>
              </w:rPr>
            </w:pPr>
            <w:r>
              <w:rPr>
                <w:spacing w:val="-2"/>
                <w:w w:val="110"/>
                <w:sz w:val="20"/>
              </w:rPr>
              <w:t>(L_AF4)</w:t>
            </w:r>
          </w:p>
        </w:tc>
        <w:tc>
          <w:tcPr>
            <w:tcW w:w="1348" w:type="dxa"/>
            <w:shd w:val="clear" w:color="auto" w:fill="F7F7F7"/>
          </w:tcPr>
          <w:p w14:paraId="716A136B" w14:textId="77777777" w:rsidR="00620CF6" w:rsidRDefault="00000000">
            <w:pPr>
              <w:pStyle w:val="TableParagraph"/>
              <w:ind w:left="338"/>
              <w:rPr>
                <w:sz w:val="20"/>
              </w:rPr>
            </w:pPr>
            <w:r>
              <w:rPr>
                <w:spacing w:val="-5"/>
                <w:sz w:val="20"/>
              </w:rPr>
              <w:t>28</w:t>
            </w:r>
          </w:p>
        </w:tc>
      </w:tr>
      <w:tr w:rsidR="00620CF6" w14:paraId="65F4A550" w14:textId="77777777">
        <w:trPr>
          <w:trHeight w:val="398"/>
        </w:trPr>
        <w:tc>
          <w:tcPr>
            <w:tcW w:w="1297" w:type="dxa"/>
          </w:tcPr>
          <w:p w14:paraId="4CE8BE95" w14:textId="77777777" w:rsidR="00620CF6" w:rsidRDefault="00000000">
            <w:pPr>
              <w:pStyle w:val="TableParagraph"/>
              <w:rPr>
                <w:sz w:val="20"/>
              </w:rPr>
            </w:pPr>
            <w:r>
              <w:rPr>
                <w:spacing w:val="-2"/>
                <w:sz w:val="20"/>
              </w:rPr>
              <w:t>Households</w:t>
            </w:r>
          </w:p>
        </w:tc>
        <w:tc>
          <w:tcPr>
            <w:tcW w:w="1177" w:type="dxa"/>
          </w:tcPr>
          <w:p w14:paraId="17E4402F" w14:textId="77777777" w:rsidR="00620CF6" w:rsidRDefault="00000000">
            <w:pPr>
              <w:pStyle w:val="TableParagraph"/>
              <w:ind w:left="195"/>
              <w:rPr>
                <w:sz w:val="20"/>
              </w:rPr>
            </w:pPr>
            <w:proofErr w:type="spellStart"/>
            <w:r>
              <w:rPr>
                <w:spacing w:val="-2"/>
                <w:sz w:val="20"/>
              </w:rPr>
              <w:t>facdbl</w:t>
            </w:r>
            <w:proofErr w:type="spellEnd"/>
          </w:p>
        </w:tc>
        <w:tc>
          <w:tcPr>
            <w:tcW w:w="3311" w:type="dxa"/>
          </w:tcPr>
          <w:p w14:paraId="2A7F0DB0"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90" w:type="dxa"/>
          </w:tcPr>
          <w:p w14:paraId="673CDEC5" w14:textId="77777777" w:rsidR="00620CF6" w:rsidRDefault="00000000">
            <w:pPr>
              <w:pStyle w:val="TableParagraph"/>
              <w:ind w:left="154"/>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w w:val="120"/>
                <w:sz w:val="20"/>
              </w:rPr>
              <w:t>(A_AF3)</w:t>
            </w:r>
            <w:r>
              <w:rPr>
                <w:spacing w:val="-14"/>
                <w:w w:val="120"/>
                <w:sz w:val="20"/>
              </w:rPr>
              <w:t xml:space="preserve"> </w:t>
            </w:r>
            <w:r>
              <w:rPr>
                <w:w w:val="120"/>
                <w:sz w:val="20"/>
              </w:rPr>
              <w:t>+</w:t>
            </w:r>
            <w:r>
              <w:rPr>
                <w:spacing w:val="-15"/>
                <w:w w:val="120"/>
                <w:sz w:val="20"/>
              </w:rPr>
              <w:t xml:space="preserve"> </w:t>
            </w:r>
            <w:r>
              <w:rPr>
                <w:spacing w:val="-2"/>
                <w:w w:val="120"/>
                <w:sz w:val="20"/>
              </w:rPr>
              <w:t>(A_AF4)</w:t>
            </w:r>
          </w:p>
        </w:tc>
        <w:tc>
          <w:tcPr>
            <w:tcW w:w="1348" w:type="dxa"/>
          </w:tcPr>
          <w:p w14:paraId="253B107F" w14:textId="77777777" w:rsidR="00620CF6" w:rsidRDefault="00000000">
            <w:pPr>
              <w:pStyle w:val="TableParagraph"/>
              <w:ind w:left="338"/>
              <w:rPr>
                <w:sz w:val="20"/>
              </w:rPr>
            </w:pPr>
            <w:r>
              <w:rPr>
                <w:spacing w:val="-5"/>
                <w:sz w:val="20"/>
              </w:rPr>
              <w:t>27</w:t>
            </w:r>
          </w:p>
        </w:tc>
      </w:tr>
      <w:tr w:rsidR="00620CF6" w14:paraId="5F82AF8E" w14:textId="77777777">
        <w:trPr>
          <w:trHeight w:val="398"/>
        </w:trPr>
        <w:tc>
          <w:tcPr>
            <w:tcW w:w="1297" w:type="dxa"/>
            <w:shd w:val="clear" w:color="auto" w:fill="F7F7F7"/>
          </w:tcPr>
          <w:p w14:paraId="7576CB58" w14:textId="77777777" w:rsidR="00620CF6" w:rsidRDefault="00000000">
            <w:pPr>
              <w:pStyle w:val="TableParagraph"/>
              <w:rPr>
                <w:sz w:val="20"/>
              </w:rPr>
            </w:pPr>
            <w:r>
              <w:rPr>
                <w:spacing w:val="-2"/>
                <w:sz w:val="20"/>
              </w:rPr>
              <w:t>Households</w:t>
            </w:r>
          </w:p>
        </w:tc>
        <w:tc>
          <w:tcPr>
            <w:tcW w:w="1177" w:type="dxa"/>
            <w:shd w:val="clear" w:color="auto" w:fill="F7F7F7"/>
          </w:tcPr>
          <w:p w14:paraId="6963F4A3" w14:textId="77777777" w:rsidR="00620CF6" w:rsidRDefault="00000000">
            <w:pPr>
              <w:pStyle w:val="TableParagraph"/>
              <w:ind w:left="195"/>
              <w:rPr>
                <w:sz w:val="20"/>
              </w:rPr>
            </w:pPr>
            <w:proofErr w:type="spellStart"/>
            <w:r>
              <w:rPr>
                <w:spacing w:val="-2"/>
                <w:sz w:val="20"/>
              </w:rPr>
              <w:t>facdbl</w:t>
            </w:r>
            <w:proofErr w:type="spellEnd"/>
          </w:p>
        </w:tc>
        <w:tc>
          <w:tcPr>
            <w:tcW w:w="3311" w:type="dxa"/>
            <w:shd w:val="clear" w:color="auto" w:fill="F7F7F7"/>
          </w:tcPr>
          <w:p w14:paraId="3AAD1337"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90" w:type="dxa"/>
            <w:shd w:val="clear" w:color="auto" w:fill="F7F7F7"/>
          </w:tcPr>
          <w:p w14:paraId="1CC70471" w14:textId="77777777" w:rsidR="00620CF6" w:rsidRDefault="00000000">
            <w:pPr>
              <w:pStyle w:val="TableParagraph"/>
              <w:ind w:left="154"/>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spacing w:val="-2"/>
                <w:w w:val="120"/>
                <w:sz w:val="20"/>
              </w:rPr>
              <w:t>(A_AF3)</w:t>
            </w:r>
          </w:p>
        </w:tc>
        <w:tc>
          <w:tcPr>
            <w:tcW w:w="1348" w:type="dxa"/>
            <w:shd w:val="clear" w:color="auto" w:fill="F7F7F7"/>
          </w:tcPr>
          <w:p w14:paraId="1A022644" w14:textId="77777777" w:rsidR="00620CF6" w:rsidRDefault="00000000">
            <w:pPr>
              <w:pStyle w:val="TableParagraph"/>
              <w:ind w:left="338"/>
              <w:rPr>
                <w:sz w:val="20"/>
              </w:rPr>
            </w:pPr>
            <w:r>
              <w:rPr>
                <w:w w:val="99"/>
                <w:sz w:val="20"/>
              </w:rPr>
              <w:t>1</w:t>
            </w:r>
          </w:p>
        </w:tc>
      </w:tr>
      <w:tr w:rsidR="00620CF6" w14:paraId="166B8969" w14:textId="77777777">
        <w:trPr>
          <w:trHeight w:val="896"/>
        </w:trPr>
        <w:tc>
          <w:tcPr>
            <w:tcW w:w="1297" w:type="dxa"/>
          </w:tcPr>
          <w:p w14:paraId="3395C4E9" w14:textId="77777777" w:rsidR="00620CF6" w:rsidRDefault="00000000">
            <w:pPr>
              <w:pStyle w:val="TableParagraph"/>
              <w:rPr>
                <w:sz w:val="20"/>
              </w:rPr>
            </w:pPr>
            <w:r>
              <w:rPr>
                <w:spacing w:val="-2"/>
                <w:sz w:val="20"/>
              </w:rPr>
              <w:t>Households</w:t>
            </w:r>
          </w:p>
        </w:tc>
        <w:tc>
          <w:tcPr>
            <w:tcW w:w="1177" w:type="dxa"/>
          </w:tcPr>
          <w:p w14:paraId="13AFEED2" w14:textId="77777777" w:rsidR="00620CF6" w:rsidRDefault="00000000">
            <w:pPr>
              <w:pStyle w:val="TableParagraph"/>
              <w:ind w:left="195"/>
              <w:rPr>
                <w:sz w:val="20"/>
              </w:rPr>
            </w:pPr>
            <w:proofErr w:type="spellStart"/>
            <w:r>
              <w:rPr>
                <w:spacing w:val="-2"/>
                <w:sz w:val="20"/>
              </w:rPr>
              <w:t>faeqfd</w:t>
            </w:r>
            <w:proofErr w:type="spellEnd"/>
          </w:p>
        </w:tc>
        <w:tc>
          <w:tcPr>
            <w:tcW w:w="3311" w:type="dxa"/>
          </w:tcPr>
          <w:p w14:paraId="5F69AF66" w14:textId="77777777" w:rsidR="00620CF6" w:rsidRDefault="00000000">
            <w:pPr>
              <w:pStyle w:val="TableParagraph"/>
              <w:spacing w:line="355" w:lineRule="auto"/>
              <w:ind w:left="391" w:right="135"/>
              <w:rPr>
                <w:sz w:val="20"/>
              </w:rPr>
            </w:pPr>
            <w:r>
              <w:rPr>
                <w:sz w:val="20"/>
              </w:rPr>
              <w:t>Stocks,</w:t>
            </w:r>
            <w:r>
              <w:rPr>
                <w:spacing w:val="-8"/>
                <w:sz w:val="20"/>
              </w:rPr>
              <w:t xml:space="preserve"> </w:t>
            </w:r>
            <w:r>
              <w:rPr>
                <w:sz w:val="20"/>
              </w:rPr>
              <w:t>Business</w:t>
            </w:r>
            <w:r>
              <w:rPr>
                <w:spacing w:val="-7"/>
                <w:sz w:val="20"/>
              </w:rPr>
              <w:t xml:space="preserve"> </w:t>
            </w:r>
            <w:r>
              <w:rPr>
                <w:sz w:val="20"/>
              </w:rPr>
              <w:t>Equities</w:t>
            </w:r>
            <w:r>
              <w:rPr>
                <w:spacing w:val="-7"/>
                <w:sz w:val="20"/>
              </w:rPr>
              <w:t xml:space="preserve"> </w:t>
            </w:r>
            <w:r>
              <w:rPr>
                <w:sz w:val="20"/>
              </w:rPr>
              <w:t>&amp; Fund Shares</w:t>
            </w:r>
          </w:p>
        </w:tc>
        <w:tc>
          <w:tcPr>
            <w:tcW w:w="4590" w:type="dxa"/>
          </w:tcPr>
          <w:p w14:paraId="747AD656" w14:textId="77777777" w:rsidR="00620CF6" w:rsidRDefault="00000000">
            <w:pPr>
              <w:pStyle w:val="TableParagraph"/>
              <w:ind w:left="154"/>
              <w:rPr>
                <w:sz w:val="20"/>
              </w:rPr>
            </w:pPr>
            <w:r>
              <w:rPr>
                <w:spacing w:val="-2"/>
                <w:w w:val="110"/>
                <w:sz w:val="20"/>
              </w:rPr>
              <w:t>(A_AF5)</w:t>
            </w:r>
          </w:p>
        </w:tc>
        <w:tc>
          <w:tcPr>
            <w:tcW w:w="1348" w:type="dxa"/>
          </w:tcPr>
          <w:p w14:paraId="277D8BDE" w14:textId="77777777" w:rsidR="00620CF6" w:rsidRDefault="00000000">
            <w:pPr>
              <w:pStyle w:val="TableParagraph"/>
              <w:ind w:left="338"/>
              <w:rPr>
                <w:sz w:val="20"/>
              </w:rPr>
            </w:pPr>
            <w:r>
              <w:rPr>
                <w:spacing w:val="-5"/>
                <w:sz w:val="20"/>
              </w:rPr>
              <w:t>28</w:t>
            </w:r>
          </w:p>
        </w:tc>
      </w:tr>
      <w:tr w:rsidR="00620CF6" w14:paraId="6082D035" w14:textId="77777777">
        <w:trPr>
          <w:trHeight w:val="398"/>
        </w:trPr>
        <w:tc>
          <w:tcPr>
            <w:tcW w:w="1297" w:type="dxa"/>
            <w:shd w:val="clear" w:color="auto" w:fill="F7F7F7"/>
          </w:tcPr>
          <w:p w14:paraId="368338BE" w14:textId="77777777" w:rsidR="00620CF6" w:rsidRDefault="00000000">
            <w:pPr>
              <w:pStyle w:val="TableParagraph"/>
              <w:rPr>
                <w:sz w:val="20"/>
              </w:rPr>
            </w:pPr>
            <w:r>
              <w:rPr>
                <w:spacing w:val="-2"/>
                <w:sz w:val="20"/>
              </w:rPr>
              <w:t>Households</w:t>
            </w:r>
          </w:p>
        </w:tc>
        <w:tc>
          <w:tcPr>
            <w:tcW w:w="1177" w:type="dxa"/>
            <w:shd w:val="clear" w:color="auto" w:fill="F7F7F7"/>
          </w:tcPr>
          <w:p w14:paraId="6324A252" w14:textId="77777777" w:rsidR="00620CF6" w:rsidRDefault="00000000">
            <w:pPr>
              <w:pStyle w:val="TableParagraph"/>
              <w:ind w:left="195"/>
              <w:rPr>
                <w:sz w:val="20"/>
              </w:rPr>
            </w:pPr>
            <w:proofErr w:type="spellStart"/>
            <w:r>
              <w:rPr>
                <w:spacing w:val="-2"/>
                <w:sz w:val="20"/>
              </w:rPr>
              <w:t>falipe</w:t>
            </w:r>
            <w:proofErr w:type="spellEnd"/>
          </w:p>
        </w:tc>
        <w:tc>
          <w:tcPr>
            <w:tcW w:w="3311" w:type="dxa"/>
            <w:shd w:val="clear" w:color="auto" w:fill="F7F7F7"/>
          </w:tcPr>
          <w:p w14:paraId="0F7400B4" w14:textId="77777777" w:rsidR="00620CF6" w:rsidRDefault="00000000">
            <w:pPr>
              <w:pStyle w:val="TableParagraph"/>
              <w:ind w:left="391"/>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590" w:type="dxa"/>
            <w:shd w:val="clear" w:color="auto" w:fill="F7F7F7"/>
          </w:tcPr>
          <w:p w14:paraId="704BB5DB" w14:textId="77777777" w:rsidR="00620CF6" w:rsidRDefault="00000000">
            <w:pPr>
              <w:pStyle w:val="TableParagraph"/>
              <w:ind w:left="154"/>
              <w:rPr>
                <w:sz w:val="20"/>
              </w:rPr>
            </w:pPr>
            <w:r>
              <w:rPr>
                <w:spacing w:val="-2"/>
                <w:w w:val="110"/>
                <w:sz w:val="20"/>
              </w:rPr>
              <w:t>(A_AF6)</w:t>
            </w:r>
          </w:p>
        </w:tc>
        <w:tc>
          <w:tcPr>
            <w:tcW w:w="1348" w:type="dxa"/>
            <w:shd w:val="clear" w:color="auto" w:fill="F7F7F7"/>
          </w:tcPr>
          <w:p w14:paraId="238C82CE" w14:textId="77777777" w:rsidR="00620CF6" w:rsidRDefault="00000000">
            <w:pPr>
              <w:pStyle w:val="TableParagraph"/>
              <w:ind w:left="338"/>
              <w:rPr>
                <w:sz w:val="20"/>
              </w:rPr>
            </w:pPr>
            <w:r>
              <w:rPr>
                <w:spacing w:val="-5"/>
                <w:sz w:val="20"/>
              </w:rPr>
              <w:t>28</w:t>
            </w:r>
          </w:p>
        </w:tc>
      </w:tr>
    </w:tbl>
    <w:p w14:paraId="157A6403" w14:textId="77777777" w:rsidR="00620CF6" w:rsidRDefault="00620CF6">
      <w:pPr>
        <w:rPr>
          <w:sz w:val="20"/>
        </w:rPr>
        <w:sectPr w:rsidR="00620CF6" w:rsidSect="00D60468">
          <w:pgSz w:w="15840" w:h="12240" w:orient="landscape"/>
          <w:pgMar w:top="1380" w:right="1940" w:bottom="280" w:left="1940" w:header="720" w:footer="720" w:gutter="0"/>
          <w:cols w:space="720"/>
        </w:sectPr>
      </w:pPr>
    </w:p>
    <w:p w14:paraId="135B8A01" w14:textId="77777777" w:rsidR="00620CF6" w:rsidRDefault="00620CF6">
      <w:pPr>
        <w:pStyle w:val="BodyText"/>
        <w:spacing w:before="10"/>
        <w:rPr>
          <w:sz w:val="6"/>
        </w:rPr>
      </w:pPr>
    </w:p>
    <w:tbl>
      <w:tblPr>
        <w:tblW w:w="0" w:type="auto"/>
        <w:tblInd w:w="126" w:type="dxa"/>
        <w:tblLayout w:type="fixed"/>
        <w:tblCellMar>
          <w:left w:w="0" w:type="dxa"/>
          <w:right w:w="0" w:type="dxa"/>
        </w:tblCellMar>
        <w:tblLook w:val="01E0" w:firstRow="1" w:lastRow="1" w:firstColumn="1" w:lastColumn="1" w:noHBand="0" w:noVBand="0"/>
      </w:tblPr>
      <w:tblGrid>
        <w:gridCol w:w="1115"/>
        <w:gridCol w:w="1359"/>
        <w:gridCol w:w="3311"/>
        <w:gridCol w:w="4079"/>
        <w:gridCol w:w="1858"/>
      </w:tblGrid>
      <w:tr w:rsidR="00620CF6" w14:paraId="13612076" w14:textId="77777777">
        <w:trPr>
          <w:trHeight w:val="742"/>
        </w:trPr>
        <w:tc>
          <w:tcPr>
            <w:tcW w:w="1115" w:type="dxa"/>
          </w:tcPr>
          <w:p w14:paraId="39CA03B5" w14:textId="77777777" w:rsidR="00620CF6" w:rsidRDefault="00000000">
            <w:pPr>
              <w:pStyle w:val="TableParagraph"/>
              <w:spacing w:before="14"/>
              <w:rPr>
                <w:sz w:val="20"/>
              </w:rPr>
            </w:pPr>
            <w:r>
              <w:rPr>
                <w:spacing w:val="-2"/>
                <w:sz w:val="20"/>
              </w:rPr>
              <w:t>NPISH</w:t>
            </w:r>
          </w:p>
        </w:tc>
        <w:tc>
          <w:tcPr>
            <w:tcW w:w="1359" w:type="dxa"/>
          </w:tcPr>
          <w:p w14:paraId="15FD0B33" w14:textId="77777777" w:rsidR="00620CF6" w:rsidRDefault="00000000">
            <w:pPr>
              <w:pStyle w:val="TableParagraph"/>
              <w:spacing w:before="14"/>
              <w:ind w:left="377"/>
              <w:rPr>
                <w:sz w:val="20"/>
              </w:rPr>
            </w:pPr>
            <w:proofErr w:type="spellStart"/>
            <w:r>
              <w:rPr>
                <w:spacing w:val="-2"/>
                <w:sz w:val="20"/>
              </w:rPr>
              <w:t>nnhass</w:t>
            </w:r>
            <w:proofErr w:type="spellEnd"/>
          </w:p>
        </w:tc>
        <w:tc>
          <w:tcPr>
            <w:tcW w:w="3311" w:type="dxa"/>
          </w:tcPr>
          <w:p w14:paraId="27A37234" w14:textId="77777777" w:rsidR="00620CF6" w:rsidRDefault="00000000">
            <w:pPr>
              <w:pStyle w:val="TableParagraph"/>
              <w:spacing w:before="14"/>
              <w:ind w:left="391"/>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44610417" w14:textId="77777777" w:rsidR="00620CF6" w:rsidRDefault="00000000">
            <w:pPr>
              <w:pStyle w:val="TableParagraph"/>
              <w:spacing w:before="129"/>
              <w:ind w:left="391"/>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079" w:type="dxa"/>
          </w:tcPr>
          <w:p w14:paraId="58E6BFF8" w14:textId="77777777" w:rsidR="00620CF6" w:rsidRDefault="00000000">
            <w:pPr>
              <w:pStyle w:val="TableParagraph"/>
              <w:spacing w:before="14"/>
              <w:ind w:left="154"/>
              <w:rPr>
                <w:sz w:val="20"/>
              </w:rPr>
            </w:pPr>
            <w:r>
              <w:rPr>
                <w:spacing w:val="-2"/>
                <w:w w:val="110"/>
                <w:sz w:val="20"/>
              </w:rPr>
              <w:t>(A_AF)</w:t>
            </w:r>
          </w:p>
        </w:tc>
        <w:tc>
          <w:tcPr>
            <w:tcW w:w="1858" w:type="dxa"/>
          </w:tcPr>
          <w:p w14:paraId="275F703A" w14:textId="77777777" w:rsidR="00620CF6" w:rsidRDefault="00000000">
            <w:pPr>
              <w:pStyle w:val="TableParagraph"/>
              <w:spacing w:before="14"/>
              <w:ind w:left="849"/>
              <w:rPr>
                <w:sz w:val="20"/>
              </w:rPr>
            </w:pPr>
            <w:r>
              <w:rPr>
                <w:spacing w:val="-5"/>
                <w:sz w:val="20"/>
              </w:rPr>
              <w:t>28</w:t>
            </w:r>
          </w:p>
        </w:tc>
      </w:tr>
      <w:tr w:rsidR="00620CF6" w14:paraId="1F9F227A" w14:textId="77777777">
        <w:trPr>
          <w:trHeight w:val="398"/>
        </w:trPr>
        <w:tc>
          <w:tcPr>
            <w:tcW w:w="1115" w:type="dxa"/>
            <w:shd w:val="clear" w:color="auto" w:fill="F7F7F7"/>
          </w:tcPr>
          <w:p w14:paraId="10271BF9" w14:textId="77777777" w:rsidR="00620CF6" w:rsidRDefault="00000000">
            <w:pPr>
              <w:pStyle w:val="TableParagraph"/>
              <w:rPr>
                <w:sz w:val="20"/>
              </w:rPr>
            </w:pPr>
            <w:r>
              <w:rPr>
                <w:spacing w:val="-2"/>
                <w:sz w:val="20"/>
              </w:rPr>
              <w:t>NPISH</w:t>
            </w:r>
          </w:p>
        </w:tc>
        <w:tc>
          <w:tcPr>
            <w:tcW w:w="1359" w:type="dxa"/>
            <w:shd w:val="clear" w:color="auto" w:fill="F7F7F7"/>
          </w:tcPr>
          <w:p w14:paraId="4768CF69" w14:textId="77777777" w:rsidR="00620CF6" w:rsidRDefault="00000000">
            <w:pPr>
              <w:pStyle w:val="TableParagraph"/>
              <w:ind w:left="377"/>
              <w:rPr>
                <w:sz w:val="20"/>
              </w:rPr>
            </w:pPr>
            <w:proofErr w:type="spellStart"/>
            <w:r>
              <w:rPr>
                <w:spacing w:val="-2"/>
                <w:sz w:val="20"/>
              </w:rPr>
              <w:t>fliabi</w:t>
            </w:r>
            <w:proofErr w:type="spellEnd"/>
          </w:p>
        </w:tc>
        <w:tc>
          <w:tcPr>
            <w:tcW w:w="3311" w:type="dxa"/>
            <w:shd w:val="clear" w:color="auto" w:fill="F7F7F7"/>
          </w:tcPr>
          <w:p w14:paraId="1AE9D294" w14:textId="77777777" w:rsidR="00620CF6" w:rsidRDefault="00000000">
            <w:pPr>
              <w:pStyle w:val="TableParagraph"/>
              <w:ind w:left="391"/>
              <w:rPr>
                <w:sz w:val="20"/>
              </w:rPr>
            </w:pPr>
            <w:r>
              <w:rPr>
                <w:spacing w:val="-4"/>
                <w:sz w:val="20"/>
              </w:rPr>
              <w:t>Debt</w:t>
            </w:r>
          </w:p>
        </w:tc>
        <w:tc>
          <w:tcPr>
            <w:tcW w:w="4079" w:type="dxa"/>
            <w:shd w:val="clear" w:color="auto" w:fill="F7F7F7"/>
          </w:tcPr>
          <w:p w14:paraId="17402CAB" w14:textId="77777777" w:rsidR="00620CF6" w:rsidRDefault="00000000">
            <w:pPr>
              <w:pStyle w:val="TableParagraph"/>
              <w:ind w:left="154"/>
              <w:rPr>
                <w:sz w:val="20"/>
              </w:rPr>
            </w:pPr>
            <w:r>
              <w:rPr>
                <w:spacing w:val="-2"/>
                <w:w w:val="110"/>
                <w:sz w:val="20"/>
              </w:rPr>
              <w:t>(L_AF4)</w:t>
            </w:r>
          </w:p>
        </w:tc>
        <w:tc>
          <w:tcPr>
            <w:tcW w:w="1858" w:type="dxa"/>
            <w:shd w:val="clear" w:color="auto" w:fill="F7F7F7"/>
          </w:tcPr>
          <w:p w14:paraId="13FE58BE" w14:textId="77777777" w:rsidR="00620CF6" w:rsidRDefault="00000000">
            <w:pPr>
              <w:pStyle w:val="TableParagraph"/>
              <w:ind w:left="849"/>
              <w:rPr>
                <w:sz w:val="20"/>
              </w:rPr>
            </w:pPr>
            <w:r>
              <w:rPr>
                <w:w w:val="99"/>
                <w:sz w:val="20"/>
              </w:rPr>
              <w:t>1</w:t>
            </w:r>
          </w:p>
        </w:tc>
      </w:tr>
      <w:tr w:rsidR="00620CF6" w14:paraId="0B555494" w14:textId="77777777">
        <w:trPr>
          <w:trHeight w:val="398"/>
        </w:trPr>
        <w:tc>
          <w:tcPr>
            <w:tcW w:w="1115" w:type="dxa"/>
          </w:tcPr>
          <w:p w14:paraId="36FA77AA" w14:textId="77777777" w:rsidR="00620CF6" w:rsidRDefault="00000000">
            <w:pPr>
              <w:pStyle w:val="TableParagraph"/>
              <w:rPr>
                <w:sz w:val="20"/>
              </w:rPr>
            </w:pPr>
            <w:r>
              <w:rPr>
                <w:spacing w:val="-2"/>
                <w:sz w:val="20"/>
              </w:rPr>
              <w:t>NPISH</w:t>
            </w:r>
          </w:p>
        </w:tc>
        <w:tc>
          <w:tcPr>
            <w:tcW w:w="1359" w:type="dxa"/>
          </w:tcPr>
          <w:p w14:paraId="41CD8A53" w14:textId="77777777" w:rsidR="00620CF6" w:rsidRDefault="00000000">
            <w:pPr>
              <w:pStyle w:val="TableParagraph"/>
              <w:ind w:left="377"/>
              <w:rPr>
                <w:sz w:val="20"/>
              </w:rPr>
            </w:pPr>
            <w:proofErr w:type="spellStart"/>
            <w:r>
              <w:rPr>
                <w:spacing w:val="-2"/>
                <w:sz w:val="20"/>
              </w:rPr>
              <w:t>fliabi</w:t>
            </w:r>
            <w:proofErr w:type="spellEnd"/>
          </w:p>
        </w:tc>
        <w:tc>
          <w:tcPr>
            <w:tcW w:w="3311" w:type="dxa"/>
          </w:tcPr>
          <w:p w14:paraId="05407CA1" w14:textId="77777777" w:rsidR="00620CF6" w:rsidRDefault="00000000">
            <w:pPr>
              <w:pStyle w:val="TableParagraph"/>
              <w:ind w:left="391"/>
              <w:rPr>
                <w:sz w:val="20"/>
              </w:rPr>
            </w:pPr>
            <w:r>
              <w:rPr>
                <w:spacing w:val="-4"/>
                <w:sz w:val="20"/>
              </w:rPr>
              <w:t>Debt</w:t>
            </w:r>
          </w:p>
        </w:tc>
        <w:tc>
          <w:tcPr>
            <w:tcW w:w="4079" w:type="dxa"/>
          </w:tcPr>
          <w:p w14:paraId="15F9E43D"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(L_AF5)</w:t>
            </w:r>
          </w:p>
        </w:tc>
        <w:tc>
          <w:tcPr>
            <w:tcW w:w="1858" w:type="dxa"/>
          </w:tcPr>
          <w:p w14:paraId="2EB5B108" w14:textId="77777777" w:rsidR="00620CF6" w:rsidRDefault="00000000">
            <w:pPr>
              <w:pStyle w:val="TableParagraph"/>
              <w:ind w:left="849"/>
              <w:rPr>
                <w:sz w:val="20"/>
              </w:rPr>
            </w:pPr>
            <w:r>
              <w:rPr>
                <w:spacing w:val="-5"/>
                <w:sz w:val="20"/>
              </w:rPr>
              <w:t>27</w:t>
            </w:r>
          </w:p>
        </w:tc>
      </w:tr>
      <w:tr w:rsidR="00620CF6" w14:paraId="47B73151" w14:textId="77777777">
        <w:trPr>
          <w:trHeight w:val="398"/>
        </w:trPr>
        <w:tc>
          <w:tcPr>
            <w:tcW w:w="1115" w:type="dxa"/>
            <w:shd w:val="clear" w:color="auto" w:fill="F7F7F7"/>
          </w:tcPr>
          <w:p w14:paraId="639A6EFB" w14:textId="77777777" w:rsidR="00620CF6" w:rsidRDefault="00000000">
            <w:pPr>
              <w:pStyle w:val="TableParagraph"/>
              <w:rPr>
                <w:sz w:val="20"/>
              </w:rPr>
            </w:pPr>
            <w:r>
              <w:rPr>
                <w:spacing w:val="-2"/>
                <w:sz w:val="20"/>
              </w:rPr>
              <w:t>NPISH</w:t>
            </w:r>
          </w:p>
        </w:tc>
        <w:tc>
          <w:tcPr>
            <w:tcW w:w="1359" w:type="dxa"/>
            <w:shd w:val="clear" w:color="auto" w:fill="F7F7F7"/>
          </w:tcPr>
          <w:p w14:paraId="36A07C62" w14:textId="77777777" w:rsidR="00620CF6" w:rsidRDefault="00000000">
            <w:pPr>
              <w:pStyle w:val="TableParagraph"/>
              <w:ind w:left="377"/>
              <w:rPr>
                <w:sz w:val="20"/>
              </w:rPr>
            </w:pPr>
            <w:proofErr w:type="spellStart"/>
            <w:r>
              <w:rPr>
                <w:spacing w:val="-2"/>
                <w:sz w:val="20"/>
              </w:rPr>
              <w:t>facdbl</w:t>
            </w:r>
            <w:proofErr w:type="spellEnd"/>
          </w:p>
        </w:tc>
        <w:tc>
          <w:tcPr>
            <w:tcW w:w="3311" w:type="dxa"/>
            <w:shd w:val="clear" w:color="auto" w:fill="F7F7F7"/>
          </w:tcPr>
          <w:p w14:paraId="45D09657"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079" w:type="dxa"/>
            <w:shd w:val="clear" w:color="auto" w:fill="F7F7F7"/>
          </w:tcPr>
          <w:p w14:paraId="6E24602B" w14:textId="77777777" w:rsidR="00620CF6" w:rsidRDefault="00000000">
            <w:pPr>
              <w:pStyle w:val="TableParagraph"/>
              <w:ind w:left="154"/>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w w:val="120"/>
                <w:sz w:val="20"/>
              </w:rPr>
              <w:t>(A_AF3)</w:t>
            </w:r>
            <w:r>
              <w:rPr>
                <w:spacing w:val="-14"/>
                <w:w w:val="120"/>
                <w:sz w:val="20"/>
              </w:rPr>
              <w:t xml:space="preserve"> </w:t>
            </w:r>
            <w:r>
              <w:rPr>
                <w:w w:val="120"/>
                <w:sz w:val="20"/>
              </w:rPr>
              <w:t>+</w:t>
            </w:r>
            <w:r>
              <w:rPr>
                <w:spacing w:val="-15"/>
                <w:w w:val="120"/>
                <w:sz w:val="20"/>
              </w:rPr>
              <w:t xml:space="preserve"> </w:t>
            </w:r>
            <w:r>
              <w:rPr>
                <w:spacing w:val="-2"/>
                <w:w w:val="120"/>
                <w:sz w:val="20"/>
              </w:rPr>
              <w:t>(A_AF4)</w:t>
            </w:r>
          </w:p>
        </w:tc>
        <w:tc>
          <w:tcPr>
            <w:tcW w:w="1858" w:type="dxa"/>
            <w:shd w:val="clear" w:color="auto" w:fill="F7F7F7"/>
          </w:tcPr>
          <w:p w14:paraId="048A464A" w14:textId="77777777" w:rsidR="00620CF6" w:rsidRDefault="00000000">
            <w:pPr>
              <w:pStyle w:val="TableParagraph"/>
              <w:ind w:left="849"/>
              <w:rPr>
                <w:sz w:val="20"/>
              </w:rPr>
            </w:pPr>
            <w:r>
              <w:rPr>
                <w:spacing w:val="-5"/>
                <w:sz w:val="20"/>
              </w:rPr>
              <w:t>27</w:t>
            </w:r>
          </w:p>
        </w:tc>
      </w:tr>
      <w:tr w:rsidR="00620CF6" w14:paraId="70B29A94" w14:textId="77777777">
        <w:trPr>
          <w:trHeight w:val="494"/>
        </w:trPr>
        <w:tc>
          <w:tcPr>
            <w:tcW w:w="1115" w:type="dxa"/>
          </w:tcPr>
          <w:p w14:paraId="59EBBF40" w14:textId="77777777" w:rsidR="00620CF6" w:rsidRDefault="00000000">
            <w:pPr>
              <w:pStyle w:val="TableParagraph"/>
              <w:spacing w:before="168"/>
              <w:rPr>
                <w:sz w:val="20"/>
              </w:rPr>
            </w:pPr>
            <w:r>
              <w:rPr>
                <w:spacing w:val="-2"/>
                <w:sz w:val="20"/>
              </w:rPr>
              <w:t>NPISH</w:t>
            </w:r>
          </w:p>
        </w:tc>
        <w:tc>
          <w:tcPr>
            <w:tcW w:w="1359" w:type="dxa"/>
          </w:tcPr>
          <w:p w14:paraId="4414D763" w14:textId="77777777" w:rsidR="00620CF6" w:rsidRDefault="00000000">
            <w:pPr>
              <w:pStyle w:val="TableParagraph"/>
              <w:spacing w:before="168"/>
              <w:ind w:left="377"/>
              <w:rPr>
                <w:sz w:val="20"/>
              </w:rPr>
            </w:pPr>
            <w:proofErr w:type="spellStart"/>
            <w:r>
              <w:rPr>
                <w:spacing w:val="-2"/>
                <w:sz w:val="20"/>
              </w:rPr>
              <w:t>facdbl</w:t>
            </w:r>
            <w:proofErr w:type="spellEnd"/>
          </w:p>
        </w:tc>
        <w:tc>
          <w:tcPr>
            <w:tcW w:w="3311" w:type="dxa"/>
          </w:tcPr>
          <w:p w14:paraId="6E97C256" w14:textId="77777777" w:rsidR="00620CF6" w:rsidRDefault="00000000">
            <w:pPr>
              <w:pStyle w:val="TableParagraph"/>
              <w:spacing w:before="168"/>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079" w:type="dxa"/>
          </w:tcPr>
          <w:p w14:paraId="4F07411F" w14:textId="77777777" w:rsidR="00620CF6" w:rsidRDefault="00000000">
            <w:pPr>
              <w:pStyle w:val="TableParagraph"/>
              <w:spacing w:before="168"/>
              <w:ind w:left="154"/>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spacing w:val="-2"/>
                <w:w w:val="120"/>
                <w:sz w:val="20"/>
              </w:rPr>
              <w:t>(A_AF3)</w:t>
            </w:r>
          </w:p>
        </w:tc>
        <w:tc>
          <w:tcPr>
            <w:tcW w:w="1858" w:type="dxa"/>
          </w:tcPr>
          <w:p w14:paraId="645A210B" w14:textId="77777777" w:rsidR="00620CF6" w:rsidRDefault="00000000">
            <w:pPr>
              <w:pStyle w:val="TableParagraph"/>
              <w:spacing w:before="168"/>
              <w:ind w:left="849"/>
              <w:rPr>
                <w:sz w:val="20"/>
              </w:rPr>
            </w:pPr>
            <w:r>
              <w:rPr>
                <w:w w:val="99"/>
                <w:sz w:val="20"/>
              </w:rPr>
              <w:t>1</w:t>
            </w:r>
          </w:p>
        </w:tc>
      </w:tr>
      <w:tr w:rsidR="00620CF6" w14:paraId="5838C19D" w14:textId="77777777">
        <w:trPr>
          <w:trHeight w:val="398"/>
        </w:trPr>
        <w:tc>
          <w:tcPr>
            <w:tcW w:w="1115" w:type="dxa"/>
          </w:tcPr>
          <w:p w14:paraId="0EE11C13" w14:textId="77777777" w:rsidR="00620CF6" w:rsidRDefault="00000000">
            <w:pPr>
              <w:pStyle w:val="TableParagraph"/>
              <w:spacing w:before="72"/>
              <w:rPr>
                <w:sz w:val="20"/>
              </w:rPr>
            </w:pPr>
            <w:r>
              <w:rPr>
                <w:spacing w:val="-2"/>
                <w:sz w:val="20"/>
              </w:rPr>
              <w:t>NPISH</w:t>
            </w:r>
          </w:p>
        </w:tc>
        <w:tc>
          <w:tcPr>
            <w:tcW w:w="1359" w:type="dxa"/>
          </w:tcPr>
          <w:p w14:paraId="6CFEC590" w14:textId="77777777" w:rsidR="00620CF6" w:rsidRDefault="00000000">
            <w:pPr>
              <w:pStyle w:val="TableParagraph"/>
              <w:spacing w:before="72"/>
              <w:ind w:left="377"/>
              <w:rPr>
                <w:sz w:val="20"/>
              </w:rPr>
            </w:pPr>
            <w:proofErr w:type="spellStart"/>
            <w:r>
              <w:rPr>
                <w:spacing w:val="-2"/>
                <w:sz w:val="20"/>
              </w:rPr>
              <w:t>faeqfd</w:t>
            </w:r>
            <w:proofErr w:type="spellEnd"/>
          </w:p>
        </w:tc>
        <w:tc>
          <w:tcPr>
            <w:tcW w:w="3311" w:type="dxa"/>
          </w:tcPr>
          <w:p w14:paraId="04EE1C27" w14:textId="77777777" w:rsidR="00620CF6" w:rsidRDefault="00000000">
            <w:pPr>
              <w:pStyle w:val="TableParagraph"/>
              <w:spacing w:before="72"/>
              <w:ind w:left="391"/>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tc>
        <w:tc>
          <w:tcPr>
            <w:tcW w:w="4079" w:type="dxa"/>
          </w:tcPr>
          <w:p w14:paraId="3DBABAF1" w14:textId="77777777" w:rsidR="00620CF6" w:rsidRDefault="00000000">
            <w:pPr>
              <w:pStyle w:val="TableParagraph"/>
              <w:spacing w:before="72"/>
              <w:ind w:left="154"/>
              <w:rPr>
                <w:sz w:val="20"/>
              </w:rPr>
            </w:pPr>
            <w:r>
              <w:rPr>
                <w:spacing w:val="-2"/>
                <w:w w:val="110"/>
                <w:sz w:val="20"/>
              </w:rPr>
              <w:t>(A_AF5)</w:t>
            </w:r>
          </w:p>
        </w:tc>
        <w:tc>
          <w:tcPr>
            <w:tcW w:w="1858" w:type="dxa"/>
          </w:tcPr>
          <w:p w14:paraId="3FA280EC" w14:textId="77777777" w:rsidR="00620CF6" w:rsidRDefault="00000000">
            <w:pPr>
              <w:pStyle w:val="TableParagraph"/>
              <w:spacing w:before="72"/>
              <w:ind w:left="849"/>
              <w:rPr>
                <w:sz w:val="20"/>
              </w:rPr>
            </w:pPr>
            <w:r>
              <w:rPr>
                <w:spacing w:val="-5"/>
                <w:sz w:val="20"/>
              </w:rPr>
              <w:t>28</w:t>
            </w:r>
          </w:p>
        </w:tc>
      </w:tr>
      <w:tr w:rsidR="00620CF6" w14:paraId="3C04251D" w14:textId="77777777">
        <w:trPr>
          <w:trHeight w:val="833"/>
        </w:trPr>
        <w:tc>
          <w:tcPr>
            <w:tcW w:w="1115" w:type="dxa"/>
            <w:tcBorders>
              <w:bottom w:val="single" w:sz="8" w:space="0" w:color="000000"/>
            </w:tcBorders>
          </w:tcPr>
          <w:p w14:paraId="146882BF" w14:textId="77777777" w:rsidR="00620CF6" w:rsidRDefault="00620CF6">
            <w:pPr>
              <w:pStyle w:val="TableParagraph"/>
              <w:spacing w:before="12"/>
              <w:ind w:left="0"/>
              <w:rPr>
                <w:sz w:val="34"/>
              </w:rPr>
            </w:pPr>
          </w:p>
          <w:p w14:paraId="086CA3A5" w14:textId="77777777" w:rsidR="00620CF6" w:rsidRDefault="00000000">
            <w:pPr>
              <w:pStyle w:val="TableParagraph"/>
              <w:spacing w:before="0"/>
              <w:rPr>
                <w:sz w:val="20"/>
              </w:rPr>
            </w:pPr>
            <w:r>
              <w:rPr>
                <w:spacing w:val="-2"/>
                <w:sz w:val="20"/>
              </w:rPr>
              <w:t>NPISH</w:t>
            </w:r>
          </w:p>
        </w:tc>
        <w:tc>
          <w:tcPr>
            <w:tcW w:w="1359" w:type="dxa"/>
            <w:tcBorders>
              <w:bottom w:val="single" w:sz="8" w:space="0" w:color="000000"/>
            </w:tcBorders>
          </w:tcPr>
          <w:p w14:paraId="4ACEA4A4" w14:textId="77777777" w:rsidR="00620CF6" w:rsidRDefault="00620CF6">
            <w:pPr>
              <w:pStyle w:val="TableParagraph"/>
              <w:spacing w:before="12"/>
              <w:ind w:left="0"/>
              <w:rPr>
                <w:sz w:val="34"/>
              </w:rPr>
            </w:pPr>
          </w:p>
          <w:p w14:paraId="748F0E27" w14:textId="77777777" w:rsidR="00620CF6" w:rsidRDefault="00000000">
            <w:pPr>
              <w:pStyle w:val="TableParagraph"/>
              <w:spacing w:before="0"/>
              <w:ind w:left="377"/>
              <w:rPr>
                <w:sz w:val="20"/>
              </w:rPr>
            </w:pPr>
            <w:proofErr w:type="spellStart"/>
            <w:r>
              <w:rPr>
                <w:spacing w:val="-2"/>
                <w:sz w:val="20"/>
              </w:rPr>
              <w:t>falipe</w:t>
            </w:r>
            <w:proofErr w:type="spellEnd"/>
          </w:p>
        </w:tc>
        <w:tc>
          <w:tcPr>
            <w:tcW w:w="3311" w:type="dxa"/>
            <w:tcBorders>
              <w:bottom w:val="single" w:sz="8" w:space="0" w:color="000000"/>
            </w:tcBorders>
          </w:tcPr>
          <w:p w14:paraId="2F1EE18F" w14:textId="77777777" w:rsidR="00620CF6" w:rsidRDefault="00000000">
            <w:pPr>
              <w:pStyle w:val="TableParagraph"/>
              <w:spacing w:before="72"/>
              <w:ind w:left="391"/>
              <w:rPr>
                <w:sz w:val="20"/>
              </w:rPr>
            </w:pPr>
            <w:r>
              <w:rPr>
                <w:spacing w:val="-2"/>
                <w:sz w:val="20"/>
              </w:rPr>
              <w:t>Fund</w:t>
            </w:r>
            <w:r>
              <w:rPr>
                <w:spacing w:val="-4"/>
                <w:sz w:val="20"/>
              </w:rPr>
              <w:t xml:space="preserve"> </w:t>
            </w:r>
            <w:r>
              <w:rPr>
                <w:spacing w:val="-2"/>
                <w:sz w:val="20"/>
              </w:rPr>
              <w:t>Shares</w:t>
            </w:r>
          </w:p>
          <w:p w14:paraId="4EBFFA4C" w14:textId="77777777" w:rsidR="00620CF6" w:rsidRDefault="00000000">
            <w:pPr>
              <w:pStyle w:val="TableParagraph"/>
              <w:spacing w:before="129"/>
              <w:ind w:left="391"/>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079" w:type="dxa"/>
            <w:tcBorders>
              <w:bottom w:val="single" w:sz="8" w:space="0" w:color="000000"/>
            </w:tcBorders>
          </w:tcPr>
          <w:p w14:paraId="35F21D29" w14:textId="77777777" w:rsidR="00620CF6" w:rsidRDefault="00620CF6">
            <w:pPr>
              <w:pStyle w:val="TableParagraph"/>
              <w:spacing w:before="12"/>
              <w:ind w:left="0"/>
              <w:rPr>
                <w:sz w:val="34"/>
              </w:rPr>
            </w:pPr>
          </w:p>
          <w:p w14:paraId="245588C9" w14:textId="77777777" w:rsidR="00620CF6" w:rsidRDefault="00000000">
            <w:pPr>
              <w:pStyle w:val="TableParagraph"/>
              <w:spacing w:before="0"/>
              <w:ind w:left="154"/>
              <w:rPr>
                <w:sz w:val="20"/>
              </w:rPr>
            </w:pPr>
            <w:r>
              <w:rPr>
                <w:spacing w:val="-2"/>
                <w:w w:val="110"/>
                <w:sz w:val="20"/>
              </w:rPr>
              <w:t>(A_AF6)</w:t>
            </w:r>
          </w:p>
        </w:tc>
        <w:tc>
          <w:tcPr>
            <w:tcW w:w="1858" w:type="dxa"/>
            <w:tcBorders>
              <w:bottom w:val="single" w:sz="8" w:space="0" w:color="000000"/>
            </w:tcBorders>
          </w:tcPr>
          <w:p w14:paraId="006D472A" w14:textId="77777777" w:rsidR="00620CF6" w:rsidRDefault="00620CF6">
            <w:pPr>
              <w:pStyle w:val="TableParagraph"/>
              <w:spacing w:before="12"/>
              <w:ind w:left="0"/>
              <w:rPr>
                <w:sz w:val="34"/>
              </w:rPr>
            </w:pPr>
          </w:p>
          <w:p w14:paraId="7B4FB5F3" w14:textId="77777777" w:rsidR="00620CF6" w:rsidRDefault="00000000">
            <w:pPr>
              <w:pStyle w:val="TableParagraph"/>
              <w:spacing w:before="0"/>
              <w:ind w:left="849"/>
              <w:rPr>
                <w:sz w:val="20"/>
              </w:rPr>
            </w:pPr>
            <w:r>
              <w:rPr>
                <w:spacing w:val="-5"/>
                <w:sz w:val="20"/>
              </w:rPr>
              <w:t>28</w:t>
            </w:r>
          </w:p>
        </w:tc>
      </w:tr>
    </w:tbl>
    <w:p w14:paraId="061095E4" w14:textId="77777777" w:rsidR="00620CF6" w:rsidRDefault="00620CF6">
      <w:pPr>
        <w:rPr>
          <w:sz w:val="20"/>
        </w:rPr>
        <w:sectPr w:rsidR="00620CF6" w:rsidSect="00D60468">
          <w:pgSz w:w="15840" w:h="12240" w:orient="landscape"/>
          <w:pgMar w:top="1380" w:right="1940" w:bottom="280" w:left="1940" w:header="720" w:footer="720" w:gutter="0"/>
          <w:cols w:space="720"/>
        </w:sectPr>
      </w:pPr>
    </w:p>
    <w:p w14:paraId="455302D3" w14:textId="77777777" w:rsidR="00620CF6" w:rsidRDefault="00000000">
      <w:pPr>
        <w:pStyle w:val="BodyText"/>
        <w:spacing w:before="106"/>
        <w:ind w:left="3098" w:right="3098"/>
        <w:jc w:val="center"/>
      </w:pPr>
      <w:bookmarkStart w:id="556" w:name="_bookmark90"/>
      <w:bookmarkEnd w:id="556"/>
      <w:r>
        <w:lastRenderedPageBreak/>
        <w:t>Table</w:t>
      </w:r>
      <w:r>
        <w:rPr>
          <w:spacing w:val="7"/>
        </w:rPr>
        <w:t xml:space="preserve"> </w:t>
      </w:r>
      <w:r>
        <w:t>B.7:</w:t>
      </w:r>
      <w:r>
        <w:rPr>
          <w:spacing w:val="28"/>
        </w:rPr>
        <w:t xml:space="preserve"> </w:t>
      </w:r>
      <w:r>
        <w:t>Composition</w:t>
      </w:r>
      <w:r>
        <w:rPr>
          <w:spacing w:val="8"/>
        </w:rPr>
        <w:t xml:space="preserve"> </w:t>
      </w:r>
      <w:r>
        <w:t>rules:</w:t>
      </w:r>
      <w:r>
        <w:rPr>
          <w:spacing w:val="27"/>
        </w:rPr>
        <w:t xml:space="preserve"> </w:t>
      </w:r>
      <w:r>
        <w:t>Eurostat</w:t>
      </w:r>
      <w:r>
        <w:rPr>
          <w:spacing w:val="8"/>
        </w:rPr>
        <w:t xml:space="preserve"> </w:t>
      </w:r>
      <w:r>
        <w:t>-</w:t>
      </w:r>
      <w:r>
        <w:rPr>
          <w:spacing w:val="8"/>
        </w:rPr>
        <w:t xml:space="preserve"> </w:t>
      </w:r>
      <w:r>
        <w:t>Financial</w:t>
      </w:r>
      <w:r>
        <w:rPr>
          <w:spacing w:val="8"/>
        </w:rPr>
        <w:t xml:space="preserve"> </w:t>
      </w:r>
      <w:r>
        <w:rPr>
          <w:spacing w:val="-2"/>
        </w:rPr>
        <w:t>Accounts</w:t>
      </w:r>
    </w:p>
    <w:p w14:paraId="1CA03EEF" w14:textId="77777777" w:rsidR="00620CF6" w:rsidRDefault="00620CF6">
      <w:pPr>
        <w:pStyle w:val="BodyText"/>
        <w:spacing w:before="7" w:after="1"/>
        <w:rPr>
          <w:sz w:val="28"/>
        </w:rPr>
      </w:pPr>
    </w:p>
    <w:tbl>
      <w:tblPr>
        <w:tblW w:w="0" w:type="auto"/>
        <w:tblInd w:w="126" w:type="dxa"/>
        <w:tblLayout w:type="fixed"/>
        <w:tblCellMar>
          <w:left w:w="0" w:type="dxa"/>
          <w:right w:w="0" w:type="dxa"/>
        </w:tblCellMar>
        <w:tblLook w:val="01E0" w:firstRow="1" w:lastRow="1" w:firstColumn="1" w:lastColumn="1" w:noHBand="0" w:noVBand="0"/>
      </w:tblPr>
      <w:tblGrid>
        <w:gridCol w:w="1297"/>
        <w:gridCol w:w="1177"/>
        <w:gridCol w:w="3312"/>
        <w:gridCol w:w="4591"/>
        <w:gridCol w:w="1349"/>
      </w:tblGrid>
      <w:tr w:rsidR="00620CF6" w14:paraId="1368F031" w14:textId="77777777">
        <w:trPr>
          <w:trHeight w:val="486"/>
        </w:trPr>
        <w:tc>
          <w:tcPr>
            <w:tcW w:w="1297" w:type="dxa"/>
            <w:tcBorders>
              <w:top w:val="single" w:sz="8" w:space="0" w:color="000000"/>
              <w:bottom w:val="single" w:sz="4" w:space="0" w:color="000000"/>
            </w:tcBorders>
          </w:tcPr>
          <w:p w14:paraId="4A9B07FA" w14:textId="77777777" w:rsidR="00620CF6" w:rsidRDefault="00000000">
            <w:pPr>
              <w:pStyle w:val="TableParagraph"/>
              <w:spacing w:before="123"/>
              <w:rPr>
                <w:sz w:val="20"/>
              </w:rPr>
            </w:pPr>
            <w:r>
              <w:rPr>
                <w:spacing w:val="-2"/>
                <w:sz w:val="20"/>
              </w:rPr>
              <w:t>Sector</w:t>
            </w:r>
          </w:p>
        </w:tc>
        <w:tc>
          <w:tcPr>
            <w:tcW w:w="1177" w:type="dxa"/>
            <w:tcBorders>
              <w:top w:val="single" w:sz="8" w:space="0" w:color="000000"/>
              <w:bottom w:val="single" w:sz="4" w:space="0" w:color="000000"/>
            </w:tcBorders>
          </w:tcPr>
          <w:p w14:paraId="388DE1A8" w14:textId="77777777" w:rsidR="00620CF6" w:rsidRDefault="00000000">
            <w:pPr>
              <w:pStyle w:val="TableParagraph"/>
              <w:spacing w:before="123"/>
              <w:ind w:left="195"/>
              <w:rPr>
                <w:sz w:val="20"/>
              </w:rPr>
            </w:pPr>
            <w:r>
              <w:rPr>
                <w:spacing w:val="-4"/>
                <w:sz w:val="20"/>
              </w:rPr>
              <w:t>Code</w:t>
            </w:r>
          </w:p>
        </w:tc>
        <w:tc>
          <w:tcPr>
            <w:tcW w:w="3312" w:type="dxa"/>
            <w:tcBorders>
              <w:top w:val="single" w:sz="8" w:space="0" w:color="000000"/>
              <w:bottom w:val="single" w:sz="4" w:space="0" w:color="000000"/>
            </w:tcBorders>
          </w:tcPr>
          <w:p w14:paraId="3616A9B9" w14:textId="77777777" w:rsidR="00620CF6" w:rsidRDefault="00000000">
            <w:pPr>
              <w:pStyle w:val="TableParagraph"/>
              <w:spacing w:before="123"/>
              <w:ind w:left="391"/>
              <w:rPr>
                <w:sz w:val="20"/>
              </w:rPr>
            </w:pPr>
            <w:r>
              <w:rPr>
                <w:spacing w:val="-2"/>
                <w:sz w:val="20"/>
              </w:rPr>
              <w:t>Concept</w:t>
            </w:r>
          </w:p>
        </w:tc>
        <w:tc>
          <w:tcPr>
            <w:tcW w:w="4591" w:type="dxa"/>
            <w:tcBorders>
              <w:top w:val="single" w:sz="8" w:space="0" w:color="000000"/>
              <w:bottom w:val="single" w:sz="4" w:space="0" w:color="000000"/>
            </w:tcBorders>
          </w:tcPr>
          <w:p w14:paraId="1E79E0D2" w14:textId="77777777" w:rsidR="00620CF6" w:rsidRDefault="00000000">
            <w:pPr>
              <w:pStyle w:val="TableParagraph"/>
              <w:spacing w:before="123"/>
              <w:ind w:left="153"/>
              <w:rPr>
                <w:sz w:val="20"/>
              </w:rPr>
            </w:pPr>
            <w:r>
              <w:rPr>
                <w:spacing w:val="-4"/>
                <w:sz w:val="20"/>
              </w:rPr>
              <w:t>Composition</w:t>
            </w:r>
            <w:r>
              <w:rPr>
                <w:spacing w:val="3"/>
                <w:sz w:val="20"/>
              </w:rPr>
              <w:t xml:space="preserve"> </w:t>
            </w:r>
            <w:r>
              <w:rPr>
                <w:spacing w:val="-4"/>
                <w:sz w:val="20"/>
              </w:rPr>
              <w:t>rule</w:t>
            </w:r>
            <w:r>
              <w:rPr>
                <w:spacing w:val="3"/>
                <w:sz w:val="20"/>
              </w:rPr>
              <w:t xml:space="preserve"> </w:t>
            </w:r>
            <w:r>
              <w:rPr>
                <w:spacing w:val="-4"/>
                <w:sz w:val="20"/>
              </w:rPr>
              <w:t>using</w:t>
            </w:r>
            <w:r>
              <w:rPr>
                <w:spacing w:val="3"/>
                <w:sz w:val="20"/>
              </w:rPr>
              <w:t xml:space="preserve"> </w:t>
            </w:r>
            <w:r>
              <w:rPr>
                <w:spacing w:val="-4"/>
                <w:sz w:val="20"/>
              </w:rPr>
              <w:t>codes</w:t>
            </w:r>
          </w:p>
        </w:tc>
        <w:tc>
          <w:tcPr>
            <w:tcW w:w="1349" w:type="dxa"/>
            <w:tcBorders>
              <w:top w:val="single" w:sz="8" w:space="0" w:color="000000"/>
              <w:bottom w:val="single" w:sz="4" w:space="0" w:color="000000"/>
            </w:tcBorders>
          </w:tcPr>
          <w:p w14:paraId="44B29E1F" w14:textId="77777777" w:rsidR="00620CF6" w:rsidRDefault="00000000">
            <w:pPr>
              <w:pStyle w:val="TableParagraph"/>
              <w:spacing w:before="123"/>
              <w:ind w:left="336"/>
              <w:rPr>
                <w:sz w:val="20"/>
              </w:rPr>
            </w:pPr>
            <w:r>
              <w:rPr>
                <w:spacing w:val="-2"/>
                <w:sz w:val="20"/>
              </w:rPr>
              <w:t>Frequency</w:t>
            </w:r>
          </w:p>
        </w:tc>
      </w:tr>
      <w:tr w:rsidR="00620CF6" w14:paraId="31B79EA5" w14:textId="77777777">
        <w:trPr>
          <w:trHeight w:val="55"/>
        </w:trPr>
        <w:tc>
          <w:tcPr>
            <w:tcW w:w="1297" w:type="dxa"/>
            <w:tcBorders>
              <w:top w:val="single" w:sz="4" w:space="0" w:color="000000"/>
            </w:tcBorders>
            <w:shd w:val="clear" w:color="auto" w:fill="F7F7F7"/>
          </w:tcPr>
          <w:p w14:paraId="3BD354FA" w14:textId="77777777" w:rsidR="00620CF6" w:rsidRDefault="00620CF6">
            <w:pPr>
              <w:pStyle w:val="TableParagraph"/>
              <w:spacing w:before="0"/>
              <w:ind w:left="0"/>
              <w:rPr>
                <w:rFonts w:ascii="Times New Roman"/>
                <w:sz w:val="2"/>
              </w:rPr>
            </w:pPr>
          </w:p>
        </w:tc>
        <w:tc>
          <w:tcPr>
            <w:tcW w:w="1177" w:type="dxa"/>
            <w:tcBorders>
              <w:top w:val="single" w:sz="4" w:space="0" w:color="000000"/>
            </w:tcBorders>
            <w:shd w:val="clear" w:color="auto" w:fill="F7F7F7"/>
          </w:tcPr>
          <w:p w14:paraId="356FD81B" w14:textId="77777777" w:rsidR="00620CF6" w:rsidRDefault="00620CF6">
            <w:pPr>
              <w:pStyle w:val="TableParagraph"/>
              <w:spacing w:before="0"/>
              <w:ind w:left="0"/>
              <w:rPr>
                <w:rFonts w:ascii="Times New Roman"/>
                <w:sz w:val="2"/>
              </w:rPr>
            </w:pPr>
          </w:p>
        </w:tc>
        <w:tc>
          <w:tcPr>
            <w:tcW w:w="3312" w:type="dxa"/>
            <w:tcBorders>
              <w:top w:val="single" w:sz="4" w:space="0" w:color="000000"/>
            </w:tcBorders>
            <w:shd w:val="clear" w:color="auto" w:fill="F7F7F7"/>
          </w:tcPr>
          <w:p w14:paraId="1EC2631F" w14:textId="77777777" w:rsidR="00620CF6" w:rsidRDefault="00620CF6">
            <w:pPr>
              <w:pStyle w:val="TableParagraph"/>
              <w:spacing w:before="0"/>
              <w:ind w:left="0"/>
              <w:rPr>
                <w:rFonts w:ascii="Times New Roman"/>
                <w:sz w:val="2"/>
              </w:rPr>
            </w:pPr>
          </w:p>
        </w:tc>
        <w:tc>
          <w:tcPr>
            <w:tcW w:w="4591" w:type="dxa"/>
            <w:tcBorders>
              <w:top w:val="single" w:sz="4" w:space="0" w:color="000000"/>
            </w:tcBorders>
            <w:shd w:val="clear" w:color="auto" w:fill="F7F7F7"/>
          </w:tcPr>
          <w:p w14:paraId="2261518A" w14:textId="77777777" w:rsidR="00620CF6" w:rsidRDefault="00620CF6">
            <w:pPr>
              <w:pStyle w:val="TableParagraph"/>
              <w:spacing w:before="0"/>
              <w:ind w:left="0"/>
              <w:rPr>
                <w:rFonts w:ascii="Times New Roman"/>
                <w:sz w:val="2"/>
              </w:rPr>
            </w:pPr>
          </w:p>
        </w:tc>
        <w:tc>
          <w:tcPr>
            <w:tcW w:w="1349" w:type="dxa"/>
            <w:tcBorders>
              <w:top w:val="single" w:sz="4" w:space="0" w:color="000000"/>
            </w:tcBorders>
            <w:shd w:val="clear" w:color="auto" w:fill="F7F7F7"/>
          </w:tcPr>
          <w:p w14:paraId="0A81D43B" w14:textId="77777777" w:rsidR="00620CF6" w:rsidRDefault="00620CF6">
            <w:pPr>
              <w:pStyle w:val="TableParagraph"/>
              <w:spacing w:before="0"/>
              <w:ind w:left="0"/>
              <w:rPr>
                <w:rFonts w:ascii="Times New Roman"/>
                <w:sz w:val="2"/>
              </w:rPr>
            </w:pPr>
          </w:p>
        </w:tc>
      </w:tr>
      <w:tr w:rsidR="00620CF6" w14:paraId="103C3DA4" w14:textId="77777777">
        <w:trPr>
          <w:trHeight w:val="394"/>
        </w:trPr>
        <w:tc>
          <w:tcPr>
            <w:tcW w:w="1297" w:type="dxa"/>
            <w:shd w:val="clear" w:color="auto" w:fill="F7F7F7"/>
          </w:tcPr>
          <w:p w14:paraId="6C4DF728" w14:textId="77777777" w:rsidR="00620CF6" w:rsidRDefault="00000000">
            <w:pPr>
              <w:pStyle w:val="TableParagraph"/>
              <w:rPr>
                <w:sz w:val="20"/>
              </w:rPr>
            </w:pPr>
            <w:r>
              <w:rPr>
                <w:spacing w:val="-2"/>
                <w:sz w:val="20"/>
              </w:rPr>
              <w:t>Households</w:t>
            </w:r>
          </w:p>
        </w:tc>
        <w:tc>
          <w:tcPr>
            <w:tcW w:w="1177" w:type="dxa"/>
            <w:shd w:val="clear" w:color="auto" w:fill="F7F7F7"/>
          </w:tcPr>
          <w:p w14:paraId="060FA3DC" w14:textId="77777777" w:rsidR="00620CF6" w:rsidRDefault="00000000">
            <w:pPr>
              <w:pStyle w:val="TableParagraph"/>
              <w:ind w:left="195"/>
              <w:rPr>
                <w:sz w:val="20"/>
              </w:rPr>
            </w:pPr>
            <w:proofErr w:type="spellStart"/>
            <w:r>
              <w:rPr>
                <w:spacing w:val="-2"/>
                <w:sz w:val="20"/>
              </w:rPr>
              <w:t>nnhass</w:t>
            </w:r>
            <w:proofErr w:type="spellEnd"/>
          </w:p>
        </w:tc>
        <w:tc>
          <w:tcPr>
            <w:tcW w:w="3312" w:type="dxa"/>
            <w:shd w:val="clear" w:color="auto" w:fill="F7F7F7"/>
          </w:tcPr>
          <w:p w14:paraId="210DD8CF" w14:textId="77777777" w:rsidR="00620CF6" w:rsidRDefault="00000000">
            <w:pPr>
              <w:pStyle w:val="TableParagraph"/>
              <w:ind w:left="391"/>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tc>
        <w:tc>
          <w:tcPr>
            <w:tcW w:w="4591" w:type="dxa"/>
            <w:shd w:val="clear" w:color="auto" w:fill="F7F7F7"/>
          </w:tcPr>
          <w:p w14:paraId="2B434548" w14:textId="77777777" w:rsidR="00620CF6" w:rsidRDefault="00000000">
            <w:pPr>
              <w:pStyle w:val="TableParagraph"/>
              <w:ind w:left="153"/>
              <w:rPr>
                <w:sz w:val="20"/>
              </w:rPr>
            </w:pPr>
            <w:r>
              <w:rPr>
                <w:spacing w:val="-2"/>
                <w:w w:val="110"/>
                <w:sz w:val="20"/>
              </w:rPr>
              <w:t>(A_AF)</w:t>
            </w:r>
          </w:p>
        </w:tc>
        <w:tc>
          <w:tcPr>
            <w:tcW w:w="1349" w:type="dxa"/>
            <w:shd w:val="clear" w:color="auto" w:fill="F7F7F7"/>
          </w:tcPr>
          <w:p w14:paraId="4EC5AAF4" w14:textId="77777777" w:rsidR="00620CF6" w:rsidRDefault="00000000">
            <w:pPr>
              <w:pStyle w:val="TableParagraph"/>
              <w:ind w:left="336"/>
              <w:rPr>
                <w:sz w:val="20"/>
              </w:rPr>
            </w:pPr>
            <w:r>
              <w:rPr>
                <w:spacing w:val="-5"/>
                <w:sz w:val="20"/>
              </w:rPr>
              <w:t>37</w:t>
            </w:r>
          </w:p>
        </w:tc>
      </w:tr>
      <w:tr w:rsidR="00620CF6" w14:paraId="65E6D408" w14:textId="77777777">
        <w:trPr>
          <w:trHeight w:val="402"/>
        </w:trPr>
        <w:tc>
          <w:tcPr>
            <w:tcW w:w="1297" w:type="dxa"/>
            <w:shd w:val="clear" w:color="auto" w:fill="F7F7F7"/>
          </w:tcPr>
          <w:p w14:paraId="72157EBD" w14:textId="77777777" w:rsidR="00620CF6" w:rsidRDefault="00000000">
            <w:pPr>
              <w:pStyle w:val="TableParagraph"/>
              <w:spacing w:before="72"/>
              <w:rPr>
                <w:sz w:val="20"/>
              </w:rPr>
            </w:pPr>
            <w:r>
              <w:rPr>
                <w:sz w:val="20"/>
              </w:rPr>
              <w:t>&amp;</w:t>
            </w:r>
            <w:r>
              <w:rPr>
                <w:spacing w:val="14"/>
                <w:sz w:val="20"/>
              </w:rPr>
              <w:t xml:space="preserve"> </w:t>
            </w:r>
            <w:r>
              <w:rPr>
                <w:spacing w:val="-2"/>
                <w:sz w:val="20"/>
              </w:rPr>
              <w:t>NPISH</w:t>
            </w:r>
          </w:p>
        </w:tc>
        <w:tc>
          <w:tcPr>
            <w:tcW w:w="1177" w:type="dxa"/>
            <w:shd w:val="clear" w:color="auto" w:fill="F7F7F7"/>
          </w:tcPr>
          <w:p w14:paraId="3DAC0169" w14:textId="77777777" w:rsidR="00620CF6" w:rsidRDefault="00620CF6">
            <w:pPr>
              <w:pStyle w:val="TableParagraph"/>
              <w:spacing w:before="0"/>
              <w:ind w:left="0"/>
              <w:rPr>
                <w:rFonts w:ascii="Times New Roman"/>
                <w:sz w:val="18"/>
              </w:rPr>
            </w:pPr>
          </w:p>
        </w:tc>
        <w:tc>
          <w:tcPr>
            <w:tcW w:w="3312" w:type="dxa"/>
            <w:shd w:val="clear" w:color="auto" w:fill="F7F7F7"/>
          </w:tcPr>
          <w:p w14:paraId="0ABEF097" w14:textId="77777777" w:rsidR="00620CF6" w:rsidRDefault="00000000">
            <w:pPr>
              <w:pStyle w:val="TableParagraph"/>
              <w:spacing w:before="72"/>
              <w:ind w:left="391"/>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591" w:type="dxa"/>
            <w:shd w:val="clear" w:color="auto" w:fill="F7F7F7"/>
          </w:tcPr>
          <w:p w14:paraId="5A20835B" w14:textId="77777777" w:rsidR="00620CF6" w:rsidRDefault="00620CF6">
            <w:pPr>
              <w:pStyle w:val="TableParagraph"/>
              <w:spacing w:before="0"/>
              <w:ind w:left="0"/>
              <w:rPr>
                <w:rFonts w:ascii="Times New Roman"/>
                <w:sz w:val="18"/>
              </w:rPr>
            </w:pPr>
          </w:p>
        </w:tc>
        <w:tc>
          <w:tcPr>
            <w:tcW w:w="1349" w:type="dxa"/>
            <w:shd w:val="clear" w:color="auto" w:fill="F7F7F7"/>
          </w:tcPr>
          <w:p w14:paraId="2C5C243C" w14:textId="77777777" w:rsidR="00620CF6" w:rsidRDefault="00620CF6">
            <w:pPr>
              <w:pStyle w:val="TableParagraph"/>
              <w:spacing w:before="0"/>
              <w:ind w:left="0"/>
              <w:rPr>
                <w:rFonts w:ascii="Times New Roman"/>
                <w:sz w:val="18"/>
              </w:rPr>
            </w:pPr>
          </w:p>
        </w:tc>
      </w:tr>
      <w:tr w:rsidR="00620CF6" w14:paraId="1BFB0A83" w14:textId="77777777">
        <w:trPr>
          <w:trHeight w:val="394"/>
        </w:trPr>
        <w:tc>
          <w:tcPr>
            <w:tcW w:w="1297" w:type="dxa"/>
          </w:tcPr>
          <w:p w14:paraId="6361269F" w14:textId="77777777" w:rsidR="00620CF6" w:rsidRDefault="00000000">
            <w:pPr>
              <w:pStyle w:val="TableParagraph"/>
              <w:rPr>
                <w:sz w:val="20"/>
              </w:rPr>
            </w:pPr>
            <w:r>
              <w:rPr>
                <w:spacing w:val="-2"/>
                <w:sz w:val="20"/>
              </w:rPr>
              <w:t>Households</w:t>
            </w:r>
          </w:p>
        </w:tc>
        <w:tc>
          <w:tcPr>
            <w:tcW w:w="1177" w:type="dxa"/>
          </w:tcPr>
          <w:p w14:paraId="21139B4C" w14:textId="77777777" w:rsidR="00620CF6" w:rsidRDefault="00000000">
            <w:pPr>
              <w:pStyle w:val="TableParagraph"/>
              <w:ind w:left="195"/>
              <w:rPr>
                <w:sz w:val="20"/>
              </w:rPr>
            </w:pPr>
            <w:proofErr w:type="spellStart"/>
            <w:r>
              <w:rPr>
                <w:spacing w:val="-2"/>
                <w:sz w:val="20"/>
              </w:rPr>
              <w:t>fliabi</w:t>
            </w:r>
            <w:proofErr w:type="spellEnd"/>
          </w:p>
        </w:tc>
        <w:tc>
          <w:tcPr>
            <w:tcW w:w="3312" w:type="dxa"/>
          </w:tcPr>
          <w:p w14:paraId="08397DEB" w14:textId="77777777" w:rsidR="00620CF6" w:rsidRDefault="00000000">
            <w:pPr>
              <w:pStyle w:val="TableParagraph"/>
              <w:ind w:left="391"/>
              <w:rPr>
                <w:sz w:val="20"/>
              </w:rPr>
            </w:pPr>
            <w:r>
              <w:rPr>
                <w:spacing w:val="-4"/>
                <w:sz w:val="20"/>
              </w:rPr>
              <w:t>Debt</w:t>
            </w:r>
          </w:p>
        </w:tc>
        <w:tc>
          <w:tcPr>
            <w:tcW w:w="4591" w:type="dxa"/>
          </w:tcPr>
          <w:p w14:paraId="20A0428A" w14:textId="77777777" w:rsidR="00620CF6" w:rsidRDefault="00000000">
            <w:pPr>
              <w:pStyle w:val="TableParagraph"/>
              <w:ind w:left="153"/>
              <w:rPr>
                <w:sz w:val="20"/>
              </w:rPr>
            </w:pP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(L_AF6)</w:t>
            </w:r>
          </w:p>
        </w:tc>
        <w:tc>
          <w:tcPr>
            <w:tcW w:w="1349" w:type="dxa"/>
          </w:tcPr>
          <w:p w14:paraId="3F257B61" w14:textId="77777777" w:rsidR="00620CF6" w:rsidRDefault="00000000">
            <w:pPr>
              <w:pStyle w:val="TableParagraph"/>
              <w:ind w:left="336"/>
              <w:rPr>
                <w:sz w:val="20"/>
              </w:rPr>
            </w:pPr>
            <w:r>
              <w:rPr>
                <w:w w:val="99"/>
                <w:sz w:val="20"/>
              </w:rPr>
              <w:t>1</w:t>
            </w:r>
          </w:p>
        </w:tc>
      </w:tr>
      <w:tr w:rsidR="00620CF6" w14:paraId="2B3C3C9A" w14:textId="77777777">
        <w:trPr>
          <w:trHeight w:val="402"/>
        </w:trPr>
        <w:tc>
          <w:tcPr>
            <w:tcW w:w="1297" w:type="dxa"/>
          </w:tcPr>
          <w:p w14:paraId="08CF0801" w14:textId="77777777" w:rsidR="00620CF6" w:rsidRDefault="00000000">
            <w:pPr>
              <w:pStyle w:val="TableParagraph"/>
              <w:spacing w:before="72"/>
              <w:rPr>
                <w:sz w:val="20"/>
              </w:rPr>
            </w:pPr>
            <w:r>
              <w:rPr>
                <w:sz w:val="20"/>
              </w:rPr>
              <w:t>&amp;</w:t>
            </w:r>
            <w:r>
              <w:rPr>
                <w:spacing w:val="14"/>
                <w:sz w:val="20"/>
              </w:rPr>
              <w:t xml:space="preserve"> </w:t>
            </w:r>
            <w:r>
              <w:rPr>
                <w:spacing w:val="-2"/>
                <w:sz w:val="20"/>
              </w:rPr>
              <w:t>NPISH</w:t>
            </w:r>
          </w:p>
        </w:tc>
        <w:tc>
          <w:tcPr>
            <w:tcW w:w="1177" w:type="dxa"/>
          </w:tcPr>
          <w:p w14:paraId="0972BBA0" w14:textId="77777777" w:rsidR="00620CF6" w:rsidRDefault="00620CF6">
            <w:pPr>
              <w:pStyle w:val="TableParagraph"/>
              <w:spacing w:before="0"/>
              <w:ind w:left="0"/>
              <w:rPr>
                <w:rFonts w:ascii="Times New Roman"/>
                <w:sz w:val="18"/>
              </w:rPr>
            </w:pPr>
          </w:p>
        </w:tc>
        <w:tc>
          <w:tcPr>
            <w:tcW w:w="3312" w:type="dxa"/>
          </w:tcPr>
          <w:p w14:paraId="11949184" w14:textId="77777777" w:rsidR="00620CF6" w:rsidRDefault="00620CF6">
            <w:pPr>
              <w:pStyle w:val="TableParagraph"/>
              <w:spacing w:before="0"/>
              <w:ind w:left="0"/>
              <w:rPr>
                <w:rFonts w:ascii="Times New Roman"/>
                <w:sz w:val="18"/>
              </w:rPr>
            </w:pPr>
          </w:p>
        </w:tc>
        <w:tc>
          <w:tcPr>
            <w:tcW w:w="4591" w:type="dxa"/>
          </w:tcPr>
          <w:p w14:paraId="0B9F24C3" w14:textId="77777777" w:rsidR="00620CF6" w:rsidRDefault="00620CF6">
            <w:pPr>
              <w:pStyle w:val="TableParagraph"/>
              <w:spacing w:before="0"/>
              <w:ind w:left="0"/>
              <w:rPr>
                <w:rFonts w:ascii="Times New Roman"/>
                <w:sz w:val="18"/>
              </w:rPr>
            </w:pPr>
          </w:p>
        </w:tc>
        <w:tc>
          <w:tcPr>
            <w:tcW w:w="1349" w:type="dxa"/>
          </w:tcPr>
          <w:p w14:paraId="7351FBF8" w14:textId="77777777" w:rsidR="00620CF6" w:rsidRDefault="00620CF6">
            <w:pPr>
              <w:pStyle w:val="TableParagraph"/>
              <w:spacing w:before="0"/>
              <w:ind w:left="0"/>
              <w:rPr>
                <w:rFonts w:ascii="Times New Roman"/>
                <w:sz w:val="18"/>
              </w:rPr>
            </w:pPr>
          </w:p>
        </w:tc>
      </w:tr>
      <w:tr w:rsidR="00620CF6" w14:paraId="2BFC6F67" w14:textId="77777777">
        <w:trPr>
          <w:trHeight w:val="394"/>
        </w:trPr>
        <w:tc>
          <w:tcPr>
            <w:tcW w:w="1297" w:type="dxa"/>
            <w:shd w:val="clear" w:color="auto" w:fill="F7F7F7"/>
          </w:tcPr>
          <w:p w14:paraId="40ED9BD0" w14:textId="77777777" w:rsidR="00620CF6" w:rsidRDefault="00000000">
            <w:pPr>
              <w:pStyle w:val="TableParagraph"/>
              <w:rPr>
                <w:sz w:val="20"/>
              </w:rPr>
            </w:pPr>
            <w:r>
              <w:rPr>
                <w:spacing w:val="-2"/>
                <w:sz w:val="20"/>
              </w:rPr>
              <w:t>Households</w:t>
            </w:r>
          </w:p>
        </w:tc>
        <w:tc>
          <w:tcPr>
            <w:tcW w:w="1177" w:type="dxa"/>
            <w:shd w:val="clear" w:color="auto" w:fill="F7F7F7"/>
          </w:tcPr>
          <w:p w14:paraId="767F596B" w14:textId="77777777" w:rsidR="00620CF6" w:rsidRDefault="00000000">
            <w:pPr>
              <w:pStyle w:val="TableParagraph"/>
              <w:ind w:left="195"/>
              <w:rPr>
                <w:sz w:val="20"/>
              </w:rPr>
            </w:pPr>
            <w:proofErr w:type="spellStart"/>
            <w:r>
              <w:rPr>
                <w:spacing w:val="-2"/>
                <w:sz w:val="20"/>
              </w:rPr>
              <w:t>fliabi</w:t>
            </w:r>
            <w:proofErr w:type="spellEnd"/>
          </w:p>
        </w:tc>
        <w:tc>
          <w:tcPr>
            <w:tcW w:w="3312" w:type="dxa"/>
            <w:shd w:val="clear" w:color="auto" w:fill="F7F7F7"/>
          </w:tcPr>
          <w:p w14:paraId="0E965C6E" w14:textId="77777777" w:rsidR="00620CF6" w:rsidRDefault="00000000">
            <w:pPr>
              <w:pStyle w:val="TableParagraph"/>
              <w:ind w:left="391"/>
              <w:rPr>
                <w:sz w:val="20"/>
              </w:rPr>
            </w:pPr>
            <w:r>
              <w:rPr>
                <w:spacing w:val="-4"/>
                <w:sz w:val="20"/>
              </w:rPr>
              <w:t>Debt</w:t>
            </w:r>
          </w:p>
        </w:tc>
        <w:tc>
          <w:tcPr>
            <w:tcW w:w="4591" w:type="dxa"/>
            <w:shd w:val="clear" w:color="auto" w:fill="F7F7F7"/>
          </w:tcPr>
          <w:p w14:paraId="3964937F" w14:textId="77777777" w:rsidR="00620CF6" w:rsidRDefault="00000000">
            <w:pPr>
              <w:pStyle w:val="TableParagraph"/>
              <w:ind w:left="153"/>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w w:val="120"/>
                <w:sz w:val="20"/>
              </w:rPr>
              <w:t>(L_AF5)</w:t>
            </w:r>
            <w:r>
              <w:rPr>
                <w:spacing w:val="-9"/>
                <w:w w:val="120"/>
                <w:sz w:val="20"/>
              </w:rPr>
              <w:t xml:space="preserve"> </w:t>
            </w:r>
            <w:r>
              <w:rPr>
                <w:w w:val="120"/>
                <w:sz w:val="20"/>
              </w:rPr>
              <w:t>+</w:t>
            </w:r>
            <w:r>
              <w:rPr>
                <w:spacing w:val="-9"/>
                <w:w w:val="120"/>
                <w:sz w:val="20"/>
              </w:rPr>
              <w:t xml:space="preserve"> </w:t>
            </w:r>
            <w:r>
              <w:rPr>
                <w:spacing w:val="-2"/>
                <w:w w:val="120"/>
                <w:sz w:val="20"/>
              </w:rPr>
              <w:t>(L_AF6)</w:t>
            </w:r>
          </w:p>
        </w:tc>
        <w:tc>
          <w:tcPr>
            <w:tcW w:w="1349" w:type="dxa"/>
            <w:shd w:val="clear" w:color="auto" w:fill="F7F7F7"/>
          </w:tcPr>
          <w:p w14:paraId="627B3711" w14:textId="77777777" w:rsidR="00620CF6" w:rsidRDefault="00000000">
            <w:pPr>
              <w:pStyle w:val="TableParagraph"/>
              <w:ind w:left="336"/>
              <w:rPr>
                <w:sz w:val="20"/>
              </w:rPr>
            </w:pPr>
            <w:r>
              <w:rPr>
                <w:w w:val="99"/>
                <w:sz w:val="20"/>
              </w:rPr>
              <w:t>3</w:t>
            </w:r>
          </w:p>
        </w:tc>
      </w:tr>
      <w:tr w:rsidR="00620CF6" w14:paraId="6CF2BF29" w14:textId="77777777">
        <w:trPr>
          <w:trHeight w:val="398"/>
        </w:trPr>
        <w:tc>
          <w:tcPr>
            <w:tcW w:w="1297" w:type="dxa"/>
            <w:shd w:val="clear" w:color="auto" w:fill="F7F7F7"/>
          </w:tcPr>
          <w:p w14:paraId="0E4A8F4C" w14:textId="77777777" w:rsidR="00620CF6" w:rsidRDefault="00000000">
            <w:pPr>
              <w:pStyle w:val="TableParagraph"/>
              <w:spacing w:before="72"/>
              <w:rPr>
                <w:sz w:val="20"/>
              </w:rPr>
            </w:pPr>
            <w:r>
              <w:rPr>
                <w:sz w:val="20"/>
              </w:rPr>
              <w:t>&amp;</w:t>
            </w:r>
            <w:r>
              <w:rPr>
                <w:spacing w:val="14"/>
                <w:sz w:val="20"/>
              </w:rPr>
              <w:t xml:space="preserve"> </w:t>
            </w:r>
            <w:r>
              <w:rPr>
                <w:spacing w:val="-2"/>
                <w:sz w:val="20"/>
              </w:rPr>
              <w:t>NPISH</w:t>
            </w:r>
          </w:p>
        </w:tc>
        <w:tc>
          <w:tcPr>
            <w:tcW w:w="1177" w:type="dxa"/>
            <w:shd w:val="clear" w:color="auto" w:fill="F7F7F7"/>
          </w:tcPr>
          <w:p w14:paraId="5D681805" w14:textId="77777777" w:rsidR="00620CF6" w:rsidRDefault="00620CF6">
            <w:pPr>
              <w:pStyle w:val="TableParagraph"/>
              <w:spacing w:before="0"/>
              <w:ind w:left="0"/>
              <w:rPr>
                <w:rFonts w:ascii="Times New Roman"/>
                <w:sz w:val="18"/>
              </w:rPr>
            </w:pPr>
          </w:p>
        </w:tc>
        <w:tc>
          <w:tcPr>
            <w:tcW w:w="3312" w:type="dxa"/>
            <w:shd w:val="clear" w:color="auto" w:fill="F7F7F7"/>
          </w:tcPr>
          <w:p w14:paraId="7D6E679B" w14:textId="77777777" w:rsidR="00620CF6" w:rsidRDefault="00620CF6">
            <w:pPr>
              <w:pStyle w:val="TableParagraph"/>
              <w:spacing w:before="0"/>
              <w:ind w:left="0"/>
              <w:rPr>
                <w:rFonts w:ascii="Times New Roman"/>
                <w:sz w:val="18"/>
              </w:rPr>
            </w:pPr>
          </w:p>
        </w:tc>
        <w:tc>
          <w:tcPr>
            <w:tcW w:w="4591" w:type="dxa"/>
            <w:shd w:val="clear" w:color="auto" w:fill="F7F7F7"/>
          </w:tcPr>
          <w:p w14:paraId="0F89A5D0" w14:textId="77777777" w:rsidR="00620CF6" w:rsidRDefault="00620CF6">
            <w:pPr>
              <w:pStyle w:val="TableParagraph"/>
              <w:spacing w:before="0"/>
              <w:ind w:left="0"/>
              <w:rPr>
                <w:rFonts w:ascii="Times New Roman"/>
                <w:sz w:val="18"/>
              </w:rPr>
            </w:pPr>
          </w:p>
        </w:tc>
        <w:tc>
          <w:tcPr>
            <w:tcW w:w="1349" w:type="dxa"/>
            <w:shd w:val="clear" w:color="auto" w:fill="F7F7F7"/>
          </w:tcPr>
          <w:p w14:paraId="2EAAE3D2" w14:textId="77777777" w:rsidR="00620CF6" w:rsidRDefault="00620CF6">
            <w:pPr>
              <w:pStyle w:val="TableParagraph"/>
              <w:spacing w:before="0"/>
              <w:ind w:left="0"/>
              <w:rPr>
                <w:rFonts w:ascii="Times New Roman"/>
                <w:sz w:val="18"/>
              </w:rPr>
            </w:pPr>
          </w:p>
        </w:tc>
      </w:tr>
      <w:tr w:rsidR="00620CF6" w14:paraId="71F17F4B" w14:textId="77777777">
        <w:trPr>
          <w:trHeight w:val="398"/>
        </w:trPr>
        <w:tc>
          <w:tcPr>
            <w:tcW w:w="1297" w:type="dxa"/>
            <w:shd w:val="clear" w:color="auto" w:fill="F7F7F7"/>
          </w:tcPr>
          <w:p w14:paraId="379C79DC" w14:textId="77777777" w:rsidR="00620CF6" w:rsidRDefault="00000000">
            <w:pPr>
              <w:pStyle w:val="TableParagraph"/>
              <w:spacing w:before="72"/>
              <w:rPr>
                <w:sz w:val="20"/>
              </w:rPr>
            </w:pPr>
            <w:r>
              <w:rPr>
                <w:spacing w:val="-2"/>
                <w:sz w:val="20"/>
              </w:rPr>
              <w:t>Households</w:t>
            </w:r>
          </w:p>
        </w:tc>
        <w:tc>
          <w:tcPr>
            <w:tcW w:w="1177" w:type="dxa"/>
            <w:shd w:val="clear" w:color="auto" w:fill="F7F7F7"/>
          </w:tcPr>
          <w:p w14:paraId="08FBD168" w14:textId="77777777" w:rsidR="00620CF6" w:rsidRDefault="00000000">
            <w:pPr>
              <w:pStyle w:val="TableParagraph"/>
              <w:spacing w:before="72"/>
              <w:ind w:left="195"/>
              <w:rPr>
                <w:sz w:val="20"/>
              </w:rPr>
            </w:pPr>
            <w:proofErr w:type="spellStart"/>
            <w:r>
              <w:rPr>
                <w:spacing w:val="-2"/>
                <w:sz w:val="20"/>
              </w:rPr>
              <w:t>fliabi</w:t>
            </w:r>
            <w:proofErr w:type="spellEnd"/>
          </w:p>
        </w:tc>
        <w:tc>
          <w:tcPr>
            <w:tcW w:w="3312" w:type="dxa"/>
            <w:shd w:val="clear" w:color="auto" w:fill="F7F7F7"/>
          </w:tcPr>
          <w:p w14:paraId="3F9D2626" w14:textId="77777777" w:rsidR="00620CF6" w:rsidRDefault="00000000">
            <w:pPr>
              <w:pStyle w:val="TableParagraph"/>
              <w:spacing w:before="72"/>
              <w:ind w:left="391"/>
              <w:rPr>
                <w:sz w:val="20"/>
              </w:rPr>
            </w:pPr>
            <w:r>
              <w:rPr>
                <w:spacing w:val="-4"/>
                <w:sz w:val="20"/>
              </w:rPr>
              <w:t>Debt</w:t>
            </w:r>
          </w:p>
        </w:tc>
        <w:tc>
          <w:tcPr>
            <w:tcW w:w="4591" w:type="dxa"/>
            <w:shd w:val="clear" w:color="auto" w:fill="F7F7F7"/>
          </w:tcPr>
          <w:p w14:paraId="0ACD4F75" w14:textId="77777777" w:rsidR="00620CF6" w:rsidRDefault="00000000">
            <w:pPr>
              <w:pStyle w:val="TableParagraph"/>
              <w:spacing w:before="72"/>
              <w:ind w:left="153"/>
              <w:rPr>
                <w:sz w:val="20"/>
              </w:rPr>
            </w:pP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(L_AF5)</w:t>
            </w:r>
          </w:p>
        </w:tc>
        <w:tc>
          <w:tcPr>
            <w:tcW w:w="1349" w:type="dxa"/>
            <w:shd w:val="clear" w:color="auto" w:fill="F7F7F7"/>
          </w:tcPr>
          <w:p w14:paraId="016DF235" w14:textId="77777777" w:rsidR="00620CF6" w:rsidRDefault="00000000">
            <w:pPr>
              <w:pStyle w:val="TableParagraph"/>
              <w:spacing w:before="72"/>
              <w:ind w:left="336"/>
              <w:rPr>
                <w:sz w:val="20"/>
              </w:rPr>
            </w:pPr>
            <w:r>
              <w:rPr>
                <w:w w:val="99"/>
                <w:sz w:val="20"/>
              </w:rPr>
              <w:t>9</w:t>
            </w:r>
          </w:p>
        </w:tc>
      </w:tr>
      <w:tr w:rsidR="00620CF6" w14:paraId="2D97D784" w14:textId="77777777">
        <w:trPr>
          <w:trHeight w:val="398"/>
        </w:trPr>
        <w:tc>
          <w:tcPr>
            <w:tcW w:w="1297" w:type="dxa"/>
            <w:shd w:val="clear" w:color="auto" w:fill="F7F7F7"/>
          </w:tcPr>
          <w:p w14:paraId="58AD483F" w14:textId="77777777" w:rsidR="00620CF6" w:rsidRDefault="00000000">
            <w:pPr>
              <w:pStyle w:val="TableParagraph"/>
              <w:spacing w:before="72"/>
              <w:rPr>
                <w:sz w:val="20"/>
              </w:rPr>
            </w:pPr>
            <w:r>
              <w:rPr>
                <w:sz w:val="20"/>
              </w:rPr>
              <w:t>&amp;</w:t>
            </w:r>
            <w:r>
              <w:rPr>
                <w:spacing w:val="14"/>
                <w:sz w:val="20"/>
              </w:rPr>
              <w:t xml:space="preserve"> </w:t>
            </w:r>
            <w:r>
              <w:rPr>
                <w:spacing w:val="-2"/>
                <w:sz w:val="20"/>
              </w:rPr>
              <w:t>NPISH</w:t>
            </w:r>
          </w:p>
        </w:tc>
        <w:tc>
          <w:tcPr>
            <w:tcW w:w="1177" w:type="dxa"/>
            <w:shd w:val="clear" w:color="auto" w:fill="F7F7F7"/>
          </w:tcPr>
          <w:p w14:paraId="0AB982C4" w14:textId="77777777" w:rsidR="00620CF6" w:rsidRDefault="00620CF6">
            <w:pPr>
              <w:pStyle w:val="TableParagraph"/>
              <w:spacing w:before="0"/>
              <w:ind w:left="0"/>
              <w:rPr>
                <w:rFonts w:ascii="Times New Roman"/>
                <w:sz w:val="18"/>
              </w:rPr>
            </w:pPr>
          </w:p>
        </w:tc>
        <w:tc>
          <w:tcPr>
            <w:tcW w:w="3312" w:type="dxa"/>
            <w:shd w:val="clear" w:color="auto" w:fill="F7F7F7"/>
          </w:tcPr>
          <w:p w14:paraId="09DA3F92" w14:textId="77777777" w:rsidR="00620CF6" w:rsidRDefault="00620CF6">
            <w:pPr>
              <w:pStyle w:val="TableParagraph"/>
              <w:spacing w:before="0"/>
              <w:ind w:left="0"/>
              <w:rPr>
                <w:rFonts w:ascii="Times New Roman"/>
                <w:sz w:val="18"/>
              </w:rPr>
            </w:pPr>
          </w:p>
        </w:tc>
        <w:tc>
          <w:tcPr>
            <w:tcW w:w="4591" w:type="dxa"/>
            <w:shd w:val="clear" w:color="auto" w:fill="F7F7F7"/>
          </w:tcPr>
          <w:p w14:paraId="14C57785" w14:textId="77777777" w:rsidR="00620CF6" w:rsidRDefault="00620CF6">
            <w:pPr>
              <w:pStyle w:val="TableParagraph"/>
              <w:spacing w:before="0"/>
              <w:ind w:left="0"/>
              <w:rPr>
                <w:rFonts w:ascii="Times New Roman"/>
                <w:sz w:val="18"/>
              </w:rPr>
            </w:pPr>
          </w:p>
        </w:tc>
        <w:tc>
          <w:tcPr>
            <w:tcW w:w="1349" w:type="dxa"/>
            <w:shd w:val="clear" w:color="auto" w:fill="F7F7F7"/>
          </w:tcPr>
          <w:p w14:paraId="7686D49F" w14:textId="77777777" w:rsidR="00620CF6" w:rsidRDefault="00620CF6">
            <w:pPr>
              <w:pStyle w:val="TableParagraph"/>
              <w:spacing w:before="0"/>
              <w:ind w:left="0"/>
              <w:rPr>
                <w:rFonts w:ascii="Times New Roman"/>
                <w:sz w:val="18"/>
              </w:rPr>
            </w:pPr>
          </w:p>
        </w:tc>
      </w:tr>
      <w:tr w:rsidR="00620CF6" w14:paraId="6C5C916B" w14:textId="77777777">
        <w:trPr>
          <w:trHeight w:val="398"/>
        </w:trPr>
        <w:tc>
          <w:tcPr>
            <w:tcW w:w="1297" w:type="dxa"/>
            <w:shd w:val="clear" w:color="auto" w:fill="F7F7F7"/>
          </w:tcPr>
          <w:p w14:paraId="3533B141" w14:textId="77777777" w:rsidR="00620CF6" w:rsidRDefault="00000000">
            <w:pPr>
              <w:pStyle w:val="TableParagraph"/>
              <w:spacing w:before="72"/>
              <w:rPr>
                <w:sz w:val="20"/>
              </w:rPr>
            </w:pPr>
            <w:r>
              <w:rPr>
                <w:spacing w:val="-2"/>
                <w:sz w:val="20"/>
              </w:rPr>
              <w:t>Households</w:t>
            </w:r>
          </w:p>
        </w:tc>
        <w:tc>
          <w:tcPr>
            <w:tcW w:w="1177" w:type="dxa"/>
            <w:shd w:val="clear" w:color="auto" w:fill="F7F7F7"/>
          </w:tcPr>
          <w:p w14:paraId="1B23DD56" w14:textId="77777777" w:rsidR="00620CF6" w:rsidRDefault="00000000">
            <w:pPr>
              <w:pStyle w:val="TableParagraph"/>
              <w:spacing w:before="72"/>
              <w:ind w:left="195"/>
              <w:rPr>
                <w:sz w:val="20"/>
              </w:rPr>
            </w:pPr>
            <w:proofErr w:type="spellStart"/>
            <w:r>
              <w:rPr>
                <w:spacing w:val="-2"/>
                <w:sz w:val="20"/>
              </w:rPr>
              <w:t>fliabi</w:t>
            </w:r>
            <w:proofErr w:type="spellEnd"/>
          </w:p>
        </w:tc>
        <w:tc>
          <w:tcPr>
            <w:tcW w:w="3312" w:type="dxa"/>
            <w:shd w:val="clear" w:color="auto" w:fill="F7F7F7"/>
          </w:tcPr>
          <w:p w14:paraId="49EEF419" w14:textId="77777777" w:rsidR="00620CF6" w:rsidRDefault="00000000">
            <w:pPr>
              <w:pStyle w:val="TableParagraph"/>
              <w:spacing w:before="72"/>
              <w:ind w:left="391"/>
              <w:rPr>
                <w:sz w:val="20"/>
              </w:rPr>
            </w:pPr>
            <w:r>
              <w:rPr>
                <w:spacing w:val="-4"/>
                <w:sz w:val="20"/>
              </w:rPr>
              <w:t>Debt</w:t>
            </w:r>
          </w:p>
        </w:tc>
        <w:tc>
          <w:tcPr>
            <w:tcW w:w="4591" w:type="dxa"/>
            <w:shd w:val="clear" w:color="auto" w:fill="F7F7F7"/>
          </w:tcPr>
          <w:p w14:paraId="6F174456" w14:textId="77777777" w:rsidR="00620CF6" w:rsidRDefault="00000000">
            <w:pPr>
              <w:pStyle w:val="TableParagraph"/>
              <w:spacing w:before="72"/>
              <w:ind w:left="153"/>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(L_AF6)</w:t>
            </w:r>
          </w:p>
        </w:tc>
        <w:tc>
          <w:tcPr>
            <w:tcW w:w="1349" w:type="dxa"/>
            <w:shd w:val="clear" w:color="auto" w:fill="F7F7F7"/>
          </w:tcPr>
          <w:p w14:paraId="6AA58E9A" w14:textId="77777777" w:rsidR="00620CF6" w:rsidRDefault="00000000">
            <w:pPr>
              <w:pStyle w:val="TableParagraph"/>
              <w:spacing w:before="72"/>
              <w:ind w:left="336"/>
              <w:rPr>
                <w:sz w:val="20"/>
              </w:rPr>
            </w:pPr>
            <w:r>
              <w:rPr>
                <w:w w:val="99"/>
                <w:sz w:val="20"/>
              </w:rPr>
              <w:t>1</w:t>
            </w:r>
          </w:p>
        </w:tc>
      </w:tr>
      <w:tr w:rsidR="00620CF6" w14:paraId="101CD2FD" w14:textId="77777777">
        <w:trPr>
          <w:trHeight w:val="402"/>
        </w:trPr>
        <w:tc>
          <w:tcPr>
            <w:tcW w:w="1297" w:type="dxa"/>
            <w:shd w:val="clear" w:color="auto" w:fill="F7F7F7"/>
          </w:tcPr>
          <w:p w14:paraId="3643B028" w14:textId="77777777" w:rsidR="00620CF6" w:rsidRDefault="00000000">
            <w:pPr>
              <w:pStyle w:val="TableParagraph"/>
              <w:spacing w:before="72"/>
              <w:rPr>
                <w:sz w:val="20"/>
              </w:rPr>
            </w:pPr>
            <w:r>
              <w:rPr>
                <w:sz w:val="20"/>
              </w:rPr>
              <w:t>&amp;</w:t>
            </w:r>
            <w:r>
              <w:rPr>
                <w:spacing w:val="14"/>
                <w:sz w:val="20"/>
              </w:rPr>
              <w:t xml:space="preserve"> </w:t>
            </w:r>
            <w:r>
              <w:rPr>
                <w:spacing w:val="-2"/>
                <w:sz w:val="20"/>
              </w:rPr>
              <w:t>NPISH</w:t>
            </w:r>
          </w:p>
        </w:tc>
        <w:tc>
          <w:tcPr>
            <w:tcW w:w="1177" w:type="dxa"/>
            <w:shd w:val="clear" w:color="auto" w:fill="F7F7F7"/>
          </w:tcPr>
          <w:p w14:paraId="5DC9B2CA" w14:textId="77777777" w:rsidR="00620CF6" w:rsidRDefault="00620CF6">
            <w:pPr>
              <w:pStyle w:val="TableParagraph"/>
              <w:spacing w:before="0"/>
              <w:ind w:left="0"/>
              <w:rPr>
                <w:rFonts w:ascii="Times New Roman"/>
                <w:sz w:val="18"/>
              </w:rPr>
            </w:pPr>
          </w:p>
        </w:tc>
        <w:tc>
          <w:tcPr>
            <w:tcW w:w="3312" w:type="dxa"/>
            <w:shd w:val="clear" w:color="auto" w:fill="F7F7F7"/>
          </w:tcPr>
          <w:p w14:paraId="1DDCDB6F" w14:textId="77777777" w:rsidR="00620CF6" w:rsidRDefault="00620CF6">
            <w:pPr>
              <w:pStyle w:val="TableParagraph"/>
              <w:spacing w:before="0"/>
              <w:ind w:left="0"/>
              <w:rPr>
                <w:rFonts w:ascii="Times New Roman"/>
                <w:sz w:val="18"/>
              </w:rPr>
            </w:pPr>
          </w:p>
        </w:tc>
        <w:tc>
          <w:tcPr>
            <w:tcW w:w="4591" w:type="dxa"/>
            <w:shd w:val="clear" w:color="auto" w:fill="F7F7F7"/>
          </w:tcPr>
          <w:p w14:paraId="3CDAE1F4" w14:textId="77777777" w:rsidR="00620CF6" w:rsidRDefault="00620CF6">
            <w:pPr>
              <w:pStyle w:val="TableParagraph"/>
              <w:spacing w:before="0"/>
              <w:ind w:left="0"/>
              <w:rPr>
                <w:rFonts w:ascii="Times New Roman"/>
                <w:sz w:val="18"/>
              </w:rPr>
            </w:pPr>
          </w:p>
        </w:tc>
        <w:tc>
          <w:tcPr>
            <w:tcW w:w="1349" w:type="dxa"/>
            <w:shd w:val="clear" w:color="auto" w:fill="F7F7F7"/>
          </w:tcPr>
          <w:p w14:paraId="341B230F" w14:textId="77777777" w:rsidR="00620CF6" w:rsidRDefault="00620CF6">
            <w:pPr>
              <w:pStyle w:val="TableParagraph"/>
              <w:spacing w:before="0"/>
              <w:ind w:left="0"/>
              <w:rPr>
                <w:rFonts w:ascii="Times New Roman"/>
                <w:sz w:val="18"/>
              </w:rPr>
            </w:pPr>
          </w:p>
        </w:tc>
      </w:tr>
      <w:tr w:rsidR="00620CF6" w14:paraId="253C852F" w14:textId="77777777">
        <w:trPr>
          <w:trHeight w:val="494"/>
        </w:trPr>
        <w:tc>
          <w:tcPr>
            <w:tcW w:w="1297" w:type="dxa"/>
          </w:tcPr>
          <w:p w14:paraId="3CD6F3E6" w14:textId="77777777" w:rsidR="00620CF6" w:rsidRDefault="00000000">
            <w:pPr>
              <w:pStyle w:val="TableParagraph"/>
              <w:spacing w:before="168"/>
              <w:rPr>
                <w:sz w:val="20"/>
              </w:rPr>
            </w:pPr>
            <w:r>
              <w:rPr>
                <w:spacing w:val="-2"/>
                <w:sz w:val="20"/>
              </w:rPr>
              <w:t>Households</w:t>
            </w:r>
          </w:p>
        </w:tc>
        <w:tc>
          <w:tcPr>
            <w:tcW w:w="1177" w:type="dxa"/>
          </w:tcPr>
          <w:p w14:paraId="1D579D0B" w14:textId="77777777" w:rsidR="00620CF6" w:rsidRDefault="00000000">
            <w:pPr>
              <w:pStyle w:val="TableParagraph"/>
              <w:spacing w:before="168"/>
              <w:ind w:left="195"/>
              <w:rPr>
                <w:sz w:val="20"/>
              </w:rPr>
            </w:pPr>
            <w:proofErr w:type="spellStart"/>
            <w:r>
              <w:rPr>
                <w:spacing w:val="-2"/>
                <w:sz w:val="20"/>
              </w:rPr>
              <w:t>fliabi</w:t>
            </w:r>
            <w:proofErr w:type="spellEnd"/>
          </w:p>
        </w:tc>
        <w:tc>
          <w:tcPr>
            <w:tcW w:w="3312" w:type="dxa"/>
          </w:tcPr>
          <w:p w14:paraId="45306458" w14:textId="77777777" w:rsidR="00620CF6" w:rsidRDefault="00000000">
            <w:pPr>
              <w:pStyle w:val="TableParagraph"/>
              <w:spacing w:before="168"/>
              <w:ind w:left="391"/>
              <w:rPr>
                <w:sz w:val="20"/>
              </w:rPr>
            </w:pPr>
            <w:r>
              <w:rPr>
                <w:spacing w:val="-4"/>
                <w:sz w:val="20"/>
              </w:rPr>
              <w:t>Debt</w:t>
            </w:r>
          </w:p>
        </w:tc>
        <w:tc>
          <w:tcPr>
            <w:tcW w:w="4591" w:type="dxa"/>
          </w:tcPr>
          <w:p w14:paraId="6C866A65" w14:textId="77777777" w:rsidR="00620CF6" w:rsidRDefault="00000000">
            <w:pPr>
              <w:pStyle w:val="TableParagraph"/>
              <w:spacing w:before="168"/>
              <w:ind w:left="153"/>
              <w:rPr>
                <w:sz w:val="20"/>
              </w:rPr>
            </w:pPr>
            <w:r>
              <w:rPr>
                <w:spacing w:val="-2"/>
                <w:w w:val="110"/>
                <w:sz w:val="20"/>
              </w:rPr>
              <w:t>(L_AF4)</w:t>
            </w:r>
          </w:p>
        </w:tc>
        <w:tc>
          <w:tcPr>
            <w:tcW w:w="1349" w:type="dxa"/>
          </w:tcPr>
          <w:p w14:paraId="7BAC8A24" w14:textId="77777777" w:rsidR="00620CF6" w:rsidRDefault="00000000">
            <w:pPr>
              <w:pStyle w:val="TableParagraph"/>
              <w:spacing w:before="168"/>
              <w:ind w:left="336"/>
              <w:rPr>
                <w:sz w:val="20"/>
              </w:rPr>
            </w:pPr>
            <w:r>
              <w:rPr>
                <w:spacing w:val="-5"/>
                <w:sz w:val="20"/>
              </w:rPr>
              <w:t>19</w:t>
            </w:r>
          </w:p>
        </w:tc>
      </w:tr>
      <w:tr w:rsidR="00620CF6" w14:paraId="772FFCEE" w14:textId="77777777">
        <w:trPr>
          <w:trHeight w:val="402"/>
        </w:trPr>
        <w:tc>
          <w:tcPr>
            <w:tcW w:w="1297" w:type="dxa"/>
          </w:tcPr>
          <w:p w14:paraId="1DCE2A87" w14:textId="77777777" w:rsidR="00620CF6" w:rsidRDefault="00000000">
            <w:pPr>
              <w:pStyle w:val="TableParagraph"/>
              <w:spacing w:before="72"/>
              <w:rPr>
                <w:sz w:val="20"/>
              </w:rPr>
            </w:pPr>
            <w:r>
              <w:rPr>
                <w:sz w:val="20"/>
              </w:rPr>
              <w:t>&amp;</w:t>
            </w:r>
            <w:r>
              <w:rPr>
                <w:spacing w:val="14"/>
                <w:sz w:val="20"/>
              </w:rPr>
              <w:t xml:space="preserve"> </w:t>
            </w:r>
            <w:r>
              <w:rPr>
                <w:spacing w:val="-2"/>
                <w:sz w:val="20"/>
              </w:rPr>
              <w:t>NPISH</w:t>
            </w:r>
          </w:p>
        </w:tc>
        <w:tc>
          <w:tcPr>
            <w:tcW w:w="1177" w:type="dxa"/>
          </w:tcPr>
          <w:p w14:paraId="09423757" w14:textId="77777777" w:rsidR="00620CF6" w:rsidRDefault="00620CF6">
            <w:pPr>
              <w:pStyle w:val="TableParagraph"/>
              <w:spacing w:before="0"/>
              <w:ind w:left="0"/>
              <w:rPr>
                <w:rFonts w:ascii="Times New Roman"/>
                <w:sz w:val="18"/>
              </w:rPr>
            </w:pPr>
          </w:p>
        </w:tc>
        <w:tc>
          <w:tcPr>
            <w:tcW w:w="3312" w:type="dxa"/>
          </w:tcPr>
          <w:p w14:paraId="4C51C438" w14:textId="77777777" w:rsidR="00620CF6" w:rsidRDefault="00620CF6">
            <w:pPr>
              <w:pStyle w:val="TableParagraph"/>
              <w:spacing w:before="0"/>
              <w:ind w:left="0"/>
              <w:rPr>
                <w:rFonts w:ascii="Times New Roman"/>
                <w:sz w:val="18"/>
              </w:rPr>
            </w:pPr>
          </w:p>
        </w:tc>
        <w:tc>
          <w:tcPr>
            <w:tcW w:w="4591" w:type="dxa"/>
          </w:tcPr>
          <w:p w14:paraId="77E17A59" w14:textId="77777777" w:rsidR="00620CF6" w:rsidRDefault="00620CF6">
            <w:pPr>
              <w:pStyle w:val="TableParagraph"/>
              <w:spacing w:before="0"/>
              <w:ind w:left="0"/>
              <w:rPr>
                <w:rFonts w:ascii="Times New Roman"/>
                <w:sz w:val="18"/>
              </w:rPr>
            </w:pPr>
          </w:p>
        </w:tc>
        <w:tc>
          <w:tcPr>
            <w:tcW w:w="1349" w:type="dxa"/>
          </w:tcPr>
          <w:p w14:paraId="201F98A7" w14:textId="77777777" w:rsidR="00620CF6" w:rsidRDefault="00620CF6">
            <w:pPr>
              <w:pStyle w:val="TableParagraph"/>
              <w:spacing w:before="0"/>
              <w:ind w:left="0"/>
              <w:rPr>
                <w:rFonts w:ascii="Times New Roman"/>
                <w:sz w:val="18"/>
              </w:rPr>
            </w:pPr>
          </w:p>
        </w:tc>
      </w:tr>
      <w:tr w:rsidR="00620CF6" w14:paraId="566682D6" w14:textId="77777777">
        <w:trPr>
          <w:trHeight w:val="394"/>
        </w:trPr>
        <w:tc>
          <w:tcPr>
            <w:tcW w:w="1297" w:type="dxa"/>
            <w:shd w:val="clear" w:color="auto" w:fill="F7F7F7"/>
          </w:tcPr>
          <w:p w14:paraId="0707347E" w14:textId="77777777" w:rsidR="00620CF6" w:rsidRDefault="00000000">
            <w:pPr>
              <w:pStyle w:val="TableParagraph"/>
              <w:rPr>
                <w:sz w:val="20"/>
              </w:rPr>
            </w:pPr>
            <w:r>
              <w:rPr>
                <w:spacing w:val="-2"/>
                <w:sz w:val="20"/>
              </w:rPr>
              <w:t>Households</w:t>
            </w:r>
          </w:p>
        </w:tc>
        <w:tc>
          <w:tcPr>
            <w:tcW w:w="1177" w:type="dxa"/>
            <w:shd w:val="clear" w:color="auto" w:fill="F7F7F7"/>
          </w:tcPr>
          <w:p w14:paraId="3A758D55" w14:textId="77777777" w:rsidR="00620CF6" w:rsidRDefault="00000000">
            <w:pPr>
              <w:pStyle w:val="TableParagraph"/>
              <w:ind w:left="195"/>
              <w:rPr>
                <w:sz w:val="20"/>
              </w:rPr>
            </w:pPr>
            <w:proofErr w:type="spellStart"/>
            <w:r>
              <w:rPr>
                <w:spacing w:val="-2"/>
                <w:sz w:val="20"/>
              </w:rPr>
              <w:t>fliabi</w:t>
            </w:r>
            <w:proofErr w:type="spellEnd"/>
          </w:p>
        </w:tc>
        <w:tc>
          <w:tcPr>
            <w:tcW w:w="3312" w:type="dxa"/>
            <w:shd w:val="clear" w:color="auto" w:fill="F7F7F7"/>
          </w:tcPr>
          <w:p w14:paraId="4ABBBB43" w14:textId="77777777" w:rsidR="00620CF6" w:rsidRDefault="00000000">
            <w:pPr>
              <w:pStyle w:val="TableParagraph"/>
              <w:ind w:left="391"/>
              <w:rPr>
                <w:sz w:val="20"/>
              </w:rPr>
            </w:pPr>
            <w:r>
              <w:rPr>
                <w:spacing w:val="-4"/>
                <w:sz w:val="20"/>
              </w:rPr>
              <w:t>Debt</w:t>
            </w:r>
          </w:p>
        </w:tc>
        <w:tc>
          <w:tcPr>
            <w:tcW w:w="4591" w:type="dxa"/>
            <w:shd w:val="clear" w:color="auto" w:fill="F7F7F7"/>
          </w:tcPr>
          <w:p w14:paraId="1F0BDAD3" w14:textId="77777777" w:rsidR="00620CF6" w:rsidRDefault="00000000">
            <w:pPr>
              <w:pStyle w:val="TableParagraph"/>
              <w:ind w:left="153"/>
              <w:rPr>
                <w:sz w:val="20"/>
              </w:rPr>
            </w:pPr>
            <w:r>
              <w:rPr>
                <w:w w:val="120"/>
                <w:sz w:val="20"/>
              </w:rPr>
              <w:t>(L_AF3)</w:t>
            </w:r>
            <w:r>
              <w:rPr>
                <w:spacing w:val="-9"/>
                <w:w w:val="120"/>
                <w:sz w:val="20"/>
              </w:rPr>
              <w:t xml:space="preserve"> </w:t>
            </w:r>
            <w:r>
              <w:rPr>
                <w:w w:val="120"/>
                <w:sz w:val="20"/>
              </w:rPr>
              <w:t>+</w:t>
            </w:r>
            <w:r>
              <w:rPr>
                <w:spacing w:val="-9"/>
                <w:w w:val="120"/>
                <w:sz w:val="20"/>
              </w:rPr>
              <w:t xml:space="preserve"> </w:t>
            </w:r>
            <w:r>
              <w:rPr>
                <w:spacing w:val="-2"/>
                <w:w w:val="120"/>
                <w:sz w:val="20"/>
              </w:rPr>
              <w:t>(L_AF4)</w:t>
            </w:r>
          </w:p>
        </w:tc>
        <w:tc>
          <w:tcPr>
            <w:tcW w:w="1349" w:type="dxa"/>
            <w:shd w:val="clear" w:color="auto" w:fill="F7F7F7"/>
          </w:tcPr>
          <w:p w14:paraId="24D69032" w14:textId="77777777" w:rsidR="00620CF6" w:rsidRDefault="00000000">
            <w:pPr>
              <w:pStyle w:val="TableParagraph"/>
              <w:ind w:left="336"/>
              <w:rPr>
                <w:sz w:val="20"/>
              </w:rPr>
            </w:pPr>
            <w:r>
              <w:rPr>
                <w:w w:val="99"/>
                <w:sz w:val="20"/>
              </w:rPr>
              <w:t>4</w:t>
            </w:r>
          </w:p>
        </w:tc>
      </w:tr>
      <w:tr w:rsidR="00620CF6" w14:paraId="20AAF3BC" w14:textId="77777777">
        <w:trPr>
          <w:trHeight w:val="402"/>
        </w:trPr>
        <w:tc>
          <w:tcPr>
            <w:tcW w:w="1297" w:type="dxa"/>
            <w:shd w:val="clear" w:color="auto" w:fill="F7F7F7"/>
          </w:tcPr>
          <w:p w14:paraId="35B6402F" w14:textId="77777777" w:rsidR="00620CF6" w:rsidRDefault="00000000">
            <w:pPr>
              <w:pStyle w:val="TableParagraph"/>
              <w:spacing w:before="72"/>
              <w:rPr>
                <w:sz w:val="20"/>
              </w:rPr>
            </w:pPr>
            <w:r>
              <w:rPr>
                <w:sz w:val="20"/>
              </w:rPr>
              <w:t>&amp;</w:t>
            </w:r>
            <w:r>
              <w:rPr>
                <w:spacing w:val="14"/>
                <w:sz w:val="20"/>
              </w:rPr>
              <w:t xml:space="preserve"> </w:t>
            </w:r>
            <w:r>
              <w:rPr>
                <w:spacing w:val="-2"/>
                <w:sz w:val="20"/>
              </w:rPr>
              <w:t>NPISH</w:t>
            </w:r>
          </w:p>
        </w:tc>
        <w:tc>
          <w:tcPr>
            <w:tcW w:w="1177" w:type="dxa"/>
            <w:shd w:val="clear" w:color="auto" w:fill="F7F7F7"/>
          </w:tcPr>
          <w:p w14:paraId="2BC908E4" w14:textId="77777777" w:rsidR="00620CF6" w:rsidRDefault="00620CF6">
            <w:pPr>
              <w:pStyle w:val="TableParagraph"/>
              <w:spacing w:before="0"/>
              <w:ind w:left="0"/>
              <w:rPr>
                <w:rFonts w:ascii="Times New Roman"/>
                <w:sz w:val="18"/>
              </w:rPr>
            </w:pPr>
          </w:p>
        </w:tc>
        <w:tc>
          <w:tcPr>
            <w:tcW w:w="3312" w:type="dxa"/>
            <w:shd w:val="clear" w:color="auto" w:fill="F7F7F7"/>
          </w:tcPr>
          <w:p w14:paraId="5A66E70C" w14:textId="77777777" w:rsidR="00620CF6" w:rsidRDefault="00620CF6">
            <w:pPr>
              <w:pStyle w:val="TableParagraph"/>
              <w:spacing w:before="0"/>
              <w:ind w:left="0"/>
              <w:rPr>
                <w:rFonts w:ascii="Times New Roman"/>
                <w:sz w:val="18"/>
              </w:rPr>
            </w:pPr>
          </w:p>
        </w:tc>
        <w:tc>
          <w:tcPr>
            <w:tcW w:w="4591" w:type="dxa"/>
            <w:shd w:val="clear" w:color="auto" w:fill="F7F7F7"/>
          </w:tcPr>
          <w:p w14:paraId="38BA977E" w14:textId="77777777" w:rsidR="00620CF6" w:rsidRDefault="00620CF6">
            <w:pPr>
              <w:pStyle w:val="TableParagraph"/>
              <w:spacing w:before="0"/>
              <w:ind w:left="0"/>
              <w:rPr>
                <w:rFonts w:ascii="Times New Roman"/>
                <w:sz w:val="18"/>
              </w:rPr>
            </w:pPr>
          </w:p>
        </w:tc>
        <w:tc>
          <w:tcPr>
            <w:tcW w:w="1349" w:type="dxa"/>
            <w:shd w:val="clear" w:color="auto" w:fill="F7F7F7"/>
          </w:tcPr>
          <w:p w14:paraId="69529855" w14:textId="77777777" w:rsidR="00620CF6" w:rsidRDefault="00620CF6">
            <w:pPr>
              <w:pStyle w:val="TableParagraph"/>
              <w:spacing w:before="0"/>
              <w:ind w:left="0"/>
              <w:rPr>
                <w:rFonts w:ascii="Times New Roman"/>
                <w:sz w:val="18"/>
              </w:rPr>
            </w:pPr>
          </w:p>
        </w:tc>
      </w:tr>
      <w:tr w:rsidR="00620CF6" w14:paraId="2C198485" w14:textId="77777777">
        <w:trPr>
          <w:trHeight w:val="394"/>
        </w:trPr>
        <w:tc>
          <w:tcPr>
            <w:tcW w:w="1297" w:type="dxa"/>
          </w:tcPr>
          <w:p w14:paraId="59553AA1" w14:textId="77777777" w:rsidR="00620CF6" w:rsidRDefault="00000000">
            <w:pPr>
              <w:pStyle w:val="TableParagraph"/>
              <w:rPr>
                <w:sz w:val="20"/>
              </w:rPr>
            </w:pPr>
            <w:r>
              <w:rPr>
                <w:spacing w:val="-2"/>
                <w:sz w:val="20"/>
              </w:rPr>
              <w:t>Households</w:t>
            </w:r>
          </w:p>
        </w:tc>
        <w:tc>
          <w:tcPr>
            <w:tcW w:w="1177" w:type="dxa"/>
          </w:tcPr>
          <w:p w14:paraId="35B70955" w14:textId="77777777" w:rsidR="00620CF6" w:rsidRDefault="00000000">
            <w:pPr>
              <w:pStyle w:val="TableParagraph"/>
              <w:ind w:left="195"/>
              <w:rPr>
                <w:sz w:val="20"/>
              </w:rPr>
            </w:pPr>
            <w:proofErr w:type="spellStart"/>
            <w:r>
              <w:rPr>
                <w:spacing w:val="-2"/>
                <w:sz w:val="20"/>
              </w:rPr>
              <w:t>facdbl</w:t>
            </w:r>
            <w:proofErr w:type="spellEnd"/>
          </w:p>
        </w:tc>
        <w:tc>
          <w:tcPr>
            <w:tcW w:w="3312" w:type="dxa"/>
          </w:tcPr>
          <w:p w14:paraId="49EDC95C"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91" w:type="dxa"/>
          </w:tcPr>
          <w:p w14:paraId="4252B333" w14:textId="77777777" w:rsidR="00620CF6" w:rsidRDefault="00000000">
            <w:pPr>
              <w:pStyle w:val="TableParagraph"/>
              <w:ind w:left="153"/>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spacing w:val="-2"/>
                <w:w w:val="120"/>
                <w:sz w:val="20"/>
              </w:rPr>
              <w:t>(A_AF3)</w:t>
            </w:r>
          </w:p>
        </w:tc>
        <w:tc>
          <w:tcPr>
            <w:tcW w:w="1349" w:type="dxa"/>
          </w:tcPr>
          <w:p w14:paraId="79B19120" w14:textId="77777777" w:rsidR="00620CF6" w:rsidRDefault="00000000">
            <w:pPr>
              <w:pStyle w:val="TableParagraph"/>
              <w:ind w:left="336"/>
              <w:rPr>
                <w:sz w:val="20"/>
              </w:rPr>
            </w:pPr>
            <w:r>
              <w:rPr>
                <w:w w:val="99"/>
                <w:sz w:val="20"/>
              </w:rPr>
              <w:t>3</w:t>
            </w:r>
          </w:p>
        </w:tc>
      </w:tr>
      <w:tr w:rsidR="00620CF6" w14:paraId="2BAB6FF4" w14:textId="77777777">
        <w:trPr>
          <w:trHeight w:val="402"/>
        </w:trPr>
        <w:tc>
          <w:tcPr>
            <w:tcW w:w="1297" w:type="dxa"/>
          </w:tcPr>
          <w:p w14:paraId="69FD9A96" w14:textId="77777777" w:rsidR="00620CF6" w:rsidRDefault="00000000">
            <w:pPr>
              <w:pStyle w:val="TableParagraph"/>
              <w:spacing w:before="72"/>
              <w:rPr>
                <w:sz w:val="20"/>
              </w:rPr>
            </w:pPr>
            <w:r>
              <w:rPr>
                <w:sz w:val="20"/>
              </w:rPr>
              <w:t>&amp;</w:t>
            </w:r>
            <w:r>
              <w:rPr>
                <w:spacing w:val="14"/>
                <w:sz w:val="20"/>
              </w:rPr>
              <w:t xml:space="preserve"> </w:t>
            </w:r>
            <w:r>
              <w:rPr>
                <w:spacing w:val="-2"/>
                <w:sz w:val="20"/>
              </w:rPr>
              <w:t>NPISH</w:t>
            </w:r>
          </w:p>
        </w:tc>
        <w:tc>
          <w:tcPr>
            <w:tcW w:w="1177" w:type="dxa"/>
          </w:tcPr>
          <w:p w14:paraId="41205624" w14:textId="77777777" w:rsidR="00620CF6" w:rsidRDefault="00620CF6">
            <w:pPr>
              <w:pStyle w:val="TableParagraph"/>
              <w:spacing w:before="0"/>
              <w:ind w:left="0"/>
              <w:rPr>
                <w:rFonts w:ascii="Times New Roman"/>
                <w:sz w:val="18"/>
              </w:rPr>
            </w:pPr>
          </w:p>
        </w:tc>
        <w:tc>
          <w:tcPr>
            <w:tcW w:w="3312" w:type="dxa"/>
          </w:tcPr>
          <w:p w14:paraId="10958144" w14:textId="77777777" w:rsidR="00620CF6" w:rsidRDefault="00620CF6">
            <w:pPr>
              <w:pStyle w:val="TableParagraph"/>
              <w:spacing w:before="0"/>
              <w:ind w:left="0"/>
              <w:rPr>
                <w:rFonts w:ascii="Times New Roman"/>
                <w:sz w:val="18"/>
              </w:rPr>
            </w:pPr>
          </w:p>
        </w:tc>
        <w:tc>
          <w:tcPr>
            <w:tcW w:w="4591" w:type="dxa"/>
          </w:tcPr>
          <w:p w14:paraId="528CCD8B" w14:textId="77777777" w:rsidR="00620CF6" w:rsidRDefault="00620CF6">
            <w:pPr>
              <w:pStyle w:val="TableParagraph"/>
              <w:spacing w:before="0"/>
              <w:ind w:left="0"/>
              <w:rPr>
                <w:rFonts w:ascii="Times New Roman"/>
                <w:sz w:val="18"/>
              </w:rPr>
            </w:pPr>
          </w:p>
        </w:tc>
        <w:tc>
          <w:tcPr>
            <w:tcW w:w="1349" w:type="dxa"/>
          </w:tcPr>
          <w:p w14:paraId="7EB61E0A" w14:textId="77777777" w:rsidR="00620CF6" w:rsidRDefault="00620CF6">
            <w:pPr>
              <w:pStyle w:val="TableParagraph"/>
              <w:spacing w:before="0"/>
              <w:ind w:left="0"/>
              <w:rPr>
                <w:rFonts w:ascii="Times New Roman"/>
                <w:sz w:val="18"/>
              </w:rPr>
            </w:pPr>
          </w:p>
        </w:tc>
      </w:tr>
      <w:tr w:rsidR="00620CF6" w14:paraId="1018BF42" w14:textId="77777777">
        <w:trPr>
          <w:trHeight w:val="394"/>
        </w:trPr>
        <w:tc>
          <w:tcPr>
            <w:tcW w:w="1297" w:type="dxa"/>
            <w:shd w:val="clear" w:color="auto" w:fill="F7F7F7"/>
          </w:tcPr>
          <w:p w14:paraId="6AF2A31A" w14:textId="77777777" w:rsidR="00620CF6" w:rsidRDefault="00000000">
            <w:pPr>
              <w:pStyle w:val="TableParagraph"/>
              <w:rPr>
                <w:sz w:val="20"/>
              </w:rPr>
            </w:pPr>
            <w:r>
              <w:rPr>
                <w:spacing w:val="-2"/>
                <w:sz w:val="20"/>
              </w:rPr>
              <w:t>Households</w:t>
            </w:r>
          </w:p>
        </w:tc>
        <w:tc>
          <w:tcPr>
            <w:tcW w:w="1177" w:type="dxa"/>
            <w:shd w:val="clear" w:color="auto" w:fill="F7F7F7"/>
          </w:tcPr>
          <w:p w14:paraId="796816E0" w14:textId="77777777" w:rsidR="00620CF6" w:rsidRDefault="00000000">
            <w:pPr>
              <w:pStyle w:val="TableParagraph"/>
              <w:ind w:left="195"/>
              <w:rPr>
                <w:sz w:val="20"/>
              </w:rPr>
            </w:pPr>
            <w:proofErr w:type="spellStart"/>
            <w:r>
              <w:rPr>
                <w:spacing w:val="-2"/>
                <w:sz w:val="20"/>
              </w:rPr>
              <w:t>facdbl</w:t>
            </w:r>
            <w:proofErr w:type="spellEnd"/>
          </w:p>
        </w:tc>
        <w:tc>
          <w:tcPr>
            <w:tcW w:w="3312" w:type="dxa"/>
            <w:shd w:val="clear" w:color="auto" w:fill="F7F7F7"/>
          </w:tcPr>
          <w:p w14:paraId="29428816"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91" w:type="dxa"/>
            <w:shd w:val="clear" w:color="auto" w:fill="F7F7F7"/>
          </w:tcPr>
          <w:p w14:paraId="786B7F71" w14:textId="77777777" w:rsidR="00620CF6" w:rsidRDefault="00000000">
            <w:pPr>
              <w:pStyle w:val="TableParagraph"/>
              <w:ind w:left="153"/>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w w:val="120"/>
                <w:sz w:val="20"/>
              </w:rPr>
              <w:t>(A_AF3)</w:t>
            </w:r>
            <w:r>
              <w:rPr>
                <w:spacing w:val="-14"/>
                <w:w w:val="120"/>
                <w:sz w:val="20"/>
              </w:rPr>
              <w:t xml:space="preserve"> </w:t>
            </w:r>
            <w:r>
              <w:rPr>
                <w:w w:val="120"/>
                <w:sz w:val="20"/>
              </w:rPr>
              <w:t>+</w:t>
            </w:r>
            <w:r>
              <w:rPr>
                <w:spacing w:val="-15"/>
                <w:w w:val="120"/>
                <w:sz w:val="20"/>
              </w:rPr>
              <w:t xml:space="preserve"> </w:t>
            </w:r>
            <w:r>
              <w:rPr>
                <w:spacing w:val="-2"/>
                <w:w w:val="120"/>
                <w:sz w:val="20"/>
              </w:rPr>
              <w:t>(A_AF4)</w:t>
            </w:r>
          </w:p>
        </w:tc>
        <w:tc>
          <w:tcPr>
            <w:tcW w:w="1349" w:type="dxa"/>
            <w:shd w:val="clear" w:color="auto" w:fill="F7F7F7"/>
          </w:tcPr>
          <w:p w14:paraId="4F050EE1" w14:textId="77777777" w:rsidR="00620CF6" w:rsidRDefault="00000000">
            <w:pPr>
              <w:pStyle w:val="TableParagraph"/>
              <w:ind w:left="336"/>
              <w:rPr>
                <w:sz w:val="20"/>
              </w:rPr>
            </w:pPr>
            <w:r>
              <w:rPr>
                <w:spacing w:val="-5"/>
                <w:sz w:val="20"/>
              </w:rPr>
              <w:t>34</w:t>
            </w:r>
          </w:p>
        </w:tc>
      </w:tr>
      <w:tr w:rsidR="00620CF6" w14:paraId="33E4D6A8" w14:textId="77777777">
        <w:trPr>
          <w:trHeight w:val="402"/>
        </w:trPr>
        <w:tc>
          <w:tcPr>
            <w:tcW w:w="1297" w:type="dxa"/>
            <w:shd w:val="clear" w:color="auto" w:fill="F7F7F7"/>
          </w:tcPr>
          <w:p w14:paraId="206E0193" w14:textId="77777777" w:rsidR="00620CF6" w:rsidRDefault="00000000">
            <w:pPr>
              <w:pStyle w:val="TableParagraph"/>
              <w:spacing w:before="72"/>
              <w:rPr>
                <w:sz w:val="20"/>
              </w:rPr>
            </w:pPr>
            <w:r>
              <w:rPr>
                <w:sz w:val="20"/>
              </w:rPr>
              <w:t>&amp;</w:t>
            </w:r>
            <w:r>
              <w:rPr>
                <w:spacing w:val="14"/>
                <w:sz w:val="20"/>
              </w:rPr>
              <w:t xml:space="preserve"> </w:t>
            </w:r>
            <w:r>
              <w:rPr>
                <w:spacing w:val="-2"/>
                <w:sz w:val="20"/>
              </w:rPr>
              <w:t>NPISH</w:t>
            </w:r>
          </w:p>
        </w:tc>
        <w:tc>
          <w:tcPr>
            <w:tcW w:w="1177" w:type="dxa"/>
            <w:shd w:val="clear" w:color="auto" w:fill="F7F7F7"/>
          </w:tcPr>
          <w:p w14:paraId="373F1987" w14:textId="77777777" w:rsidR="00620CF6" w:rsidRDefault="00620CF6">
            <w:pPr>
              <w:pStyle w:val="TableParagraph"/>
              <w:spacing w:before="0"/>
              <w:ind w:left="0"/>
              <w:rPr>
                <w:rFonts w:ascii="Times New Roman"/>
                <w:sz w:val="18"/>
              </w:rPr>
            </w:pPr>
          </w:p>
        </w:tc>
        <w:tc>
          <w:tcPr>
            <w:tcW w:w="3312" w:type="dxa"/>
            <w:shd w:val="clear" w:color="auto" w:fill="F7F7F7"/>
          </w:tcPr>
          <w:p w14:paraId="0AC32192" w14:textId="77777777" w:rsidR="00620CF6" w:rsidRDefault="00620CF6">
            <w:pPr>
              <w:pStyle w:val="TableParagraph"/>
              <w:spacing w:before="0"/>
              <w:ind w:left="0"/>
              <w:rPr>
                <w:rFonts w:ascii="Times New Roman"/>
                <w:sz w:val="18"/>
              </w:rPr>
            </w:pPr>
          </w:p>
        </w:tc>
        <w:tc>
          <w:tcPr>
            <w:tcW w:w="4591" w:type="dxa"/>
            <w:shd w:val="clear" w:color="auto" w:fill="F7F7F7"/>
          </w:tcPr>
          <w:p w14:paraId="7AEB8320" w14:textId="77777777" w:rsidR="00620CF6" w:rsidRDefault="00620CF6">
            <w:pPr>
              <w:pStyle w:val="TableParagraph"/>
              <w:spacing w:before="0"/>
              <w:ind w:left="0"/>
              <w:rPr>
                <w:rFonts w:ascii="Times New Roman"/>
                <w:sz w:val="18"/>
              </w:rPr>
            </w:pPr>
          </w:p>
        </w:tc>
        <w:tc>
          <w:tcPr>
            <w:tcW w:w="1349" w:type="dxa"/>
            <w:shd w:val="clear" w:color="auto" w:fill="F7F7F7"/>
          </w:tcPr>
          <w:p w14:paraId="38125F75" w14:textId="77777777" w:rsidR="00620CF6" w:rsidRDefault="00620CF6">
            <w:pPr>
              <w:pStyle w:val="TableParagraph"/>
              <w:spacing w:before="0"/>
              <w:ind w:left="0"/>
              <w:rPr>
                <w:rFonts w:ascii="Times New Roman"/>
                <w:sz w:val="18"/>
              </w:rPr>
            </w:pPr>
          </w:p>
        </w:tc>
      </w:tr>
      <w:tr w:rsidR="00620CF6" w14:paraId="33EC89A9" w14:textId="77777777">
        <w:trPr>
          <w:trHeight w:val="394"/>
        </w:trPr>
        <w:tc>
          <w:tcPr>
            <w:tcW w:w="1297" w:type="dxa"/>
          </w:tcPr>
          <w:p w14:paraId="6D0BCBFC" w14:textId="77777777" w:rsidR="00620CF6" w:rsidRDefault="00000000">
            <w:pPr>
              <w:pStyle w:val="TableParagraph"/>
              <w:rPr>
                <w:sz w:val="20"/>
              </w:rPr>
            </w:pPr>
            <w:r>
              <w:rPr>
                <w:spacing w:val="-2"/>
                <w:sz w:val="20"/>
              </w:rPr>
              <w:t>Households</w:t>
            </w:r>
          </w:p>
        </w:tc>
        <w:tc>
          <w:tcPr>
            <w:tcW w:w="1177" w:type="dxa"/>
          </w:tcPr>
          <w:p w14:paraId="789D8465" w14:textId="77777777" w:rsidR="00620CF6" w:rsidRDefault="00000000">
            <w:pPr>
              <w:pStyle w:val="TableParagraph"/>
              <w:ind w:left="195"/>
              <w:rPr>
                <w:sz w:val="20"/>
              </w:rPr>
            </w:pPr>
            <w:proofErr w:type="spellStart"/>
            <w:r>
              <w:rPr>
                <w:spacing w:val="-2"/>
                <w:sz w:val="20"/>
              </w:rPr>
              <w:t>faeqfd</w:t>
            </w:r>
            <w:proofErr w:type="spellEnd"/>
          </w:p>
        </w:tc>
        <w:tc>
          <w:tcPr>
            <w:tcW w:w="3312" w:type="dxa"/>
          </w:tcPr>
          <w:p w14:paraId="4DED0EA7" w14:textId="77777777" w:rsidR="00620CF6" w:rsidRDefault="00000000">
            <w:pPr>
              <w:pStyle w:val="TableParagraph"/>
              <w:ind w:left="391"/>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tc>
        <w:tc>
          <w:tcPr>
            <w:tcW w:w="4591" w:type="dxa"/>
          </w:tcPr>
          <w:p w14:paraId="1A57EF2B" w14:textId="77777777" w:rsidR="00620CF6" w:rsidRDefault="00000000">
            <w:pPr>
              <w:pStyle w:val="TableParagraph"/>
              <w:ind w:left="153"/>
              <w:rPr>
                <w:sz w:val="20"/>
              </w:rPr>
            </w:pPr>
            <w:r>
              <w:rPr>
                <w:spacing w:val="-2"/>
                <w:w w:val="110"/>
                <w:sz w:val="20"/>
              </w:rPr>
              <w:t>(A_AF5)</w:t>
            </w:r>
          </w:p>
        </w:tc>
        <w:tc>
          <w:tcPr>
            <w:tcW w:w="1349" w:type="dxa"/>
          </w:tcPr>
          <w:p w14:paraId="3A7EF793" w14:textId="77777777" w:rsidR="00620CF6" w:rsidRDefault="00000000">
            <w:pPr>
              <w:pStyle w:val="TableParagraph"/>
              <w:ind w:left="336"/>
              <w:rPr>
                <w:sz w:val="20"/>
              </w:rPr>
            </w:pPr>
            <w:r>
              <w:rPr>
                <w:spacing w:val="-5"/>
                <w:sz w:val="20"/>
              </w:rPr>
              <w:t>37</w:t>
            </w:r>
          </w:p>
        </w:tc>
      </w:tr>
      <w:tr w:rsidR="00620CF6" w14:paraId="54FC83FE" w14:textId="77777777">
        <w:trPr>
          <w:trHeight w:val="340"/>
        </w:trPr>
        <w:tc>
          <w:tcPr>
            <w:tcW w:w="1297" w:type="dxa"/>
          </w:tcPr>
          <w:p w14:paraId="1469E845" w14:textId="77777777" w:rsidR="00620CF6" w:rsidRDefault="00000000">
            <w:pPr>
              <w:pStyle w:val="TableParagraph"/>
              <w:spacing w:before="72" w:line="248" w:lineRule="exact"/>
              <w:rPr>
                <w:sz w:val="20"/>
              </w:rPr>
            </w:pPr>
            <w:r>
              <w:rPr>
                <w:sz w:val="20"/>
              </w:rPr>
              <w:t>&amp;</w:t>
            </w:r>
            <w:r>
              <w:rPr>
                <w:spacing w:val="14"/>
                <w:sz w:val="20"/>
              </w:rPr>
              <w:t xml:space="preserve"> </w:t>
            </w:r>
            <w:r>
              <w:rPr>
                <w:spacing w:val="-2"/>
                <w:sz w:val="20"/>
              </w:rPr>
              <w:t>NPISH</w:t>
            </w:r>
          </w:p>
        </w:tc>
        <w:tc>
          <w:tcPr>
            <w:tcW w:w="1177" w:type="dxa"/>
          </w:tcPr>
          <w:p w14:paraId="3E006AAB" w14:textId="77777777" w:rsidR="00620CF6" w:rsidRDefault="00620CF6">
            <w:pPr>
              <w:pStyle w:val="TableParagraph"/>
              <w:spacing w:before="0"/>
              <w:ind w:left="0"/>
              <w:rPr>
                <w:rFonts w:ascii="Times New Roman"/>
                <w:sz w:val="18"/>
              </w:rPr>
            </w:pPr>
          </w:p>
        </w:tc>
        <w:tc>
          <w:tcPr>
            <w:tcW w:w="3312" w:type="dxa"/>
          </w:tcPr>
          <w:p w14:paraId="31090687" w14:textId="77777777" w:rsidR="00620CF6" w:rsidRDefault="00000000">
            <w:pPr>
              <w:pStyle w:val="TableParagraph"/>
              <w:spacing w:before="72" w:line="248" w:lineRule="exact"/>
              <w:ind w:left="391"/>
              <w:rPr>
                <w:sz w:val="20"/>
              </w:rPr>
            </w:pPr>
            <w:r>
              <w:rPr>
                <w:spacing w:val="-2"/>
                <w:sz w:val="20"/>
              </w:rPr>
              <w:t>Fund</w:t>
            </w:r>
            <w:r>
              <w:rPr>
                <w:spacing w:val="-4"/>
                <w:sz w:val="20"/>
              </w:rPr>
              <w:t xml:space="preserve"> </w:t>
            </w:r>
            <w:r>
              <w:rPr>
                <w:spacing w:val="-2"/>
                <w:sz w:val="20"/>
              </w:rPr>
              <w:t>Shares</w:t>
            </w:r>
          </w:p>
        </w:tc>
        <w:tc>
          <w:tcPr>
            <w:tcW w:w="4591" w:type="dxa"/>
          </w:tcPr>
          <w:p w14:paraId="424C2BCE" w14:textId="77777777" w:rsidR="00620CF6" w:rsidRDefault="00620CF6">
            <w:pPr>
              <w:pStyle w:val="TableParagraph"/>
              <w:spacing w:before="0"/>
              <w:ind w:left="0"/>
              <w:rPr>
                <w:rFonts w:ascii="Times New Roman"/>
                <w:sz w:val="18"/>
              </w:rPr>
            </w:pPr>
          </w:p>
        </w:tc>
        <w:tc>
          <w:tcPr>
            <w:tcW w:w="1349" w:type="dxa"/>
          </w:tcPr>
          <w:p w14:paraId="7F39519A" w14:textId="77777777" w:rsidR="00620CF6" w:rsidRDefault="00620CF6">
            <w:pPr>
              <w:pStyle w:val="TableParagraph"/>
              <w:spacing w:before="0"/>
              <w:ind w:left="0"/>
              <w:rPr>
                <w:rFonts w:ascii="Times New Roman"/>
                <w:sz w:val="18"/>
              </w:rPr>
            </w:pPr>
          </w:p>
        </w:tc>
      </w:tr>
    </w:tbl>
    <w:p w14:paraId="76609BA2" w14:textId="77777777" w:rsidR="00620CF6" w:rsidRDefault="00620CF6">
      <w:pPr>
        <w:rPr>
          <w:rFonts w:ascii="Times New Roman"/>
          <w:sz w:val="18"/>
        </w:rPr>
        <w:sectPr w:rsidR="00620CF6" w:rsidSect="00D60468">
          <w:pgSz w:w="15840" w:h="12240" w:orient="landscape"/>
          <w:pgMar w:top="1380" w:right="1940" w:bottom="280" w:left="1940" w:header="720" w:footer="720" w:gutter="0"/>
          <w:cols w:space="720"/>
        </w:sectPr>
      </w:pPr>
    </w:p>
    <w:p w14:paraId="733F996C" w14:textId="77777777" w:rsidR="00620CF6" w:rsidRDefault="00620CF6">
      <w:pPr>
        <w:pStyle w:val="BodyText"/>
        <w:spacing w:before="10"/>
        <w:rPr>
          <w:sz w:val="2"/>
        </w:rPr>
      </w:pPr>
    </w:p>
    <w:tbl>
      <w:tblPr>
        <w:tblW w:w="0" w:type="auto"/>
        <w:tblInd w:w="126" w:type="dxa"/>
        <w:tblLayout w:type="fixed"/>
        <w:tblCellMar>
          <w:left w:w="0" w:type="dxa"/>
          <w:right w:w="0" w:type="dxa"/>
        </w:tblCellMar>
        <w:tblLook w:val="01E0" w:firstRow="1" w:lastRow="1" w:firstColumn="1" w:lastColumn="1" w:noHBand="0" w:noVBand="0"/>
      </w:tblPr>
      <w:tblGrid>
        <w:gridCol w:w="1297"/>
        <w:gridCol w:w="1177"/>
        <w:gridCol w:w="3311"/>
        <w:gridCol w:w="4590"/>
        <w:gridCol w:w="1348"/>
      </w:tblGrid>
      <w:tr w:rsidR="00620CF6" w14:paraId="2C9D7700" w14:textId="77777777">
        <w:trPr>
          <w:trHeight w:val="797"/>
        </w:trPr>
        <w:tc>
          <w:tcPr>
            <w:tcW w:w="1297" w:type="dxa"/>
            <w:shd w:val="clear" w:color="auto" w:fill="F7F7F7"/>
          </w:tcPr>
          <w:p w14:paraId="69EDC2F0" w14:textId="77777777" w:rsidR="00620CF6" w:rsidRDefault="00000000">
            <w:pPr>
              <w:pStyle w:val="TableParagraph"/>
              <w:rPr>
                <w:sz w:val="20"/>
              </w:rPr>
            </w:pPr>
            <w:r>
              <w:rPr>
                <w:spacing w:val="-2"/>
                <w:sz w:val="20"/>
              </w:rPr>
              <w:t>Households</w:t>
            </w:r>
          </w:p>
          <w:p w14:paraId="615C5105"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77" w:type="dxa"/>
            <w:shd w:val="clear" w:color="auto" w:fill="F7F7F7"/>
          </w:tcPr>
          <w:p w14:paraId="2D9D12DF" w14:textId="77777777" w:rsidR="00620CF6" w:rsidRDefault="00000000">
            <w:pPr>
              <w:pStyle w:val="TableParagraph"/>
              <w:ind w:left="195"/>
              <w:rPr>
                <w:sz w:val="20"/>
              </w:rPr>
            </w:pPr>
            <w:proofErr w:type="spellStart"/>
            <w:r>
              <w:rPr>
                <w:spacing w:val="-2"/>
                <w:sz w:val="20"/>
              </w:rPr>
              <w:t>falipe</w:t>
            </w:r>
            <w:proofErr w:type="spellEnd"/>
          </w:p>
        </w:tc>
        <w:tc>
          <w:tcPr>
            <w:tcW w:w="3311" w:type="dxa"/>
            <w:shd w:val="clear" w:color="auto" w:fill="F7F7F7"/>
          </w:tcPr>
          <w:p w14:paraId="7DE9B79F" w14:textId="77777777" w:rsidR="00620CF6" w:rsidRDefault="00000000">
            <w:pPr>
              <w:pStyle w:val="TableParagraph"/>
              <w:ind w:left="391"/>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590" w:type="dxa"/>
            <w:shd w:val="clear" w:color="auto" w:fill="F7F7F7"/>
          </w:tcPr>
          <w:p w14:paraId="0A363AF6" w14:textId="77777777" w:rsidR="00620CF6" w:rsidRDefault="00000000">
            <w:pPr>
              <w:pStyle w:val="TableParagraph"/>
              <w:ind w:left="154"/>
              <w:rPr>
                <w:sz w:val="20"/>
              </w:rPr>
            </w:pPr>
            <w:r>
              <w:rPr>
                <w:spacing w:val="-2"/>
                <w:w w:val="110"/>
                <w:sz w:val="20"/>
              </w:rPr>
              <w:t>(A_AF6)</w:t>
            </w:r>
          </w:p>
        </w:tc>
        <w:tc>
          <w:tcPr>
            <w:tcW w:w="1348" w:type="dxa"/>
            <w:shd w:val="clear" w:color="auto" w:fill="F7F7F7"/>
          </w:tcPr>
          <w:p w14:paraId="5D80ADEE" w14:textId="77777777" w:rsidR="00620CF6" w:rsidRDefault="00000000">
            <w:pPr>
              <w:pStyle w:val="TableParagraph"/>
              <w:ind w:left="338"/>
              <w:rPr>
                <w:sz w:val="20"/>
              </w:rPr>
            </w:pPr>
            <w:r>
              <w:rPr>
                <w:spacing w:val="-5"/>
                <w:sz w:val="20"/>
              </w:rPr>
              <w:t>37</w:t>
            </w:r>
          </w:p>
        </w:tc>
      </w:tr>
      <w:tr w:rsidR="00620CF6" w14:paraId="20244859" w14:textId="77777777">
        <w:trPr>
          <w:trHeight w:val="797"/>
        </w:trPr>
        <w:tc>
          <w:tcPr>
            <w:tcW w:w="1297" w:type="dxa"/>
          </w:tcPr>
          <w:p w14:paraId="2FEB1849" w14:textId="77777777" w:rsidR="00620CF6" w:rsidRDefault="00000000">
            <w:pPr>
              <w:pStyle w:val="TableParagraph"/>
              <w:rPr>
                <w:sz w:val="20"/>
              </w:rPr>
            </w:pPr>
            <w:r>
              <w:rPr>
                <w:spacing w:val="-2"/>
                <w:sz w:val="20"/>
              </w:rPr>
              <w:t>Households</w:t>
            </w:r>
          </w:p>
        </w:tc>
        <w:tc>
          <w:tcPr>
            <w:tcW w:w="1177" w:type="dxa"/>
          </w:tcPr>
          <w:p w14:paraId="690F87D3" w14:textId="77777777" w:rsidR="00620CF6" w:rsidRDefault="00000000">
            <w:pPr>
              <w:pStyle w:val="TableParagraph"/>
              <w:ind w:left="195"/>
              <w:rPr>
                <w:sz w:val="20"/>
              </w:rPr>
            </w:pPr>
            <w:proofErr w:type="spellStart"/>
            <w:r>
              <w:rPr>
                <w:spacing w:val="-2"/>
                <w:sz w:val="20"/>
              </w:rPr>
              <w:t>nnhass</w:t>
            </w:r>
            <w:proofErr w:type="spellEnd"/>
          </w:p>
        </w:tc>
        <w:tc>
          <w:tcPr>
            <w:tcW w:w="3311" w:type="dxa"/>
          </w:tcPr>
          <w:p w14:paraId="13DAABA8" w14:textId="77777777" w:rsidR="00620CF6" w:rsidRDefault="00000000">
            <w:pPr>
              <w:pStyle w:val="TableParagraph"/>
              <w:ind w:left="391"/>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46F80520" w14:textId="77777777" w:rsidR="00620CF6" w:rsidRDefault="00000000">
            <w:pPr>
              <w:pStyle w:val="TableParagraph"/>
              <w:spacing w:before="129"/>
              <w:ind w:left="391"/>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590" w:type="dxa"/>
          </w:tcPr>
          <w:p w14:paraId="33E98633" w14:textId="77777777" w:rsidR="00620CF6" w:rsidRDefault="00000000">
            <w:pPr>
              <w:pStyle w:val="TableParagraph"/>
              <w:ind w:left="154"/>
              <w:rPr>
                <w:sz w:val="20"/>
              </w:rPr>
            </w:pPr>
            <w:r>
              <w:rPr>
                <w:spacing w:val="-2"/>
                <w:w w:val="110"/>
                <w:sz w:val="20"/>
              </w:rPr>
              <w:t>(A_AF)</w:t>
            </w:r>
          </w:p>
        </w:tc>
        <w:tc>
          <w:tcPr>
            <w:tcW w:w="1348" w:type="dxa"/>
          </w:tcPr>
          <w:p w14:paraId="20CE29BF" w14:textId="77777777" w:rsidR="00620CF6" w:rsidRDefault="00000000">
            <w:pPr>
              <w:pStyle w:val="TableParagraph"/>
              <w:ind w:left="338"/>
              <w:rPr>
                <w:sz w:val="20"/>
              </w:rPr>
            </w:pPr>
            <w:r>
              <w:rPr>
                <w:spacing w:val="-5"/>
                <w:sz w:val="20"/>
              </w:rPr>
              <w:t>36</w:t>
            </w:r>
          </w:p>
        </w:tc>
      </w:tr>
      <w:tr w:rsidR="00620CF6" w14:paraId="24690EAE" w14:textId="77777777">
        <w:trPr>
          <w:trHeight w:val="398"/>
        </w:trPr>
        <w:tc>
          <w:tcPr>
            <w:tcW w:w="1297" w:type="dxa"/>
            <w:shd w:val="clear" w:color="auto" w:fill="F7F7F7"/>
          </w:tcPr>
          <w:p w14:paraId="2AF84E82" w14:textId="77777777" w:rsidR="00620CF6" w:rsidRDefault="00000000">
            <w:pPr>
              <w:pStyle w:val="TableParagraph"/>
              <w:rPr>
                <w:sz w:val="20"/>
              </w:rPr>
            </w:pPr>
            <w:r>
              <w:rPr>
                <w:spacing w:val="-2"/>
                <w:sz w:val="20"/>
              </w:rPr>
              <w:t>Households</w:t>
            </w:r>
          </w:p>
        </w:tc>
        <w:tc>
          <w:tcPr>
            <w:tcW w:w="1177" w:type="dxa"/>
            <w:shd w:val="clear" w:color="auto" w:fill="F7F7F7"/>
          </w:tcPr>
          <w:p w14:paraId="12E89258" w14:textId="77777777" w:rsidR="00620CF6" w:rsidRDefault="00000000">
            <w:pPr>
              <w:pStyle w:val="TableParagraph"/>
              <w:ind w:left="195"/>
              <w:rPr>
                <w:sz w:val="20"/>
              </w:rPr>
            </w:pPr>
            <w:proofErr w:type="spellStart"/>
            <w:r>
              <w:rPr>
                <w:spacing w:val="-2"/>
                <w:sz w:val="20"/>
              </w:rPr>
              <w:t>fliabi</w:t>
            </w:r>
            <w:proofErr w:type="spellEnd"/>
          </w:p>
        </w:tc>
        <w:tc>
          <w:tcPr>
            <w:tcW w:w="3311" w:type="dxa"/>
            <w:shd w:val="clear" w:color="auto" w:fill="F7F7F7"/>
          </w:tcPr>
          <w:p w14:paraId="7F42E786" w14:textId="77777777" w:rsidR="00620CF6" w:rsidRDefault="00000000">
            <w:pPr>
              <w:pStyle w:val="TableParagraph"/>
              <w:ind w:left="391"/>
              <w:rPr>
                <w:sz w:val="20"/>
              </w:rPr>
            </w:pPr>
            <w:r>
              <w:rPr>
                <w:spacing w:val="-4"/>
                <w:sz w:val="20"/>
              </w:rPr>
              <w:t>Debt</w:t>
            </w:r>
          </w:p>
        </w:tc>
        <w:tc>
          <w:tcPr>
            <w:tcW w:w="4590" w:type="dxa"/>
            <w:shd w:val="clear" w:color="auto" w:fill="F7F7F7"/>
          </w:tcPr>
          <w:p w14:paraId="44B8EA4D" w14:textId="77777777" w:rsidR="00620CF6" w:rsidRDefault="00000000">
            <w:pPr>
              <w:pStyle w:val="TableParagraph"/>
              <w:ind w:left="154"/>
              <w:rPr>
                <w:sz w:val="20"/>
              </w:rPr>
            </w:pPr>
            <w:r>
              <w:rPr>
                <w:spacing w:val="-2"/>
                <w:w w:val="110"/>
                <w:sz w:val="20"/>
              </w:rPr>
              <w:t>(L_AF4)</w:t>
            </w:r>
          </w:p>
        </w:tc>
        <w:tc>
          <w:tcPr>
            <w:tcW w:w="1348" w:type="dxa"/>
            <w:shd w:val="clear" w:color="auto" w:fill="F7F7F7"/>
          </w:tcPr>
          <w:p w14:paraId="05017819" w14:textId="77777777" w:rsidR="00620CF6" w:rsidRDefault="00000000">
            <w:pPr>
              <w:pStyle w:val="TableParagraph"/>
              <w:ind w:left="338"/>
              <w:rPr>
                <w:sz w:val="20"/>
              </w:rPr>
            </w:pPr>
            <w:r>
              <w:rPr>
                <w:spacing w:val="-5"/>
                <w:sz w:val="20"/>
              </w:rPr>
              <w:t>30</w:t>
            </w:r>
          </w:p>
        </w:tc>
      </w:tr>
      <w:tr w:rsidR="00620CF6" w14:paraId="746988B4" w14:textId="77777777">
        <w:trPr>
          <w:trHeight w:val="398"/>
        </w:trPr>
        <w:tc>
          <w:tcPr>
            <w:tcW w:w="1297" w:type="dxa"/>
          </w:tcPr>
          <w:p w14:paraId="6D64FA81" w14:textId="77777777" w:rsidR="00620CF6" w:rsidRDefault="00000000">
            <w:pPr>
              <w:pStyle w:val="TableParagraph"/>
              <w:rPr>
                <w:sz w:val="20"/>
              </w:rPr>
            </w:pPr>
            <w:r>
              <w:rPr>
                <w:spacing w:val="-2"/>
                <w:sz w:val="20"/>
              </w:rPr>
              <w:t>Households</w:t>
            </w:r>
          </w:p>
        </w:tc>
        <w:tc>
          <w:tcPr>
            <w:tcW w:w="1177" w:type="dxa"/>
          </w:tcPr>
          <w:p w14:paraId="55EB2A23" w14:textId="77777777" w:rsidR="00620CF6" w:rsidRDefault="00000000">
            <w:pPr>
              <w:pStyle w:val="TableParagraph"/>
              <w:ind w:left="195"/>
              <w:rPr>
                <w:sz w:val="20"/>
              </w:rPr>
            </w:pPr>
            <w:proofErr w:type="spellStart"/>
            <w:r>
              <w:rPr>
                <w:spacing w:val="-2"/>
                <w:sz w:val="20"/>
              </w:rPr>
              <w:t>fliabi</w:t>
            </w:r>
            <w:proofErr w:type="spellEnd"/>
          </w:p>
        </w:tc>
        <w:tc>
          <w:tcPr>
            <w:tcW w:w="3311" w:type="dxa"/>
          </w:tcPr>
          <w:p w14:paraId="39BC638C" w14:textId="77777777" w:rsidR="00620CF6" w:rsidRDefault="00000000">
            <w:pPr>
              <w:pStyle w:val="TableParagraph"/>
              <w:ind w:left="391"/>
              <w:rPr>
                <w:sz w:val="20"/>
              </w:rPr>
            </w:pPr>
            <w:r>
              <w:rPr>
                <w:spacing w:val="-4"/>
                <w:sz w:val="20"/>
              </w:rPr>
              <w:t>Debt</w:t>
            </w:r>
          </w:p>
        </w:tc>
        <w:tc>
          <w:tcPr>
            <w:tcW w:w="4590" w:type="dxa"/>
          </w:tcPr>
          <w:p w14:paraId="0B43BBBE"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(L_AF6)</w:t>
            </w:r>
          </w:p>
        </w:tc>
        <w:tc>
          <w:tcPr>
            <w:tcW w:w="1348" w:type="dxa"/>
          </w:tcPr>
          <w:p w14:paraId="40861F3F" w14:textId="77777777" w:rsidR="00620CF6" w:rsidRDefault="00000000">
            <w:pPr>
              <w:pStyle w:val="TableParagraph"/>
              <w:ind w:left="338"/>
              <w:rPr>
                <w:sz w:val="20"/>
              </w:rPr>
            </w:pPr>
            <w:r>
              <w:rPr>
                <w:w w:val="99"/>
                <w:sz w:val="20"/>
              </w:rPr>
              <w:t>2</w:t>
            </w:r>
          </w:p>
        </w:tc>
      </w:tr>
      <w:tr w:rsidR="00620CF6" w14:paraId="771D8C6D" w14:textId="77777777">
        <w:trPr>
          <w:trHeight w:val="398"/>
        </w:trPr>
        <w:tc>
          <w:tcPr>
            <w:tcW w:w="1297" w:type="dxa"/>
            <w:shd w:val="clear" w:color="auto" w:fill="F7F7F7"/>
          </w:tcPr>
          <w:p w14:paraId="0FAE52E9" w14:textId="77777777" w:rsidR="00620CF6" w:rsidRDefault="00000000">
            <w:pPr>
              <w:pStyle w:val="TableParagraph"/>
              <w:rPr>
                <w:sz w:val="20"/>
              </w:rPr>
            </w:pPr>
            <w:r>
              <w:rPr>
                <w:spacing w:val="-2"/>
                <w:sz w:val="20"/>
              </w:rPr>
              <w:t>Households</w:t>
            </w:r>
          </w:p>
        </w:tc>
        <w:tc>
          <w:tcPr>
            <w:tcW w:w="1177" w:type="dxa"/>
            <w:shd w:val="clear" w:color="auto" w:fill="F7F7F7"/>
          </w:tcPr>
          <w:p w14:paraId="2DAF6F51" w14:textId="77777777" w:rsidR="00620CF6" w:rsidRDefault="00000000">
            <w:pPr>
              <w:pStyle w:val="TableParagraph"/>
              <w:ind w:left="195"/>
              <w:rPr>
                <w:sz w:val="20"/>
              </w:rPr>
            </w:pPr>
            <w:proofErr w:type="spellStart"/>
            <w:r>
              <w:rPr>
                <w:spacing w:val="-2"/>
                <w:sz w:val="20"/>
              </w:rPr>
              <w:t>fliabi</w:t>
            </w:r>
            <w:proofErr w:type="spellEnd"/>
          </w:p>
        </w:tc>
        <w:tc>
          <w:tcPr>
            <w:tcW w:w="3311" w:type="dxa"/>
            <w:shd w:val="clear" w:color="auto" w:fill="F7F7F7"/>
          </w:tcPr>
          <w:p w14:paraId="3E4E3285" w14:textId="77777777" w:rsidR="00620CF6" w:rsidRDefault="00000000">
            <w:pPr>
              <w:pStyle w:val="TableParagraph"/>
              <w:ind w:left="391"/>
              <w:rPr>
                <w:sz w:val="20"/>
              </w:rPr>
            </w:pPr>
            <w:r>
              <w:rPr>
                <w:spacing w:val="-4"/>
                <w:sz w:val="20"/>
              </w:rPr>
              <w:t>Debt</w:t>
            </w:r>
          </w:p>
        </w:tc>
        <w:tc>
          <w:tcPr>
            <w:tcW w:w="4590" w:type="dxa"/>
            <w:shd w:val="clear" w:color="auto" w:fill="F7F7F7"/>
          </w:tcPr>
          <w:p w14:paraId="58F4E5B7" w14:textId="77777777" w:rsidR="00620CF6" w:rsidRDefault="00000000">
            <w:pPr>
              <w:pStyle w:val="TableParagraph"/>
              <w:ind w:left="154"/>
              <w:rPr>
                <w:sz w:val="20"/>
              </w:rPr>
            </w:pP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(L_AF6)</w:t>
            </w:r>
          </w:p>
        </w:tc>
        <w:tc>
          <w:tcPr>
            <w:tcW w:w="1348" w:type="dxa"/>
            <w:shd w:val="clear" w:color="auto" w:fill="F7F7F7"/>
          </w:tcPr>
          <w:p w14:paraId="461D8FAC" w14:textId="77777777" w:rsidR="00620CF6" w:rsidRDefault="00000000">
            <w:pPr>
              <w:pStyle w:val="TableParagraph"/>
              <w:ind w:left="338"/>
              <w:rPr>
                <w:sz w:val="20"/>
              </w:rPr>
            </w:pPr>
            <w:r>
              <w:rPr>
                <w:w w:val="99"/>
                <w:sz w:val="20"/>
              </w:rPr>
              <w:t>2</w:t>
            </w:r>
          </w:p>
        </w:tc>
      </w:tr>
      <w:tr w:rsidR="00620CF6" w14:paraId="55557BE1" w14:textId="77777777">
        <w:trPr>
          <w:trHeight w:val="498"/>
        </w:trPr>
        <w:tc>
          <w:tcPr>
            <w:tcW w:w="1297" w:type="dxa"/>
          </w:tcPr>
          <w:p w14:paraId="43A134B9" w14:textId="77777777" w:rsidR="00620CF6" w:rsidRDefault="00000000">
            <w:pPr>
              <w:pStyle w:val="TableParagraph"/>
              <w:spacing w:before="168"/>
              <w:rPr>
                <w:sz w:val="20"/>
              </w:rPr>
            </w:pPr>
            <w:r>
              <w:rPr>
                <w:spacing w:val="-2"/>
                <w:sz w:val="20"/>
              </w:rPr>
              <w:t>Households</w:t>
            </w:r>
          </w:p>
        </w:tc>
        <w:tc>
          <w:tcPr>
            <w:tcW w:w="1177" w:type="dxa"/>
          </w:tcPr>
          <w:p w14:paraId="1A707241" w14:textId="77777777" w:rsidR="00620CF6" w:rsidRDefault="00000000">
            <w:pPr>
              <w:pStyle w:val="TableParagraph"/>
              <w:spacing w:before="168"/>
              <w:ind w:left="195"/>
              <w:rPr>
                <w:sz w:val="20"/>
              </w:rPr>
            </w:pPr>
            <w:proofErr w:type="spellStart"/>
            <w:r>
              <w:rPr>
                <w:spacing w:val="-2"/>
                <w:sz w:val="20"/>
              </w:rPr>
              <w:t>fliabi</w:t>
            </w:r>
            <w:proofErr w:type="spellEnd"/>
          </w:p>
        </w:tc>
        <w:tc>
          <w:tcPr>
            <w:tcW w:w="3311" w:type="dxa"/>
          </w:tcPr>
          <w:p w14:paraId="66DBE14E" w14:textId="77777777" w:rsidR="00620CF6" w:rsidRDefault="00000000">
            <w:pPr>
              <w:pStyle w:val="TableParagraph"/>
              <w:spacing w:before="168"/>
              <w:ind w:left="391"/>
              <w:rPr>
                <w:sz w:val="20"/>
              </w:rPr>
            </w:pPr>
            <w:r>
              <w:rPr>
                <w:spacing w:val="-4"/>
                <w:sz w:val="20"/>
              </w:rPr>
              <w:t>Debt</w:t>
            </w:r>
          </w:p>
        </w:tc>
        <w:tc>
          <w:tcPr>
            <w:tcW w:w="4590" w:type="dxa"/>
          </w:tcPr>
          <w:p w14:paraId="1C5F684C" w14:textId="77777777" w:rsidR="00620CF6" w:rsidRDefault="00000000">
            <w:pPr>
              <w:pStyle w:val="TableParagraph"/>
              <w:spacing w:before="168"/>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spacing w:val="-2"/>
                <w:w w:val="120"/>
                <w:sz w:val="20"/>
              </w:rPr>
              <w:t>(L_AF4)</w:t>
            </w:r>
          </w:p>
        </w:tc>
        <w:tc>
          <w:tcPr>
            <w:tcW w:w="1348" w:type="dxa"/>
          </w:tcPr>
          <w:p w14:paraId="1330E1DC" w14:textId="77777777" w:rsidR="00620CF6" w:rsidRDefault="00000000">
            <w:pPr>
              <w:pStyle w:val="TableParagraph"/>
              <w:spacing w:before="168"/>
              <w:ind w:left="338"/>
              <w:rPr>
                <w:sz w:val="20"/>
              </w:rPr>
            </w:pPr>
            <w:r>
              <w:rPr>
                <w:w w:val="99"/>
                <w:sz w:val="20"/>
              </w:rPr>
              <w:t>2</w:t>
            </w:r>
          </w:p>
        </w:tc>
      </w:tr>
      <w:tr w:rsidR="00620CF6" w14:paraId="6C0E425D" w14:textId="77777777">
        <w:trPr>
          <w:trHeight w:val="398"/>
        </w:trPr>
        <w:tc>
          <w:tcPr>
            <w:tcW w:w="1297" w:type="dxa"/>
            <w:shd w:val="clear" w:color="auto" w:fill="F7F7F7"/>
          </w:tcPr>
          <w:p w14:paraId="4B7E411A" w14:textId="77777777" w:rsidR="00620CF6" w:rsidRDefault="00000000">
            <w:pPr>
              <w:pStyle w:val="TableParagraph"/>
              <w:rPr>
                <w:sz w:val="20"/>
              </w:rPr>
            </w:pPr>
            <w:r>
              <w:rPr>
                <w:spacing w:val="-2"/>
                <w:sz w:val="20"/>
              </w:rPr>
              <w:t>Households</w:t>
            </w:r>
          </w:p>
        </w:tc>
        <w:tc>
          <w:tcPr>
            <w:tcW w:w="1177" w:type="dxa"/>
            <w:shd w:val="clear" w:color="auto" w:fill="F7F7F7"/>
          </w:tcPr>
          <w:p w14:paraId="45945E88" w14:textId="77777777" w:rsidR="00620CF6" w:rsidRDefault="00000000">
            <w:pPr>
              <w:pStyle w:val="TableParagraph"/>
              <w:ind w:left="195"/>
              <w:rPr>
                <w:sz w:val="20"/>
              </w:rPr>
            </w:pPr>
            <w:proofErr w:type="spellStart"/>
            <w:r>
              <w:rPr>
                <w:spacing w:val="-2"/>
                <w:sz w:val="20"/>
              </w:rPr>
              <w:t>facdbl</w:t>
            </w:r>
            <w:proofErr w:type="spellEnd"/>
          </w:p>
        </w:tc>
        <w:tc>
          <w:tcPr>
            <w:tcW w:w="3311" w:type="dxa"/>
            <w:shd w:val="clear" w:color="auto" w:fill="F7F7F7"/>
          </w:tcPr>
          <w:p w14:paraId="67FB6A4F"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90" w:type="dxa"/>
            <w:shd w:val="clear" w:color="auto" w:fill="F7F7F7"/>
          </w:tcPr>
          <w:p w14:paraId="332A4FE9" w14:textId="77777777" w:rsidR="00620CF6" w:rsidRDefault="00000000">
            <w:pPr>
              <w:pStyle w:val="TableParagraph"/>
              <w:ind w:left="154"/>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w w:val="120"/>
                <w:sz w:val="20"/>
              </w:rPr>
              <w:t>(A_AF3)</w:t>
            </w:r>
            <w:r>
              <w:rPr>
                <w:spacing w:val="-14"/>
                <w:w w:val="120"/>
                <w:sz w:val="20"/>
              </w:rPr>
              <w:t xml:space="preserve"> </w:t>
            </w:r>
            <w:r>
              <w:rPr>
                <w:w w:val="120"/>
                <w:sz w:val="20"/>
              </w:rPr>
              <w:t>+</w:t>
            </w:r>
            <w:r>
              <w:rPr>
                <w:spacing w:val="-15"/>
                <w:w w:val="120"/>
                <w:sz w:val="20"/>
              </w:rPr>
              <w:t xml:space="preserve"> </w:t>
            </w:r>
            <w:r>
              <w:rPr>
                <w:spacing w:val="-2"/>
                <w:w w:val="120"/>
                <w:sz w:val="20"/>
              </w:rPr>
              <w:t>(A_AF4)</w:t>
            </w:r>
          </w:p>
        </w:tc>
        <w:tc>
          <w:tcPr>
            <w:tcW w:w="1348" w:type="dxa"/>
            <w:shd w:val="clear" w:color="auto" w:fill="F7F7F7"/>
          </w:tcPr>
          <w:p w14:paraId="7948771B" w14:textId="77777777" w:rsidR="00620CF6" w:rsidRDefault="00000000">
            <w:pPr>
              <w:pStyle w:val="TableParagraph"/>
              <w:ind w:left="338"/>
              <w:rPr>
                <w:sz w:val="20"/>
              </w:rPr>
            </w:pPr>
            <w:r>
              <w:rPr>
                <w:spacing w:val="-5"/>
                <w:sz w:val="20"/>
              </w:rPr>
              <w:t>32</w:t>
            </w:r>
          </w:p>
        </w:tc>
      </w:tr>
      <w:tr w:rsidR="00620CF6" w14:paraId="1EC64871" w14:textId="77777777">
        <w:trPr>
          <w:trHeight w:val="398"/>
        </w:trPr>
        <w:tc>
          <w:tcPr>
            <w:tcW w:w="1297" w:type="dxa"/>
          </w:tcPr>
          <w:p w14:paraId="7A14D7DA" w14:textId="77777777" w:rsidR="00620CF6" w:rsidRDefault="00000000">
            <w:pPr>
              <w:pStyle w:val="TableParagraph"/>
              <w:rPr>
                <w:sz w:val="20"/>
              </w:rPr>
            </w:pPr>
            <w:r>
              <w:rPr>
                <w:spacing w:val="-2"/>
                <w:sz w:val="20"/>
              </w:rPr>
              <w:t>Households</w:t>
            </w:r>
          </w:p>
        </w:tc>
        <w:tc>
          <w:tcPr>
            <w:tcW w:w="1177" w:type="dxa"/>
          </w:tcPr>
          <w:p w14:paraId="0CA9BFF5" w14:textId="77777777" w:rsidR="00620CF6" w:rsidRDefault="00000000">
            <w:pPr>
              <w:pStyle w:val="TableParagraph"/>
              <w:ind w:left="195"/>
              <w:rPr>
                <w:sz w:val="20"/>
              </w:rPr>
            </w:pPr>
            <w:proofErr w:type="spellStart"/>
            <w:r>
              <w:rPr>
                <w:spacing w:val="-2"/>
                <w:sz w:val="20"/>
              </w:rPr>
              <w:t>facdbl</w:t>
            </w:r>
            <w:proofErr w:type="spellEnd"/>
          </w:p>
        </w:tc>
        <w:tc>
          <w:tcPr>
            <w:tcW w:w="3311" w:type="dxa"/>
          </w:tcPr>
          <w:p w14:paraId="6735D3EC"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90" w:type="dxa"/>
          </w:tcPr>
          <w:p w14:paraId="170FEE3C" w14:textId="77777777" w:rsidR="00620CF6" w:rsidRDefault="00000000">
            <w:pPr>
              <w:pStyle w:val="TableParagraph"/>
              <w:ind w:left="154"/>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spacing w:val="-2"/>
                <w:w w:val="120"/>
                <w:sz w:val="20"/>
              </w:rPr>
              <w:t>(A_AF3)</w:t>
            </w:r>
          </w:p>
        </w:tc>
        <w:tc>
          <w:tcPr>
            <w:tcW w:w="1348" w:type="dxa"/>
          </w:tcPr>
          <w:p w14:paraId="5933440B" w14:textId="77777777" w:rsidR="00620CF6" w:rsidRDefault="00000000">
            <w:pPr>
              <w:pStyle w:val="TableParagraph"/>
              <w:ind w:left="338"/>
              <w:rPr>
                <w:sz w:val="20"/>
              </w:rPr>
            </w:pPr>
            <w:r>
              <w:rPr>
                <w:w w:val="99"/>
                <w:sz w:val="20"/>
              </w:rPr>
              <w:t>4</w:t>
            </w:r>
          </w:p>
        </w:tc>
      </w:tr>
      <w:tr w:rsidR="00620CF6" w14:paraId="5D0839D0" w14:textId="77777777">
        <w:trPr>
          <w:trHeight w:val="797"/>
        </w:trPr>
        <w:tc>
          <w:tcPr>
            <w:tcW w:w="1297" w:type="dxa"/>
            <w:shd w:val="clear" w:color="auto" w:fill="F7F7F7"/>
          </w:tcPr>
          <w:p w14:paraId="37D5E6DA" w14:textId="77777777" w:rsidR="00620CF6" w:rsidRDefault="00000000">
            <w:pPr>
              <w:pStyle w:val="TableParagraph"/>
              <w:rPr>
                <w:sz w:val="20"/>
              </w:rPr>
            </w:pPr>
            <w:r>
              <w:rPr>
                <w:spacing w:val="-2"/>
                <w:sz w:val="20"/>
              </w:rPr>
              <w:t>Households</w:t>
            </w:r>
          </w:p>
        </w:tc>
        <w:tc>
          <w:tcPr>
            <w:tcW w:w="1177" w:type="dxa"/>
            <w:shd w:val="clear" w:color="auto" w:fill="F7F7F7"/>
          </w:tcPr>
          <w:p w14:paraId="2405FDD5" w14:textId="77777777" w:rsidR="00620CF6" w:rsidRDefault="00000000">
            <w:pPr>
              <w:pStyle w:val="TableParagraph"/>
              <w:ind w:left="195"/>
              <w:rPr>
                <w:sz w:val="20"/>
              </w:rPr>
            </w:pPr>
            <w:proofErr w:type="spellStart"/>
            <w:r>
              <w:rPr>
                <w:spacing w:val="-2"/>
                <w:sz w:val="20"/>
              </w:rPr>
              <w:t>faeqfd</w:t>
            </w:r>
            <w:proofErr w:type="spellEnd"/>
          </w:p>
        </w:tc>
        <w:tc>
          <w:tcPr>
            <w:tcW w:w="3311" w:type="dxa"/>
            <w:shd w:val="clear" w:color="auto" w:fill="F7F7F7"/>
          </w:tcPr>
          <w:p w14:paraId="14E7968B" w14:textId="77777777" w:rsidR="00620CF6" w:rsidRDefault="00000000">
            <w:pPr>
              <w:pStyle w:val="TableParagraph"/>
              <w:ind w:left="391"/>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138714E3" w14:textId="77777777" w:rsidR="00620CF6" w:rsidRDefault="00000000">
            <w:pPr>
              <w:pStyle w:val="TableParagraph"/>
              <w:spacing w:before="129"/>
              <w:ind w:left="391"/>
              <w:rPr>
                <w:sz w:val="20"/>
              </w:rPr>
            </w:pPr>
            <w:r>
              <w:rPr>
                <w:spacing w:val="-2"/>
                <w:sz w:val="20"/>
              </w:rPr>
              <w:t>Fund</w:t>
            </w:r>
            <w:r>
              <w:rPr>
                <w:spacing w:val="-4"/>
                <w:sz w:val="20"/>
              </w:rPr>
              <w:t xml:space="preserve"> </w:t>
            </w:r>
            <w:r>
              <w:rPr>
                <w:spacing w:val="-2"/>
                <w:sz w:val="20"/>
              </w:rPr>
              <w:t>Shares</w:t>
            </w:r>
          </w:p>
        </w:tc>
        <w:tc>
          <w:tcPr>
            <w:tcW w:w="4590" w:type="dxa"/>
            <w:shd w:val="clear" w:color="auto" w:fill="F7F7F7"/>
          </w:tcPr>
          <w:p w14:paraId="4038F965" w14:textId="77777777" w:rsidR="00620CF6" w:rsidRDefault="00000000">
            <w:pPr>
              <w:pStyle w:val="TableParagraph"/>
              <w:ind w:left="154"/>
              <w:rPr>
                <w:sz w:val="20"/>
              </w:rPr>
            </w:pPr>
            <w:r>
              <w:rPr>
                <w:spacing w:val="-2"/>
                <w:w w:val="110"/>
                <w:sz w:val="20"/>
              </w:rPr>
              <w:t>(A_AF5)</w:t>
            </w:r>
          </w:p>
        </w:tc>
        <w:tc>
          <w:tcPr>
            <w:tcW w:w="1348" w:type="dxa"/>
            <w:shd w:val="clear" w:color="auto" w:fill="F7F7F7"/>
          </w:tcPr>
          <w:p w14:paraId="64C4629E" w14:textId="77777777" w:rsidR="00620CF6" w:rsidRDefault="00000000">
            <w:pPr>
              <w:pStyle w:val="TableParagraph"/>
              <w:ind w:left="338"/>
              <w:rPr>
                <w:sz w:val="20"/>
              </w:rPr>
            </w:pPr>
            <w:r>
              <w:rPr>
                <w:spacing w:val="-5"/>
                <w:sz w:val="20"/>
              </w:rPr>
              <w:t>36</w:t>
            </w:r>
          </w:p>
        </w:tc>
      </w:tr>
      <w:tr w:rsidR="00620CF6" w14:paraId="6FE9E9BC" w14:textId="77777777">
        <w:trPr>
          <w:trHeight w:val="498"/>
        </w:trPr>
        <w:tc>
          <w:tcPr>
            <w:tcW w:w="1297" w:type="dxa"/>
          </w:tcPr>
          <w:p w14:paraId="1F9EC86A" w14:textId="77777777" w:rsidR="00620CF6" w:rsidRDefault="00000000">
            <w:pPr>
              <w:pStyle w:val="TableParagraph"/>
              <w:rPr>
                <w:sz w:val="20"/>
              </w:rPr>
            </w:pPr>
            <w:r>
              <w:rPr>
                <w:spacing w:val="-2"/>
                <w:sz w:val="20"/>
              </w:rPr>
              <w:t>Households</w:t>
            </w:r>
          </w:p>
        </w:tc>
        <w:tc>
          <w:tcPr>
            <w:tcW w:w="1177" w:type="dxa"/>
          </w:tcPr>
          <w:p w14:paraId="297B5AE8" w14:textId="77777777" w:rsidR="00620CF6" w:rsidRDefault="00000000">
            <w:pPr>
              <w:pStyle w:val="TableParagraph"/>
              <w:ind w:left="195"/>
              <w:rPr>
                <w:sz w:val="20"/>
              </w:rPr>
            </w:pPr>
            <w:proofErr w:type="spellStart"/>
            <w:r>
              <w:rPr>
                <w:spacing w:val="-2"/>
                <w:sz w:val="20"/>
              </w:rPr>
              <w:t>falipe</w:t>
            </w:r>
            <w:proofErr w:type="spellEnd"/>
          </w:p>
        </w:tc>
        <w:tc>
          <w:tcPr>
            <w:tcW w:w="3311" w:type="dxa"/>
          </w:tcPr>
          <w:p w14:paraId="7C5B4C4C" w14:textId="77777777" w:rsidR="00620CF6" w:rsidRDefault="00000000">
            <w:pPr>
              <w:pStyle w:val="TableParagraph"/>
              <w:ind w:left="391"/>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590" w:type="dxa"/>
          </w:tcPr>
          <w:p w14:paraId="558AED87" w14:textId="77777777" w:rsidR="00620CF6" w:rsidRDefault="00000000">
            <w:pPr>
              <w:pStyle w:val="TableParagraph"/>
              <w:ind w:left="154"/>
              <w:rPr>
                <w:sz w:val="20"/>
              </w:rPr>
            </w:pPr>
            <w:r>
              <w:rPr>
                <w:spacing w:val="-2"/>
                <w:w w:val="110"/>
                <w:sz w:val="20"/>
              </w:rPr>
              <w:t>(A_AF6)</w:t>
            </w:r>
          </w:p>
        </w:tc>
        <w:tc>
          <w:tcPr>
            <w:tcW w:w="1348" w:type="dxa"/>
          </w:tcPr>
          <w:p w14:paraId="4DC73FDD" w14:textId="77777777" w:rsidR="00620CF6" w:rsidRDefault="00000000">
            <w:pPr>
              <w:pStyle w:val="TableParagraph"/>
              <w:ind w:left="338"/>
              <w:rPr>
                <w:sz w:val="20"/>
              </w:rPr>
            </w:pPr>
            <w:r>
              <w:rPr>
                <w:spacing w:val="-5"/>
                <w:sz w:val="20"/>
              </w:rPr>
              <w:t>36</w:t>
            </w:r>
          </w:p>
        </w:tc>
      </w:tr>
      <w:tr w:rsidR="00620CF6" w14:paraId="62022983" w14:textId="77777777">
        <w:trPr>
          <w:trHeight w:val="797"/>
        </w:trPr>
        <w:tc>
          <w:tcPr>
            <w:tcW w:w="1297" w:type="dxa"/>
            <w:shd w:val="clear" w:color="auto" w:fill="F7F7F7"/>
          </w:tcPr>
          <w:p w14:paraId="7BB8B313" w14:textId="77777777" w:rsidR="00620CF6" w:rsidRDefault="00000000">
            <w:pPr>
              <w:pStyle w:val="TableParagraph"/>
              <w:rPr>
                <w:sz w:val="20"/>
              </w:rPr>
            </w:pPr>
            <w:r>
              <w:rPr>
                <w:spacing w:val="-2"/>
                <w:sz w:val="20"/>
              </w:rPr>
              <w:t>NPISH</w:t>
            </w:r>
          </w:p>
        </w:tc>
        <w:tc>
          <w:tcPr>
            <w:tcW w:w="1177" w:type="dxa"/>
            <w:shd w:val="clear" w:color="auto" w:fill="F7F7F7"/>
          </w:tcPr>
          <w:p w14:paraId="77BAE1C0" w14:textId="77777777" w:rsidR="00620CF6" w:rsidRDefault="00000000">
            <w:pPr>
              <w:pStyle w:val="TableParagraph"/>
              <w:ind w:left="195"/>
              <w:rPr>
                <w:sz w:val="20"/>
              </w:rPr>
            </w:pPr>
            <w:proofErr w:type="spellStart"/>
            <w:r>
              <w:rPr>
                <w:spacing w:val="-2"/>
                <w:sz w:val="20"/>
              </w:rPr>
              <w:t>nnhass</w:t>
            </w:r>
            <w:proofErr w:type="spellEnd"/>
          </w:p>
        </w:tc>
        <w:tc>
          <w:tcPr>
            <w:tcW w:w="3311" w:type="dxa"/>
            <w:shd w:val="clear" w:color="auto" w:fill="F7F7F7"/>
          </w:tcPr>
          <w:p w14:paraId="57737AB6" w14:textId="77777777" w:rsidR="00620CF6" w:rsidRDefault="00000000">
            <w:pPr>
              <w:pStyle w:val="TableParagraph"/>
              <w:ind w:left="391"/>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04376A9E" w14:textId="77777777" w:rsidR="00620CF6" w:rsidRDefault="00000000">
            <w:pPr>
              <w:pStyle w:val="TableParagraph"/>
              <w:spacing w:before="129"/>
              <w:ind w:left="391"/>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590" w:type="dxa"/>
            <w:shd w:val="clear" w:color="auto" w:fill="F7F7F7"/>
          </w:tcPr>
          <w:p w14:paraId="5D01E259" w14:textId="77777777" w:rsidR="00620CF6" w:rsidRDefault="00000000">
            <w:pPr>
              <w:pStyle w:val="TableParagraph"/>
              <w:ind w:left="154"/>
              <w:rPr>
                <w:sz w:val="20"/>
              </w:rPr>
            </w:pPr>
            <w:r>
              <w:rPr>
                <w:spacing w:val="-2"/>
                <w:w w:val="110"/>
                <w:sz w:val="20"/>
              </w:rPr>
              <w:t>(A_AF)</w:t>
            </w:r>
          </w:p>
        </w:tc>
        <w:tc>
          <w:tcPr>
            <w:tcW w:w="1348" w:type="dxa"/>
            <w:shd w:val="clear" w:color="auto" w:fill="F7F7F7"/>
          </w:tcPr>
          <w:p w14:paraId="2C555DF4" w14:textId="77777777" w:rsidR="00620CF6" w:rsidRDefault="00000000">
            <w:pPr>
              <w:pStyle w:val="TableParagraph"/>
              <w:ind w:left="338"/>
              <w:rPr>
                <w:sz w:val="20"/>
              </w:rPr>
            </w:pPr>
            <w:r>
              <w:rPr>
                <w:spacing w:val="-5"/>
                <w:sz w:val="20"/>
              </w:rPr>
              <w:t>36</w:t>
            </w:r>
          </w:p>
        </w:tc>
      </w:tr>
      <w:tr w:rsidR="00620CF6" w14:paraId="4746747A" w14:textId="77777777">
        <w:trPr>
          <w:trHeight w:val="398"/>
        </w:trPr>
        <w:tc>
          <w:tcPr>
            <w:tcW w:w="1297" w:type="dxa"/>
          </w:tcPr>
          <w:p w14:paraId="07FF788F" w14:textId="77777777" w:rsidR="00620CF6" w:rsidRDefault="00000000">
            <w:pPr>
              <w:pStyle w:val="TableParagraph"/>
              <w:rPr>
                <w:sz w:val="20"/>
              </w:rPr>
            </w:pPr>
            <w:r>
              <w:rPr>
                <w:spacing w:val="-2"/>
                <w:sz w:val="20"/>
              </w:rPr>
              <w:t>NPISH</w:t>
            </w:r>
          </w:p>
        </w:tc>
        <w:tc>
          <w:tcPr>
            <w:tcW w:w="1177" w:type="dxa"/>
          </w:tcPr>
          <w:p w14:paraId="6EC0C3FD" w14:textId="77777777" w:rsidR="00620CF6" w:rsidRDefault="00000000">
            <w:pPr>
              <w:pStyle w:val="TableParagraph"/>
              <w:ind w:left="195"/>
              <w:rPr>
                <w:sz w:val="20"/>
              </w:rPr>
            </w:pPr>
            <w:proofErr w:type="spellStart"/>
            <w:r>
              <w:rPr>
                <w:spacing w:val="-2"/>
                <w:sz w:val="20"/>
              </w:rPr>
              <w:t>fliabi</w:t>
            </w:r>
            <w:proofErr w:type="spellEnd"/>
          </w:p>
        </w:tc>
        <w:tc>
          <w:tcPr>
            <w:tcW w:w="3311" w:type="dxa"/>
          </w:tcPr>
          <w:p w14:paraId="742BAA08" w14:textId="77777777" w:rsidR="00620CF6" w:rsidRDefault="00000000">
            <w:pPr>
              <w:pStyle w:val="TableParagraph"/>
              <w:ind w:left="391"/>
              <w:rPr>
                <w:sz w:val="20"/>
              </w:rPr>
            </w:pPr>
            <w:r>
              <w:rPr>
                <w:spacing w:val="-4"/>
                <w:sz w:val="20"/>
              </w:rPr>
              <w:t>Debt</w:t>
            </w:r>
          </w:p>
        </w:tc>
        <w:tc>
          <w:tcPr>
            <w:tcW w:w="4590" w:type="dxa"/>
          </w:tcPr>
          <w:p w14:paraId="4A26EF1D"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(L_AF6)</w:t>
            </w:r>
          </w:p>
        </w:tc>
        <w:tc>
          <w:tcPr>
            <w:tcW w:w="1348" w:type="dxa"/>
          </w:tcPr>
          <w:p w14:paraId="52B00F44" w14:textId="77777777" w:rsidR="00620CF6" w:rsidRDefault="00000000">
            <w:pPr>
              <w:pStyle w:val="TableParagraph"/>
              <w:ind w:left="338"/>
              <w:rPr>
                <w:sz w:val="20"/>
              </w:rPr>
            </w:pPr>
            <w:r>
              <w:rPr>
                <w:w w:val="99"/>
                <w:sz w:val="20"/>
              </w:rPr>
              <w:t>1</w:t>
            </w:r>
          </w:p>
        </w:tc>
      </w:tr>
      <w:tr w:rsidR="00620CF6" w14:paraId="381E6822" w14:textId="77777777">
        <w:trPr>
          <w:trHeight w:val="398"/>
        </w:trPr>
        <w:tc>
          <w:tcPr>
            <w:tcW w:w="1297" w:type="dxa"/>
            <w:shd w:val="clear" w:color="auto" w:fill="F7F7F7"/>
          </w:tcPr>
          <w:p w14:paraId="74EF3ED0" w14:textId="77777777" w:rsidR="00620CF6" w:rsidRDefault="00000000">
            <w:pPr>
              <w:pStyle w:val="TableParagraph"/>
              <w:rPr>
                <w:sz w:val="20"/>
              </w:rPr>
            </w:pPr>
            <w:r>
              <w:rPr>
                <w:spacing w:val="-2"/>
                <w:sz w:val="20"/>
              </w:rPr>
              <w:t>NPISH</w:t>
            </w:r>
          </w:p>
        </w:tc>
        <w:tc>
          <w:tcPr>
            <w:tcW w:w="1177" w:type="dxa"/>
            <w:shd w:val="clear" w:color="auto" w:fill="F7F7F7"/>
          </w:tcPr>
          <w:p w14:paraId="1949B13E" w14:textId="77777777" w:rsidR="00620CF6" w:rsidRDefault="00000000">
            <w:pPr>
              <w:pStyle w:val="TableParagraph"/>
              <w:ind w:left="195"/>
              <w:rPr>
                <w:sz w:val="20"/>
              </w:rPr>
            </w:pPr>
            <w:proofErr w:type="spellStart"/>
            <w:r>
              <w:rPr>
                <w:spacing w:val="-2"/>
                <w:sz w:val="20"/>
              </w:rPr>
              <w:t>fliabi</w:t>
            </w:r>
            <w:proofErr w:type="spellEnd"/>
          </w:p>
        </w:tc>
        <w:tc>
          <w:tcPr>
            <w:tcW w:w="3311" w:type="dxa"/>
            <w:shd w:val="clear" w:color="auto" w:fill="F7F7F7"/>
          </w:tcPr>
          <w:p w14:paraId="3B215EC8" w14:textId="77777777" w:rsidR="00620CF6" w:rsidRDefault="00000000">
            <w:pPr>
              <w:pStyle w:val="TableParagraph"/>
              <w:ind w:left="391"/>
              <w:rPr>
                <w:sz w:val="20"/>
              </w:rPr>
            </w:pPr>
            <w:r>
              <w:rPr>
                <w:spacing w:val="-4"/>
                <w:sz w:val="20"/>
              </w:rPr>
              <w:t>Debt</w:t>
            </w:r>
          </w:p>
        </w:tc>
        <w:tc>
          <w:tcPr>
            <w:tcW w:w="4590" w:type="dxa"/>
            <w:shd w:val="clear" w:color="auto" w:fill="F7F7F7"/>
          </w:tcPr>
          <w:p w14:paraId="0A3DEE89"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(L_AF5)</w:t>
            </w:r>
          </w:p>
        </w:tc>
        <w:tc>
          <w:tcPr>
            <w:tcW w:w="1348" w:type="dxa"/>
            <w:shd w:val="clear" w:color="auto" w:fill="F7F7F7"/>
          </w:tcPr>
          <w:p w14:paraId="04F4A303" w14:textId="77777777" w:rsidR="00620CF6" w:rsidRDefault="00000000">
            <w:pPr>
              <w:pStyle w:val="TableParagraph"/>
              <w:ind w:left="338"/>
              <w:rPr>
                <w:sz w:val="20"/>
              </w:rPr>
            </w:pPr>
            <w:r>
              <w:rPr>
                <w:w w:val="99"/>
                <w:sz w:val="20"/>
              </w:rPr>
              <w:t>2</w:t>
            </w:r>
          </w:p>
        </w:tc>
      </w:tr>
      <w:tr w:rsidR="00620CF6" w14:paraId="64C9DF77" w14:textId="77777777">
        <w:trPr>
          <w:trHeight w:val="394"/>
        </w:trPr>
        <w:tc>
          <w:tcPr>
            <w:tcW w:w="1297" w:type="dxa"/>
          </w:tcPr>
          <w:p w14:paraId="018DA31E" w14:textId="77777777" w:rsidR="00620CF6" w:rsidRDefault="00000000">
            <w:pPr>
              <w:pStyle w:val="TableParagraph"/>
              <w:rPr>
                <w:sz w:val="20"/>
              </w:rPr>
            </w:pPr>
            <w:r>
              <w:rPr>
                <w:spacing w:val="-2"/>
                <w:sz w:val="20"/>
              </w:rPr>
              <w:t>NPISH</w:t>
            </w:r>
          </w:p>
        </w:tc>
        <w:tc>
          <w:tcPr>
            <w:tcW w:w="1177" w:type="dxa"/>
          </w:tcPr>
          <w:p w14:paraId="31B7634E" w14:textId="77777777" w:rsidR="00620CF6" w:rsidRDefault="00000000">
            <w:pPr>
              <w:pStyle w:val="TableParagraph"/>
              <w:ind w:left="195"/>
              <w:rPr>
                <w:sz w:val="20"/>
              </w:rPr>
            </w:pPr>
            <w:proofErr w:type="spellStart"/>
            <w:r>
              <w:rPr>
                <w:spacing w:val="-2"/>
                <w:sz w:val="20"/>
              </w:rPr>
              <w:t>fliabi</w:t>
            </w:r>
            <w:proofErr w:type="spellEnd"/>
          </w:p>
        </w:tc>
        <w:tc>
          <w:tcPr>
            <w:tcW w:w="3311" w:type="dxa"/>
          </w:tcPr>
          <w:p w14:paraId="63698406" w14:textId="77777777" w:rsidR="00620CF6" w:rsidRDefault="00000000">
            <w:pPr>
              <w:pStyle w:val="TableParagraph"/>
              <w:ind w:left="391"/>
              <w:rPr>
                <w:sz w:val="20"/>
              </w:rPr>
            </w:pPr>
            <w:r>
              <w:rPr>
                <w:spacing w:val="-4"/>
                <w:sz w:val="20"/>
              </w:rPr>
              <w:t>Debt</w:t>
            </w:r>
          </w:p>
        </w:tc>
        <w:tc>
          <w:tcPr>
            <w:tcW w:w="4590" w:type="dxa"/>
          </w:tcPr>
          <w:p w14:paraId="61FAB39B" w14:textId="77777777" w:rsidR="00620CF6" w:rsidRDefault="00000000">
            <w:pPr>
              <w:pStyle w:val="TableParagraph"/>
              <w:ind w:left="154"/>
              <w:rPr>
                <w:sz w:val="20"/>
              </w:rPr>
            </w:pPr>
            <w:r>
              <w:rPr>
                <w:spacing w:val="-2"/>
                <w:w w:val="110"/>
                <w:sz w:val="20"/>
              </w:rPr>
              <w:t>(L_AF4)</w:t>
            </w:r>
          </w:p>
        </w:tc>
        <w:tc>
          <w:tcPr>
            <w:tcW w:w="1348" w:type="dxa"/>
          </w:tcPr>
          <w:p w14:paraId="69C92629" w14:textId="77777777" w:rsidR="00620CF6" w:rsidRDefault="00000000">
            <w:pPr>
              <w:pStyle w:val="TableParagraph"/>
              <w:ind w:left="338"/>
              <w:rPr>
                <w:sz w:val="20"/>
              </w:rPr>
            </w:pPr>
            <w:r>
              <w:rPr>
                <w:spacing w:val="-5"/>
                <w:sz w:val="20"/>
              </w:rPr>
              <w:t>21</w:t>
            </w:r>
          </w:p>
        </w:tc>
      </w:tr>
      <w:tr w:rsidR="00620CF6" w14:paraId="59D06D38" w14:textId="77777777">
        <w:trPr>
          <w:trHeight w:val="448"/>
        </w:trPr>
        <w:tc>
          <w:tcPr>
            <w:tcW w:w="1297" w:type="dxa"/>
          </w:tcPr>
          <w:p w14:paraId="2F8EB9A3" w14:textId="77777777" w:rsidR="00620CF6" w:rsidRDefault="00000000">
            <w:pPr>
              <w:pStyle w:val="TableParagraph"/>
              <w:spacing w:before="72"/>
              <w:rPr>
                <w:sz w:val="20"/>
              </w:rPr>
            </w:pPr>
            <w:r>
              <w:rPr>
                <w:spacing w:val="-2"/>
                <w:sz w:val="20"/>
              </w:rPr>
              <w:t>NPISH</w:t>
            </w:r>
          </w:p>
        </w:tc>
        <w:tc>
          <w:tcPr>
            <w:tcW w:w="1177" w:type="dxa"/>
          </w:tcPr>
          <w:p w14:paraId="11748127" w14:textId="77777777" w:rsidR="00620CF6" w:rsidRDefault="00000000">
            <w:pPr>
              <w:pStyle w:val="TableParagraph"/>
              <w:spacing w:before="72"/>
              <w:ind w:left="195"/>
              <w:rPr>
                <w:sz w:val="20"/>
              </w:rPr>
            </w:pPr>
            <w:proofErr w:type="spellStart"/>
            <w:r>
              <w:rPr>
                <w:spacing w:val="-2"/>
                <w:sz w:val="20"/>
              </w:rPr>
              <w:t>fliabi</w:t>
            </w:r>
            <w:proofErr w:type="spellEnd"/>
          </w:p>
        </w:tc>
        <w:tc>
          <w:tcPr>
            <w:tcW w:w="3311" w:type="dxa"/>
          </w:tcPr>
          <w:p w14:paraId="3D8B6DF7" w14:textId="77777777" w:rsidR="00620CF6" w:rsidRDefault="00000000">
            <w:pPr>
              <w:pStyle w:val="TableParagraph"/>
              <w:spacing w:before="72"/>
              <w:ind w:left="391"/>
              <w:rPr>
                <w:sz w:val="20"/>
              </w:rPr>
            </w:pPr>
            <w:r>
              <w:rPr>
                <w:spacing w:val="-4"/>
                <w:sz w:val="20"/>
              </w:rPr>
              <w:t>Debt</w:t>
            </w:r>
          </w:p>
        </w:tc>
        <w:tc>
          <w:tcPr>
            <w:tcW w:w="4590" w:type="dxa"/>
          </w:tcPr>
          <w:p w14:paraId="29066A6F" w14:textId="77777777" w:rsidR="00620CF6" w:rsidRDefault="00000000">
            <w:pPr>
              <w:pStyle w:val="TableParagraph"/>
              <w:spacing w:before="72"/>
              <w:ind w:left="154"/>
              <w:rPr>
                <w:sz w:val="20"/>
              </w:rPr>
            </w:pP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(L_AF5)</w:t>
            </w:r>
          </w:p>
        </w:tc>
        <w:tc>
          <w:tcPr>
            <w:tcW w:w="1348" w:type="dxa"/>
          </w:tcPr>
          <w:p w14:paraId="762DE5A9" w14:textId="77777777" w:rsidR="00620CF6" w:rsidRDefault="00000000">
            <w:pPr>
              <w:pStyle w:val="TableParagraph"/>
              <w:spacing w:before="72"/>
              <w:ind w:left="338"/>
              <w:rPr>
                <w:sz w:val="20"/>
              </w:rPr>
            </w:pPr>
            <w:r>
              <w:rPr>
                <w:w w:val="99"/>
                <w:sz w:val="20"/>
              </w:rPr>
              <w:t>9</w:t>
            </w:r>
          </w:p>
        </w:tc>
      </w:tr>
      <w:tr w:rsidR="00620CF6" w14:paraId="73855DFA" w14:textId="77777777">
        <w:trPr>
          <w:trHeight w:val="452"/>
        </w:trPr>
        <w:tc>
          <w:tcPr>
            <w:tcW w:w="1297" w:type="dxa"/>
          </w:tcPr>
          <w:p w14:paraId="2BFADBAE" w14:textId="77777777" w:rsidR="00620CF6" w:rsidRDefault="00000000">
            <w:pPr>
              <w:pStyle w:val="TableParagraph"/>
              <w:spacing w:before="122"/>
              <w:rPr>
                <w:sz w:val="20"/>
              </w:rPr>
            </w:pPr>
            <w:r>
              <w:rPr>
                <w:spacing w:val="-2"/>
                <w:sz w:val="20"/>
              </w:rPr>
              <w:t>NPISH</w:t>
            </w:r>
          </w:p>
        </w:tc>
        <w:tc>
          <w:tcPr>
            <w:tcW w:w="1177" w:type="dxa"/>
          </w:tcPr>
          <w:p w14:paraId="51CA6FFC" w14:textId="77777777" w:rsidR="00620CF6" w:rsidRDefault="00000000">
            <w:pPr>
              <w:pStyle w:val="TableParagraph"/>
              <w:spacing w:before="122"/>
              <w:ind w:left="195"/>
              <w:rPr>
                <w:sz w:val="20"/>
              </w:rPr>
            </w:pPr>
            <w:proofErr w:type="spellStart"/>
            <w:r>
              <w:rPr>
                <w:spacing w:val="-2"/>
                <w:sz w:val="20"/>
              </w:rPr>
              <w:t>fliabi</w:t>
            </w:r>
            <w:proofErr w:type="spellEnd"/>
          </w:p>
        </w:tc>
        <w:tc>
          <w:tcPr>
            <w:tcW w:w="3311" w:type="dxa"/>
          </w:tcPr>
          <w:p w14:paraId="5E370537" w14:textId="77777777" w:rsidR="00620CF6" w:rsidRDefault="00000000">
            <w:pPr>
              <w:pStyle w:val="TableParagraph"/>
              <w:spacing w:before="122"/>
              <w:ind w:left="391"/>
              <w:rPr>
                <w:sz w:val="20"/>
              </w:rPr>
            </w:pPr>
            <w:r>
              <w:rPr>
                <w:spacing w:val="-4"/>
                <w:sz w:val="20"/>
              </w:rPr>
              <w:t>Debt</w:t>
            </w:r>
          </w:p>
        </w:tc>
        <w:tc>
          <w:tcPr>
            <w:tcW w:w="4590" w:type="dxa"/>
          </w:tcPr>
          <w:p w14:paraId="7FCFF3AE" w14:textId="77777777" w:rsidR="00620CF6" w:rsidRDefault="00000000">
            <w:pPr>
              <w:pStyle w:val="TableParagraph"/>
              <w:spacing w:before="122"/>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w w:val="120"/>
                <w:sz w:val="20"/>
              </w:rPr>
              <w:t>(L_AF5)</w:t>
            </w:r>
            <w:r>
              <w:rPr>
                <w:spacing w:val="-9"/>
                <w:w w:val="120"/>
                <w:sz w:val="20"/>
              </w:rPr>
              <w:t xml:space="preserve"> </w:t>
            </w:r>
            <w:r>
              <w:rPr>
                <w:w w:val="120"/>
                <w:sz w:val="20"/>
              </w:rPr>
              <w:t>+</w:t>
            </w:r>
            <w:r>
              <w:rPr>
                <w:spacing w:val="-9"/>
                <w:w w:val="120"/>
                <w:sz w:val="20"/>
              </w:rPr>
              <w:t xml:space="preserve"> </w:t>
            </w:r>
            <w:r>
              <w:rPr>
                <w:spacing w:val="-2"/>
                <w:w w:val="120"/>
                <w:sz w:val="20"/>
              </w:rPr>
              <w:t>(L_AF6)</w:t>
            </w:r>
          </w:p>
        </w:tc>
        <w:tc>
          <w:tcPr>
            <w:tcW w:w="1348" w:type="dxa"/>
          </w:tcPr>
          <w:p w14:paraId="67C45F35" w14:textId="77777777" w:rsidR="00620CF6" w:rsidRDefault="00000000">
            <w:pPr>
              <w:pStyle w:val="TableParagraph"/>
              <w:spacing w:before="122"/>
              <w:ind w:left="338"/>
              <w:rPr>
                <w:sz w:val="20"/>
              </w:rPr>
            </w:pPr>
            <w:r>
              <w:rPr>
                <w:w w:val="99"/>
                <w:sz w:val="20"/>
              </w:rPr>
              <w:t>1</w:t>
            </w:r>
          </w:p>
        </w:tc>
      </w:tr>
      <w:tr w:rsidR="00620CF6" w14:paraId="73A67071" w14:textId="77777777">
        <w:trPr>
          <w:trHeight w:val="398"/>
        </w:trPr>
        <w:tc>
          <w:tcPr>
            <w:tcW w:w="1297" w:type="dxa"/>
            <w:shd w:val="clear" w:color="auto" w:fill="F7F7F7"/>
          </w:tcPr>
          <w:p w14:paraId="5E7324F9" w14:textId="77777777" w:rsidR="00620CF6" w:rsidRDefault="00000000">
            <w:pPr>
              <w:pStyle w:val="TableParagraph"/>
              <w:rPr>
                <w:sz w:val="20"/>
              </w:rPr>
            </w:pPr>
            <w:r>
              <w:rPr>
                <w:spacing w:val="-2"/>
                <w:sz w:val="20"/>
              </w:rPr>
              <w:t>NPISH</w:t>
            </w:r>
          </w:p>
        </w:tc>
        <w:tc>
          <w:tcPr>
            <w:tcW w:w="1177" w:type="dxa"/>
            <w:shd w:val="clear" w:color="auto" w:fill="F7F7F7"/>
          </w:tcPr>
          <w:p w14:paraId="025E46B1" w14:textId="77777777" w:rsidR="00620CF6" w:rsidRDefault="00000000">
            <w:pPr>
              <w:pStyle w:val="TableParagraph"/>
              <w:ind w:left="195"/>
              <w:rPr>
                <w:sz w:val="20"/>
              </w:rPr>
            </w:pPr>
            <w:proofErr w:type="spellStart"/>
            <w:r>
              <w:rPr>
                <w:spacing w:val="-2"/>
                <w:sz w:val="20"/>
              </w:rPr>
              <w:t>fliabi</w:t>
            </w:r>
            <w:proofErr w:type="spellEnd"/>
          </w:p>
        </w:tc>
        <w:tc>
          <w:tcPr>
            <w:tcW w:w="3311" w:type="dxa"/>
            <w:shd w:val="clear" w:color="auto" w:fill="F7F7F7"/>
          </w:tcPr>
          <w:p w14:paraId="75CAACCB" w14:textId="77777777" w:rsidR="00620CF6" w:rsidRDefault="00000000">
            <w:pPr>
              <w:pStyle w:val="TableParagraph"/>
              <w:ind w:left="391"/>
              <w:rPr>
                <w:sz w:val="20"/>
              </w:rPr>
            </w:pPr>
            <w:r>
              <w:rPr>
                <w:spacing w:val="-4"/>
                <w:sz w:val="20"/>
              </w:rPr>
              <w:t>Debt</w:t>
            </w:r>
          </w:p>
        </w:tc>
        <w:tc>
          <w:tcPr>
            <w:tcW w:w="4590" w:type="dxa"/>
            <w:shd w:val="clear" w:color="auto" w:fill="F7F7F7"/>
          </w:tcPr>
          <w:p w14:paraId="7B53E64D"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spacing w:val="-2"/>
                <w:w w:val="120"/>
                <w:sz w:val="20"/>
              </w:rPr>
              <w:t>(L_AF4)</w:t>
            </w:r>
          </w:p>
        </w:tc>
        <w:tc>
          <w:tcPr>
            <w:tcW w:w="1348" w:type="dxa"/>
            <w:shd w:val="clear" w:color="auto" w:fill="F7F7F7"/>
          </w:tcPr>
          <w:p w14:paraId="5CB700CC" w14:textId="77777777" w:rsidR="00620CF6" w:rsidRDefault="00000000">
            <w:pPr>
              <w:pStyle w:val="TableParagraph"/>
              <w:ind w:left="338"/>
              <w:rPr>
                <w:sz w:val="20"/>
              </w:rPr>
            </w:pPr>
            <w:r>
              <w:rPr>
                <w:w w:val="99"/>
                <w:sz w:val="20"/>
              </w:rPr>
              <w:t>2</w:t>
            </w:r>
          </w:p>
        </w:tc>
      </w:tr>
      <w:tr w:rsidR="00620CF6" w14:paraId="4E26BAFB" w14:textId="77777777">
        <w:trPr>
          <w:trHeight w:val="398"/>
        </w:trPr>
        <w:tc>
          <w:tcPr>
            <w:tcW w:w="1297" w:type="dxa"/>
          </w:tcPr>
          <w:p w14:paraId="53349330" w14:textId="77777777" w:rsidR="00620CF6" w:rsidRDefault="00000000">
            <w:pPr>
              <w:pStyle w:val="TableParagraph"/>
              <w:rPr>
                <w:sz w:val="20"/>
              </w:rPr>
            </w:pPr>
            <w:r>
              <w:rPr>
                <w:spacing w:val="-2"/>
                <w:sz w:val="20"/>
              </w:rPr>
              <w:t>NPISH</w:t>
            </w:r>
          </w:p>
        </w:tc>
        <w:tc>
          <w:tcPr>
            <w:tcW w:w="1177" w:type="dxa"/>
          </w:tcPr>
          <w:p w14:paraId="22FF8742" w14:textId="77777777" w:rsidR="00620CF6" w:rsidRDefault="00000000">
            <w:pPr>
              <w:pStyle w:val="TableParagraph"/>
              <w:ind w:left="195"/>
              <w:rPr>
                <w:sz w:val="20"/>
              </w:rPr>
            </w:pPr>
            <w:proofErr w:type="spellStart"/>
            <w:r>
              <w:rPr>
                <w:spacing w:val="-2"/>
                <w:sz w:val="20"/>
              </w:rPr>
              <w:t>facdbl</w:t>
            </w:r>
            <w:proofErr w:type="spellEnd"/>
          </w:p>
        </w:tc>
        <w:tc>
          <w:tcPr>
            <w:tcW w:w="3311" w:type="dxa"/>
          </w:tcPr>
          <w:p w14:paraId="3FF4BB41"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90" w:type="dxa"/>
          </w:tcPr>
          <w:p w14:paraId="2AC08302" w14:textId="77777777" w:rsidR="00620CF6" w:rsidRDefault="00000000">
            <w:pPr>
              <w:pStyle w:val="TableParagraph"/>
              <w:ind w:left="154"/>
              <w:rPr>
                <w:sz w:val="20"/>
              </w:rPr>
            </w:pPr>
            <w:r>
              <w:rPr>
                <w:spacing w:val="-2"/>
                <w:w w:val="110"/>
                <w:sz w:val="20"/>
              </w:rPr>
              <w:t>(A_AF2)</w:t>
            </w:r>
          </w:p>
        </w:tc>
        <w:tc>
          <w:tcPr>
            <w:tcW w:w="1348" w:type="dxa"/>
          </w:tcPr>
          <w:p w14:paraId="366EA7C3" w14:textId="77777777" w:rsidR="00620CF6" w:rsidRDefault="00000000">
            <w:pPr>
              <w:pStyle w:val="TableParagraph"/>
              <w:ind w:left="338"/>
              <w:rPr>
                <w:sz w:val="20"/>
              </w:rPr>
            </w:pPr>
            <w:r>
              <w:rPr>
                <w:w w:val="99"/>
                <w:sz w:val="20"/>
              </w:rPr>
              <w:t>2</w:t>
            </w:r>
          </w:p>
        </w:tc>
      </w:tr>
      <w:tr w:rsidR="00620CF6" w14:paraId="2C33E8D4" w14:textId="77777777">
        <w:trPr>
          <w:trHeight w:val="398"/>
        </w:trPr>
        <w:tc>
          <w:tcPr>
            <w:tcW w:w="1297" w:type="dxa"/>
            <w:shd w:val="clear" w:color="auto" w:fill="F7F7F7"/>
          </w:tcPr>
          <w:p w14:paraId="3EE0128A" w14:textId="77777777" w:rsidR="00620CF6" w:rsidRDefault="00000000">
            <w:pPr>
              <w:pStyle w:val="TableParagraph"/>
              <w:rPr>
                <w:sz w:val="20"/>
              </w:rPr>
            </w:pPr>
            <w:r>
              <w:rPr>
                <w:spacing w:val="-2"/>
                <w:sz w:val="20"/>
              </w:rPr>
              <w:t>NPISH</w:t>
            </w:r>
          </w:p>
        </w:tc>
        <w:tc>
          <w:tcPr>
            <w:tcW w:w="1177" w:type="dxa"/>
            <w:shd w:val="clear" w:color="auto" w:fill="F7F7F7"/>
          </w:tcPr>
          <w:p w14:paraId="35340C6E" w14:textId="77777777" w:rsidR="00620CF6" w:rsidRDefault="00000000">
            <w:pPr>
              <w:pStyle w:val="TableParagraph"/>
              <w:ind w:left="195"/>
              <w:rPr>
                <w:sz w:val="20"/>
              </w:rPr>
            </w:pPr>
            <w:proofErr w:type="spellStart"/>
            <w:r>
              <w:rPr>
                <w:spacing w:val="-2"/>
                <w:sz w:val="20"/>
              </w:rPr>
              <w:t>facdbl</w:t>
            </w:r>
            <w:proofErr w:type="spellEnd"/>
          </w:p>
        </w:tc>
        <w:tc>
          <w:tcPr>
            <w:tcW w:w="3311" w:type="dxa"/>
            <w:shd w:val="clear" w:color="auto" w:fill="F7F7F7"/>
          </w:tcPr>
          <w:p w14:paraId="28CD98B3" w14:textId="77777777" w:rsidR="00620CF6" w:rsidRDefault="00000000">
            <w:pPr>
              <w:pStyle w:val="TableParagraph"/>
              <w:ind w:left="391"/>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90" w:type="dxa"/>
            <w:shd w:val="clear" w:color="auto" w:fill="F7F7F7"/>
          </w:tcPr>
          <w:p w14:paraId="7267E277" w14:textId="77777777" w:rsidR="00620CF6" w:rsidRDefault="00000000">
            <w:pPr>
              <w:pStyle w:val="TableParagraph"/>
              <w:ind w:left="154"/>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w w:val="120"/>
                <w:sz w:val="20"/>
              </w:rPr>
              <w:t>(A_AF3)</w:t>
            </w:r>
            <w:r>
              <w:rPr>
                <w:spacing w:val="-14"/>
                <w:w w:val="120"/>
                <w:sz w:val="20"/>
              </w:rPr>
              <w:t xml:space="preserve"> </w:t>
            </w:r>
            <w:r>
              <w:rPr>
                <w:w w:val="120"/>
                <w:sz w:val="20"/>
              </w:rPr>
              <w:t>+</w:t>
            </w:r>
            <w:r>
              <w:rPr>
                <w:spacing w:val="-15"/>
                <w:w w:val="120"/>
                <w:sz w:val="20"/>
              </w:rPr>
              <w:t xml:space="preserve"> </w:t>
            </w:r>
            <w:r>
              <w:rPr>
                <w:spacing w:val="-2"/>
                <w:w w:val="120"/>
                <w:sz w:val="20"/>
              </w:rPr>
              <w:t>(A_AF4)</w:t>
            </w:r>
          </w:p>
        </w:tc>
        <w:tc>
          <w:tcPr>
            <w:tcW w:w="1348" w:type="dxa"/>
            <w:shd w:val="clear" w:color="auto" w:fill="F7F7F7"/>
          </w:tcPr>
          <w:p w14:paraId="1667EE76" w14:textId="77777777" w:rsidR="00620CF6" w:rsidRDefault="00000000">
            <w:pPr>
              <w:pStyle w:val="TableParagraph"/>
              <w:ind w:left="338"/>
              <w:rPr>
                <w:sz w:val="20"/>
              </w:rPr>
            </w:pPr>
            <w:r>
              <w:rPr>
                <w:spacing w:val="-5"/>
                <w:sz w:val="20"/>
              </w:rPr>
              <w:t>21</w:t>
            </w:r>
          </w:p>
        </w:tc>
      </w:tr>
    </w:tbl>
    <w:p w14:paraId="5E77DD30" w14:textId="77777777" w:rsidR="00620CF6" w:rsidRDefault="00620CF6">
      <w:pPr>
        <w:rPr>
          <w:sz w:val="20"/>
        </w:rPr>
        <w:sectPr w:rsidR="00620CF6" w:rsidSect="00D60468">
          <w:pgSz w:w="15840" w:h="12240" w:orient="landscape"/>
          <w:pgMar w:top="1380" w:right="1940" w:bottom="280" w:left="1940" w:header="720" w:footer="720" w:gutter="0"/>
          <w:cols w:space="720"/>
        </w:sectPr>
      </w:pPr>
    </w:p>
    <w:p w14:paraId="376D61EA" w14:textId="77777777" w:rsidR="00620CF6" w:rsidRDefault="00620CF6">
      <w:pPr>
        <w:pStyle w:val="BodyText"/>
        <w:spacing w:before="10"/>
        <w:rPr>
          <w:sz w:val="6"/>
        </w:rPr>
      </w:pPr>
    </w:p>
    <w:tbl>
      <w:tblPr>
        <w:tblW w:w="0" w:type="auto"/>
        <w:tblInd w:w="126" w:type="dxa"/>
        <w:tblLayout w:type="fixed"/>
        <w:tblCellMar>
          <w:left w:w="0" w:type="dxa"/>
          <w:right w:w="0" w:type="dxa"/>
        </w:tblCellMar>
        <w:tblLook w:val="01E0" w:firstRow="1" w:lastRow="1" w:firstColumn="1" w:lastColumn="1" w:noHBand="0" w:noVBand="0"/>
      </w:tblPr>
      <w:tblGrid>
        <w:gridCol w:w="1115"/>
        <w:gridCol w:w="1328"/>
        <w:gridCol w:w="3343"/>
        <w:gridCol w:w="3519"/>
        <w:gridCol w:w="2419"/>
      </w:tblGrid>
      <w:tr w:rsidR="00620CF6" w14:paraId="4AEF9F3C" w14:textId="77777777">
        <w:trPr>
          <w:trHeight w:val="443"/>
        </w:trPr>
        <w:tc>
          <w:tcPr>
            <w:tcW w:w="1115" w:type="dxa"/>
          </w:tcPr>
          <w:p w14:paraId="7A5221ED" w14:textId="77777777" w:rsidR="00620CF6" w:rsidRDefault="00000000">
            <w:pPr>
              <w:pStyle w:val="TableParagraph"/>
              <w:spacing w:before="14"/>
              <w:rPr>
                <w:sz w:val="20"/>
              </w:rPr>
            </w:pPr>
            <w:r>
              <w:rPr>
                <w:spacing w:val="-2"/>
                <w:sz w:val="20"/>
              </w:rPr>
              <w:t>NPISH</w:t>
            </w:r>
          </w:p>
        </w:tc>
        <w:tc>
          <w:tcPr>
            <w:tcW w:w="1328" w:type="dxa"/>
          </w:tcPr>
          <w:p w14:paraId="3BEC6BB9" w14:textId="77777777" w:rsidR="00620CF6" w:rsidRDefault="00000000">
            <w:pPr>
              <w:pStyle w:val="TableParagraph"/>
              <w:spacing w:before="14"/>
              <w:ind w:left="377"/>
              <w:rPr>
                <w:sz w:val="20"/>
              </w:rPr>
            </w:pPr>
            <w:proofErr w:type="spellStart"/>
            <w:r>
              <w:rPr>
                <w:spacing w:val="-2"/>
                <w:sz w:val="20"/>
              </w:rPr>
              <w:t>facdbl</w:t>
            </w:r>
            <w:proofErr w:type="spellEnd"/>
          </w:p>
        </w:tc>
        <w:tc>
          <w:tcPr>
            <w:tcW w:w="3343" w:type="dxa"/>
          </w:tcPr>
          <w:p w14:paraId="77ED5DF6" w14:textId="77777777" w:rsidR="00620CF6" w:rsidRDefault="00000000">
            <w:pPr>
              <w:pStyle w:val="TableParagraph"/>
              <w:spacing w:before="14"/>
              <w:ind w:left="422"/>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3519" w:type="dxa"/>
          </w:tcPr>
          <w:p w14:paraId="683AAAB0" w14:textId="77777777" w:rsidR="00620CF6" w:rsidRDefault="00000000">
            <w:pPr>
              <w:pStyle w:val="TableParagraph"/>
              <w:spacing w:before="14"/>
              <w:ind w:left="153"/>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spacing w:val="-2"/>
                <w:w w:val="120"/>
                <w:sz w:val="20"/>
              </w:rPr>
              <w:t>(A_AF3)</w:t>
            </w:r>
          </w:p>
        </w:tc>
        <w:tc>
          <w:tcPr>
            <w:tcW w:w="2419" w:type="dxa"/>
          </w:tcPr>
          <w:p w14:paraId="2DB319C0" w14:textId="77777777" w:rsidR="00620CF6" w:rsidRDefault="00000000">
            <w:pPr>
              <w:pStyle w:val="TableParagraph"/>
              <w:spacing w:before="14"/>
              <w:ind w:left="0" w:right="808"/>
              <w:jc w:val="right"/>
              <w:rPr>
                <w:sz w:val="20"/>
              </w:rPr>
            </w:pPr>
            <w:r>
              <w:rPr>
                <w:spacing w:val="-5"/>
                <w:sz w:val="20"/>
              </w:rPr>
              <w:t>13</w:t>
            </w:r>
          </w:p>
        </w:tc>
      </w:tr>
      <w:tr w:rsidR="00620CF6" w14:paraId="626113B5" w14:textId="77777777">
        <w:trPr>
          <w:trHeight w:val="797"/>
        </w:trPr>
        <w:tc>
          <w:tcPr>
            <w:tcW w:w="1115" w:type="dxa"/>
            <w:shd w:val="clear" w:color="auto" w:fill="F7F7F7"/>
          </w:tcPr>
          <w:p w14:paraId="65BC9B62" w14:textId="77777777" w:rsidR="00620CF6" w:rsidRDefault="00000000">
            <w:pPr>
              <w:pStyle w:val="TableParagraph"/>
              <w:rPr>
                <w:sz w:val="20"/>
              </w:rPr>
            </w:pPr>
            <w:r>
              <w:rPr>
                <w:spacing w:val="-2"/>
                <w:sz w:val="20"/>
              </w:rPr>
              <w:t>NPISH</w:t>
            </w:r>
          </w:p>
        </w:tc>
        <w:tc>
          <w:tcPr>
            <w:tcW w:w="1328" w:type="dxa"/>
            <w:shd w:val="clear" w:color="auto" w:fill="F7F7F7"/>
          </w:tcPr>
          <w:p w14:paraId="0FA1EF99" w14:textId="77777777" w:rsidR="00620CF6" w:rsidRDefault="00000000">
            <w:pPr>
              <w:pStyle w:val="TableParagraph"/>
              <w:ind w:left="377"/>
              <w:rPr>
                <w:sz w:val="20"/>
              </w:rPr>
            </w:pPr>
            <w:proofErr w:type="spellStart"/>
            <w:r>
              <w:rPr>
                <w:spacing w:val="-2"/>
                <w:sz w:val="20"/>
              </w:rPr>
              <w:t>faeqfd</w:t>
            </w:r>
            <w:proofErr w:type="spellEnd"/>
          </w:p>
        </w:tc>
        <w:tc>
          <w:tcPr>
            <w:tcW w:w="3343" w:type="dxa"/>
            <w:shd w:val="clear" w:color="auto" w:fill="F7F7F7"/>
          </w:tcPr>
          <w:p w14:paraId="527170C3" w14:textId="77777777" w:rsidR="00620CF6" w:rsidRDefault="00000000">
            <w:pPr>
              <w:pStyle w:val="TableParagraph"/>
              <w:ind w:left="422"/>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64FFBACF" w14:textId="77777777" w:rsidR="00620CF6" w:rsidRDefault="00000000">
            <w:pPr>
              <w:pStyle w:val="TableParagraph"/>
              <w:spacing w:before="129"/>
              <w:ind w:left="422"/>
              <w:rPr>
                <w:sz w:val="20"/>
              </w:rPr>
            </w:pPr>
            <w:r>
              <w:rPr>
                <w:spacing w:val="-2"/>
                <w:sz w:val="20"/>
              </w:rPr>
              <w:t>Fund</w:t>
            </w:r>
            <w:r>
              <w:rPr>
                <w:spacing w:val="-4"/>
                <w:sz w:val="20"/>
              </w:rPr>
              <w:t xml:space="preserve"> </w:t>
            </w:r>
            <w:r>
              <w:rPr>
                <w:spacing w:val="-2"/>
                <w:sz w:val="20"/>
              </w:rPr>
              <w:t>Shares</w:t>
            </w:r>
          </w:p>
        </w:tc>
        <w:tc>
          <w:tcPr>
            <w:tcW w:w="3519" w:type="dxa"/>
            <w:shd w:val="clear" w:color="auto" w:fill="F7F7F7"/>
          </w:tcPr>
          <w:p w14:paraId="41AE8C76" w14:textId="77777777" w:rsidR="00620CF6" w:rsidRDefault="00000000">
            <w:pPr>
              <w:pStyle w:val="TableParagraph"/>
              <w:ind w:left="153"/>
              <w:rPr>
                <w:sz w:val="20"/>
              </w:rPr>
            </w:pPr>
            <w:r>
              <w:rPr>
                <w:spacing w:val="-2"/>
                <w:w w:val="110"/>
                <w:sz w:val="20"/>
              </w:rPr>
              <w:t>(A_AF5)</w:t>
            </w:r>
          </w:p>
        </w:tc>
        <w:tc>
          <w:tcPr>
            <w:tcW w:w="2419" w:type="dxa"/>
            <w:shd w:val="clear" w:color="auto" w:fill="F7F7F7"/>
          </w:tcPr>
          <w:p w14:paraId="604F6EF8" w14:textId="77777777" w:rsidR="00620CF6" w:rsidRDefault="00000000">
            <w:pPr>
              <w:pStyle w:val="TableParagraph"/>
              <w:ind w:left="0" w:right="808"/>
              <w:jc w:val="right"/>
              <w:rPr>
                <w:sz w:val="20"/>
              </w:rPr>
            </w:pPr>
            <w:r>
              <w:rPr>
                <w:spacing w:val="-5"/>
                <w:sz w:val="20"/>
              </w:rPr>
              <w:t>36</w:t>
            </w:r>
          </w:p>
        </w:tc>
      </w:tr>
      <w:tr w:rsidR="00620CF6" w14:paraId="436AD5DE" w14:textId="77777777">
        <w:trPr>
          <w:trHeight w:val="430"/>
        </w:trPr>
        <w:tc>
          <w:tcPr>
            <w:tcW w:w="1115" w:type="dxa"/>
            <w:tcBorders>
              <w:bottom w:val="single" w:sz="8" w:space="0" w:color="000000"/>
            </w:tcBorders>
          </w:tcPr>
          <w:p w14:paraId="413DEB02" w14:textId="77777777" w:rsidR="00620CF6" w:rsidRDefault="00000000">
            <w:pPr>
              <w:pStyle w:val="TableParagraph"/>
              <w:rPr>
                <w:sz w:val="20"/>
              </w:rPr>
            </w:pPr>
            <w:r>
              <w:rPr>
                <w:spacing w:val="-2"/>
                <w:sz w:val="20"/>
              </w:rPr>
              <w:t>NPISH</w:t>
            </w:r>
          </w:p>
        </w:tc>
        <w:tc>
          <w:tcPr>
            <w:tcW w:w="1328" w:type="dxa"/>
            <w:tcBorders>
              <w:bottom w:val="single" w:sz="8" w:space="0" w:color="000000"/>
            </w:tcBorders>
          </w:tcPr>
          <w:p w14:paraId="7F6D86E9" w14:textId="77777777" w:rsidR="00620CF6" w:rsidRDefault="00000000">
            <w:pPr>
              <w:pStyle w:val="TableParagraph"/>
              <w:ind w:left="377"/>
              <w:rPr>
                <w:sz w:val="20"/>
              </w:rPr>
            </w:pPr>
            <w:proofErr w:type="spellStart"/>
            <w:r>
              <w:rPr>
                <w:spacing w:val="-2"/>
                <w:sz w:val="20"/>
              </w:rPr>
              <w:t>falipe</w:t>
            </w:r>
            <w:proofErr w:type="spellEnd"/>
          </w:p>
        </w:tc>
        <w:tc>
          <w:tcPr>
            <w:tcW w:w="3343" w:type="dxa"/>
            <w:tcBorders>
              <w:bottom w:val="single" w:sz="8" w:space="0" w:color="000000"/>
            </w:tcBorders>
          </w:tcPr>
          <w:p w14:paraId="27DD9B06" w14:textId="77777777" w:rsidR="00620CF6" w:rsidRDefault="00000000">
            <w:pPr>
              <w:pStyle w:val="TableParagraph"/>
              <w:ind w:left="422"/>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3519" w:type="dxa"/>
            <w:tcBorders>
              <w:bottom w:val="single" w:sz="8" w:space="0" w:color="000000"/>
            </w:tcBorders>
          </w:tcPr>
          <w:p w14:paraId="7B90EAC0" w14:textId="77777777" w:rsidR="00620CF6" w:rsidRDefault="00000000">
            <w:pPr>
              <w:pStyle w:val="TableParagraph"/>
              <w:ind w:left="153"/>
              <w:rPr>
                <w:sz w:val="20"/>
              </w:rPr>
            </w:pPr>
            <w:r>
              <w:rPr>
                <w:spacing w:val="-2"/>
                <w:w w:val="110"/>
                <w:sz w:val="20"/>
              </w:rPr>
              <w:t>(A_AF6)</w:t>
            </w:r>
          </w:p>
        </w:tc>
        <w:tc>
          <w:tcPr>
            <w:tcW w:w="2419" w:type="dxa"/>
            <w:tcBorders>
              <w:bottom w:val="single" w:sz="8" w:space="0" w:color="000000"/>
            </w:tcBorders>
          </w:tcPr>
          <w:p w14:paraId="018AC316" w14:textId="77777777" w:rsidR="00620CF6" w:rsidRDefault="00000000">
            <w:pPr>
              <w:pStyle w:val="TableParagraph"/>
              <w:ind w:left="0" w:right="808"/>
              <w:jc w:val="right"/>
              <w:rPr>
                <w:sz w:val="20"/>
              </w:rPr>
            </w:pPr>
            <w:r>
              <w:rPr>
                <w:spacing w:val="-5"/>
                <w:sz w:val="20"/>
              </w:rPr>
              <w:t>13</w:t>
            </w:r>
          </w:p>
        </w:tc>
      </w:tr>
    </w:tbl>
    <w:p w14:paraId="749B8C4C" w14:textId="77777777" w:rsidR="00620CF6" w:rsidRDefault="00620CF6">
      <w:pPr>
        <w:jc w:val="right"/>
        <w:rPr>
          <w:sz w:val="20"/>
        </w:rPr>
        <w:sectPr w:rsidR="00620CF6" w:rsidSect="00D60468">
          <w:pgSz w:w="15840" w:h="12240" w:orient="landscape"/>
          <w:pgMar w:top="1380" w:right="1940" w:bottom="280" w:left="1940" w:header="720" w:footer="720" w:gutter="0"/>
          <w:cols w:space="720"/>
        </w:sectPr>
      </w:pPr>
    </w:p>
    <w:p w14:paraId="0E62456F" w14:textId="77777777" w:rsidR="00620CF6" w:rsidRDefault="00000000">
      <w:pPr>
        <w:pStyle w:val="BodyText"/>
        <w:spacing w:before="106" w:line="355" w:lineRule="auto"/>
        <w:ind w:left="3100" w:right="3098"/>
      </w:pPr>
      <w:bookmarkStart w:id="557" w:name="_bookmark91"/>
      <w:bookmarkEnd w:id="557"/>
      <w:r>
        <w:lastRenderedPageBreak/>
        <w:t>Table B.8:</w:t>
      </w:r>
      <w:r>
        <w:rPr>
          <w:spacing w:val="21"/>
        </w:rPr>
        <w:t xml:space="preserve"> </w:t>
      </w:r>
      <w:r>
        <w:t>Composition rules:</w:t>
      </w:r>
      <w:r>
        <w:rPr>
          <w:spacing w:val="20"/>
        </w:rPr>
        <w:t xml:space="preserve"> </w:t>
      </w:r>
      <w:r>
        <w:t xml:space="preserve">Federal Reserve Board B.101 - Bal- </w:t>
      </w:r>
      <w:proofErr w:type="spellStart"/>
      <w:r>
        <w:t>ance</w:t>
      </w:r>
      <w:proofErr w:type="spellEnd"/>
      <w:r>
        <w:t xml:space="preserve"> Sheet</w:t>
      </w:r>
    </w:p>
    <w:p w14:paraId="6B0E76AF" w14:textId="77777777" w:rsidR="00620CF6" w:rsidRDefault="00620CF6">
      <w:pPr>
        <w:pStyle w:val="BodyText"/>
        <w:spacing w:before="5"/>
        <w:rPr>
          <w:sz w:val="16"/>
        </w:rPr>
      </w:pPr>
    </w:p>
    <w:tbl>
      <w:tblPr>
        <w:tblW w:w="0" w:type="auto"/>
        <w:tblInd w:w="126" w:type="dxa"/>
        <w:tblLayout w:type="fixed"/>
        <w:tblCellMar>
          <w:left w:w="0" w:type="dxa"/>
          <w:right w:w="0" w:type="dxa"/>
        </w:tblCellMar>
        <w:tblLook w:val="01E0" w:firstRow="1" w:lastRow="1" w:firstColumn="1" w:lastColumn="1" w:noHBand="0" w:noVBand="0"/>
      </w:tblPr>
      <w:tblGrid>
        <w:gridCol w:w="1297"/>
        <w:gridCol w:w="1181"/>
        <w:gridCol w:w="3307"/>
        <w:gridCol w:w="4789"/>
        <w:gridCol w:w="1149"/>
      </w:tblGrid>
      <w:tr w:rsidR="00620CF6" w14:paraId="12B371C0" w14:textId="77777777">
        <w:trPr>
          <w:trHeight w:val="486"/>
        </w:trPr>
        <w:tc>
          <w:tcPr>
            <w:tcW w:w="1297" w:type="dxa"/>
            <w:tcBorders>
              <w:top w:val="single" w:sz="8" w:space="0" w:color="000000"/>
              <w:bottom w:val="single" w:sz="4" w:space="0" w:color="000000"/>
            </w:tcBorders>
          </w:tcPr>
          <w:p w14:paraId="24EBFCBB" w14:textId="77777777" w:rsidR="00620CF6" w:rsidRDefault="00000000">
            <w:pPr>
              <w:pStyle w:val="TableParagraph"/>
              <w:spacing w:before="123"/>
              <w:rPr>
                <w:sz w:val="20"/>
              </w:rPr>
            </w:pPr>
            <w:r>
              <w:rPr>
                <w:spacing w:val="-2"/>
                <w:sz w:val="20"/>
              </w:rPr>
              <w:t>Sector</w:t>
            </w:r>
          </w:p>
        </w:tc>
        <w:tc>
          <w:tcPr>
            <w:tcW w:w="1181" w:type="dxa"/>
            <w:tcBorders>
              <w:top w:val="single" w:sz="8" w:space="0" w:color="000000"/>
              <w:bottom w:val="single" w:sz="4" w:space="0" w:color="000000"/>
            </w:tcBorders>
          </w:tcPr>
          <w:p w14:paraId="0C4B4DCE" w14:textId="77777777" w:rsidR="00620CF6" w:rsidRDefault="00000000">
            <w:pPr>
              <w:pStyle w:val="TableParagraph"/>
              <w:spacing w:before="123"/>
              <w:ind w:left="195"/>
              <w:rPr>
                <w:sz w:val="20"/>
              </w:rPr>
            </w:pPr>
            <w:r>
              <w:rPr>
                <w:spacing w:val="-4"/>
                <w:sz w:val="20"/>
              </w:rPr>
              <w:t>Code</w:t>
            </w:r>
          </w:p>
        </w:tc>
        <w:tc>
          <w:tcPr>
            <w:tcW w:w="3307" w:type="dxa"/>
            <w:tcBorders>
              <w:top w:val="single" w:sz="8" w:space="0" w:color="000000"/>
              <w:bottom w:val="single" w:sz="4" w:space="0" w:color="000000"/>
            </w:tcBorders>
          </w:tcPr>
          <w:p w14:paraId="3FF49055" w14:textId="77777777" w:rsidR="00620CF6" w:rsidRDefault="00000000">
            <w:pPr>
              <w:pStyle w:val="TableParagraph"/>
              <w:spacing w:before="123"/>
              <w:ind w:left="387"/>
              <w:rPr>
                <w:sz w:val="20"/>
              </w:rPr>
            </w:pPr>
            <w:r>
              <w:rPr>
                <w:spacing w:val="-2"/>
                <w:sz w:val="20"/>
              </w:rPr>
              <w:t>Concept</w:t>
            </w:r>
          </w:p>
        </w:tc>
        <w:tc>
          <w:tcPr>
            <w:tcW w:w="4789" w:type="dxa"/>
            <w:tcBorders>
              <w:top w:val="single" w:sz="8" w:space="0" w:color="000000"/>
              <w:bottom w:val="single" w:sz="4" w:space="0" w:color="000000"/>
            </w:tcBorders>
          </w:tcPr>
          <w:p w14:paraId="2451E512" w14:textId="77777777" w:rsidR="00620CF6" w:rsidRDefault="00000000">
            <w:pPr>
              <w:pStyle w:val="TableParagraph"/>
              <w:spacing w:before="123"/>
              <w:ind w:left="154"/>
              <w:rPr>
                <w:sz w:val="20"/>
              </w:rPr>
            </w:pPr>
            <w:r>
              <w:rPr>
                <w:spacing w:val="-4"/>
                <w:sz w:val="20"/>
              </w:rPr>
              <w:t>Composition</w:t>
            </w:r>
            <w:r>
              <w:rPr>
                <w:spacing w:val="3"/>
                <w:sz w:val="20"/>
              </w:rPr>
              <w:t xml:space="preserve"> </w:t>
            </w:r>
            <w:r>
              <w:rPr>
                <w:spacing w:val="-4"/>
                <w:sz w:val="20"/>
              </w:rPr>
              <w:t>rule</w:t>
            </w:r>
            <w:r>
              <w:rPr>
                <w:spacing w:val="3"/>
                <w:sz w:val="20"/>
              </w:rPr>
              <w:t xml:space="preserve"> </w:t>
            </w:r>
            <w:r>
              <w:rPr>
                <w:spacing w:val="-4"/>
                <w:sz w:val="20"/>
              </w:rPr>
              <w:t>using</w:t>
            </w:r>
            <w:r>
              <w:rPr>
                <w:spacing w:val="3"/>
                <w:sz w:val="20"/>
              </w:rPr>
              <w:t xml:space="preserve"> </w:t>
            </w:r>
            <w:r>
              <w:rPr>
                <w:spacing w:val="-4"/>
                <w:sz w:val="20"/>
              </w:rPr>
              <w:t>codes</w:t>
            </w:r>
          </w:p>
        </w:tc>
        <w:tc>
          <w:tcPr>
            <w:tcW w:w="1149" w:type="dxa"/>
            <w:tcBorders>
              <w:top w:val="single" w:sz="8" w:space="0" w:color="000000"/>
              <w:bottom w:val="single" w:sz="4" w:space="0" w:color="000000"/>
            </w:tcBorders>
          </w:tcPr>
          <w:p w14:paraId="74CDB55C" w14:textId="77777777" w:rsidR="00620CF6" w:rsidRDefault="00000000">
            <w:pPr>
              <w:pStyle w:val="TableParagraph"/>
              <w:spacing w:before="123"/>
              <w:ind w:left="139"/>
              <w:rPr>
                <w:sz w:val="20"/>
              </w:rPr>
            </w:pPr>
            <w:r>
              <w:rPr>
                <w:spacing w:val="-2"/>
                <w:sz w:val="20"/>
              </w:rPr>
              <w:t>Frequency</w:t>
            </w:r>
          </w:p>
        </w:tc>
      </w:tr>
      <w:tr w:rsidR="00620CF6" w14:paraId="0E9AA180" w14:textId="77777777">
        <w:trPr>
          <w:trHeight w:val="55"/>
        </w:trPr>
        <w:tc>
          <w:tcPr>
            <w:tcW w:w="1297" w:type="dxa"/>
            <w:tcBorders>
              <w:top w:val="single" w:sz="4" w:space="0" w:color="000000"/>
            </w:tcBorders>
            <w:shd w:val="clear" w:color="auto" w:fill="F7F7F7"/>
          </w:tcPr>
          <w:p w14:paraId="091F98D0" w14:textId="77777777" w:rsidR="00620CF6" w:rsidRDefault="00620CF6">
            <w:pPr>
              <w:pStyle w:val="TableParagraph"/>
              <w:spacing w:before="0"/>
              <w:ind w:left="0"/>
              <w:rPr>
                <w:rFonts w:ascii="Times New Roman"/>
                <w:sz w:val="2"/>
              </w:rPr>
            </w:pPr>
          </w:p>
        </w:tc>
        <w:tc>
          <w:tcPr>
            <w:tcW w:w="1181" w:type="dxa"/>
            <w:tcBorders>
              <w:top w:val="single" w:sz="4" w:space="0" w:color="000000"/>
            </w:tcBorders>
            <w:shd w:val="clear" w:color="auto" w:fill="F7F7F7"/>
          </w:tcPr>
          <w:p w14:paraId="1C3610AC" w14:textId="77777777" w:rsidR="00620CF6" w:rsidRDefault="00620CF6">
            <w:pPr>
              <w:pStyle w:val="TableParagraph"/>
              <w:spacing w:before="0"/>
              <w:ind w:left="0"/>
              <w:rPr>
                <w:rFonts w:ascii="Times New Roman"/>
                <w:sz w:val="2"/>
              </w:rPr>
            </w:pPr>
          </w:p>
        </w:tc>
        <w:tc>
          <w:tcPr>
            <w:tcW w:w="3307" w:type="dxa"/>
            <w:tcBorders>
              <w:top w:val="single" w:sz="4" w:space="0" w:color="000000"/>
            </w:tcBorders>
            <w:shd w:val="clear" w:color="auto" w:fill="F7F7F7"/>
          </w:tcPr>
          <w:p w14:paraId="612A574C" w14:textId="77777777" w:rsidR="00620CF6" w:rsidRDefault="00620CF6">
            <w:pPr>
              <w:pStyle w:val="TableParagraph"/>
              <w:spacing w:before="0"/>
              <w:ind w:left="0"/>
              <w:rPr>
                <w:rFonts w:ascii="Times New Roman"/>
                <w:sz w:val="2"/>
              </w:rPr>
            </w:pPr>
          </w:p>
        </w:tc>
        <w:tc>
          <w:tcPr>
            <w:tcW w:w="4789" w:type="dxa"/>
            <w:tcBorders>
              <w:top w:val="single" w:sz="4" w:space="0" w:color="000000"/>
            </w:tcBorders>
            <w:shd w:val="clear" w:color="auto" w:fill="F7F7F7"/>
          </w:tcPr>
          <w:p w14:paraId="3063DD05" w14:textId="77777777" w:rsidR="00620CF6" w:rsidRDefault="00620CF6">
            <w:pPr>
              <w:pStyle w:val="TableParagraph"/>
              <w:spacing w:before="0"/>
              <w:ind w:left="0"/>
              <w:rPr>
                <w:rFonts w:ascii="Times New Roman"/>
                <w:sz w:val="2"/>
              </w:rPr>
            </w:pPr>
          </w:p>
        </w:tc>
        <w:tc>
          <w:tcPr>
            <w:tcW w:w="1149" w:type="dxa"/>
            <w:tcBorders>
              <w:top w:val="single" w:sz="4" w:space="0" w:color="000000"/>
            </w:tcBorders>
            <w:shd w:val="clear" w:color="auto" w:fill="F7F7F7"/>
          </w:tcPr>
          <w:p w14:paraId="0222DD90" w14:textId="77777777" w:rsidR="00620CF6" w:rsidRDefault="00620CF6">
            <w:pPr>
              <w:pStyle w:val="TableParagraph"/>
              <w:spacing w:before="0"/>
              <w:ind w:left="0"/>
              <w:rPr>
                <w:rFonts w:ascii="Times New Roman"/>
                <w:sz w:val="2"/>
              </w:rPr>
            </w:pPr>
          </w:p>
        </w:tc>
      </w:tr>
      <w:tr w:rsidR="00620CF6" w14:paraId="33B48E89" w14:textId="77777777">
        <w:trPr>
          <w:trHeight w:val="797"/>
        </w:trPr>
        <w:tc>
          <w:tcPr>
            <w:tcW w:w="1297" w:type="dxa"/>
            <w:shd w:val="clear" w:color="auto" w:fill="F7F7F7"/>
          </w:tcPr>
          <w:p w14:paraId="5D326A37" w14:textId="77777777" w:rsidR="00620CF6" w:rsidRDefault="00000000">
            <w:pPr>
              <w:pStyle w:val="TableParagraph"/>
              <w:rPr>
                <w:sz w:val="20"/>
              </w:rPr>
            </w:pPr>
            <w:r>
              <w:rPr>
                <w:spacing w:val="-2"/>
                <w:sz w:val="20"/>
              </w:rPr>
              <w:t>Households</w:t>
            </w:r>
          </w:p>
          <w:p w14:paraId="7221B218"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shd w:val="clear" w:color="auto" w:fill="F7F7F7"/>
          </w:tcPr>
          <w:p w14:paraId="11BA3510" w14:textId="77777777" w:rsidR="00620CF6" w:rsidRDefault="00000000">
            <w:pPr>
              <w:pStyle w:val="TableParagraph"/>
              <w:ind w:left="195"/>
              <w:rPr>
                <w:sz w:val="20"/>
              </w:rPr>
            </w:pPr>
            <w:proofErr w:type="spellStart"/>
            <w:r>
              <w:rPr>
                <w:spacing w:val="-2"/>
                <w:sz w:val="20"/>
              </w:rPr>
              <w:t>netwea</w:t>
            </w:r>
            <w:proofErr w:type="spellEnd"/>
          </w:p>
        </w:tc>
        <w:tc>
          <w:tcPr>
            <w:tcW w:w="3307" w:type="dxa"/>
            <w:shd w:val="clear" w:color="auto" w:fill="F7F7F7"/>
          </w:tcPr>
          <w:p w14:paraId="2F92617C" w14:textId="77777777" w:rsidR="00620CF6" w:rsidRDefault="00000000">
            <w:pPr>
              <w:pStyle w:val="TableParagraph"/>
              <w:ind w:left="387"/>
              <w:rPr>
                <w:sz w:val="20"/>
              </w:rPr>
            </w:pPr>
            <w:r>
              <w:rPr>
                <w:sz w:val="20"/>
              </w:rPr>
              <w:t>Net</w:t>
            </w:r>
            <w:r>
              <w:rPr>
                <w:spacing w:val="2"/>
                <w:sz w:val="20"/>
              </w:rPr>
              <w:t xml:space="preserve"> </w:t>
            </w:r>
            <w:r>
              <w:rPr>
                <w:spacing w:val="-2"/>
                <w:sz w:val="20"/>
              </w:rPr>
              <w:t>Wealth</w:t>
            </w:r>
          </w:p>
        </w:tc>
        <w:tc>
          <w:tcPr>
            <w:tcW w:w="4789" w:type="dxa"/>
            <w:shd w:val="clear" w:color="auto" w:fill="F7F7F7"/>
          </w:tcPr>
          <w:p w14:paraId="1DB28E24" w14:textId="77777777" w:rsidR="00620CF6" w:rsidRDefault="00000000">
            <w:pPr>
              <w:pStyle w:val="TableParagraph"/>
              <w:ind w:left="154"/>
              <w:rPr>
                <w:sz w:val="20"/>
              </w:rPr>
            </w:pPr>
            <w:r>
              <w:rPr>
                <w:sz w:val="20"/>
              </w:rPr>
              <w:t>(Financial</w:t>
            </w:r>
            <w:r>
              <w:rPr>
                <w:spacing w:val="8"/>
                <w:sz w:val="20"/>
              </w:rPr>
              <w:t xml:space="preserve"> </w:t>
            </w:r>
            <w:r>
              <w:rPr>
                <w:sz w:val="20"/>
              </w:rPr>
              <w:t>Assets</w:t>
            </w:r>
            <w:r>
              <w:rPr>
                <w:spacing w:val="9"/>
                <w:sz w:val="20"/>
              </w:rPr>
              <w:t xml:space="preserve"> </w:t>
            </w:r>
            <w:r>
              <w:rPr>
                <w:sz w:val="20"/>
              </w:rPr>
              <w:t>&amp;</w:t>
            </w:r>
            <w:r>
              <w:rPr>
                <w:spacing w:val="9"/>
                <w:sz w:val="20"/>
              </w:rPr>
              <w:t xml:space="preserve"> </w:t>
            </w:r>
            <w:r>
              <w:rPr>
                <w:sz w:val="20"/>
              </w:rPr>
              <w:t>Fixed</w:t>
            </w:r>
            <w:r>
              <w:rPr>
                <w:spacing w:val="9"/>
                <w:sz w:val="20"/>
              </w:rPr>
              <w:t xml:space="preserve"> </w:t>
            </w:r>
            <w:r>
              <w:rPr>
                <w:sz w:val="20"/>
              </w:rPr>
              <w:t>Capital</w:t>
            </w:r>
            <w:r>
              <w:rPr>
                <w:spacing w:val="9"/>
                <w:sz w:val="20"/>
              </w:rPr>
              <w:t xml:space="preserve"> </w:t>
            </w:r>
            <w:r>
              <w:rPr>
                <w:sz w:val="20"/>
              </w:rPr>
              <w:t>of</w:t>
            </w:r>
            <w:r>
              <w:rPr>
                <w:spacing w:val="9"/>
                <w:sz w:val="20"/>
              </w:rPr>
              <w:t xml:space="preserve"> </w:t>
            </w:r>
            <w:r>
              <w:rPr>
                <w:spacing w:val="-2"/>
                <w:sz w:val="20"/>
              </w:rPr>
              <w:t>Personal</w:t>
            </w:r>
          </w:p>
          <w:p w14:paraId="6603C87A" w14:textId="77777777" w:rsidR="00620CF6" w:rsidRDefault="00000000">
            <w:pPr>
              <w:pStyle w:val="TableParagraph"/>
              <w:spacing w:before="129"/>
              <w:ind w:left="154"/>
              <w:rPr>
                <w:sz w:val="20"/>
              </w:rPr>
            </w:pPr>
            <w:r>
              <w:rPr>
                <w:sz w:val="20"/>
              </w:rPr>
              <w:t>Businesses)</w:t>
            </w:r>
            <w:r>
              <w:rPr>
                <w:spacing w:val="9"/>
                <w:sz w:val="20"/>
              </w:rPr>
              <w:t xml:space="preserve"> </w:t>
            </w:r>
            <w:r>
              <w:rPr>
                <w:sz w:val="20"/>
              </w:rPr>
              <w:t>+</w:t>
            </w:r>
            <w:r>
              <w:rPr>
                <w:spacing w:val="9"/>
                <w:sz w:val="20"/>
              </w:rPr>
              <w:t xml:space="preserve"> </w:t>
            </w:r>
            <w:r>
              <w:rPr>
                <w:sz w:val="20"/>
              </w:rPr>
              <w:t>(Housing</w:t>
            </w:r>
            <w:r>
              <w:rPr>
                <w:spacing w:val="9"/>
                <w:sz w:val="20"/>
              </w:rPr>
              <w:t xml:space="preserve"> </w:t>
            </w:r>
            <w:r>
              <w:rPr>
                <w:sz w:val="20"/>
              </w:rPr>
              <w:t>&amp;</w:t>
            </w:r>
            <w:r>
              <w:rPr>
                <w:spacing w:val="9"/>
                <w:sz w:val="20"/>
              </w:rPr>
              <w:t xml:space="preserve"> </w:t>
            </w:r>
            <w:r>
              <w:rPr>
                <w:sz w:val="20"/>
              </w:rPr>
              <w:t>Land)</w:t>
            </w:r>
            <w:r>
              <w:rPr>
                <w:spacing w:val="9"/>
                <w:sz w:val="20"/>
              </w:rPr>
              <w:t xml:space="preserve"> </w:t>
            </w:r>
            <w:r>
              <w:rPr>
                <w:sz w:val="20"/>
              </w:rPr>
              <w:t>-</w:t>
            </w:r>
            <w:r>
              <w:rPr>
                <w:spacing w:val="9"/>
                <w:sz w:val="20"/>
              </w:rPr>
              <w:t xml:space="preserve"> </w:t>
            </w:r>
            <w:r>
              <w:rPr>
                <w:spacing w:val="-2"/>
                <w:sz w:val="20"/>
              </w:rPr>
              <w:t>(Debt)</w:t>
            </w:r>
          </w:p>
        </w:tc>
        <w:tc>
          <w:tcPr>
            <w:tcW w:w="1149" w:type="dxa"/>
            <w:shd w:val="clear" w:color="auto" w:fill="F7F7F7"/>
          </w:tcPr>
          <w:p w14:paraId="3A2EE283" w14:textId="77777777" w:rsidR="00620CF6" w:rsidRDefault="00000000">
            <w:pPr>
              <w:pStyle w:val="TableParagraph"/>
              <w:ind w:left="139"/>
              <w:rPr>
                <w:sz w:val="20"/>
              </w:rPr>
            </w:pPr>
            <w:r>
              <w:rPr>
                <w:w w:val="99"/>
                <w:sz w:val="20"/>
              </w:rPr>
              <w:t>1</w:t>
            </w:r>
          </w:p>
        </w:tc>
      </w:tr>
      <w:tr w:rsidR="00620CF6" w14:paraId="548CF934" w14:textId="77777777">
        <w:trPr>
          <w:trHeight w:val="797"/>
        </w:trPr>
        <w:tc>
          <w:tcPr>
            <w:tcW w:w="1297" w:type="dxa"/>
          </w:tcPr>
          <w:p w14:paraId="30CCFA88" w14:textId="77777777" w:rsidR="00620CF6" w:rsidRDefault="00000000">
            <w:pPr>
              <w:pStyle w:val="TableParagraph"/>
              <w:rPr>
                <w:sz w:val="20"/>
              </w:rPr>
            </w:pPr>
            <w:r>
              <w:rPr>
                <w:spacing w:val="-2"/>
                <w:sz w:val="20"/>
              </w:rPr>
              <w:t>Households</w:t>
            </w:r>
          </w:p>
          <w:p w14:paraId="42B4084D"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tcPr>
          <w:p w14:paraId="0FAF4419" w14:textId="77777777" w:rsidR="00620CF6" w:rsidRDefault="00000000">
            <w:pPr>
              <w:pStyle w:val="TableParagraph"/>
              <w:ind w:left="195"/>
              <w:rPr>
                <w:sz w:val="20"/>
              </w:rPr>
            </w:pPr>
            <w:proofErr w:type="spellStart"/>
            <w:r>
              <w:rPr>
                <w:spacing w:val="-2"/>
                <w:sz w:val="20"/>
              </w:rPr>
              <w:t>nnhass</w:t>
            </w:r>
            <w:proofErr w:type="spellEnd"/>
          </w:p>
        </w:tc>
        <w:tc>
          <w:tcPr>
            <w:tcW w:w="3307" w:type="dxa"/>
          </w:tcPr>
          <w:p w14:paraId="51D4298E" w14:textId="77777777" w:rsidR="00620CF6" w:rsidRDefault="00000000">
            <w:pPr>
              <w:pStyle w:val="TableParagraph"/>
              <w:ind w:left="387"/>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534B0872" w14:textId="77777777" w:rsidR="00620CF6" w:rsidRDefault="00000000">
            <w:pPr>
              <w:pStyle w:val="TableParagraph"/>
              <w:spacing w:before="129"/>
              <w:ind w:left="387"/>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789" w:type="dxa"/>
          </w:tcPr>
          <w:p w14:paraId="008FF1C8" w14:textId="77777777" w:rsidR="00620CF6" w:rsidRDefault="00000000">
            <w:pPr>
              <w:pStyle w:val="TableParagraph"/>
              <w:ind w:left="154"/>
              <w:rPr>
                <w:sz w:val="20"/>
              </w:rPr>
            </w:pPr>
            <w:r>
              <w:rPr>
                <w:sz w:val="20"/>
              </w:rPr>
              <w:t>(AN)</w:t>
            </w:r>
            <w:r>
              <w:rPr>
                <w:spacing w:val="24"/>
                <w:sz w:val="20"/>
              </w:rPr>
              <w:t xml:space="preserve"> </w:t>
            </w:r>
            <w:r>
              <w:rPr>
                <w:sz w:val="20"/>
              </w:rPr>
              <w:t>-</w:t>
            </w:r>
            <w:r>
              <w:rPr>
                <w:spacing w:val="25"/>
                <w:sz w:val="20"/>
              </w:rPr>
              <w:t xml:space="preserve"> </w:t>
            </w:r>
            <w:r>
              <w:rPr>
                <w:sz w:val="20"/>
              </w:rPr>
              <w:t>(AN111)</w:t>
            </w:r>
            <w:r>
              <w:rPr>
                <w:spacing w:val="24"/>
                <w:sz w:val="20"/>
              </w:rPr>
              <w:t xml:space="preserve"> </w:t>
            </w:r>
            <w:r>
              <w:rPr>
                <w:sz w:val="20"/>
              </w:rPr>
              <w:t>-</w:t>
            </w:r>
            <w:r>
              <w:rPr>
                <w:spacing w:val="25"/>
                <w:sz w:val="20"/>
              </w:rPr>
              <w:t xml:space="preserve"> </w:t>
            </w:r>
            <w:r>
              <w:rPr>
                <w:sz w:val="20"/>
              </w:rPr>
              <w:t>(XDHHCE)</w:t>
            </w:r>
            <w:r>
              <w:rPr>
                <w:spacing w:val="25"/>
                <w:sz w:val="20"/>
              </w:rPr>
              <w:t xml:space="preserve"> </w:t>
            </w:r>
            <w:r>
              <w:rPr>
                <w:sz w:val="20"/>
              </w:rPr>
              <w:t>+</w:t>
            </w:r>
            <w:r>
              <w:rPr>
                <w:spacing w:val="24"/>
                <w:sz w:val="20"/>
              </w:rPr>
              <w:t xml:space="preserve"> </w:t>
            </w:r>
            <w:r>
              <w:rPr>
                <w:spacing w:val="-2"/>
                <w:sz w:val="20"/>
              </w:rPr>
              <w:t>(A_AF)</w:t>
            </w:r>
          </w:p>
        </w:tc>
        <w:tc>
          <w:tcPr>
            <w:tcW w:w="1149" w:type="dxa"/>
          </w:tcPr>
          <w:p w14:paraId="2D3B3C81" w14:textId="77777777" w:rsidR="00620CF6" w:rsidRDefault="00000000">
            <w:pPr>
              <w:pStyle w:val="TableParagraph"/>
              <w:ind w:left="139"/>
              <w:rPr>
                <w:sz w:val="20"/>
              </w:rPr>
            </w:pPr>
            <w:r>
              <w:rPr>
                <w:w w:val="99"/>
                <w:sz w:val="20"/>
              </w:rPr>
              <w:t>1</w:t>
            </w:r>
          </w:p>
        </w:tc>
      </w:tr>
      <w:tr w:rsidR="00620CF6" w14:paraId="4465BDD6" w14:textId="77777777">
        <w:trPr>
          <w:trHeight w:val="797"/>
        </w:trPr>
        <w:tc>
          <w:tcPr>
            <w:tcW w:w="1297" w:type="dxa"/>
            <w:shd w:val="clear" w:color="auto" w:fill="F7F7F7"/>
          </w:tcPr>
          <w:p w14:paraId="3F412B27" w14:textId="77777777" w:rsidR="00620CF6" w:rsidRDefault="00000000">
            <w:pPr>
              <w:pStyle w:val="TableParagraph"/>
              <w:rPr>
                <w:sz w:val="20"/>
              </w:rPr>
            </w:pPr>
            <w:r>
              <w:rPr>
                <w:spacing w:val="-2"/>
                <w:sz w:val="20"/>
              </w:rPr>
              <w:t>Households</w:t>
            </w:r>
          </w:p>
          <w:p w14:paraId="42213E80"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shd w:val="clear" w:color="auto" w:fill="F7F7F7"/>
          </w:tcPr>
          <w:p w14:paraId="10678B58" w14:textId="77777777" w:rsidR="00620CF6" w:rsidRDefault="00000000">
            <w:pPr>
              <w:pStyle w:val="TableParagraph"/>
              <w:ind w:left="195"/>
              <w:rPr>
                <w:sz w:val="20"/>
              </w:rPr>
            </w:pPr>
            <w:proofErr w:type="spellStart"/>
            <w:r>
              <w:rPr>
                <w:spacing w:val="-2"/>
                <w:sz w:val="20"/>
              </w:rPr>
              <w:t>fliabi</w:t>
            </w:r>
            <w:proofErr w:type="spellEnd"/>
          </w:p>
        </w:tc>
        <w:tc>
          <w:tcPr>
            <w:tcW w:w="3307" w:type="dxa"/>
            <w:shd w:val="clear" w:color="auto" w:fill="F7F7F7"/>
          </w:tcPr>
          <w:p w14:paraId="6F597673" w14:textId="77777777" w:rsidR="00620CF6" w:rsidRDefault="00000000">
            <w:pPr>
              <w:pStyle w:val="TableParagraph"/>
              <w:ind w:left="387"/>
              <w:rPr>
                <w:sz w:val="20"/>
              </w:rPr>
            </w:pPr>
            <w:r>
              <w:rPr>
                <w:spacing w:val="-4"/>
                <w:sz w:val="20"/>
              </w:rPr>
              <w:t>Debt</w:t>
            </w:r>
          </w:p>
        </w:tc>
        <w:tc>
          <w:tcPr>
            <w:tcW w:w="4789" w:type="dxa"/>
            <w:shd w:val="clear" w:color="auto" w:fill="F7F7F7"/>
          </w:tcPr>
          <w:p w14:paraId="5621FE8E"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spacing w:val="-2"/>
                <w:w w:val="120"/>
                <w:sz w:val="20"/>
              </w:rPr>
              <w:t>(L_AF4)</w:t>
            </w:r>
          </w:p>
        </w:tc>
        <w:tc>
          <w:tcPr>
            <w:tcW w:w="1149" w:type="dxa"/>
            <w:shd w:val="clear" w:color="auto" w:fill="F7F7F7"/>
          </w:tcPr>
          <w:p w14:paraId="712F7343" w14:textId="77777777" w:rsidR="00620CF6" w:rsidRDefault="00000000">
            <w:pPr>
              <w:pStyle w:val="TableParagraph"/>
              <w:ind w:left="139"/>
              <w:rPr>
                <w:sz w:val="20"/>
              </w:rPr>
            </w:pPr>
            <w:r>
              <w:rPr>
                <w:w w:val="99"/>
                <w:sz w:val="20"/>
              </w:rPr>
              <w:t>1</w:t>
            </w:r>
          </w:p>
        </w:tc>
      </w:tr>
      <w:tr w:rsidR="00620CF6" w14:paraId="08649763" w14:textId="77777777">
        <w:trPr>
          <w:trHeight w:val="797"/>
        </w:trPr>
        <w:tc>
          <w:tcPr>
            <w:tcW w:w="1297" w:type="dxa"/>
          </w:tcPr>
          <w:p w14:paraId="0E30952F" w14:textId="77777777" w:rsidR="00620CF6" w:rsidRDefault="00000000">
            <w:pPr>
              <w:pStyle w:val="TableParagraph"/>
              <w:rPr>
                <w:sz w:val="20"/>
              </w:rPr>
            </w:pPr>
            <w:r>
              <w:rPr>
                <w:spacing w:val="-2"/>
                <w:sz w:val="20"/>
              </w:rPr>
              <w:t>Households</w:t>
            </w:r>
          </w:p>
          <w:p w14:paraId="78D7E8C3" w14:textId="77777777" w:rsidR="00620CF6" w:rsidRDefault="00000000">
            <w:pPr>
              <w:pStyle w:val="TableParagraph"/>
              <w:spacing w:before="128"/>
              <w:rPr>
                <w:sz w:val="20"/>
              </w:rPr>
            </w:pPr>
            <w:r>
              <w:rPr>
                <w:sz w:val="20"/>
              </w:rPr>
              <w:t>&amp;</w:t>
            </w:r>
            <w:r>
              <w:rPr>
                <w:spacing w:val="14"/>
                <w:sz w:val="20"/>
              </w:rPr>
              <w:t xml:space="preserve"> </w:t>
            </w:r>
            <w:r>
              <w:rPr>
                <w:spacing w:val="-2"/>
                <w:sz w:val="20"/>
              </w:rPr>
              <w:t>NPISH</w:t>
            </w:r>
          </w:p>
        </w:tc>
        <w:tc>
          <w:tcPr>
            <w:tcW w:w="1181" w:type="dxa"/>
          </w:tcPr>
          <w:p w14:paraId="0E0985FE" w14:textId="77777777" w:rsidR="00620CF6" w:rsidRDefault="00000000">
            <w:pPr>
              <w:pStyle w:val="TableParagraph"/>
              <w:ind w:left="195"/>
              <w:rPr>
                <w:sz w:val="20"/>
              </w:rPr>
            </w:pPr>
            <w:proofErr w:type="spellStart"/>
            <w:r>
              <w:rPr>
                <w:spacing w:val="-2"/>
                <w:sz w:val="20"/>
              </w:rPr>
              <w:t>facdbl</w:t>
            </w:r>
            <w:proofErr w:type="spellEnd"/>
          </w:p>
        </w:tc>
        <w:tc>
          <w:tcPr>
            <w:tcW w:w="3307" w:type="dxa"/>
          </w:tcPr>
          <w:p w14:paraId="1E660C36" w14:textId="77777777" w:rsidR="00620CF6" w:rsidRDefault="00000000">
            <w:pPr>
              <w:pStyle w:val="TableParagraph"/>
              <w:ind w:left="387"/>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789" w:type="dxa"/>
          </w:tcPr>
          <w:p w14:paraId="4BEF2A2A" w14:textId="77777777" w:rsidR="00620CF6" w:rsidRPr="009E4A40" w:rsidRDefault="00000000">
            <w:pPr>
              <w:pStyle w:val="TableParagraph"/>
              <w:ind w:left="154"/>
              <w:rPr>
                <w:sz w:val="20"/>
                <w:lang w:val="pt-PT"/>
                <w:rPrChange w:id="558" w:author="Francesca Subioli" w:date="2024-07-03T17:38:00Z">
                  <w:rPr>
                    <w:sz w:val="20"/>
                  </w:rPr>
                </w:rPrChange>
              </w:rPr>
            </w:pPr>
            <w:r w:rsidRPr="009E4A40">
              <w:rPr>
                <w:w w:val="115"/>
                <w:sz w:val="20"/>
                <w:lang w:val="pt-PT"/>
                <w:rPrChange w:id="559" w:author="Francesca Subioli" w:date="2024-07-03T17:38:00Z">
                  <w:rPr>
                    <w:w w:val="115"/>
                    <w:sz w:val="20"/>
                  </w:rPr>
                </w:rPrChange>
              </w:rPr>
              <w:t>(A_AF21) +</w:t>
            </w:r>
            <w:r w:rsidRPr="009E4A40">
              <w:rPr>
                <w:spacing w:val="3"/>
                <w:w w:val="115"/>
                <w:sz w:val="20"/>
                <w:lang w:val="pt-PT"/>
                <w:rPrChange w:id="560" w:author="Francesca Subioli" w:date="2024-07-03T17:38:00Z">
                  <w:rPr>
                    <w:spacing w:val="3"/>
                    <w:w w:val="115"/>
                    <w:sz w:val="20"/>
                  </w:rPr>
                </w:rPrChange>
              </w:rPr>
              <w:t xml:space="preserve"> </w:t>
            </w:r>
            <w:r w:rsidRPr="009E4A40">
              <w:rPr>
                <w:w w:val="115"/>
                <w:sz w:val="20"/>
                <w:lang w:val="pt-PT"/>
                <w:rPrChange w:id="561" w:author="Francesca Subioli" w:date="2024-07-03T17:38:00Z">
                  <w:rPr>
                    <w:w w:val="115"/>
                    <w:sz w:val="20"/>
                  </w:rPr>
                </w:rPrChange>
              </w:rPr>
              <w:t>(A_AF22)</w:t>
            </w:r>
            <w:r w:rsidRPr="009E4A40">
              <w:rPr>
                <w:spacing w:val="3"/>
                <w:w w:val="115"/>
                <w:sz w:val="20"/>
                <w:lang w:val="pt-PT"/>
                <w:rPrChange w:id="562" w:author="Francesca Subioli" w:date="2024-07-03T17:38:00Z">
                  <w:rPr>
                    <w:spacing w:val="3"/>
                    <w:w w:val="115"/>
                    <w:sz w:val="20"/>
                  </w:rPr>
                </w:rPrChange>
              </w:rPr>
              <w:t xml:space="preserve"> </w:t>
            </w:r>
            <w:r w:rsidRPr="009E4A40">
              <w:rPr>
                <w:w w:val="115"/>
                <w:sz w:val="20"/>
                <w:lang w:val="pt-PT"/>
                <w:rPrChange w:id="563" w:author="Francesca Subioli" w:date="2024-07-03T17:38:00Z">
                  <w:rPr>
                    <w:w w:val="115"/>
                    <w:sz w:val="20"/>
                  </w:rPr>
                </w:rPrChange>
              </w:rPr>
              <w:t>+</w:t>
            </w:r>
            <w:r w:rsidRPr="009E4A40">
              <w:rPr>
                <w:spacing w:val="3"/>
                <w:w w:val="115"/>
                <w:sz w:val="20"/>
                <w:lang w:val="pt-PT"/>
                <w:rPrChange w:id="564" w:author="Francesca Subioli" w:date="2024-07-03T17:38:00Z">
                  <w:rPr>
                    <w:spacing w:val="3"/>
                    <w:w w:val="115"/>
                    <w:sz w:val="20"/>
                  </w:rPr>
                </w:rPrChange>
              </w:rPr>
              <w:t xml:space="preserve"> </w:t>
            </w:r>
            <w:r w:rsidRPr="009E4A40">
              <w:rPr>
                <w:w w:val="115"/>
                <w:sz w:val="20"/>
                <w:lang w:val="pt-PT"/>
                <w:rPrChange w:id="565" w:author="Francesca Subioli" w:date="2024-07-03T17:38:00Z">
                  <w:rPr>
                    <w:w w:val="115"/>
                    <w:sz w:val="20"/>
                  </w:rPr>
                </w:rPrChange>
              </w:rPr>
              <w:t>(A_AF29)</w:t>
            </w:r>
            <w:r w:rsidRPr="009E4A40">
              <w:rPr>
                <w:spacing w:val="3"/>
                <w:w w:val="115"/>
                <w:sz w:val="20"/>
                <w:lang w:val="pt-PT"/>
                <w:rPrChange w:id="566" w:author="Francesca Subioli" w:date="2024-07-03T17:38:00Z">
                  <w:rPr>
                    <w:spacing w:val="3"/>
                    <w:w w:val="115"/>
                    <w:sz w:val="20"/>
                  </w:rPr>
                </w:rPrChange>
              </w:rPr>
              <w:t xml:space="preserve"> </w:t>
            </w:r>
            <w:r w:rsidRPr="009E4A40">
              <w:rPr>
                <w:w w:val="115"/>
                <w:sz w:val="20"/>
                <w:lang w:val="pt-PT"/>
                <w:rPrChange w:id="567" w:author="Francesca Subioli" w:date="2024-07-03T17:38:00Z">
                  <w:rPr>
                    <w:w w:val="115"/>
                    <w:sz w:val="20"/>
                  </w:rPr>
                </w:rPrChange>
              </w:rPr>
              <w:t>+</w:t>
            </w:r>
            <w:r w:rsidRPr="009E4A40">
              <w:rPr>
                <w:spacing w:val="3"/>
                <w:w w:val="115"/>
                <w:sz w:val="20"/>
                <w:lang w:val="pt-PT"/>
                <w:rPrChange w:id="568" w:author="Francesca Subioli" w:date="2024-07-03T17:38:00Z">
                  <w:rPr>
                    <w:spacing w:val="3"/>
                    <w:w w:val="115"/>
                    <w:sz w:val="20"/>
                  </w:rPr>
                </w:rPrChange>
              </w:rPr>
              <w:t xml:space="preserve"> </w:t>
            </w:r>
            <w:r w:rsidRPr="009E4A40">
              <w:rPr>
                <w:spacing w:val="-2"/>
                <w:w w:val="115"/>
                <w:sz w:val="20"/>
                <w:lang w:val="pt-PT"/>
                <w:rPrChange w:id="569" w:author="Francesca Subioli" w:date="2024-07-03T17:38:00Z">
                  <w:rPr>
                    <w:spacing w:val="-2"/>
                    <w:w w:val="115"/>
                    <w:sz w:val="20"/>
                  </w:rPr>
                </w:rPrChange>
              </w:rPr>
              <w:t>(A_AF3)</w:t>
            </w:r>
          </w:p>
          <w:p w14:paraId="31317017" w14:textId="77777777" w:rsidR="00620CF6" w:rsidRDefault="00000000">
            <w:pPr>
              <w:pStyle w:val="TableParagraph"/>
              <w:spacing w:before="128"/>
              <w:ind w:left="154"/>
              <w:rPr>
                <w:sz w:val="20"/>
              </w:rPr>
            </w:pPr>
            <w:r>
              <w:rPr>
                <w:w w:val="130"/>
                <w:sz w:val="20"/>
              </w:rPr>
              <w:t>+</w:t>
            </w:r>
            <w:r>
              <w:rPr>
                <w:spacing w:val="26"/>
                <w:w w:val="130"/>
                <w:sz w:val="20"/>
              </w:rPr>
              <w:t xml:space="preserve"> </w:t>
            </w:r>
            <w:r>
              <w:rPr>
                <w:spacing w:val="-2"/>
                <w:w w:val="130"/>
                <w:sz w:val="20"/>
              </w:rPr>
              <w:t>(A_AF4)</w:t>
            </w:r>
          </w:p>
        </w:tc>
        <w:tc>
          <w:tcPr>
            <w:tcW w:w="1149" w:type="dxa"/>
          </w:tcPr>
          <w:p w14:paraId="50A5EC3C" w14:textId="77777777" w:rsidR="00620CF6" w:rsidRDefault="00000000">
            <w:pPr>
              <w:pStyle w:val="TableParagraph"/>
              <w:ind w:left="139"/>
              <w:rPr>
                <w:sz w:val="20"/>
              </w:rPr>
            </w:pPr>
            <w:r>
              <w:rPr>
                <w:w w:val="99"/>
                <w:sz w:val="20"/>
              </w:rPr>
              <w:t>1</w:t>
            </w:r>
          </w:p>
        </w:tc>
      </w:tr>
      <w:tr w:rsidR="00620CF6" w14:paraId="5D122309" w14:textId="77777777">
        <w:trPr>
          <w:trHeight w:val="797"/>
        </w:trPr>
        <w:tc>
          <w:tcPr>
            <w:tcW w:w="1297" w:type="dxa"/>
            <w:shd w:val="clear" w:color="auto" w:fill="F7F7F7"/>
          </w:tcPr>
          <w:p w14:paraId="16105F6C" w14:textId="77777777" w:rsidR="00620CF6" w:rsidRDefault="00000000">
            <w:pPr>
              <w:pStyle w:val="TableParagraph"/>
              <w:rPr>
                <w:sz w:val="20"/>
              </w:rPr>
            </w:pPr>
            <w:r>
              <w:rPr>
                <w:spacing w:val="-2"/>
                <w:sz w:val="20"/>
              </w:rPr>
              <w:t>Households</w:t>
            </w:r>
          </w:p>
          <w:p w14:paraId="0D297D64"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shd w:val="clear" w:color="auto" w:fill="F7F7F7"/>
          </w:tcPr>
          <w:p w14:paraId="0BBC1FED" w14:textId="77777777" w:rsidR="00620CF6" w:rsidRDefault="00000000">
            <w:pPr>
              <w:pStyle w:val="TableParagraph"/>
              <w:ind w:left="195"/>
              <w:rPr>
                <w:sz w:val="20"/>
              </w:rPr>
            </w:pPr>
            <w:proofErr w:type="spellStart"/>
            <w:r>
              <w:rPr>
                <w:spacing w:val="-2"/>
                <w:sz w:val="20"/>
              </w:rPr>
              <w:t>faeqfd</w:t>
            </w:r>
            <w:proofErr w:type="spellEnd"/>
          </w:p>
        </w:tc>
        <w:tc>
          <w:tcPr>
            <w:tcW w:w="3307" w:type="dxa"/>
            <w:shd w:val="clear" w:color="auto" w:fill="F7F7F7"/>
          </w:tcPr>
          <w:p w14:paraId="4B217C39" w14:textId="77777777" w:rsidR="00620CF6" w:rsidRDefault="00000000">
            <w:pPr>
              <w:pStyle w:val="TableParagraph"/>
              <w:ind w:left="387"/>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5EA7683A" w14:textId="77777777" w:rsidR="00620CF6" w:rsidRDefault="00000000">
            <w:pPr>
              <w:pStyle w:val="TableParagraph"/>
              <w:spacing w:before="129"/>
              <w:ind w:left="387"/>
              <w:rPr>
                <w:sz w:val="20"/>
              </w:rPr>
            </w:pPr>
            <w:r>
              <w:rPr>
                <w:spacing w:val="-2"/>
                <w:sz w:val="20"/>
              </w:rPr>
              <w:t>Fund</w:t>
            </w:r>
            <w:r>
              <w:rPr>
                <w:spacing w:val="-4"/>
                <w:sz w:val="20"/>
              </w:rPr>
              <w:t xml:space="preserve"> </w:t>
            </w:r>
            <w:r>
              <w:rPr>
                <w:spacing w:val="-2"/>
                <w:sz w:val="20"/>
              </w:rPr>
              <w:t>Shares</w:t>
            </w:r>
          </w:p>
        </w:tc>
        <w:tc>
          <w:tcPr>
            <w:tcW w:w="4789" w:type="dxa"/>
            <w:shd w:val="clear" w:color="auto" w:fill="F7F7F7"/>
          </w:tcPr>
          <w:p w14:paraId="57566AE3" w14:textId="77777777" w:rsidR="00620CF6" w:rsidRPr="009E4A40" w:rsidRDefault="00000000">
            <w:pPr>
              <w:pStyle w:val="TableParagraph"/>
              <w:ind w:left="154"/>
              <w:rPr>
                <w:sz w:val="20"/>
                <w:lang w:val="pt-PT"/>
                <w:rPrChange w:id="570" w:author="Francesca Subioli" w:date="2024-07-03T17:38:00Z">
                  <w:rPr>
                    <w:sz w:val="20"/>
                  </w:rPr>
                </w:rPrChange>
              </w:rPr>
            </w:pPr>
            <w:r w:rsidRPr="009E4A40">
              <w:rPr>
                <w:w w:val="110"/>
                <w:sz w:val="20"/>
                <w:lang w:val="pt-PT"/>
                <w:rPrChange w:id="571" w:author="Francesca Subioli" w:date="2024-07-03T17:38:00Z">
                  <w:rPr>
                    <w:w w:val="110"/>
                    <w:sz w:val="20"/>
                  </w:rPr>
                </w:rPrChange>
              </w:rPr>
              <w:t>(A_AF511)</w:t>
            </w:r>
            <w:r w:rsidRPr="009E4A40">
              <w:rPr>
                <w:spacing w:val="17"/>
                <w:w w:val="110"/>
                <w:sz w:val="20"/>
                <w:lang w:val="pt-PT"/>
                <w:rPrChange w:id="572" w:author="Francesca Subioli" w:date="2024-07-03T17:38:00Z">
                  <w:rPr>
                    <w:spacing w:val="17"/>
                    <w:w w:val="110"/>
                    <w:sz w:val="20"/>
                  </w:rPr>
                </w:rPrChange>
              </w:rPr>
              <w:t xml:space="preserve"> </w:t>
            </w:r>
            <w:r w:rsidRPr="009E4A40">
              <w:rPr>
                <w:w w:val="110"/>
                <w:sz w:val="20"/>
                <w:lang w:val="pt-PT"/>
                <w:rPrChange w:id="573" w:author="Francesca Subioli" w:date="2024-07-03T17:38:00Z">
                  <w:rPr>
                    <w:w w:val="110"/>
                    <w:sz w:val="20"/>
                  </w:rPr>
                </w:rPrChange>
              </w:rPr>
              <w:t>+</w:t>
            </w:r>
            <w:r w:rsidRPr="009E4A40">
              <w:rPr>
                <w:spacing w:val="18"/>
                <w:w w:val="110"/>
                <w:sz w:val="20"/>
                <w:lang w:val="pt-PT"/>
                <w:rPrChange w:id="574" w:author="Francesca Subioli" w:date="2024-07-03T17:38:00Z">
                  <w:rPr>
                    <w:spacing w:val="18"/>
                    <w:w w:val="110"/>
                    <w:sz w:val="20"/>
                  </w:rPr>
                </w:rPrChange>
              </w:rPr>
              <w:t xml:space="preserve"> </w:t>
            </w:r>
            <w:r w:rsidRPr="009E4A40">
              <w:rPr>
                <w:w w:val="110"/>
                <w:sz w:val="20"/>
                <w:lang w:val="pt-PT"/>
                <w:rPrChange w:id="575" w:author="Francesca Subioli" w:date="2024-07-03T17:38:00Z">
                  <w:rPr>
                    <w:w w:val="110"/>
                    <w:sz w:val="20"/>
                  </w:rPr>
                </w:rPrChange>
              </w:rPr>
              <w:t>(A_AF519)</w:t>
            </w:r>
            <w:r w:rsidRPr="009E4A40">
              <w:rPr>
                <w:spacing w:val="17"/>
                <w:w w:val="110"/>
                <w:sz w:val="20"/>
                <w:lang w:val="pt-PT"/>
                <w:rPrChange w:id="576" w:author="Francesca Subioli" w:date="2024-07-03T17:38:00Z">
                  <w:rPr>
                    <w:spacing w:val="17"/>
                    <w:w w:val="110"/>
                    <w:sz w:val="20"/>
                  </w:rPr>
                </w:rPrChange>
              </w:rPr>
              <w:t xml:space="preserve"> </w:t>
            </w:r>
            <w:r w:rsidRPr="009E4A40">
              <w:rPr>
                <w:w w:val="110"/>
                <w:sz w:val="20"/>
                <w:lang w:val="pt-PT"/>
                <w:rPrChange w:id="577" w:author="Francesca Subioli" w:date="2024-07-03T17:38:00Z">
                  <w:rPr>
                    <w:w w:val="110"/>
                    <w:sz w:val="20"/>
                  </w:rPr>
                </w:rPrChange>
              </w:rPr>
              <w:t>+</w:t>
            </w:r>
            <w:r w:rsidRPr="009E4A40">
              <w:rPr>
                <w:spacing w:val="18"/>
                <w:w w:val="110"/>
                <w:sz w:val="20"/>
                <w:lang w:val="pt-PT"/>
                <w:rPrChange w:id="578" w:author="Francesca Subioli" w:date="2024-07-03T17:38:00Z">
                  <w:rPr>
                    <w:spacing w:val="18"/>
                    <w:w w:val="110"/>
                    <w:sz w:val="20"/>
                  </w:rPr>
                </w:rPrChange>
              </w:rPr>
              <w:t xml:space="preserve"> </w:t>
            </w:r>
            <w:r w:rsidRPr="009E4A40">
              <w:rPr>
                <w:w w:val="110"/>
                <w:sz w:val="20"/>
                <w:lang w:val="pt-PT"/>
                <w:rPrChange w:id="579" w:author="Francesca Subioli" w:date="2024-07-03T17:38:00Z">
                  <w:rPr>
                    <w:w w:val="110"/>
                    <w:sz w:val="20"/>
                  </w:rPr>
                </w:rPrChange>
              </w:rPr>
              <w:t>(A_AF521)</w:t>
            </w:r>
            <w:r w:rsidRPr="009E4A40">
              <w:rPr>
                <w:spacing w:val="17"/>
                <w:w w:val="110"/>
                <w:sz w:val="20"/>
                <w:lang w:val="pt-PT"/>
                <w:rPrChange w:id="580" w:author="Francesca Subioli" w:date="2024-07-03T17:38:00Z">
                  <w:rPr>
                    <w:spacing w:val="17"/>
                    <w:w w:val="110"/>
                    <w:sz w:val="20"/>
                  </w:rPr>
                </w:rPrChange>
              </w:rPr>
              <w:t xml:space="preserve"> </w:t>
            </w:r>
            <w:r w:rsidRPr="009E4A40">
              <w:rPr>
                <w:spacing w:val="-10"/>
                <w:w w:val="110"/>
                <w:sz w:val="20"/>
                <w:lang w:val="pt-PT"/>
                <w:rPrChange w:id="581" w:author="Francesca Subioli" w:date="2024-07-03T17:38:00Z">
                  <w:rPr>
                    <w:spacing w:val="-10"/>
                    <w:w w:val="110"/>
                    <w:sz w:val="20"/>
                  </w:rPr>
                </w:rPrChange>
              </w:rPr>
              <w:t>+</w:t>
            </w:r>
          </w:p>
          <w:p w14:paraId="294F5CEF" w14:textId="77777777" w:rsidR="00620CF6" w:rsidRPr="009E4A40" w:rsidRDefault="00000000">
            <w:pPr>
              <w:pStyle w:val="TableParagraph"/>
              <w:spacing w:before="129"/>
              <w:ind w:left="154"/>
              <w:rPr>
                <w:sz w:val="20"/>
                <w:lang w:val="pt-PT"/>
                <w:rPrChange w:id="582" w:author="Francesca Subioli" w:date="2024-07-03T17:38:00Z">
                  <w:rPr>
                    <w:sz w:val="20"/>
                  </w:rPr>
                </w:rPrChange>
              </w:rPr>
            </w:pPr>
            <w:r w:rsidRPr="009E4A40">
              <w:rPr>
                <w:spacing w:val="-2"/>
                <w:w w:val="110"/>
                <w:sz w:val="20"/>
                <w:lang w:val="pt-PT"/>
                <w:rPrChange w:id="583" w:author="Francesca Subioli" w:date="2024-07-03T17:38:00Z">
                  <w:rPr>
                    <w:spacing w:val="-2"/>
                    <w:w w:val="110"/>
                    <w:sz w:val="20"/>
                  </w:rPr>
                </w:rPrChange>
              </w:rPr>
              <w:t>(A_AF522)</w:t>
            </w:r>
          </w:p>
        </w:tc>
        <w:tc>
          <w:tcPr>
            <w:tcW w:w="1149" w:type="dxa"/>
            <w:shd w:val="clear" w:color="auto" w:fill="F7F7F7"/>
          </w:tcPr>
          <w:p w14:paraId="64AD07D3" w14:textId="77777777" w:rsidR="00620CF6" w:rsidRDefault="00000000">
            <w:pPr>
              <w:pStyle w:val="TableParagraph"/>
              <w:ind w:left="139"/>
              <w:rPr>
                <w:sz w:val="20"/>
              </w:rPr>
            </w:pPr>
            <w:r>
              <w:rPr>
                <w:w w:val="99"/>
                <w:sz w:val="20"/>
              </w:rPr>
              <w:t>1</w:t>
            </w:r>
          </w:p>
        </w:tc>
      </w:tr>
      <w:tr w:rsidR="00620CF6" w14:paraId="0701C095" w14:textId="77777777">
        <w:trPr>
          <w:trHeight w:val="896"/>
        </w:trPr>
        <w:tc>
          <w:tcPr>
            <w:tcW w:w="1297" w:type="dxa"/>
          </w:tcPr>
          <w:p w14:paraId="1BD6F400" w14:textId="77777777" w:rsidR="00620CF6" w:rsidRDefault="00000000">
            <w:pPr>
              <w:pStyle w:val="TableParagraph"/>
              <w:spacing w:before="38" w:line="400" w:lineRule="atLeast"/>
              <w:ind w:right="101"/>
              <w:rPr>
                <w:sz w:val="20"/>
              </w:rPr>
            </w:pPr>
            <w:r>
              <w:rPr>
                <w:spacing w:val="-2"/>
                <w:w w:val="90"/>
                <w:sz w:val="20"/>
              </w:rPr>
              <w:t xml:space="preserve">Households </w:t>
            </w:r>
            <w:r>
              <w:rPr>
                <w:sz w:val="20"/>
              </w:rPr>
              <w:t>&amp; NPISH</w:t>
            </w:r>
          </w:p>
        </w:tc>
        <w:tc>
          <w:tcPr>
            <w:tcW w:w="1181" w:type="dxa"/>
          </w:tcPr>
          <w:p w14:paraId="205B74C6" w14:textId="77777777" w:rsidR="00620CF6" w:rsidRDefault="00000000">
            <w:pPr>
              <w:pStyle w:val="TableParagraph"/>
              <w:spacing w:before="168"/>
              <w:ind w:left="195"/>
              <w:rPr>
                <w:sz w:val="20"/>
              </w:rPr>
            </w:pPr>
            <w:proofErr w:type="spellStart"/>
            <w:r>
              <w:rPr>
                <w:spacing w:val="-2"/>
                <w:sz w:val="20"/>
              </w:rPr>
              <w:t>falipe</w:t>
            </w:r>
            <w:proofErr w:type="spellEnd"/>
          </w:p>
        </w:tc>
        <w:tc>
          <w:tcPr>
            <w:tcW w:w="3307" w:type="dxa"/>
          </w:tcPr>
          <w:p w14:paraId="6F9BA26C" w14:textId="77777777" w:rsidR="00620CF6" w:rsidRDefault="00000000">
            <w:pPr>
              <w:pStyle w:val="TableParagraph"/>
              <w:spacing w:before="168"/>
              <w:ind w:left="387"/>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789" w:type="dxa"/>
          </w:tcPr>
          <w:p w14:paraId="40B308EA" w14:textId="77777777" w:rsidR="00620CF6" w:rsidRDefault="00000000">
            <w:pPr>
              <w:pStyle w:val="TableParagraph"/>
              <w:spacing w:before="168"/>
              <w:ind w:left="154"/>
              <w:rPr>
                <w:sz w:val="20"/>
              </w:rPr>
            </w:pPr>
            <w:r>
              <w:rPr>
                <w:w w:val="115"/>
                <w:sz w:val="20"/>
              </w:rPr>
              <w:t>(A_AF62)</w:t>
            </w:r>
            <w:r>
              <w:rPr>
                <w:spacing w:val="2"/>
                <w:w w:val="115"/>
                <w:sz w:val="20"/>
              </w:rPr>
              <w:t xml:space="preserve"> </w:t>
            </w:r>
            <w:r>
              <w:rPr>
                <w:w w:val="115"/>
                <w:sz w:val="20"/>
              </w:rPr>
              <w:t>+</w:t>
            </w:r>
            <w:r>
              <w:rPr>
                <w:spacing w:val="3"/>
                <w:w w:val="115"/>
                <w:sz w:val="20"/>
              </w:rPr>
              <w:t xml:space="preserve"> </w:t>
            </w:r>
            <w:r>
              <w:rPr>
                <w:spacing w:val="-2"/>
                <w:w w:val="115"/>
                <w:sz w:val="20"/>
              </w:rPr>
              <w:t>(A_AF63)</w:t>
            </w:r>
          </w:p>
        </w:tc>
        <w:tc>
          <w:tcPr>
            <w:tcW w:w="1149" w:type="dxa"/>
          </w:tcPr>
          <w:p w14:paraId="2F69C044" w14:textId="77777777" w:rsidR="00620CF6" w:rsidRDefault="00000000">
            <w:pPr>
              <w:pStyle w:val="TableParagraph"/>
              <w:spacing w:before="168"/>
              <w:ind w:left="139"/>
              <w:rPr>
                <w:sz w:val="20"/>
              </w:rPr>
            </w:pPr>
            <w:r>
              <w:rPr>
                <w:w w:val="99"/>
                <w:sz w:val="20"/>
              </w:rPr>
              <w:t>1</w:t>
            </w:r>
          </w:p>
        </w:tc>
      </w:tr>
      <w:tr w:rsidR="00620CF6" w14:paraId="702021BB" w14:textId="77777777">
        <w:trPr>
          <w:trHeight w:val="797"/>
        </w:trPr>
        <w:tc>
          <w:tcPr>
            <w:tcW w:w="1297" w:type="dxa"/>
            <w:shd w:val="clear" w:color="auto" w:fill="F7F7F7"/>
          </w:tcPr>
          <w:p w14:paraId="6945B95E" w14:textId="77777777" w:rsidR="00620CF6" w:rsidRDefault="00000000">
            <w:pPr>
              <w:pStyle w:val="TableParagraph"/>
              <w:rPr>
                <w:sz w:val="20"/>
              </w:rPr>
            </w:pPr>
            <w:r>
              <w:rPr>
                <w:spacing w:val="-2"/>
                <w:sz w:val="20"/>
              </w:rPr>
              <w:t>Households</w:t>
            </w:r>
          </w:p>
          <w:p w14:paraId="32E52F8E"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shd w:val="clear" w:color="auto" w:fill="F7F7F7"/>
          </w:tcPr>
          <w:p w14:paraId="1D5E1D59" w14:textId="77777777" w:rsidR="00620CF6" w:rsidRDefault="00000000">
            <w:pPr>
              <w:pStyle w:val="TableParagraph"/>
              <w:ind w:left="195"/>
              <w:rPr>
                <w:sz w:val="20"/>
              </w:rPr>
            </w:pPr>
            <w:proofErr w:type="spellStart"/>
            <w:r>
              <w:rPr>
                <w:spacing w:val="-2"/>
                <w:sz w:val="20"/>
              </w:rPr>
              <w:t>nfabus</w:t>
            </w:r>
            <w:proofErr w:type="spellEnd"/>
          </w:p>
        </w:tc>
        <w:tc>
          <w:tcPr>
            <w:tcW w:w="3307" w:type="dxa"/>
            <w:shd w:val="clear" w:color="auto" w:fill="F7F7F7"/>
          </w:tcPr>
          <w:p w14:paraId="3E98B31A" w14:textId="77777777" w:rsidR="00620CF6" w:rsidRDefault="00000000">
            <w:pPr>
              <w:pStyle w:val="TableParagraph"/>
              <w:ind w:left="387"/>
              <w:rPr>
                <w:sz w:val="20"/>
              </w:rPr>
            </w:pPr>
            <w:r>
              <w:rPr>
                <w:sz w:val="20"/>
              </w:rPr>
              <w:t>Fixed</w:t>
            </w:r>
            <w:r>
              <w:rPr>
                <w:spacing w:val="6"/>
                <w:sz w:val="20"/>
              </w:rPr>
              <w:t xml:space="preserve"> </w:t>
            </w:r>
            <w:r>
              <w:rPr>
                <w:sz w:val="20"/>
              </w:rPr>
              <w:t>Capital</w:t>
            </w:r>
            <w:r>
              <w:rPr>
                <w:spacing w:val="7"/>
                <w:sz w:val="20"/>
              </w:rPr>
              <w:t xml:space="preserve"> </w:t>
            </w:r>
            <w:r>
              <w:rPr>
                <w:sz w:val="20"/>
              </w:rPr>
              <w:t>of</w:t>
            </w:r>
            <w:r>
              <w:rPr>
                <w:spacing w:val="7"/>
                <w:sz w:val="20"/>
              </w:rPr>
              <w:t xml:space="preserve"> </w:t>
            </w:r>
            <w:r>
              <w:rPr>
                <w:spacing w:val="-2"/>
                <w:sz w:val="20"/>
              </w:rPr>
              <w:t>Personal</w:t>
            </w:r>
          </w:p>
          <w:p w14:paraId="031BC923" w14:textId="77777777" w:rsidR="00620CF6" w:rsidRDefault="00000000">
            <w:pPr>
              <w:pStyle w:val="TableParagraph"/>
              <w:spacing w:before="129"/>
              <w:ind w:left="387"/>
              <w:rPr>
                <w:sz w:val="20"/>
              </w:rPr>
            </w:pPr>
            <w:r>
              <w:rPr>
                <w:spacing w:val="-2"/>
                <w:sz w:val="20"/>
              </w:rPr>
              <w:t>Businesses</w:t>
            </w:r>
          </w:p>
        </w:tc>
        <w:tc>
          <w:tcPr>
            <w:tcW w:w="4789" w:type="dxa"/>
            <w:shd w:val="clear" w:color="auto" w:fill="F7F7F7"/>
          </w:tcPr>
          <w:p w14:paraId="5BFFEB47" w14:textId="77777777" w:rsidR="00620CF6" w:rsidRDefault="00000000">
            <w:pPr>
              <w:pStyle w:val="TableParagraph"/>
              <w:ind w:left="154"/>
              <w:rPr>
                <w:sz w:val="20"/>
              </w:rPr>
            </w:pPr>
            <w:r>
              <w:rPr>
                <w:sz w:val="20"/>
              </w:rPr>
              <w:t>(AN)</w:t>
            </w:r>
            <w:r>
              <w:rPr>
                <w:spacing w:val="12"/>
                <w:sz w:val="20"/>
              </w:rPr>
              <w:t xml:space="preserve"> </w:t>
            </w:r>
            <w:r>
              <w:rPr>
                <w:sz w:val="20"/>
              </w:rPr>
              <w:t>-</w:t>
            </w:r>
            <w:r>
              <w:rPr>
                <w:spacing w:val="13"/>
                <w:sz w:val="20"/>
              </w:rPr>
              <w:t xml:space="preserve"> </w:t>
            </w:r>
            <w:r>
              <w:rPr>
                <w:sz w:val="20"/>
              </w:rPr>
              <w:t>(AN111)</w:t>
            </w:r>
            <w:r>
              <w:rPr>
                <w:spacing w:val="12"/>
                <w:sz w:val="20"/>
              </w:rPr>
              <w:t xml:space="preserve"> </w:t>
            </w:r>
            <w:r>
              <w:rPr>
                <w:sz w:val="20"/>
              </w:rPr>
              <w:t>-</w:t>
            </w:r>
            <w:r>
              <w:rPr>
                <w:spacing w:val="13"/>
                <w:sz w:val="20"/>
              </w:rPr>
              <w:t xml:space="preserve"> </w:t>
            </w:r>
            <w:r>
              <w:rPr>
                <w:spacing w:val="-2"/>
                <w:sz w:val="20"/>
              </w:rPr>
              <w:t>(XDHHCE)</w:t>
            </w:r>
          </w:p>
        </w:tc>
        <w:tc>
          <w:tcPr>
            <w:tcW w:w="1149" w:type="dxa"/>
            <w:shd w:val="clear" w:color="auto" w:fill="F7F7F7"/>
          </w:tcPr>
          <w:p w14:paraId="03F1D90B" w14:textId="77777777" w:rsidR="00620CF6" w:rsidRDefault="00000000">
            <w:pPr>
              <w:pStyle w:val="TableParagraph"/>
              <w:ind w:left="139"/>
              <w:rPr>
                <w:sz w:val="20"/>
              </w:rPr>
            </w:pPr>
            <w:r>
              <w:rPr>
                <w:w w:val="99"/>
                <w:sz w:val="20"/>
              </w:rPr>
              <w:t>1</w:t>
            </w:r>
          </w:p>
        </w:tc>
      </w:tr>
      <w:tr w:rsidR="00620CF6" w14:paraId="34E189B4" w14:textId="77777777">
        <w:trPr>
          <w:trHeight w:val="797"/>
        </w:trPr>
        <w:tc>
          <w:tcPr>
            <w:tcW w:w="1297" w:type="dxa"/>
          </w:tcPr>
          <w:p w14:paraId="1BBAFF9E" w14:textId="77777777" w:rsidR="00620CF6" w:rsidRDefault="00000000">
            <w:pPr>
              <w:pStyle w:val="TableParagraph"/>
              <w:rPr>
                <w:sz w:val="20"/>
              </w:rPr>
            </w:pPr>
            <w:r>
              <w:rPr>
                <w:spacing w:val="-2"/>
                <w:sz w:val="20"/>
              </w:rPr>
              <w:t>Households</w:t>
            </w:r>
          </w:p>
          <w:p w14:paraId="6FED0D76"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tcPr>
          <w:p w14:paraId="742A697E" w14:textId="77777777" w:rsidR="00620CF6" w:rsidRDefault="00000000">
            <w:pPr>
              <w:pStyle w:val="TableParagraph"/>
              <w:ind w:left="195"/>
              <w:rPr>
                <w:sz w:val="20"/>
              </w:rPr>
            </w:pPr>
            <w:proofErr w:type="spellStart"/>
            <w:r>
              <w:rPr>
                <w:spacing w:val="-2"/>
                <w:sz w:val="20"/>
              </w:rPr>
              <w:t>nfadur</w:t>
            </w:r>
            <w:proofErr w:type="spellEnd"/>
          </w:p>
        </w:tc>
        <w:tc>
          <w:tcPr>
            <w:tcW w:w="3307" w:type="dxa"/>
          </w:tcPr>
          <w:p w14:paraId="1A1DE9E8" w14:textId="77777777" w:rsidR="00620CF6" w:rsidRDefault="00000000">
            <w:pPr>
              <w:pStyle w:val="TableParagraph"/>
              <w:ind w:left="387"/>
              <w:rPr>
                <w:sz w:val="20"/>
              </w:rPr>
            </w:pPr>
            <w:r>
              <w:rPr>
                <w:spacing w:val="-2"/>
                <w:sz w:val="20"/>
              </w:rPr>
              <w:t>Durable</w:t>
            </w:r>
            <w:r>
              <w:rPr>
                <w:spacing w:val="1"/>
                <w:sz w:val="20"/>
              </w:rPr>
              <w:t xml:space="preserve"> </w:t>
            </w:r>
            <w:r>
              <w:rPr>
                <w:spacing w:val="-2"/>
                <w:sz w:val="20"/>
              </w:rPr>
              <w:t>Goods</w:t>
            </w:r>
          </w:p>
        </w:tc>
        <w:tc>
          <w:tcPr>
            <w:tcW w:w="4789" w:type="dxa"/>
          </w:tcPr>
          <w:p w14:paraId="08A328C0" w14:textId="77777777" w:rsidR="00620CF6" w:rsidRDefault="00000000">
            <w:pPr>
              <w:pStyle w:val="TableParagraph"/>
              <w:ind w:left="154"/>
              <w:rPr>
                <w:sz w:val="20"/>
              </w:rPr>
            </w:pPr>
            <w:r>
              <w:rPr>
                <w:spacing w:val="-2"/>
                <w:sz w:val="20"/>
              </w:rPr>
              <w:t>(XDHHCE)</w:t>
            </w:r>
          </w:p>
        </w:tc>
        <w:tc>
          <w:tcPr>
            <w:tcW w:w="1149" w:type="dxa"/>
          </w:tcPr>
          <w:p w14:paraId="765EFB74" w14:textId="77777777" w:rsidR="00620CF6" w:rsidRDefault="00000000">
            <w:pPr>
              <w:pStyle w:val="TableParagraph"/>
              <w:ind w:left="139"/>
              <w:rPr>
                <w:sz w:val="20"/>
              </w:rPr>
            </w:pPr>
            <w:r>
              <w:rPr>
                <w:w w:val="99"/>
                <w:sz w:val="20"/>
              </w:rPr>
              <w:t>1</w:t>
            </w:r>
          </w:p>
        </w:tc>
      </w:tr>
      <w:tr w:rsidR="00620CF6" w14:paraId="23211BA0" w14:textId="77777777">
        <w:trPr>
          <w:trHeight w:val="829"/>
        </w:trPr>
        <w:tc>
          <w:tcPr>
            <w:tcW w:w="1297" w:type="dxa"/>
            <w:tcBorders>
              <w:bottom w:val="single" w:sz="8" w:space="0" w:color="000000"/>
            </w:tcBorders>
            <w:shd w:val="clear" w:color="auto" w:fill="F7F7F7"/>
          </w:tcPr>
          <w:p w14:paraId="4B6C7BE8" w14:textId="77777777" w:rsidR="00620CF6" w:rsidRDefault="00000000">
            <w:pPr>
              <w:pStyle w:val="TableParagraph"/>
              <w:rPr>
                <w:sz w:val="20"/>
              </w:rPr>
            </w:pPr>
            <w:r>
              <w:rPr>
                <w:spacing w:val="-2"/>
                <w:sz w:val="20"/>
              </w:rPr>
              <w:t>Households</w:t>
            </w:r>
          </w:p>
          <w:p w14:paraId="1BDA51FE"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tcBorders>
              <w:bottom w:val="single" w:sz="8" w:space="0" w:color="000000"/>
            </w:tcBorders>
            <w:shd w:val="clear" w:color="auto" w:fill="F7F7F7"/>
          </w:tcPr>
          <w:p w14:paraId="21884788" w14:textId="77777777" w:rsidR="00620CF6" w:rsidRDefault="00000000">
            <w:pPr>
              <w:pStyle w:val="TableParagraph"/>
              <w:ind w:left="195"/>
              <w:rPr>
                <w:sz w:val="20"/>
              </w:rPr>
            </w:pPr>
            <w:proofErr w:type="spellStart"/>
            <w:r>
              <w:rPr>
                <w:spacing w:val="-2"/>
                <w:sz w:val="20"/>
              </w:rPr>
              <w:t>nfahou</w:t>
            </w:r>
            <w:proofErr w:type="spellEnd"/>
          </w:p>
        </w:tc>
        <w:tc>
          <w:tcPr>
            <w:tcW w:w="3307" w:type="dxa"/>
            <w:tcBorders>
              <w:bottom w:val="single" w:sz="8" w:space="0" w:color="000000"/>
            </w:tcBorders>
            <w:shd w:val="clear" w:color="auto" w:fill="F7F7F7"/>
          </w:tcPr>
          <w:p w14:paraId="042CE01C" w14:textId="77777777" w:rsidR="00620CF6" w:rsidRDefault="00000000">
            <w:pPr>
              <w:pStyle w:val="TableParagraph"/>
              <w:ind w:left="387"/>
              <w:rPr>
                <w:sz w:val="20"/>
              </w:rPr>
            </w:pPr>
            <w:r>
              <w:rPr>
                <w:spacing w:val="-4"/>
                <w:sz w:val="20"/>
              </w:rPr>
              <w:t>Housing &amp;</w:t>
            </w:r>
            <w:r>
              <w:rPr>
                <w:spacing w:val="-3"/>
                <w:sz w:val="20"/>
              </w:rPr>
              <w:t xml:space="preserve"> </w:t>
            </w:r>
            <w:r>
              <w:rPr>
                <w:spacing w:val="-4"/>
                <w:sz w:val="20"/>
              </w:rPr>
              <w:t>Land</w:t>
            </w:r>
          </w:p>
        </w:tc>
        <w:tc>
          <w:tcPr>
            <w:tcW w:w="4789" w:type="dxa"/>
            <w:tcBorders>
              <w:bottom w:val="single" w:sz="8" w:space="0" w:color="000000"/>
            </w:tcBorders>
            <w:shd w:val="clear" w:color="auto" w:fill="F7F7F7"/>
          </w:tcPr>
          <w:p w14:paraId="489E5263" w14:textId="77777777" w:rsidR="00620CF6" w:rsidRDefault="00000000">
            <w:pPr>
              <w:pStyle w:val="TableParagraph"/>
              <w:ind w:left="154"/>
              <w:rPr>
                <w:sz w:val="20"/>
              </w:rPr>
            </w:pPr>
            <w:r>
              <w:rPr>
                <w:spacing w:val="-2"/>
                <w:sz w:val="20"/>
              </w:rPr>
              <w:t>(AN111)</w:t>
            </w:r>
          </w:p>
        </w:tc>
        <w:tc>
          <w:tcPr>
            <w:tcW w:w="1149" w:type="dxa"/>
            <w:tcBorders>
              <w:bottom w:val="single" w:sz="8" w:space="0" w:color="000000"/>
            </w:tcBorders>
            <w:shd w:val="clear" w:color="auto" w:fill="F7F7F7"/>
          </w:tcPr>
          <w:p w14:paraId="7CCB6CFD" w14:textId="77777777" w:rsidR="00620CF6" w:rsidRDefault="00000000">
            <w:pPr>
              <w:pStyle w:val="TableParagraph"/>
              <w:ind w:left="139"/>
              <w:rPr>
                <w:sz w:val="20"/>
              </w:rPr>
            </w:pPr>
            <w:r>
              <w:rPr>
                <w:w w:val="99"/>
                <w:sz w:val="20"/>
              </w:rPr>
              <w:t>1</w:t>
            </w:r>
          </w:p>
        </w:tc>
      </w:tr>
    </w:tbl>
    <w:p w14:paraId="482D8A63" w14:textId="77777777" w:rsidR="00620CF6" w:rsidRDefault="00620CF6">
      <w:pPr>
        <w:rPr>
          <w:sz w:val="20"/>
        </w:rPr>
        <w:sectPr w:rsidR="00620CF6" w:rsidSect="00D60468">
          <w:pgSz w:w="15840" w:h="12240" w:orient="landscape"/>
          <w:pgMar w:top="1380" w:right="1940" w:bottom="280" w:left="1940" w:header="720" w:footer="720" w:gutter="0"/>
          <w:cols w:space="720"/>
        </w:sectPr>
      </w:pPr>
    </w:p>
    <w:p w14:paraId="1622D9D3" w14:textId="77777777" w:rsidR="00620CF6" w:rsidRDefault="00000000">
      <w:pPr>
        <w:pStyle w:val="BodyText"/>
        <w:spacing w:before="86"/>
        <w:ind w:left="1637" w:right="1637"/>
        <w:jc w:val="center"/>
      </w:pPr>
      <w:bookmarkStart w:id="584" w:name="_bookmark92"/>
      <w:bookmarkEnd w:id="584"/>
      <w:r>
        <w:lastRenderedPageBreak/>
        <w:t>Table</w:t>
      </w:r>
      <w:r>
        <w:rPr>
          <w:spacing w:val="-8"/>
        </w:rPr>
        <w:t xml:space="preserve"> </w:t>
      </w:r>
      <w:r>
        <w:t>B.9:</w:t>
      </w:r>
      <w:r>
        <w:rPr>
          <w:spacing w:val="21"/>
        </w:rPr>
        <w:t xml:space="preserve"> </w:t>
      </w:r>
      <w:r>
        <w:t>Matching:</w:t>
      </w:r>
      <w:r>
        <w:rPr>
          <w:spacing w:val="20"/>
        </w:rPr>
        <w:t xml:space="preserve"> </w:t>
      </w:r>
      <w:r>
        <w:t>Federal</w:t>
      </w:r>
      <w:r>
        <w:rPr>
          <w:spacing w:val="-7"/>
        </w:rPr>
        <w:t xml:space="preserve"> </w:t>
      </w:r>
      <w:r>
        <w:t>Reserve</w:t>
      </w:r>
      <w:r>
        <w:rPr>
          <w:spacing w:val="-7"/>
        </w:rPr>
        <w:t xml:space="preserve"> </w:t>
      </w:r>
      <w:r>
        <w:t>Board</w:t>
      </w:r>
      <w:r>
        <w:rPr>
          <w:spacing w:val="-7"/>
        </w:rPr>
        <w:t xml:space="preserve"> </w:t>
      </w:r>
      <w:r>
        <w:t>B.101</w:t>
      </w:r>
      <w:r>
        <w:rPr>
          <w:spacing w:val="-7"/>
        </w:rPr>
        <w:t xml:space="preserve"> </w:t>
      </w:r>
      <w:r>
        <w:t>-</w:t>
      </w:r>
      <w:r>
        <w:rPr>
          <w:spacing w:val="-8"/>
        </w:rPr>
        <w:t xml:space="preserve"> </w:t>
      </w:r>
      <w:r>
        <w:t>Balance</w:t>
      </w:r>
      <w:r>
        <w:rPr>
          <w:spacing w:val="-7"/>
        </w:rPr>
        <w:t xml:space="preserve"> </w:t>
      </w:r>
      <w:r>
        <w:rPr>
          <w:spacing w:val="-2"/>
        </w:rPr>
        <w:t>Sheet</w:t>
      </w:r>
    </w:p>
    <w:p w14:paraId="520B2FAB" w14:textId="77777777" w:rsidR="00620CF6" w:rsidRDefault="00620CF6">
      <w:pPr>
        <w:pStyle w:val="BodyText"/>
        <w:spacing w:before="10"/>
        <w:rPr>
          <w:sz w:val="28"/>
        </w:rPr>
      </w:pPr>
    </w:p>
    <w:tbl>
      <w:tblPr>
        <w:tblW w:w="0" w:type="auto"/>
        <w:tblInd w:w="121" w:type="dxa"/>
        <w:tblLayout w:type="fixed"/>
        <w:tblCellMar>
          <w:left w:w="0" w:type="dxa"/>
          <w:right w:w="0" w:type="dxa"/>
        </w:tblCellMar>
        <w:tblLook w:val="01E0" w:firstRow="1" w:lastRow="1" w:firstColumn="1" w:lastColumn="1" w:noHBand="0" w:noVBand="0"/>
      </w:tblPr>
      <w:tblGrid>
        <w:gridCol w:w="5701"/>
        <w:gridCol w:w="1993"/>
        <w:gridCol w:w="1120"/>
      </w:tblGrid>
      <w:tr w:rsidR="00620CF6" w14:paraId="186D6FDB" w14:textId="77777777">
        <w:trPr>
          <w:trHeight w:val="486"/>
        </w:trPr>
        <w:tc>
          <w:tcPr>
            <w:tcW w:w="5701" w:type="dxa"/>
            <w:tcBorders>
              <w:top w:val="single" w:sz="8" w:space="0" w:color="000000"/>
              <w:bottom w:val="single" w:sz="4" w:space="0" w:color="000000"/>
            </w:tcBorders>
          </w:tcPr>
          <w:p w14:paraId="12309FEC" w14:textId="77777777" w:rsidR="00620CF6" w:rsidRDefault="00000000">
            <w:pPr>
              <w:pStyle w:val="TableParagraph"/>
              <w:spacing w:before="123"/>
              <w:rPr>
                <w:sz w:val="20"/>
              </w:rPr>
            </w:pPr>
            <w:r>
              <w:rPr>
                <w:spacing w:val="-2"/>
                <w:sz w:val="20"/>
              </w:rPr>
              <w:t>Original</w:t>
            </w:r>
            <w:r>
              <w:rPr>
                <w:spacing w:val="2"/>
                <w:sz w:val="20"/>
              </w:rPr>
              <w:t xml:space="preserve"> </w:t>
            </w:r>
            <w:r>
              <w:rPr>
                <w:spacing w:val="-4"/>
                <w:sz w:val="20"/>
              </w:rPr>
              <w:t>label</w:t>
            </w:r>
          </w:p>
        </w:tc>
        <w:tc>
          <w:tcPr>
            <w:tcW w:w="1993" w:type="dxa"/>
            <w:tcBorders>
              <w:top w:val="single" w:sz="8" w:space="0" w:color="000000"/>
              <w:bottom w:val="single" w:sz="4" w:space="0" w:color="000000"/>
            </w:tcBorders>
          </w:tcPr>
          <w:p w14:paraId="6E73CA51" w14:textId="77777777" w:rsidR="00620CF6" w:rsidRDefault="00000000">
            <w:pPr>
              <w:pStyle w:val="TableParagraph"/>
              <w:spacing w:before="123"/>
              <w:ind w:left="326"/>
              <w:rPr>
                <w:sz w:val="20"/>
              </w:rPr>
            </w:pPr>
            <w:r>
              <w:rPr>
                <w:spacing w:val="-2"/>
                <w:sz w:val="20"/>
              </w:rPr>
              <w:t>Original</w:t>
            </w:r>
            <w:r>
              <w:rPr>
                <w:spacing w:val="2"/>
                <w:sz w:val="20"/>
              </w:rPr>
              <w:t xml:space="preserve"> </w:t>
            </w:r>
            <w:r>
              <w:rPr>
                <w:spacing w:val="-2"/>
                <w:sz w:val="20"/>
              </w:rPr>
              <w:t>identifier</w:t>
            </w:r>
          </w:p>
        </w:tc>
        <w:tc>
          <w:tcPr>
            <w:tcW w:w="1120" w:type="dxa"/>
            <w:tcBorders>
              <w:top w:val="single" w:sz="8" w:space="0" w:color="000000"/>
              <w:bottom w:val="single" w:sz="4" w:space="0" w:color="000000"/>
            </w:tcBorders>
          </w:tcPr>
          <w:p w14:paraId="6B257E5C" w14:textId="77777777" w:rsidR="00620CF6" w:rsidRDefault="00000000">
            <w:pPr>
              <w:pStyle w:val="TableParagraph"/>
              <w:spacing w:before="123"/>
              <w:ind w:left="118"/>
              <w:rPr>
                <w:sz w:val="20"/>
              </w:rPr>
            </w:pPr>
            <w:r>
              <w:rPr>
                <w:spacing w:val="-4"/>
                <w:sz w:val="20"/>
              </w:rPr>
              <w:t>Code</w:t>
            </w:r>
          </w:p>
        </w:tc>
      </w:tr>
      <w:tr w:rsidR="00620CF6" w14:paraId="73778C12" w14:textId="77777777">
        <w:trPr>
          <w:trHeight w:val="454"/>
        </w:trPr>
        <w:tc>
          <w:tcPr>
            <w:tcW w:w="5701" w:type="dxa"/>
            <w:tcBorders>
              <w:top w:val="single" w:sz="4" w:space="0" w:color="000000"/>
            </w:tcBorders>
            <w:shd w:val="clear" w:color="auto" w:fill="F7F7F7"/>
          </w:tcPr>
          <w:p w14:paraId="3968F5B5" w14:textId="77777777" w:rsidR="00620CF6" w:rsidRDefault="00000000">
            <w:pPr>
              <w:pStyle w:val="TableParagraph"/>
              <w:spacing w:before="125"/>
              <w:rPr>
                <w:sz w:val="20"/>
              </w:rPr>
            </w:pPr>
            <w:r>
              <w:rPr>
                <w:spacing w:val="-5"/>
                <w:sz w:val="20"/>
              </w:rPr>
              <w:t>Nonfinancial</w:t>
            </w:r>
            <w:r>
              <w:rPr>
                <w:spacing w:val="6"/>
                <w:sz w:val="20"/>
              </w:rPr>
              <w:t xml:space="preserve"> </w:t>
            </w:r>
            <w:r>
              <w:rPr>
                <w:spacing w:val="-2"/>
                <w:sz w:val="20"/>
              </w:rPr>
              <w:t>Assets</w:t>
            </w:r>
          </w:p>
        </w:tc>
        <w:tc>
          <w:tcPr>
            <w:tcW w:w="1993" w:type="dxa"/>
            <w:tcBorders>
              <w:top w:val="single" w:sz="4" w:space="0" w:color="000000"/>
            </w:tcBorders>
            <w:shd w:val="clear" w:color="auto" w:fill="F7F7F7"/>
          </w:tcPr>
          <w:p w14:paraId="0AA6EFBB" w14:textId="77777777" w:rsidR="00620CF6" w:rsidRDefault="00000000">
            <w:pPr>
              <w:pStyle w:val="TableParagraph"/>
              <w:spacing w:before="125"/>
              <w:ind w:left="326"/>
              <w:rPr>
                <w:sz w:val="20"/>
              </w:rPr>
            </w:pPr>
            <w:r>
              <w:rPr>
                <w:spacing w:val="-2"/>
                <w:sz w:val="20"/>
              </w:rPr>
              <w:t>LM152010005.A</w:t>
            </w:r>
          </w:p>
        </w:tc>
        <w:tc>
          <w:tcPr>
            <w:tcW w:w="1120" w:type="dxa"/>
            <w:tcBorders>
              <w:top w:val="single" w:sz="4" w:space="0" w:color="000000"/>
            </w:tcBorders>
            <w:shd w:val="clear" w:color="auto" w:fill="F7F7F7"/>
          </w:tcPr>
          <w:p w14:paraId="41479DA5" w14:textId="77777777" w:rsidR="00620CF6" w:rsidRDefault="00000000">
            <w:pPr>
              <w:pStyle w:val="TableParagraph"/>
              <w:spacing w:before="125"/>
              <w:ind w:left="118"/>
              <w:rPr>
                <w:sz w:val="20"/>
              </w:rPr>
            </w:pPr>
            <w:r>
              <w:rPr>
                <w:spacing w:val="-5"/>
                <w:sz w:val="20"/>
              </w:rPr>
              <w:t>AN</w:t>
            </w:r>
          </w:p>
        </w:tc>
      </w:tr>
      <w:tr w:rsidR="00620CF6" w14:paraId="6A3A9495" w14:textId="77777777">
        <w:trPr>
          <w:trHeight w:val="398"/>
        </w:trPr>
        <w:tc>
          <w:tcPr>
            <w:tcW w:w="5701" w:type="dxa"/>
          </w:tcPr>
          <w:p w14:paraId="4C45732B" w14:textId="77777777" w:rsidR="00620CF6" w:rsidRDefault="00000000">
            <w:pPr>
              <w:pStyle w:val="TableParagraph"/>
              <w:rPr>
                <w:sz w:val="20"/>
              </w:rPr>
            </w:pPr>
            <w:r>
              <w:rPr>
                <w:sz w:val="20"/>
              </w:rPr>
              <w:t>Real</w:t>
            </w:r>
            <w:r>
              <w:rPr>
                <w:spacing w:val="17"/>
                <w:sz w:val="20"/>
              </w:rPr>
              <w:t xml:space="preserve"> </w:t>
            </w:r>
            <w:r>
              <w:rPr>
                <w:sz w:val="20"/>
              </w:rPr>
              <w:t>Estate</w:t>
            </w:r>
            <w:r>
              <w:rPr>
                <w:spacing w:val="17"/>
                <w:sz w:val="20"/>
              </w:rPr>
              <w:t xml:space="preserve"> </w:t>
            </w:r>
            <w:proofErr w:type="gramStart"/>
            <w:r>
              <w:rPr>
                <w:sz w:val="20"/>
              </w:rPr>
              <w:t>At</w:t>
            </w:r>
            <w:proofErr w:type="gramEnd"/>
            <w:r>
              <w:rPr>
                <w:spacing w:val="17"/>
                <w:sz w:val="20"/>
              </w:rPr>
              <w:t xml:space="preserve"> </w:t>
            </w:r>
            <w:r>
              <w:rPr>
                <w:sz w:val="20"/>
              </w:rPr>
              <w:t>Market</w:t>
            </w:r>
            <w:r>
              <w:rPr>
                <w:spacing w:val="18"/>
                <w:sz w:val="20"/>
              </w:rPr>
              <w:t xml:space="preserve"> </w:t>
            </w:r>
            <w:r>
              <w:rPr>
                <w:spacing w:val="-4"/>
                <w:sz w:val="20"/>
              </w:rPr>
              <w:t>Value</w:t>
            </w:r>
          </w:p>
        </w:tc>
        <w:tc>
          <w:tcPr>
            <w:tcW w:w="1993" w:type="dxa"/>
          </w:tcPr>
          <w:p w14:paraId="1F60105D" w14:textId="77777777" w:rsidR="00620CF6" w:rsidRDefault="00000000">
            <w:pPr>
              <w:pStyle w:val="TableParagraph"/>
              <w:ind w:left="326"/>
              <w:rPr>
                <w:sz w:val="20"/>
              </w:rPr>
            </w:pPr>
            <w:r>
              <w:rPr>
                <w:spacing w:val="-2"/>
                <w:sz w:val="20"/>
              </w:rPr>
              <w:t>LM155035005.A</w:t>
            </w:r>
          </w:p>
        </w:tc>
        <w:tc>
          <w:tcPr>
            <w:tcW w:w="1120" w:type="dxa"/>
          </w:tcPr>
          <w:p w14:paraId="43608E29" w14:textId="77777777" w:rsidR="00620CF6" w:rsidRDefault="00000000">
            <w:pPr>
              <w:pStyle w:val="TableParagraph"/>
              <w:ind w:left="118"/>
              <w:rPr>
                <w:sz w:val="20"/>
              </w:rPr>
            </w:pPr>
            <w:r>
              <w:rPr>
                <w:spacing w:val="-2"/>
                <w:sz w:val="20"/>
              </w:rPr>
              <w:t>AN111</w:t>
            </w:r>
          </w:p>
        </w:tc>
      </w:tr>
      <w:tr w:rsidR="00620CF6" w14:paraId="743DB171" w14:textId="77777777">
        <w:trPr>
          <w:trHeight w:val="398"/>
        </w:trPr>
        <w:tc>
          <w:tcPr>
            <w:tcW w:w="5701" w:type="dxa"/>
            <w:shd w:val="clear" w:color="auto" w:fill="F7F7F7"/>
          </w:tcPr>
          <w:p w14:paraId="6463023A" w14:textId="77777777" w:rsidR="00620CF6" w:rsidRDefault="00000000">
            <w:pPr>
              <w:pStyle w:val="TableParagraph"/>
              <w:rPr>
                <w:sz w:val="20"/>
              </w:rPr>
            </w:pPr>
            <w:r>
              <w:rPr>
                <w:sz w:val="20"/>
              </w:rPr>
              <w:t>Equipment,</w:t>
            </w:r>
            <w:r>
              <w:rPr>
                <w:spacing w:val="-4"/>
                <w:sz w:val="20"/>
              </w:rPr>
              <w:t xml:space="preserve"> </w:t>
            </w:r>
            <w:r>
              <w:rPr>
                <w:sz w:val="20"/>
              </w:rPr>
              <w:t>Current</w:t>
            </w:r>
            <w:r>
              <w:rPr>
                <w:spacing w:val="-3"/>
                <w:sz w:val="20"/>
              </w:rPr>
              <w:t xml:space="preserve"> </w:t>
            </w:r>
            <w:r>
              <w:rPr>
                <w:sz w:val="20"/>
              </w:rPr>
              <w:t>Cost</w:t>
            </w:r>
            <w:r>
              <w:rPr>
                <w:spacing w:val="-4"/>
                <w:sz w:val="20"/>
              </w:rPr>
              <w:t xml:space="preserve"> </w:t>
            </w:r>
            <w:r>
              <w:rPr>
                <w:spacing w:val="-2"/>
                <w:sz w:val="20"/>
              </w:rPr>
              <w:t>Basis</w:t>
            </w:r>
          </w:p>
        </w:tc>
        <w:tc>
          <w:tcPr>
            <w:tcW w:w="1993" w:type="dxa"/>
            <w:shd w:val="clear" w:color="auto" w:fill="F7F7F7"/>
          </w:tcPr>
          <w:p w14:paraId="45594CB4" w14:textId="77777777" w:rsidR="00620CF6" w:rsidRDefault="00000000">
            <w:pPr>
              <w:pStyle w:val="TableParagraph"/>
              <w:ind w:left="326"/>
              <w:rPr>
                <w:sz w:val="20"/>
              </w:rPr>
            </w:pPr>
            <w:r>
              <w:rPr>
                <w:spacing w:val="-2"/>
                <w:sz w:val="20"/>
              </w:rPr>
              <w:t>LM165015205.A</w:t>
            </w:r>
          </w:p>
        </w:tc>
        <w:tc>
          <w:tcPr>
            <w:tcW w:w="1120" w:type="dxa"/>
            <w:shd w:val="clear" w:color="auto" w:fill="F7F7F7"/>
          </w:tcPr>
          <w:p w14:paraId="0DE062DF" w14:textId="77777777" w:rsidR="00620CF6" w:rsidRDefault="00000000">
            <w:pPr>
              <w:pStyle w:val="TableParagraph"/>
              <w:ind w:left="118"/>
              <w:rPr>
                <w:sz w:val="20"/>
              </w:rPr>
            </w:pPr>
            <w:r>
              <w:rPr>
                <w:spacing w:val="-2"/>
                <w:sz w:val="20"/>
              </w:rPr>
              <w:t>AN113</w:t>
            </w:r>
          </w:p>
        </w:tc>
      </w:tr>
      <w:tr w:rsidR="00620CF6" w14:paraId="48AB656A" w14:textId="77777777">
        <w:trPr>
          <w:trHeight w:val="797"/>
        </w:trPr>
        <w:tc>
          <w:tcPr>
            <w:tcW w:w="5701" w:type="dxa"/>
          </w:tcPr>
          <w:p w14:paraId="7DCD313C" w14:textId="77777777" w:rsidR="00620CF6" w:rsidRDefault="00000000">
            <w:pPr>
              <w:pStyle w:val="TableParagraph"/>
              <w:rPr>
                <w:sz w:val="20"/>
              </w:rPr>
            </w:pPr>
            <w:r>
              <w:rPr>
                <w:spacing w:val="-2"/>
                <w:sz w:val="20"/>
              </w:rPr>
              <w:t>Nonresidential</w:t>
            </w:r>
            <w:r>
              <w:rPr>
                <w:spacing w:val="7"/>
                <w:sz w:val="20"/>
              </w:rPr>
              <w:t xml:space="preserve"> </w:t>
            </w:r>
            <w:r>
              <w:rPr>
                <w:spacing w:val="-2"/>
                <w:sz w:val="20"/>
              </w:rPr>
              <w:t>Intellectual</w:t>
            </w:r>
            <w:r>
              <w:rPr>
                <w:spacing w:val="7"/>
                <w:sz w:val="20"/>
              </w:rPr>
              <w:t xml:space="preserve"> </w:t>
            </w:r>
            <w:r>
              <w:rPr>
                <w:spacing w:val="-2"/>
                <w:sz w:val="20"/>
              </w:rPr>
              <w:t>Property</w:t>
            </w:r>
            <w:r>
              <w:rPr>
                <w:spacing w:val="7"/>
                <w:sz w:val="20"/>
              </w:rPr>
              <w:t xml:space="preserve"> </w:t>
            </w:r>
            <w:r>
              <w:rPr>
                <w:spacing w:val="-2"/>
                <w:sz w:val="20"/>
              </w:rPr>
              <w:t>Products,</w:t>
            </w:r>
            <w:r>
              <w:rPr>
                <w:spacing w:val="7"/>
                <w:sz w:val="20"/>
              </w:rPr>
              <w:t xml:space="preserve"> </w:t>
            </w:r>
            <w:r>
              <w:rPr>
                <w:spacing w:val="-2"/>
                <w:sz w:val="20"/>
              </w:rPr>
              <w:t>Current</w:t>
            </w:r>
            <w:r>
              <w:rPr>
                <w:spacing w:val="8"/>
                <w:sz w:val="20"/>
              </w:rPr>
              <w:t xml:space="preserve"> </w:t>
            </w:r>
            <w:r>
              <w:rPr>
                <w:spacing w:val="-4"/>
                <w:sz w:val="20"/>
              </w:rPr>
              <w:t>Cost</w:t>
            </w:r>
          </w:p>
          <w:p w14:paraId="43E6CE4C" w14:textId="77777777" w:rsidR="00620CF6" w:rsidRDefault="00000000">
            <w:pPr>
              <w:pStyle w:val="TableParagraph"/>
              <w:spacing w:before="129"/>
              <w:rPr>
                <w:sz w:val="20"/>
              </w:rPr>
            </w:pPr>
            <w:r>
              <w:rPr>
                <w:spacing w:val="-2"/>
                <w:sz w:val="20"/>
              </w:rPr>
              <w:t>Basis</w:t>
            </w:r>
          </w:p>
        </w:tc>
        <w:tc>
          <w:tcPr>
            <w:tcW w:w="1993" w:type="dxa"/>
          </w:tcPr>
          <w:p w14:paraId="08850B0F" w14:textId="77777777" w:rsidR="00620CF6" w:rsidRDefault="00000000">
            <w:pPr>
              <w:pStyle w:val="TableParagraph"/>
              <w:ind w:left="326"/>
              <w:rPr>
                <w:sz w:val="20"/>
              </w:rPr>
            </w:pPr>
            <w:r>
              <w:rPr>
                <w:spacing w:val="-2"/>
                <w:sz w:val="20"/>
              </w:rPr>
              <w:t>LM165013765.A</w:t>
            </w:r>
          </w:p>
        </w:tc>
        <w:tc>
          <w:tcPr>
            <w:tcW w:w="1120" w:type="dxa"/>
          </w:tcPr>
          <w:p w14:paraId="730602EE" w14:textId="77777777" w:rsidR="00620CF6" w:rsidRDefault="00000000">
            <w:pPr>
              <w:pStyle w:val="TableParagraph"/>
              <w:ind w:left="118"/>
              <w:rPr>
                <w:sz w:val="20"/>
              </w:rPr>
            </w:pPr>
            <w:r>
              <w:rPr>
                <w:spacing w:val="-2"/>
                <w:sz w:val="20"/>
              </w:rPr>
              <w:t>AN117</w:t>
            </w:r>
          </w:p>
        </w:tc>
      </w:tr>
      <w:tr w:rsidR="00620CF6" w14:paraId="09969D62" w14:textId="77777777">
        <w:trPr>
          <w:trHeight w:val="398"/>
        </w:trPr>
        <w:tc>
          <w:tcPr>
            <w:tcW w:w="5701" w:type="dxa"/>
            <w:shd w:val="clear" w:color="auto" w:fill="F7F7F7"/>
          </w:tcPr>
          <w:p w14:paraId="725E5E35" w14:textId="77777777" w:rsidR="00620CF6" w:rsidRDefault="00000000">
            <w:pPr>
              <w:pStyle w:val="TableParagraph"/>
              <w:rPr>
                <w:sz w:val="20"/>
              </w:rPr>
            </w:pPr>
            <w:r>
              <w:rPr>
                <w:sz w:val="20"/>
              </w:rPr>
              <w:t>Total</w:t>
            </w:r>
            <w:r>
              <w:rPr>
                <w:spacing w:val="11"/>
                <w:sz w:val="20"/>
              </w:rPr>
              <w:t xml:space="preserve"> </w:t>
            </w:r>
            <w:r>
              <w:rPr>
                <w:sz w:val="20"/>
              </w:rPr>
              <w:t>Financial</w:t>
            </w:r>
            <w:r>
              <w:rPr>
                <w:spacing w:val="12"/>
                <w:sz w:val="20"/>
              </w:rPr>
              <w:t xml:space="preserve"> </w:t>
            </w:r>
            <w:r>
              <w:rPr>
                <w:spacing w:val="-2"/>
                <w:sz w:val="20"/>
              </w:rPr>
              <w:t>Assets</w:t>
            </w:r>
          </w:p>
        </w:tc>
        <w:tc>
          <w:tcPr>
            <w:tcW w:w="1993" w:type="dxa"/>
            <w:shd w:val="clear" w:color="auto" w:fill="F7F7F7"/>
          </w:tcPr>
          <w:p w14:paraId="29511B21" w14:textId="77777777" w:rsidR="00620CF6" w:rsidRDefault="00000000">
            <w:pPr>
              <w:pStyle w:val="TableParagraph"/>
              <w:ind w:left="326"/>
              <w:rPr>
                <w:sz w:val="20"/>
              </w:rPr>
            </w:pPr>
            <w:r>
              <w:rPr>
                <w:spacing w:val="-2"/>
                <w:sz w:val="20"/>
              </w:rPr>
              <w:t>FL154090005.A</w:t>
            </w:r>
          </w:p>
        </w:tc>
        <w:tc>
          <w:tcPr>
            <w:tcW w:w="1120" w:type="dxa"/>
            <w:shd w:val="clear" w:color="auto" w:fill="F7F7F7"/>
          </w:tcPr>
          <w:p w14:paraId="278A8ED7" w14:textId="77777777" w:rsidR="00620CF6" w:rsidRDefault="00000000">
            <w:pPr>
              <w:pStyle w:val="TableParagraph"/>
              <w:ind w:left="118"/>
              <w:rPr>
                <w:sz w:val="20"/>
              </w:rPr>
            </w:pPr>
            <w:r>
              <w:rPr>
                <w:spacing w:val="-4"/>
                <w:w w:val="110"/>
                <w:sz w:val="20"/>
              </w:rPr>
              <w:t>A_AF</w:t>
            </w:r>
          </w:p>
        </w:tc>
      </w:tr>
      <w:tr w:rsidR="00620CF6" w14:paraId="128F2A3E" w14:textId="77777777">
        <w:trPr>
          <w:trHeight w:val="498"/>
        </w:trPr>
        <w:tc>
          <w:tcPr>
            <w:tcW w:w="5701" w:type="dxa"/>
          </w:tcPr>
          <w:p w14:paraId="722072D1" w14:textId="77777777" w:rsidR="00620CF6" w:rsidRDefault="00000000">
            <w:pPr>
              <w:pStyle w:val="TableParagraph"/>
              <w:spacing w:before="168"/>
              <w:rPr>
                <w:sz w:val="20"/>
              </w:rPr>
            </w:pPr>
            <w:r>
              <w:rPr>
                <w:spacing w:val="-2"/>
                <w:sz w:val="20"/>
              </w:rPr>
              <w:t>Checkable</w:t>
            </w:r>
            <w:r>
              <w:rPr>
                <w:spacing w:val="-3"/>
                <w:sz w:val="20"/>
              </w:rPr>
              <w:t xml:space="preserve"> </w:t>
            </w:r>
            <w:r>
              <w:rPr>
                <w:spacing w:val="-2"/>
                <w:sz w:val="20"/>
              </w:rPr>
              <w:t xml:space="preserve">Deposits </w:t>
            </w:r>
            <w:proofErr w:type="gramStart"/>
            <w:r>
              <w:rPr>
                <w:spacing w:val="-2"/>
                <w:sz w:val="20"/>
              </w:rPr>
              <w:t>And</w:t>
            </w:r>
            <w:proofErr w:type="gramEnd"/>
            <w:r>
              <w:rPr>
                <w:spacing w:val="-3"/>
                <w:sz w:val="20"/>
              </w:rPr>
              <w:t xml:space="preserve"> </w:t>
            </w:r>
            <w:r>
              <w:rPr>
                <w:spacing w:val="-2"/>
                <w:sz w:val="20"/>
              </w:rPr>
              <w:t>Currency</w:t>
            </w:r>
          </w:p>
        </w:tc>
        <w:tc>
          <w:tcPr>
            <w:tcW w:w="1993" w:type="dxa"/>
          </w:tcPr>
          <w:p w14:paraId="61E1C14C" w14:textId="77777777" w:rsidR="00620CF6" w:rsidRDefault="00000000">
            <w:pPr>
              <w:pStyle w:val="TableParagraph"/>
              <w:spacing w:before="168"/>
              <w:ind w:left="326"/>
              <w:rPr>
                <w:sz w:val="20"/>
              </w:rPr>
            </w:pPr>
            <w:r>
              <w:rPr>
                <w:spacing w:val="-2"/>
                <w:sz w:val="20"/>
              </w:rPr>
              <w:t>FL153020005.A</w:t>
            </w:r>
          </w:p>
        </w:tc>
        <w:tc>
          <w:tcPr>
            <w:tcW w:w="1120" w:type="dxa"/>
          </w:tcPr>
          <w:p w14:paraId="2CC166BD" w14:textId="77777777" w:rsidR="00620CF6" w:rsidRDefault="00000000">
            <w:pPr>
              <w:pStyle w:val="TableParagraph"/>
              <w:spacing w:before="168"/>
              <w:ind w:left="118"/>
              <w:rPr>
                <w:sz w:val="20"/>
              </w:rPr>
            </w:pPr>
            <w:r>
              <w:rPr>
                <w:spacing w:val="-2"/>
                <w:w w:val="105"/>
                <w:sz w:val="20"/>
              </w:rPr>
              <w:t>A_AF21</w:t>
            </w:r>
          </w:p>
        </w:tc>
      </w:tr>
      <w:tr w:rsidR="00620CF6" w14:paraId="59760220" w14:textId="77777777">
        <w:trPr>
          <w:trHeight w:val="398"/>
        </w:trPr>
        <w:tc>
          <w:tcPr>
            <w:tcW w:w="5701" w:type="dxa"/>
            <w:shd w:val="clear" w:color="auto" w:fill="F7F7F7"/>
          </w:tcPr>
          <w:p w14:paraId="19544E3D" w14:textId="77777777" w:rsidR="00620CF6" w:rsidRDefault="00000000">
            <w:pPr>
              <w:pStyle w:val="TableParagraph"/>
              <w:rPr>
                <w:sz w:val="20"/>
              </w:rPr>
            </w:pPr>
            <w:r>
              <w:rPr>
                <w:sz w:val="20"/>
              </w:rPr>
              <w:t>Total</w:t>
            </w:r>
            <w:r>
              <w:rPr>
                <w:spacing w:val="-1"/>
                <w:sz w:val="20"/>
              </w:rPr>
              <w:t xml:space="preserve"> </w:t>
            </w:r>
            <w:r>
              <w:rPr>
                <w:sz w:val="20"/>
              </w:rPr>
              <w:t>Time</w:t>
            </w:r>
            <w:r>
              <w:rPr>
                <w:spacing w:val="-1"/>
                <w:sz w:val="20"/>
              </w:rPr>
              <w:t xml:space="preserve"> </w:t>
            </w:r>
            <w:proofErr w:type="gramStart"/>
            <w:r>
              <w:rPr>
                <w:sz w:val="20"/>
              </w:rPr>
              <w:t>And</w:t>
            </w:r>
            <w:proofErr w:type="gramEnd"/>
            <w:r>
              <w:rPr>
                <w:sz w:val="20"/>
              </w:rPr>
              <w:t xml:space="preserve"> Savings</w:t>
            </w:r>
            <w:r>
              <w:rPr>
                <w:spacing w:val="-1"/>
                <w:sz w:val="20"/>
              </w:rPr>
              <w:t xml:space="preserve"> </w:t>
            </w:r>
            <w:r>
              <w:rPr>
                <w:spacing w:val="-2"/>
                <w:sz w:val="20"/>
              </w:rPr>
              <w:t>Deposits</w:t>
            </w:r>
          </w:p>
        </w:tc>
        <w:tc>
          <w:tcPr>
            <w:tcW w:w="1993" w:type="dxa"/>
            <w:shd w:val="clear" w:color="auto" w:fill="F7F7F7"/>
          </w:tcPr>
          <w:p w14:paraId="524A3919" w14:textId="77777777" w:rsidR="00620CF6" w:rsidRDefault="00000000">
            <w:pPr>
              <w:pStyle w:val="TableParagraph"/>
              <w:ind w:left="326"/>
              <w:rPr>
                <w:sz w:val="20"/>
              </w:rPr>
            </w:pPr>
            <w:r>
              <w:rPr>
                <w:spacing w:val="-2"/>
                <w:sz w:val="20"/>
              </w:rPr>
              <w:t>FL153030005.A</w:t>
            </w:r>
          </w:p>
        </w:tc>
        <w:tc>
          <w:tcPr>
            <w:tcW w:w="1120" w:type="dxa"/>
            <w:shd w:val="clear" w:color="auto" w:fill="F7F7F7"/>
          </w:tcPr>
          <w:p w14:paraId="047D641B" w14:textId="77777777" w:rsidR="00620CF6" w:rsidRDefault="00000000">
            <w:pPr>
              <w:pStyle w:val="TableParagraph"/>
              <w:ind w:left="118"/>
              <w:rPr>
                <w:sz w:val="20"/>
              </w:rPr>
            </w:pPr>
            <w:r>
              <w:rPr>
                <w:spacing w:val="-2"/>
                <w:w w:val="105"/>
                <w:sz w:val="20"/>
              </w:rPr>
              <w:t>A_AF22</w:t>
            </w:r>
          </w:p>
        </w:tc>
      </w:tr>
      <w:tr w:rsidR="00620CF6" w14:paraId="233BC4DF" w14:textId="77777777">
        <w:trPr>
          <w:trHeight w:val="398"/>
        </w:trPr>
        <w:tc>
          <w:tcPr>
            <w:tcW w:w="5701" w:type="dxa"/>
          </w:tcPr>
          <w:p w14:paraId="1F3C66CF" w14:textId="77777777" w:rsidR="00620CF6" w:rsidRDefault="00000000">
            <w:pPr>
              <w:pStyle w:val="TableParagraph"/>
              <w:rPr>
                <w:sz w:val="20"/>
              </w:rPr>
            </w:pPr>
            <w:r>
              <w:rPr>
                <w:spacing w:val="-2"/>
                <w:sz w:val="20"/>
              </w:rPr>
              <w:t>Private</w:t>
            </w:r>
            <w:r>
              <w:rPr>
                <w:spacing w:val="5"/>
                <w:sz w:val="20"/>
              </w:rPr>
              <w:t xml:space="preserve"> </w:t>
            </w:r>
            <w:r>
              <w:rPr>
                <w:spacing w:val="-2"/>
                <w:sz w:val="20"/>
              </w:rPr>
              <w:t>Foreign</w:t>
            </w:r>
            <w:r>
              <w:rPr>
                <w:spacing w:val="6"/>
                <w:sz w:val="20"/>
              </w:rPr>
              <w:t xml:space="preserve"> </w:t>
            </w:r>
            <w:r>
              <w:rPr>
                <w:spacing w:val="-2"/>
                <w:sz w:val="20"/>
              </w:rPr>
              <w:t>Deposits</w:t>
            </w:r>
          </w:p>
        </w:tc>
        <w:tc>
          <w:tcPr>
            <w:tcW w:w="1993" w:type="dxa"/>
          </w:tcPr>
          <w:p w14:paraId="6B40DD3A" w14:textId="77777777" w:rsidR="00620CF6" w:rsidRDefault="00000000">
            <w:pPr>
              <w:pStyle w:val="TableParagraph"/>
              <w:ind w:left="326"/>
              <w:rPr>
                <w:sz w:val="20"/>
              </w:rPr>
            </w:pPr>
            <w:r>
              <w:rPr>
                <w:spacing w:val="-2"/>
                <w:sz w:val="20"/>
              </w:rPr>
              <w:t>LM153091003.A</w:t>
            </w:r>
          </w:p>
        </w:tc>
        <w:tc>
          <w:tcPr>
            <w:tcW w:w="1120" w:type="dxa"/>
          </w:tcPr>
          <w:p w14:paraId="3273E598" w14:textId="77777777" w:rsidR="00620CF6" w:rsidRDefault="00000000">
            <w:pPr>
              <w:pStyle w:val="TableParagraph"/>
              <w:ind w:left="118"/>
              <w:rPr>
                <w:sz w:val="20"/>
              </w:rPr>
            </w:pPr>
            <w:r>
              <w:rPr>
                <w:spacing w:val="-2"/>
                <w:w w:val="105"/>
                <w:sz w:val="20"/>
              </w:rPr>
              <w:t>A_AF29</w:t>
            </w:r>
          </w:p>
        </w:tc>
      </w:tr>
      <w:tr w:rsidR="00620CF6" w14:paraId="187AC501" w14:textId="77777777">
        <w:trPr>
          <w:trHeight w:val="398"/>
        </w:trPr>
        <w:tc>
          <w:tcPr>
            <w:tcW w:w="5701" w:type="dxa"/>
            <w:shd w:val="clear" w:color="auto" w:fill="F7F7F7"/>
          </w:tcPr>
          <w:p w14:paraId="46FC71E2" w14:textId="77777777" w:rsidR="00620CF6" w:rsidRDefault="00000000">
            <w:pPr>
              <w:pStyle w:val="TableParagraph"/>
              <w:rPr>
                <w:sz w:val="20"/>
              </w:rPr>
            </w:pPr>
            <w:r>
              <w:rPr>
                <w:sz w:val="20"/>
              </w:rPr>
              <w:t>Debt</w:t>
            </w:r>
            <w:r>
              <w:rPr>
                <w:spacing w:val="16"/>
                <w:sz w:val="20"/>
              </w:rPr>
              <w:t xml:space="preserve"> </w:t>
            </w:r>
            <w:r>
              <w:rPr>
                <w:spacing w:val="-2"/>
                <w:sz w:val="20"/>
              </w:rPr>
              <w:t>Securities</w:t>
            </w:r>
          </w:p>
        </w:tc>
        <w:tc>
          <w:tcPr>
            <w:tcW w:w="1993" w:type="dxa"/>
            <w:shd w:val="clear" w:color="auto" w:fill="F7F7F7"/>
          </w:tcPr>
          <w:p w14:paraId="5DA9C0E5" w14:textId="77777777" w:rsidR="00620CF6" w:rsidRDefault="00000000">
            <w:pPr>
              <w:pStyle w:val="TableParagraph"/>
              <w:ind w:left="326"/>
              <w:rPr>
                <w:sz w:val="20"/>
              </w:rPr>
            </w:pPr>
            <w:r>
              <w:rPr>
                <w:spacing w:val="-2"/>
                <w:sz w:val="20"/>
              </w:rPr>
              <w:t>LM154022005.A</w:t>
            </w:r>
          </w:p>
        </w:tc>
        <w:tc>
          <w:tcPr>
            <w:tcW w:w="1120" w:type="dxa"/>
            <w:shd w:val="clear" w:color="auto" w:fill="F7F7F7"/>
          </w:tcPr>
          <w:p w14:paraId="5459EA35" w14:textId="77777777" w:rsidR="00620CF6" w:rsidRDefault="00000000">
            <w:pPr>
              <w:pStyle w:val="TableParagraph"/>
              <w:ind w:left="118"/>
              <w:rPr>
                <w:sz w:val="20"/>
              </w:rPr>
            </w:pPr>
            <w:r>
              <w:rPr>
                <w:spacing w:val="-2"/>
                <w:w w:val="110"/>
                <w:sz w:val="20"/>
              </w:rPr>
              <w:t>A_AF3</w:t>
            </w:r>
          </w:p>
        </w:tc>
      </w:tr>
      <w:tr w:rsidR="00620CF6" w14:paraId="283F8B71" w14:textId="77777777">
        <w:trPr>
          <w:trHeight w:val="498"/>
        </w:trPr>
        <w:tc>
          <w:tcPr>
            <w:tcW w:w="5701" w:type="dxa"/>
          </w:tcPr>
          <w:p w14:paraId="38E4715C" w14:textId="77777777" w:rsidR="00620CF6" w:rsidRDefault="00000000">
            <w:pPr>
              <w:pStyle w:val="TableParagraph"/>
              <w:rPr>
                <w:sz w:val="20"/>
              </w:rPr>
            </w:pPr>
            <w:r>
              <w:rPr>
                <w:spacing w:val="-2"/>
                <w:sz w:val="20"/>
              </w:rPr>
              <w:t>Loans</w:t>
            </w:r>
          </w:p>
        </w:tc>
        <w:tc>
          <w:tcPr>
            <w:tcW w:w="1993" w:type="dxa"/>
          </w:tcPr>
          <w:p w14:paraId="2EDDA087" w14:textId="77777777" w:rsidR="00620CF6" w:rsidRDefault="00000000">
            <w:pPr>
              <w:pStyle w:val="TableParagraph"/>
              <w:ind w:left="326"/>
              <w:rPr>
                <w:sz w:val="20"/>
              </w:rPr>
            </w:pPr>
            <w:r>
              <w:rPr>
                <w:spacing w:val="-2"/>
                <w:sz w:val="20"/>
              </w:rPr>
              <w:t>FL154023005.A</w:t>
            </w:r>
          </w:p>
        </w:tc>
        <w:tc>
          <w:tcPr>
            <w:tcW w:w="1120" w:type="dxa"/>
          </w:tcPr>
          <w:p w14:paraId="0764272D" w14:textId="77777777" w:rsidR="00620CF6" w:rsidRDefault="00000000">
            <w:pPr>
              <w:pStyle w:val="TableParagraph"/>
              <w:ind w:left="118"/>
              <w:rPr>
                <w:sz w:val="20"/>
              </w:rPr>
            </w:pPr>
            <w:r>
              <w:rPr>
                <w:spacing w:val="-2"/>
                <w:w w:val="110"/>
                <w:sz w:val="20"/>
              </w:rPr>
              <w:t>A_AF4</w:t>
            </w:r>
          </w:p>
        </w:tc>
      </w:tr>
      <w:tr w:rsidR="00620CF6" w14:paraId="5E790E5A" w14:textId="77777777">
        <w:trPr>
          <w:trHeight w:val="398"/>
        </w:trPr>
        <w:tc>
          <w:tcPr>
            <w:tcW w:w="5701" w:type="dxa"/>
            <w:shd w:val="clear" w:color="auto" w:fill="F7F7F7"/>
          </w:tcPr>
          <w:p w14:paraId="28D53A54" w14:textId="77777777" w:rsidR="00620CF6" w:rsidRDefault="00000000">
            <w:pPr>
              <w:pStyle w:val="TableParagraph"/>
              <w:rPr>
                <w:sz w:val="20"/>
              </w:rPr>
            </w:pPr>
            <w:r>
              <w:rPr>
                <w:sz w:val="20"/>
              </w:rPr>
              <w:t>Corporate</w:t>
            </w:r>
            <w:r>
              <w:rPr>
                <w:spacing w:val="-4"/>
                <w:sz w:val="20"/>
              </w:rPr>
              <w:t xml:space="preserve"> </w:t>
            </w:r>
            <w:r>
              <w:rPr>
                <w:spacing w:val="-2"/>
                <w:sz w:val="20"/>
              </w:rPr>
              <w:t>Equities</w:t>
            </w:r>
          </w:p>
        </w:tc>
        <w:tc>
          <w:tcPr>
            <w:tcW w:w="1993" w:type="dxa"/>
            <w:shd w:val="clear" w:color="auto" w:fill="F7F7F7"/>
          </w:tcPr>
          <w:p w14:paraId="172B7EE9" w14:textId="77777777" w:rsidR="00620CF6" w:rsidRDefault="00000000">
            <w:pPr>
              <w:pStyle w:val="TableParagraph"/>
              <w:ind w:left="326"/>
              <w:rPr>
                <w:sz w:val="20"/>
              </w:rPr>
            </w:pPr>
            <w:r>
              <w:rPr>
                <w:spacing w:val="-2"/>
                <w:sz w:val="20"/>
              </w:rPr>
              <w:t>LM153064105.A</w:t>
            </w:r>
          </w:p>
        </w:tc>
        <w:tc>
          <w:tcPr>
            <w:tcW w:w="1120" w:type="dxa"/>
            <w:shd w:val="clear" w:color="auto" w:fill="F7F7F7"/>
          </w:tcPr>
          <w:p w14:paraId="7AB074AD" w14:textId="77777777" w:rsidR="00620CF6" w:rsidRDefault="00000000">
            <w:pPr>
              <w:pStyle w:val="TableParagraph"/>
              <w:ind w:left="118"/>
              <w:rPr>
                <w:sz w:val="20"/>
              </w:rPr>
            </w:pPr>
            <w:r>
              <w:rPr>
                <w:spacing w:val="-2"/>
                <w:w w:val="105"/>
                <w:sz w:val="20"/>
              </w:rPr>
              <w:t>A_AF511</w:t>
            </w:r>
          </w:p>
        </w:tc>
      </w:tr>
      <w:tr w:rsidR="00620CF6" w14:paraId="6BD57C3A" w14:textId="77777777">
        <w:trPr>
          <w:trHeight w:val="398"/>
        </w:trPr>
        <w:tc>
          <w:tcPr>
            <w:tcW w:w="5701" w:type="dxa"/>
          </w:tcPr>
          <w:p w14:paraId="65287620" w14:textId="77777777" w:rsidR="00620CF6" w:rsidRDefault="00000000">
            <w:pPr>
              <w:pStyle w:val="TableParagraph"/>
              <w:rPr>
                <w:sz w:val="20"/>
              </w:rPr>
            </w:pPr>
            <w:r>
              <w:rPr>
                <w:sz w:val="20"/>
              </w:rPr>
              <w:t>Proprietors’</w:t>
            </w:r>
            <w:r>
              <w:rPr>
                <w:spacing w:val="-7"/>
                <w:sz w:val="20"/>
              </w:rPr>
              <w:t xml:space="preserve"> </w:t>
            </w:r>
            <w:r>
              <w:rPr>
                <w:sz w:val="20"/>
              </w:rPr>
              <w:t>Equity</w:t>
            </w:r>
            <w:r>
              <w:rPr>
                <w:spacing w:val="-7"/>
                <w:sz w:val="20"/>
              </w:rPr>
              <w:t xml:space="preserve"> </w:t>
            </w:r>
            <w:proofErr w:type="gramStart"/>
            <w:r>
              <w:rPr>
                <w:sz w:val="20"/>
              </w:rPr>
              <w:t>In</w:t>
            </w:r>
            <w:proofErr w:type="gramEnd"/>
            <w:r>
              <w:rPr>
                <w:spacing w:val="-6"/>
                <w:sz w:val="20"/>
              </w:rPr>
              <w:t xml:space="preserve"> </w:t>
            </w:r>
            <w:r>
              <w:rPr>
                <w:sz w:val="20"/>
              </w:rPr>
              <w:t>Noncorporate</w:t>
            </w:r>
            <w:r>
              <w:rPr>
                <w:spacing w:val="-7"/>
                <w:sz w:val="20"/>
              </w:rPr>
              <w:t xml:space="preserve"> </w:t>
            </w:r>
            <w:r>
              <w:rPr>
                <w:spacing w:val="-2"/>
                <w:sz w:val="20"/>
              </w:rPr>
              <w:t>Business</w:t>
            </w:r>
          </w:p>
        </w:tc>
        <w:tc>
          <w:tcPr>
            <w:tcW w:w="1993" w:type="dxa"/>
          </w:tcPr>
          <w:p w14:paraId="5C4884E3" w14:textId="77777777" w:rsidR="00620CF6" w:rsidRDefault="00000000">
            <w:pPr>
              <w:pStyle w:val="TableParagraph"/>
              <w:ind w:left="326"/>
              <w:rPr>
                <w:sz w:val="20"/>
              </w:rPr>
            </w:pPr>
            <w:r>
              <w:rPr>
                <w:spacing w:val="-2"/>
                <w:sz w:val="20"/>
              </w:rPr>
              <w:t>LM152090205.A</w:t>
            </w:r>
          </w:p>
        </w:tc>
        <w:tc>
          <w:tcPr>
            <w:tcW w:w="1120" w:type="dxa"/>
          </w:tcPr>
          <w:p w14:paraId="651EDB71" w14:textId="77777777" w:rsidR="00620CF6" w:rsidRDefault="00000000">
            <w:pPr>
              <w:pStyle w:val="TableParagraph"/>
              <w:ind w:left="118"/>
              <w:rPr>
                <w:sz w:val="20"/>
              </w:rPr>
            </w:pPr>
            <w:r>
              <w:rPr>
                <w:spacing w:val="-2"/>
                <w:w w:val="105"/>
                <w:sz w:val="20"/>
              </w:rPr>
              <w:t>A_AF519</w:t>
            </w:r>
          </w:p>
        </w:tc>
      </w:tr>
      <w:tr w:rsidR="00620CF6" w14:paraId="4B5F1BA3" w14:textId="77777777">
        <w:trPr>
          <w:trHeight w:val="398"/>
        </w:trPr>
        <w:tc>
          <w:tcPr>
            <w:tcW w:w="5701" w:type="dxa"/>
            <w:shd w:val="clear" w:color="auto" w:fill="F7F7F7"/>
          </w:tcPr>
          <w:p w14:paraId="780BB8C6" w14:textId="77777777" w:rsidR="00620CF6" w:rsidRDefault="00000000">
            <w:pPr>
              <w:pStyle w:val="TableParagraph"/>
              <w:rPr>
                <w:sz w:val="20"/>
              </w:rPr>
            </w:pPr>
            <w:r>
              <w:rPr>
                <w:spacing w:val="-2"/>
                <w:sz w:val="20"/>
              </w:rPr>
              <w:t>Money</w:t>
            </w:r>
            <w:r>
              <w:rPr>
                <w:spacing w:val="-1"/>
                <w:sz w:val="20"/>
              </w:rPr>
              <w:t xml:space="preserve"> </w:t>
            </w:r>
            <w:r>
              <w:rPr>
                <w:spacing w:val="-2"/>
                <w:sz w:val="20"/>
              </w:rPr>
              <w:t>Market</w:t>
            </w:r>
            <w:r>
              <w:rPr>
                <w:spacing w:val="-1"/>
                <w:sz w:val="20"/>
              </w:rPr>
              <w:t xml:space="preserve"> </w:t>
            </w:r>
            <w:r>
              <w:rPr>
                <w:spacing w:val="-2"/>
                <w:sz w:val="20"/>
              </w:rPr>
              <w:t>Fund</w:t>
            </w:r>
            <w:r>
              <w:rPr>
                <w:spacing w:val="-1"/>
                <w:sz w:val="20"/>
              </w:rPr>
              <w:t xml:space="preserve"> </w:t>
            </w:r>
            <w:r>
              <w:rPr>
                <w:spacing w:val="-2"/>
                <w:sz w:val="20"/>
              </w:rPr>
              <w:t>Shares</w:t>
            </w:r>
          </w:p>
        </w:tc>
        <w:tc>
          <w:tcPr>
            <w:tcW w:w="1993" w:type="dxa"/>
            <w:shd w:val="clear" w:color="auto" w:fill="F7F7F7"/>
          </w:tcPr>
          <w:p w14:paraId="74BC7FEF" w14:textId="77777777" w:rsidR="00620CF6" w:rsidRDefault="00000000">
            <w:pPr>
              <w:pStyle w:val="TableParagraph"/>
              <w:ind w:left="326"/>
              <w:rPr>
                <w:sz w:val="20"/>
              </w:rPr>
            </w:pPr>
            <w:r>
              <w:rPr>
                <w:spacing w:val="-2"/>
                <w:sz w:val="20"/>
              </w:rPr>
              <w:t>FL153034005.A</w:t>
            </w:r>
          </w:p>
        </w:tc>
        <w:tc>
          <w:tcPr>
            <w:tcW w:w="1120" w:type="dxa"/>
            <w:shd w:val="clear" w:color="auto" w:fill="F7F7F7"/>
          </w:tcPr>
          <w:p w14:paraId="7E84E556" w14:textId="77777777" w:rsidR="00620CF6" w:rsidRDefault="00000000">
            <w:pPr>
              <w:pStyle w:val="TableParagraph"/>
              <w:ind w:left="118"/>
              <w:rPr>
                <w:sz w:val="20"/>
              </w:rPr>
            </w:pPr>
            <w:r>
              <w:rPr>
                <w:spacing w:val="-2"/>
                <w:w w:val="105"/>
                <w:sz w:val="20"/>
              </w:rPr>
              <w:t>A_AF521</w:t>
            </w:r>
          </w:p>
        </w:tc>
      </w:tr>
      <w:tr w:rsidR="00620CF6" w14:paraId="610AF165" w14:textId="77777777">
        <w:trPr>
          <w:trHeight w:val="398"/>
        </w:trPr>
        <w:tc>
          <w:tcPr>
            <w:tcW w:w="5701" w:type="dxa"/>
          </w:tcPr>
          <w:p w14:paraId="1AB41EC0" w14:textId="77777777" w:rsidR="00620CF6" w:rsidRDefault="00000000">
            <w:pPr>
              <w:pStyle w:val="TableParagraph"/>
              <w:rPr>
                <w:sz w:val="20"/>
              </w:rPr>
            </w:pPr>
            <w:r>
              <w:rPr>
                <w:spacing w:val="-2"/>
                <w:sz w:val="20"/>
              </w:rPr>
              <w:t>Mutual</w:t>
            </w:r>
            <w:r>
              <w:rPr>
                <w:spacing w:val="2"/>
                <w:sz w:val="20"/>
              </w:rPr>
              <w:t xml:space="preserve"> </w:t>
            </w:r>
            <w:r>
              <w:rPr>
                <w:spacing w:val="-2"/>
                <w:sz w:val="20"/>
              </w:rPr>
              <w:t>Fund</w:t>
            </w:r>
            <w:r>
              <w:rPr>
                <w:spacing w:val="2"/>
                <w:sz w:val="20"/>
              </w:rPr>
              <w:t xml:space="preserve"> </w:t>
            </w:r>
            <w:r>
              <w:rPr>
                <w:spacing w:val="-2"/>
                <w:sz w:val="20"/>
              </w:rPr>
              <w:t>Shares</w:t>
            </w:r>
          </w:p>
        </w:tc>
        <w:tc>
          <w:tcPr>
            <w:tcW w:w="1993" w:type="dxa"/>
          </w:tcPr>
          <w:p w14:paraId="0B0C59C2" w14:textId="77777777" w:rsidR="00620CF6" w:rsidRDefault="00000000">
            <w:pPr>
              <w:pStyle w:val="TableParagraph"/>
              <w:ind w:left="326"/>
              <w:rPr>
                <w:sz w:val="20"/>
              </w:rPr>
            </w:pPr>
            <w:r>
              <w:rPr>
                <w:spacing w:val="-2"/>
                <w:sz w:val="20"/>
              </w:rPr>
              <w:t>LM153064205.A</w:t>
            </w:r>
          </w:p>
        </w:tc>
        <w:tc>
          <w:tcPr>
            <w:tcW w:w="1120" w:type="dxa"/>
          </w:tcPr>
          <w:p w14:paraId="73DC2F2E" w14:textId="77777777" w:rsidR="00620CF6" w:rsidRDefault="00000000">
            <w:pPr>
              <w:pStyle w:val="TableParagraph"/>
              <w:ind w:left="118"/>
              <w:rPr>
                <w:sz w:val="20"/>
              </w:rPr>
            </w:pPr>
            <w:r>
              <w:rPr>
                <w:spacing w:val="-2"/>
                <w:w w:val="105"/>
                <w:sz w:val="20"/>
              </w:rPr>
              <w:t>A_AF522</w:t>
            </w:r>
          </w:p>
        </w:tc>
      </w:tr>
      <w:tr w:rsidR="00620CF6" w14:paraId="65A46960" w14:textId="77777777">
        <w:trPr>
          <w:trHeight w:val="398"/>
        </w:trPr>
        <w:tc>
          <w:tcPr>
            <w:tcW w:w="5701" w:type="dxa"/>
            <w:shd w:val="clear" w:color="auto" w:fill="F7F7F7"/>
          </w:tcPr>
          <w:p w14:paraId="7BDB88ED" w14:textId="77777777" w:rsidR="00620CF6" w:rsidRDefault="00000000">
            <w:pPr>
              <w:pStyle w:val="TableParagraph"/>
              <w:rPr>
                <w:sz w:val="20"/>
              </w:rPr>
            </w:pPr>
            <w:r>
              <w:rPr>
                <w:spacing w:val="-2"/>
                <w:sz w:val="20"/>
              </w:rPr>
              <w:t>Life</w:t>
            </w:r>
            <w:r>
              <w:rPr>
                <w:spacing w:val="4"/>
                <w:sz w:val="20"/>
              </w:rPr>
              <w:t xml:space="preserve"> </w:t>
            </w:r>
            <w:r>
              <w:rPr>
                <w:spacing w:val="-2"/>
                <w:sz w:val="20"/>
              </w:rPr>
              <w:t>Insurance</w:t>
            </w:r>
            <w:r>
              <w:rPr>
                <w:spacing w:val="5"/>
                <w:sz w:val="20"/>
              </w:rPr>
              <w:t xml:space="preserve"> </w:t>
            </w:r>
            <w:r>
              <w:rPr>
                <w:spacing w:val="-2"/>
                <w:sz w:val="20"/>
              </w:rPr>
              <w:t>Reserves</w:t>
            </w:r>
          </w:p>
        </w:tc>
        <w:tc>
          <w:tcPr>
            <w:tcW w:w="1993" w:type="dxa"/>
            <w:shd w:val="clear" w:color="auto" w:fill="F7F7F7"/>
          </w:tcPr>
          <w:p w14:paraId="3020F91D" w14:textId="77777777" w:rsidR="00620CF6" w:rsidRDefault="00000000">
            <w:pPr>
              <w:pStyle w:val="TableParagraph"/>
              <w:ind w:left="326"/>
              <w:rPr>
                <w:sz w:val="20"/>
              </w:rPr>
            </w:pPr>
            <w:r>
              <w:rPr>
                <w:spacing w:val="-2"/>
                <w:sz w:val="20"/>
              </w:rPr>
              <w:t>FL153040005.A</w:t>
            </w:r>
          </w:p>
        </w:tc>
        <w:tc>
          <w:tcPr>
            <w:tcW w:w="1120" w:type="dxa"/>
            <w:shd w:val="clear" w:color="auto" w:fill="F7F7F7"/>
          </w:tcPr>
          <w:p w14:paraId="7C01A1AD" w14:textId="77777777" w:rsidR="00620CF6" w:rsidRDefault="00000000">
            <w:pPr>
              <w:pStyle w:val="TableParagraph"/>
              <w:ind w:left="118"/>
              <w:rPr>
                <w:sz w:val="20"/>
              </w:rPr>
            </w:pPr>
            <w:r>
              <w:rPr>
                <w:spacing w:val="-2"/>
                <w:w w:val="105"/>
                <w:sz w:val="20"/>
              </w:rPr>
              <w:t>A_AF62</w:t>
            </w:r>
          </w:p>
        </w:tc>
      </w:tr>
      <w:tr w:rsidR="00620CF6" w14:paraId="0D50EC24" w14:textId="77777777">
        <w:trPr>
          <w:trHeight w:val="498"/>
        </w:trPr>
        <w:tc>
          <w:tcPr>
            <w:tcW w:w="5701" w:type="dxa"/>
          </w:tcPr>
          <w:p w14:paraId="6F6B67B5" w14:textId="77777777" w:rsidR="00620CF6" w:rsidRDefault="00000000">
            <w:pPr>
              <w:pStyle w:val="TableParagraph"/>
              <w:spacing w:before="168"/>
              <w:rPr>
                <w:sz w:val="20"/>
              </w:rPr>
            </w:pPr>
            <w:r>
              <w:rPr>
                <w:spacing w:val="-2"/>
                <w:sz w:val="20"/>
              </w:rPr>
              <w:t>Pension</w:t>
            </w:r>
            <w:r>
              <w:rPr>
                <w:spacing w:val="-3"/>
                <w:sz w:val="20"/>
              </w:rPr>
              <w:t xml:space="preserve"> </w:t>
            </w:r>
            <w:r>
              <w:rPr>
                <w:spacing w:val="-2"/>
                <w:sz w:val="20"/>
              </w:rPr>
              <w:t>Entitlements</w:t>
            </w:r>
          </w:p>
        </w:tc>
        <w:tc>
          <w:tcPr>
            <w:tcW w:w="1993" w:type="dxa"/>
          </w:tcPr>
          <w:p w14:paraId="067670CF" w14:textId="77777777" w:rsidR="00620CF6" w:rsidRDefault="00000000">
            <w:pPr>
              <w:pStyle w:val="TableParagraph"/>
              <w:spacing w:before="168"/>
              <w:ind w:left="326"/>
              <w:rPr>
                <w:sz w:val="20"/>
              </w:rPr>
            </w:pPr>
            <w:r>
              <w:rPr>
                <w:spacing w:val="-2"/>
                <w:sz w:val="20"/>
              </w:rPr>
              <w:t>FL153050005.A</w:t>
            </w:r>
          </w:p>
        </w:tc>
        <w:tc>
          <w:tcPr>
            <w:tcW w:w="1120" w:type="dxa"/>
          </w:tcPr>
          <w:p w14:paraId="08D277F7" w14:textId="77777777" w:rsidR="00620CF6" w:rsidRDefault="00000000">
            <w:pPr>
              <w:pStyle w:val="TableParagraph"/>
              <w:spacing w:before="168"/>
              <w:ind w:left="118"/>
              <w:rPr>
                <w:sz w:val="20"/>
              </w:rPr>
            </w:pPr>
            <w:r>
              <w:rPr>
                <w:spacing w:val="-2"/>
                <w:w w:val="105"/>
                <w:sz w:val="20"/>
              </w:rPr>
              <w:t>A_AF63</w:t>
            </w:r>
          </w:p>
        </w:tc>
      </w:tr>
      <w:tr w:rsidR="00620CF6" w14:paraId="51193A14" w14:textId="77777777">
        <w:trPr>
          <w:trHeight w:val="398"/>
        </w:trPr>
        <w:tc>
          <w:tcPr>
            <w:tcW w:w="5701" w:type="dxa"/>
            <w:shd w:val="clear" w:color="auto" w:fill="F7F7F7"/>
          </w:tcPr>
          <w:p w14:paraId="747FD766" w14:textId="77777777" w:rsidR="00620CF6" w:rsidRDefault="00000000">
            <w:pPr>
              <w:pStyle w:val="TableParagraph"/>
              <w:rPr>
                <w:sz w:val="20"/>
              </w:rPr>
            </w:pPr>
            <w:r>
              <w:rPr>
                <w:sz w:val="20"/>
              </w:rPr>
              <w:t>Total</w:t>
            </w:r>
            <w:r>
              <w:rPr>
                <w:spacing w:val="16"/>
                <w:sz w:val="20"/>
              </w:rPr>
              <w:t xml:space="preserve"> </w:t>
            </w:r>
            <w:r>
              <w:rPr>
                <w:spacing w:val="-2"/>
                <w:sz w:val="20"/>
              </w:rPr>
              <w:t>Liabilities</w:t>
            </w:r>
          </w:p>
        </w:tc>
        <w:tc>
          <w:tcPr>
            <w:tcW w:w="1993" w:type="dxa"/>
            <w:shd w:val="clear" w:color="auto" w:fill="F7F7F7"/>
          </w:tcPr>
          <w:p w14:paraId="67775857" w14:textId="77777777" w:rsidR="00620CF6" w:rsidRDefault="00000000">
            <w:pPr>
              <w:pStyle w:val="TableParagraph"/>
              <w:ind w:left="326"/>
              <w:rPr>
                <w:sz w:val="20"/>
              </w:rPr>
            </w:pPr>
            <w:r>
              <w:rPr>
                <w:spacing w:val="-2"/>
                <w:sz w:val="20"/>
              </w:rPr>
              <w:t>FL154190005.A</w:t>
            </w:r>
          </w:p>
        </w:tc>
        <w:tc>
          <w:tcPr>
            <w:tcW w:w="1120" w:type="dxa"/>
            <w:shd w:val="clear" w:color="auto" w:fill="F7F7F7"/>
          </w:tcPr>
          <w:p w14:paraId="6884FE36" w14:textId="77777777" w:rsidR="00620CF6" w:rsidRDefault="00000000">
            <w:pPr>
              <w:pStyle w:val="TableParagraph"/>
              <w:ind w:left="118"/>
              <w:rPr>
                <w:sz w:val="20"/>
              </w:rPr>
            </w:pPr>
            <w:r>
              <w:rPr>
                <w:spacing w:val="-4"/>
                <w:w w:val="115"/>
                <w:sz w:val="20"/>
              </w:rPr>
              <w:t>L_AF</w:t>
            </w:r>
          </w:p>
        </w:tc>
      </w:tr>
      <w:tr w:rsidR="00620CF6" w14:paraId="04581A23" w14:textId="77777777">
        <w:trPr>
          <w:trHeight w:val="398"/>
        </w:trPr>
        <w:tc>
          <w:tcPr>
            <w:tcW w:w="5701" w:type="dxa"/>
          </w:tcPr>
          <w:p w14:paraId="4FD5F0A6" w14:textId="77777777" w:rsidR="00620CF6" w:rsidRDefault="00000000">
            <w:pPr>
              <w:pStyle w:val="TableParagraph"/>
              <w:rPr>
                <w:sz w:val="20"/>
              </w:rPr>
            </w:pPr>
            <w:r>
              <w:rPr>
                <w:spacing w:val="-4"/>
                <w:sz w:val="20"/>
              </w:rPr>
              <w:t>Municipal</w:t>
            </w:r>
            <w:r>
              <w:rPr>
                <w:spacing w:val="6"/>
                <w:sz w:val="20"/>
              </w:rPr>
              <w:t xml:space="preserve"> </w:t>
            </w:r>
            <w:r>
              <w:rPr>
                <w:spacing w:val="-2"/>
                <w:sz w:val="20"/>
              </w:rPr>
              <w:t>Securities</w:t>
            </w:r>
          </w:p>
        </w:tc>
        <w:tc>
          <w:tcPr>
            <w:tcW w:w="1993" w:type="dxa"/>
          </w:tcPr>
          <w:p w14:paraId="5D7DF2E9" w14:textId="77777777" w:rsidR="00620CF6" w:rsidRDefault="00000000">
            <w:pPr>
              <w:pStyle w:val="TableParagraph"/>
              <w:ind w:left="326"/>
              <w:rPr>
                <w:sz w:val="20"/>
              </w:rPr>
            </w:pPr>
            <w:r>
              <w:rPr>
                <w:spacing w:val="-2"/>
                <w:sz w:val="20"/>
              </w:rPr>
              <w:t>FL163162003.A</w:t>
            </w:r>
          </w:p>
        </w:tc>
        <w:tc>
          <w:tcPr>
            <w:tcW w:w="1120" w:type="dxa"/>
          </w:tcPr>
          <w:p w14:paraId="43DCAFFB" w14:textId="77777777" w:rsidR="00620CF6" w:rsidRDefault="00000000">
            <w:pPr>
              <w:pStyle w:val="TableParagraph"/>
              <w:ind w:left="118"/>
              <w:rPr>
                <w:sz w:val="20"/>
              </w:rPr>
            </w:pPr>
            <w:r>
              <w:rPr>
                <w:spacing w:val="-2"/>
                <w:w w:val="110"/>
                <w:sz w:val="20"/>
              </w:rPr>
              <w:t>L_AF3</w:t>
            </w:r>
          </w:p>
        </w:tc>
      </w:tr>
      <w:tr w:rsidR="00620CF6" w14:paraId="7D11C800" w14:textId="77777777">
        <w:trPr>
          <w:trHeight w:val="398"/>
        </w:trPr>
        <w:tc>
          <w:tcPr>
            <w:tcW w:w="5701" w:type="dxa"/>
            <w:shd w:val="clear" w:color="auto" w:fill="F7F7F7"/>
          </w:tcPr>
          <w:p w14:paraId="42EF5E0C" w14:textId="77777777" w:rsidR="00620CF6" w:rsidRDefault="00000000">
            <w:pPr>
              <w:pStyle w:val="TableParagraph"/>
              <w:rPr>
                <w:sz w:val="20"/>
              </w:rPr>
            </w:pPr>
            <w:r>
              <w:rPr>
                <w:spacing w:val="-2"/>
                <w:sz w:val="20"/>
              </w:rPr>
              <w:t>Loans</w:t>
            </w:r>
          </w:p>
        </w:tc>
        <w:tc>
          <w:tcPr>
            <w:tcW w:w="1993" w:type="dxa"/>
            <w:shd w:val="clear" w:color="auto" w:fill="F7F7F7"/>
          </w:tcPr>
          <w:p w14:paraId="73F7C813" w14:textId="77777777" w:rsidR="00620CF6" w:rsidRDefault="00000000">
            <w:pPr>
              <w:pStyle w:val="TableParagraph"/>
              <w:ind w:left="326"/>
              <w:rPr>
                <w:sz w:val="20"/>
              </w:rPr>
            </w:pPr>
            <w:r>
              <w:rPr>
                <w:spacing w:val="-2"/>
                <w:sz w:val="20"/>
              </w:rPr>
              <w:t>FL154123005.A</w:t>
            </w:r>
          </w:p>
        </w:tc>
        <w:tc>
          <w:tcPr>
            <w:tcW w:w="1120" w:type="dxa"/>
            <w:shd w:val="clear" w:color="auto" w:fill="F7F7F7"/>
          </w:tcPr>
          <w:p w14:paraId="03C37951" w14:textId="77777777" w:rsidR="00620CF6" w:rsidRDefault="00000000">
            <w:pPr>
              <w:pStyle w:val="TableParagraph"/>
              <w:ind w:left="118"/>
              <w:rPr>
                <w:sz w:val="20"/>
              </w:rPr>
            </w:pPr>
            <w:r>
              <w:rPr>
                <w:spacing w:val="-2"/>
                <w:w w:val="110"/>
                <w:sz w:val="20"/>
              </w:rPr>
              <w:t>L_AF4</w:t>
            </w:r>
          </w:p>
        </w:tc>
      </w:tr>
      <w:tr w:rsidR="00620CF6" w14:paraId="0126CBE3" w14:textId="77777777">
        <w:trPr>
          <w:trHeight w:val="498"/>
        </w:trPr>
        <w:tc>
          <w:tcPr>
            <w:tcW w:w="5701" w:type="dxa"/>
          </w:tcPr>
          <w:p w14:paraId="2E32B551" w14:textId="77777777" w:rsidR="00620CF6" w:rsidRDefault="00000000">
            <w:pPr>
              <w:pStyle w:val="TableParagraph"/>
              <w:rPr>
                <w:sz w:val="20"/>
              </w:rPr>
            </w:pPr>
            <w:r>
              <w:rPr>
                <w:spacing w:val="-2"/>
                <w:sz w:val="20"/>
              </w:rPr>
              <w:t>Deferred</w:t>
            </w:r>
            <w:r>
              <w:rPr>
                <w:spacing w:val="-4"/>
                <w:sz w:val="20"/>
              </w:rPr>
              <w:t xml:space="preserve"> </w:t>
            </w:r>
            <w:r>
              <w:rPr>
                <w:spacing w:val="-2"/>
                <w:sz w:val="20"/>
              </w:rPr>
              <w:t>And</w:t>
            </w:r>
            <w:r>
              <w:rPr>
                <w:spacing w:val="-4"/>
                <w:sz w:val="20"/>
              </w:rPr>
              <w:t xml:space="preserve"> </w:t>
            </w:r>
            <w:r>
              <w:rPr>
                <w:spacing w:val="-2"/>
                <w:sz w:val="20"/>
              </w:rPr>
              <w:t>Unpaid</w:t>
            </w:r>
            <w:r>
              <w:rPr>
                <w:spacing w:val="-4"/>
                <w:sz w:val="20"/>
              </w:rPr>
              <w:t xml:space="preserve"> </w:t>
            </w:r>
            <w:r>
              <w:rPr>
                <w:spacing w:val="-2"/>
                <w:sz w:val="20"/>
              </w:rPr>
              <w:t>Life</w:t>
            </w:r>
            <w:r>
              <w:rPr>
                <w:spacing w:val="-4"/>
                <w:sz w:val="20"/>
              </w:rPr>
              <w:t xml:space="preserve"> </w:t>
            </w:r>
            <w:r>
              <w:rPr>
                <w:spacing w:val="-2"/>
                <w:sz w:val="20"/>
              </w:rPr>
              <w:t>Insurance</w:t>
            </w:r>
            <w:r>
              <w:rPr>
                <w:spacing w:val="-4"/>
                <w:sz w:val="20"/>
              </w:rPr>
              <w:t xml:space="preserve"> </w:t>
            </w:r>
            <w:r>
              <w:rPr>
                <w:spacing w:val="-2"/>
                <w:sz w:val="20"/>
              </w:rPr>
              <w:t>Premiums</w:t>
            </w:r>
          </w:p>
        </w:tc>
        <w:tc>
          <w:tcPr>
            <w:tcW w:w="1993" w:type="dxa"/>
          </w:tcPr>
          <w:p w14:paraId="6A62AE14" w14:textId="77777777" w:rsidR="00620CF6" w:rsidRDefault="00000000">
            <w:pPr>
              <w:pStyle w:val="TableParagraph"/>
              <w:ind w:left="326"/>
              <w:rPr>
                <w:sz w:val="20"/>
              </w:rPr>
            </w:pPr>
            <w:r>
              <w:rPr>
                <w:spacing w:val="-2"/>
                <w:sz w:val="20"/>
              </w:rPr>
              <w:t>FL543077073.A</w:t>
            </w:r>
          </w:p>
        </w:tc>
        <w:tc>
          <w:tcPr>
            <w:tcW w:w="1120" w:type="dxa"/>
          </w:tcPr>
          <w:p w14:paraId="66BD244F" w14:textId="77777777" w:rsidR="00620CF6" w:rsidRDefault="00000000">
            <w:pPr>
              <w:pStyle w:val="TableParagraph"/>
              <w:ind w:left="118"/>
              <w:rPr>
                <w:sz w:val="20"/>
              </w:rPr>
            </w:pPr>
            <w:r>
              <w:rPr>
                <w:spacing w:val="-2"/>
                <w:w w:val="110"/>
                <w:sz w:val="20"/>
              </w:rPr>
              <w:t>L_AF62</w:t>
            </w:r>
          </w:p>
        </w:tc>
      </w:tr>
      <w:tr w:rsidR="00620CF6" w14:paraId="7B9887BC" w14:textId="77777777">
        <w:trPr>
          <w:trHeight w:val="430"/>
        </w:trPr>
        <w:tc>
          <w:tcPr>
            <w:tcW w:w="5701" w:type="dxa"/>
            <w:tcBorders>
              <w:bottom w:val="single" w:sz="8" w:space="0" w:color="000000"/>
            </w:tcBorders>
            <w:shd w:val="clear" w:color="auto" w:fill="F7F7F7"/>
          </w:tcPr>
          <w:p w14:paraId="48686721" w14:textId="77777777" w:rsidR="00620CF6" w:rsidRDefault="00000000">
            <w:pPr>
              <w:pStyle w:val="TableParagraph"/>
              <w:rPr>
                <w:sz w:val="20"/>
              </w:rPr>
            </w:pPr>
            <w:r>
              <w:rPr>
                <w:spacing w:val="-2"/>
                <w:sz w:val="20"/>
              </w:rPr>
              <w:t>Consumer</w:t>
            </w:r>
            <w:r>
              <w:rPr>
                <w:spacing w:val="3"/>
                <w:sz w:val="20"/>
              </w:rPr>
              <w:t xml:space="preserve"> </w:t>
            </w:r>
            <w:r>
              <w:rPr>
                <w:spacing w:val="-2"/>
                <w:sz w:val="20"/>
              </w:rPr>
              <w:t>Durable</w:t>
            </w:r>
            <w:r>
              <w:rPr>
                <w:spacing w:val="3"/>
                <w:sz w:val="20"/>
              </w:rPr>
              <w:t xml:space="preserve"> </w:t>
            </w:r>
            <w:r>
              <w:rPr>
                <w:spacing w:val="-2"/>
                <w:sz w:val="20"/>
              </w:rPr>
              <w:t>Goods,</w:t>
            </w:r>
            <w:r>
              <w:rPr>
                <w:spacing w:val="3"/>
                <w:sz w:val="20"/>
              </w:rPr>
              <w:t xml:space="preserve"> </w:t>
            </w:r>
            <w:r>
              <w:rPr>
                <w:spacing w:val="-2"/>
                <w:sz w:val="20"/>
              </w:rPr>
              <w:t>Current</w:t>
            </w:r>
            <w:r>
              <w:rPr>
                <w:spacing w:val="3"/>
                <w:sz w:val="20"/>
              </w:rPr>
              <w:t xml:space="preserve"> </w:t>
            </w:r>
            <w:r>
              <w:rPr>
                <w:spacing w:val="-2"/>
                <w:sz w:val="20"/>
              </w:rPr>
              <w:t>Cost</w:t>
            </w:r>
            <w:r>
              <w:rPr>
                <w:spacing w:val="3"/>
                <w:sz w:val="20"/>
              </w:rPr>
              <w:t xml:space="preserve"> </w:t>
            </w:r>
            <w:r>
              <w:rPr>
                <w:spacing w:val="-2"/>
                <w:sz w:val="20"/>
              </w:rPr>
              <w:t>Basis</w:t>
            </w:r>
          </w:p>
        </w:tc>
        <w:tc>
          <w:tcPr>
            <w:tcW w:w="1993" w:type="dxa"/>
            <w:tcBorders>
              <w:bottom w:val="single" w:sz="8" w:space="0" w:color="000000"/>
            </w:tcBorders>
            <w:shd w:val="clear" w:color="auto" w:fill="F7F7F7"/>
          </w:tcPr>
          <w:p w14:paraId="68494882" w14:textId="77777777" w:rsidR="00620CF6" w:rsidRDefault="00000000">
            <w:pPr>
              <w:pStyle w:val="TableParagraph"/>
              <w:ind w:left="326"/>
              <w:rPr>
                <w:sz w:val="20"/>
              </w:rPr>
            </w:pPr>
            <w:r>
              <w:rPr>
                <w:spacing w:val="-2"/>
                <w:sz w:val="20"/>
              </w:rPr>
              <w:t>LM155111005.A</w:t>
            </w:r>
          </w:p>
        </w:tc>
        <w:tc>
          <w:tcPr>
            <w:tcW w:w="1120" w:type="dxa"/>
            <w:tcBorders>
              <w:bottom w:val="single" w:sz="8" w:space="0" w:color="000000"/>
            </w:tcBorders>
            <w:shd w:val="clear" w:color="auto" w:fill="F7F7F7"/>
          </w:tcPr>
          <w:p w14:paraId="5E6FA1A1" w14:textId="77777777" w:rsidR="00620CF6" w:rsidRDefault="00000000">
            <w:pPr>
              <w:pStyle w:val="TableParagraph"/>
              <w:ind w:left="118"/>
              <w:rPr>
                <w:sz w:val="20"/>
              </w:rPr>
            </w:pPr>
            <w:r>
              <w:rPr>
                <w:spacing w:val="-2"/>
                <w:sz w:val="20"/>
              </w:rPr>
              <w:t>XDHHCE</w:t>
            </w:r>
          </w:p>
        </w:tc>
      </w:tr>
    </w:tbl>
    <w:p w14:paraId="259C26DE" w14:textId="77777777" w:rsidR="00620CF6" w:rsidRDefault="00620CF6">
      <w:pPr>
        <w:rPr>
          <w:sz w:val="20"/>
        </w:rPr>
        <w:sectPr w:rsidR="00620CF6" w:rsidSect="00D60468">
          <w:pgSz w:w="12240" w:h="15840"/>
          <w:pgMar w:top="1400" w:right="1600" w:bottom="280" w:left="1600" w:header="720" w:footer="720" w:gutter="0"/>
          <w:cols w:space="720"/>
        </w:sectPr>
      </w:pPr>
    </w:p>
    <w:p w14:paraId="728BD7F4" w14:textId="77777777" w:rsidR="00620CF6" w:rsidRDefault="00000000">
      <w:pPr>
        <w:pStyle w:val="BodyText"/>
        <w:spacing w:before="106" w:line="355" w:lineRule="auto"/>
        <w:ind w:left="3100" w:right="3098"/>
      </w:pPr>
      <w:bookmarkStart w:id="585" w:name="_bookmark93"/>
      <w:bookmarkEnd w:id="585"/>
      <w:r>
        <w:lastRenderedPageBreak/>
        <w:t>Table B.10:</w:t>
      </w:r>
      <w:r>
        <w:rPr>
          <w:spacing w:val="34"/>
        </w:rPr>
        <w:t xml:space="preserve"> </w:t>
      </w:r>
      <w:r>
        <w:t>Composition rules:</w:t>
      </w:r>
      <w:r>
        <w:rPr>
          <w:spacing w:val="34"/>
        </w:rPr>
        <w:t xml:space="preserve"> </w:t>
      </w:r>
      <w:r>
        <w:t>Federal Reserve Board B.101.H - Balance Sheet</w:t>
      </w:r>
    </w:p>
    <w:p w14:paraId="79E8AC84" w14:textId="77777777" w:rsidR="00620CF6" w:rsidRDefault="00620CF6">
      <w:pPr>
        <w:pStyle w:val="BodyText"/>
        <w:spacing w:before="5"/>
        <w:rPr>
          <w:sz w:val="16"/>
        </w:rPr>
      </w:pPr>
    </w:p>
    <w:tbl>
      <w:tblPr>
        <w:tblW w:w="0" w:type="auto"/>
        <w:tblInd w:w="126" w:type="dxa"/>
        <w:tblLayout w:type="fixed"/>
        <w:tblCellMar>
          <w:left w:w="0" w:type="dxa"/>
          <w:right w:w="0" w:type="dxa"/>
        </w:tblCellMar>
        <w:tblLook w:val="01E0" w:firstRow="1" w:lastRow="1" w:firstColumn="1" w:lastColumn="1" w:noHBand="0" w:noVBand="0"/>
      </w:tblPr>
      <w:tblGrid>
        <w:gridCol w:w="1297"/>
        <w:gridCol w:w="1181"/>
        <w:gridCol w:w="3307"/>
        <w:gridCol w:w="4739"/>
        <w:gridCol w:w="1198"/>
      </w:tblGrid>
      <w:tr w:rsidR="00620CF6" w14:paraId="640B394D" w14:textId="77777777">
        <w:trPr>
          <w:trHeight w:val="486"/>
        </w:trPr>
        <w:tc>
          <w:tcPr>
            <w:tcW w:w="1297" w:type="dxa"/>
            <w:tcBorders>
              <w:top w:val="single" w:sz="8" w:space="0" w:color="000000"/>
              <w:bottom w:val="single" w:sz="4" w:space="0" w:color="000000"/>
            </w:tcBorders>
          </w:tcPr>
          <w:p w14:paraId="6E2F2DF9" w14:textId="77777777" w:rsidR="00620CF6" w:rsidRDefault="00000000">
            <w:pPr>
              <w:pStyle w:val="TableParagraph"/>
              <w:spacing w:before="123"/>
              <w:rPr>
                <w:sz w:val="20"/>
              </w:rPr>
            </w:pPr>
            <w:r>
              <w:rPr>
                <w:spacing w:val="-2"/>
                <w:sz w:val="20"/>
              </w:rPr>
              <w:t>Sector</w:t>
            </w:r>
          </w:p>
        </w:tc>
        <w:tc>
          <w:tcPr>
            <w:tcW w:w="1181" w:type="dxa"/>
            <w:tcBorders>
              <w:top w:val="single" w:sz="8" w:space="0" w:color="000000"/>
              <w:bottom w:val="single" w:sz="4" w:space="0" w:color="000000"/>
            </w:tcBorders>
          </w:tcPr>
          <w:p w14:paraId="2303AA90" w14:textId="77777777" w:rsidR="00620CF6" w:rsidRDefault="00000000">
            <w:pPr>
              <w:pStyle w:val="TableParagraph"/>
              <w:spacing w:before="123"/>
              <w:ind w:left="195"/>
              <w:rPr>
                <w:sz w:val="20"/>
              </w:rPr>
            </w:pPr>
            <w:r>
              <w:rPr>
                <w:spacing w:val="-4"/>
                <w:sz w:val="20"/>
              </w:rPr>
              <w:t>Code</w:t>
            </w:r>
          </w:p>
        </w:tc>
        <w:tc>
          <w:tcPr>
            <w:tcW w:w="3307" w:type="dxa"/>
            <w:tcBorders>
              <w:top w:val="single" w:sz="8" w:space="0" w:color="000000"/>
              <w:bottom w:val="single" w:sz="4" w:space="0" w:color="000000"/>
            </w:tcBorders>
          </w:tcPr>
          <w:p w14:paraId="5EB30896" w14:textId="77777777" w:rsidR="00620CF6" w:rsidRDefault="00000000">
            <w:pPr>
              <w:pStyle w:val="TableParagraph"/>
              <w:spacing w:before="123"/>
              <w:ind w:left="387"/>
              <w:rPr>
                <w:sz w:val="20"/>
              </w:rPr>
            </w:pPr>
            <w:r>
              <w:rPr>
                <w:spacing w:val="-2"/>
                <w:sz w:val="20"/>
              </w:rPr>
              <w:t>Concept</w:t>
            </w:r>
          </w:p>
        </w:tc>
        <w:tc>
          <w:tcPr>
            <w:tcW w:w="4739" w:type="dxa"/>
            <w:tcBorders>
              <w:top w:val="single" w:sz="8" w:space="0" w:color="000000"/>
              <w:bottom w:val="single" w:sz="4" w:space="0" w:color="000000"/>
            </w:tcBorders>
          </w:tcPr>
          <w:p w14:paraId="155D5E20" w14:textId="77777777" w:rsidR="00620CF6" w:rsidRDefault="00000000">
            <w:pPr>
              <w:pStyle w:val="TableParagraph"/>
              <w:spacing w:before="123"/>
              <w:ind w:left="154"/>
              <w:rPr>
                <w:sz w:val="20"/>
              </w:rPr>
            </w:pPr>
            <w:r>
              <w:rPr>
                <w:spacing w:val="-4"/>
                <w:sz w:val="20"/>
              </w:rPr>
              <w:t>Composition</w:t>
            </w:r>
            <w:r>
              <w:rPr>
                <w:spacing w:val="3"/>
                <w:sz w:val="20"/>
              </w:rPr>
              <w:t xml:space="preserve"> </w:t>
            </w:r>
            <w:r>
              <w:rPr>
                <w:spacing w:val="-4"/>
                <w:sz w:val="20"/>
              </w:rPr>
              <w:t>rule</w:t>
            </w:r>
            <w:r>
              <w:rPr>
                <w:spacing w:val="3"/>
                <w:sz w:val="20"/>
              </w:rPr>
              <w:t xml:space="preserve"> </w:t>
            </w:r>
            <w:r>
              <w:rPr>
                <w:spacing w:val="-4"/>
                <w:sz w:val="20"/>
              </w:rPr>
              <w:t>using</w:t>
            </w:r>
            <w:r>
              <w:rPr>
                <w:spacing w:val="3"/>
                <w:sz w:val="20"/>
              </w:rPr>
              <w:t xml:space="preserve"> </w:t>
            </w:r>
            <w:r>
              <w:rPr>
                <w:spacing w:val="-4"/>
                <w:sz w:val="20"/>
              </w:rPr>
              <w:t>codes</w:t>
            </w:r>
          </w:p>
        </w:tc>
        <w:tc>
          <w:tcPr>
            <w:tcW w:w="1198" w:type="dxa"/>
            <w:tcBorders>
              <w:top w:val="single" w:sz="8" w:space="0" w:color="000000"/>
              <w:bottom w:val="single" w:sz="4" w:space="0" w:color="000000"/>
            </w:tcBorders>
          </w:tcPr>
          <w:p w14:paraId="39F0C03A" w14:textId="77777777" w:rsidR="00620CF6" w:rsidRDefault="00000000">
            <w:pPr>
              <w:pStyle w:val="TableParagraph"/>
              <w:spacing w:before="123"/>
              <w:ind w:left="189"/>
              <w:rPr>
                <w:sz w:val="20"/>
              </w:rPr>
            </w:pPr>
            <w:r>
              <w:rPr>
                <w:spacing w:val="-2"/>
                <w:sz w:val="20"/>
              </w:rPr>
              <w:t>Frequency</w:t>
            </w:r>
          </w:p>
        </w:tc>
      </w:tr>
      <w:tr w:rsidR="00620CF6" w14:paraId="2711AE98" w14:textId="77777777">
        <w:trPr>
          <w:trHeight w:val="55"/>
        </w:trPr>
        <w:tc>
          <w:tcPr>
            <w:tcW w:w="1297" w:type="dxa"/>
            <w:tcBorders>
              <w:top w:val="single" w:sz="4" w:space="0" w:color="000000"/>
            </w:tcBorders>
            <w:shd w:val="clear" w:color="auto" w:fill="F7F7F7"/>
          </w:tcPr>
          <w:p w14:paraId="1DA21CB6" w14:textId="77777777" w:rsidR="00620CF6" w:rsidRDefault="00620CF6">
            <w:pPr>
              <w:pStyle w:val="TableParagraph"/>
              <w:spacing w:before="0"/>
              <w:ind w:left="0"/>
              <w:rPr>
                <w:rFonts w:ascii="Times New Roman"/>
                <w:sz w:val="2"/>
              </w:rPr>
            </w:pPr>
          </w:p>
        </w:tc>
        <w:tc>
          <w:tcPr>
            <w:tcW w:w="1181" w:type="dxa"/>
            <w:tcBorders>
              <w:top w:val="single" w:sz="4" w:space="0" w:color="000000"/>
            </w:tcBorders>
            <w:shd w:val="clear" w:color="auto" w:fill="F7F7F7"/>
          </w:tcPr>
          <w:p w14:paraId="6F342E82" w14:textId="77777777" w:rsidR="00620CF6" w:rsidRDefault="00620CF6">
            <w:pPr>
              <w:pStyle w:val="TableParagraph"/>
              <w:spacing w:before="0"/>
              <w:ind w:left="0"/>
              <w:rPr>
                <w:rFonts w:ascii="Times New Roman"/>
                <w:sz w:val="2"/>
              </w:rPr>
            </w:pPr>
          </w:p>
        </w:tc>
        <w:tc>
          <w:tcPr>
            <w:tcW w:w="3307" w:type="dxa"/>
            <w:tcBorders>
              <w:top w:val="single" w:sz="4" w:space="0" w:color="000000"/>
            </w:tcBorders>
            <w:shd w:val="clear" w:color="auto" w:fill="F7F7F7"/>
          </w:tcPr>
          <w:p w14:paraId="3FE91A80" w14:textId="77777777" w:rsidR="00620CF6" w:rsidRDefault="00620CF6">
            <w:pPr>
              <w:pStyle w:val="TableParagraph"/>
              <w:spacing w:before="0"/>
              <w:ind w:left="0"/>
              <w:rPr>
                <w:rFonts w:ascii="Times New Roman"/>
                <w:sz w:val="2"/>
              </w:rPr>
            </w:pPr>
          </w:p>
        </w:tc>
        <w:tc>
          <w:tcPr>
            <w:tcW w:w="4739" w:type="dxa"/>
            <w:tcBorders>
              <w:top w:val="single" w:sz="4" w:space="0" w:color="000000"/>
            </w:tcBorders>
            <w:shd w:val="clear" w:color="auto" w:fill="F7F7F7"/>
          </w:tcPr>
          <w:p w14:paraId="6CAA8247" w14:textId="77777777" w:rsidR="00620CF6" w:rsidRDefault="00620CF6">
            <w:pPr>
              <w:pStyle w:val="TableParagraph"/>
              <w:spacing w:before="0"/>
              <w:ind w:left="0"/>
              <w:rPr>
                <w:rFonts w:ascii="Times New Roman"/>
                <w:sz w:val="2"/>
              </w:rPr>
            </w:pPr>
          </w:p>
        </w:tc>
        <w:tc>
          <w:tcPr>
            <w:tcW w:w="1198" w:type="dxa"/>
            <w:tcBorders>
              <w:top w:val="single" w:sz="4" w:space="0" w:color="000000"/>
            </w:tcBorders>
            <w:shd w:val="clear" w:color="auto" w:fill="F7F7F7"/>
          </w:tcPr>
          <w:p w14:paraId="6454DF91" w14:textId="77777777" w:rsidR="00620CF6" w:rsidRDefault="00620CF6">
            <w:pPr>
              <w:pStyle w:val="TableParagraph"/>
              <w:spacing w:before="0"/>
              <w:ind w:left="0"/>
              <w:rPr>
                <w:rFonts w:ascii="Times New Roman"/>
                <w:sz w:val="2"/>
              </w:rPr>
            </w:pPr>
          </w:p>
        </w:tc>
      </w:tr>
      <w:tr w:rsidR="00620CF6" w14:paraId="37A03B12" w14:textId="77777777">
        <w:trPr>
          <w:trHeight w:val="797"/>
        </w:trPr>
        <w:tc>
          <w:tcPr>
            <w:tcW w:w="1297" w:type="dxa"/>
            <w:shd w:val="clear" w:color="auto" w:fill="F7F7F7"/>
          </w:tcPr>
          <w:p w14:paraId="6C63CCCA" w14:textId="77777777" w:rsidR="00620CF6" w:rsidRDefault="00000000">
            <w:pPr>
              <w:pStyle w:val="TableParagraph"/>
              <w:rPr>
                <w:sz w:val="20"/>
              </w:rPr>
            </w:pPr>
            <w:r>
              <w:rPr>
                <w:spacing w:val="-2"/>
                <w:sz w:val="20"/>
              </w:rPr>
              <w:t>Households</w:t>
            </w:r>
          </w:p>
        </w:tc>
        <w:tc>
          <w:tcPr>
            <w:tcW w:w="1181" w:type="dxa"/>
            <w:shd w:val="clear" w:color="auto" w:fill="F7F7F7"/>
          </w:tcPr>
          <w:p w14:paraId="4BB45DD7" w14:textId="77777777" w:rsidR="00620CF6" w:rsidRDefault="00000000">
            <w:pPr>
              <w:pStyle w:val="TableParagraph"/>
              <w:ind w:left="195"/>
              <w:rPr>
                <w:sz w:val="20"/>
              </w:rPr>
            </w:pPr>
            <w:proofErr w:type="spellStart"/>
            <w:r>
              <w:rPr>
                <w:spacing w:val="-2"/>
                <w:sz w:val="20"/>
              </w:rPr>
              <w:t>netwea</w:t>
            </w:r>
            <w:proofErr w:type="spellEnd"/>
          </w:p>
        </w:tc>
        <w:tc>
          <w:tcPr>
            <w:tcW w:w="3307" w:type="dxa"/>
            <w:shd w:val="clear" w:color="auto" w:fill="F7F7F7"/>
          </w:tcPr>
          <w:p w14:paraId="6180CFB4" w14:textId="77777777" w:rsidR="00620CF6" w:rsidRDefault="00000000">
            <w:pPr>
              <w:pStyle w:val="TableParagraph"/>
              <w:ind w:left="387"/>
              <w:rPr>
                <w:sz w:val="20"/>
              </w:rPr>
            </w:pPr>
            <w:r>
              <w:rPr>
                <w:sz w:val="20"/>
              </w:rPr>
              <w:t>Net</w:t>
            </w:r>
            <w:r>
              <w:rPr>
                <w:spacing w:val="2"/>
                <w:sz w:val="20"/>
              </w:rPr>
              <w:t xml:space="preserve"> </w:t>
            </w:r>
            <w:r>
              <w:rPr>
                <w:spacing w:val="-2"/>
                <w:sz w:val="20"/>
              </w:rPr>
              <w:t>Wealth</w:t>
            </w:r>
          </w:p>
        </w:tc>
        <w:tc>
          <w:tcPr>
            <w:tcW w:w="4739" w:type="dxa"/>
            <w:shd w:val="clear" w:color="auto" w:fill="F7F7F7"/>
          </w:tcPr>
          <w:p w14:paraId="25AD1AFD" w14:textId="77777777" w:rsidR="00620CF6" w:rsidRDefault="00000000">
            <w:pPr>
              <w:pStyle w:val="TableParagraph"/>
              <w:ind w:left="154"/>
              <w:rPr>
                <w:sz w:val="20"/>
              </w:rPr>
            </w:pPr>
            <w:r>
              <w:rPr>
                <w:sz w:val="20"/>
              </w:rPr>
              <w:t>(Financial</w:t>
            </w:r>
            <w:r>
              <w:rPr>
                <w:spacing w:val="8"/>
                <w:sz w:val="20"/>
              </w:rPr>
              <w:t xml:space="preserve"> </w:t>
            </w:r>
            <w:r>
              <w:rPr>
                <w:sz w:val="20"/>
              </w:rPr>
              <w:t>Assets</w:t>
            </w:r>
            <w:r>
              <w:rPr>
                <w:spacing w:val="9"/>
                <w:sz w:val="20"/>
              </w:rPr>
              <w:t xml:space="preserve"> </w:t>
            </w:r>
            <w:r>
              <w:rPr>
                <w:sz w:val="20"/>
              </w:rPr>
              <w:t>&amp;</w:t>
            </w:r>
            <w:r>
              <w:rPr>
                <w:spacing w:val="9"/>
                <w:sz w:val="20"/>
              </w:rPr>
              <w:t xml:space="preserve"> </w:t>
            </w:r>
            <w:r>
              <w:rPr>
                <w:sz w:val="20"/>
              </w:rPr>
              <w:t>Fixed</w:t>
            </w:r>
            <w:r>
              <w:rPr>
                <w:spacing w:val="9"/>
                <w:sz w:val="20"/>
              </w:rPr>
              <w:t xml:space="preserve"> </w:t>
            </w:r>
            <w:r>
              <w:rPr>
                <w:sz w:val="20"/>
              </w:rPr>
              <w:t>Capital</w:t>
            </w:r>
            <w:r>
              <w:rPr>
                <w:spacing w:val="9"/>
                <w:sz w:val="20"/>
              </w:rPr>
              <w:t xml:space="preserve"> </w:t>
            </w:r>
            <w:r>
              <w:rPr>
                <w:sz w:val="20"/>
              </w:rPr>
              <w:t>of</w:t>
            </w:r>
            <w:r>
              <w:rPr>
                <w:spacing w:val="9"/>
                <w:sz w:val="20"/>
              </w:rPr>
              <w:t xml:space="preserve"> </w:t>
            </w:r>
            <w:r>
              <w:rPr>
                <w:spacing w:val="-2"/>
                <w:sz w:val="20"/>
              </w:rPr>
              <w:t>Personal</w:t>
            </w:r>
          </w:p>
          <w:p w14:paraId="7CF11347" w14:textId="77777777" w:rsidR="00620CF6" w:rsidRDefault="00000000">
            <w:pPr>
              <w:pStyle w:val="TableParagraph"/>
              <w:spacing w:before="129"/>
              <w:ind w:left="154"/>
              <w:rPr>
                <w:sz w:val="20"/>
              </w:rPr>
            </w:pPr>
            <w:r>
              <w:rPr>
                <w:sz w:val="20"/>
              </w:rPr>
              <w:t>Businesses)</w:t>
            </w:r>
            <w:r>
              <w:rPr>
                <w:spacing w:val="9"/>
                <w:sz w:val="20"/>
              </w:rPr>
              <w:t xml:space="preserve"> </w:t>
            </w:r>
            <w:r>
              <w:rPr>
                <w:sz w:val="20"/>
              </w:rPr>
              <w:t>+</w:t>
            </w:r>
            <w:r>
              <w:rPr>
                <w:spacing w:val="9"/>
                <w:sz w:val="20"/>
              </w:rPr>
              <w:t xml:space="preserve"> </w:t>
            </w:r>
            <w:r>
              <w:rPr>
                <w:sz w:val="20"/>
              </w:rPr>
              <w:t>(Housing</w:t>
            </w:r>
            <w:r>
              <w:rPr>
                <w:spacing w:val="9"/>
                <w:sz w:val="20"/>
              </w:rPr>
              <w:t xml:space="preserve"> </w:t>
            </w:r>
            <w:r>
              <w:rPr>
                <w:sz w:val="20"/>
              </w:rPr>
              <w:t>&amp;</w:t>
            </w:r>
            <w:r>
              <w:rPr>
                <w:spacing w:val="9"/>
                <w:sz w:val="20"/>
              </w:rPr>
              <w:t xml:space="preserve"> </w:t>
            </w:r>
            <w:r>
              <w:rPr>
                <w:sz w:val="20"/>
              </w:rPr>
              <w:t>Land)</w:t>
            </w:r>
            <w:r>
              <w:rPr>
                <w:spacing w:val="9"/>
                <w:sz w:val="20"/>
              </w:rPr>
              <w:t xml:space="preserve"> </w:t>
            </w:r>
            <w:r>
              <w:rPr>
                <w:sz w:val="20"/>
              </w:rPr>
              <w:t>-</w:t>
            </w:r>
            <w:r>
              <w:rPr>
                <w:spacing w:val="9"/>
                <w:sz w:val="20"/>
              </w:rPr>
              <w:t xml:space="preserve"> </w:t>
            </w:r>
            <w:r>
              <w:rPr>
                <w:spacing w:val="-2"/>
                <w:sz w:val="20"/>
              </w:rPr>
              <w:t>(Debt)</w:t>
            </w:r>
          </w:p>
        </w:tc>
        <w:tc>
          <w:tcPr>
            <w:tcW w:w="1198" w:type="dxa"/>
            <w:shd w:val="clear" w:color="auto" w:fill="F7F7F7"/>
          </w:tcPr>
          <w:p w14:paraId="477D93E9" w14:textId="77777777" w:rsidR="00620CF6" w:rsidRDefault="00000000">
            <w:pPr>
              <w:pStyle w:val="TableParagraph"/>
              <w:ind w:left="189"/>
              <w:rPr>
                <w:sz w:val="20"/>
              </w:rPr>
            </w:pPr>
            <w:r>
              <w:rPr>
                <w:w w:val="99"/>
                <w:sz w:val="20"/>
              </w:rPr>
              <w:t>1</w:t>
            </w:r>
          </w:p>
        </w:tc>
      </w:tr>
      <w:tr w:rsidR="00620CF6" w14:paraId="6E3B8295" w14:textId="77777777">
        <w:trPr>
          <w:trHeight w:val="797"/>
        </w:trPr>
        <w:tc>
          <w:tcPr>
            <w:tcW w:w="1297" w:type="dxa"/>
          </w:tcPr>
          <w:p w14:paraId="1906EAD2" w14:textId="77777777" w:rsidR="00620CF6" w:rsidRDefault="00000000">
            <w:pPr>
              <w:pStyle w:val="TableParagraph"/>
              <w:rPr>
                <w:sz w:val="20"/>
              </w:rPr>
            </w:pPr>
            <w:r>
              <w:rPr>
                <w:spacing w:val="-2"/>
                <w:sz w:val="20"/>
              </w:rPr>
              <w:t>Households</w:t>
            </w:r>
          </w:p>
        </w:tc>
        <w:tc>
          <w:tcPr>
            <w:tcW w:w="1181" w:type="dxa"/>
          </w:tcPr>
          <w:p w14:paraId="396B467E" w14:textId="77777777" w:rsidR="00620CF6" w:rsidRDefault="00000000">
            <w:pPr>
              <w:pStyle w:val="TableParagraph"/>
              <w:ind w:left="195"/>
              <w:rPr>
                <w:sz w:val="20"/>
              </w:rPr>
            </w:pPr>
            <w:proofErr w:type="spellStart"/>
            <w:r>
              <w:rPr>
                <w:spacing w:val="-2"/>
                <w:sz w:val="20"/>
              </w:rPr>
              <w:t>nnhass</w:t>
            </w:r>
            <w:proofErr w:type="spellEnd"/>
          </w:p>
        </w:tc>
        <w:tc>
          <w:tcPr>
            <w:tcW w:w="3307" w:type="dxa"/>
          </w:tcPr>
          <w:p w14:paraId="637C1F32" w14:textId="77777777" w:rsidR="00620CF6" w:rsidRDefault="00000000">
            <w:pPr>
              <w:pStyle w:val="TableParagraph"/>
              <w:ind w:left="387"/>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2BC5AFAF" w14:textId="77777777" w:rsidR="00620CF6" w:rsidRDefault="00000000">
            <w:pPr>
              <w:pStyle w:val="TableParagraph"/>
              <w:spacing w:before="129"/>
              <w:ind w:left="387"/>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739" w:type="dxa"/>
          </w:tcPr>
          <w:p w14:paraId="59F1A357" w14:textId="77777777" w:rsidR="00620CF6" w:rsidRDefault="00000000">
            <w:pPr>
              <w:pStyle w:val="TableParagraph"/>
              <w:ind w:left="154"/>
              <w:rPr>
                <w:sz w:val="20"/>
              </w:rPr>
            </w:pPr>
            <w:r>
              <w:rPr>
                <w:sz w:val="20"/>
              </w:rPr>
              <w:t>(AN)</w:t>
            </w:r>
            <w:r>
              <w:rPr>
                <w:spacing w:val="24"/>
                <w:sz w:val="20"/>
              </w:rPr>
              <w:t xml:space="preserve"> </w:t>
            </w:r>
            <w:r>
              <w:rPr>
                <w:sz w:val="20"/>
              </w:rPr>
              <w:t>-</w:t>
            </w:r>
            <w:r>
              <w:rPr>
                <w:spacing w:val="25"/>
                <w:sz w:val="20"/>
              </w:rPr>
              <w:t xml:space="preserve"> </w:t>
            </w:r>
            <w:r>
              <w:rPr>
                <w:sz w:val="20"/>
              </w:rPr>
              <w:t>(AN111)</w:t>
            </w:r>
            <w:r>
              <w:rPr>
                <w:spacing w:val="24"/>
                <w:sz w:val="20"/>
              </w:rPr>
              <w:t xml:space="preserve"> </w:t>
            </w:r>
            <w:r>
              <w:rPr>
                <w:sz w:val="20"/>
              </w:rPr>
              <w:t>-</w:t>
            </w:r>
            <w:r>
              <w:rPr>
                <w:spacing w:val="25"/>
                <w:sz w:val="20"/>
              </w:rPr>
              <w:t xml:space="preserve"> </w:t>
            </w:r>
            <w:r>
              <w:rPr>
                <w:sz w:val="20"/>
              </w:rPr>
              <w:t>(XDHHCE)</w:t>
            </w:r>
            <w:r>
              <w:rPr>
                <w:spacing w:val="25"/>
                <w:sz w:val="20"/>
              </w:rPr>
              <w:t xml:space="preserve"> </w:t>
            </w:r>
            <w:r>
              <w:rPr>
                <w:sz w:val="20"/>
              </w:rPr>
              <w:t>+</w:t>
            </w:r>
            <w:r>
              <w:rPr>
                <w:spacing w:val="24"/>
                <w:sz w:val="20"/>
              </w:rPr>
              <w:t xml:space="preserve"> </w:t>
            </w:r>
            <w:r>
              <w:rPr>
                <w:spacing w:val="-2"/>
                <w:sz w:val="20"/>
              </w:rPr>
              <w:t>(A_AF)</w:t>
            </w:r>
          </w:p>
        </w:tc>
        <w:tc>
          <w:tcPr>
            <w:tcW w:w="1198" w:type="dxa"/>
          </w:tcPr>
          <w:p w14:paraId="2614277C" w14:textId="77777777" w:rsidR="00620CF6" w:rsidRDefault="00000000">
            <w:pPr>
              <w:pStyle w:val="TableParagraph"/>
              <w:ind w:left="189"/>
              <w:rPr>
                <w:sz w:val="20"/>
              </w:rPr>
            </w:pPr>
            <w:r>
              <w:rPr>
                <w:w w:val="99"/>
                <w:sz w:val="20"/>
              </w:rPr>
              <w:t>1</w:t>
            </w:r>
          </w:p>
        </w:tc>
      </w:tr>
      <w:tr w:rsidR="00620CF6" w14:paraId="37543706" w14:textId="77777777">
        <w:trPr>
          <w:trHeight w:val="398"/>
        </w:trPr>
        <w:tc>
          <w:tcPr>
            <w:tcW w:w="1297" w:type="dxa"/>
            <w:shd w:val="clear" w:color="auto" w:fill="F7F7F7"/>
          </w:tcPr>
          <w:p w14:paraId="7C0D735B" w14:textId="77777777" w:rsidR="00620CF6" w:rsidRDefault="00000000">
            <w:pPr>
              <w:pStyle w:val="TableParagraph"/>
              <w:rPr>
                <w:sz w:val="20"/>
              </w:rPr>
            </w:pPr>
            <w:r>
              <w:rPr>
                <w:spacing w:val="-2"/>
                <w:sz w:val="20"/>
              </w:rPr>
              <w:t>Households</w:t>
            </w:r>
          </w:p>
        </w:tc>
        <w:tc>
          <w:tcPr>
            <w:tcW w:w="1181" w:type="dxa"/>
            <w:shd w:val="clear" w:color="auto" w:fill="F7F7F7"/>
          </w:tcPr>
          <w:p w14:paraId="2B0F532F" w14:textId="77777777" w:rsidR="00620CF6" w:rsidRDefault="00000000">
            <w:pPr>
              <w:pStyle w:val="TableParagraph"/>
              <w:ind w:left="195"/>
              <w:rPr>
                <w:sz w:val="20"/>
              </w:rPr>
            </w:pPr>
            <w:proofErr w:type="spellStart"/>
            <w:r>
              <w:rPr>
                <w:spacing w:val="-2"/>
                <w:sz w:val="20"/>
              </w:rPr>
              <w:t>fliabi</w:t>
            </w:r>
            <w:proofErr w:type="spellEnd"/>
          </w:p>
        </w:tc>
        <w:tc>
          <w:tcPr>
            <w:tcW w:w="3307" w:type="dxa"/>
            <w:shd w:val="clear" w:color="auto" w:fill="F7F7F7"/>
          </w:tcPr>
          <w:p w14:paraId="05F705EC" w14:textId="77777777" w:rsidR="00620CF6" w:rsidRDefault="00000000">
            <w:pPr>
              <w:pStyle w:val="TableParagraph"/>
              <w:ind w:left="387"/>
              <w:rPr>
                <w:sz w:val="20"/>
              </w:rPr>
            </w:pPr>
            <w:r>
              <w:rPr>
                <w:spacing w:val="-4"/>
                <w:sz w:val="20"/>
              </w:rPr>
              <w:t>Debt</w:t>
            </w:r>
          </w:p>
        </w:tc>
        <w:tc>
          <w:tcPr>
            <w:tcW w:w="4739" w:type="dxa"/>
            <w:shd w:val="clear" w:color="auto" w:fill="F7F7F7"/>
          </w:tcPr>
          <w:p w14:paraId="70AAEC06" w14:textId="77777777" w:rsidR="00620CF6" w:rsidRDefault="00000000">
            <w:pPr>
              <w:pStyle w:val="TableParagraph"/>
              <w:ind w:left="154"/>
              <w:rPr>
                <w:sz w:val="20"/>
              </w:rPr>
            </w:pPr>
            <w:r>
              <w:rPr>
                <w:spacing w:val="-2"/>
                <w:w w:val="110"/>
                <w:sz w:val="20"/>
              </w:rPr>
              <w:t>(L_AF4)</w:t>
            </w:r>
          </w:p>
        </w:tc>
        <w:tc>
          <w:tcPr>
            <w:tcW w:w="1198" w:type="dxa"/>
            <w:shd w:val="clear" w:color="auto" w:fill="F7F7F7"/>
          </w:tcPr>
          <w:p w14:paraId="682D9258" w14:textId="77777777" w:rsidR="00620CF6" w:rsidRDefault="00000000">
            <w:pPr>
              <w:pStyle w:val="TableParagraph"/>
              <w:ind w:left="189"/>
              <w:rPr>
                <w:sz w:val="20"/>
              </w:rPr>
            </w:pPr>
            <w:r>
              <w:rPr>
                <w:w w:val="99"/>
                <w:sz w:val="20"/>
              </w:rPr>
              <w:t>1</w:t>
            </w:r>
          </w:p>
        </w:tc>
      </w:tr>
      <w:tr w:rsidR="00620CF6" w14:paraId="19C4F00F" w14:textId="77777777">
        <w:trPr>
          <w:trHeight w:val="398"/>
        </w:trPr>
        <w:tc>
          <w:tcPr>
            <w:tcW w:w="1297" w:type="dxa"/>
          </w:tcPr>
          <w:p w14:paraId="34CFC117" w14:textId="77777777" w:rsidR="00620CF6" w:rsidRDefault="00000000">
            <w:pPr>
              <w:pStyle w:val="TableParagraph"/>
              <w:rPr>
                <w:sz w:val="20"/>
              </w:rPr>
            </w:pPr>
            <w:r>
              <w:rPr>
                <w:spacing w:val="-2"/>
                <w:sz w:val="20"/>
              </w:rPr>
              <w:t>Households</w:t>
            </w:r>
          </w:p>
        </w:tc>
        <w:tc>
          <w:tcPr>
            <w:tcW w:w="1181" w:type="dxa"/>
          </w:tcPr>
          <w:p w14:paraId="212F5604" w14:textId="77777777" w:rsidR="00620CF6" w:rsidRDefault="00000000">
            <w:pPr>
              <w:pStyle w:val="TableParagraph"/>
              <w:ind w:left="195"/>
              <w:rPr>
                <w:sz w:val="20"/>
              </w:rPr>
            </w:pPr>
            <w:proofErr w:type="spellStart"/>
            <w:r>
              <w:rPr>
                <w:spacing w:val="-2"/>
                <w:sz w:val="20"/>
              </w:rPr>
              <w:t>facdbl</w:t>
            </w:r>
            <w:proofErr w:type="spellEnd"/>
          </w:p>
        </w:tc>
        <w:tc>
          <w:tcPr>
            <w:tcW w:w="3307" w:type="dxa"/>
          </w:tcPr>
          <w:p w14:paraId="300395F2" w14:textId="77777777" w:rsidR="00620CF6" w:rsidRDefault="00000000">
            <w:pPr>
              <w:pStyle w:val="TableParagraph"/>
              <w:ind w:left="387"/>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739" w:type="dxa"/>
          </w:tcPr>
          <w:p w14:paraId="149C2B20" w14:textId="77777777" w:rsidR="00620CF6" w:rsidRPr="009E4A40" w:rsidRDefault="00000000">
            <w:pPr>
              <w:pStyle w:val="TableParagraph"/>
              <w:ind w:left="154"/>
              <w:rPr>
                <w:sz w:val="20"/>
                <w:lang w:val="pt-PT"/>
                <w:rPrChange w:id="586" w:author="Francesca Subioli" w:date="2024-07-03T17:38:00Z">
                  <w:rPr>
                    <w:sz w:val="20"/>
                  </w:rPr>
                </w:rPrChange>
              </w:rPr>
            </w:pPr>
            <w:r w:rsidRPr="009E4A40">
              <w:rPr>
                <w:w w:val="115"/>
                <w:sz w:val="20"/>
                <w:lang w:val="pt-PT"/>
                <w:rPrChange w:id="587" w:author="Francesca Subioli" w:date="2024-07-03T17:38:00Z">
                  <w:rPr>
                    <w:w w:val="115"/>
                    <w:sz w:val="20"/>
                  </w:rPr>
                </w:rPrChange>
              </w:rPr>
              <w:t>(A_AF21)</w:t>
            </w:r>
            <w:r w:rsidRPr="009E4A40">
              <w:rPr>
                <w:spacing w:val="5"/>
                <w:w w:val="115"/>
                <w:sz w:val="20"/>
                <w:lang w:val="pt-PT"/>
                <w:rPrChange w:id="588" w:author="Francesca Subioli" w:date="2024-07-03T17:38:00Z">
                  <w:rPr>
                    <w:spacing w:val="5"/>
                    <w:w w:val="115"/>
                    <w:sz w:val="20"/>
                  </w:rPr>
                </w:rPrChange>
              </w:rPr>
              <w:t xml:space="preserve"> </w:t>
            </w:r>
            <w:r w:rsidRPr="009E4A40">
              <w:rPr>
                <w:w w:val="115"/>
                <w:sz w:val="20"/>
                <w:lang w:val="pt-PT"/>
                <w:rPrChange w:id="589" w:author="Francesca Subioli" w:date="2024-07-03T17:38:00Z">
                  <w:rPr>
                    <w:w w:val="115"/>
                    <w:sz w:val="20"/>
                  </w:rPr>
                </w:rPrChange>
              </w:rPr>
              <w:t>+</w:t>
            </w:r>
            <w:r w:rsidRPr="009E4A40">
              <w:rPr>
                <w:spacing w:val="5"/>
                <w:w w:val="115"/>
                <w:sz w:val="20"/>
                <w:lang w:val="pt-PT"/>
                <w:rPrChange w:id="590" w:author="Francesca Subioli" w:date="2024-07-03T17:38:00Z">
                  <w:rPr>
                    <w:spacing w:val="5"/>
                    <w:w w:val="115"/>
                    <w:sz w:val="20"/>
                  </w:rPr>
                </w:rPrChange>
              </w:rPr>
              <w:t xml:space="preserve"> </w:t>
            </w:r>
            <w:r w:rsidRPr="009E4A40">
              <w:rPr>
                <w:w w:val="115"/>
                <w:sz w:val="20"/>
                <w:lang w:val="pt-PT"/>
                <w:rPrChange w:id="591" w:author="Francesca Subioli" w:date="2024-07-03T17:38:00Z">
                  <w:rPr>
                    <w:w w:val="115"/>
                    <w:sz w:val="20"/>
                  </w:rPr>
                </w:rPrChange>
              </w:rPr>
              <w:t>(A_AF22)</w:t>
            </w:r>
            <w:r w:rsidRPr="009E4A40">
              <w:rPr>
                <w:spacing w:val="5"/>
                <w:w w:val="115"/>
                <w:sz w:val="20"/>
                <w:lang w:val="pt-PT"/>
                <w:rPrChange w:id="592" w:author="Francesca Subioli" w:date="2024-07-03T17:38:00Z">
                  <w:rPr>
                    <w:spacing w:val="5"/>
                    <w:w w:val="115"/>
                    <w:sz w:val="20"/>
                  </w:rPr>
                </w:rPrChange>
              </w:rPr>
              <w:t xml:space="preserve"> </w:t>
            </w:r>
            <w:r w:rsidRPr="009E4A40">
              <w:rPr>
                <w:w w:val="115"/>
                <w:sz w:val="20"/>
                <w:lang w:val="pt-PT"/>
                <w:rPrChange w:id="593" w:author="Francesca Subioli" w:date="2024-07-03T17:38:00Z">
                  <w:rPr>
                    <w:w w:val="115"/>
                    <w:sz w:val="20"/>
                  </w:rPr>
                </w:rPrChange>
              </w:rPr>
              <w:t>+</w:t>
            </w:r>
            <w:r w:rsidRPr="009E4A40">
              <w:rPr>
                <w:spacing w:val="5"/>
                <w:w w:val="115"/>
                <w:sz w:val="20"/>
                <w:lang w:val="pt-PT"/>
                <w:rPrChange w:id="594" w:author="Francesca Subioli" w:date="2024-07-03T17:38:00Z">
                  <w:rPr>
                    <w:spacing w:val="5"/>
                    <w:w w:val="115"/>
                    <w:sz w:val="20"/>
                  </w:rPr>
                </w:rPrChange>
              </w:rPr>
              <w:t xml:space="preserve"> </w:t>
            </w:r>
            <w:r w:rsidRPr="009E4A40">
              <w:rPr>
                <w:w w:val="115"/>
                <w:sz w:val="20"/>
                <w:lang w:val="pt-PT"/>
                <w:rPrChange w:id="595" w:author="Francesca Subioli" w:date="2024-07-03T17:38:00Z">
                  <w:rPr>
                    <w:w w:val="115"/>
                    <w:sz w:val="20"/>
                  </w:rPr>
                </w:rPrChange>
              </w:rPr>
              <w:t>(A_AF3)</w:t>
            </w:r>
            <w:r w:rsidRPr="009E4A40">
              <w:rPr>
                <w:spacing w:val="5"/>
                <w:w w:val="115"/>
                <w:sz w:val="20"/>
                <w:lang w:val="pt-PT"/>
                <w:rPrChange w:id="596" w:author="Francesca Subioli" w:date="2024-07-03T17:38:00Z">
                  <w:rPr>
                    <w:spacing w:val="5"/>
                    <w:w w:val="115"/>
                    <w:sz w:val="20"/>
                  </w:rPr>
                </w:rPrChange>
              </w:rPr>
              <w:t xml:space="preserve"> </w:t>
            </w:r>
            <w:r w:rsidRPr="009E4A40">
              <w:rPr>
                <w:w w:val="115"/>
                <w:sz w:val="20"/>
                <w:lang w:val="pt-PT"/>
                <w:rPrChange w:id="597" w:author="Francesca Subioli" w:date="2024-07-03T17:38:00Z">
                  <w:rPr>
                    <w:w w:val="115"/>
                    <w:sz w:val="20"/>
                  </w:rPr>
                </w:rPrChange>
              </w:rPr>
              <w:t>+</w:t>
            </w:r>
            <w:r w:rsidRPr="009E4A40">
              <w:rPr>
                <w:spacing w:val="5"/>
                <w:w w:val="115"/>
                <w:sz w:val="20"/>
                <w:lang w:val="pt-PT"/>
                <w:rPrChange w:id="598" w:author="Francesca Subioli" w:date="2024-07-03T17:38:00Z">
                  <w:rPr>
                    <w:spacing w:val="5"/>
                    <w:w w:val="115"/>
                    <w:sz w:val="20"/>
                  </w:rPr>
                </w:rPrChange>
              </w:rPr>
              <w:t xml:space="preserve"> </w:t>
            </w:r>
            <w:r w:rsidRPr="009E4A40">
              <w:rPr>
                <w:spacing w:val="-2"/>
                <w:w w:val="115"/>
                <w:sz w:val="20"/>
                <w:lang w:val="pt-PT"/>
                <w:rPrChange w:id="599" w:author="Francesca Subioli" w:date="2024-07-03T17:38:00Z">
                  <w:rPr>
                    <w:spacing w:val="-2"/>
                    <w:w w:val="115"/>
                    <w:sz w:val="20"/>
                  </w:rPr>
                </w:rPrChange>
              </w:rPr>
              <w:t>(A_AF4)</w:t>
            </w:r>
          </w:p>
        </w:tc>
        <w:tc>
          <w:tcPr>
            <w:tcW w:w="1198" w:type="dxa"/>
          </w:tcPr>
          <w:p w14:paraId="462F25AB" w14:textId="77777777" w:rsidR="00620CF6" w:rsidRDefault="00000000">
            <w:pPr>
              <w:pStyle w:val="TableParagraph"/>
              <w:ind w:left="189"/>
              <w:rPr>
                <w:sz w:val="20"/>
              </w:rPr>
            </w:pPr>
            <w:r>
              <w:rPr>
                <w:w w:val="99"/>
                <w:sz w:val="20"/>
              </w:rPr>
              <w:t>1</w:t>
            </w:r>
          </w:p>
        </w:tc>
      </w:tr>
      <w:tr w:rsidR="00620CF6" w14:paraId="0CC34C5C" w14:textId="77777777">
        <w:trPr>
          <w:trHeight w:val="797"/>
        </w:trPr>
        <w:tc>
          <w:tcPr>
            <w:tcW w:w="1297" w:type="dxa"/>
            <w:shd w:val="clear" w:color="auto" w:fill="F7F7F7"/>
          </w:tcPr>
          <w:p w14:paraId="333A283F" w14:textId="77777777" w:rsidR="00620CF6" w:rsidRDefault="00000000">
            <w:pPr>
              <w:pStyle w:val="TableParagraph"/>
              <w:rPr>
                <w:sz w:val="20"/>
              </w:rPr>
            </w:pPr>
            <w:r>
              <w:rPr>
                <w:spacing w:val="-2"/>
                <w:sz w:val="20"/>
              </w:rPr>
              <w:t>Households</w:t>
            </w:r>
          </w:p>
        </w:tc>
        <w:tc>
          <w:tcPr>
            <w:tcW w:w="1181" w:type="dxa"/>
            <w:shd w:val="clear" w:color="auto" w:fill="F7F7F7"/>
          </w:tcPr>
          <w:p w14:paraId="5926C696" w14:textId="77777777" w:rsidR="00620CF6" w:rsidRDefault="00000000">
            <w:pPr>
              <w:pStyle w:val="TableParagraph"/>
              <w:ind w:left="195"/>
              <w:rPr>
                <w:sz w:val="20"/>
              </w:rPr>
            </w:pPr>
            <w:proofErr w:type="spellStart"/>
            <w:r>
              <w:rPr>
                <w:spacing w:val="-2"/>
                <w:sz w:val="20"/>
              </w:rPr>
              <w:t>faeqfd</w:t>
            </w:r>
            <w:proofErr w:type="spellEnd"/>
          </w:p>
        </w:tc>
        <w:tc>
          <w:tcPr>
            <w:tcW w:w="3307" w:type="dxa"/>
            <w:shd w:val="clear" w:color="auto" w:fill="F7F7F7"/>
          </w:tcPr>
          <w:p w14:paraId="3F9D5031" w14:textId="77777777" w:rsidR="00620CF6" w:rsidRDefault="00000000">
            <w:pPr>
              <w:pStyle w:val="TableParagraph"/>
              <w:ind w:left="387"/>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111A50A1" w14:textId="77777777" w:rsidR="00620CF6" w:rsidRDefault="00000000">
            <w:pPr>
              <w:pStyle w:val="TableParagraph"/>
              <w:spacing w:before="129"/>
              <w:ind w:left="387"/>
              <w:rPr>
                <w:sz w:val="20"/>
              </w:rPr>
            </w:pPr>
            <w:r>
              <w:rPr>
                <w:spacing w:val="-2"/>
                <w:sz w:val="20"/>
              </w:rPr>
              <w:t>Fund</w:t>
            </w:r>
            <w:r>
              <w:rPr>
                <w:spacing w:val="-4"/>
                <w:sz w:val="20"/>
              </w:rPr>
              <w:t xml:space="preserve"> </w:t>
            </w:r>
            <w:r>
              <w:rPr>
                <w:spacing w:val="-2"/>
                <w:sz w:val="20"/>
              </w:rPr>
              <w:t>Shares</w:t>
            </w:r>
          </w:p>
        </w:tc>
        <w:tc>
          <w:tcPr>
            <w:tcW w:w="4739" w:type="dxa"/>
            <w:shd w:val="clear" w:color="auto" w:fill="F7F7F7"/>
          </w:tcPr>
          <w:p w14:paraId="3993E863" w14:textId="77777777" w:rsidR="00620CF6" w:rsidRDefault="00000000">
            <w:pPr>
              <w:pStyle w:val="TableParagraph"/>
              <w:ind w:left="154"/>
              <w:rPr>
                <w:sz w:val="20"/>
              </w:rPr>
            </w:pPr>
            <w:r>
              <w:rPr>
                <w:w w:val="115"/>
                <w:sz w:val="20"/>
              </w:rPr>
              <w:t>(A_AF51)</w:t>
            </w:r>
            <w:r>
              <w:rPr>
                <w:spacing w:val="-2"/>
                <w:w w:val="115"/>
                <w:sz w:val="20"/>
              </w:rPr>
              <w:t xml:space="preserve"> </w:t>
            </w:r>
            <w:r>
              <w:rPr>
                <w:w w:val="115"/>
                <w:sz w:val="20"/>
              </w:rPr>
              <w:t>+</w:t>
            </w:r>
            <w:r>
              <w:rPr>
                <w:spacing w:val="-1"/>
                <w:w w:val="115"/>
                <w:sz w:val="20"/>
              </w:rPr>
              <w:t xml:space="preserve"> </w:t>
            </w:r>
            <w:r>
              <w:rPr>
                <w:w w:val="115"/>
                <w:sz w:val="20"/>
              </w:rPr>
              <w:t>(A_AF519)</w:t>
            </w:r>
            <w:r>
              <w:rPr>
                <w:spacing w:val="-1"/>
                <w:w w:val="115"/>
                <w:sz w:val="20"/>
              </w:rPr>
              <w:t xml:space="preserve"> </w:t>
            </w:r>
            <w:r>
              <w:rPr>
                <w:w w:val="115"/>
                <w:sz w:val="20"/>
              </w:rPr>
              <w:t>+</w:t>
            </w:r>
            <w:r>
              <w:rPr>
                <w:spacing w:val="-1"/>
                <w:w w:val="115"/>
                <w:sz w:val="20"/>
              </w:rPr>
              <w:t xml:space="preserve"> </w:t>
            </w:r>
            <w:r>
              <w:rPr>
                <w:spacing w:val="-2"/>
                <w:w w:val="115"/>
                <w:sz w:val="20"/>
              </w:rPr>
              <w:t>(A_AF521)</w:t>
            </w:r>
          </w:p>
        </w:tc>
        <w:tc>
          <w:tcPr>
            <w:tcW w:w="1198" w:type="dxa"/>
            <w:shd w:val="clear" w:color="auto" w:fill="F7F7F7"/>
          </w:tcPr>
          <w:p w14:paraId="7A46E4C5" w14:textId="77777777" w:rsidR="00620CF6" w:rsidRDefault="00000000">
            <w:pPr>
              <w:pStyle w:val="TableParagraph"/>
              <w:ind w:left="189"/>
              <w:rPr>
                <w:sz w:val="20"/>
              </w:rPr>
            </w:pPr>
            <w:r>
              <w:rPr>
                <w:w w:val="99"/>
                <w:sz w:val="20"/>
              </w:rPr>
              <w:t>1</w:t>
            </w:r>
          </w:p>
        </w:tc>
      </w:tr>
      <w:tr w:rsidR="00620CF6" w14:paraId="33AD80D6" w14:textId="77777777">
        <w:trPr>
          <w:trHeight w:val="498"/>
        </w:trPr>
        <w:tc>
          <w:tcPr>
            <w:tcW w:w="1297" w:type="dxa"/>
          </w:tcPr>
          <w:p w14:paraId="3B552363" w14:textId="77777777" w:rsidR="00620CF6" w:rsidRDefault="00000000">
            <w:pPr>
              <w:pStyle w:val="TableParagraph"/>
              <w:spacing w:before="168"/>
              <w:rPr>
                <w:sz w:val="20"/>
              </w:rPr>
            </w:pPr>
            <w:r>
              <w:rPr>
                <w:spacing w:val="-2"/>
                <w:sz w:val="20"/>
              </w:rPr>
              <w:t>Households</w:t>
            </w:r>
          </w:p>
        </w:tc>
        <w:tc>
          <w:tcPr>
            <w:tcW w:w="1181" w:type="dxa"/>
          </w:tcPr>
          <w:p w14:paraId="4C3B6F1F" w14:textId="77777777" w:rsidR="00620CF6" w:rsidRDefault="00000000">
            <w:pPr>
              <w:pStyle w:val="TableParagraph"/>
              <w:spacing w:before="168"/>
              <w:ind w:left="195"/>
              <w:rPr>
                <w:sz w:val="20"/>
              </w:rPr>
            </w:pPr>
            <w:proofErr w:type="spellStart"/>
            <w:r>
              <w:rPr>
                <w:spacing w:val="-2"/>
                <w:sz w:val="20"/>
              </w:rPr>
              <w:t>falipe</w:t>
            </w:r>
            <w:proofErr w:type="spellEnd"/>
          </w:p>
        </w:tc>
        <w:tc>
          <w:tcPr>
            <w:tcW w:w="3307" w:type="dxa"/>
          </w:tcPr>
          <w:p w14:paraId="1F22D028" w14:textId="77777777" w:rsidR="00620CF6" w:rsidRDefault="00000000">
            <w:pPr>
              <w:pStyle w:val="TableParagraph"/>
              <w:spacing w:before="168"/>
              <w:ind w:left="387"/>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739" w:type="dxa"/>
          </w:tcPr>
          <w:p w14:paraId="1598447C" w14:textId="77777777" w:rsidR="00620CF6" w:rsidRDefault="00000000">
            <w:pPr>
              <w:pStyle w:val="TableParagraph"/>
              <w:spacing w:before="168"/>
              <w:ind w:left="154"/>
              <w:rPr>
                <w:sz w:val="20"/>
              </w:rPr>
            </w:pPr>
            <w:r>
              <w:rPr>
                <w:w w:val="115"/>
                <w:sz w:val="20"/>
              </w:rPr>
              <w:t>(A_AF62)</w:t>
            </w:r>
            <w:r>
              <w:rPr>
                <w:spacing w:val="2"/>
                <w:w w:val="115"/>
                <w:sz w:val="20"/>
              </w:rPr>
              <w:t xml:space="preserve"> </w:t>
            </w:r>
            <w:r>
              <w:rPr>
                <w:w w:val="115"/>
                <w:sz w:val="20"/>
              </w:rPr>
              <w:t>+</w:t>
            </w:r>
            <w:r>
              <w:rPr>
                <w:spacing w:val="3"/>
                <w:w w:val="115"/>
                <w:sz w:val="20"/>
              </w:rPr>
              <w:t xml:space="preserve"> </w:t>
            </w:r>
            <w:r>
              <w:rPr>
                <w:spacing w:val="-2"/>
                <w:w w:val="115"/>
                <w:sz w:val="20"/>
              </w:rPr>
              <w:t>(A_AF63)</w:t>
            </w:r>
          </w:p>
        </w:tc>
        <w:tc>
          <w:tcPr>
            <w:tcW w:w="1198" w:type="dxa"/>
          </w:tcPr>
          <w:p w14:paraId="0D87F422" w14:textId="77777777" w:rsidR="00620CF6" w:rsidRDefault="00000000">
            <w:pPr>
              <w:pStyle w:val="TableParagraph"/>
              <w:spacing w:before="168"/>
              <w:ind w:left="189"/>
              <w:rPr>
                <w:sz w:val="20"/>
              </w:rPr>
            </w:pPr>
            <w:r>
              <w:rPr>
                <w:w w:val="99"/>
                <w:sz w:val="20"/>
              </w:rPr>
              <w:t>1</w:t>
            </w:r>
          </w:p>
        </w:tc>
      </w:tr>
      <w:tr w:rsidR="00620CF6" w14:paraId="09931B58" w14:textId="77777777">
        <w:trPr>
          <w:trHeight w:val="797"/>
        </w:trPr>
        <w:tc>
          <w:tcPr>
            <w:tcW w:w="1297" w:type="dxa"/>
            <w:shd w:val="clear" w:color="auto" w:fill="F7F7F7"/>
          </w:tcPr>
          <w:p w14:paraId="22346C55" w14:textId="77777777" w:rsidR="00620CF6" w:rsidRDefault="00000000">
            <w:pPr>
              <w:pStyle w:val="TableParagraph"/>
              <w:rPr>
                <w:sz w:val="20"/>
              </w:rPr>
            </w:pPr>
            <w:r>
              <w:rPr>
                <w:spacing w:val="-2"/>
                <w:sz w:val="20"/>
              </w:rPr>
              <w:t>Households</w:t>
            </w:r>
          </w:p>
        </w:tc>
        <w:tc>
          <w:tcPr>
            <w:tcW w:w="1181" w:type="dxa"/>
            <w:shd w:val="clear" w:color="auto" w:fill="F7F7F7"/>
          </w:tcPr>
          <w:p w14:paraId="502CC382" w14:textId="77777777" w:rsidR="00620CF6" w:rsidRDefault="00000000">
            <w:pPr>
              <w:pStyle w:val="TableParagraph"/>
              <w:ind w:left="195"/>
              <w:rPr>
                <w:sz w:val="20"/>
              </w:rPr>
            </w:pPr>
            <w:proofErr w:type="spellStart"/>
            <w:r>
              <w:rPr>
                <w:spacing w:val="-2"/>
                <w:sz w:val="20"/>
              </w:rPr>
              <w:t>nfabus</w:t>
            </w:r>
            <w:proofErr w:type="spellEnd"/>
          </w:p>
        </w:tc>
        <w:tc>
          <w:tcPr>
            <w:tcW w:w="3307" w:type="dxa"/>
            <w:shd w:val="clear" w:color="auto" w:fill="F7F7F7"/>
          </w:tcPr>
          <w:p w14:paraId="605528C4" w14:textId="77777777" w:rsidR="00620CF6" w:rsidRDefault="00000000">
            <w:pPr>
              <w:pStyle w:val="TableParagraph"/>
              <w:ind w:left="387"/>
              <w:rPr>
                <w:sz w:val="20"/>
              </w:rPr>
            </w:pPr>
            <w:r>
              <w:rPr>
                <w:sz w:val="20"/>
              </w:rPr>
              <w:t>Fixed</w:t>
            </w:r>
            <w:r>
              <w:rPr>
                <w:spacing w:val="6"/>
                <w:sz w:val="20"/>
              </w:rPr>
              <w:t xml:space="preserve"> </w:t>
            </w:r>
            <w:r>
              <w:rPr>
                <w:sz w:val="20"/>
              </w:rPr>
              <w:t>Capital</w:t>
            </w:r>
            <w:r>
              <w:rPr>
                <w:spacing w:val="7"/>
                <w:sz w:val="20"/>
              </w:rPr>
              <w:t xml:space="preserve"> </w:t>
            </w:r>
            <w:r>
              <w:rPr>
                <w:sz w:val="20"/>
              </w:rPr>
              <w:t>of</w:t>
            </w:r>
            <w:r>
              <w:rPr>
                <w:spacing w:val="7"/>
                <w:sz w:val="20"/>
              </w:rPr>
              <w:t xml:space="preserve"> </w:t>
            </w:r>
            <w:r>
              <w:rPr>
                <w:spacing w:val="-2"/>
                <w:sz w:val="20"/>
              </w:rPr>
              <w:t>Personal</w:t>
            </w:r>
          </w:p>
          <w:p w14:paraId="3E09DF8A" w14:textId="77777777" w:rsidR="00620CF6" w:rsidRDefault="00000000">
            <w:pPr>
              <w:pStyle w:val="TableParagraph"/>
              <w:spacing w:before="129"/>
              <w:ind w:left="387"/>
              <w:rPr>
                <w:sz w:val="20"/>
              </w:rPr>
            </w:pPr>
            <w:r>
              <w:rPr>
                <w:spacing w:val="-2"/>
                <w:sz w:val="20"/>
              </w:rPr>
              <w:t>Businesses</w:t>
            </w:r>
          </w:p>
        </w:tc>
        <w:tc>
          <w:tcPr>
            <w:tcW w:w="4739" w:type="dxa"/>
            <w:shd w:val="clear" w:color="auto" w:fill="F7F7F7"/>
          </w:tcPr>
          <w:p w14:paraId="1BD18009" w14:textId="77777777" w:rsidR="00620CF6" w:rsidRDefault="00000000">
            <w:pPr>
              <w:pStyle w:val="TableParagraph"/>
              <w:ind w:left="154"/>
              <w:rPr>
                <w:sz w:val="20"/>
              </w:rPr>
            </w:pPr>
            <w:r>
              <w:rPr>
                <w:sz w:val="20"/>
              </w:rPr>
              <w:t>(AN)</w:t>
            </w:r>
            <w:r>
              <w:rPr>
                <w:spacing w:val="12"/>
                <w:sz w:val="20"/>
              </w:rPr>
              <w:t xml:space="preserve"> </w:t>
            </w:r>
            <w:r>
              <w:rPr>
                <w:sz w:val="20"/>
              </w:rPr>
              <w:t>-</w:t>
            </w:r>
            <w:r>
              <w:rPr>
                <w:spacing w:val="13"/>
                <w:sz w:val="20"/>
              </w:rPr>
              <w:t xml:space="preserve"> </w:t>
            </w:r>
            <w:r>
              <w:rPr>
                <w:sz w:val="20"/>
              </w:rPr>
              <w:t>(AN111)</w:t>
            </w:r>
            <w:r>
              <w:rPr>
                <w:spacing w:val="12"/>
                <w:sz w:val="20"/>
              </w:rPr>
              <w:t xml:space="preserve"> </w:t>
            </w:r>
            <w:r>
              <w:rPr>
                <w:sz w:val="20"/>
              </w:rPr>
              <w:t>-</w:t>
            </w:r>
            <w:r>
              <w:rPr>
                <w:spacing w:val="13"/>
                <w:sz w:val="20"/>
              </w:rPr>
              <w:t xml:space="preserve"> </w:t>
            </w:r>
            <w:r>
              <w:rPr>
                <w:spacing w:val="-2"/>
                <w:sz w:val="20"/>
              </w:rPr>
              <w:t>(XDHHCE)</w:t>
            </w:r>
          </w:p>
        </w:tc>
        <w:tc>
          <w:tcPr>
            <w:tcW w:w="1198" w:type="dxa"/>
            <w:shd w:val="clear" w:color="auto" w:fill="F7F7F7"/>
          </w:tcPr>
          <w:p w14:paraId="4F299703" w14:textId="77777777" w:rsidR="00620CF6" w:rsidRDefault="00000000">
            <w:pPr>
              <w:pStyle w:val="TableParagraph"/>
              <w:ind w:left="189"/>
              <w:rPr>
                <w:sz w:val="20"/>
              </w:rPr>
            </w:pPr>
            <w:r>
              <w:rPr>
                <w:w w:val="99"/>
                <w:sz w:val="20"/>
              </w:rPr>
              <w:t>1</w:t>
            </w:r>
          </w:p>
        </w:tc>
      </w:tr>
      <w:tr w:rsidR="00620CF6" w14:paraId="4FF784BE" w14:textId="77777777">
        <w:trPr>
          <w:trHeight w:val="398"/>
        </w:trPr>
        <w:tc>
          <w:tcPr>
            <w:tcW w:w="1297" w:type="dxa"/>
          </w:tcPr>
          <w:p w14:paraId="6B8CBCDB" w14:textId="77777777" w:rsidR="00620CF6" w:rsidRDefault="00000000">
            <w:pPr>
              <w:pStyle w:val="TableParagraph"/>
              <w:rPr>
                <w:sz w:val="20"/>
              </w:rPr>
            </w:pPr>
            <w:r>
              <w:rPr>
                <w:spacing w:val="-2"/>
                <w:sz w:val="20"/>
              </w:rPr>
              <w:t>Households</w:t>
            </w:r>
          </w:p>
        </w:tc>
        <w:tc>
          <w:tcPr>
            <w:tcW w:w="1181" w:type="dxa"/>
          </w:tcPr>
          <w:p w14:paraId="11361F1D" w14:textId="77777777" w:rsidR="00620CF6" w:rsidRDefault="00000000">
            <w:pPr>
              <w:pStyle w:val="TableParagraph"/>
              <w:ind w:left="195"/>
              <w:rPr>
                <w:sz w:val="20"/>
              </w:rPr>
            </w:pPr>
            <w:proofErr w:type="spellStart"/>
            <w:r>
              <w:rPr>
                <w:spacing w:val="-2"/>
                <w:sz w:val="20"/>
              </w:rPr>
              <w:t>nfadur</w:t>
            </w:r>
            <w:proofErr w:type="spellEnd"/>
          </w:p>
        </w:tc>
        <w:tc>
          <w:tcPr>
            <w:tcW w:w="3307" w:type="dxa"/>
          </w:tcPr>
          <w:p w14:paraId="64545142" w14:textId="77777777" w:rsidR="00620CF6" w:rsidRDefault="00000000">
            <w:pPr>
              <w:pStyle w:val="TableParagraph"/>
              <w:ind w:left="387"/>
              <w:rPr>
                <w:sz w:val="20"/>
              </w:rPr>
            </w:pPr>
            <w:r>
              <w:rPr>
                <w:spacing w:val="-2"/>
                <w:sz w:val="20"/>
              </w:rPr>
              <w:t>Durable</w:t>
            </w:r>
            <w:r>
              <w:rPr>
                <w:spacing w:val="1"/>
                <w:sz w:val="20"/>
              </w:rPr>
              <w:t xml:space="preserve"> </w:t>
            </w:r>
            <w:r>
              <w:rPr>
                <w:spacing w:val="-2"/>
                <w:sz w:val="20"/>
              </w:rPr>
              <w:t>Goods</w:t>
            </w:r>
          </w:p>
        </w:tc>
        <w:tc>
          <w:tcPr>
            <w:tcW w:w="4739" w:type="dxa"/>
          </w:tcPr>
          <w:p w14:paraId="11BE33E3" w14:textId="77777777" w:rsidR="00620CF6" w:rsidRDefault="00000000">
            <w:pPr>
              <w:pStyle w:val="TableParagraph"/>
              <w:ind w:left="154"/>
              <w:rPr>
                <w:sz w:val="20"/>
              </w:rPr>
            </w:pPr>
            <w:r>
              <w:rPr>
                <w:spacing w:val="-2"/>
                <w:sz w:val="20"/>
              </w:rPr>
              <w:t>(XDHHCE)</w:t>
            </w:r>
          </w:p>
        </w:tc>
        <w:tc>
          <w:tcPr>
            <w:tcW w:w="1198" w:type="dxa"/>
          </w:tcPr>
          <w:p w14:paraId="48D935F3" w14:textId="77777777" w:rsidR="00620CF6" w:rsidRDefault="00000000">
            <w:pPr>
              <w:pStyle w:val="TableParagraph"/>
              <w:ind w:left="189"/>
              <w:rPr>
                <w:sz w:val="20"/>
              </w:rPr>
            </w:pPr>
            <w:r>
              <w:rPr>
                <w:w w:val="99"/>
                <w:sz w:val="20"/>
              </w:rPr>
              <w:t>1</w:t>
            </w:r>
          </w:p>
        </w:tc>
      </w:tr>
      <w:tr w:rsidR="00620CF6" w14:paraId="4055A767" w14:textId="77777777">
        <w:trPr>
          <w:trHeight w:val="430"/>
        </w:trPr>
        <w:tc>
          <w:tcPr>
            <w:tcW w:w="1297" w:type="dxa"/>
            <w:tcBorders>
              <w:bottom w:val="single" w:sz="8" w:space="0" w:color="000000"/>
            </w:tcBorders>
            <w:shd w:val="clear" w:color="auto" w:fill="F7F7F7"/>
          </w:tcPr>
          <w:p w14:paraId="65AC4237" w14:textId="77777777" w:rsidR="00620CF6" w:rsidRDefault="00000000">
            <w:pPr>
              <w:pStyle w:val="TableParagraph"/>
              <w:rPr>
                <w:sz w:val="20"/>
              </w:rPr>
            </w:pPr>
            <w:r>
              <w:rPr>
                <w:spacing w:val="-2"/>
                <w:sz w:val="20"/>
              </w:rPr>
              <w:t>Households</w:t>
            </w:r>
          </w:p>
        </w:tc>
        <w:tc>
          <w:tcPr>
            <w:tcW w:w="1181" w:type="dxa"/>
            <w:tcBorders>
              <w:bottom w:val="single" w:sz="8" w:space="0" w:color="000000"/>
            </w:tcBorders>
            <w:shd w:val="clear" w:color="auto" w:fill="F7F7F7"/>
          </w:tcPr>
          <w:p w14:paraId="1C7525FA" w14:textId="77777777" w:rsidR="00620CF6" w:rsidRDefault="00000000">
            <w:pPr>
              <w:pStyle w:val="TableParagraph"/>
              <w:ind w:left="195"/>
              <w:rPr>
                <w:sz w:val="20"/>
              </w:rPr>
            </w:pPr>
            <w:proofErr w:type="spellStart"/>
            <w:r>
              <w:rPr>
                <w:spacing w:val="-2"/>
                <w:sz w:val="20"/>
              </w:rPr>
              <w:t>nfahou</w:t>
            </w:r>
            <w:proofErr w:type="spellEnd"/>
          </w:p>
        </w:tc>
        <w:tc>
          <w:tcPr>
            <w:tcW w:w="3307" w:type="dxa"/>
            <w:tcBorders>
              <w:bottom w:val="single" w:sz="8" w:space="0" w:color="000000"/>
            </w:tcBorders>
            <w:shd w:val="clear" w:color="auto" w:fill="F7F7F7"/>
          </w:tcPr>
          <w:p w14:paraId="553EB42C" w14:textId="77777777" w:rsidR="00620CF6" w:rsidRDefault="00000000">
            <w:pPr>
              <w:pStyle w:val="TableParagraph"/>
              <w:ind w:left="387"/>
              <w:rPr>
                <w:sz w:val="20"/>
              </w:rPr>
            </w:pPr>
            <w:r>
              <w:rPr>
                <w:spacing w:val="-4"/>
                <w:sz w:val="20"/>
              </w:rPr>
              <w:t>Housing &amp;</w:t>
            </w:r>
            <w:r>
              <w:rPr>
                <w:spacing w:val="-3"/>
                <w:sz w:val="20"/>
              </w:rPr>
              <w:t xml:space="preserve"> </w:t>
            </w:r>
            <w:r>
              <w:rPr>
                <w:spacing w:val="-4"/>
                <w:sz w:val="20"/>
              </w:rPr>
              <w:t>Land</w:t>
            </w:r>
          </w:p>
        </w:tc>
        <w:tc>
          <w:tcPr>
            <w:tcW w:w="4739" w:type="dxa"/>
            <w:tcBorders>
              <w:bottom w:val="single" w:sz="8" w:space="0" w:color="000000"/>
            </w:tcBorders>
            <w:shd w:val="clear" w:color="auto" w:fill="F7F7F7"/>
          </w:tcPr>
          <w:p w14:paraId="6192D958" w14:textId="77777777" w:rsidR="00620CF6" w:rsidRDefault="00000000">
            <w:pPr>
              <w:pStyle w:val="TableParagraph"/>
              <w:ind w:left="154"/>
              <w:rPr>
                <w:sz w:val="20"/>
              </w:rPr>
            </w:pPr>
            <w:r>
              <w:rPr>
                <w:spacing w:val="-2"/>
                <w:sz w:val="20"/>
              </w:rPr>
              <w:t>(AN111)</w:t>
            </w:r>
          </w:p>
        </w:tc>
        <w:tc>
          <w:tcPr>
            <w:tcW w:w="1198" w:type="dxa"/>
            <w:tcBorders>
              <w:bottom w:val="single" w:sz="8" w:space="0" w:color="000000"/>
            </w:tcBorders>
            <w:shd w:val="clear" w:color="auto" w:fill="F7F7F7"/>
          </w:tcPr>
          <w:p w14:paraId="59A8EB3F" w14:textId="77777777" w:rsidR="00620CF6" w:rsidRDefault="00000000">
            <w:pPr>
              <w:pStyle w:val="TableParagraph"/>
              <w:ind w:left="189"/>
              <w:rPr>
                <w:sz w:val="20"/>
              </w:rPr>
            </w:pPr>
            <w:r>
              <w:rPr>
                <w:w w:val="99"/>
                <w:sz w:val="20"/>
              </w:rPr>
              <w:t>1</w:t>
            </w:r>
          </w:p>
        </w:tc>
      </w:tr>
    </w:tbl>
    <w:p w14:paraId="3103FA41" w14:textId="77777777" w:rsidR="00620CF6" w:rsidRDefault="00620CF6">
      <w:pPr>
        <w:rPr>
          <w:sz w:val="20"/>
        </w:rPr>
        <w:sectPr w:rsidR="00620CF6" w:rsidSect="00D60468">
          <w:pgSz w:w="15840" w:h="12240" w:orient="landscape"/>
          <w:pgMar w:top="1380" w:right="1940" w:bottom="280" w:left="1940" w:header="720" w:footer="720" w:gutter="0"/>
          <w:cols w:space="720"/>
        </w:sectPr>
      </w:pPr>
    </w:p>
    <w:p w14:paraId="00A44F4E" w14:textId="77777777" w:rsidR="00620CF6" w:rsidRDefault="00000000">
      <w:pPr>
        <w:pStyle w:val="BodyText"/>
        <w:spacing w:before="86" w:line="355" w:lineRule="auto"/>
        <w:ind w:left="1640" w:right="1338"/>
      </w:pPr>
      <w:bookmarkStart w:id="600" w:name="_bookmark94"/>
      <w:bookmarkEnd w:id="600"/>
      <w:r>
        <w:lastRenderedPageBreak/>
        <w:t>Table B.11:</w:t>
      </w:r>
      <w:r>
        <w:rPr>
          <w:spacing w:val="40"/>
        </w:rPr>
        <w:t xml:space="preserve"> </w:t>
      </w:r>
      <w:r>
        <w:t>Matching:</w:t>
      </w:r>
      <w:r>
        <w:rPr>
          <w:spacing w:val="40"/>
        </w:rPr>
        <w:t xml:space="preserve"> </w:t>
      </w:r>
      <w:r>
        <w:t xml:space="preserve">Federal Reserve Board B.101.H - Balance </w:t>
      </w:r>
      <w:r>
        <w:rPr>
          <w:spacing w:val="-2"/>
        </w:rPr>
        <w:t>Sheet</w:t>
      </w:r>
    </w:p>
    <w:p w14:paraId="3A8325F3" w14:textId="77777777" w:rsidR="00620CF6" w:rsidRDefault="00620CF6">
      <w:pPr>
        <w:pStyle w:val="BodyText"/>
        <w:spacing w:before="5"/>
        <w:rPr>
          <w:sz w:val="16"/>
        </w:rPr>
      </w:pPr>
    </w:p>
    <w:tbl>
      <w:tblPr>
        <w:tblW w:w="0" w:type="auto"/>
        <w:tblInd w:w="121" w:type="dxa"/>
        <w:tblLayout w:type="fixed"/>
        <w:tblCellMar>
          <w:left w:w="0" w:type="dxa"/>
          <w:right w:w="0" w:type="dxa"/>
        </w:tblCellMar>
        <w:tblLook w:val="01E0" w:firstRow="1" w:lastRow="1" w:firstColumn="1" w:lastColumn="1" w:noHBand="0" w:noVBand="0"/>
      </w:tblPr>
      <w:tblGrid>
        <w:gridCol w:w="5908"/>
        <w:gridCol w:w="1785"/>
        <w:gridCol w:w="1119"/>
      </w:tblGrid>
      <w:tr w:rsidR="00620CF6" w14:paraId="0886D853" w14:textId="77777777">
        <w:trPr>
          <w:trHeight w:val="486"/>
        </w:trPr>
        <w:tc>
          <w:tcPr>
            <w:tcW w:w="5908" w:type="dxa"/>
            <w:tcBorders>
              <w:top w:val="single" w:sz="8" w:space="0" w:color="000000"/>
              <w:bottom w:val="single" w:sz="4" w:space="0" w:color="000000"/>
            </w:tcBorders>
          </w:tcPr>
          <w:p w14:paraId="5453A11C" w14:textId="77777777" w:rsidR="00620CF6" w:rsidRDefault="00000000">
            <w:pPr>
              <w:pStyle w:val="TableParagraph"/>
              <w:spacing w:before="123"/>
              <w:rPr>
                <w:sz w:val="20"/>
              </w:rPr>
            </w:pPr>
            <w:r>
              <w:rPr>
                <w:spacing w:val="-2"/>
                <w:sz w:val="20"/>
              </w:rPr>
              <w:t>Original</w:t>
            </w:r>
            <w:r>
              <w:rPr>
                <w:spacing w:val="2"/>
                <w:sz w:val="20"/>
              </w:rPr>
              <w:t xml:space="preserve"> </w:t>
            </w:r>
            <w:r>
              <w:rPr>
                <w:spacing w:val="-4"/>
                <w:sz w:val="20"/>
              </w:rPr>
              <w:t>label</w:t>
            </w:r>
          </w:p>
        </w:tc>
        <w:tc>
          <w:tcPr>
            <w:tcW w:w="1785" w:type="dxa"/>
            <w:tcBorders>
              <w:top w:val="single" w:sz="8" w:space="0" w:color="000000"/>
              <w:bottom w:val="single" w:sz="4" w:space="0" w:color="000000"/>
            </w:tcBorders>
          </w:tcPr>
          <w:p w14:paraId="27589F91" w14:textId="77777777" w:rsidR="00620CF6" w:rsidRDefault="00000000">
            <w:pPr>
              <w:pStyle w:val="TableParagraph"/>
              <w:spacing w:before="123"/>
              <w:rPr>
                <w:sz w:val="20"/>
              </w:rPr>
            </w:pPr>
            <w:r>
              <w:rPr>
                <w:spacing w:val="-2"/>
                <w:sz w:val="20"/>
              </w:rPr>
              <w:t>Original</w:t>
            </w:r>
            <w:r>
              <w:rPr>
                <w:spacing w:val="2"/>
                <w:sz w:val="20"/>
              </w:rPr>
              <w:t xml:space="preserve"> </w:t>
            </w:r>
            <w:r>
              <w:rPr>
                <w:spacing w:val="-2"/>
                <w:sz w:val="20"/>
              </w:rPr>
              <w:t>identifier</w:t>
            </w:r>
          </w:p>
        </w:tc>
        <w:tc>
          <w:tcPr>
            <w:tcW w:w="1119" w:type="dxa"/>
            <w:tcBorders>
              <w:top w:val="single" w:sz="8" w:space="0" w:color="000000"/>
              <w:bottom w:val="single" w:sz="4" w:space="0" w:color="000000"/>
            </w:tcBorders>
          </w:tcPr>
          <w:p w14:paraId="0DEE42D7" w14:textId="77777777" w:rsidR="00620CF6" w:rsidRDefault="00000000">
            <w:pPr>
              <w:pStyle w:val="TableParagraph"/>
              <w:spacing w:before="123"/>
              <w:rPr>
                <w:sz w:val="20"/>
              </w:rPr>
            </w:pPr>
            <w:r>
              <w:rPr>
                <w:spacing w:val="-4"/>
                <w:sz w:val="20"/>
              </w:rPr>
              <w:t>Code</w:t>
            </w:r>
          </w:p>
        </w:tc>
      </w:tr>
      <w:tr w:rsidR="00620CF6" w14:paraId="3CBFC808" w14:textId="77777777">
        <w:trPr>
          <w:trHeight w:val="454"/>
        </w:trPr>
        <w:tc>
          <w:tcPr>
            <w:tcW w:w="5908" w:type="dxa"/>
            <w:tcBorders>
              <w:top w:val="single" w:sz="4" w:space="0" w:color="000000"/>
            </w:tcBorders>
            <w:shd w:val="clear" w:color="auto" w:fill="F7F7F7"/>
          </w:tcPr>
          <w:p w14:paraId="38258DB1" w14:textId="77777777" w:rsidR="00620CF6" w:rsidRDefault="00000000">
            <w:pPr>
              <w:pStyle w:val="TableParagraph"/>
              <w:spacing w:before="125"/>
              <w:rPr>
                <w:sz w:val="20"/>
              </w:rPr>
            </w:pPr>
            <w:r>
              <w:rPr>
                <w:spacing w:val="-5"/>
                <w:sz w:val="20"/>
              </w:rPr>
              <w:t>Nonfinancial</w:t>
            </w:r>
            <w:r>
              <w:rPr>
                <w:spacing w:val="6"/>
                <w:sz w:val="20"/>
              </w:rPr>
              <w:t xml:space="preserve"> </w:t>
            </w:r>
            <w:r>
              <w:rPr>
                <w:spacing w:val="-2"/>
                <w:sz w:val="20"/>
              </w:rPr>
              <w:t>Assets</w:t>
            </w:r>
          </w:p>
        </w:tc>
        <w:tc>
          <w:tcPr>
            <w:tcW w:w="1785" w:type="dxa"/>
            <w:tcBorders>
              <w:top w:val="single" w:sz="4" w:space="0" w:color="000000"/>
            </w:tcBorders>
            <w:shd w:val="clear" w:color="auto" w:fill="F7F7F7"/>
          </w:tcPr>
          <w:p w14:paraId="13B99938" w14:textId="77777777" w:rsidR="00620CF6" w:rsidRDefault="00000000">
            <w:pPr>
              <w:pStyle w:val="TableParagraph"/>
              <w:spacing w:before="125"/>
              <w:rPr>
                <w:sz w:val="20"/>
              </w:rPr>
            </w:pPr>
            <w:r>
              <w:rPr>
                <w:spacing w:val="-2"/>
                <w:sz w:val="20"/>
              </w:rPr>
              <w:t>LM192010005.A</w:t>
            </w:r>
          </w:p>
        </w:tc>
        <w:tc>
          <w:tcPr>
            <w:tcW w:w="1119" w:type="dxa"/>
            <w:tcBorders>
              <w:top w:val="single" w:sz="4" w:space="0" w:color="000000"/>
            </w:tcBorders>
            <w:shd w:val="clear" w:color="auto" w:fill="F7F7F7"/>
          </w:tcPr>
          <w:p w14:paraId="5237AB9F" w14:textId="77777777" w:rsidR="00620CF6" w:rsidRDefault="00000000">
            <w:pPr>
              <w:pStyle w:val="TableParagraph"/>
              <w:spacing w:before="125"/>
              <w:rPr>
                <w:sz w:val="20"/>
              </w:rPr>
            </w:pPr>
            <w:r>
              <w:rPr>
                <w:spacing w:val="-5"/>
                <w:sz w:val="20"/>
              </w:rPr>
              <w:t>AN</w:t>
            </w:r>
          </w:p>
        </w:tc>
      </w:tr>
      <w:tr w:rsidR="00620CF6" w14:paraId="5F7B866E" w14:textId="77777777">
        <w:trPr>
          <w:trHeight w:val="797"/>
        </w:trPr>
        <w:tc>
          <w:tcPr>
            <w:tcW w:w="5908" w:type="dxa"/>
          </w:tcPr>
          <w:p w14:paraId="2469A982" w14:textId="77777777" w:rsidR="00620CF6" w:rsidRDefault="00000000">
            <w:pPr>
              <w:pStyle w:val="TableParagraph"/>
              <w:rPr>
                <w:sz w:val="20"/>
              </w:rPr>
            </w:pPr>
            <w:r>
              <w:rPr>
                <w:spacing w:val="-2"/>
                <w:sz w:val="20"/>
              </w:rPr>
              <w:t>Owner-Occupied</w:t>
            </w:r>
            <w:r>
              <w:rPr>
                <w:sz w:val="20"/>
              </w:rPr>
              <w:t xml:space="preserve"> </w:t>
            </w:r>
            <w:r>
              <w:rPr>
                <w:spacing w:val="-2"/>
                <w:sz w:val="20"/>
              </w:rPr>
              <w:t>Real</w:t>
            </w:r>
            <w:r>
              <w:rPr>
                <w:spacing w:val="1"/>
                <w:sz w:val="20"/>
              </w:rPr>
              <w:t xml:space="preserve"> </w:t>
            </w:r>
            <w:r>
              <w:rPr>
                <w:spacing w:val="-2"/>
                <w:sz w:val="20"/>
              </w:rPr>
              <w:t>Estate</w:t>
            </w:r>
            <w:r>
              <w:rPr>
                <w:sz w:val="20"/>
              </w:rPr>
              <w:t xml:space="preserve"> </w:t>
            </w:r>
            <w:r>
              <w:rPr>
                <w:spacing w:val="-2"/>
                <w:sz w:val="20"/>
              </w:rPr>
              <w:t>Including</w:t>
            </w:r>
            <w:r>
              <w:rPr>
                <w:spacing w:val="1"/>
                <w:sz w:val="20"/>
              </w:rPr>
              <w:t xml:space="preserve"> </w:t>
            </w:r>
            <w:r>
              <w:rPr>
                <w:spacing w:val="-2"/>
                <w:sz w:val="20"/>
              </w:rPr>
              <w:t>Vacant</w:t>
            </w:r>
            <w:r>
              <w:rPr>
                <w:sz w:val="20"/>
              </w:rPr>
              <w:t xml:space="preserve"> </w:t>
            </w:r>
            <w:r>
              <w:rPr>
                <w:spacing w:val="-2"/>
                <w:sz w:val="20"/>
              </w:rPr>
              <w:t>Land</w:t>
            </w:r>
            <w:r>
              <w:rPr>
                <w:spacing w:val="1"/>
                <w:sz w:val="20"/>
              </w:rPr>
              <w:t xml:space="preserve"> </w:t>
            </w:r>
            <w:proofErr w:type="gramStart"/>
            <w:r>
              <w:rPr>
                <w:spacing w:val="-2"/>
                <w:sz w:val="20"/>
              </w:rPr>
              <w:t>And</w:t>
            </w:r>
            <w:proofErr w:type="gramEnd"/>
            <w:r>
              <w:rPr>
                <w:sz w:val="20"/>
              </w:rPr>
              <w:t xml:space="preserve"> </w:t>
            </w:r>
            <w:r>
              <w:rPr>
                <w:spacing w:val="-2"/>
                <w:sz w:val="20"/>
              </w:rPr>
              <w:t>Mobile</w:t>
            </w:r>
          </w:p>
          <w:p w14:paraId="0498A876" w14:textId="77777777" w:rsidR="00620CF6" w:rsidRDefault="00000000">
            <w:pPr>
              <w:pStyle w:val="TableParagraph"/>
              <w:spacing w:before="129"/>
              <w:rPr>
                <w:sz w:val="20"/>
              </w:rPr>
            </w:pPr>
            <w:r>
              <w:rPr>
                <w:spacing w:val="-2"/>
                <w:sz w:val="20"/>
              </w:rPr>
              <w:t>Homes</w:t>
            </w:r>
            <w:r>
              <w:rPr>
                <w:sz w:val="20"/>
              </w:rPr>
              <w:t xml:space="preserve"> </w:t>
            </w:r>
            <w:r>
              <w:rPr>
                <w:spacing w:val="-2"/>
                <w:sz w:val="20"/>
              </w:rPr>
              <w:t>At</w:t>
            </w:r>
            <w:r>
              <w:rPr>
                <w:sz w:val="20"/>
              </w:rPr>
              <w:t xml:space="preserve"> </w:t>
            </w:r>
            <w:r>
              <w:rPr>
                <w:spacing w:val="-2"/>
                <w:sz w:val="20"/>
              </w:rPr>
              <w:t>Market</w:t>
            </w:r>
            <w:r>
              <w:rPr>
                <w:spacing w:val="1"/>
                <w:sz w:val="20"/>
              </w:rPr>
              <w:t xml:space="preserve"> </w:t>
            </w:r>
            <w:r>
              <w:rPr>
                <w:spacing w:val="-4"/>
                <w:sz w:val="20"/>
              </w:rPr>
              <w:t>Value</w:t>
            </w:r>
          </w:p>
        </w:tc>
        <w:tc>
          <w:tcPr>
            <w:tcW w:w="1785" w:type="dxa"/>
          </w:tcPr>
          <w:p w14:paraId="6F836E3D" w14:textId="77777777" w:rsidR="00620CF6" w:rsidRDefault="00000000">
            <w:pPr>
              <w:pStyle w:val="TableParagraph"/>
              <w:rPr>
                <w:sz w:val="20"/>
              </w:rPr>
            </w:pPr>
            <w:r>
              <w:rPr>
                <w:spacing w:val="-2"/>
                <w:sz w:val="20"/>
              </w:rPr>
              <w:t>LM155035015.A</w:t>
            </w:r>
          </w:p>
        </w:tc>
        <w:tc>
          <w:tcPr>
            <w:tcW w:w="1119" w:type="dxa"/>
          </w:tcPr>
          <w:p w14:paraId="2028FCEB" w14:textId="77777777" w:rsidR="00620CF6" w:rsidRDefault="00000000">
            <w:pPr>
              <w:pStyle w:val="TableParagraph"/>
              <w:rPr>
                <w:sz w:val="20"/>
              </w:rPr>
            </w:pPr>
            <w:r>
              <w:rPr>
                <w:spacing w:val="-2"/>
                <w:sz w:val="20"/>
              </w:rPr>
              <w:t>AN111</w:t>
            </w:r>
          </w:p>
        </w:tc>
      </w:tr>
      <w:tr w:rsidR="00620CF6" w14:paraId="4340A19C" w14:textId="77777777">
        <w:trPr>
          <w:trHeight w:val="398"/>
        </w:trPr>
        <w:tc>
          <w:tcPr>
            <w:tcW w:w="5908" w:type="dxa"/>
            <w:shd w:val="clear" w:color="auto" w:fill="F7F7F7"/>
          </w:tcPr>
          <w:p w14:paraId="20E1199B" w14:textId="77777777" w:rsidR="00620CF6" w:rsidRDefault="00000000">
            <w:pPr>
              <w:pStyle w:val="TableParagraph"/>
              <w:rPr>
                <w:sz w:val="20"/>
              </w:rPr>
            </w:pPr>
            <w:r>
              <w:rPr>
                <w:sz w:val="20"/>
              </w:rPr>
              <w:t>Total</w:t>
            </w:r>
            <w:r>
              <w:rPr>
                <w:spacing w:val="11"/>
                <w:sz w:val="20"/>
              </w:rPr>
              <w:t xml:space="preserve"> </w:t>
            </w:r>
            <w:r>
              <w:rPr>
                <w:sz w:val="20"/>
              </w:rPr>
              <w:t>Financial</w:t>
            </w:r>
            <w:r>
              <w:rPr>
                <w:spacing w:val="12"/>
                <w:sz w:val="20"/>
              </w:rPr>
              <w:t xml:space="preserve"> </w:t>
            </w:r>
            <w:r>
              <w:rPr>
                <w:spacing w:val="-2"/>
                <w:sz w:val="20"/>
              </w:rPr>
              <w:t>Assets</w:t>
            </w:r>
          </w:p>
        </w:tc>
        <w:tc>
          <w:tcPr>
            <w:tcW w:w="1785" w:type="dxa"/>
            <w:shd w:val="clear" w:color="auto" w:fill="F7F7F7"/>
          </w:tcPr>
          <w:p w14:paraId="76A01B82" w14:textId="77777777" w:rsidR="00620CF6" w:rsidRDefault="00000000">
            <w:pPr>
              <w:pStyle w:val="TableParagraph"/>
              <w:rPr>
                <w:sz w:val="20"/>
              </w:rPr>
            </w:pPr>
            <w:r>
              <w:rPr>
                <w:spacing w:val="-2"/>
                <w:sz w:val="20"/>
              </w:rPr>
              <w:t>FL194090005.A</w:t>
            </w:r>
          </w:p>
        </w:tc>
        <w:tc>
          <w:tcPr>
            <w:tcW w:w="1119" w:type="dxa"/>
            <w:shd w:val="clear" w:color="auto" w:fill="F7F7F7"/>
          </w:tcPr>
          <w:p w14:paraId="774C4003" w14:textId="77777777" w:rsidR="00620CF6" w:rsidRDefault="00000000">
            <w:pPr>
              <w:pStyle w:val="TableParagraph"/>
              <w:rPr>
                <w:sz w:val="20"/>
              </w:rPr>
            </w:pPr>
            <w:r>
              <w:rPr>
                <w:spacing w:val="-4"/>
                <w:w w:val="110"/>
                <w:sz w:val="20"/>
              </w:rPr>
              <w:t>A_AF</w:t>
            </w:r>
          </w:p>
        </w:tc>
      </w:tr>
      <w:tr w:rsidR="00620CF6" w14:paraId="0E2FA120" w14:textId="77777777">
        <w:trPr>
          <w:trHeight w:val="398"/>
        </w:trPr>
        <w:tc>
          <w:tcPr>
            <w:tcW w:w="5908" w:type="dxa"/>
          </w:tcPr>
          <w:p w14:paraId="2184B484" w14:textId="77777777" w:rsidR="00620CF6" w:rsidRDefault="00000000">
            <w:pPr>
              <w:pStyle w:val="TableParagraph"/>
              <w:rPr>
                <w:sz w:val="20"/>
              </w:rPr>
            </w:pPr>
            <w:r>
              <w:rPr>
                <w:spacing w:val="-2"/>
                <w:sz w:val="20"/>
              </w:rPr>
              <w:t>Checkable</w:t>
            </w:r>
            <w:r>
              <w:rPr>
                <w:spacing w:val="-3"/>
                <w:sz w:val="20"/>
              </w:rPr>
              <w:t xml:space="preserve"> </w:t>
            </w:r>
            <w:r>
              <w:rPr>
                <w:spacing w:val="-2"/>
                <w:sz w:val="20"/>
              </w:rPr>
              <w:t xml:space="preserve">Deposits </w:t>
            </w:r>
            <w:proofErr w:type="gramStart"/>
            <w:r>
              <w:rPr>
                <w:spacing w:val="-2"/>
                <w:sz w:val="20"/>
              </w:rPr>
              <w:t>And</w:t>
            </w:r>
            <w:proofErr w:type="gramEnd"/>
            <w:r>
              <w:rPr>
                <w:spacing w:val="-3"/>
                <w:sz w:val="20"/>
              </w:rPr>
              <w:t xml:space="preserve"> </w:t>
            </w:r>
            <w:r>
              <w:rPr>
                <w:spacing w:val="-2"/>
                <w:sz w:val="20"/>
              </w:rPr>
              <w:t>Currency</w:t>
            </w:r>
          </w:p>
        </w:tc>
        <w:tc>
          <w:tcPr>
            <w:tcW w:w="1785" w:type="dxa"/>
          </w:tcPr>
          <w:p w14:paraId="7B0DF36E" w14:textId="77777777" w:rsidR="00620CF6" w:rsidRDefault="00000000">
            <w:pPr>
              <w:pStyle w:val="TableParagraph"/>
              <w:rPr>
                <w:sz w:val="20"/>
              </w:rPr>
            </w:pPr>
            <w:r>
              <w:rPr>
                <w:spacing w:val="-2"/>
                <w:sz w:val="20"/>
              </w:rPr>
              <w:t>FL193020005.A</w:t>
            </w:r>
          </w:p>
        </w:tc>
        <w:tc>
          <w:tcPr>
            <w:tcW w:w="1119" w:type="dxa"/>
          </w:tcPr>
          <w:p w14:paraId="6140CE1A" w14:textId="77777777" w:rsidR="00620CF6" w:rsidRDefault="00000000">
            <w:pPr>
              <w:pStyle w:val="TableParagraph"/>
              <w:rPr>
                <w:sz w:val="20"/>
              </w:rPr>
            </w:pPr>
            <w:r>
              <w:rPr>
                <w:spacing w:val="-2"/>
                <w:w w:val="105"/>
                <w:sz w:val="20"/>
              </w:rPr>
              <w:t>A_AF21</w:t>
            </w:r>
          </w:p>
        </w:tc>
      </w:tr>
      <w:tr w:rsidR="00620CF6" w14:paraId="17227AC0" w14:textId="77777777">
        <w:trPr>
          <w:trHeight w:val="398"/>
        </w:trPr>
        <w:tc>
          <w:tcPr>
            <w:tcW w:w="5908" w:type="dxa"/>
            <w:shd w:val="clear" w:color="auto" w:fill="F7F7F7"/>
          </w:tcPr>
          <w:p w14:paraId="54450EC2" w14:textId="77777777" w:rsidR="00620CF6" w:rsidRDefault="00000000">
            <w:pPr>
              <w:pStyle w:val="TableParagraph"/>
              <w:rPr>
                <w:sz w:val="20"/>
              </w:rPr>
            </w:pPr>
            <w:r>
              <w:rPr>
                <w:spacing w:val="-2"/>
                <w:sz w:val="20"/>
              </w:rPr>
              <w:t>Other</w:t>
            </w:r>
            <w:r>
              <w:rPr>
                <w:spacing w:val="2"/>
                <w:sz w:val="20"/>
              </w:rPr>
              <w:t xml:space="preserve"> </w:t>
            </w:r>
            <w:r>
              <w:rPr>
                <w:spacing w:val="-2"/>
                <w:sz w:val="20"/>
              </w:rPr>
              <w:t>Deposits</w:t>
            </w:r>
            <w:r>
              <w:rPr>
                <w:spacing w:val="2"/>
                <w:sz w:val="20"/>
              </w:rPr>
              <w:t xml:space="preserve"> </w:t>
            </w:r>
            <w:r>
              <w:rPr>
                <w:spacing w:val="-2"/>
                <w:sz w:val="20"/>
              </w:rPr>
              <w:t>Including</w:t>
            </w:r>
            <w:r>
              <w:rPr>
                <w:spacing w:val="2"/>
                <w:sz w:val="20"/>
              </w:rPr>
              <w:t xml:space="preserve"> </w:t>
            </w:r>
            <w:r>
              <w:rPr>
                <w:spacing w:val="-2"/>
                <w:sz w:val="20"/>
              </w:rPr>
              <w:t>Time</w:t>
            </w:r>
            <w:r>
              <w:rPr>
                <w:spacing w:val="3"/>
                <w:sz w:val="20"/>
              </w:rPr>
              <w:t xml:space="preserve"> </w:t>
            </w:r>
            <w:proofErr w:type="gramStart"/>
            <w:r>
              <w:rPr>
                <w:spacing w:val="-2"/>
                <w:sz w:val="20"/>
              </w:rPr>
              <w:t>And</w:t>
            </w:r>
            <w:proofErr w:type="gramEnd"/>
            <w:r>
              <w:rPr>
                <w:spacing w:val="2"/>
                <w:sz w:val="20"/>
              </w:rPr>
              <w:t xml:space="preserve"> </w:t>
            </w:r>
            <w:r>
              <w:rPr>
                <w:spacing w:val="-2"/>
                <w:sz w:val="20"/>
              </w:rPr>
              <w:t>Savings</w:t>
            </w:r>
            <w:r>
              <w:rPr>
                <w:spacing w:val="2"/>
                <w:sz w:val="20"/>
              </w:rPr>
              <w:t xml:space="preserve"> </w:t>
            </w:r>
            <w:r>
              <w:rPr>
                <w:spacing w:val="-2"/>
                <w:sz w:val="20"/>
              </w:rPr>
              <w:t>Deposits</w:t>
            </w:r>
          </w:p>
        </w:tc>
        <w:tc>
          <w:tcPr>
            <w:tcW w:w="1785" w:type="dxa"/>
            <w:shd w:val="clear" w:color="auto" w:fill="F7F7F7"/>
          </w:tcPr>
          <w:p w14:paraId="785402E9" w14:textId="77777777" w:rsidR="00620CF6" w:rsidRDefault="00000000">
            <w:pPr>
              <w:pStyle w:val="TableParagraph"/>
              <w:rPr>
                <w:sz w:val="20"/>
              </w:rPr>
            </w:pPr>
            <w:r>
              <w:rPr>
                <w:spacing w:val="-2"/>
                <w:sz w:val="20"/>
              </w:rPr>
              <w:t>FL193030205.A</w:t>
            </w:r>
          </w:p>
        </w:tc>
        <w:tc>
          <w:tcPr>
            <w:tcW w:w="1119" w:type="dxa"/>
            <w:shd w:val="clear" w:color="auto" w:fill="F7F7F7"/>
          </w:tcPr>
          <w:p w14:paraId="4A00AE10" w14:textId="77777777" w:rsidR="00620CF6" w:rsidRDefault="00000000">
            <w:pPr>
              <w:pStyle w:val="TableParagraph"/>
              <w:rPr>
                <w:sz w:val="20"/>
              </w:rPr>
            </w:pPr>
            <w:r>
              <w:rPr>
                <w:spacing w:val="-2"/>
                <w:w w:val="105"/>
                <w:sz w:val="20"/>
              </w:rPr>
              <w:t>A_AF22</w:t>
            </w:r>
          </w:p>
        </w:tc>
      </w:tr>
      <w:tr w:rsidR="00620CF6" w14:paraId="53E5C221" w14:textId="77777777">
        <w:trPr>
          <w:trHeight w:val="498"/>
        </w:trPr>
        <w:tc>
          <w:tcPr>
            <w:tcW w:w="5908" w:type="dxa"/>
          </w:tcPr>
          <w:p w14:paraId="20CBD08C" w14:textId="77777777" w:rsidR="00620CF6" w:rsidRDefault="00000000">
            <w:pPr>
              <w:pStyle w:val="TableParagraph"/>
              <w:spacing w:before="168"/>
              <w:rPr>
                <w:sz w:val="20"/>
              </w:rPr>
            </w:pPr>
            <w:r>
              <w:rPr>
                <w:sz w:val="20"/>
              </w:rPr>
              <w:t>Debt</w:t>
            </w:r>
            <w:r>
              <w:rPr>
                <w:spacing w:val="16"/>
                <w:sz w:val="20"/>
              </w:rPr>
              <w:t xml:space="preserve"> </w:t>
            </w:r>
            <w:r>
              <w:rPr>
                <w:spacing w:val="-2"/>
                <w:sz w:val="20"/>
              </w:rPr>
              <w:t>Securities</w:t>
            </w:r>
          </w:p>
        </w:tc>
        <w:tc>
          <w:tcPr>
            <w:tcW w:w="1785" w:type="dxa"/>
          </w:tcPr>
          <w:p w14:paraId="460C588F" w14:textId="77777777" w:rsidR="00620CF6" w:rsidRDefault="00000000">
            <w:pPr>
              <w:pStyle w:val="TableParagraph"/>
              <w:spacing w:before="168"/>
              <w:rPr>
                <w:sz w:val="20"/>
              </w:rPr>
            </w:pPr>
            <w:r>
              <w:rPr>
                <w:spacing w:val="-2"/>
                <w:sz w:val="20"/>
              </w:rPr>
              <w:t>LM194022005.A</w:t>
            </w:r>
          </w:p>
        </w:tc>
        <w:tc>
          <w:tcPr>
            <w:tcW w:w="1119" w:type="dxa"/>
          </w:tcPr>
          <w:p w14:paraId="62AE4DA6" w14:textId="77777777" w:rsidR="00620CF6" w:rsidRDefault="00000000">
            <w:pPr>
              <w:pStyle w:val="TableParagraph"/>
              <w:spacing w:before="168"/>
              <w:rPr>
                <w:sz w:val="20"/>
              </w:rPr>
            </w:pPr>
            <w:r>
              <w:rPr>
                <w:spacing w:val="-2"/>
                <w:w w:val="110"/>
                <w:sz w:val="20"/>
              </w:rPr>
              <w:t>A_AF3</w:t>
            </w:r>
          </w:p>
        </w:tc>
      </w:tr>
      <w:tr w:rsidR="00620CF6" w14:paraId="26B7B4B5" w14:textId="77777777">
        <w:trPr>
          <w:trHeight w:val="398"/>
        </w:trPr>
        <w:tc>
          <w:tcPr>
            <w:tcW w:w="5908" w:type="dxa"/>
            <w:shd w:val="clear" w:color="auto" w:fill="F7F7F7"/>
          </w:tcPr>
          <w:p w14:paraId="30554A40" w14:textId="77777777" w:rsidR="00620CF6" w:rsidRDefault="00000000">
            <w:pPr>
              <w:pStyle w:val="TableParagraph"/>
              <w:rPr>
                <w:sz w:val="20"/>
              </w:rPr>
            </w:pPr>
            <w:r>
              <w:rPr>
                <w:spacing w:val="-2"/>
                <w:sz w:val="20"/>
              </w:rPr>
              <w:t>Loans</w:t>
            </w:r>
          </w:p>
        </w:tc>
        <w:tc>
          <w:tcPr>
            <w:tcW w:w="1785" w:type="dxa"/>
            <w:shd w:val="clear" w:color="auto" w:fill="F7F7F7"/>
          </w:tcPr>
          <w:p w14:paraId="530E400E" w14:textId="77777777" w:rsidR="00620CF6" w:rsidRDefault="00000000">
            <w:pPr>
              <w:pStyle w:val="TableParagraph"/>
              <w:rPr>
                <w:sz w:val="20"/>
              </w:rPr>
            </w:pPr>
            <w:r>
              <w:rPr>
                <w:spacing w:val="-2"/>
                <w:sz w:val="20"/>
              </w:rPr>
              <w:t>FL194023005.A</w:t>
            </w:r>
          </w:p>
        </w:tc>
        <w:tc>
          <w:tcPr>
            <w:tcW w:w="1119" w:type="dxa"/>
            <w:shd w:val="clear" w:color="auto" w:fill="F7F7F7"/>
          </w:tcPr>
          <w:p w14:paraId="64BC4BE0" w14:textId="77777777" w:rsidR="00620CF6" w:rsidRDefault="00000000">
            <w:pPr>
              <w:pStyle w:val="TableParagraph"/>
              <w:rPr>
                <w:sz w:val="20"/>
              </w:rPr>
            </w:pPr>
            <w:r>
              <w:rPr>
                <w:spacing w:val="-2"/>
                <w:w w:val="110"/>
                <w:sz w:val="20"/>
              </w:rPr>
              <w:t>A_AF4</w:t>
            </w:r>
          </w:p>
        </w:tc>
      </w:tr>
      <w:tr w:rsidR="00620CF6" w14:paraId="4C1B0E21" w14:textId="77777777">
        <w:trPr>
          <w:trHeight w:val="398"/>
        </w:trPr>
        <w:tc>
          <w:tcPr>
            <w:tcW w:w="5908" w:type="dxa"/>
          </w:tcPr>
          <w:p w14:paraId="709C3F8B" w14:textId="77777777" w:rsidR="00620CF6" w:rsidRDefault="00000000">
            <w:pPr>
              <w:pStyle w:val="TableParagraph"/>
              <w:rPr>
                <w:sz w:val="20"/>
              </w:rPr>
            </w:pPr>
            <w:r>
              <w:rPr>
                <w:sz w:val="20"/>
              </w:rPr>
              <w:t>Corporate</w:t>
            </w:r>
            <w:r>
              <w:rPr>
                <w:spacing w:val="-5"/>
                <w:sz w:val="20"/>
              </w:rPr>
              <w:t xml:space="preserve"> </w:t>
            </w:r>
            <w:r>
              <w:rPr>
                <w:sz w:val="20"/>
              </w:rPr>
              <w:t>Equities</w:t>
            </w:r>
            <w:r>
              <w:rPr>
                <w:spacing w:val="-5"/>
                <w:sz w:val="20"/>
              </w:rPr>
              <w:t xml:space="preserve"> </w:t>
            </w:r>
            <w:proofErr w:type="gramStart"/>
            <w:r>
              <w:rPr>
                <w:sz w:val="20"/>
              </w:rPr>
              <w:t>And</w:t>
            </w:r>
            <w:proofErr w:type="gramEnd"/>
            <w:r>
              <w:rPr>
                <w:spacing w:val="-5"/>
                <w:sz w:val="20"/>
              </w:rPr>
              <w:t xml:space="preserve"> </w:t>
            </w:r>
            <w:r>
              <w:rPr>
                <w:sz w:val="20"/>
              </w:rPr>
              <w:t>Mutual</w:t>
            </w:r>
            <w:r>
              <w:rPr>
                <w:spacing w:val="-5"/>
                <w:sz w:val="20"/>
              </w:rPr>
              <w:t xml:space="preserve"> </w:t>
            </w:r>
            <w:r>
              <w:rPr>
                <w:sz w:val="20"/>
              </w:rPr>
              <w:t>Fund</w:t>
            </w:r>
            <w:r>
              <w:rPr>
                <w:spacing w:val="-5"/>
                <w:sz w:val="20"/>
              </w:rPr>
              <w:t xml:space="preserve"> </w:t>
            </w:r>
            <w:r>
              <w:rPr>
                <w:spacing w:val="-2"/>
                <w:sz w:val="20"/>
              </w:rPr>
              <w:t>Shares</w:t>
            </w:r>
          </w:p>
        </w:tc>
        <w:tc>
          <w:tcPr>
            <w:tcW w:w="1785" w:type="dxa"/>
          </w:tcPr>
          <w:p w14:paraId="353EB5C0" w14:textId="77777777" w:rsidR="00620CF6" w:rsidRDefault="00000000">
            <w:pPr>
              <w:pStyle w:val="TableParagraph"/>
              <w:rPr>
                <w:sz w:val="20"/>
              </w:rPr>
            </w:pPr>
            <w:r>
              <w:rPr>
                <w:spacing w:val="-2"/>
                <w:sz w:val="20"/>
              </w:rPr>
              <w:t>LM193064005.A</w:t>
            </w:r>
          </w:p>
        </w:tc>
        <w:tc>
          <w:tcPr>
            <w:tcW w:w="1119" w:type="dxa"/>
          </w:tcPr>
          <w:p w14:paraId="41CF6323" w14:textId="77777777" w:rsidR="00620CF6" w:rsidRDefault="00000000">
            <w:pPr>
              <w:pStyle w:val="TableParagraph"/>
              <w:rPr>
                <w:sz w:val="20"/>
              </w:rPr>
            </w:pPr>
            <w:r>
              <w:rPr>
                <w:spacing w:val="-2"/>
                <w:w w:val="105"/>
                <w:sz w:val="20"/>
              </w:rPr>
              <w:t>A_AF51</w:t>
            </w:r>
          </w:p>
        </w:tc>
      </w:tr>
      <w:tr w:rsidR="00620CF6" w14:paraId="307E279E" w14:textId="77777777">
        <w:trPr>
          <w:trHeight w:val="398"/>
        </w:trPr>
        <w:tc>
          <w:tcPr>
            <w:tcW w:w="5908" w:type="dxa"/>
            <w:shd w:val="clear" w:color="auto" w:fill="F7F7F7"/>
          </w:tcPr>
          <w:p w14:paraId="44F9EEB7" w14:textId="77777777" w:rsidR="00620CF6" w:rsidRDefault="00000000">
            <w:pPr>
              <w:pStyle w:val="TableParagraph"/>
              <w:rPr>
                <w:sz w:val="20"/>
              </w:rPr>
            </w:pPr>
            <w:r>
              <w:rPr>
                <w:sz w:val="20"/>
              </w:rPr>
              <w:t>Proprietors’</w:t>
            </w:r>
            <w:r>
              <w:rPr>
                <w:spacing w:val="-7"/>
                <w:sz w:val="20"/>
              </w:rPr>
              <w:t xml:space="preserve"> </w:t>
            </w:r>
            <w:r>
              <w:rPr>
                <w:sz w:val="20"/>
              </w:rPr>
              <w:t>Equity</w:t>
            </w:r>
            <w:r>
              <w:rPr>
                <w:spacing w:val="-7"/>
                <w:sz w:val="20"/>
              </w:rPr>
              <w:t xml:space="preserve"> </w:t>
            </w:r>
            <w:proofErr w:type="gramStart"/>
            <w:r>
              <w:rPr>
                <w:sz w:val="20"/>
              </w:rPr>
              <w:t>In</w:t>
            </w:r>
            <w:proofErr w:type="gramEnd"/>
            <w:r>
              <w:rPr>
                <w:spacing w:val="-6"/>
                <w:sz w:val="20"/>
              </w:rPr>
              <w:t xml:space="preserve"> </w:t>
            </w:r>
            <w:r>
              <w:rPr>
                <w:sz w:val="20"/>
              </w:rPr>
              <w:t>Noncorporate</w:t>
            </w:r>
            <w:r>
              <w:rPr>
                <w:spacing w:val="-7"/>
                <w:sz w:val="20"/>
              </w:rPr>
              <w:t xml:space="preserve"> </w:t>
            </w:r>
            <w:r>
              <w:rPr>
                <w:spacing w:val="-2"/>
                <w:sz w:val="20"/>
              </w:rPr>
              <w:t>Business</w:t>
            </w:r>
          </w:p>
        </w:tc>
        <w:tc>
          <w:tcPr>
            <w:tcW w:w="1785" w:type="dxa"/>
            <w:shd w:val="clear" w:color="auto" w:fill="F7F7F7"/>
          </w:tcPr>
          <w:p w14:paraId="4347BD72" w14:textId="77777777" w:rsidR="00620CF6" w:rsidRDefault="00000000">
            <w:pPr>
              <w:pStyle w:val="TableParagraph"/>
              <w:rPr>
                <w:sz w:val="20"/>
              </w:rPr>
            </w:pPr>
            <w:r>
              <w:rPr>
                <w:spacing w:val="-2"/>
                <w:sz w:val="20"/>
              </w:rPr>
              <w:t>LM152090205.A</w:t>
            </w:r>
          </w:p>
        </w:tc>
        <w:tc>
          <w:tcPr>
            <w:tcW w:w="1119" w:type="dxa"/>
            <w:shd w:val="clear" w:color="auto" w:fill="F7F7F7"/>
          </w:tcPr>
          <w:p w14:paraId="323B8586" w14:textId="77777777" w:rsidR="00620CF6" w:rsidRDefault="00000000">
            <w:pPr>
              <w:pStyle w:val="TableParagraph"/>
              <w:rPr>
                <w:sz w:val="20"/>
              </w:rPr>
            </w:pPr>
            <w:r>
              <w:rPr>
                <w:spacing w:val="-2"/>
                <w:w w:val="105"/>
                <w:sz w:val="20"/>
              </w:rPr>
              <w:t>A_AF519</w:t>
            </w:r>
          </w:p>
        </w:tc>
      </w:tr>
      <w:tr w:rsidR="00620CF6" w14:paraId="6BAE0E4F" w14:textId="77777777">
        <w:trPr>
          <w:trHeight w:val="498"/>
        </w:trPr>
        <w:tc>
          <w:tcPr>
            <w:tcW w:w="5908" w:type="dxa"/>
          </w:tcPr>
          <w:p w14:paraId="72C2AC3E" w14:textId="77777777" w:rsidR="00620CF6" w:rsidRDefault="00000000">
            <w:pPr>
              <w:pStyle w:val="TableParagraph"/>
              <w:rPr>
                <w:sz w:val="20"/>
              </w:rPr>
            </w:pPr>
            <w:r>
              <w:rPr>
                <w:spacing w:val="-2"/>
                <w:sz w:val="20"/>
              </w:rPr>
              <w:t>Money</w:t>
            </w:r>
            <w:r>
              <w:rPr>
                <w:spacing w:val="-1"/>
                <w:sz w:val="20"/>
              </w:rPr>
              <w:t xml:space="preserve"> </w:t>
            </w:r>
            <w:r>
              <w:rPr>
                <w:spacing w:val="-2"/>
                <w:sz w:val="20"/>
              </w:rPr>
              <w:t>Market</w:t>
            </w:r>
            <w:r>
              <w:rPr>
                <w:spacing w:val="-1"/>
                <w:sz w:val="20"/>
              </w:rPr>
              <w:t xml:space="preserve"> </w:t>
            </w:r>
            <w:r>
              <w:rPr>
                <w:spacing w:val="-2"/>
                <w:sz w:val="20"/>
              </w:rPr>
              <w:t>Fund</w:t>
            </w:r>
            <w:r>
              <w:rPr>
                <w:spacing w:val="-1"/>
                <w:sz w:val="20"/>
              </w:rPr>
              <w:t xml:space="preserve"> </w:t>
            </w:r>
            <w:r>
              <w:rPr>
                <w:spacing w:val="-2"/>
                <w:sz w:val="20"/>
              </w:rPr>
              <w:t>Shares</w:t>
            </w:r>
          </w:p>
        </w:tc>
        <w:tc>
          <w:tcPr>
            <w:tcW w:w="1785" w:type="dxa"/>
          </w:tcPr>
          <w:p w14:paraId="3156AA2E" w14:textId="77777777" w:rsidR="00620CF6" w:rsidRDefault="00000000">
            <w:pPr>
              <w:pStyle w:val="TableParagraph"/>
              <w:rPr>
                <w:sz w:val="20"/>
              </w:rPr>
            </w:pPr>
            <w:r>
              <w:rPr>
                <w:spacing w:val="-2"/>
                <w:sz w:val="20"/>
              </w:rPr>
              <w:t>FL193034005.A</w:t>
            </w:r>
          </w:p>
        </w:tc>
        <w:tc>
          <w:tcPr>
            <w:tcW w:w="1119" w:type="dxa"/>
          </w:tcPr>
          <w:p w14:paraId="64CB70AA" w14:textId="77777777" w:rsidR="00620CF6" w:rsidRDefault="00000000">
            <w:pPr>
              <w:pStyle w:val="TableParagraph"/>
              <w:rPr>
                <w:sz w:val="20"/>
              </w:rPr>
            </w:pPr>
            <w:r>
              <w:rPr>
                <w:spacing w:val="-2"/>
                <w:w w:val="105"/>
                <w:sz w:val="20"/>
              </w:rPr>
              <w:t>A_AF521</w:t>
            </w:r>
          </w:p>
        </w:tc>
      </w:tr>
      <w:tr w:rsidR="00620CF6" w14:paraId="46968544" w14:textId="77777777">
        <w:trPr>
          <w:trHeight w:val="398"/>
        </w:trPr>
        <w:tc>
          <w:tcPr>
            <w:tcW w:w="5908" w:type="dxa"/>
            <w:shd w:val="clear" w:color="auto" w:fill="F7F7F7"/>
          </w:tcPr>
          <w:p w14:paraId="0F67E3C3" w14:textId="77777777" w:rsidR="00620CF6" w:rsidRDefault="00000000">
            <w:pPr>
              <w:pStyle w:val="TableParagraph"/>
              <w:rPr>
                <w:sz w:val="20"/>
              </w:rPr>
            </w:pPr>
            <w:r>
              <w:rPr>
                <w:spacing w:val="-2"/>
                <w:sz w:val="20"/>
              </w:rPr>
              <w:t>Life</w:t>
            </w:r>
            <w:r>
              <w:rPr>
                <w:spacing w:val="4"/>
                <w:sz w:val="20"/>
              </w:rPr>
              <w:t xml:space="preserve"> </w:t>
            </w:r>
            <w:r>
              <w:rPr>
                <w:spacing w:val="-2"/>
                <w:sz w:val="20"/>
              </w:rPr>
              <w:t>Insurance</w:t>
            </w:r>
            <w:r>
              <w:rPr>
                <w:spacing w:val="5"/>
                <w:sz w:val="20"/>
              </w:rPr>
              <w:t xml:space="preserve"> </w:t>
            </w:r>
            <w:r>
              <w:rPr>
                <w:spacing w:val="-2"/>
                <w:sz w:val="20"/>
              </w:rPr>
              <w:t>Reserves</w:t>
            </w:r>
          </w:p>
        </w:tc>
        <w:tc>
          <w:tcPr>
            <w:tcW w:w="1785" w:type="dxa"/>
            <w:shd w:val="clear" w:color="auto" w:fill="F7F7F7"/>
          </w:tcPr>
          <w:p w14:paraId="1F997B72" w14:textId="77777777" w:rsidR="00620CF6" w:rsidRDefault="00000000">
            <w:pPr>
              <w:pStyle w:val="TableParagraph"/>
              <w:rPr>
                <w:sz w:val="20"/>
              </w:rPr>
            </w:pPr>
            <w:r>
              <w:rPr>
                <w:spacing w:val="-2"/>
                <w:sz w:val="20"/>
              </w:rPr>
              <w:t>FL153040005.A</w:t>
            </w:r>
          </w:p>
        </w:tc>
        <w:tc>
          <w:tcPr>
            <w:tcW w:w="1119" w:type="dxa"/>
            <w:shd w:val="clear" w:color="auto" w:fill="F7F7F7"/>
          </w:tcPr>
          <w:p w14:paraId="5E218274" w14:textId="77777777" w:rsidR="00620CF6" w:rsidRDefault="00000000">
            <w:pPr>
              <w:pStyle w:val="TableParagraph"/>
              <w:rPr>
                <w:sz w:val="20"/>
              </w:rPr>
            </w:pPr>
            <w:r>
              <w:rPr>
                <w:spacing w:val="-2"/>
                <w:w w:val="105"/>
                <w:sz w:val="20"/>
              </w:rPr>
              <w:t>A_AF62</w:t>
            </w:r>
          </w:p>
        </w:tc>
      </w:tr>
      <w:tr w:rsidR="00620CF6" w14:paraId="57AE3CE4" w14:textId="77777777">
        <w:trPr>
          <w:trHeight w:val="398"/>
        </w:trPr>
        <w:tc>
          <w:tcPr>
            <w:tcW w:w="5908" w:type="dxa"/>
          </w:tcPr>
          <w:p w14:paraId="1783557A" w14:textId="77777777" w:rsidR="00620CF6" w:rsidRDefault="00000000">
            <w:pPr>
              <w:pStyle w:val="TableParagraph"/>
              <w:rPr>
                <w:sz w:val="20"/>
              </w:rPr>
            </w:pPr>
            <w:r>
              <w:rPr>
                <w:spacing w:val="-2"/>
                <w:sz w:val="20"/>
              </w:rPr>
              <w:t>Pension</w:t>
            </w:r>
            <w:r>
              <w:rPr>
                <w:spacing w:val="-3"/>
                <w:sz w:val="20"/>
              </w:rPr>
              <w:t xml:space="preserve"> </w:t>
            </w:r>
            <w:r>
              <w:rPr>
                <w:spacing w:val="-2"/>
                <w:sz w:val="20"/>
              </w:rPr>
              <w:t>Entitlements</w:t>
            </w:r>
          </w:p>
        </w:tc>
        <w:tc>
          <w:tcPr>
            <w:tcW w:w="1785" w:type="dxa"/>
          </w:tcPr>
          <w:p w14:paraId="2472DFA5" w14:textId="77777777" w:rsidR="00620CF6" w:rsidRDefault="00000000">
            <w:pPr>
              <w:pStyle w:val="TableParagraph"/>
              <w:rPr>
                <w:sz w:val="20"/>
              </w:rPr>
            </w:pPr>
            <w:r>
              <w:rPr>
                <w:spacing w:val="-2"/>
                <w:sz w:val="20"/>
              </w:rPr>
              <w:t>FL153050005.A</w:t>
            </w:r>
          </w:p>
        </w:tc>
        <w:tc>
          <w:tcPr>
            <w:tcW w:w="1119" w:type="dxa"/>
          </w:tcPr>
          <w:p w14:paraId="65FA8ADD" w14:textId="77777777" w:rsidR="00620CF6" w:rsidRDefault="00000000">
            <w:pPr>
              <w:pStyle w:val="TableParagraph"/>
              <w:rPr>
                <w:sz w:val="20"/>
              </w:rPr>
            </w:pPr>
            <w:r>
              <w:rPr>
                <w:spacing w:val="-2"/>
                <w:w w:val="105"/>
                <w:sz w:val="20"/>
              </w:rPr>
              <w:t>A_AF63</w:t>
            </w:r>
          </w:p>
        </w:tc>
      </w:tr>
      <w:tr w:rsidR="00620CF6" w14:paraId="1980DE0A" w14:textId="77777777">
        <w:trPr>
          <w:trHeight w:val="398"/>
        </w:trPr>
        <w:tc>
          <w:tcPr>
            <w:tcW w:w="5908" w:type="dxa"/>
            <w:shd w:val="clear" w:color="auto" w:fill="F7F7F7"/>
          </w:tcPr>
          <w:p w14:paraId="5262D34A" w14:textId="77777777" w:rsidR="00620CF6" w:rsidRDefault="00000000">
            <w:pPr>
              <w:pStyle w:val="TableParagraph"/>
              <w:rPr>
                <w:sz w:val="20"/>
              </w:rPr>
            </w:pPr>
            <w:r>
              <w:rPr>
                <w:sz w:val="20"/>
              </w:rPr>
              <w:t>Total</w:t>
            </w:r>
            <w:r>
              <w:rPr>
                <w:spacing w:val="16"/>
                <w:sz w:val="20"/>
              </w:rPr>
              <w:t xml:space="preserve"> </w:t>
            </w:r>
            <w:r>
              <w:rPr>
                <w:spacing w:val="-2"/>
                <w:sz w:val="20"/>
              </w:rPr>
              <w:t>Liabilities</w:t>
            </w:r>
          </w:p>
        </w:tc>
        <w:tc>
          <w:tcPr>
            <w:tcW w:w="1785" w:type="dxa"/>
            <w:shd w:val="clear" w:color="auto" w:fill="F7F7F7"/>
          </w:tcPr>
          <w:p w14:paraId="34509D44" w14:textId="77777777" w:rsidR="00620CF6" w:rsidRDefault="00000000">
            <w:pPr>
              <w:pStyle w:val="TableParagraph"/>
              <w:rPr>
                <w:sz w:val="20"/>
              </w:rPr>
            </w:pPr>
            <w:r>
              <w:rPr>
                <w:spacing w:val="-2"/>
                <w:sz w:val="20"/>
              </w:rPr>
              <w:t>FL194190005.A</w:t>
            </w:r>
          </w:p>
        </w:tc>
        <w:tc>
          <w:tcPr>
            <w:tcW w:w="1119" w:type="dxa"/>
            <w:shd w:val="clear" w:color="auto" w:fill="F7F7F7"/>
          </w:tcPr>
          <w:p w14:paraId="13AE1C50" w14:textId="77777777" w:rsidR="00620CF6" w:rsidRDefault="00000000">
            <w:pPr>
              <w:pStyle w:val="TableParagraph"/>
              <w:rPr>
                <w:sz w:val="20"/>
              </w:rPr>
            </w:pPr>
            <w:r>
              <w:rPr>
                <w:spacing w:val="-4"/>
                <w:w w:val="115"/>
                <w:sz w:val="20"/>
              </w:rPr>
              <w:t>L_AF</w:t>
            </w:r>
          </w:p>
        </w:tc>
      </w:tr>
      <w:tr w:rsidR="00620CF6" w14:paraId="1617949E" w14:textId="77777777">
        <w:trPr>
          <w:trHeight w:val="398"/>
        </w:trPr>
        <w:tc>
          <w:tcPr>
            <w:tcW w:w="5908" w:type="dxa"/>
          </w:tcPr>
          <w:p w14:paraId="7FD2E937" w14:textId="77777777" w:rsidR="00620CF6" w:rsidRDefault="00000000">
            <w:pPr>
              <w:pStyle w:val="TableParagraph"/>
              <w:rPr>
                <w:sz w:val="20"/>
              </w:rPr>
            </w:pPr>
            <w:r>
              <w:rPr>
                <w:spacing w:val="-2"/>
                <w:sz w:val="20"/>
              </w:rPr>
              <w:t>Loans</w:t>
            </w:r>
          </w:p>
        </w:tc>
        <w:tc>
          <w:tcPr>
            <w:tcW w:w="1785" w:type="dxa"/>
          </w:tcPr>
          <w:p w14:paraId="5949DD0A" w14:textId="77777777" w:rsidR="00620CF6" w:rsidRDefault="00000000">
            <w:pPr>
              <w:pStyle w:val="TableParagraph"/>
              <w:rPr>
                <w:sz w:val="20"/>
              </w:rPr>
            </w:pPr>
            <w:r>
              <w:rPr>
                <w:spacing w:val="-2"/>
                <w:sz w:val="20"/>
              </w:rPr>
              <w:t>FL194123005.A</w:t>
            </w:r>
          </w:p>
        </w:tc>
        <w:tc>
          <w:tcPr>
            <w:tcW w:w="1119" w:type="dxa"/>
          </w:tcPr>
          <w:p w14:paraId="01B19E6E" w14:textId="77777777" w:rsidR="00620CF6" w:rsidRDefault="00000000">
            <w:pPr>
              <w:pStyle w:val="TableParagraph"/>
              <w:rPr>
                <w:sz w:val="20"/>
              </w:rPr>
            </w:pPr>
            <w:r>
              <w:rPr>
                <w:spacing w:val="-2"/>
                <w:w w:val="110"/>
                <w:sz w:val="20"/>
              </w:rPr>
              <w:t>L_AF4</w:t>
            </w:r>
          </w:p>
        </w:tc>
      </w:tr>
      <w:tr w:rsidR="00620CF6" w14:paraId="023D1A84" w14:textId="77777777">
        <w:trPr>
          <w:trHeight w:val="398"/>
        </w:trPr>
        <w:tc>
          <w:tcPr>
            <w:tcW w:w="5908" w:type="dxa"/>
            <w:shd w:val="clear" w:color="auto" w:fill="F7F7F7"/>
          </w:tcPr>
          <w:p w14:paraId="21AD1CC9" w14:textId="77777777" w:rsidR="00620CF6" w:rsidRDefault="00000000">
            <w:pPr>
              <w:pStyle w:val="TableParagraph"/>
              <w:rPr>
                <w:sz w:val="20"/>
              </w:rPr>
            </w:pPr>
            <w:r>
              <w:rPr>
                <w:spacing w:val="-2"/>
                <w:sz w:val="20"/>
              </w:rPr>
              <w:t>Deferred</w:t>
            </w:r>
            <w:r>
              <w:rPr>
                <w:spacing w:val="-4"/>
                <w:sz w:val="20"/>
              </w:rPr>
              <w:t xml:space="preserve"> </w:t>
            </w:r>
            <w:r>
              <w:rPr>
                <w:spacing w:val="-2"/>
                <w:sz w:val="20"/>
              </w:rPr>
              <w:t>And</w:t>
            </w:r>
            <w:r>
              <w:rPr>
                <w:spacing w:val="-4"/>
                <w:sz w:val="20"/>
              </w:rPr>
              <w:t xml:space="preserve"> </w:t>
            </w:r>
            <w:r>
              <w:rPr>
                <w:spacing w:val="-2"/>
                <w:sz w:val="20"/>
              </w:rPr>
              <w:t>Unpaid</w:t>
            </w:r>
            <w:r>
              <w:rPr>
                <w:spacing w:val="-4"/>
                <w:sz w:val="20"/>
              </w:rPr>
              <w:t xml:space="preserve"> </w:t>
            </w:r>
            <w:r>
              <w:rPr>
                <w:spacing w:val="-2"/>
                <w:sz w:val="20"/>
              </w:rPr>
              <w:t>Life</w:t>
            </w:r>
            <w:r>
              <w:rPr>
                <w:spacing w:val="-4"/>
                <w:sz w:val="20"/>
              </w:rPr>
              <w:t xml:space="preserve"> </w:t>
            </w:r>
            <w:r>
              <w:rPr>
                <w:spacing w:val="-2"/>
                <w:sz w:val="20"/>
              </w:rPr>
              <w:t>Insurance</w:t>
            </w:r>
            <w:r>
              <w:rPr>
                <w:spacing w:val="-4"/>
                <w:sz w:val="20"/>
              </w:rPr>
              <w:t xml:space="preserve"> </w:t>
            </w:r>
            <w:r>
              <w:rPr>
                <w:spacing w:val="-2"/>
                <w:sz w:val="20"/>
              </w:rPr>
              <w:t>Premiums</w:t>
            </w:r>
          </w:p>
        </w:tc>
        <w:tc>
          <w:tcPr>
            <w:tcW w:w="1785" w:type="dxa"/>
            <w:shd w:val="clear" w:color="auto" w:fill="F7F7F7"/>
          </w:tcPr>
          <w:p w14:paraId="09361C05" w14:textId="77777777" w:rsidR="00620CF6" w:rsidRDefault="00000000">
            <w:pPr>
              <w:pStyle w:val="TableParagraph"/>
              <w:rPr>
                <w:sz w:val="20"/>
              </w:rPr>
            </w:pPr>
            <w:r>
              <w:rPr>
                <w:spacing w:val="-2"/>
                <w:sz w:val="20"/>
              </w:rPr>
              <w:t>FL543077073.A</w:t>
            </w:r>
          </w:p>
        </w:tc>
        <w:tc>
          <w:tcPr>
            <w:tcW w:w="1119" w:type="dxa"/>
            <w:shd w:val="clear" w:color="auto" w:fill="F7F7F7"/>
          </w:tcPr>
          <w:p w14:paraId="7BDDACDA" w14:textId="77777777" w:rsidR="00620CF6" w:rsidRDefault="00000000">
            <w:pPr>
              <w:pStyle w:val="TableParagraph"/>
              <w:rPr>
                <w:sz w:val="20"/>
              </w:rPr>
            </w:pPr>
            <w:r>
              <w:rPr>
                <w:spacing w:val="-2"/>
                <w:w w:val="110"/>
                <w:sz w:val="20"/>
              </w:rPr>
              <w:t>L_AF62</w:t>
            </w:r>
          </w:p>
        </w:tc>
      </w:tr>
      <w:tr w:rsidR="00620CF6" w14:paraId="518C77E0" w14:textId="77777777">
        <w:trPr>
          <w:trHeight w:val="530"/>
        </w:trPr>
        <w:tc>
          <w:tcPr>
            <w:tcW w:w="5908" w:type="dxa"/>
            <w:tcBorders>
              <w:bottom w:val="single" w:sz="8" w:space="0" w:color="000000"/>
            </w:tcBorders>
          </w:tcPr>
          <w:p w14:paraId="7D2EDC0B" w14:textId="77777777" w:rsidR="00620CF6" w:rsidRDefault="00000000">
            <w:pPr>
              <w:pStyle w:val="TableParagraph"/>
              <w:spacing w:before="168"/>
              <w:rPr>
                <w:sz w:val="20"/>
              </w:rPr>
            </w:pPr>
            <w:r>
              <w:rPr>
                <w:spacing w:val="-2"/>
                <w:sz w:val="20"/>
              </w:rPr>
              <w:t>Consumer</w:t>
            </w:r>
            <w:r>
              <w:rPr>
                <w:spacing w:val="3"/>
                <w:sz w:val="20"/>
              </w:rPr>
              <w:t xml:space="preserve"> </w:t>
            </w:r>
            <w:r>
              <w:rPr>
                <w:spacing w:val="-2"/>
                <w:sz w:val="20"/>
              </w:rPr>
              <w:t>Durable</w:t>
            </w:r>
            <w:r>
              <w:rPr>
                <w:spacing w:val="3"/>
                <w:sz w:val="20"/>
              </w:rPr>
              <w:t xml:space="preserve"> </w:t>
            </w:r>
            <w:r>
              <w:rPr>
                <w:spacing w:val="-2"/>
                <w:sz w:val="20"/>
              </w:rPr>
              <w:t>Goods,</w:t>
            </w:r>
            <w:r>
              <w:rPr>
                <w:spacing w:val="3"/>
                <w:sz w:val="20"/>
              </w:rPr>
              <w:t xml:space="preserve"> </w:t>
            </w:r>
            <w:r>
              <w:rPr>
                <w:spacing w:val="-2"/>
                <w:sz w:val="20"/>
              </w:rPr>
              <w:t>Current</w:t>
            </w:r>
            <w:r>
              <w:rPr>
                <w:spacing w:val="3"/>
                <w:sz w:val="20"/>
              </w:rPr>
              <w:t xml:space="preserve"> </w:t>
            </w:r>
            <w:r>
              <w:rPr>
                <w:spacing w:val="-2"/>
                <w:sz w:val="20"/>
              </w:rPr>
              <w:t>Cost</w:t>
            </w:r>
            <w:r>
              <w:rPr>
                <w:spacing w:val="3"/>
                <w:sz w:val="20"/>
              </w:rPr>
              <w:t xml:space="preserve"> </w:t>
            </w:r>
            <w:r>
              <w:rPr>
                <w:spacing w:val="-2"/>
                <w:sz w:val="20"/>
              </w:rPr>
              <w:t>Basis</w:t>
            </w:r>
          </w:p>
        </w:tc>
        <w:tc>
          <w:tcPr>
            <w:tcW w:w="1785" w:type="dxa"/>
            <w:tcBorders>
              <w:bottom w:val="single" w:sz="8" w:space="0" w:color="000000"/>
            </w:tcBorders>
          </w:tcPr>
          <w:p w14:paraId="09BC84A4" w14:textId="77777777" w:rsidR="00620CF6" w:rsidRDefault="00000000">
            <w:pPr>
              <w:pStyle w:val="TableParagraph"/>
              <w:spacing w:before="168"/>
              <w:rPr>
                <w:sz w:val="20"/>
              </w:rPr>
            </w:pPr>
            <w:r>
              <w:rPr>
                <w:spacing w:val="-2"/>
                <w:sz w:val="20"/>
              </w:rPr>
              <w:t>LM155111005.A</w:t>
            </w:r>
          </w:p>
        </w:tc>
        <w:tc>
          <w:tcPr>
            <w:tcW w:w="1119" w:type="dxa"/>
            <w:tcBorders>
              <w:bottom w:val="single" w:sz="8" w:space="0" w:color="000000"/>
            </w:tcBorders>
          </w:tcPr>
          <w:p w14:paraId="20394EB0" w14:textId="77777777" w:rsidR="00620CF6" w:rsidRDefault="00000000">
            <w:pPr>
              <w:pStyle w:val="TableParagraph"/>
              <w:spacing w:before="168"/>
              <w:rPr>
                <w:sz w:val="20"/>
              </w:rPr>
            </w:pPr>
            <w:r>
              <w:rPr>
                <w:spacing w:val="-2"/>
                <w:sz w:val="20"/>
              </w:rPr>
              <w:t>XDHHCE</w:t>
            </w:r>
          </w:p>
        </w:tc>
      </w:tr>
    </w:tbl>
    <w:p w14:paraId="14DFA039" w14:textId="77777777" w:rsidR="00620CF6" w:rsidRDefault="00620CF6">
      <w:pPr>
        <w:rPr>
          <w:sz w:val="20"/>
        </w:rPr>
        <w:sectPr w:rsidR="00620CF6" w:rsidSect="00D60468">
          <w:pgSz w:w="12240" w:h="15840"/>
          <w:pgMar w:top="1400" w:right="1600" w:bottom="280" w:left="1600" w:header="720" w:footer="720" w:gutter="0"/>
          <w:cols w:space="720"/>
        </w:sectPr>
      </w:pPr>
    </w:p>
    <w:p w14:paraId="621267FF" w14:textId="77777777" w:rsidR="00620CF6" w:rsidRDefault="00000000">
      <w:pPr>
        <w:pStyle w:val="BodyText"/>
        <w:spacing w:before="106" w:line="355" w:lineRule="auto"/>
        <w:ind w:left="3100" w:right="3098"/>
      </w:pPr>
      <w:bookmarkStart w:id="601" w:name="_bookmark95"/>
      <w:bookmarkEnd w:id="601"/>
      <w:r>
        <w:lastRenderedPageBreak/>
        <w:t>Table B.12:</w:t>
      </w:r>
      <w:r>
        <w:rPr>
          <w:spacing w:val="34"/>
        </w:rPr>
        <w:t xml:space="preserve"> </w:t>
      </w:r>
      <w:r>
        <w:t>Composition rules:</w:t>
      </w:r>
      <w:r>
        <w:rPr>
          <w:spacing w:val="34"/>
        </w:rPr>
        <w:t xml:space="preserve"> </w:t>
      </w:r>
      <w:r>
        <w:t>Federal Reserve Board B.101.N - Balance Sheet</w:t>
      </w:r>
    </w:p>
    <w:p w14:paraId="772C91CD" w14:textId="77777777" w:rsidR="00620CF6" w:rsidRDefault="00620CF6">
      <w:pPr>
        <w:pStyle w:val="BodyText"/>
        <w:spacing w:before="5"/>
        <w:rPr>
          <w:sz w:val="16"/>
        </w:rPr>
      </w:pPr>
    </w:p>
    <w:tbl>
      <w:tblPr>
        <w:tblW w:w="0" w:type="auto"/>
        <w:tblInd w:w="126" w:type="dxa"/>
        <w:tblLayout w:type="fixed"/>
        <w:tblCellMar>
          <w:left w:w="0" w:type="dxa"/>
          <w:right w:w="0" w:type="dxa"/>
        </w:tblCellMar>
        <w:tblLook w:val="01E0" w:firstRow="1" w:lastRow="1" w:firstColumn="1" w:lastColumn="1" w:noHBand="0" w:noVBand="0"/>
      </w:tblPr>
      <w:tblGrid>
        <w:gridCol w:w="1115"/>
        <w:gridCol w:w="1363"/>
        <w:gridCol w:w="3307"/>
        <w:gridCol w:w="4739"/>
        <w:gridCol w:w="1198"/>
      </w:tblGrid>
      <w:tr w:rsidR="00620CF6" w14:paraId="1807E531" w14:textId="77777777">
        <w:trPr>
          <w:trHeight w:val="486"/>
        </w:trPr>
        <w:tc>
          <w:tcPr>
            <w:tcW w:w="1115" w:type="dxa"/>
            <w:tcBorders>
              <w:top w:val="single" w:sz="8" w:space="0" w:color="000000"/>
              <w:bottom w:val="single" w:sz="4" w:space="0" w:color="000000"/>
            </w:tcBorders>
          </w:tcPr>
          <w:p w14:paraId="03E26275" w14:textId="77777777" w:rsidR="00620CF6" w:rsidRDefault="00000000">
            <w:pPr>
              <w:pStyle w:val="TableParagraph"/>
              <w:spacing w:before="123"/>
              <w:rPr>
                <w:sz w:val="20"/>
              </w:rPr>
            </w:pPr>
            <w:r>
              <w:rPr>
                <w:spacing w:val="-2"/>
                <w:sz w:val="20"/>
              </w:rPr>
              <w:t>Sector</w:t>
            </w:r>
          </w:p>
        </w:tc>
        <w:tc>
          <w:tcPr>
            <w:tcW w:w="1363" w:type="dxa"/>
            <w:tcBorders>
              <w:top w:val="single" w:sz="8" w:space="0" w:color="000000"/>
              <w:bottom w:val="single" w:sz="4" w:space="0" w:color="000000"/>
            </w:tcBorders>
          </w:tcPr>
          <w:p w14:paraId="1EE7D515" w14:textId="77777777" w:rsidR="00620CF6" w:rsidRDefault="00000000">
            <w:pPr>
              <w:pStyle w:val="TableParagraph"/>
              <w:spacing w:before="123"/>
              <w:ind w:left="377"/>
              <w:rPr>
                <w:sz w:val="20"/>
              </w:rPr>
            </w:pPr>
            <w:r>
              <w:rPr>
                <w:spacing w:val="-4"/>
                <w:sz w:val="20"/>
              </w:rPr>
              <w:t>Code</w:t>
            </w:r>
          </w:p>
        </w:tc>
        <w:tc>
          <w:tcPr>
            <w:tcW w:w="3307" w:type="dxa"/>
            <w:tcBorders>
              <w:top w:val="single" w:sz="8" w:space="0" w:color="000000"/>
              <w:bottom w:val="single" w:sz="4" w:space="0" w:color="000000"/>
            </w:tcBorders>
          </w:tcPr>
          <w:p w14:paraId="3EE65168" w14:textId="77777777" w:rsidR="00620CF6" w:rsidRDefault="00000000">
            <w:pPr>
              <w:pStyle w:val="TableParagraph"/>
              <w:spacing w:before="123"/>
              <w:ind w:left="387"/>
              <w:rPr>
                <w:sz w:val="20"/>
              </w:rPr>
            </w:pPr>
            <w:r>
              <w:rPr>
                <w:spacing w:val="-2"/>
                <w:sz w:val="20"/>
              </w:rPr>
              <w:t>Concept</w:t>
            </w:r>
          </w:p>
        </w:tc>
        <w:tc>
          <w:tcPr>
            <w:tcW w:w="4739" w:type="dxa"/>
            <w:tcBorders>
              <w:top w:val="single" w:sz="8" w:space="0" w:color="000000"/>
              <w:bottom w:val="single" w:sz="4" w:space="0" w:color="000000"/>
            </w:tcBorders>
          </w:tcPr>
          <w:p w14:paraId="24CDE743" w14:textId="77777777" w:rsidR="00620CF6" w:rsidRDefault="00000000">
            <w:pPr>
              <w:pStyle w:val="TableParagraph"/>
              <w:spacing w:before="123"/>
              <w:ind w:left="154"/>
              <w:rPr>
                <w:sz w:val="20"/>
              </w:rPr>
            </w:pPr>
            <w:r>
              <w:rPr>
                <w:spacing w:val="-4"/>
                <w:sz w:val="20"/>
              </w:rPr>
              <w:t>Composition</w:t>
            </w:r>
            <w:r>
              <w:rPr>
                <w:spacing w:val="3"/>
                <w:sz w:val="20"/>
              </w:rPr>
              <w:t xml:space="preserve"> </w:t>
            </w:r>
            <w:r>
              <w:rPr>
                <w:spacing w:val="-4"/>
                <w:sz w:val="20"/>
              </w:rPr>
              <w:t>rule</w:t>
            </w:r>
            <w:r>
              <w:rPr>
                <w:spacing w:val="3"/>
                <w:sz w:val="20"/>
              </w:rPr>
              <w:t xml:space="preserve"> </w:t>
            </w:r>
            <w:r>
              <w:rPr>
                <w:spacing w:val="-4"/>
                <w:sz w:val="20"/>
              </w:rPr>
              <w:t>using</w:t>
            </w:r>
            <w:r>
              <w:rPr>
                <w:spacing w:val="3"/>
                <w:sz w:val="20"/>
              </w:rPr>
              <w:t xml:space="preserve"> </w:t>
            </w:r>
            <w:r>
              <w:rPr>
                <w:spacing w:val="-4"/>
                <w:sz w:val="20"/>
              </w:rPr>
              <w:t>codes</w:t>
            </w:r>
          </w:p>
        </w:tc>
        <w:tc>
          <w:tcPr>
            <w:tcW w:w="1198" w:type="dxa"/>
            <w:tcBorders>
              <w:top w:val="single" w:sz="8" w:space="0" w:color="000000"/>
              <w:bottom w:val="single" w:sz="4" w:space="0" w:color="000000"/>
            </w:tcBorders>
          </w:tcPr>
          <w:p w14:paraId="0A2DBF13" w14:textId="77777777" w:rsidR="00620CF6" w:rsidRDefault="00000000">
            <w:pPr>
              <w:pStyle w:val="TableParagraph"/>
              <w:spacing w:before="123"/>
              <w:ind w:left="189"/>
              <w:rPr>
                <w:sz w:val="20"/>
              </w:rPr>
            </w:pPr>
            <w:r>
              <w:rPr>
                <w:spacing w:val="-2"/>
                <w:sz w:val="20"/>
              </w:rPr>
              <w:t>Frequency</w:t>
            </w:r>
          </w:p>
        </w:tc>
      </w:tr>
      <w:tr w:rsidR="00620CF6" w14:paraId="6A2E8A09" w14:textId="77777777">
        <w:trPr>
          <w:trHeight w:val="55"/>
        </w:trPr>
        <w:tc>
          <w:tcPr>
            <w:tcW w:w="1115" w:type="dxa"/>
            <w:tcBorders>
              <w:top w:val="single" w:sz="4" w:space="0" w:color="000000"/>
            </w:tcBorders>
            <w:shd w:val="clear" w:color="auto" w:fill="F7F7F7"/>
          </w:tcPr>
          <w:p w14:paraId="01F03F81" w14:textId="77777777" w:rsidR="00620CF6" w:rsidRDefault="00620CF6">
            <w:pPr>
              <w:pStyle w:val="TableParagraph"/>
              <w:spacing w:before="0"/>
              <w:ind w:left="0"/>
              <w:rPr>
                <w:rFonts w:ascii="Times New Roman"/>
                <w:sz w:val="2"/>
              </w:rPr>
            </w:pPr>
          </w:p>
        </w:tc>
        <w:tc>
          <w:tcPr>
            <w:tcW w:w="1363" w:type="dxa"/>
            <w:tcBorders>
              <w:top w:val="single" w:sz="4" w:space="0" w:color="000000"/>
            </w:tcBorders>
            <w:shd w:val="clear" w:color="auto" w:fill="F7F7F7"/>
          </w:tcPr>
          <w:p w14:paraId="78C0DBE7" w14:textId="77777777" w:rsidR="00620CF6" w:rsidRDefault="00620CF6">
            <w:pPr>
              <w:pStyle w:val="TableParagraph"/>
              <w:spacing w:before="0"/>
              <w:ind w:left="0"/>
              <w:rPr>
                <w:rFonts w:ascii="Times New Roman"/>
                <w:sz w:val="2"/>
              </w:rPr>
            </w:pPr>
          </w:p>
        </w:tc>
        <w:tc>
          <w:tcPr>
            <w:tcW w:w="3307" w:type="dxa"/>
            <w:tcBorders>
              <w:top w:val="single" w:sz="4" w:space="0" w:color="000000"/>
            </w:tcBorders>
            <w:shd w:val="clear" w:color="auto" w:fill="F7F7F7"/>
          </w:tcPr>
          <w:p w14:paraId="19C114EC" w14:textId="77777777" w:rsidR="00620CF6" w:rsidRDefault="00620CF6">
            <w:pPr>
              <w:pStyle w:val="TableParagraph"/>
              <w:spacing w:before="0"/>
              <w:ind w:left="0"/>
              <w:rPr>
                <w:rFonts w:ascii="Times New Roman"/>
                <w:sz w:val="2"/>
              </w:rPr>
            </w:pPr>
          </w:p>
        </w:tc>
        <w:tc>
          <w:tcPr>
            <w:tcW w:w="4739" w:type="dxa"/>
            <w:tcBorders>
              <w:top w:val="single" w:sz="4" w:space="0" w:color="000000"/>
            </w:tcBorders>
            <w:shd w:val="clear" w:color="auto" w:fill="F7F7F7"/>
          </w:tcPr>
          <w:p w14:paraId="1F4C70C9" w14:textId="77777777" w:rsidR="00620CF6" w:rsidRDefault="00620CF6">
            <w:pPr>
              <w:pStyle w:val="TableParagraph"/>
              <w:spacing w:before="0"/>
              <w:ind w:left="0"/>
              <w:rPr>
                <w:rFonts w:ascii="Times New Roman"/>
                <w:sz w:val="2"/>
              </w:rPr>
            </w:pPr>
          </w:p>
        </w:tc>
        <w:tc>
          <w:tcPr>
            <w:tcW w:w="1198" w:type="dxa"/>
            <w:tcBorders>
              <w:top w:val="single" w:sz="4" w:space="0" w:color="000000"/>
            </w:tcBorders>
            <w:shd w:val="clear" w:color="auto" w:fill="F7F7F7"/>
          </w:tcPr>
          <w:p w14:paraId="528F9AB2" w14:textId="77777777" w:rsidR="00620CF6" w:rsidRDefault="00620CF6">
            <w:pPr>
              <w:pStyle w:val="TableParagraph"/>
              <w:spacing w:before="0"/>
              <w:ind w:left="0"/>
              <w:rPr>
                <w:rFonts w:ascii="Times New Roman"/>
                <w:sz w:val="2"/>
              </w:rPr>
            </w:pPr>
          </w:p>
        </w:tc>
      </w:tr>
      <w:tr w:rsidR="00620CF6" w14:paraId="344240FD" w14:textId="77777777">
        <w:trPr>
          <w:trHeight w:val="398"/>
        </w:trPr>
        <w:tc>
          <w:tcPr>
            <w:tcW w:w="1115" w:type="dxa"/>
            <w:shd w:val="clear" w:color="auto" w:fill="F7F7F7"/>
          </w:tcPr>
          <w:p w14:paraId="16726047" w14:textId="77777777" w:rsidR="00620CF6" w:rsidRDefault="00000000">
            <w:pPr>
              <w:pStyle w:val="TableParagraph"/>
              <w:rPr>
                <w:sz w:val="20"/>
              </w:rPr>
            </w:pPr>
            <w:r>
              <w:rPr>
                <w:spacing w:val="-2"/>
                <w:sz w:val="20"/>
              </w:rPr>
              <w:t>NPISH</w:t>
            </w:r>
          </w:p>
        </w:tc>
        <w:tc>
          <w:tcPr>
            <w:tcW w:w="1363" w:type="dxa"/>
            <w:shd w:val="clear" w:color="auto" w:fill="F7F7F7"/>
          </w:tcPr>
          <w:p w14:paraId="3CE43193" w14:textId="77777777" w:rsidR="00620CF6" w:rsidRDefault="00000000">
            <w:pPr>
              <w:pStyle w:val="TableParagraph"/>
              <w:ind w:left="377"/>
              <w:rPr>
                <w:sz w:val="20"/>
              </w:rPr>
            </w:pPr>
            <w:proofErr w:type="spellStart"/>
            <w:r>
              <w:rPr>
                <w:spacing w:val="-2"/>
                <w:sz w:val="20"/>
              </w:rPr>
              <w:t>netwea</w:t>
            </w:r>
            <w:proofErr w:type="spellEnd"/>
          </w:p>
        </w:tc>
        <w:tc>
          <w:tcPr>
            <w:tcW w:w="3307" w:type="dxa"/>
            <w:shd w:val="clear" w:color="auto" w:fill="F7F7F7"/>
          </w:tcPr>
          <w:p w14:paraId="194EAD92" w14:textId="77777777" w:rsidR="00620CF6" w:rsidRDefault="00000000">
            <w:pPr>
              <w:pStyle w:val="TableParagraph"/>
              <w:ind w:left="387"/>
              <w:rPr>
                <w:sz w:val="20"/>
              </w:rPr>
            </w:pPr>
            <w:r>
              <w:rPr>
                <w:sz w:val="20"/>
              </w:rPr>
              <w:t>Net</w:t>
            </w:r>
            <w:r>
              <w:rPr>
                <w:spacing w:val="2"/>
                <w:sz w:val="20"/>
              </w:rPr>
              <w:t xml:space="preserve"> </w:t>
            </w:r>
            <w:r>
              <w:rPr>
                <w:spacing w:val="-2"/>
                <w:sz w:val="20"/>
              </w:rPr>
              <w:t>Wealth</w:t>
            </w:r>
          </w:p>
        </w:tc>
        <w:tc>
          <w:tcPr>
            <w:tcW w:w="4739" w:type="dxa"/>
            <w:shd w:val="clear" w:color="auto" w:fill="F7F7F7"/>
          </w:tcPr>
          <w:p w14:paraId="7A65735B" w14:textId="77777777" w:rsidR="00620CF6" w:rsidRDefault="00000000">
            <w:pPr>
              <w:pStyle w:val="TableParagraph"/>
              <w:ind w:left="154"/>
              <w:rPr>
                <w:sz w:val="20"/>
              </w:rPr>
            </w:pPr>
            <w:r>
              <w:rPr>
                <w:w w:val="115"/>
                <w:sz w:val="20"/>
              </w:rPr>
              <w:t>(AN)</w:t>
            </w:r>
            <w:r>
              <w:rPr>
                <w:spacing w:val="-13"/>
                <w:w w:val="115"/>
                <w:sz w:val="20"/>
              </w:rPr>
              <w:t xml:space="preserve"> </w:t>
            </w:r>
            <w:r>
              <w:rPr>
                <w:w w:val="125"/>
                <w:sz w:val="20"/>
              </w:rPr>
              <w:t>+</w:t>
            </w:r>
            <w:r>
              <w:rPr>
                <w:spacing w:val="-15"/>
                <w:w w:val="125"/>
                <w:sz w:val="20"/>
              </w:rPr>
              <w:t xml:space="preserve"> </w:t>
            </w:r>
            <w:r>
              <w:rPr>
                <w:w w:val="115"/>
                <w:sz w:val="20"/>
              </w:rPr>
              <w:t>(A_AF)</w:t>
            </w:r>
            <w:r>
              <w:rPr>
                <w:spacing w:val="-12"/>
                <w:w w:val="115"/>
                <w:sz w:val="20"/>
              </w:rPr>
              <w:t xml:space="preserve"> </w:t>
            </w:r>
            <w:r>
              <w:rPr>
                <w:w w:val="115"/>
                <w:sz w:val="20"/>
              </w:rPr>
              <w:t>-</w:t>
            </w:r>
            <w:r>
              <w:rPr>
                <w:spacing w:val="-11"/>
                <w:w w:val="115"/>
                <w:sz w:val="20"/>
              </w:rPr>
              <w:t xml:space="preserve"> </w:t>
            </w:r>
            <w:r>
              <w:rPr>
                <w:spacing w:val="-2"/>
                <w:w w:val="115"/>
                <w:sz w:val="20"/>
              </w:rPr>
              <w:t>(L_AF)</w:t>
            </w:r>
          </w:p>
        </w:tc>
        <w:tc>
          <w:tcPr>
            <w:tcW w:w="1198" w:type="dxa"/>
            <w:shd w:val="clear" w:color="auto" w:fill="F7F7F7"/>
          </w:tcPr>
          <w:p w14:paraId="2107688A" w14:textId="77777777" w:rsidR="00620CF6" w:rsidRDefault="00000000">
            <w:pPr>
              <w:pStyle w:val="TableParagraph"/>
              <w:ind w:left="189"/>
              <w:rPr>
                <w:sz w:val="20"/>
              </w:rPr>
            </w:pPr>
            <w:r>
              <w:rPr>
                <w:w w:val="99"/>
                <w:sz w:val="20"/>
              </w:rPr>
              <w:t>1</w:t>
            </w:r>
          </w:p>
        </w:tc>
      </w:tr>
      <w:tr w:rsidR="00620CF6" w14:paraId="59F05294" w14:textId="77777777">
        <w:trPr>
          <w:trHeight w:val="797"/>
        </w:trPr>
        <w:tc>
          <w:tcPr>
            <w:tcW w:w="1115" w:type="dxa"/>
          </w:tcPr>
          <w:p w14:paraId="6CC3EEFE" w14:textId="77777777" w:rsidR="00620CF6" w:rsidRDefault="00000000">
            <w:pPr>
              <w:pStyle w:val="TableParagraph"/>
              <w:rPr>
                <w:sz w:val="20"/>
              </w:rPr>
            </w:pPr>
            <w:r>
              <w:rPr>
                <w:spacing w:val="-2"/>
                <w:sz w:val="20"/>
              </w:rPr>
              <w:t>NPISH</w:t>
            </w:r>
          </w:p>
        </w:tc>
        <w:tc>
          <w:tcPr>
            <w:tcW w:w="1363" w:type="dxa"/>
          </w:tcPr>
          <w:p w14:paraId="33B4723F" w14:textId="77777777" w:rsidR="00620CF6" w:rsidRDefault="00000000">
            <w:pPr>
              <w:pStyle w:val="TableParagraph"/>
              <w:ind w:left="377"/>
              <w:rPr>
                <w:sz w:val="20"/>
              </w:rPr>
            </w:pPr>
            <w:proofErr w:type="spellStart"/>
            <w:r>
              <w:rPr>
                <w:spacing w:val="-2"/>
                <w:sz w:val="20"/>
              </w:rPr>
              <w:t>nnhass</w:t>
            </w:r>
            <w:proofErr w:type="spellEnd"/>
          </w:p>
        </w:tc>
        <w:tc>
          <w:tcPr>
            <w:tcW w:w="3307" w:type="dxa"/>
          </w:tcPr>
          <w:p w14:paraId="2C8FAAFD" w14:textId="77777777" w:rsidR="00620CF6" w:rsidRDefault="00000000">
            <w:pPr>
              <w:pStyle w:val="TableParagraph"/>
              <w:ind w:left="387"/>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1E9F660F" w14:textId="77777777" w:rsidR="00620CF6" w:rsidRDefault="00000000">
            <w:pPr>
              <w:pStyle w:val="TableParagraph"/>
              <w:spacing w:before="129"/>
              <w:ind w:left="387"/>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739" w:type="dxa"/>
          </w:tcPr>
          <w:p w14:paraId="641AFF20" w14:textId="77777777" w:rsidR="00620CF6" w:rsidRDefault="00000000">
            <w:pPr>
              <w:pStyle w:val="TableParagraph"/>
              <w:ind w:left="154"/>
              <w:rPr>
                <w:sz w:val="20"/>
              </w:rPr>
            </w:pPr>
            <w:r>
              <w:rPr>
                <w:sz w:val="20"/>
              </w:rPr>
              <w:t>(AN)</w:t>
            </w:r>
            <w:r>
              <w:rPr>
                <w:spacing w:val="26"/>
                <w:sz w:val="20"/>
              </w:rPr>
              <w:t xml:space="preserve"> </w:t>
            </w:r>
            <w:r>
              <w:rPr>
                <w:sz w:val="20"/>
              </w:rPr>
              <w:t>-</w:t>
            </w:r>
            <w:r>
              <w:rPr>
                <w:spacing w:val="27"/>
                <w:sz w:val="20"/>
              </w:rPr>
              <w:t xml:space="preserve"> </w:t>
            </w:r>
            <w:r>
              <w:rPr>
                <w:sz w:val="20"/>
              </w:rPr>
              <w:t>(AN111)</w:t>
            </w:r>
            <w:r>
              <w:rPr>
                <w:spacing w:val="26"/>
                <w:sz w:val="20"/>
              </w:rPr>
              <w:t xml:space="preserve"> </w:t>
            </w:r>
            <w:r>
              <w:rPr>
                <w:sz w:val="20"/>
              </w:rPr>
              <w:t>+</w:t>
            </w:r>
            <w:r>
              <w:rPr>
                <w:spacing w:val="27"/>
                <w:sz w:val="20"/>
              </w:rPr>
              <w:t xml:space="preserve"> </w:t>
            </w:r>
            <w:r>
              <w:rPr>
                <w:spacing w:val="-2"/>
                <w:sz w:val="20"/>
              </w:rPr>
              <w:t>(A_AF)</w:t>
            </w:r>
          </w:p>
        </w:tc>
        <w:tc>
          <w:tcPr>
            <w:tcW w:w="1198" w:type="dxa"/>
          </w:tcPr>
          <w:p w14:paraId="7ABA58DF" w14:textId="77777777" w:rsidR="00620CF6" w:rsidRDefault="00000000">
            <w:pPr>
              <w:pStyle w:val="TableParagraph"/>
              <w:ind w:left="189"/>
              <w:rPr>
                <w:sz w:val="20"/>
              </w:rPr>
            </w:pPr>
            <w:r>
              <w:rPr>
                <w:w w:val="99"/>
                <w:sz w:val="20"/>
              </w:rPr>
              <w:t>1</w:t>
            </w:r>
          </w:p>
        </w:tc>
      </w:tr>
      <w:tr w:rsidR="00620CF6" w14:paraId="30E4093C" w14:textId="77777777">
        <w:trPr>
          <w:trHeight w:val="398"/>
        </w:trPr>
        <w:tc>
          <w:tcPr>
            <w:tcW w:w="1115" w:type="dxa"/>
            <w:shd w:val="clear" w:color="auto" w:fill="F7F7F7"/>
          </w:tcPr>
          <w:p w14:paraId="739CE36F" w14:textId="77777777" w:rsidR="00620CF6" w:rsidRDefault="00000000">
            <w:pPr>
              <w:pStyle w:val="TableParagraph"/>
              <w:rPr>
                <w:sz w:val="20"/>
              </w:rPr>
            </w:pPr>
            <w:r>
              <w:rPr>
                <w:spacing w:val="-2"/>
                <w:sz w:val="20"/>
              </w:rPr>
              <w:t>NPISH</w:t>
            </w:r>
          </w:p>
        </w:tc>
        <w:tc>
          <w:tcPr>
            <w:tcW w:w="1363" w:type="dxa"/>
            <w:shd w:val="clear" w:color="auto" w:fill="F7F7F7"/>
          </w:tcPr>
          <w:p w14:paraId="64CE1A33" w14:textId="77777777" w:rsidR="00620CF6" w:rsidRDefault="00000000">
            <w:pPr>
              <w:pStyle w:val="TableParagraph"/>
              <w:ind w:left="377"/>
              <w:rPr>
                <w:sz w:val="20"/>
              </w:rPr>
            </w:pPr>
            <w:proofErr w:type="spellStart"/>
            <w:r>
              <w:rPr>
                <w:spacing w:val="-2"/>
                <w:sz w:val="20"/>
              </w:rPr>
              <w:t>fliabi</w:t>
            </w:r>
            <w:proofErr w:type="spellEnd"/>
          </w:p>
        </w:tc>
        <w:tc>
          <w:tcPr>
            <w:tcW w:w="3307" w:type="dxa"/>
            <w:shd w:val="clear" w:color="auto" w:fill="F7F7F7"/>
          </w:tcPr>
          <w:p w14:paraId="51D0008D" w14:textId="77777777" w:rsidR="00620CF6" w:rsidRDefault="00000000">
            <w:pPr>
              <w:pStyle w:val="TableParagraph"/>
              <w:ind w:left="387"/>
              <w:rPr>
                <w:sz w:val="20"/>
              </w:rPr>
            </w:pPr>
            <w:r>
              <w:rPr>
                <w:spacing w:val="-4"/>
                <w:sz w:val="20"/>
              </w:rPr>
              <w:t>Debt</w:t>
            </w:r>
          </w:p>
        </w:tc>
        <w:tc>
          <w:tcPr>
            <w:tcW w:w="4739" w:type="dxa"/>
            <w:shd w:val="clear" w:color="auto" w:fill="F7F7F7"/>
          </w:tcPr>
          <w:p w14:paraId="33B1FBE3"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spacing w:val="-2"/>
                <w:w w:val="120"/>
                <w:sz w:val="20"/>
              </w:rPr>
              <w:t>(L_AF4)</w:t>
            </w:r>
          </w:p>
        </w:tc>
        <w:tc>
          <w:tcPr>
            <w:tcW w:w="1198" w:type="dxa"/>
            <w:shd w:val="clear" w:color="auto" w:fill="F7F7F7"/>
          </w:tcPr>
          <w:p w14:paraId="4E190510" w14:textId="77777777" w:rsidR="00620CF6" w:rsidRDefault="00000000">
            <w:pPr>
              <w:pStyle w:val="TableParagraph"/>
              <w:ind w:left="189"/>
              <w:rPr>
                <w:sz w:val="20"/>
              </w:rPr>
            </w:pPr>
            <w:r>
              <w:rPr>
                <w:w w:val="99"/>
                <w:sz w:val="20"/>
              </w:rPr>
              <w:t>1</w:t>
            </w:r>
          </w:p>
        </w:tc>
      </w:tr>
      <w:tr w:rsidR="00620CF6" w14:paraId="615D0943" w14:textId="77777777">
        <w:trPr>
          <w:trHeight w:val="398"/>
        </w:trPr>
        <w:tc>
          <w:tcPr>
            <w:tcW w:w="1115" w:type="dxa"/>
          </w:tcPr>
          <w:p w14:paraId="37431525" w14:textId="77777777" w:rsidR="00620CF6" w:rsidRDefault="00000000">
            <w:pPr>
              <w:pStyle w:val="TableParagraph"/>
              <w:rPr>
                <w:sz w:val="20"/>
              </w:rPr>
            </w:pPr>
            <w:r>
              <w:rPr>
                <w:spacing w:val="-2"/>
                <w:sz w:val="20"/>
              </w:rPr>
              <w:t>NPISH</w:t>
            </w:r>
          </w:p>
        </w:tc>
        <w:tc>
          <w:tcPr>
            <w:tcW w:w="1363" w:type="dxa"/>
          </w:tcPr>
          <w:p w14:paraId="238EF7D2" w14:textId="77777777" w:rsidR="00620CF6" w:rsidRDefault="00000000">
            <w:pPr>
              <w:pStyle w:val="TableParagraph"/>
              <w:ind w:left="377"/>
              <w:rPr>
                <w:sz w:val="20"/>
              </w:rPr>
            </w:pPr>
            <w:proofErr w:type="spellStart"/>
            <w:r>
              <w:rPr>
                <w:spacing w:val="-2"/>
                <w:sz w:val="20"/>
              </w:rPr>
              <w:t>facdbl</w:t>
            </w:r>
            <w:proofErr w:type="spellEnd"/>
          </w:p>
        </w:tc>
        <w:tc>
          <w:tcPr>
            <w:tcW w:w="3307" w:type="dxa"/>
          </w:tcPr>
          <w:p w14:paraId="3EC602CA" w14:textId="77777777" w:rsidR="00620CF6" w:rsidRDefault="00000000">
            <w:pPr>
              <w:pStyle w:val="TableParagraph"/>
              <w:ind w:left="387"/>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739" w:type="dxa"/>
          </w:tcPr>
          <w:p w14:paraId="4D65CE82" w14:textId="77777777" w:rsidR="00620CF6" w:rsidRPr="009E4A40" w:rsidRDefault="00000000">
            <w:pPr>
              <w:pStyle w:val="TableParagraph"/>
              <w:ind w:left="154"/>
              <w:rPr>
                <w:sz w:val="20"/>
                <w:lang w:val="pt-PT"/>
                <w:rPrChange w:id="602" w:author="Francesca Subioli" w:date="2024-07-03T17:38:00Z">
                  <w:rPr>
                    <w:sz w:val="20"/>
                  </w:rPr>
                </w:rPrChange>
              </w:rPr>
            </w:pPr>
            <w:r w:rsidRPr="009E4A40">
              <w:rPr>
                <w:w w:val="115"/>
                <w:sz w:val="20"/>
                <w:lang w:val="pt-PT"/>
                <w:rPrChange w:id="603" w:author="Francesca Subioli" w:date="2024-07-03T17:38:00Z">
                  <w:rPr>
                    <w:w w:val="115"/>
                    <w:sz w:val="20"/>
                  </w:rPr>
                </w:rPrChange>
              </w:rPr>
              <w:t>(A_AF21)</w:t>
            </w:r>
            <w:r w:rsidRPr="009E4A40">
              <w:rPr>
                <w:spacing w:val="5"/>
                <w:w w:val="115"/>
                <w:sz w:val="20"/>
                <w:lang w:val="pt-PT"/>
                <w:rPrChange w:id="604" w:author="Francesca Subioli" w:date="2024-07-03T17:38:00Z">
                  <w:rPr>
                    <w:spacing w:val="5"/>
                    <w:w w:val="115"/>
                    <w:sz w:val="20"/>
                  </w:rPr>
                </w:rPrChange>
              </w:rPr>
              <w:t xml:space="preserve"> </w:t>
            </w:r>
            <w:r w:rsidRPr="009E4A40">
              <w:rPr>
                <w:w w:val="115"/>
                <w:sz w:val="20"/>
                <w:lang w:val="pt-PT"/>
                <w:rPrChange w:id="605" w:author="Francesca Subioli" w:date="2024-07-03T17:38:00Z">
                  <w:rPr>
                    <w:w w:val="115"/>
                    <w:sz w:val="20"/>
                  </w:rPr>
                </w:rPrChange>
              </w:rPr>
              <w:t>+</w:t>
            </w:r>
            <w:r w:rsidRPr="009E4A40">
              <w:rPr>
                <w:spacing w:val="5"/>
                <w:w w:val="115"/>
                <w:sz w:val="20"/>
                <w:lang w:val="pt-PT"/>
                <w:rPrChange w:id="606" w:author="Francesca Subioli" w:date="2024-07-03T17:38:00Z">
                  <w:rPr>
                    <w:spacing w:val="5"/>
                    <w:w w:val="115"/>
                    <w:sz w:val="20"/>
                  </w:rPr>
                </w:rPrChange>
              </w:rPr>
              <w:t xml:space="preserve"> </w:t>
            </w:r>
            <w:r w:rsidRPr="009E4A40">
              <w:rPr>
                <w:w w:val="115"/>
                <w:sz w:val="20"/>
                <w:lang w:val="pt-PT"/>
                <w:rPrChange w:id="607" w:author="Francesca Subioli" w:date="2024-07-03T17:38:00Z">
                  <w:rPr>
                    <w:w w:val="115"/>
                    <w:sz w:val="20"/>
                  </w:rPr>
                </w:rPrChange>
              </w:rPr>
              <w:t>(A_AF22)</w:t>
            </w:r>
            <w:r w:rsidRPr="009E4A40">
              <w:rPr>
                <w:spacing w:val="5"/>
                <w:w w:val="115"/>
                <w:sz w:val="20"/>
                <w:lang w:val="pt-PT"/>
                <w:rPrChange w:id="608" w:author="Francesca Subioli" w:date="2024-07-03T17:38:00Z">
                  <w:rPr>
                    <w:spacing w:val="5"/>
                    <w:w w:val="115"/>
                    <w:sz w:val="20"/>
                  </w:rPr>
                </w:rPrChange>
              </w:rPr>
              <w:t xml:space="preserve"> </w:t>
            </w:r>
            <w:r w:rsidRPr="009E4A40">
              <w:rPr>
                <w:w w:val="115"/>
                <w:sz w:val="20"/>
                <w:lang w:val="pt-PT"/>
                <w:rPrChange w:id="609" w:author="Francesca Subioli" w:date="2024-07-03T17:38:00Z">
                  <w:rPr>
                    <w:w w:val="115"/>
                    <w:sz w:val="20"/>
                  </w:rPr>
                </w:rPrChange>
              </w:rPr>
              <w:t>+</w:t>
            </w:r>
            <w:r w:rsidRPr="009E4A40">
              <w:rPr>
                <w:spacing w:val="5"/>
                <w:w w:val="115"/>
                <w:sz w:val="20"/>
                <w:lang w:val="pt-PT"/>
                <w:rPrChange w:id="610" w:author="Francesca Subioli" w:date="2024-07-03T17:38:00Z">
                  <w:rPr>
                    <w:spacing w:val="5"/>
                    <w:w w:val="115"/>
                    <w:sz w:val="20"/>
                  </w:rPr>
                </w:rPrChange>
              </w:rPr>
              <w:t xml:space="preserve"> </w:t>
            </w:r>
            <w:r w:rsidRPr="009E4A40">
              <w:rPr>
                <w:w w:val="115"/>
                <w:sz w:val="20"/>
                <w:lang w:val="pt-PT"/>
                <w:rPrChange w:id="611" w:author="Francesca Subioli" w:date="2024-07-03T17:38:00Z">
                  <w:rPr>
                    <w:w w:val="115"/>
                    <w:sz w:val="20"/>
                  </w:rPr>
                </w:rPrChange>
              </w:rPr>
              <w:t>(A_AF3)</w:t>
            </w:r>
            <w:r w:rsidRPr="009E4A40">
              <w:rPr>
                <w:spacing w:val="5"/>
                <w:w w:val="115"/>
                <w:sz w:val="20"/>
                <w:lang w:val="pt-PT"/>
                <w:rPrChange w:id="612" w:author="Francesca Subioli" w:date="2024-07-03T17:38:00Z">
                  <w:rPr>
                    <w:spacing w:val="5"/>
                    <w:w w:val="115"/>
                    <w:sz w:val="20"/>
                  </w:rPr>
                </w:rPrChange>
              </w:rPr>
              <w:t xml:space="preserve"> </w:t>
            </w:r>
            <w:r w:rsidRPr="009E4A40">
              <w:rPr>
                <w:w w:val="115"/>
                <w:sz w:val="20"/>
                <w:lang w:val="pt-PT"/>
                <w:rPrChange w:id="613" w:author="Francesca Subioli" w:date="2024-07-03T17:38:00Z">
                  <w:rPr>
                    <w:w w:val="115"/>
                    <w:sz w:val="20"/>
                  </w:rPr>
                </w:rPrChange>
              </w:rPr>
              <w:t>+</w:t>
            </w:r>
            <w:r w:rsidRPr="009E4A40">
              <w:rPr>
                <w:spacing w:val="5"/>
                <w:w w:val="115"/>
                <w:sz w:val="20"/>
                <w:lang w:val="pt-PT"/>
                <w:rPrChange w:id="614" w:author="Francesca Subioli" w:date="2024-07-03T17:38:00Z">
                  <w:rPr>
                    <w:spacing w:val="5"/>
                    <w:w w:val="115"/>
                    <w:sz w:val="20"/>
                  </w:rPr>
                </w:rPrChange>
              </w:rPr>
              <w:t xml:space="preserve"> </w:t>
            </w:r>
            <w:r w:rsidRPr="009E4A40">
              <w:rPr>
                <w:spacing w:val="-2"/>
                <w:w w:val="115"/>
                <w:sz w:val="20"/>
                <w:lang w:val="pt-PT"/>
                <w:rPrChange w:id="615" w:author="Francesca Subioli" w:date="2024-07-03T17:38:00Z">
                  <w:rPr>
                    <w:spacing w:val="-2"/>
                    <w:w w:val="115"/>
                    <w:sz w:val="20"/>
                  </w:rPr>
                </w:rPrChange>
              </w:rPr>
              <w:t>(A_AF4)</w:t>
            </w:r>
          </w:p>
        </w:tc>
        <w:tc>
          <w:tcPr>
            <w:tcW w:w="1198" w:type="dxa"/>
          </w:tcPr>
          <w:p w14:paraId="55B023DF" w14:textId="77777777" w:rsidR="00620CF6" w:rsidRDefault="00000000">
            <w:pPr>
              <w:pStyle w:val="TableParagraph"/>
              <w:ind w:left="189"/>
              <w:rPr>
                <w:sz w:val="20"/>
              </w:rPr>
            </w:pPr>
            <w:r>
              <w:rPr>
                <w:w w:val="99"/>
                <w:sz w:val="20"/>
              </w:rPr>
              <w:t>1</w:t>
            </w:r>
          </w:p>
        </w:tc>
      </w:tr>
      <w:tr w:rsidR="00620CF6" w14:paraId="37CBE4D8" w14:textId="77777777">
        <w:trPr>
          <w:trHeight w:val="797"/>
        </w:trPr>
        <w:tc>
          <w:tcPr>
            <w:tcW w:w="1115" w:type="dxa"/>
            <w:shd w:val="clear" w:color="auto" w:fill="F7F7F7"/>
          </w:tcPr>
          <w:p w14:paraId="493934B8" w14:textId="77777777" w:rsidR="00620CF6" w:rsidRDefault="00000000">
            <w:pPr>
              <w:pStyle w:val="TableParagraph"/>
              <w:rPr>
                <w:sz w:val="20"/>
              </w:rPr>
            </w:pPr>
            <w:r>
              <w:rPr>
                <w:spacing w:val="-2"/>
                <w:sz w:val="20"/>
              </w:rPr>
              <w:t>NPISH</w:t>
            </w:r>
          </w:p>
        </w:tc>
        <w:tc>
          <w:tcPr>
            <w:tcW w:w="1363" w:type="dxa"/>
            <w:shd w:val="clear" w:color="auto" w:fill="F7F7F7"/>
          </w:tcPr>
          <w:p w14:paraId="32A84778" w14:textId="77777777" w:rsidR="00620CF6" w:rsidRDefault="00000000">
            <w:pPr>
              <w:pStyle w:val="TableParagraph"/>
              <w:ind w:left="377"/>
              <w:rPr>
                <w:sz w:val="20"/>
              </w:rPr>
            </w:pPr>
            <w:proofErr w:type="spellStart"/>
            <w:r>
              <w:rPr>
                <w:spacing w:val="-2"/>
                <w:sz w:val="20"/>
              </w:rPr>
              <w:t>faeqfd</w:t>
            </w:r>
            <w:proofErr w:type="spellEnd"/>
          </w:p>
        </w:tc>
        <w:tc>
          <w:tcPr>
            <w:tcW w:w="3307" w:type="dxa"/>
            <w:shd w:val="clear" w:color="auto" w:fill="F7F7F7"/>
          </w:tcPr>
          <w:p w14:paraId="7CCA8B26" w14:textId="77777777" w:rsidR="00620CF6" w:rsidRDefault="00000000">
            <w:pPr>
              <w:pStyle w:val="TableParagraph"/>
              <w:ind w:left="387"/>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014938BB" w14:textId="77777777" w:rsidR="00620CF6" w:rsidRDefault="00000000">
            <w:pPr>
              <w:pStyle w:val="TableParagraph"/>
              <w:spacing w:before="129"/>
              <w:ind w:left="387"/>
              <w:rPr>
                <w:sz w:val="20"/>
              </w:rPr>
            </w:pPr>
            <w:r>
              <w:rPr>
                <w:spacing w:val="-2"/>
                <w:sz w:val="20"/>
              </w:rPr>
              <w:t>Fund</w:t>
            </w:r>
            <w:r>
              <w:rPr>
                <w:spacing w:val="-4"/>
                <w:sz w:val="20"/>
              </w:rPr>
              <w:t xml:space="preserve"> </w:t>
            </w:r>
            <w:r>
              <w:rPr>
                <w:spacing w:val="-2"/>
                <w:sz w:val="20"/>
              </w:rPr>
              <w:t>Shares</w:t>
            </w:r>
          </w:p>
        </w:tc>
        <w:tc>
          <w:tcPr>
            <w:tcW w:w="4739" w:type="dxa"/>
            <w:shd w:val="clear" w:color="auto" w:fill="F7F7F7"/>
          </w:tcPr>
          <w:p w14:paraId="7111FE3A" w14:textId="77777777" w:rsidR="00620CF6" w:rsidRDefault="00000000">
            <w:pPr>
              <w:pStyle w:val="TableParagraph"/>
              <w:ind w:left="154"/>
              <w:rPr>
                <w:sz w:val="20"/>
              </w:rPr>
            </w:pPr>
            <w:r>
              <w:rPr>
                <w:spacing w:val="-2"/>
                <w:w w:val="110"/>
                <w:sz w:val="20"/>
              </w:rPr>
              <w:t>(A_AF5)</w:t>
            </w:r>
          </w:p>
        </w:tc>
        <w:tc>
          <w:tcPr>
            <w:tcW w:w="1198" w:type="dxa"/>
            <w:shd w:val="clear" w:color="auto" w:fill="F7F7F7"/>
          </w:tcPr>
          <w:p w14:paraId="5A52DBEC" w14:textId="77777777" w:rsidR="00620CF6" w:rsidRDefault="00000000">
            <w:pPr>
              <w:pStyle w:val="TableParagraph"/>
              <w:ind w:left="189"/>
              <w:rPr>
                <w:sz w:val="20"/>
              </w:rPr>
            </w:pPr>
            <w:r>
              <w:rPr>
                <w:w w:val="99"/>
                <w:sz w:val="20"/>
              </w:rPr>
              <w:t>1</w:t>
            </w:r>
          </w:p>
        </w:tc>
      </w:tr>
      <w:tr w:rsidR="00620CF6" w14:paraId="3B2F1B01" w14:textId="77777777">
        <w:trPr>
          <w:trHeight w:val="896"/>
        </w:trPr>
        <w:tc>
          <w:tcPr>
            <w:tcW w:w="1115" w:type="dxa"/>
          </w:tcPr>
          <w:p w14:paraId="241712D4" w14:textId="77777777" w:rsidR="00620CF6" w:rsidRDefault="00000000">
            <w:pPr>
              <w:pStyle w:val="TableParagraph"/>
              <w:spacing w:before="168"/>
              <w:rPr>
                <w:sz w:val="20"/>
              </w:rPr>
            </w:pPr>
            <w:r>
              <w:rPr>
                <w:spacing w:val="-2"/>
                <w:sz w:val="20"/>
              </w:rPr>
              <w:t>NPISH</w:t>
            </w:r>
          </w:p>
        </w:tc>
        <w:tc>
          <w:tcPr>
            <w:tcW w:w="1363" w:type="dxa"/>
          </w:tcPr>
          <w:p w14:paraId="243A191F" w14:textId="77777777" w:rsidR="00620CF6" w:rsidRDefault="00000000">
            <w:pPr>
              <w:pStyle w:val="TableParagraph"/>
              <w:spacing w:before="168"/>
              <w:ind w:left="377"/>
              <w:rPr>
                <w:sz w:val="20"/>
              </w:rPr>
            </w:pPr>
            <w:proofErr w:type="spellStart"/>
            <w:r>
              <w:rPr>
                <w:spacing w:val="-2"/>
                <w:sz w:val="20"/>
              </w:rPr>
              <w:t>nfabus</w:t>
            </w:r>
            <w:proofErr w:type="spellEnd"/>
          </w:p>
        </w:tc>
        <w:tc>
          <w:tcPr>
            <w:tcW w:w="3307" w:type="dxa"/>
          </w:tcPr>
          <w:p w14:paraId="63E28663" w14:textId="77777777" w:rsidR="00620CF6" w:rsidRDefault="00000000">
            <w:pPr>
              <w:pStyle w:val="TableParagraph"/>
              <w:spacing w:before="38" w:line="400" w:lineRule="atLeast"/>
              <w:ind w:left="387"/>
              <w:rPr>
                <w:sz w:val="20"/>
              </w:rPr>
            </w:pPr>
            <w:r>
              <w:rPr>
                <w:sz w:val="20"/>
              </w:rPr>
              <w:t>Fixed</w:t>
            </w:r>
            <w:r>
              <w:rPr>
                <w:spacing w:val="-8"/>
                <w:sz w:val="20"/>
              </w:rPr>
              <w:t xml:space="preserve"> </w:t>
            </w:r>
            <w:r>
              <w:rPr>
                <w:sz w:val="20"/>
              </w:rPr>
              <w:t>Capital</w:t>
            </w:r>
            <w:r>
              <w:rPr>
                <w:spacing w:val="-7"/>
                <w:sz w:val="20"/>
              </w:rPr>
              <w:t xml:space="preserve"> </w:t>
            </w:r>
            <w:r>
              <w:rPr>
                <w:sz w:val="20"/>
              </w:rPr>
              <w:t>of</w:t>
            </w:r>
            <w:r>
              <w:rPr>
                <w:spacing w:val="-7"/>
                <w:sz w:val="20"/>
              </w:rPr>
              <w:t xml:space="preserve"> </w:t>
            </w:r>
            <w:r>
              <w:rPr>
                <w:sz w:val="20"/>
              </w:rPr>
              <w:t xml:space="preserve">Personal </w:t>
            </w:r>
            <w:r>
              <w:rPr>
                <w:spacing w:val="-2"/>
                <w:sz w:val="20"/>
              </w:rPr>
              <w:t>Businesses</w:t>
            </w:r>
          </w:p>
        </w:tc>
        <w:tc>
          <w:tcPr>
            <w:tcW w:w="4739" w:type="dxa"/>
          </w:tcPr>
          <w:p w14:paraId="044A72CA" w14:textId="77777777" w:rsidR="00620CF6" w:rsidRDefault="00000000">
            <w:pPr>
              <w:pStyle w:val="TableParagraph"/>
              <w:spacing w:before="168"/>
              <w:ind w:left="154"/>
              <w:rPr>
                <w:sz w:val="20"/>
              </w:rPr>
            </w:pPr>
            <w:r>
              <w:rPr>
                <w:sz w:val="20"/>
              </w:rPr>
              <w:t>(AN)</w:t>
            </w:r>
            <w:r>
              <w:rPr>
                <w:spacing w:val="13"/>
                <w:sz w:val="20"/>
              </w:rPr>
              <w:t xml:space="preserve"> </w:t>
            </w:r>
            <w:r>
              <w:rPr>
                <w:sz w:val="20"/>
              </w:rPr>
              <w:t>-</w:t>
            </w:r>
            <w:r>
              <w:rPr>
                <w:spacing w:val="13"/>
                <w:sz w:val="20"/>
              </w:rPr>
              <w:t xml:space="preserve"> </w:t>
            </w:r>
            <w:r>
              <w:rPr>
                <w:spacing w:val="-2"/>
                <w:sz w:val="20"/>
              </w:rPr>
              <w:t>(AN111)</w:t>
            </w:r>
          </w:p>
        </w:tc>
        <w:tc>
          <w:tcPr>
            <w:tcW w:w="1198" w:type="dxa"/>
          </w:tcPr>
          <w:p w14:paraId="3722554C" w14:textId="77777777" w:rsidR="00620CF6" w:rsidRDefault="00000000">
            <w:pPr>
              <w:pStyle w:val="TableParagraph"/>
              <w:spacing w:before="168"/>
              <w:ind w:left="189"/>
              <w:rPr>
                <w:sz w:val="20"/>
              </w:rPr>
            </w:pPr>
            <w:r>
              <w:rPr>
                <w:w w:val="99"/>
                <w:sz w:val="20"/>
              </w:rPr>
              <w:t>1</w:t>
            </w:r>
          </w:p>
        </w:tc>
      </w:tr>
      <w:tr w:rsidR="00620CF6" w14:paraId="142EEA60" w14:textId="77777777">
        <w:trPr>
          <w:trHeight w:val="430"/>
        </w:trPr>
        <w:tc>
          <w:tcPr>
            <w:tcW w:w="1115" w:type="dxa"/>
            <w:tcBorders>
              <w:bottom w:val="single" w:sz="8" w:space="0" w:color="000000"/>
            </w:tcBorders>
            <w:shd w:val="clear" w:color="auto" w:fill="F7F7F7"/>
          </w:tcPr>
          <w:p w14:paraId="192BB967" w14:textId="77777777" w:rsidR="00620CF6" w:rsidRDefault="00000000">
            <w:pPr>
              <w:pStyle w:val="TableParagraph"/>
              <w:rPr>
                <w:sz w:val="20"/>
              </w:rPr>
            </w:pPr>
            <w:r>
              <w:rPr>
                <w:spacing w:val="-2"/>
                <w:sz w:val="20"/>
              </w:rPr>
              <w:t>NPISH</w:t>
            </w:r>
          </w:p>
        </w:tc>
        <w:tc>
          <w:tcPr>
            <w:tcW w:w="1363" w:type="dxa"/>
            <w:tcBorders>
              <w:bottom w:val="single" w:sz="8" w:space="0" w:color="000000"/>
            </w:tcBorders>
            <w:shd w:val="clear" w:color="auto" w:fill="F7F7F7"/>
          </w:tcPr>
          <w:p w14:paraId="3D745532" w14:textId="77777777" w:rsidR="00620CF6" w:rsidRDefault="00000000">
            <w:pPr>
              <w:pStyle w:val="TableParagraph"/>
              <w:ind w:left="377"/>
              <w:rPr>
                <w:sz w:val="20"/>
              </w:rPr>
            </w:pPr>
            <w:proofErr w:type="spellStart"/>
            <w:r>
              <w:rPr>
                <w:spacing w:val="-2"/>
                <w:sz w:val="20"/>
              </w:rPr>
              <w:t>nfahou</w:t>
            </w:r>
            <w:proofErr w:type="spellEnd"/>
          </w:p>
        </w:tc>
        <w:tc>
          <w:tcPr>
            <w:tcW w:w="3307" w:type="dxa"/>
            <w:tcBorders>
              <w:bottom w:val="single" w:sz="8" w:space="0" w:color="000000"/>
            </w:tcBorders>
            <w:shd w:val="clear" w:color="auto" w:fill="F7F7F7"/>
          </w:tcPr>
          <w:p w14:paraId="32F54285" w14:textId="77777777" w:rsidR="00620CF6" w:rsidRDefault="00000000">
            <w:pPr>
              <w:pStyle w:val="TableParagraph"/>
              <w:ind w:left="387"/>
              <w:rPr>
                <w:sz w:val="20"/>
              </w:rPr>
            </w:pPr>
            <w:r>
              <w:rPr>
                <w:spacing w:val="-4"/>
                <w:sz w:val="20"/>
              </w:rPr>
              <w:t>Housing &amp;</w:t>
            </w:r>
            <w:r>
              <w:rPr>
                <w:spacing w:val="-3"/>
                <w:sz w:val="20"/>
              </w:rPr>
              <w:t xml:space="preserve"> </w:t>
            </w:r>
            <w:r>
              <w:rPr>
                <w:spacing w:val="-4"/>
                <w:sz w:val="20"/>
              </w:rPr>
              <w:t>Land</w:t>
            </w:r>
          </w:p>
        </w:tc>
        <w:tc>
          <w:tcPr>
            <w:tcW w:w="4739" w:type="dxa"/>
            <w:tcBorders>
              <w:bottom w:val="single" w:sz="8" w:space="0" w:color="000000"/>
            </w:tcBorders>
            <w:shd w:val="clear" w:color="auto" w:fill="F7F7F7"/>
          </w:tcPr>
          <w:p w14:paraId="0605BC9D" w14:textId="77777777" w:rsidR="00620CF6" w:rsidRDefault="00000000">
            <w:pPr>
              <w:pStyle w:val="TableParagraph"/>
              <w:ind w:left="154"/>
              <w:rPr>
                <w:sz w:val="20"/>
              </w:rPr>
            </w:pPr>
            <w:r>
              <w:rPr>
                <w:spacing w:val="-2"/>
                <w:sz w:val="20"/>
              </w:rPr>
              <w:t>(AN111)</w:t>
            </w:r>
          </w:p>
        </w:tc>
        <w:tc>
          <w:tcPr>
            <w:tcW w:w="1198" w:type="dxa"/>
            <w:tcBorders>
              <w:bottom w:val="single" w:sz="8" w:space="0" w:color="000000"/>
            </w:tcBorders>
            <w:shd w:val="clear" w:color="auto" w:fill="F7F7F7"/>
          </w:tcPr>
          <w:p w14:paraId="252193C6" w14:textId="77777777" w:rsidR="00620CF6" w:rsidRDefault="00000000">
            <w:pPr>
              <w:pStyle w:val="TableParagraph"/>
              <w:ind w:left="189"/>
              <w:rPr>
                <w:sz w:val="20"/>
              </w:rPr>
            </w:pPr>
            <w:r>
              <w:rPr>
                <w:w w:val="99"/>
                <w:sz w:val="20"/>
              </w:rPr>
              <w:t>1</w:t>
            </w:r>
          </w:p>
        </w:tc>
      </w:tr>
    </w:tbl>
    <w:p w14:paraId="66E21760" w14:textId="77777777" w:rsidR="00620CF6" w:rsidRDefault="00620CF6">
      <w:pPr>
        <w:rPr>
          <w:sz w:val="20"/>
        </w:rPr>
        <w:sectPr w:rsidR="00620CF6" w:rsidSect="00D60468">
          <w:pgSz w:w="15840" w:h="12240" w:orient="landscape"/>
          <w:pgMar w:top="1380" w:right="1940" w:bottom="280" w:left="1940" w:header="720" w:footer="720" w:gutter="0"/>
          <w:cols w:space="720"/>
        </w:sectPr>
      </w:pPr>
    </w:p>
    <w:p w14:paraId="0AA7A80D" w14:textId="77777777" w:rsidR="00620CF6" w:rsidRDefault="00000000">
      <w:pPr>
        <w:pStyle w:val="BodyText"/>
        <w:spacing w:before="86" w:line="355" w:lineRule="auto"/>
        <w:ind w:left="1640" w:right="1338"/>
      </w:pPr>
      <w:bookmarkStart w:id="616" w:name="_bookmark96"/>
      <w:bookmarkEnd w:id="616"/>
      <w:r>
        <w:lastRenderedPageBreak/>
        <w:t>Table B.13:</w:t>
      </w:r>
      <w:r>
        <w:rPr>
          <w:spacing w:val="40"/>
        </w:rPr>
        <w:t xml:space="preserve"> </w:t>
      </w:r>
      <w:r>
        <w:t>Matching:</w:t>
      </w:r>
      <w:r>
        <w:rPr>
          <w:spacing w:val="40"/>
        </w:rPr>
        <w:t xml:space="preserve"> </w:t>
      </w:r>
      <w:r>
        <w:t xml:space="preserve">Federal Reserve Board B.101.N - Balance </w:t>
      </w:r>
      <w:r>
        <w:rPr>
          <w:spacing w:val="-2"/>
        </w:rPr>
        <w:t>Sheet</w:t>
      </w:r>
    </w:p>
    <w:p w14:paraId="5CE6BCF5" w14:textId="77777777" w:rsidR="00620CF6" w:rsidRDefault="00620CF6">
      <w:pPr>
        <w:pStyle w:val="BodyText"/>
        <w:spacing w:before="5"/>
        <w:rPr>
          <w:sz w:val="16"/>
        </w:rPr>
      </w:pPr>
    </w:p>
    <w:tbl>
      <w:tblPr>
        <w:tblW w:w="0" w:type="auto"/>
        <w:tblInd w:w="122" w:type="dxa"/>
        <w:tblLayout w:type="fixed"/>
        <w:tblCellMar>
          <w:left w:w="0" w:type="dxa"/>
          <w:right w:w="0" w:type="dxa"/>
        </w:tblCellMar>
        <w:tblLook w:val="01E0" w:firstRow="1" w:lastRow="1" w:firstColumn="1" w:lastColumn="1" w:noHBand="0" w:noVBand="0"/>
      </w:tblPr>
      <w:tblGrid>
        <w:gridCol w:w="5701"/>
        <w:gridCol w:w="1993"/>
        <w:gridCol w:w="1117"/>
      </w:tblGrid>
      <w:tr w:rsidR="00620CF6" w14:paraId="0A64C708" w14:textId="77777777">
        <w:trPr>
          <w:trHeight w:val="486"/>
        </w:trPr>
        <w:tc>
          <w:tcPr>
            <w:tcW w:w="5701" w:type="dxa"/>
            <w:tcBorders>
              <w:top w:val="single" w:sz="8" w:space="0" w:color="000000"/>
              <w:bottom w:val="single" w:sz="4" w:space="0" w:color="000000"/>
            </w:tcBorders>
          </w:tcPr>
          <w:p w14:paraId="1AEBF2B9" w14:textId="77777777" w:rsidR="00620CF6" w:rsidRDefault="00000000">
            <w:pPr>
              <w:pStyle w:val="TableParagraph"/>
              <w:spacing w:before="123"/>
              <w:rPr>
                <w:sz w:val="20"/>
              </w:rPr>
            </w:pPr>
            <w:r>
              <w:rPr>
                <w:spacing w:val="-2"/>
                <w:sz w:val="20"/>
              </w:rPr>
              <w:t>Original</w:t>
            </w:r>
            <w:r>
              <w:rPr>
                <w:spacing w:val="2"/>
                <w:sz w:val="20"/>
              </w:rPr>
              <w:t xml:space="preserve"> </w:t>
            </w:r>
            <w:r>
              <w:rPr>
                <w:spacing w:val="-4"/>
                <w:sz w:val="20"/>
              </w:rPr>
              <w:t>label</w:t>
            </w:r>
          </w:p>
        </w:tc>
        <w:tc>
          <w:tcPr>
            <w:tcW w:w="1993" w:type="dxa"/>
            <w:tcBorders>
              <w:top w:val="single" w:sz="8" w:space="0" w:color="000000"/>
              <w:bottom w:val="single" w:sz="4" w:space="0" w:color="000000"/>
            </w:tcBorders>
          </w:tcPr>
          <w:p w14:paraId="68CB7660" w14:textId="77777777" w:rsidR="00620CF6" w:rsidRDefault="00000000">
            <w:pPr>
              <w:pStyle w:val="TableParagraph"/>
              <w:spacing w:before="123"/>
              <w:ind w:left="326"/>
              <w:rPr>
                <w:sz w:val="20"/>
              </w:rPr>
            </w:pPr>
            <w:r>
              <w:rPr>
                <w:spacing w:val="-2"/>
                <w:sz w:val="20"/>
              </w:rPr>
              <w:t>Original</w:t>
            </w:r>
            <w:r>
              <w:rPr>
                <w:spacing w:val="2"/>
                <w:sz w:val="20"/>
              </w:rPr>
              <w:t xml:space="preserve"> </w:t>
            </w:r>
            <w:r>
              <w:rPr>
                <w:spacing w:val="-2"/>
                <w:sz w:val="20"/>
              </w:rPr>
              <w:t>identifier</w:t>
            </w:r>
          </w:p>
        </w:tc>
        <w:tc>
          <w:tcPr>
            <w:tcW w:w="1117" w:type="dxa"/>
            <w:tcBorders>
              <w:top w:val="single" w:sz="8" w:space="0" w:color="000000"/>
              <w:bottom w:val="single" w:sz="4" w:space="0" w:color="000000"/>
            </w:tcBorders>
          </w:tcPr>
          <w:p w14:paraId="6089328A" w14:textId="77777777" w:rsidR="00620CF6" w:rsidRDefault="00000000">
            <w:pPr>
              <w:pStyle w:val="TableParagraph"/>
              <w:spacing w:before="123"/>
              <w:ind w:left="118"/>
              <w:rPr>
                <w:sz w:val="20"/>
              </w:rPr>
            </w:pPr>
            <w:r>
              <w:rPr>
                <w:spacing w:val="-4"/>
                <w:sz w:val="20"/>
              </w:rPr>
              <w:t>Code</w:t>
            </w:r>
          </w:p>
        </w:tc>
      </w:tr>
      <w:tr w:rsidR="00620CF6" w14:paraId="7A5130AB" w14:textId="77777777">
        <w:trPr>
          <w:trHeight w:val="454"/>
        </w:trPr>
        <w:tc>
          <w:tcPr>
            <w:tcW w:w="5701" w:type="dxa"/>
            <w:tcBorders>
              <w:top w:val="single" w:sz="4" w:space="0" w:color="000000"/>
            </w:tcBorders>
            <w:shd w:val="clear" w:color="auto" w:fill="F7F7F7"/>
          </w:tcPr>
          <w:p w14:paraId="57342ACA" w14:textId="77777777" w:rsidR="00620CF6" w:rsidRDefault="00000000">
            <w:pPr>
              <w:pStyle w:val="TableParagraph"/>
              <w:spacing w:before="125"/>
              <w:rPr>
                <w:sz w:val="20"/>
              </w:rPr>
            </w:pPr>
            <w:r>
              <w:rPr>
                <w:spacing w:val="-5"/>
                <w:sz w:val="20"/>
              </w:rPr>
              <w:t>Nonfinancial</w:t>
            </w:r>
            <w:r>
              <w:rPr>
                <w:spacing w:val="6"/>
                <w:sz w:val="20"/>
              </w:rPr>
              <w:t xml:space="preserve"> </w:t>
            </w:r>
            <w:r>
              <w:rPr>
                <w:spacing w:val="-2"/>
                <w:sz w:val="20"/>
              </w:rPr>
              <w:t>Assets</w:t>
            </w:r>
          </w:p>
        </w:tc>
        <w:tc>
          <w:tcPr>
            <w:tcW w:w="1993" w:type="dxa"/>
            <w:tcBorders>
              <w:top w:val="single" w:sz="4" w:space="0" w:color="000000"/>
            </w:tcBorders>
            <w:shd w:val="clear" w:color="auto" w:fill="F7F7F7"/>
          </w:tcPr>
          <w:p w14:paraId="075A59A8" w14:textId="77777777" w:rsidR="00620CF6" w:rsidRDefault="00000000">
            <w:pPr>
              <w:pStyle w:val="TableParagraph"/>
              <w:spacing w:before="125"/>
              <w:ind w:left="326"/>
              <w:rPr>
                <w:sz w:val="20"/>
              </w:rPr>
            </w:pPr>
            <w:r>
              <w:rPr>
                <w:spacing w:val="-2"/>
                <w:sz w:val="20"/>
              </w:rPr>
              <w:t>FL162010005.A</w:t>
            </w:r>
          </w:p>
        </w:tc>
        <w:tc>
          <w:tcPr>
            <w:tcW w:w="1117" w:type="dxa"/>
            <w:tcBorders>
              <w:top w:val="single" w:sz="4" w:space="0" w:color="000000"/>
            </w:tcBorders>
            <w:shd w:val="clear" w:color="auto" w:fill="F7F7F7"/>
          </w:tcPr>
          <w:p w14:paraId="302E4671" w14:textId="77777777" w:rsidR="00620CF6" w:rsidRDefault="00000000">
            <w:pPr>
              <w:pStyle w:val="TableParagraph"/>
              <w:spacing w:before="125"/>
              <w:ind w:left="118"/>
              <w:rPr>
                <w:sz w:val="20"/>
              </w:rPr>
            </w:pPr>
            <w:r>
              <w:rPr>
                <w:spacing w:val="-5"/>
                <w:sz w:val="20"/>
              </w:rPr>
              <w:t>AN</w:t>
            </w:r>
          </w:p>
        </w:tc>
      </w:tr>
      <w:tr w:rsidR="00620CF6" w14:paraId="20587141" w14:textId="77777777">
        <w:trPr>
          <w:trHeight w:val="398"/>
        </w:trPr>
        <w:tc>
          <w:tcPr>
            <w:tcW w:w="5701" w:type="dxa"/>
          </w:tcPr>
          <w:p w14:paraId="17C5053D" w14:textId="77777777" w:rsidR="00620CF6" w:rsidRDefault="00000000">
            <w:pPr>
              <w:pStyle w:val="TableParagraph"/>
              <w:rPr>
                <w:sz w:val="20"/>
              </w:rPr>
            </w:pPr>
            <w:r>
              <w:rPr>
                <w:sz w:val="20"/>
              </w:rPr>
              <w:t>Real</w:t>
            </w:r>
            <w:r>
              <w:rPr>
                <w:spacing w:val="17"/>
                <w:sz w:val="20"/>
              </w:rPr>
              <w:t xml:space="preserve"> </w:t>
            </w:r>
            <w:r>
              <w:rPr>
                <w:sz w:val="20"/>
              </w:rPr>
              <w:t>Estate</w:t>
            </w:r>
            <w:r>
              <w:rPr>
                <w:spacing w:val="17"/>
                <w:sz w:val="20"/>
              </w:rPr>
              <w:t xml:space="preserve"> </w:t>
            </w:r>
            <w:proofErr w:type="gramStart"/>
            <w:r>
              <w:rPr>
                <w:sz w:val="20"/>
              </w:rPr>
              <w:t>At</w:t>
            </w:r>
            <w:proofErr w:type="gramEnd"/>
            <w:r>
              <w:rPr>
                <w:spacing w:val="17"/>
                <w:sz w:val="20"/>
              </w:rPr>
              <w:t xml:space="preserve"> </w:t>
            </w:r>
            <w:r>
              <w:rPr>
                <w:sz w:val="20"/>
              </w:rPr>
              <w:t>Market</w:t>
            </w:r>
            <w:r>
              <w:rPr>
                <w:spacing w:val="18"/>
                <w:sz w:val="20"/>
              </w:rPr>
              <w:t xml:space="preserve"> </w:t>
            </w:r>
            <w:r>
              <w:rPr>
                <w:spacing w:val="-4"/>
                <w:sz w:val="20"/>
              </w:rPr>
              <w:t>Value</w:t>
            </w:r>
          </w:p>
        </w:tc>
        <w:tc>
          <w:tcPr>
            <w:tcW w:w="1993" w:type="dxa"/>
          </w:tcPr>
          <w:p w14:paraId="7C66A509" w14:textId="77777777" w:rsidR="00620CF6" w:rsidRDefault="00000000">
            <w:pPr>
              <w:pStyle w:val="TableParagraph"/>
              <w:ind w:left="326"/>
              <w:rPr>
                <w:sz w:val="20"/>
              </w:rPr>
            </w:pPr>
            <w:r>
              <w:rPr>
                <w:spacing w:val="-2"/>
                <w:sz w:val="20"/>
              </w:rPr>
              <w:t>FL165035005.A</w:t>
            </w:r>
          </w:p>
        </w:tc>
        <w:tc>
          <w:tcPr>
            <w:tcW w:w="1117" w:type="dxa"/>
          </w:tcPr>
          <w:p w14:paraId="08D64D19" w14:textId="77777777" w:rsidR="00620CF6" w:rsidRDefault="00000000">
            <w:pPr>
              <w:pStyle w:val="TableParagraph"/>
              <w:ind w:left="118"/>
              <w:rPr>
                <w:sz w:val="20"/>
              </w:rPr>
            </w:pPr>
            <w:r>
              <w:rPr>
                <w:spacing w:val="-2"/>
                <w:sz w:val="20"/>
              </w:rPr>
              <w:t>AN111</w:t>
            </w:r>
          </w:p>
        </w:tc>
      </w:tr>
      <w:tr w:rsidR="00620CF6" w14:paraId="34ED775C" w14:textId="77777777">
        <w:trPr>
          <w:trHeight w:val="398"/>
        </w:trPr>
        <w:tc>
          <w:tcPr>
            <w:tcW w:w="5701" w:type="dxa"/>
            <w:shd w:val="clear" w:color="auto" w:fill="F7F7F7"/>
          </w:tcPr>
          <w:p w14:paraId="7BFD94CA" w14:textId="77777777" w:rsidR="00620CF6" w:rsidRDefault="00000000">
            <w:pPr>
              <w:pStyle w:val="TableParagraph"/>
              <w:rPr>
                <w:sz w:val="20"/>
              </w:rPr>
            </w:pPr>
            <w:r>
              <w:rPr>
                <w:sz w:val="20"/>
              </w:rPr>
              <w:t>Equipment,</w:t>
            </w:r>
            <w:r>
              <w:rPr>
                <w:spacing w:val="-4"/>
                <w:sz w:val="20"/>
              </w:rPr>
              <w:t xml:space="preserve"> </w:t>
            </w:r>
            <w:r>
              <w:rPr>
                <w:sz w:val="20"/>
              </w:rPr>
              <w:t>Current</w:t>
            </w:r>
            <w:r>
              <w:rPr>
                <w:spacing w:val="-3"/>
                <w:sz w:val="20"/>
              </w:rPr>
              <w:t xml:space="preserve"> </w:t>
            </w:r>
            <w:r>
              <w:rPr>
                <w:sz w:val="20"/>
              </w:rPr>
              <w:t>Cost</w:t>
            </w:r>
            <w:r>
              <w:rPr>
                <w:spacing w:val="-4"/>
                <w:sz w:val="20"/>
              </w:rPr>
              <w:t xml:space="preserve"> </w:t>
            </w:r>
            <w:r>
              <w:rPr>
                <w:spacing w:val="-2"/>
                <w:sz w:val="20"/>
              </w:rPr>
              <w:t>Basis</w:t>
            </w:r>
          </w:p>
        </w:tc>
        <w:tc>
          <w:tcPr>
            <w:tcW w:w="1993" w:type="dxa"/>
            <w:shd w:val="clear" w:color="auto" w:fill="F7F7F7"/>
          </w:tcPr>
          <w:p w14:paraId="4A4202D7" w14:textId="77777777" w:rsidR="00620CF6" w:rsidRDefault="00000000">
            <w:pPr>
              <w:pStyle w:val="TableParagraph"/>
              <w:ind w:left="326"/>
              <w:rPr>
                <w:sz w:val="20"/>
              </w:rPr>
            </w:pPr>
            <w:r>
              <w:rPr>
                <w:spacing w:val="-2"/>
                <w:sz w:val="20"/>
              </w:rPr>
              <w:t>FL165015205.A</w:t>
            </w:r>
          </w:p>
        </w:tc>
        <w:tc>
          <w:tcPr>
            <w:tcW w:w="1117" w:type="dxa"/>
            <w:shd w:val="clear" w:color="auto" w:fill="F7F7F7"/>
          </w:tcPr>
          <w:p w14:paraId="6173DCE0" w14:textId="77777777" w:rsidR="00620CF6" w:rsidRDefault="00000000">
            <w:pPr>
              <w:pStyle w:val="TableParagraph"/>
              <w:ind w:left="118"/>
              <w:rPr>
                <w:sz w:val="20"/>
              </w:rPr>
            </w:pPr>
            <w:r>
              <w:rPr>
                <w:spacing w:val="-2"/>
                <w:sz w:val="20"/>
              </w:rPr>
              <w:t>AN113</w:t>
            </w:r>
          </w:p>
        </w:tc>
      </w:tr>
      <w:tr w:rsidR="00620CF6" w14:paraId="3AE235C9" w14:textId="77777777">
        <w:trPr>
          <w:trHeight w:val="797"/>
        </w:trPr>
        <w:tc>
          <w:tcPr>
            <w:tcW w:w="5701" w:type="dxa"/>
          </w:tcPr>
          <w:p w14:paraId="1508D32D" w14:textId="77777777" w:rsidR="00620CF6" w:rsidRDefault="00000000">
            <w:pPr>
              <w:pStyle w:val="TableParagraph"/>
              <w:rPr>
                <w:sz w:val="20"/>
              </w:rPr>
            </w:pPr>
            <w:r>
              <w:rPr>
                <w:spacing w:val="-2"/>
                <w:sz w:val="20"/>
              </w:rPr>
              <w:t>Nonresidential</w:t>
            </w:r>
            <w:r>
              <w:rPr>
                <w:spacing w:val="7"/>
                <w:sz w:val="20"/>
              </w:rPr>
              <w:t xml:space="preserve"> </w:t>
            </w:r>
            <w:r>
              <w:rPr>
                <w:spacing w:val="-2"/>
                <w:sz w:val="20"/>
              </w:rPr>
              <w:t>Intellectual</w:t>
            </w:r>
            <w:r>
              <w:rPr>
                <w:spacing w:val="7"/>
                <w:sz w:val="20"/>
              </w:rPr>
              <w:t xml:space="preserve"> </w:t>
            </w:r>
            <w:r>
              <w:rPr>
                <w:spacing w:val="-2"/>
                <w:sz w:val="20"/>
              </w:rPr>
              <w:t>Property</w:t>
            </w:r>
            <w:r>
              <w:rPr>
                <w:spacing w:val="7"/>
                <w:sz w:val="20"/>
              </w:rPr>
              <w:t xml:space="preserve"> </w:t>
            </w:r>
            <w:r>
              <w:rPr>
                <w:spacing w:val="-2"/>
                <w:sz w:val="20"/>
              </w:rPr>
              <w:t>Products,</w:t>
            </w:r>
            <w:r>
              <w:rPr>
                <w:spacing w:val="7"/>
                <w:sz w:val="20"/>
              </w:rPr>
              <w:t xml:space="preserve"> </w:t>
            </w:r>
            <w:r>
              <w:rPr>
                <w:spacing w:val="-2"/>
                <w:sz w:val="20"/>
              </w:rPr>
              <w:t>Current</w:t>
            </w:r>
            <w:r>
              <w:rPr>
                <w:spacing w:val="8"/>
                <w:sz w:val="20"/>
              </w:rPr>
              <w:t xml:space="preserve"> </w:t>
            </w:r>
            <w:r>
              <w:rPr>
                <w:spacing w:val="-4"/>
                <w:sz w:val="20"/>
              </w:rPr>
              <w:t>Cost</w:t>
            </w:r>
          </w:p>
          <w:p w14:paraId="0E9A1528" w14:textId="77777777" w:rsidR="00620CF6" w:rsidRDefault="00000000">
            <w:pPr>
              <w:pStyle w:val="TableParagraph"/>
              <w:spacing w:before="128"/>
              <w:rPr>
                <w:sz w:val="20"/>
              </w:rPr>
            </w:pPr>
            <w:r>
              <w:rPr>
                <w:spacing w:val="-2"/>
                <w:sz w:val="20"/>
              </w:rPr>
              <w:t>Basis</w:t>
            </w:r>
          </w:p>
        </w:tc>
        <w:tc>
          <w:tcPr>
            <w:tcW w:w="1993" w:type="dxa"/>
          </w:tcPr>
          <w:p w14:paraId="482A4EA9" w14:textId="77777777" w:rsidR="00620CF6" w:rsidRDefault="00000000">
            <w:pPr>
              <w:pStyle w:val="TableParagraph"/>
              <w:ind w:left="326"/>
              <w:rPr>
                <w:sz w:val="20"/>
              </w:rPr>
            </w:pPr>
            <w:r>
              <w:rPr>
                <w:spacing w:val="-2"/>
                <w:sz w:val="20"/>
              </w:rPr>
              <w:t>FL165013765.A</w:t>
            </w:r>
          </w:p>
        </w:tc>
        <w:tc>
          <w:tcPr>
            <w:tcW w:w="1117" w:type="dxa"/>
          </w:tcPr>
          <w:p w14:paraId="1A188CE7" w14:textId="77777777" w:rsidR="00620CF6" w:rsidRDefault="00000000">
            <w:pPr>
              <w:pStyle w:val="TableParagraph"/>
              <w:ind w:left="118"/>
              <w:rPr>
                <w:sz w:val="20"/>
              </w:rPr>
            </w:pPr>
            <w:r>
              <w:rPr>
                <w:spacing w:val="-2"/>
                <w:sz w:val="20"/>
              </w:rPr>
              <w:t>AN117</w:t>
            </w:r>
          </w:p>
        </w:tc>
      </w:tr>
      <w:tr w:rsidR="00620CF6" w14:paraId="70BD3A7B" w14:textId="77777777">
        <w:trPr>
          <w:trHeight w:val="398"/>
        </w:trPr>
        <w:tc>
          <w:tcPr>
            <w:tcW w:w="5701" w:type="dxa"/>
            <w:shd w:val="clear" w:color="auto" w:fill="F7F7F7"/>
          </w:tcPr>
          <w:p w14:paraId="13363EE2" w14:textId="77777777" w:rsidR="00620CF6" w:rsidRDefault="00000000">
            <w:pPr>
              <w:pStyle w:val="TableParagraph"/>
              <w:rPr>
                <w:sz w:val="20"/>
              </w:rPr>
            </w:pPr>
            <w:r>
              <w:rPr>
                <w:sz w:val="20"/>
              </w:rPr>
              <w:t>Total</w:t>
            </w:r>
            <w:r>
              <w:rPr>
                <w:spacing w:val="12"/>
                <w:sz w:val="20"/>
              </w:rPr>
              <w:t xml:space="preserve"> </w:t>
            </w:r>
            <w:r>
              <w:rPr>
                <w:sz w:val="20"/>
              </w:rPr>
              <w:t>Financial</w:t>
            </w:r>
            <w:r>
              <w:rPr>
                <w:spacing w:val="12"/>
                <w:sz w:val="20"/>
              </w:rPr>
              <w:t xml:space="preserve"> </w:t>
            </w:r>
            <w:r>
              <w:rPr>
                <w:spacing w:val="-2"/>
                <w:sz w:val="20"/>
              </w:rPr>
              <w:t>Assets</w:t>
            </w:r>
          </w:p>
        </w:tc>
        <w:tc>
          <w:tcPr>
            <w:tcW w:w="1993" w:type="dxa"/>
            <w:shd w:val="clear" w:color="auto" w:fill="F7F7F7"/>
          </w:tcPr>
          <w:p w14:paraId="231715EE" w14:textId="77777777" w:rsidR="00620CF6" w:rsidRDefault="00000000">
            <w:pPr>
              <w:pStyle w:val="TableParagraph"/>
              <w:ind w:left="326"/>
              <w:rPr>
                <w:sz w:val="20"/>
              </w:rPr>
            </w:pPr>
            <w:r>
              <w:rPr>
                <w:spacing w:val="-2"/>
                <w:sz w:val="20"/>
              </w:rPr>
              <w:t>FL164090005.A</w:t>
            </w:r>
          </w:p>
        </w:tc>
        <w:tc>
          <w:tcPr>
            <w:tcW w:w="1117" w:type="dxa"/>
            <w:shd w:val="clear" w:color="auto" w:fill="F7F7F7"/>
          </w:tcPr>
          <w:p w14:paraId="47B11D48" w14:textId="77777777" w:rsidR="00620CF6" w:rsidRDefault="00000000">
            <w:pPr>
              <w:pStyle w:val="TableParagraph"/>
              <w:ind w:left="118"/>
              <w:rPr>
                <w:sz w:val="20"/>
              </w:rPr>
            </w:pPr>
            <w:r>
              <w:rPr>
                <w:spacing w:val="-4"/>
                <w:w w:val="110"/>
                <w:sz w:val="20"/>
              </w:rPr>
              <w:t>A_AF</w:t>
            </w:r>
          </w:p>
        </w:tc>
      </w:tr>
      <w:tr w:rsidR="00620CF6" w14:paraId="54E4E615" w14:textId="77777777">
        <w:trPr>
          <w:trHeight w:val="498"/>
        </w:trPr>
        <w:tc>
          <w:tcPr>
            <w:tcW w:w="5701" w:type="dxa"/>
          </w:tcPr>
          <w:p w14:paraId="26796D08" w14:textId="77777777" w:rsidR="00620CF6" w:rsidRDefault="00000000">
            <w:pPr>
              <w:pStyle w:val="TableParagraph"/>
              <w:spacing w:before="168"/>
              <w:rPr>
                <w:sz w:val="20"/>
              </w:rPr>
            </w:pPr>
            <w:r>
              <w:rPr>
                <w:spacing w:val="-2"/>
                <w:sz w:val="20"/>
              </w:rPr>
              <w:t>Cash</w:t>
            </w:r>
            <w:r>
              <w:rPr>
                <w:spacing w:val="2"/>
                <w:sz w:val="20"/>
              </w:rPr>
              <w:t xml:space="preserve"> </w:t>
            </w:r>
            <w:r>
              <w:rPr>
                <w:spacing w:val="-2"/>
                <w:sz w:val="20"/>
              </w:rPr>
              <w:t>And</w:t>
            </w:r>
            <w:r>
              <w:rPr>
                <w:spacing w:val="3"/>
                <w:sz w:val="20"/>
              </w:rPr>
              <w:t xml:space="preserve"> </w:t>
            </w:r>
            <w:r>
              <w:rPr>
                <w:spacing w:val="-2"/>
                <w:sz w:val="20"/>
              </w:rPr>
              <w:t>Non-Interest-Bearing</w:t>
            </w:r>
            <w:r>
              <w:rPr>
                <w:spacing w:val="3"/>
                <w:sz w:val="20"/>
              </w:rPr>
              <w:t xml:space="preserve"> </w:t>
            </w:r>
            <w:r>
              <w:rPr>
                <w:spacing w:val="-2"/>
                <w:sz w:val="20"/>
              </w:rPr>
              <w:t>Deposits</w:t>
            </w:r>
          </w:p>
        </w:tc>
        <w:tc>
          <w:tcPr>
            <w:tcW w:w="1993" w:type="dxa"/>
          </w:tcPr>
          <w:p w14:paraId="1B58988F" w14:textId="77777777" w:rsidR="00620CF6" w:rsidRDefault="00000000">
            <w:pPr>
              <w:pStyle w:val="TableParagraph"/>
              <w:spacing w:before="168"/>
              <w:ind w:left="326"/>
              <w:rPr>
                <w:sz w:val="20"/>
              </w:rPr>
            </w:pPr>
            <w:r>
              <w:rPr>
                <w:spacing w:val="-2"/>
                <w:sz w:val="20"/>
              </w:rPr>
              <w:t>FL163020005.A</w:t>
            </w:r>
          </w:p>
        </w:tc>
        <w:tc>
          <w:tcPr>
            <w:tcW w:w="1117" w:type="dxa"/>
          </w:tcPr>
          <w:p w14:paraId="30E178D2" w14:textId="77777777" w:rsidR="00620CF6" w:rsidRDefault="00000000">
            <w:pPr>
              <w:pStyle w:val="TableParagraph"/>
              <w:spacing w:before="168"/>
              <w:ind w:left="118"/>
              <w:rPr>
                <w:sz w:val="20"/>
              </w:rPr>
            </w:pPr>
            <w:r>
              <w:rPr>
                <w:spacing w:val="-2"/>
                <w:w w:val="105"/>
                <w:sz w:val="20"/>
              </w:rPr>
              <w:t>A_AF21</w:t>
            </w:r>
          </w:p>
        </w:tc>
      </w:tr>
      <w:tr w:rsidR="00620CF6" w14:paraId="10202C96" w14:textId="77777777">
        <w:trPr>
          <w:trHeight w:val="398"/>
        </w:trPr>
        <w:tc>
          <w:tcPr>
            <w:tcW w:w="5701" w:type="dxa"/>
            <w:shd w:val="clear" w:color="auto" w:fill="F7F7F7"/>
          </w:tcPr>
          <w:p w14:paraId="6C5B8CA4" w14:textId="77777777" w:rsidR="00620CF6" w:rsidRDefault="00000000">
            <w:pPr>
              <w:pStyle w:val="TableParagraph"/>
              <w:rPr>
                <w:sz w:val="20"/>
              </w:rPr>
            </w:pPr>
            <w:r>
              <w:rPr>
                <w:sz w:val="20"/>
              </w:rPr>
              <w:t>Other</w:t>
            </w:r>
            <w:r>
              <w:rPr>
                <w:spacing w:val="-5"/>
                <w:sz w:val="20"/>
              </w:rPr>
              <w:t xml:space="preserve"> </w:t>
            </w:r>
            <w:r>
              <w:rPr>
                <w:sz w:val="20"/>
              </w:rPr>
              <w:t>Deposits</w:t>
            </w:r>
            <w:r>
              <w:rPr>
                <w:spacing w:val="-4"/>
                <w:sz w:val="20"/>
              </w:rPr>
              <w:t xml:space="preserve"> </w:t>
            </w:r>
            <w:proofErr w:type="gramStart"/>
            <w:r>
              <w:rPr>
                <w:sz w:val="20"/>
              </w:rPr>
              <w:t>And</w:t>
            </w:r>
            <w:proofErr w:type="gramEnd"/>
            <w:r>
              <w:rPr>
                <w:spacing w:val="-4"/>
                <w:sz w:val="20"/>
              </w:rPr>
              <w:t xml:space="preserve"> </w:t>
            </w:r>
            <w:r>
              <w:rPr>
                <w:sz w:val="20"/>
              </w:rPr>
              <w:t>Short-Term</w:t>
            </w:r>
            <w:r>
              <w:rPr>
                <w:spacing w:val="-4"/>
                <w:sz w:val="20"/>
              </w:rPr>
              <w:t xml:space="preserve"> </w:t>
            </w:r>
            <w:r>
              <w:rPr>
                <w:spacing w:val="-2"/>
                <w:sz w:val="20"/>
              </w:rPr>
              <w:t>Investments</w:t>
            </w:r>
          </w:p>
        </w:tc>
        <w:tc>
          <w:tcPr>
            <w:tcW w:w="1993" w:type="dxa"/>
            <w:shd w:val="clear" w:color="auto" w:fill="F7F7F7"/>
          </w:tcPr>
          <w:p w14:paraId="0F2F67B1" w14:textId="77777777" w:rsidR="00620CF6" w:rsidRDefault="00000000">
            <w:pPr>
              <w:pStyle w:val="TableParagraph"/>
              <w:ind w:left="326"/>
              <w:rPr>
                <w:sz w:val="20"/>
              </w:rPr>
            </w:pPr>
            <w:r>
              <w:rPr>
                <w:spacing w:val="-2"/>
                <w:sz w:val="20"/>
              </w:rPr>
              <w:t>FL163030205.A</w:t>
            </w:r>
          </w:p>
        </w:tc>
        <w:tc>
          <w:tcPr>
            <w:tcW w:w="1117" w:type="dxa"/>
            <w:shd w:val="clear" w:color="auto" w:fill="F7F7F7"/>
          </w:tcPr>
          <w:p w14:paraId="28A9AB5F" w14:textId="77777777" w:rsidR="00620CF6" w:rsidRDefault="00000000">
            <w:pPr>
              <w:pStyle w:val="TableParagraph"/>
              <w:ind w:left="118"/>
              <w:rPr>
                <w:sz w:val="20"/>
              </w:rPr>
            </w:pPr>
            <w:r>
              <w:rPr>
                <w:spacing w:val="-2"/>
                <w:w w:val="105"/>
                <w:sz w:val="20"/>
              </w:rPr>
              <w:t>A_AF22</w:t>
            </w:r>
          </w:p>
        </w:tc>
      </w:tr>
      <w:tr w:rsidR="00620CF6" w14:paraId="00D4A515" w14:textId="77777777">
        <w:trPr>
          <w:trHeight w:val="398"/>
        </w:trPr>
        <w:tc>
          <w:tcPr>
            <w:tcW w:w="5701" w:type="dxa"/>
          </w:tcPr>
          <w:p w14:paraId="3D5B3E80" w14:textId="77777777" w:rsidR="00620CF6" w:rsidRDefault="00000000">
            <w:pPr>
              <w:pStyle w:val="TableParagraph"/>
              <w:rPr>
                <w:sz w:val="20"/>
              </w:rPr>
            </w:pPr>
            <w:r>
              <w:rPr>
                <w:sz w:val="20"/>
              </w:rPr>
              <w:t>Debt</w:t>
            </w:r>
            <w:r>
              <w:rPr>
                <w:spacing w:val="16"/>
                <w:sz w:val="20"/>
              </w:rPr>
              <w:t xml:space="preserve"> </w:t>
            </w:r>
            <w:r>
              <w:rPr>
                <w:spacing w:val="-2"/>
                <w:sz w:val="20"/>
              </w:rPr>
              <w:t>Securities</w:t>
            </w:r>
          </w:p>
        </w:tc>
        <w:tc>
          <w:tcPr>
            <w:tcW w:w="1993" w:type="dxa"/>
          </w:tcPr>
          <w:p w14:paraId="70797D54" w14:textId="77777777" w:rsidR="00620CF6" w:rsidRDefault="00000000">
            <w:pPr>
              <w:pStyle w:val="TableParagraph"/>
              <w:ind w:left="326"/>
              <w:rPr>
                <w:sz w:val="20"/>
              </w:rPr>
            </w:pPr>
            <w:r>
              <w:rPr>
                <w:spacing w:val="-2"/>
                <w:sz w:val="20"/>
              </w:rPr>
              <w:t>LM164022005.A</w:t>
            </w:r>
          </w:p>
        </w:tc>
        <w:tc>
          <w:tcPr>
            <w:tcW w:w="1117" w:type="dxa"/>
          </w:tcPr>
          <w:p w14:paraId="7FC9EEA1" w14:textId="77777777" w:rsidR="00620CF6" w:rsidRDefault="00000000">
            <w:pPr>
              <w:pStyle w:val="TableParagraph"/>
              <w:ind w:left="118"/>
              <w:rPr>
                <w:sz w:val="20"/>
              </w:rPr>
            </w:pPr>
            <w:r>
              <w:rPr>
                <w:spacing w:val="-2"/>
                <w:w w:val="110"/>
                <w:sz w:val="20"/>
              </w:rPr>
              <w:t>A_AF3</w:t>
            </w:r>
          </w:p>
        </w:tc>
      </w:tr>
      <w:tr w:rsidR="00620CF6" w14:paraId="1ACD0F57" w14:textId="77777777">
        <w:trPr>
          <w:trHeight w:val="398"/>
        </w:trPr>
        <w:tc>
          <w:tcPr>
            <w:tcW w:w="5701" w:type="dxa"/>
            <w:shd w:val="clear" w:color="auto" w:fill="F7F7F7"/>
          </w:tcPr>
          <w:p w14:paraId="78CDBD37" w14:textId="77777777" w:rsidR="00620CF6" w:rsidRDefault="00000000">
            <w:pPr>
              <w:pStyle w:val="TableParagraph"/>
              <w:rPr>
                <w:sz w:val="20"/>
              </w:rPr>
            </w:pPr>
            <w:r>
              <w:rPr>
                <w:spacing w:val="-2"/>
                <w:sz w:val="20"/>
              </w:rPr>
              <w:t>Loans</w:t>
            </w:r>
          </w:p>
        </w:tc>
        <w:tc>
          <w:tcPr>
            <w:tcW w:w="1993" w:type="dxa"/>
            <w:shd w:val="clear" w:color="auto" w:fill="F7F7F7"/>
          </w:tcPr>
          <w:p w14:paraId="07E0D5BB" w14:textId="77777777" w:rsidR="00620CF6" w:rsidRDefault="00000000">
            <w:pPr>
              <w:pStyle w:val="TableParagraph"/>
              <w:ind w:left="326"/>
              <w:rPr>
                <w:sz w:val="20"/>
              </w:rPr>
            </w:pPr>
            <w:r>
              <w:rPr>
                <w:spacing w:val="-2"/>
                <w:sz w:val="20"/>
              </w:rPr>
              <w:t>FL164023005.A</w:t>
            </w:r>
          </w:p>
        </w:tc>
        <w:tc>
          <w:tcPr>
            <w:tcW w:w="1117" w:type="dxa"/>
            <w:shd w:val="clear" w:color="auto" w:fill="F7F7F7"/>
          </w:tcPr>
          <w:p w14:paraId="5774116B" w14:textId="77777777" w:rsidR="00620CF6" w:rsidRDefault="00000000">
            <w:pPr>
              <w:pStyle w:val="TableParagraph"/>
              <w:ind w:left="118"/>
              <w:rPr>
                <w:sz w:val="20"/>
              </w:rPr>
            </w:pPr>
            <w:r>
              <w:rPr>
                <w:spacing w:val="-2"/>
                <w:w w:val="110"/>
                <w:sz w:val="20"/>
              </w:rPr>
              <w:t>A_AF4</w:t>
            </w:r>
          </w:p>
        </w:tc>
      </w:tr>
      <w:tr w:rsidR="00620CF6" w14:paraId="43AC2770" w14:textId="77777777">
        <w:trPr>
          <w:trHeight w:val="498"/>
        </w:trPr>
        <w:tc>
          <w:tcPr>
            <w:tcW w:w="5701" w:type="dxa"/>
          </w:tcPr>
          <w:p w14:paraId="47D22B6F" w14:textId="77777777" w:rsidR="00620CF6" w:rsidRDefault="00000000">
            <w:pPr>
              <w:pStyle w:val="TableParagraph"/>
              <w:rPr>
                <w:sz w:val="20"/>
              </w:rPr>
            </w:pPr>
            <w:r>
              <w:rPr>
                <w:sz w:val="20"/>
              </w:rPr>
              <w:t>Corporate</w:t>
            </w:r>
            <w:r>
              <w:rPr>
                <w:spacing w:val="-6"/>
                <w:sz w:val="20"/>
              </w:rPr>
              <w:t xml:space="preserve"> </w:t>
            </w:r>
            <w:r>
              <w:rPr>
                <w:sz w:val="20"/>
              </w:rPr>
              <w:t>Equities</w:t>
            </w:r>
            <w:r>
              <w:rPr>
                <w:spacing w:val="-6"/>
                <w:sz w:val="20"/>
              </w:rPr>
              <w:t xml:space="preserve"> </w:t>
            </w:r>
            <w:proofErr w:type="gramStart"/>
            <w:r>
              <w:rPr>
                <w:sz w:val="20"/>
              </w:rPr>
              <w:t>And</w:t>
            </w:r>
            <w:proofErr w:type="gramEnd"/>
            <w:r>
              <w:rPr>
                <w:spacing w:val="-5"/>
                <w:sz w:val="20"/>
              </w:rPr>
              <w:t xml:space="preserve"> </w:t>
            </w:r>
            <w:r>
              <w:rPr>
                <w:sz w:val="20"/>
              </w:rPr>
              <w:t>Mutual</w:t>
            </w:r>
            <w:r>
              <w:rPr>
                <w:spacing w:val="-6"/>
                <w:sz w:val="20"/>
              </w:rPr>
              <w:t xml:space="preserve"> </w:t>
            </w:r>
            <w:r>
              <w:rPr>
                <w:sz w:val="20"/>
              </w:rPr>
              <w:t>Fund</w:t>
            </w:r>
            <w:r>
              <w:rPr>
                <w:spacing w:val="-5"/>
                <w:sz w:val="20"/>
              </w:rPr>
              <w:t xml:space="preserve"> </w:t>
            </w:r>
            <w:r>
              <w:rPr>
                <w:spacing w:val="-2"/>
                <w:sz w:val="20"/>
              </w:rPr>
              <w:t>Shares</w:t>
            </w:r>
          </w:p>
        </w:tc>
        <w:tc>
          <w:tcPr>
            <w:tcW w:w="1993" w:type="dxa"/>
          </w:tcPr>
          <w:p w14:paraId="64D92F51" w14:textId="77777777" w:rsidR="00620CF6" w:rsidRDefault="00000000">
            <w:pPr>
              <w:pStyle w:val="TableParagraph"/>
              <w:ind w:left="326"/>
              <w:rPr>
                <w:sz w:val="20"/>
              </w:rPr>
            </w:pPr>
            <w:r>
              <w:rPr>
                <w:spacing w:val="-2"/>
                <w:sz w:val="20"/>
              </w:rPr>
              <w:t>LM163064005.A</w:t>
            </w:r>
          </w:p>
        </w:tc>
        <w:tc>
          <w:tcPr>
            <w:tcW w:w="1117" w:type="dxa"/>
          </w:tcPr>
          <w:p w14:paraId="7AF92923" w14:textId="77777777" w:rsidR="00620CF6" w:rsidRDefault="00000000">
            <w:pPr>
              <w:pStyle w:val="TableParagraph"/>
              <w:ind w:left="118"/>
              <w:rPr>
                <w:sz w:val="20"/>
              </w:rPr>
            </w:pPr>
            <w:r>
              <w:rPr>
                <w:spacing w:val="-2"/>
                <w:w w:val="110"/>
                <w:sz w:val="20"/>
              </w:rPr>
              <w:t>A_AF5</w:t>
            </w:r>
          </w:p>
        </w:tc>
      </w:tr>
      <w:tr w:rsidR="00620CF6" w14:paraId="5B51594D" w14:textId="77777777">
        <w:trPr>
          <w:trHeight w:val="398"/>
        </w:trPr>
        <w:tc>
          <w:tcPr>
            <w:tcW w:w="5701" w:type="dxa"/>
            <w:shd w:val="clear" w:color="auto" w:fill="F7F7F7"/>
          </w:tcPr>
          <w:p w14:paraId="3E71DA1D" w14:textId="77777777" w:rsidR="00620CF6" w:rsidRDefault="00000000">
            <w:pPr>
              <w:pStyle w:val="TableParagraph"/>
              <w:rPr>
                <w:sz w:val="20"/>
              </w:rPr>
            </w:pPr>
            <w:r>
              <w:rPr>
                <w:spacing w:val="-2"/>
                <w:sz w:val="20"/>
              </w:rPr>
              <w:t>Money</w:t>
            </w:r>
            <w:r>
              <w:rPr>
                <w:spacing w:val="-1"/>
                <w:sz w:val="20"/>
              </w:rPr>
              <w:t xml:space="preserve"> </w:t>
            </w:r>
            <w:r>
              <w:rPr>
                <w:spacing w:val="-2"/>
                <w:sz w:val="20"/>
              </w:rPr>
              <w:t>Market</w:t>
            </w:r>
            <w:r>
              <w:rPr>
                <w:spacing w:val="-1"/>
                <w:sz w:val="20"/>
              </w:rPr>
              <w:t xml:space="preserve"> </w:t>
            </w:r>
            <w:r>
              <w:rPr>
                <w:spacing w:val="-2"/>
                <w:sz w:val="20"/>
              </w:rPr>
              <w:t>Fund</w:t>
            </w:r>
            <w:r>
              <w:rPr>
                <w:spacing w:val="-1"/>
                <w:sz w:val="20"/>
              </w:rPr>
              <w:t xml:space="preserve"> </w:t>
            </w:r>
            <w:r>
              <w:rPr>
                <w:spacing w:val="-2"/>
                <w:sz w:val="20"/>
              </w:rPr>
              <w:t>Shares</w:t>
            </w:r>
          </w:p>
        </w:tc>
        <w:tc>
          <w:tcPr>
            <w:tcW w:w="1993" w:type="dxa"/>
            <w:shd w:val="clear" w:color="auto" w:fill="F7F7F7"/>
          </w:tcPr>
          <w:p w14:paraId="30C96FFD" w14:textId="77777777" w:rsidR="00620CF6" w:rsidRDefault="00000000">
            <w:pPr>
              <w:pStyle w:val="TableParagraph"/>
              <w:ind w:left="326"/>
              <w:rPr>
                <w:sz w:val="20"/>
              </w:rPr>
            </w:pPr>
            <w:r>
              <w:rPr>
                <w:spacing w:val="-2"/>
                <w:sz w:val="20"/>
              </w:rPr>
              <w:t>FL163034003.A</w:t>
            </w:r>
          </w:p>
        </w:tc>
        <w:tc>
          <w:tcPr>
            <w:tcW w:w="1117" w:type="dxa"/>
            <w:shd w:val="clear" w:color="auto" w:fill="F7F7F7"/>
          </w:tcPr>
          <w:p w14:paraId="3ADA1481" w14:textId="77777777" w:rsidR="00620CF6" w:rsidRDefault="00000000">
            <w:pPr>
              <w:pStyle w:val="TableParagraph"/>
              <w:ind w:left="118"/>
              <w:rPr>
                <w:sz w:val="20"/>
              </w:rPr>
            </w:pPr>
            <w:r>
              <w:rPr>
                <w:spacing w:val="-2"/>
                <w:w w:val="105"/>
                <w:sz w:val="20"/>
              </w:rPr>
              <w:t>A_AF521</w:t>
            </w:r>
          </w:p>
        </w:tc>
      </w:tr>
      <w:tr w:rsidR="00620CF6" w14:paraId="3C7C2D90" w14:textId="77777777">
        <w:trPr>
          <w:trHeight w:val="398"/>
        </w:trPr>
        <w:tc>
          <w:tcPr>
            <w:tcW w:w="5701" w:type="dxa"/>
          </w:tcPr>
          <w:p w14:paraId="5ADBC0E7" w14:textId="77777777" w:rsidR="00620CF6" w:rsidRDefault="00000000">
            <w:pPr>
              <w:pStyle w:val="TableParagraph"/>
              <w:rPr>
                <w:sz w:val="20"/>
              </w:rPr>
            </w:pPr>
            <w:r>
              <w:rPr>
                <w:sz w:val="20"/>
              </w:rPr>
              <w:t>Total</w:t>
            </w:r>
            <w:r>
              <w:rPr>
                <w:spacing w:val="16"/>
                <w:sz w:val="20"/>
              </w:rPr>
              <w:t xml:space="preserve"> </w:t>
            </w:r>
            <w:r>
              <w:rPr>
                <w:spacing w:val="-2"/>
                <w:sz w:val="20"/>
              </w:rPr>
              <w:t>Liabilities</w:t>
            </w:r>
          </w:p>
        </w:tc>
        <w:tc>
          <w:tcPr>
            <w:tcW w:w="1993" w:type="dxa"/>
          </w:tcPr>
          <w:p w14:paraId="3B844745" w14:textId="77777777" w:rsidR="00620CF6" w:rsidRDefault="00000000">
            <w:pPr>
              <w:pStyle w:val="TableParagraph"/>
              <w:ind w:left="326"/>
              <w:rPr>
                <w:sz w:val="20"/>
              </w:rPr>
            </w:pPr>
            <w:r>
              <w:rPr>
                <w:spacing w:val="-2"/>
                <w:sz w:val="20"/>
              </w:rPr>
              <w:t>FL164190005.A</w:t>
            </w:r>
          </w:p>
        </w:tc>
        <w:tc>
          <w:tcPr>
            <w:tcW w:w="1117" w:type="dxa"/>
          </w:tcPr>
          <w:p w14:paraId="5CAEE460" w14:textId="77777777" w:rsidR="00620CF6" w:rsidRDefault="00000000">
            <w:pPr>
              <w:pStyle w:val="TableParagraph"/>
              <w:ind w:left="118"/>
              <w:rPr>
                <w:sz w:val="20"/>
              </w:rPr>
            </w:pPr>
            <w:r>
              <w:rPr>
                <w:spacing w:val="-4"/>
                <w:w w:val="115"/>
                <w:sz w:val="20"/>
              </w:rPr>
              <w:t>L_AF</w:t>
            </w:r>
          </w:p>
        </w:tc>
      </w:tr>
      <w:tr w:rsidR="00620CF6" w14:paraId="7E9B912A" w14:textId="77777777">
        <w:trPr>
          <w:trHeight w:val="398"/>
        </w:trPr>
        <w:tc>
          <w:tcPr>
            <w:tcW w:w="5701" w:type="dxa"/>
            <w:shd w:val="clear" w:color="auto" w:fill="F7F7F7"/>
          </w:tcPr>
          <w:p w14:paraId="02ECBC5E" w14:textId="77777777" w:rsidR="00620CF6" w:rsidRDefault="00000000">
            <w:pPr>
              <w:pStyle w:val="TableParagraph"/>
              <w:rPr>
                <w:sz w:val="20"/>
              </w:rPr>
            </w:pPr>
            <w:r>
              <w:rPr>
                <w:spacing w:val="-4"/>
                <w:sz w:val="20"/>
              </w:rPr>
              <w:t>Municipal</w:t>
            </w:r>
            <w:r>
              <w:rPr>
                <w:spacing w:val="6"/>
                <w:sz w:val="20"/>
              </w:rPr>
              <w:t xml:space="preserve"> </w:t>
            </w:r>
            <w:r>
              <w:rPr>
                <w:spacing w:val="-2"/>
                <w:sz w:val="20"/>
              </w:rPr>
              <w:t>Securities</w:t>
            </w:r>
          </w:p>
        </w:tc>
        <w:tc>
          <w:tcPr>
            <w:tcW w:w="1993" w:type="dxa"/>
            <w:shd w:val="clear" w:color="auto" w:fill="F7F7F7"/>
          </w:tcPr>
          <w:p w14:paraId="4F030776" w14:textId="77777777" w:rsidR="00620CF6" w:rsidRDefault="00000000">
            <w:pPr>
              <w:pStyle w:val="TableParagraph"/>
              <w:ind w:left="326"/>
              <w:rPr>
                <w:sz w:val="20"/>
              </w:rPr>
            </w:pPr>
            <w:r>
              <w:rPr>
                <w:spacing w:val="-2"/>
                <w:sz w:val="20"/>
              </w:rPr>
              <w:t>FL163162003.A</w:t>
            </w:r>
          </w:p>
        </w:tc>
        <w:tc>
          <w:tcPr>
            <w:tcW w:w="1117" w:type="dxa"/>
            <w:shd w:val="clear" w:color="auto" w:fill="F7F7F7"/>
          </w:tcPr>
          <w:p w14:paraId="4242253E" w14:textId="77777777" w:rsidR="00620CF6" w:rsidRDefault="00000000">
            <w:pPr>
              <w:pStyle w:val="TableParagraph"/>
              <w:ind w:left="118"/>
              <w:rPr>
                <w:sz w:val="20"/>
              </w:rPr>
            </w:pPr>
            <w:r>
              <w:rPr>
                <w:spacing w:val="-2"/>
                <w:w w:val="110"/>
                <w:sz w:val="20"/>
              </w:rPr>
              <w:t>L_AF3</w:t>
            </w:r>
          </w:p>
        </w:tc>
      </w:tr>
      <w:tr w:rsidR="00620CF6" w14:paraId="11EF61BF" w14:textId="77777777">
        <w:trPr>
          <w:trHeight w:val="430"/>
        </w:trPr>
        <w:tc>
          <w:tcPr>
            <w:tcW w:w="5701" w:type="dxa"/>
            <w:tcBorders>
              <w:bottom w:val="single" w:sz="8" w:space="0" w:color="000000"/>
            </w:tcBorders>
          </w:tcPr>
          <w:p w14:paraId="311CE9B3" w14:textId="77777777" w:rsidR="00620CF6" w:rsidRDefault="00000000">
            <w:pPr>
              <w:pStyle w:val="TableParagraph"/>
              <w:rPr>
                <w:sz w:val="20"/>
              </w:rPr>
            </w:pPr>
            <w:r>
              <w:rPr>
                <w:spacing w:val="-2"/>
                <w:sz w:val="20"/>
              </w:rPr>
              <w:t>Loans</w:t>
            </w:r>
          </w:p>
        </w:tc>
        <w:tc>
          <w:tcPr>
            <w:tcW w:w="1993" w:type="dxa"/>
            <w:tcBorders>
              <w:bottom w:val="single" w:sz="8" w:space="0" w:color="000000"/>
            </w:tcBorders>
          </w:tcPr>
          <w:p w14:paraId="3D3E522B" w14:textId="77777777" w:rsidR="00620CF6" w:rsidRDefault="00000000">
            <w:pPr>
              <w:pStyle w:val="TableParagraph"/>
              <w:ind w:left="326"/>
              <w:rPr>
                <w:sz w:val="20"/>
              </w:rPr>
            </w:pPr>
            <w:r>
              <w:rPr>
                <w:spacing w:val="-2"/>
                <w:sz w:val="20"/>
              </w:rPr>
              <w:t>FL164123005.A</w:t>
            </w:r>
          </w:p>
        </w:tc>
        <w:tc>
          <w:tcPr>
            <w:tcW w:w="1117" w:type="dxa"/>
            <w:tcBorders>
              <w:bottom w:val="single" w:sz="8" w:space="0" w:color="000000"/>
            </w:tcBorders>
          </w:tcPr>
          <w:p w14:paraId="1AE302CE" w14:textId="77777777" w:rsidR="00620CF6" w:rsidRDefault="00000000">
            <w:pPr>
              <w:pStyle w:val="TableParagraph"/>
              <w:ind w:left="118"/>
              <w:rPr>
                <w:sz w:val="20"/>
              </w:rPr>
            </w:pPr>
            <w:r>
              <w:rPr>
                <w:spacing w:val="-2"/>
                <w:w w:val="110"/>
                <w:sz w:val="20"/>
              </w:rPr>
              <w:t>L_AF4</w:t>
            </w:r>
          </w:p>
        </w:tc>
      </w:tr>
    </w:tbl>
    <w:p w14:paraId="278585C0" w14:textId="77777777" w:rsidR="00620CF6" w:rsidRDefault="00620CF6">
      <w:pPr>
        <w:rPr>
          <w:sz w:val="20"/>
        </w:rPr>
        <w:sectPr w:rsidR="00620CF6" w:rsidSect="00D60468">
          <w:pgSz w:w="12240" w:h="15840"/>
          <w:pgMar w:top="1400" w:right="1600" w:bottom="280" w:left="1600" w:header="720" w:footer="720" w:gutter="0"/>
          <w:cols w:space="720"/>
        </w:sectPr>
      </w:pPr>
    </w:p>
    <w:p w14:paraId="4868D46A" w14:textId="77777777" w:rsidR="00620CF6" w:rsidRDefault="00000000">
      <w:pPr>
        <w:pStyle w:val="BodyText"/>
        <w:spacing w:before="106"/>
        <w:ind w:left="3100"/>
      </w:pPr>
      <w:bookmarkStart w:id="617" w:name="_bookmark97"/>
      <w:bookmarkEnd w:id="617"/>
      <w:r>
        <w:rPr>
          <w:spacing w:val="-2"/>
        </w:rPr>
        <w:lastRenderedPageBreak/>
        <w:t>Table</w:t>
      </w:r>
      <w:r>
        <w:rPr>
          <w:spacing w:val="-6"/>
        </w:rPr>
        <w:t xml:space="preserve"> </w:t>
      </w:r>
      <w:r>
        <w:rPr>
          <w:spacing w:val="-2"/>
        </w:rPr>
        <w:t>B.14:</w:t>
      </w:r>
      <w:r>
        <w:rPr>
          <w:spacing w:val="26"/>
        </w:rPr>
        <w:t xml:space="preserve"> </w:t>
      </w:r>
      <w:r>
        <w:rPr>
          <w:spacing w:val="-2"/>
        </w:rPr>
        <w:t>Composition</w:t>
      </w:r>
      <w:r>
        <w:rPr>
          <w:spacing w:val="-5"/>
        </w:rPr>
        <w:t xml:space="preserve"> </w:t>
      </w:r>
      <w:r>
        <w:rPr>
          <w:spacing w:val="-2"/>
        </w:rPr>
        <w:t>rules:</w:t>
      </w:r>
      <w:r>
        <w:rPr>
          <w:spacing w:val="25"/>
        </w:rPr>
        <w:t xml:space="preserve"> </w:t>
      </w:r>
      <w:r>
        <w:rPr>
          <w:spacing w:val="-2"/>
        </w:rPr>
        <w:t>Federal</w:t>
      </w:r>
      <w:r>
        <w:rPr>
          <w:spacing w:val="-5"/>
        </w:rPr>
        <w:t xml:space="preserve"> </w:t>
      </w:r>
      <w:r>
        <w:rPr>
          <w:spacing w:val="-2"/>
        </w:rPr>
        <w:t>Reserve</w:t>
      </w:r>
      <w:r>
        <w:rPr>
          <w:spacing w:val="-5"/>
        </w:rPr>
        <w:t xml:space="preserve"> </w:t>
      </w:r>
      <w:r>
        <w:rPr>
          <w:spacing w:val="-2"/>
        </w:rPr>
        <w:t>Board</w:t>
      </w:r>
      <w:r>
        <w:rPr>
          <w:spacing w:val="-4"/>
        </w:rPr>
        <w:t xml:space="preserve"> </w:t>
      </w:r>
      <w:r>
        <w:rPr>
          <w:spacing w:val="-2"/>
        </w:rPr>
        <w:t>S.3.a</w:t>
      </w:r>
      <w:r>
        <w:rPr>
          <w:spacing w:val="-5"/>
        </w:rPr>
        <w:t xml:space="preserve"> </w:t>
      </w:r>
      <w:r>
        <w:rPr>
          <w:spacing w:val="-2"/>
        </w:rPr>
        <w:t>(IMA)</w:t>
      </w:r>
    </w:p>
    <w:p w14:paraId="78A9D327" w14:textId="77777777" w:rsidR="00620CF6" w:rsidRDefault="00000000">
      <w:pPr>
        <w:pStyle w:val="BodyText"/>
        <w:spacing w:before="129"/>
        <w:ind w:left="3100"/>
      </w:pPr>
      <w:r>
        <w:t>-</w:t>
      </w:r>
      <w:r>
        <w:rPr>
          <w:spacing w:val="15"/>
        </w:rPr>
        <w:t xml:space="preserve"> </w:t>
      </w:r>
      <w:r>
        <w:t>Balance</w:t>
      </w:r>
      <w:r>
        <w:rPr>
          <w:spacing w:val="16"/>
        </w:rPr>
        <w:t xml:space="preserve"> </w:t>
      </w:r>
      <w:r>
        <w:rPr>
          <w:spacing w:val="-2"/>
        </w:rPr>
        <w:t>Sheet</w:t>
      </w:r>
    </w:p>
    <w:p w14:paraId="2616678C" w14:textId="77777777" w:rsidR="00620CF6" w:rsidRDefault="00620CF6">
      <w:pPr>
        <w:pStyle w:val="BodyText"/>
        <w:rPr>
          <w:sz w:val="26"/>
        </w:rPr>
      </w:pPr>
    </w:p>
    <w:tbl>
      <w:tblPr>
        <w:tblW w:w="0" w:type="auto"/>
        <w:tblInd w:w="126" w:type="dxa"/>
        <w:tblLayout w:type="fixed"/>
        <w:tblCellMar>
          <w:left w:w="0" w:type="dxa"/>
          <w:right w:w="0" w:type="dxa"/>
        </w:tblCellMar>
        <w:tblLook w:val="01E0" w:firstRow="1" w:lastRow="1" w:firstColumn="1" w:lastColumn="1" w:noHBand="0" w:noVBand="0"/>
      </w:tblPr>
      <w:tblGrid>
        <w:gridCol w:w="1297"/>
        <w:gridCol w:w="1181"/>
        <w:gridCol w:w="3307"/>
        <w:gridCol w:w="4553"/>
        <w:gridCol w:w="1386"/>
      </w:tblGrid>
      <w:tr w:rsidR="00620CF6" w14:paraId="7082FA0D" w14:textId="77777777">
        <w:trPr>
          <w:trHeight w:val="486"/>
        </w:trPr>
        <w:tc>
          <w:tcPr>
            <w:tcW w:w="1297" w:type="dxa"/>
            <w:tcBorders>
              <w:top w:val="single" w:sz="8" w:space="0" w:color="000000"/>
              <w:bottom w:val="single" w:sz="4" w:space="0" w:color="000000"/>
            </w:tcBorders>
          </w:tcPr>
          <w:p w14:paraId="448F1A62" w14:textId="77777777" w:rsidR="00620CF6" w:rsidRDefault="00000000">
            <w:pPr>
              <w:pStyle w:val="TableParagraph"/>
              <w:spacing w:before="123"/>
              <w:rPr>
                <w:sz w:val="20"/>
              </w:rPr>
            </w:pPr>
            <w:r>
              <w:rPr>
                <w:spacing w:val="-2"/>
                <w:sz w:val="20"/>
              </w:rPr>
              <w:t>Sector</w:t>
            </w:r>
          </w:p>
        </w:tc>
        <w:tc>
          <w:tcPr>
            <w:tcW w:w="1181" w:type="dxa"/>
            <w:tcBorders>
              <w:top w:val="single" w:sz="8" w:space="0" w:color="000000"/>
              <w:bottom w:val="single" w:sz="4" w:space="0" w:color="000000"/>
            </w:tcBorders>
          </w:tcPr>
          <w:p w14:paraId="40F4081B" w14:textId="77777777" w:rsidR="00620CF6" w:rsidRDefault="00000000">
            <w:pPr>
              <w:pStyle w:val="TableParagraph"/>
              <w:spacing w:before="123"/>
              <w:ind w:left="195"/>
              <w:rPr>
                <w:sz w:val="20"/>
              </w:rPr>
            </w:pPr>
            <w:r>
              <w:rPr>
                <w:spacing w:val="-4"/>
                <w:sz w:val="20"/>
              </w:rPr>
              <w:t>Code</w:t>
            </w:r>
          </w:p>
        </w:tc>
        <w:tc>
          <w:tcPr>
            <w:tcW w:w="3307" w:type="dxa"/>
            <w:tcBorders>
              <w:top w:val="single" w:sz="8" w:space="0" w:color="000000"/>
              <w:bottom w:val="single" w:sz="4" w:space="0" w:color="000000"/>
            </w:tcBorders>
          </w:tcPr>
          <w:p w14:paraId="6CE7B9DD" w14:textId="77777777" w:rsidR="00620CF6" w:rsidRDefault="00000000">
            <w:pPr>
              <w:pStyle w:val="TableParagraph"/>
              <w:spacing w:before="123"/>
              <w:ind w:left="387"/>
              <w:rPr>
                <w:sz w:val="20"/>
              </w:rPr>
            </w:pPr>
            <w:r>
              <w:rPr>
                <w:spacing w:val="-2"/>
                <w:sz w:val="20"/>
              </w:rPr>
              <w:t>Concept</w:t>
            </w:r>
          </w:p>
        </w:tc>
        <w:tc>
          <w:tcPr>
            <w:tcW w:w="4553" w:type="dxa"/>
            <w:tcBorders>
              <w:top w:val="single" w:sz="8" w:space="0" w:color="000000"/>
              <w:bottom w:val="single" w:sz="4" w:space="0" w:color="000000"/>
            </w:tcBorders>
          </w:tcPr>
          <w:p w14:paraId="10D24D1F" w14:textId="77777777" w:rsidR="00620CF6" w:rsidRDefault="00000000">
            <w:pPr>
              <w:pStyle w:val="TableParagraph"/>
              <w:spacing w:before="123"/>
              <w:ind w:left="154"/>
              <w:rPr>
                <w:sz w:val="20"/>
              </w:rPr>
            </w:pPr>
            <w:r>
              <w:rPr>
                <w:spacing w:val="-4"/>
                <w:sz w:val="20"/>
              </w:rPr>
              <w:t>Composition</w:t>
            </w:r>
            <w:r>
              <w:rPr>
                <w:spacing w:val="3"/>
                <w:sz w:val="20"/>
              </w:rPr>
              <w:t xml:space="preserve"> </w:t>
            </w:r>
            <w:r>
              <w:rPr>
                <w:spacing w:val="-4"/>
                <w:sz w:val="20"/>
              </w:rPr>
              <w:t>rule</w:t>
            </w:r>
            <w:r>
              <w:rPr>
                <w:spacing w:val="3"/>
                <w:sz w:val="20"/>
              </w:rPr>
              <w:t xml:space="preserve"> </w:t>
            </w:r>
            <w:r>
              <w:rPr>
                <w:spacing w:val="-4"/>
                <w:sz w:val="20"/>
              </w:rPr>
              <w:t>using</w:t>
            </w:r>
            <w:r>
              <w:rPr>
                <w:spacing w:val="3"/>
                <w:sz w:val="20"/>
              </w:rPr>
              <w:t xml:space="preserve"> </w:t>
            </w:r>
            <w:r>
              <w:rPr>
                <w:spacing w:val="-4"/>
                <w:sz w:val="20"/>
              </w:rPr>
              <w:t>codes</w:t>
            </w:r>
          </w:p>
        </w:tc>
        <w:tc>
          <w:tcPr>
            <w:tcW w:w="1386" w:type="dxa"/>
            <w:tcBorders>
              <w:top w:val="single" w:sz="8" w:space="0" w:color="000000"/>
              <w:bottom w:val="single" w:sz="4" w:space="0" w:color="000000"/>
            </w:tcBorders>
          </w:tcPr>
          <w:p w14:paraId="6EE55F39" w14:textId="77777777" w:rsidR="00620CF6" w:rsidRDefault="00000000">
            <w:pPr>
              <w:pStyle w:val="TableParagraph"/>
              <w:spacing w:before="123"/>
              <w:ind w:left="375"/>
              <w:rPr>
                <w:sz w:val="20"/>
              </w:rPr>
            </w:pPr>
            <w:r>
              <w:rPr>
                <w:spacing w:val="-2"/>
                <w:sz w:val="20"/>
              </w:rPr>
              <w:t>Frequency</w:t>
            </w:r>
          </w:p>
        </w:tc>
      </w:tr>
      <w:tr w:rsidR="00620CF6" w14:paraId="3C387874" w14:textId="77777777">
        <w:trPr>
          <w:trHeight w:val="55"/>
        </w:trPr>
        <w:tc>
          <w:tcPr>
            <w:tcW w:w="1297" w:type="dxa"/>
            <w:tcBorders>
              <w:top w:val="single" w:sz="4" w:space="0" w:color="000000"/>
            </w:tcBorders>
            <w:shd w:val="clear" w:color="auto" w:fill="F7F7F7"/>
          </w:tcPr>
          <w:p w14:paraId="6BBFB7BC" w14:textId="77777777" w:rsidR="00620CF6" w:rsidRDefault="00620CF6">
            <w:pPr>
              <w:pStyle w:val="TableParagraph"/>
              <w:spacing w:before="0"/>
              <w:ind w:left="0"/>
              <w:rPr>
                <w:rFonts w:ascii="Times New Roman"/>
                <w:sz w:val="2"/>
              </w:rPr>
            </w:pPr>
          </w:p>
        </w:tc>
        <w:tc>
          <w:tcPr>
            <w:tcW w:w="1181" w:type="dxa"/>
            <w:tcBorders>
              <w:top w:val="single" w:sz="4" w:space="0" w:color="000000"/>
            </w:tcBorders>
            <w:shd w:val="clear" w:color="auto" w:fill="F7F7F7"/>
          </w:tcPr>
          <w:p w14:paraId="34F8A09B" w14:textId="77777777" w:rsidR="00620CF6" w:rsidRDefault="00620CF6">
            <w:pPr>
              <w:pStyle w:val="TableParagraph"/>
              <w:spacing w:before="0"/>
              <w:ind w:left="0"/>
              <w:rPr>
                <w:rFonts w:ascii="Times New Roman"/>
                <w:sz w:val="2"/>
              </w:rPr>
            </w:pPr>
          </w:p>
        </w:tc>
        <w:tc>
          <w:tcPr>
            <w:tcW w:w="3307" w:type="dxa"/>
            <w:tcBorders>
              <w:top w:val="single" w:sz="4" w:space="0" w:color="000000"/>
            </w:tcBorders>
            <w:shd w:val="clear" w:color="auto" w:fill="F7F7F7"/>
          </w:tcPr>
          <w:p w14:paraId="41363725" w14:textId="77777777" w:rsidR="00620CF6" w:rsidRDefault="00620CF6">
            <w:pPr>
              <w:pStyle w:val="TableParagraph"/>
              <w:spacing w:before="0"/>
              <w:ind w:left="0"/>
              <w:rPr>
                <w:rFonts w:ascii="Times New Roman"/>
                <w:sz w:val="2"/>
              </w:rPr>
            </w:pPr>
          </w:p>
        </w:tc>
        <w:tc>
          <w:tcPr>
            <w:tcW w:w="4553" w:type="dxa"/>
            <w:tcBorders>
              <w:top w:val="single" w:sz="4" w:space="0" w:color="000000"/>
            </w:tcBorders>
            <w:shd w:val="clear" w:color="auto" w:fill="F7F7F7"/>
          </w:tcPr>
          <w:p w14:paraId="57EE624D" w14:textId="77777777" w:rsidR="00620CF6" w:rsidRDefault="00620CF6">
            <w:pPr>
              <w:pStyle w:val="TableParagraph"/>
              <w:spacing w:before="0"/>
              <w:ind w:left="0"/>
              <w:rPr>
                <w:rFonts w:ascii="Times New Roman"/>
                <w:sz w:val="2"/>
              </w:rPr>
            </w:pPr>
          </w:p>
        </w:tc>
        <w:tc>
          <w:tcPr>
            <w:tcW w:w="1386" w:type="dxa"/>
            <w:tcBorders>
              <w:top w:val="single" w:sz="4" w:space="0" w:color="000000"/>
            </w:tcBorders>
            <w:shd w:val="clear" w:color="auto" w:fill="F7F7F7"/>
          </w:tcPr>
          <w:p w14:paraId="6F3E1855" w14:textId="77777777" w:rsidR="00620CF6" w:rsidRDefault="00620CF6">
            <w:pPr>
              <w:pStyle w:val="TableParagraph"/>
              <w:spacing w:before="0"/>
              <w:ind w:left="0"/>
              <w:rPr>
                <w:rFonts w:ascii="Times New Roman"/>
                <w:sz w:val="2"/>
              </w:rPr>
            </w:pPr>
          </w:p>
        </w:tc>
      </w:tr>
      <w:tr w:rsidR="00620CF6" w14:paraId="7E985AE6" w14:textId="77777777">
        <w:trPr>
          <w:trHeight w:val="797"/>
        </w:trPr>
        <w:tc>
          <w:tcPr>
            <w:tcW w:w="1297" w:type="dxa"/>
            <w:shd w:val="clear" w:color="auto" w:fill="F7F7F7"/>
          </w:tcPr>
          <w:p w14:paraId="5D71D27B" w14:textId="77777777" w:rsidR="00620CF6" w:rsidRDefault="00000000">
            <w:pPr>
              <w:pStyle w:val="TableParagraph"/>
              <w:rPr>
                <w:sz w:val="20"/>
              </w:rPr>
            </w:pPr>
            <w:r>
              <w:rPr>
                <w:spacing w:val="-2"/>
                <w:sz w:val="20"/>
              </w:rPr>
              <w:t>Households</w:t>
            </w:r>
          </w:p>
          <w:p w14:paraId="72A49870"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shd w:val="clear" w:color="auto" w:fill="F7F7F7"/>
          </w:tcPr>
          <w:p w14:paraId="2F790623" w14:textId="77777777" w:rsidR="00620CF6" w:rsidRDefault="00000000">
            <w:pPr>
              <w:pStyle w:val="TableParagraph"/>
              <w:ind w:left="195"/>
              <w:rPr>
                <w:sz w:val="20"/>
              </w:rPr>
            </w:pPr>
            <w:proofErr w:type="spellStart"/>
            <w:r>
              <w:rPr>
                <w:spacing w:val="-2"/>
                <w:sz w:val="20"/>
              </w:rPr>
              <w:t>netwea</w:t>
            </w:r>
            <w:proofErr w:type="spellEnd"/>
          </w:p>
        </w:tc>
        <w:tc>
          <w:tcPr>
            <w:tcW w:w="3307" w:type="dxa"/>
            <w:shd w:val="clear" w:color="auto" w:fill="F7F7F7"/>
          </w:tcPr>
          <w:p w14:paraId="50ED3385" w14:textId="77777777" w:rsidR="00620CF6" w:rsidRDefault="00000000">
            <w:pPr>
              <w:pStyle w:val="TableParagraph"/>
              <w:ind w:left="387"/>
              <w:rPr>
                <w:sz w:val="20"/>
              </w:rPr>
            </w:pPr>
            <w:r>
              <w:rPr>
                <w:sz w:val="20"/>
              </w:rPr>
              <w:t>Net</w:t>
            </w:r>
            <w:r>
              <w:rPr>
                <w:spacing w:val="2"/>
                <w:sz w:val="20"/>
              </w:rPr>
              <w:t xml:space="preserve"> </w:t>
            </w:r>
            <w:r>
              <w:rPr>
                <w:spacing w:val="-2"/>
                <w:sz w:val="20"/>
              </w:rPr>
              <w:t>Wealth</w:t>
            </w:r>
          </w:p>
        </w:tc>
        <w:tc>
          <w:tcPr>
            <w:tcW w:w="4553" w:type="dxa"/>
            <w:shd w:val="clear" w:color="auto" w:fill="F7F7F7"/>
          </w:tcPr>
          <w:p w14:paraId="36DE681C" w14:textId="77777777" w:rsidR="00620CF6" w:rsidRDefault="00000000">
            <w:pPr>
              <w:pStyle w:val="TableParagraph"/>
              <w:ind w:left="154"/>
              <w:rPr>
                <w:sz w:val="20"/>
              </w:rPr>
            </w:pPr>
            <w:r>
              <w:rPr>
                <w:sz w:val="20"/>
              </w:rPr>
              <w:t>(Financial</w:t>
            </w:r>
            <w:r>
              <w:rPr>
                <w:spacing w:val="8"/>
                <w:sz w:val="20"/>
              </w:rPr>
              <w:t xml:space="preserve"> </w:t>
            </w:r>
            <w:r>
              <w:rPr>
                <w:sz w:val="20"/>
              </w:rPr>
              <w:t>Assets</w:t>
            </w:r>
            <w:r>
              <w:rPr>
                <w:spacing w:val="9"/>
                <w:sz w:val="20"/>
              </w:rPr>
              <w:t xml:space="preserve"> </w:t>
            </w:r>
            <w:r>
              <w:rPr>
                <w:sz w:val="20"/>
              </w:rPr>
              <w:t>&amp;</w:t>
            </w:r>
            <w:r>
              <w:rPr>
                <w:spacing w:val="9"/>
                <w:sz w:val="20"/>
              </w:rPr>
              <w:t xml:space="preserve"> </w:t>
            </w:r>
            <w:r>
              <w:rPr>
                <w:sz w:val="20"/>
              </w:rPr>
              <w:t>Fixed</w:t>
            </w:r>
            <w:r>
              <w:rPr>
                <w:spacing w:val="9"/>
                <w:sz w:val="20"/>
              </w:rPr>
              <w:t xml:space="preserve"> </w:t>
            </w:r>
            <w:r>
              <w:rPr>
                <w:sz w:val="20"/>
              </w:rPr>
              <w:t>Capital</w:t>
            </w:r>
            <w:r>
              <w:rPr>
                <w:spacing w:val="9"/>
                <w:sz w:val="20"/>
              </w:rPr>
              <w:t xml:space="preserve"> </w:t>
            </w:r>
            <w:r>
              <w:rPr>
                <w:sz w:val="20"/>
              </w:rPr>
              <w:t>of</w:t>
            </w:r>
            <w:r>
              <w:rPr>
                <w:spacing w:val="9"/>
                <w:sz w:val="20"/>
              </w:rPr>
              <w:t xml:space="preserve"> </w:t>
            </w:r>
            <w:r>
              <w:rPr>
                <w:spacing w:val="-2"/>
                <w:sz w:val="20"/>
              </w:rPr>
              <w:t>Personal</w:t>
            </w:r>
          </w:p>
          <w:p w14:paraId="0D4CB824" w14:textId="77777777" w:rsidR="00620CF6" w:rsidRDefault="00000000">
            <w:pPr>
              <w:pStyle w:val="TableParagraph"/>
              <w:spacing w:before="129"/>
              <w:ind w:left="154"/>
              <w:rPr>
                <w:sz w:val="20"/>
              </w:rPr>
            </w:pPr>
            <w:r>
              <w:rPr>
                <w:sz w:val="20"/>
              </w:rPr>
              <w:t>Businesses)</w:t>
            </w:r>
            <w:r>
              <w:rPr>
                <w:spacing w:val="9"/>
                <w:sz w:val="20"/>
              </w:rPr>
              <w:t xml:space="preserve"> </w:t>
            </w:r>
            <w:r>
              <w:rPr>
                <w:sz w:val="20"/>
              </w:rPr>
              <w:t>+</w:t>
            </w:r>
            <w:r>
              <w:rPr>
                <w:spacing w:val="9"/>
                <w:sz w:val="20"/>
              </w:rPr>
              <w:t xml:space="preserve"> </w:t>
            </w:r>
            <w:r>
              <w:rPr>
                <w:sz w:val="20"/>
              </w:rPr>
              <w:t>(Housing</w:t>
            </w:r>
            <w:r>
              <w:rPr>
                <w:spacing w:val="9"/>
                <w:sz w:val="20"/>
              </w:rPr>
              <w:t xml:space="preserve"> </w:t>
            </w:r>
            <w:r>
              <w:rPr>
                <w:sz w:val="20"/>
              </w:rPr>
              <w:t>&amp;</w:t>
            </w:r>
            <w:r>
              <w:rPr>
                <w:spacing w:val="9"/>
                <w:sz w:val="20"/>
              </w:rPr>
              <w:t xml:space="preserve"> </w:t>
            </w:r>
            <w:r>
              <w:rPr>
                <w:sz w:val="20"/>
              </w:rPr>
              <w:t>Land)</w:t>
            </w:r>
            <w:r>
              <w:rPr>
                <w:spacing w:val="9"/>
                <w:sz w:val="20"/>
              </w:rPr>
              <w:t xml:space="preserve"> </w:t>
            </w:r>
            <w:r>
              <w:rPr>
                <w:sz w:val="20"/>
              </w:rPr>
              <w:t>-</w:t>
            </w:r>
            <w:r>
              <w:rPr>
                <w:spacing w:val="9"/>
                <w:sz w:val="20"/>
              </w:rPr>
              <w:t xml:space="preserve"> </w:t>
            </w:r>
            <w:r>
              <w:rPr>
                <w:spacing w:val="-2"/>
                <w:sz w:val="20"/>
              </w:rPr>
              <w:t>(Debt)</w:t>
            </w:r>
          </w:p>
        </w:tc>
        <w:tc>
          <w:tcPr>
            <w:tcW w:w="1386" w:type="dxa"/>
            <w:shd w:val="clear" w:color="auto" w:fill="F7F7F7"/>
          </w:tcPr>
          <w:p w14:paraId="5340F8DF" w14:textId="77777777" w:rsidR="00620CF6" w:rsidRDefault="00000000">
            <w:pPr>
              <w:pStyle w:val="TableParagraph"/>
              <w:ind w:left="375"/>
              <w:rPr>
                <w:sz w:val="20"/>
              </w:rPr>
            </w:pPr>
            <w:r>
              <w:rPr>
                <w:w w:val="99"/>
                <w:sz w:val="20"/>
              </w:rPr>
              <w:t>1</w:t>
            </w:r>
          </w:p>
        </w:tc>
      </w:tr>
      <w:tr w:rsidR="00620CF6" w14:paraId="4E8FC2C8" w14:textId="77777777">
        <w:trPr>
          <w:trHeight w:val="797"/>
        </w:trPr>
        <w:tc>
          <w:tcPr>
            <w:tcW w:w="1297" w:type="dxa"/>
          </w:tcPr>
          <w:p w14:paraId="35E42C3B" w14:textId="77777777" w:rsidR="00620CF6" w:rsidRDefault="00000000">
            <w:pPr>
              <w:pStyle w:val="TableParagraph"/>
              <w:rPr>
                <w:sz w:val="20"/>
              </w:rPr>
            </w:pPr>
            <w:r>
              <w:rPr>
                <w:spacing w:val="-2"/>
                <w:sz w:val="20"/>
              </w:rPr>
              <w:t>Households</w:t>
            </w:r>
          </w:p>
          <w:p w14:paraId="0D81A4E2"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tcPr>
          <w:p w14:paraId="419F3696" w14:textId="77777777" w:rsidR="00620CF6" w:rsidRDefault="00000000">
            <w:pPr>
              <w:pStyle w:val="TableParagraph"/>
              <w:ind w:left="195"/>
              <w:rPr>
                <w:sz w:val="20"/>
              </w:rPr>
            </w:pPr>
            <w:proofErr w:type="spellStart"/>
            <w:r>
              <w:rPr>
                <w:spacing w:val="-2"/>
                <w:sz w:val="20"/>
              </w:rPr>
              <w:t>nnhass</w:t>
            </w:r>
            <w:proofErr w:type="spellEnd"/>
          </w:p>
        </w:tc>
        <w:tc>
          <w:tcPr>
            <w:tcW w:w="3307" w:type="dxa"/>
          </w:tcPr>
          <w:p w14:paraId="13FDF315" w14:textId="77777777" w:rsidR="00620CF6" w:rsidRDefault="00000000">
            <w:pPr>
              <w:pStyle w:val="TableParagraph"/>
              <w:ind w:left="387"/>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10633743" w14:textId="77777777" w:rsidR="00620CF6" w:rsidRDefault="00000000">
            <w:pPr>
              <w:pStyle w:val="TableParagraph"/>
              <w:spacing w:before="129"/>
              <w:ind w:left="387"/>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553" w:type="dxa"/>
          </w:tcPr>
          <w:p w14:paraId="494BB585" w14:textId="77777777" w:rsidR="00620CF6" w:rsidRDefault="00000000">
            <w:pPr>
              <w:pStyle w:val="TableParagraph"/>
              <w:ind w:left="154"/>
              <w:rPr>
                <w:sz w:val="20"/>
              </w:rPr>
            </w:pPr>
            <w:r>
              <w:rPr>
                <w:sz w:val="20"/>
              </w:rPr>
              <w:t>(AN)</w:t>
            </w:r>
            <w:r>
              <w:rPr>
                <w:spacing w:val="24"/>
                <w:sz w:val="20"/>
              </w:rPr>
              <w:t xml:space="preserve"> </w:t>
            </w:r>
            <w:r>
              <w:rPr>
                <w:sz w:val="20"/>
              </w:rPr>
              <w:t>-</w:t>
            </w:r>
            <w:r>
              <w:rPr>
                <w:spacing w:val="25"/>
                <w:sz w:val="20"/>
              </w:rPr>
              <w:t xml:space="preserve"> </w:t>
            </w:r>
            <w:r>
              <w:rPr>
                <w:sz w:val="20"/>
              </w:rPr>
              <w:t>(AN111)</w:t>
            </w:r>
            <w:r>
              <w:rPr>
                <w:spacing w:val="24"/>
                <w:sz w:val="20"/>
              </w:rPr>
              <w:t xml:space="preserve"> </w:t>
            </w:r>
            <w:r>
              <w:rPr>
                <w:sz w:val="20"/>
              </w:rPr>
              <w:t>-</w:t>
            </w:r>
            <w:r>
              <w:rPr>
                <w:spacing w:val="25"/>
                <w:sz w:val="20"/>
              </w:rPr>
              <w:t xml:space="preserve"> </w:t>
            </w:r>
            <w:r>
              <w:rPr>
                <w:sz w:val="20"/>
              </w:rPr>
              <w:t>(XDHHCE)</w:t>
            </w:r>
            <w:r>
              <w:rPr>
                <w:spacing w:val="25"/>
                <w:sz w:val="20"/>
              </w:rPr>
              <w:t xml:space="preserve"> </w:t>
            </w:r>
            <w:r>
              <w:rPr>
                <w:sz w:val="20"/>
              </w:rPr>
              <w:t>+</w:t>
            </w:r>
            <w:r>
              <w:rPr>
                <w:spacing w:val="24"/>
                <w:sz w:val="20"/>
              </w:rPr>
              <w:t xml:space="preserve"> </w:t>
            </w:r>
            <w:r>
              <w:rPr>
                <w:spacing w:val="-2"/>
                <w:sz w:val="20"/>
              </w:rPr>
              <w:t>(A_AF)</w:t>
            </w:r>
          </w:p>
        </w:tc>
        <w:tc>
          <w:tcPr>
            <w:tcW w:w="1386" w:type="dxa"/>
          </w:tcPr>
          <w:p w14:paraId="787F8149" w14:textId="77777777" w:rsidR="00620CF6" w:rsidRDefault="00000000">
            <w:pPr>
              <w:pStyle w:val="TableParagraph"/>
              <w:ind w:left="375"/>
              <w:rPr>
                <w:sz w:val="20"/>
              </w:rPr>
            </w:pPr>
            <w:r>
              <w:rPr>
                <w:w w:val="99"/>
                <w:sz w:val="20"/>
              </w:rPr>
              <w:t>1</w:t>
            </w:r>
          </w:p>
        </w:tc>
      </w:tr>
      <w:tr w:rsidR="00620CF6" w14:paraId="326919BF" w14:textId="77777777">
        <w:trPr>
          <w:trHeight w:val="797"/>
        </w:trPr>
        <w:tc>
          <w:tcPr>
            <w:tcW w:w="1297" w:type="dxa"/>
            <w:shd w:val="clear" w:color="auto" w:fill="F7F7F7"/>
          </w:tcPr>
          <w:p w14:paraId="7C3056D5" w14:textId="77777777" w:rsidR="00620CF6" w:rsidRDefault="00000000">
            <w:pPr>
              <w:pStyle w:val="TableParagraph"/>
              <w:rPr>
                <w:sz w:val="20"/>
              </w:rPr>
            </w:pPr>
            <w:r>
              <w:rPr>
                <w:spacing w:val="-2"/>
                <w:sz w:val="20"/>
              </w:rPr>
              <w:t>Households</w:t>
            </w:r>
          </w:p>
          <w:p w14:paraId="658023F6"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shd w:val="clear" w:color="auto" w:fill="F7F7F7"/>
          </w:tcPr>
          <w:p w14:paraId="7FF0747F" w14:textId="77777777" w:rsidR="00620CF6" w:rsidRDefault="00000000">
            <w:pPr>
              <w:pStyle w:val="TableParagraph"/>
              <w:ind w:left="195"/>
              <w:rPr>
                <w:sz w:val="20"/>
              </w:rPr>
            </w:pPr>
            <w:proofErr w:type="spellStart"/>
            <w:r>
              <w:rPr>
                <w:spacing w:val="-2"/>
                <w:sz w:val="20"/>
              </w:rPr>
              <w:t>fliabi</w:t>
            </w:r>
            <w:proofErr w:type="spellEnd"/>
          </w:p>
        </w:tc>
        <w:tc>
          <w:tcPr>
            <w:tcW w:w="3307" w:type="dxa"/>
            <w:shd w:val="clear" w:color="auto" w:fill="F7F7F7"/>
          </w:tcPr>
          <w:p w14:paraId="46B22E10" w14:textId="77777777" w:rsidR="00620CF6" w:rsidRDefault="00000000">
            <w:pPr>
              <w:pStyle w:val="TableParagraph"/>
              <w:ind w:left="387"/>
              <w:rPr>
                <w:sz w:val="20"/>
              </w:rPr>
            </w:pPr>
            <w:r>
              <w:rPr>
                <w:spacing w:val="-4"/>
                <w:sz w:val="20"/>
              </w:rPr>
              <w:t>Debt</w:t>
            </w:r>
          </w:p>
        </w:tc>
        <w:tc>
          <w:tcPr>
            <w:tcW w:w="4553" w:type="dxa"/>
            <w:shd w:val="clear" w:color="auto" w:fill="F7F7F7"/>
          </w:tcPr>
          <w:p w14:paraId="3C9DF474" w14:textId="77777777" w:rsidR="00620CF6" w:rsidRDefault="00000000">
            <w:pPr>
              <w:pStyle w:val="TableParagraph"/>
              <w:ind w:left="154"/>
              <w:rPr>
                <w:sz w:val="20"/>
              </w:rPr>
            </w:pPr>
            <w:r>
              <w:rPr>
                <w:w w:val="120"/>
                <w:sz w:val="20"/>
              </w:rPr>
              <w:t>(L_AF3)</w:t>
            </w:r>
            <w:r>
              <w:rPr>
                <w:spacing w:val="-9"/>
                <w:w w:val="120"/>
                <w:sz w:val="20"/>
              </w:rPr>
              <w:t xml:space="preserve"> </w:t>
            </w:r>
            <w:r>
              <w:rPr>
                <w:w w:val="120"/>
                <w:sz w:val="20"/>
              </w:rPr>
              <w:t>+</w:t>
            </w:r>
            <w:r>
              <w:rPr>
                <w:spacing w:val="-9"/>
                <w:w w:val="120"/>
                <w:sz w:val="20"/>
              </w:rPr>
              <w:t xml:space="preserve"> </w:t>
            </w:r>
            <w:r>
              <w:rPr>
                <w:w w:val="120"/>
                <w:sz w:val="20"/>
              </w:rPr>
              <w:t>(L_AF4)</w:t>
            </w:r>
            <w:r>
              <w:rPr>
                <w:spacing w:val="-9"/>
                <w:w w:val="120"/>
                <w:sz w:val="20"/>
              </w:rPr>
              <w:t xml:space="preserve"> </w:t>
            </w:r>
            <w:r>
              <w:rPr>
                <w:w w:val="120"/>
                <w:sz w:val="20"/>
              </w:rPr>
              <w:t>+</w:t>
            </w:r>
            <w:r>
              <w:rPr>
                <w:spacing w:val="-9"/>
                <w:w w:val="120"/>
                <w:sz w:val="20"/>
              </w:rPr>
              <w:t xml:space="preserve"> </w:t>
            </w:r>
            <w:r>
              <w:rPr>
                <w:spacing w:val="-2"/>
                <w:w w:val="120"/>
                <w:sz w:val="20"/>
              </w:rPr>
              <w:t>(L_AF6)</w:t>
            </w:r>
          </w:p>
        </w:tc>
        <w:tc>
          <w:tcPr>
            <w:tcW w:w="1386" w:type="dxa"/>
            <w:shd w:val="clear" w:color="auto" w:fill="F7F7F7"/>
          </w:tcPr>
          <w:p w14:paraId="12B7DB6A" w14:textId="77777777" w:rsidR="00620CF6" w:rsidRDefault="00000000">
            <w:pPr>
              <w:pStyle w:val="TableParagraph"/>
              <w:ind w:left="375"/>
              <w:rPr>
                <w:sz w:val="20"/>
              </w:rPr>
            </w:pPr>
            <w:r>
              <w:rPr>
                <w:w w:val="99"/>
                <w:sz w:val="20"/>
              </w:rPr>
              <w:t>1</w:t>
            </w:r>
          </w:p>
        </w:tc>
      </w:tr>
      <w:tr w:rsidR="00620CF6" w14:paraId="546907D5" w14:textId="77777777">
        <w:trPr>
          <w:trHeight w:val="797"/>
        </w:trPr>
        <w:tc>
          <w:tcPr>
            <w:tcW w:w="1297" w:type="dxa"/>
          </w:tcPr>
          <w:p w14:paraId="050D7C9F" w14:textId="77777777" w:rsidR="00620CF6" w:rsidRDefault="00000000">
            <w:pPr>
              <w:pStyle w:val="TableParagraph"/>
              <w:rPr>
                <w:sz w:val="20"/>
              </w:rPr>
            </w:pPr>
            <w:r>
              <w:rPr>
                <w:spacing w:val="-2"/>
                <w:sz w:val="20"/>
              </w:rPr>
              <w:t>Households</w:t>
            </w:r>
          </w:p>
          <w:p w14:paraId="71729722" w14:textId="77777777" w:rsidR="00620CF6" w:rsidRDefault="00000000">
            <w:pPr>
              <w:pStyle w:val="TableParagraph"/>
              <w:spacing w:before="128"/>
              <w:rPr>
                <w:sz w:val="20"/>
              </w:rPr>
            </w:pPr>
            <w:r>
              <w:rPr>
                <w:sz w:val="20"/>
              </w:rPr>
              <w:t>&amp;</w:t>
            </w:r>
            <w:r>
              <w:rPr>
                <w:spacing w:val="14"/>
                <w:sz w:val="20"/>
              </w:rPr>
              <w:t xml:space="preserve"> </w:t>
            </w:r>
            <w:r>
              <w:rPr>
                <w:spacing w:val="-2"/>
                <w:sz w:val="20"/>
              </w:rPr>
              <w:t>NPISH</w:t>
            </w:r>
          </w:p>
        </w:tc>
        <w:tc>
          <w:tcPr>
            <w:tcW w:w="1181" w:type="dxa"/>
          </w:tcPr>
          <w:p w14:paraId="541CD61B" w14:textId="77777777" w:rsidR="00620CF6" w:rsidRDefault="00000000">
            <w:pPr>
              <w:pStyle w:val="TableParagraph"/>
              <w:ind w:left="195"/>
              <w:rPr>
                <w:sz w:val="20"/>
              </w:rPr>
            </w:pPr>
            <w:proofErr w:type="spellStart"/>
            <w:r>
              <w:rPr>
                <w:spacing w:val="-2"/>
                <w:sz w:val="20"/>
              </w:rPr>
              <w:t>facdbl</w:t>
            </w:r>
            <w:proofErr w:type="spellEnd"/>
          </w:p>
        </w:tc>
        <w:tc>
          <w:tcPr>
            <w:tcW w:w="3307" w:type="dxa"/>
          </w:tcPr>
          <w:p w14:paraId="714EB33B" w14:textId="77777777" w:rsidR="00620CF6" w:rsidRDefault="00000000">
            <w:pPr>
              <w:pStyle w:val="TableParagraph"/>
              <w:ind w:left="387"/>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53" w:type="dxa"/>
          </w:tcPr>
          <w:p w14:paraId="733ECE13" w14:textId="77777777" w:rsidR="00620CF6" w:rsidRDefault="00000000">
            <w:pPr>
              <w:pStyle w:val="TableParagraph"/>
              <w:ind w:left="154"/>
              <w:rPr>
                <w:sz w:val="20"/>
              </w:rPr>
            </w:pPr>
            <w:r>
              <w:rPr>
                <w:w w:val="120"/>
                <w:sz w:val="20"/>
              </w:rPr>
              <w:t>(A_AF2)</w:t>
            </w:r>
            <w:r>
              <w:rPr>
                <w:spacing w:val="-15"/>
                <w:w w:val="120"/>
                <w:sz w:val="20"/>
              </w:rPr>
              <w:t xml:space="preserve"> </w:t>
            </w:r>
            <w:r>
              <w:rPr>
                <w:w w:val="120"/>
                <w:sz w:val="20"/>
              </w:rPr>
              <w:t>+</w:t>
            </w:r>
            <w:r>
              <w:rPr>
                <w:spacing w:val="-14"/>
                <w:w w:val="120"/>
                <w:sz w:val="20"/>
              </w:rPr>
              <w:t xml:space="preserve"> </w:t>
            </w:r>
            <w:r>
              <w:rPr>
                <w:w w:val="120"/>
                <w:sz w:val="20"/>
              </w:rPr>
              <w:t>(A_AF3)</w:t>
            </w:r>
            <w:r>
              <w:rPr>
                <w:spacing w:val="-14"/>
                <w:w w:val="120"/>
                <w:sz w:val="20"/>
              </w:rPr>
              <w:t xml:space="preserve"> </w:t>
            </w:r>
            <w:r>
              <w:rPr>
                <w:w w:val="120"/>
                <w:sz w:val="20"/>
              </w:rPr>
              <w:t>+</w:t>
            </w:r>
            <w:r>
              <w:rPr>
                <w:spacing w:val="-15"/>
                <w:w w:val="120"/>
                <w:sz w:val="20"/>
              </w:rPr>
              <w:t xml:space="preserve"> </w:t>
            </w:r>
            <w:r>
              <w:rPr>
                <w:spacing w:val="-2"/>
                <w:w w:val="120"/>
                <w:sz w:val="20"/>
              </w:rPr>
              <w:t>(A_AF4)</w:t>
            </w:r>
          </w:p>
        </w:tc>
        <w:tc>
          <w:tcPr>
            <w:tcW w:w="1386" w:type="dxa"/>
          </w:tcPr>
          <w:p w14:paraId="4B74A19E" w14:textId="77777777" w:rsidR="00620CF6" w:rsidRDefault="00000000">
            <w:pPr>
              <w:pStyle w:val="TableParagraph"/>
              <w:ind w:left="375"/>
              <w:rPr>
                <w:sz w:val="20"/>
              </w:rPr>
            </w:pPr>
            <w:r>
              <w:rPr>
                <w:w w:val="99"/>
                <w:sz w:val="20"/>
              </w:rPr>
              <w:t>1</w:t>
            </w:r>
          </w:p>
        </w:tc>
      </w:tr>
      <w:tr w:rsidR="00620CF6" w14:paraId="42196817" w14:textId="77777777">
        <w:trPr>
          <w:trHeight w:val="797"/>
        </w:trPr>
        <w:tc>
          <w:tcPr>
            <w:tcW w:w="1297" w:type="dxa"/>
            <w:shd w:val="clear" w:color="auto" w:fill="F7F7F7"/>
          </w:tcPr>
          <w:p w14:paraId="5C5E639F" w14:textId="77777777" w:rsidR="00620CF6" w:rsidRDefault="00000000">
            <w:pPr>
              <w:pStyle w:val="TableParagraph"/>
              <w:rPr>
                <w:sz w:val="20"/>
              </w:rPr>
            </w:pPr>
            <w:r>
              <w:rPr>
                <w:spacing w:val="-2"/>
                <w:sz w:val="20"/>
              </w:rPr>
              <w:t>Households</w:t>
            </w:r>
          </w:p>
          <w:p w14:paraId="2C20C486"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shd w:val="clear" w:color="auto" w:fill="F7F7F7"/>
          </w:tcPr>
          <w:p w14:paraId="00200287" w14:textId="77777777" w:rsidR="00620CF6" w:rsidRDefault="00000000">
            <w:pPr>
              <w:pStyle w:val="TableParagraph"/>
              <w:ind w:left="195"/>
              <w:rPr>
                <w:sz w:val="20"/>
              </w:rPr>
            </w:pPr>
            <w:proofErr w:type="spellStart"/>
            <w:r>
              <w:rPr>
                <w:spacing w:val="-2"/>
                <w:sz w:val="20"/>
              </w:rPr>
              <w:t>faeqfd</w:t>
            </w:r>
            <w:proofErr w:type="spellEnd"/>
          </w:p>
        </w:tc>
        <w:tc>
          <w:tcPr>
            <w:tcW w:w="3307" w:type="dxa"/>
            <w:shd w:val="clear" w:color="auto" w:fill="F7F7F7"/>
          </w:tcPr>
          <w:p w14:paraId="670DB135" w14:textId="77777777" w:rsidR="00620CF6" w:rsidRDefault="00000000">
            <w:pPr>
              <w:pStyle w:val="TableParagraph"/>
              <w:ind w:left="387"/>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135438FE" w14:textId="77777777" w:rsidR="00620CF6" w:rsidRDefault="00000000">
            <w:pPr>
              <w:pStyle w:val="TableParagraph"/>
              <w:spacing w:before="129"/>
              <w:ind w:left="387"/>
              <w:rPr>
                <w:sz w:val="20"/>
              </w:rPr>
            </w:pPr>
            <w:r>
              <w:rPr>
                <w:spacing w:val="-2"/>
                <w:sz w:val="20"/>
              </w:rPr>
              <w:t>Fund</w:t>
            </w:r>
            <w:r>
              <w:rPr>
                <w:spacing w:val="-4"/>
                <w:sz w:val="20"/>
              </w:rPr>
              <w:t xml:space="preserve"> </w:t>
            </w:r>
            <w:r>
              <w:rPr>
                <w:spacing w:val="-2"/>
                <w:sz w:val="20"/>
              </w:rPr>
              <w:t>Shares</w:t>
            </w:r>
          </w:p>
        </w:tc>
        <w:tc>
          <w:tcPr>
            <w:tcW w:w="4553" w:type="dxa"/>
            <w:shd w:val="clear" w:color="auto" w:fill="F7F7F7"/>
          </w:tcPr>
          <w:p w14:paraId="211B1801" w14:textId="77777777" w:rsidR="00620CF6" w:rsidRDefault="00000000">
            <w:pPr>
              <w:pStyle w:val="TableParagraph"/>
              <w:ind w:left="154"/>
              <w:rPr>
                <w:sz w:val="20"/>
              </w:rPr>
            </w:pPr>
            <w:r>
              <w:rPr>
                <w:spacing w:val="-2"/>
                <w:w w:val="110"/>
                <w:sz w:val="20"/>
              </w:rPr>
              <w:t>(A_AF5)</w:t>
            </w:r>
          </w:p>
        </w:tc>
        <w:tc>
          <w:tcPr>
            <w:tcW w:w="1386" w:type="dxa"/>
            <w:shd w:val="clear" w:color="auto" w:fill="F7F7F7"/>
          </w:tcPr>
          <w:p w14:paraId="2774ACE4" w14:textId="77777777" w:rsidR="00620CF6" w:rsidRDefault="00000000">
            <w:pPr>
              <w:pStyle w:val="TableParagraph"/>
              <w:ind w:left="375"/>
              <w:rPr>
                <w:sz w:val="20"/>
              </w:rPr>
            </w:pPr>
            <w:r>
              <w:rPr>
                <w:w w:val="99"/>
                <w:sz w:val="20"/>
              </w:rPr>
              <w:t>1</w:t>
            </w:r>
          </w:p>
        </w:tc>
      </w:tr>
      <w:tr w:rsidR="00620CF6" w14:paraId="431C5648" w14:textId="77777777">
        <w:trPr>
          <w:trHeight w:val="896"/>
        </w:trPr>
        <w:tc>
          <w:tcPr>
            <w:tcW w:w="1297" w:type="dxa"/>
          </w:tcPr>
          <w:p w14:paraId="63BB1C36" w14:textId="77777777" w:rsidR="00620CF6" w:rsidRDefault="00000000">
            <w:pPr>
              <w:pStyle w:val="TableParagraph"/>
              <w:spacing w:before="38" w:line="400" w:lineRule="atLeast"/>
              <w:ind w:right="101"/>
              <w:rPr>
                <w:sz w:val="20"/>
              </w:rPr>
            </w:pPr>
            <w:r>
              <w:rPr>
                <w:spacing w:val="-2"/>
                <w:w w:val="90"/>
                <w:sz w:val="20"/>
              </w:rPr>
              <w:t xml:space="preserve">Households </w:t>
            </w:r>
            <w:r>
              <w:rPr>
                <w:sz w:val="20"/>
              </w:rPr>
              <w:t>&amp; NPISH</w:t>
            </w:r>
          </w:p>
        </w:tc>
        <w:tc>
          <w:tcPr>
            <w:tcW w:w="1181" w:type="dxa"/>
          </w:tcPr>
          <w:p w14:paraId="1C362600" w14:textId="77777777" w:rsidR="00620CF6" w:rsidRDefault="00000000">
            <w:pPr>
              <w:pStyle w:val="TableParagraph"/>
              <w:spacing w:before="168"/>
              <w:ind w:left="195"/>
              <w:rPr>
                <w:sz w:val="20"/>
              </w:rPr>
            </w:pPr>
            <w:proofErr w:type="spellStart"/>
            <w:r>
              <w:rPr>
                <w:spacing w:val="-2"/>
                <w:sz w:val="20"/>
              </w:rPr>
              <w:t>falipe</w:t>
            </w:r>
            <w:proofErr w:type="spellEnd"/>
          </w:p>
        </w:tc>
        <w:tc>
          <w:tcPr>
            <w:tcW w:w="3307" w:type="dxa"/>
          </w:tcPr>
          <w:p w14:paraId="645C946E" w14:textId="77777777" w:rsidR="00620CF6" w:rsidRDefault="00000000">
            <w:pPr>
              <w:pStyle w:val="TableParagraph"/>
              <w:spacing w:before="168"/>
              <w:ind w:left="387"/>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553" w:type="dxa"/>
          </w:tcPr>
          <w:p w14:paraId="4EB73646" w14:textId="77777777" w:rsidR="00620CF6" w:rsidRDefault="00000000">
            <w:pPr>
              <w:pStyle w:val="TableParagraph"/>
              <w:spacing w:before="168"/>
              <w:ind w:left="154"/>
              <w:rPr>
                <w:sz w:val="20"/>
              </w:rPr>
            </w:pPr>
            <w:r>
              <w:rPr>
                <w:spacing w:val="-2"/>
                <w:w w:val="110"/>
                <w:sz w:val="20"/>
              </w:rPr>
              <w:t>(A_AF6)</w:t>
            </w:r>
          </w:p>
        </w:tc>
        <w:tc>
          <w:tcPr>
            <w:tcW w:w="1386" w:type="dxa"/>
          </w:tcPr>
          <w:p w14:paraId="65A9EE00" w14:textId="77777777" w:rsidR="00620CF6" w:rsidRDefault="00000000">
            <w:pPr>
              <w:pStyle w:val="TableParagraph"/>
              <w:spacing w:before="168"/>
              <w:ind w:left="375"/>
              <w:rPr>
                <w:sz w:val="20"/>
              </w:rPr>
            </w:pPr>
            <w:r>
              <w:rPr>
                <w:w w:val="99"/>
                <w:sz w:val="20"/>
              </w:rPr>
              <w:t>1</w:t>
            </w:r>
          </w:p>
        </w:tc>
      </w:tr>
      <w:tr w:rsidR="00620CF6" w14:paraId="002D7521" w14:textId="77777777">
        <w:trPr>
          <w:trHeight w:val="797"/>
        </w:trPr>
        <w:tc>
          <w:tcPr>
            <w:tcW w:w="1297" w:type="dxa"/>
            <w:shd w:val="clear" w:color="auto" w:fill="F7F7F7"/>
          </w:tcPr>
          <w:p w14:paraId="3126F1A8" w14:textId="77777777" w:rsidR="00620CF6" w:rsidRDefault="00000000">
            <w:pPr>
              <w:pStyle w:val="TableParagraph"/>
              <w:rPr>
                <w:sz w:val="20"/>
              </w:rPr>
            </w:pPr>
            <w:r>
              <w:rPr>
                <w:spacing w:val="-2"/>
                <w:sz w:val="20"/>
              </w:rPr>
              <w:t>Households</w:t>
            </w:r>
          </w:p>
          <w:p w14:paraId="3E118A48"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shd w:val="clear" w:color="auto" w:fill="F7F7F7"/>
          </w:tcPr>
          <w:p w14:paraId="41F2B43D" w14:textId="77777777" w:rsidR="00620CF6" w:rsidRDefault="00000000">
            <w:pPr>
              <w:pStyle w:val="TableParagraph"/>
              <w:ind w:left="195"/>
              <w:rPr>
                <w:sz w:val="20"/>
              </w:rPr>
            </w:pPr>
            <w:proofErr w:type="spellStart"/>
            <w:r>
              <w:rPr>
                <w:spacing w:val="-2"/>
                <w:sz w:val="20"/>
              </w:rPr>
              <w:t>nfabus</w:t>
            </w:r>
            <w:proofErr w:type="spellEnd"/>
          </w:p>
        </w:tc>
        <w:tc>
          <w:tcPr>
            <w:tcW w:w="3307" w:type="dxa"/>
            <w:shd w:val="clear" w:color="auto" w:fill="F7F7F7"/>
          </w:tcPr>
          <w:p w14:paraId="16F957F6" w14:textId="77777777" w:rsidR="00620CF6" w:rsidRDefault="00000000">
            <w:pPr>
              <w:pStyle w:val="TableParagraph"/>
              <w:ind w:left="387"/>
              <w:rPr>
                <w:sz w:val="20"/>
              </w:rPr>
            </w:pPr>
            <w:r>
              <w:rPr>
                <w:sz w:val="20"/>
              </w:rPr>
              <w:t>Fixed</w:t>
            </w:r>
            <w:r>
              <w:rPr>
                <w:spacing w:val="6"/>
                <w:sz w:val="20"/>
              </w:rPr>
              <w:t xml:space="preserve"> </w:t>
            </w:r>
            <w:r>
              <w:rPr>
                <w:sz w:val="20"/>
              </w:rPr>
              <w:t>Capital</w:t>
            </w:r>
            <w:r>
              <w:rPr>
                <w:spacing w:val="7"/>
                <w:sz w:val="20"/>
              </w:rPr>
              <w:t xml:space="preserve"> </w:t>
            </w:r>
            <w:r>
              <w:rPr>
                <w:sz w:val="20"/>
              </w:rPr>
              <w:t>of</w:t>
            </w:r>
            <w:r>
              <w:rPr>
                <w:spacing w:val="7"/>
                <w:sz w:val="20"/>
              </w:rPr>
              <w:t xml:space="preserve"> </w:t>
            </w:r>
            <w:r>
              <w:rPr>
                <w:spacing w:val="-2"/>
                <w:sz w:val="20"/>
              </w:rPr>
              <w:t>Personal</w:t>
            </w:r>
          </w:p>
          <w:p w14:paraId="76B03D00" w14:textId="77777777" w:rsidR="00620CF6" w:rsidRDefault="00000000">
            <w:pPr>
              <w:pStyle w:val="TableParagraph"/>
              <w:spacing w:before="129"/>
              <w:ind w:left="387"/>
              <w:rPr>
                <w:sz w:val="20"/>
              </w:rPr>
            </w:pPr>
            <w:r>
              <w:rPr>
                <w:spacing w:val="-2"/>
                <w:sz w:val="20"/>
              </w:rPr>
              <w:t>Businesses</w:t>
            </w:r>
          </w:p>
        </w:tc>
        <w:tc>
          <w:tcPr>
            <w:tcW w:w="4553" w:type="dxa"/>
            <w:shd w:val="clear" w:color="auto" w:fill="F7F7F7"/>
          </w:tcPr>
          <w:p w14:paraId="62211186" w14:textId="77777777" w:rsidR="00620CF6" w:rsidRDefault="00000000">
            <w:pPr>
              <w:pStyle w:val="TableParagraph"/>
              <w:ind w:left="154"/>
              <w:rPr>
                <w:sz w:val="20"/>
              </w:rPr>
            </w:pPr>
            <w:r>
              <w:rPr>
                <w:sz w:val="20"/>
              </w:rPr>
              <w:t>(AN)</w:t>
            </w:r>
            <w:r>
              <w:rPr>
                <w:spacing w:val="12"/>
                <w:sz w:val="20"/>
              </w:rPr>
              <w:t xml:space="preserve"> </w:t>
            </w:r>
            <w:r>
              <w:rPr>
                <w:sz w:val="20"/>
              </w:rPr>
              <w:t>-</w:t>
            </w:r>
            <w:r>
              <w:rPr>
                <w:spacing w:val="13"/>
                <w:sz w:val="20"/>
              </w:rPr>
              <w:t xml:space="preserve"> </w:t>
            </w:r>
            <w:r>
              <w:rPr>
                <w:sz w:val="20"/>
              </w:rPr>
              <w:t>(AN111)</w:t>
            </w:r>
            <w:r>
              <w:rPr>
                <w:spacing w:val="12"/>
                <w:sz w:val="20"/>
              </w:rPr>
              <w:t xml:space="preserve"> </w:t>
            </w:r>
            <w:r>
              <w:rPr>
                <w:sz w:val="20"/>
              </w:rPr>
              <w:t>-</w:t>
            </w:r>
            <w:r>
              <w:rPr>
                <w:spacing w:val="13"/>
                <w:sz w:val="20"/>
              </w:rPr>
              <w:t xml:space="preserve"> </w:t>
            </w:r>
            <w:r>
              <w:rPr>
                <w:spacing w:val="-2"/>
                <w:sz w:val="20"/>
              </w:rPr>
              <w:t>(XDHHCE)</w:t>
            </w:r>
          </w:p>
        </w:tc>
        <w:tc>
          <w:tcPr>
            <w:tcW w:w="1386" w:type="dxa"/>
            <w:shd w:val="clear" w:color="auto" w:fill="F7F7F7"/>
          </w:tcPr>
          <w:p w14:paraId="29AA2A82" w14:textId="77777777" w:rsidR="00620CF6" w:rsidRDefault="00000000">
            <w:pPr>
              <w:pStyle w:val="TableParagraph"/>
              <w:ind w:left="375"/>
              <w:rPr>
                <w:sz w:val="20"/>
              </w:rPr>
            </w:pPr>
            <w:r>
              <w:rPr>
                <w:w w:val="99"/>
                <w:sz w:val="20"/>
              </w:rPr>
              <w:t>1</w:t>
            </w:r>
          </w:p>
        </w:tc>
      </w:tr>
      <w:tr w:rsidR="00620CF6" w14:paraId="333D2D44" w14:textId="77777777">
        <w:trPr>
          <w:trHeight w:val="797"/>
        </w:trPr>
        <w:tc>
          <w:tcPr>
            <w:tcW w:w="1297" w:type="dxa"/>
          </w:tcPr>
          <w:p w14:paraId="6AF3136E" w14:textId="77777777" w:rsidR="00620CF6" w:rsidRDefault="00000000">
            <w:pPr>
              <w:pStyle w:val="TableParagraph"/>
              <w:rPr>
                <w:sz w:val="20"/>
              </w:rPr>
            </w:pPr>
            <w:r>
              <w:rPr>
                <w:spacing w:val="-2"/>
                <w:sz w:val="20"/>
              </w:rPr>
              <w:t>Households</w:t>
            </w:r>
          </w:p>
          <w:p w14:paraId="0A3D55C2"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tcPr>
          <w:p w14:paraId="6E0F9976" w14:textId="77777777" w:rsidR="00620CF6" w:rsidRDefault="00000000">
            <w:pPr>
              <w:pStyle w:val="TableParagraph"/>
              <w:ind w:left="195"/>
              <w:rPr>
                <w:sz w:val="20"/>
              </w:rPr>
            </w:pPr>
            <w:proofErr w:type="spellStart"/>
            <w:r>
              <w:rPr>
                <w:spacing w:val="-2"/>
                <w:sz w:val="20"/>
              </w:rPr>
              <w:t>nfadur</w:t>
            </w:r>
            <w:proofErr w:type="spellEnd"/>
          </w:p>
        </w:tc>
        <w:tc>
          <w:tcPr>
            <w:tcW w:w="3307" w:type="dxa"/>
          </w:tcPr>
          <w:p w14:paraId="677F4797" w14:textId="77777777" w:rsidR="00620CF6" w:rsidRDefault="00000000">
            <w:pPr>
              <w:pStyle w:val="TableParagraph"/>
              <w:ind w:left="387"/>
              <w:rPr>
                <w:sz w:val="20"/>
              </w:rPr>
            </w:pPr>
            <w:r>
              <w:rPr>
                <w:spacing w:val="-2"/>
                <w:sz w:val="20"/>
              </w:rPr>
              <w:t>Durable</w:t>
            </w:r>
            <w:r>
              <w:rPr>
                <w:spacing w:val="1"/>
                <w:sz w:val="20"/>
              </w:rPr>
              <w:t xml:space="preserve"> </w:t>
            </w:r>
            <w:r>
              <w:rPr>
                <w:spacing w:val="-2"/>
                <w:sz w:val="20"/>
              </w:rPr>
              <w:t>Goods</w:t>
            </w:r>
          </w:p>
        </w:tc>
        <w:tc>
          <w:tcPr>
            <w:tcW w:w="4553" w:type="dxa"/>
          </w:tcPr>
          <w:p w14:paraId="18EA5249" w14:textId="77777777" w:rsidR="00620CF6" w:rsidRDefault="00000000">
            <w:pPr>
              <w:pStyle w:val="TableParagraph"/>
              <w:ind w:left="154"/>
              <w:rPr>
                <w:sz w:val="20"/>
              </w:rPr>
            </w:pPr>
            <w:r>
              <w:rPr>
                <w:spacing w:val="-2"/>
                <w:sz w:val="20"/>
              </w:rPr>
              <w:t>(XDHHCE)</w:t>
            </w:r>
          </w:p>
        </w:tc>
        <w:tc>
          <w:tcPr>
            <w:tcW w:w="1386" w:type="dxa"/>
          </w:tcPr>
          <w:p w14:paraId="7063799B" w14:textId="77777777" w:rsidR="00620CF6" w:rsidRDefault="00000000">
            <w:pPr>
              <w:pStyle w:val="TableParagraph"/>
              <w:ind w:left="375"/>
              <w:rPr>
                <w:sz w:val="20"/>
              </w:rPr>
            </w:pPr>
            <w:r>
              <w:rPr>
                <w:w w:val="99"/>
                <w:sz w:val="20"/>
              </w:rPr>
              <w:t>1</w:t>
            </w:r>
          </w:p>
        </w:tc>
      </w:tr>
      <w:tr w:rsidR="00620CF6" w14:paraId="37E9D065" w14:textId="77777777">
        <w:trPr>
          <w:trHeight w:val="829"/>
        </w:trPr>
        <w:tc>
          <w:tcPr>
            <w:tcW w:w="1297" w:type="dxa"/>
            <w:tcBorders>
              <w:bottom w:val="single" w:sz="8" w:space="0" w:color="000000"/>
            </w:tcBorders>
            <w:shd w:val="clear" w:color="auto" w:fill="F7F7F7"/>
          </w:tcPr>
          <w:p w14:paraId="4CFE4A37" w14:textId="77777777" w:rsidR="00620CF6" w:rsidRDefault="00000000">
            <w:pPr>
              <w:pStyle w:val="TableParagraph"/>
              <w:rPr>
                <w:sz w:val="20"/>
              </w:rPr>
            </w:pPr>
            <w:r>
              <w:rPr>
                <w:spacing w:val="-2"/>
                <w:sz w:val="20"/>
              </w:rPr>
              <w:t>Households</w:t>
            </w:r>
          </w:p>
          <w:p w14:paraId="527208E1"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81" w:type="dxa"/>
            <w:tcBorders>
              <w:bottom w:val="single" w:sz="8" w:space="0" w:color="000000"/>
            </w:tcBorders>
            <w:shd w:val="clear" w:color="auto" w:fill="F7F7F7"/>
          </w:tcPr>
          <w:p w14:paraId="7BCB84F7" w14:textId="77777777" w:rsidR="00620CF6" w:rsidRDefault="00000000">
            <w:pPr>
              <w:pStyle w:val="TableParagraph"/>
              <w:ind w:left="195"/>
              <w:rPr>
                <w:sz w:val="20"/>
              </w:rPr>
            </w:pPr>
            <w:proofErr w:type="spellStart"/>
            <w:r>
              <w:rPr>
                <w:spacing w:val="-2"/>
                <w:sz w:val="20"/>
              </w:rPr>
              <w:t>nfahou</w:t>
            </w:r>
            <w:proofErr w:type="spellEnd"/>
          </w:p>
        </w:tc>
        <w:tc>
          <w:tcPr>
            <w:tcW w:w="3307" w:type="dxa"/>
            <w:tcBorders>
              <w:bottom w:val="single" w:sz="8" w:space="0" w:color="000000"/>
            </w:tcBorders>
            <w:shd w:val="clear" w:color="auto" w:fill="F7F7F7"/>
          </w:tcPr>
          <w:p w14:paraId="49B8E0C8" w14:textId="77777777" w:rsidR="00620CF6" w:rsidRDefault="00000000">
            <w:pPr>
              <w:pStyle w:val="TableParagraph"/>
              <w:ind w:left="387"/>
              <w:rPr>
                <w:sz w:val="20"/>
              </w:rPr>
            </w:pPr>
            <w:r>
              <w:rPr>
                <w:spacing w:val="-4"/>
                <w:sz w:val="20"/>
              </w:rPr>
              <w:t>Housing &amp;</w:t>
            </w:r>
            <w:r>
              <w:rPr>
                <w:spacing w:val="-3"/>
                <w:sz w:val="20"/>
              </w:rPr>
              <w:t xml:space="preserve"> </w:t>
            </w:r>
            <w:r>
              <w:rPr>
                <w:spacing w:val="-4"/>
                <w:sz w:val="20"/>
              </w:rPr>
              <w:t>Land</w:t>
            </w:r>
          </w:p>
        </w:tc>
        <w:tc>
          <w:tcPr>
            <w:tcW w:w="4553" w:type="dxa"/>
            <w:tcBorders>
              <w:bottom w:val="single" w:sz="8" w:space="0" w:color="000000"/>
            </w:tcBorders>
            <w:shd w:val="clear" w:color="auto" w:fill="F7F7F7"/>
          </w:tcPr>
          <w:p w14:paraId="5494259B" w14:textId="77777777" w:rsidR="00620CF6" w:rsidRDefault="00000000">
            <w:pPr>
              <w:pStyle w:val="TableParagraph"/>
              <w:ind w:left="154"/>
              <w:rPr>
                <w:sz w:val="20"/>
              </w:rPr>
            </w:pPr>
            <w:r>
              <w:rPr>
                <w:spacing w:val="-2"/>
                <w:sz w:val="20"/>
              </w:rPr>
              <w:t>(AN111)</w:t>
            </w:r>
          </w:p>
        </w:tc>
        <w:tc>
          <w:tcPr>
            <w:tcW w:w="1386" w:type="dxa"/>
            <w:tcBorders>
              <w:bottom w:val="single" w:sz="8" w:space="0" w:color="000000"/>
            </w:tcBorders>
            <w:shd w:val="clear" w:color="auto" w:fill="F7F7F7"/>
          </w:tcPr>
          <w:p w14:paraId="52739A0D" w14:textId="77777777" w:rsidR="00620CF6" w:rsidRDefault="00000000">
            <w:pPr>
              <w:pStyle w:val="TableParagraph"/>
              <w:ind w:left="375"/>
              <w:rPr>
                <w:sz w:val="20"/>
              </w:rPr>
            </w:pPr>
            <w:r>
              <w:rPr>
                <w:w w:val="99"/>
                <w:sz w:val="20"/>
              </w:rPr>
              <w:t>1</w:t>
            </w:r>
          </w:p>
        </w:tc>
      </w:tr>
    </w:tbl>
    <w:p w14:paraId="1FEC8D35" w14:textId="77777777" w:rsidR="00620CF6" w:rsidRDefault="00620CF6">
      <w:pPr>
        <w:rPr>
          <w:sz w:val="20"/>
        </w:rPr>
        <w:sectPr w:rsidR="00620CF6" w:rsidSect="00D60468">
          <w:pgSz w:w="15840" w:h="12240" w:orient="landscape"/>
          <w:pgMar w:top="1380" w:right="1940" w:bottom="280" w:left="1940" w:header="720" w:footer="720" w:gutter="0"/>
          <w:cols w:space="720"/>
        </w:sectPr>
      </w:pPr>
    </w:p>
    <w:p w14:paraId="50F1EDEA" w14:textId="77777777" w:rsidR="00620CF6" w:rsidRDefault="00000000">
      <w:pPr>
        <w:pStyle w:val="BodyText"/>
        <w:spacing w:before="86" w:line="355" w:lineRule="auto"/>
        <w:ind w:left="1680" w:right="1467"/>
      </w:pPr>
      <w:r>
        <w:lastRenderedPageBreak/>
        <w:t>Table B.15:</w:t>
      </w:r>
      <w:r>
        <w:rPr>
          <w:spacing w:val="40"/>
        </w:rPr>
        <w:t xml:space="preserve"> </w:t>
      </w:r>
      <w:r>
        <w:t>Matching:</w:t>
      </w:r>
      <w:r>
        <w:rPr>
          <w:spacing w:val="40"/>
        </w:rPr>
        <w:t xml:space="preserve"> </w:t>
      </w:r>
      <w:r>
        <w:t xml:space="preserve">Federal Reserve Board S.3.a (IMA) - Bal- </w:t>
      </w:r>
      <w:proofErr w:type="spellStart"/>
      <w:r>
        <w:t>ance</w:t>
      </w:r>
      <w:proofErr w:type="spellEnd"/>
      <w:r>
        <w:t xml:space="preserve"> Sheet</w:t>
      </w:r>
    </w:p>
    <w:p w14:paraId="6C4104AB" w14:textId="77777777" w:rsidR="00620CF6" w:rsidRDefault="00620CF6">
      <w:pPr>
        <w:pStyle w:val="BodyText"/>
        <w:spacing w:before="5"/>
        <w:rPr>
          <w:sz w:val="16"/>
        </w:rPr>
      </w:pPr>
    </w:p>
    <w:tbl>
      <w:tblPr>
        <w:tblW w:w="0" w:type="auto"/>
        <w:tblInd w:w="161" w:type="dxa"/>
        <w:tblLayout w:type="fixed"/>
        <w:tblCellMar>
          <w:left w:w="0" w:type="dxa"/>
          <w:right w:w="0" w:type="dxa"/>
        </w:tblCellMar>
        <w:tblLook w:val="01E0" w:firstRow="1" w:lastRow="1" w:firstColumn="1" w:lastColumn="1" w:noHBand="0" w:noVBand="0"/>
      </w:tblPr>
      <w:tblGrid>
        <w:gridCol w:w="5701"/>
        <w:gridCol w:w="1993"/>
        <w:gridCol w:w="1120"/>
      </w:tblGrid>
      <w:tr w:rsidR="00620CF6" w14:paraId="20C46CCF" w14:textId="77777777">
        <w:trPr>
          <w:trHeight w:val="486"/>
        </w:trPr>
        <w:tc>
          <w:tcPr>
            <w:tcW w:w="5701" w:type="dxa"/>
            <w:tcBorders>
              <w:top w:val="single" w:sz="8" w:space="0" w:color="000000"/>
              <w:bottom w:val="single" w:sz="4" w:space="0" w:color="000000"/>
            </w:tcBorders>
          </w:tcPr>
          <w:p w14:paraId="155D0C16" w14:textId="77777777" w:rsidR="00620CF6" w:rsidRDefault="00000000">
            <w:pPr>
              <w:pStyle w:val="TableParagraph"/>
              <w:spacing w:before="123"/>
              <w:rPr>
                <w:sz w:val="20"/>
              </w:rPr>
            </w:pPr>
            <w:r>
              <w:rPr>
                <w:spacing w:val="-2"/>
                <w:sz w:val="20"/>
              </w:rPr>
              <w:t>Original</w:t>
            </w:r>
            <w:r>
              <w:rPr>
                <w:spacing w:val="2"/>
                <w:sz w:val="20"/>
              </w:rPr>
              <w:t xml:space="preserve"> </w:t>
            </w:r>
            <w:r>
              <w:rPr>
                <w:spacing w:val="-4"/>
                <w:sz w:val="20"/>
              </w:rPr>
              <w:t>label</w:t>
            </w:r>
          </w:p>
        </w:tc>
        <w:tc>
          <w:tcPr>
            <w:tcW w:w="1993" w:type="dxa"/>
            <w:tcBorders>
              <w:top w:val="single" w:sz="8" w:space="0" w:color="000000"/>
              <w:bottom w:val="single" w:sz="4" w:space="0" w:color="000000"/>
            </w:tcBorders>
          </w:tcPr>
          <w:p w14:paraId="2DA55420" w14:textId="77777777" w:rsidR="00620CF6" w:rsidRDefault="00000000">
            <w:pPr>
              <w:pStyle w:val="TableParagraph"/>
              <w:spacing w:before="123"/>
              <w:ind w:left="326"/>
              <w:rPr>
                <w:sz w:val="20"/>
              </w:rPr>
            </w:pPr>
            <w:r>
              <w:rPr>
                <w:spacing w:val="-2"/>
                <w:sz w:val="20"/>
              </w:rPr>
              <w:t>Original</w:t>
            </w:r>
            <w:r>
              <w:rPr>
                <w:spacing w:val="2"/>
                <w:sz w:val="20"/>
              </w:rPr>
              <w:t xml:space="preserve"> </w:t>
            </w:r>
            <w:r>
              <w:rPr>
                <w:spacing w:val="-2"/>
                <w:sz w:val="20"/>
              </w:rPr>
              <w:t>identifier</w:t>
            </w:r>
          </w:p>
        </w:tc>
        <w:tc>
          <w:tcPr>
            <w:tcW w:w="1120" w:type="dxa"/>
            <w:tcBorders>
              <w:top w:val="single" w:sz="8" w:space="0" w:color="000000"/>
              <w:bottom w:val="single" w:sz="4" w:space="0" w:color="000000"/>
            </w:tcBorders>
          </w:tcPr>
          <w:p w14:paraId="3A9928F1" w14:textId="77777777" w:rsidR="00620CF6" w:rsidRDefault="00000000">
            <w:pPr>
              <w:pStyle w:val="TableParagraph"/>
              <w:spacing w:before="123"/>
              <w:ind w:left="118"/>
              <w:rPr>
                <w:sz w:val="20"/>
              </w:rPr>
            </w:pPr>
            <w:r>
              <w:rPr>
                <w:spacing w:val="-4"/>
                <w:sz w:val="20"/>
              </w:rPr>
              <w:t>Code</w:t>
            </w:r>
          </w:p>
        </w:tc>
      </w:tr>
      <w:tr w:rsidR="00620CF6" w14:paraId="02B0E7D5" w14:textId="77777777">
        <w:trPr>
          <w:trHeight w:val="454"/>
        </w:trPr>
        <w:tc>
          <w:tcPr>
            <w:tcW w:w="5701" w:type="dxa"/>
            <w:tcBorders>
              <w:top w:val="single" w:sz="4" w:space="0" w:color="000000"/>
            </w:tcBorders>
            <w:shd w:val="clear" w:color="auto" w:fill="F7F7F7"/>
          </w:tcPr>
          <w:p w14:paraId="2A8F1113" w14:textId="77777777" w:rsidR="00620CF6" w:rsidRDefault="00000000">
            <w:pPr>
              <w:pStyle w:val="TableParagraph"/>
              <w:spacing w:before="125"/>
              <w:rPr>
                <w:sz w:val="20"/>
              </w:rPr>
            </w:pPr>
            <w:r>
              <w:rPr>
                <w:spacing w:val="-5"/>
                <w:sz w:val="20"/>
              </w:rPr>
              <w:t>Nonfinancial</w:t>
            </w:r>
            <w:r>
              <w:rPr>
                <w:spacing w:val="6"/>
                <w:sz w:val="20"/>
              </w:rPr>
              <w:t xml:space="preserve"> </w:t>
            </w:r>
            <w:r>
              <w:rPr>
                <w:spacing w:val="-2"/>
                <w:sz w:val="20"/>
              </w:rPr>
              <w:t>Assets</w:t>
            </w:r>
          </w:p>
        </w:tc>
        <w:tc>
          <w:tcPr>
            <w:tcW w:w="1993" w:type="dxa"/>
            <w:tcBorders>
              <w:top w:val="single" w:sz="4" w:space="0" w:color="000000"/>
            </w:tcBorders>
            <w:shd w:val="clear" w:color="auto" w:fill="F7F7F7"/>
          </w:tcPr>
          <w:p w14:paraId="4D8ED181" w14:textId="77777777" w:rsidR="00620CF6" w:rsidRDefault="00000000">
            <w:pPr>
              <w:pStyle w:val="TableParagraph"/>
              <w:spacing w:before="125"/>
              <w:ind w:left="326"/>
              <w:rPr>
                <w:sz w:val="20"/>
              </w:rPr>
            </w:pPr>
            <w:r>
              <w:rPr>
                <w:spacing w:val="-2"/>
                <w:sz w:val="20"/>
              </w:rPr>
              <w:t>LM152010005.A</w:t>
            </w:r>
          </w:p>
        </w:tc>
        <w:tc>
          <w:tcPr>
            <w:tcW w:w="1120" w:type="dxa"/>
            <w:tcBorders>
              <w:top w:val="single" w:sz="4" w:space="0" w:color="000000"/>
            </w:tcBorders>
            <w:shd w:val="clear" w:color="auto" w:fill="F7F7F7"/>
          </w:tcPr>
          <w:p w14:paraId="7B082644" w14:textId="77777777" w:rsidR="00620CF6" w:rsidRDefault="00000000">
            <w:pPr>
              <w:pStyle w:val="TableParagraph"/>
              <w:spacing w:before="125"/>
              <w:ind w:left="118"/>
              <w:rPr>
                <w:sz w:val="20"/>
              </w:rPr>
            </w:pPr>
            <w:r>
              <w:rPr>
                <w:spacing w:val="-5"/>
                <w:sz w:val="20"/>
              </w:rPr>
              <w:t>AN</w:t>
            </w:r>
          </w:p>
        </w:tc>
      </w:tr>
      <w:tr w:rsidR="00620CF6" w14:paraId="279F6CF4" w14:textId="77777777">
        <w:trPr>
          <w:trHeight w:val="398"/>
        </w:trPr>
        <w:tc>
          <w:tcPr>
            <w:tcW w:w="5701" w:type="dxa"/>
          </w:tcPr>
          <w:p w14:paraId="57BA83DC" w14:textId="77777777" w:rsidR="00620CF6" w:rsidRDefault="00000000">
            <w:pPr>
              <w:pStyle w:val="TableParagraph"/>
              <w:rPr>
                <w:sz w:val="20"/>
              </w:rPr>
            </w:pPr>
            <w:r>
              <w:rPr>
                <w:sz w:val="20"/>
              </w:rPr>
              <w:t>Real</w:t>
            </w:r>
            <w:r>
              <w:rPr>
                <w:spacing w:val="17"/>
                <w:sz w:val="20"/>
              </w:rPr>
              <w:t xml:space="preserve"> </w:t>
            </w:r>
            <w:r>
              <w:rPr>
                <w:sz w:val="20"/>
              </w:rPr>
              <w:t>Estate</w:t>
            </w:r>
            <w:r>
              <w:rPr>
                <w:spacing w:val="17"/>
                <w:sz w:val="20"/>
              </w:rPr>
              <w:t xml:space="preserve"> </w:t>
            </w:r>
            <w:proofErr w:type="gramStart"/>
            <w:r>
              <w:rPr>
                <w:sz w:val="20"/>
              </w:rPr>
              <w:t>At</w:t>
            </w:r>
            <w:proofErr w:type="gramEnd"/>
            <w:r>
              <w:rPr>
                <w:spacing w:val="17"/>
                <w:sz w:val="20"/>
              </w:rPr>
              <w:t xml:space="preserve"> </w:t>
            </w:r>
            <w:r>
              <w:rPr>
                <w:sz w:val="20"/>
              </w:rPr>
              <w:t>Market</w:t>
            </w:r>
            <w:r>
              <w:rPr>
                <w:spacing w:val="18"/>
                <w:sz w:val="20"/>
              </w:rPr>
              <w:t xml:space="preserve"> </w:t>
            </w:r>
            <w:r>
              <w:rPr>
                <w:spacing w:val="-4"/>
                <w:sz w:val="20"/>
              </w:rPr>
              <w:t>Value</w:t>
            </w:r>
          </w:p>
        </w:tc>
        <w:tc>
          <w:tcPr>
            <w:tcW w:w="1993" w:type="dxa"/>
          </w:tcPr>
          <w:p w14:paraId="29617295" w14:textId="77777777" w:rsidR="00620CF6" w:rsidRDefault="00000000">
            <w:pPr>
              <w:pStyle w:val="TableParagraph"/>
              <w:ind w:left="326"/>
              <w:rPr>
                <w:sz w:val="20"/>
              </w:rPr>
            </w:pPr>
            <w:r>
              <w:rPr>
                <w:spacing w:val="-2"/>
                <w:sz w:val="20"/>
              </w:rPr>
              <w:t>LM155035005.A</w:t>
            </w:r>
          </w:p>
        </w:tc>
        <w:tc>
          <w:tcPr>
            <w:tcW w:w="1120" w:type="dxa"/>
          </w:tcPr>
          <w:p w14:paraId="1A757893" w14:textId="77777777" w:rsidR="00620CF6" w:rsidRDefault="00000000">
            <w:pPr>
              <w:pStyle w:val="TableParagraph"/>
              <w:ind w:left="118"/>
              <w:rPr>
                <w:sz w:val="20"/>
              </w:rPr>
            </w:pPr>
            <w:r>
              <w:rPr>
                <w:spacing w:val="-2"/>
                <w:sz w:val="20"/>
              </w:rPr>
              <w:t>AN111</w:t>
            </w:r>
          </w:p>
        </w:tc>
      </w:tr>
      <w:tr w:rsidR="00620CF6" w14:paraId="7B0443CC" w14:textId="77777777">
        <w:trPr>
          <w:trHeight w:val="398"/>
        </w:trPr>
        <w:tc>
          <w:tcPr>
            <w:tcW w:w="5701" w:type="dxa"/>
            <w:shd w:val="clear" w:color="auto" w:fill="F7F7F7"/>
          </w:tcPr>
          <w:p w14:paraId="2A23A668" w14:textId="77777777" w:rsidR="00620CF6" w:rsidRDefault="00000000">
            <w:pPr>
              <w:pStyle w:val="TableParagraph"/>
              <w:rPr>
                <w:sz w:val="20"/>
              </w:rPr>
            </w:pPr>
            <w:r>
              <w:rPr>
                <w:sz w:val="20"/>
              </w:rPr>
              <w:t>Equipment,</w:t>
            </w:r>
            <w:r>
              <w:rPr>
                <w:spacing w:val="-4"/>
                <w:sz w:val="20"/>
              </w:rPr>
              <w:t xml:space="preserve"> </w:t>
            </w:r>
            <w:r>
              <w:rPr>
                <w:sz w:val="20"/>
              </w:rPr>
              <w:t>Current</w:t>
            </w:r>
            <w:r>
              <w:rPr>
                <w:spacing w:val="-3"/>
                <w:sz w:val="20"/>
              </w:rPr>
              <w:t xml:space="preserve"> </w:t>
            </w:r>
            <w:r>
              <w:rPr>
                <w:sz w:val="20"/>
              </w:rPr>
              <w:t>Cost</w:t>
            </w:r>
            <w:r>
              <w:rPr>
                <w:spacing w:val="-4"/>
                <w:sz w:val="20"/>
              </w:rPr>
              <w:t xml:space="preserve"> </w:t>
            </w:r>
            <w:r>
              <w:rPr>
                <w:spacing w:val="-2"/>
                <w:sz w:val="20"/>
              </w:rPr>
              <w:t>Basis</w:t>
            </w:r>
          </w:p>
        </w:tc>
        <w:tc>
          <w:tcPr>
            <w:tcW w:w="1993" w:type="dxa"/>
            <w:shd w:val="clear" w:color="auto" w:fill="F7F7F7"/>
          </w:tcPr>
          <w:p w14:paraId="34B3AE7C" w14:textId="77777777" w:rsidR="00620CF6" w:rsidRDefault="00000000">
            <w:pPr>
              <w:pStyle w:val="TableParagraph"/>
              <w:ind w:left="326"/>
              <w:rPr>
                <w:sz w:val="20"/>
              </w:rPr>
            </w:pPr>
            <w:r>
              <w:rPr>
                <w:spacing w:val="-2"/>
                <w:sz w:val="20"/>
              </w:rPr>
              <w:t>LM165015205.A</w:t>
            </w:r>
          </w:p>
        </w:tc>
        <w:tc>
          <w:tcPr>
            <w:tcW w:w="1120" w:type="dxa"/>
            <w:shd w:val="clear" w:color="auto" w:fill="F7F7F7"/>
          </w:tcPr>
          <w:p w14:paraId="6C39A88E" w14:textId="77777777" w:rsidR="00620CF6" w:rsidRDefault="00000000">
            <w:pPr>
              <w:pStyle w:val="TableParagraph"/>
              <w:ind w:left="118"/>
              <w:rPr>
                <w:sz w:val="20"/>
              </w:rPr>
            </w:pPr>
            <w:r>
              <w:rPr>
                <w:spacing w:val="-2"/>
                <w:sz w:val="20"/>
              </w:rPr>
              <w:t>AN113</w:t>
            </w:r>
          </w:p>
        </w:tc>
      </w:tr>
      <w:tr w:rsidR="00620CF6" w14:paraId="2887EB72" w14:textId="77777777">
        <w:trPr>
          <w:trHeight w:val="797"/>
        </w:trPr>
        <w:tc>
          <w:tcPr>
            <w:tcW w:w="5701" w:type="dxa"/>
          </w:tcPr>
          <w:p w14:paraId="6DA9DED2" w14:textId="77777777" w:rsidR="00620CF6" w:rsidRDefault="00000000">
            <w:pPr>
              <w:pStyle w:val="TableParagraph"/>
              <w:rPr>
                <w:sz w:val="20"/>
              </w:rPr>
            </w:pPr>
            <w:r>
              <w:rPr>
                <w:spacing w:val="-2"/>
                <w:sz w:val="20"/>
              </w:rPr>
              <w:t>Nonresidential</w:t>
            </w:r>
            <w:r>
              <w:rPr>
                <w:spacing w:val="7"/>
                <w:sz w:val="20"/>
              </w:rPr>
              <w:t xml:space="preserve"> </w:t>
            </w:r>
            <w:r>
              <w:rPr>
                <w:spacing w:val="-2"/>
                <w:sz w:val="20"/>
              </w:rPr>
              <w:t>Intellectual</w:t>
            </w:r>
            <w:r>
              <w:rPr>
                <w:spacing w:val="7"/>
                <w:sz w:val="20"/>
              </w:rPr>
              <w:t xml:space="preserve"> </w:t>
            </w:r>
            <w:r>
              <w:rPr>
                <w:spacing w:val="-2"/>
                <w:sz w:val="20"/>
              </w:rPr>
              <w:t>Property</w:t>
            </w:r>
            <w:r>
              <w:rPr>
                <w:spacing w:val="7"/>
                <w:sz w:val="20"/>
              </w:rPr>
              <w:t xml:space="preserve"> </w:t>
            </w:r>
            <w:r>
              <w:rPr>
                <w:spacing w:val="-2"/>
                <w:sz w:val="20"/>
              </w:rPr>
              <w:t>Products,</w:t>
            </w:r>
            <w:r>
              <w:rPr>
                <w:spacing w:val="7"/>
                <w:sz w:val="20"/>
              </w:rPr>
              <w:t xml:space="preserve"> </w:t>
            </w:r>
            <w:r>
              <w:rPr>
                <w:spacing w:val="-2"/>
                <w:sz w:val="20"/>
              </w:rPr>
              <w:t>Current</w:t>
            </w:r>
            <w:r>
              <w:rPr>
                <w:spacing w:val="8"/>
                <w:sz w:val="20"/>
              </w:rPr>
              <w:t xml:space="preserve"> </w:t>
            </w:r>
            <w:r>
              <w:rPr>
                <w:spacing w:val="-4"/>
                <w:sz w:val="20"/>
              </w:rPr>
              <w:t>Cost</w:t>
            </w:r>
          </w:p>
          <w:p w14:paraId="28D605EB" w14:textId="77777777" w:rsidR="00620CF6" w:rsidRDefault="00000000">
            <w:pPr>
              <w:pStyle w:val="TableParagraph"/>
              <w:spacing w:before="128"/>
              <w:rPr>
                <w:sz w:val="20"/>
              </w:rPr>
            </w:pPr>
            <w:r>
              <w:rPr>
                <w:spacing w:val="-2"/>
                <w:sz w:val="20"/>
              </w:rPr>
              <w:t>Basis</w:t>
            </w:r>
          </w:p>
        </w:tc>
        <w:tc>
          <w:tcPr>
            <w:tcW w:w="1993" w:type="dxa"/>
          </w:tcPr>
          <w:p w14:paraId="35ADC3F1" w14:textId="77777777" w:rsidR="00620CF6" w:rsidRDefault="00000000">
            <w:pPr>
              <w:pStyle w:val="TableParagraph"/>
              <w:ind w:left="326"/>
              <w:rPr>
                <w:sz w:val="20"/>
              </w:rPr>
            </w:pPr>
            <w:r>
              <w:rPr>
                <w:spacing w:val="-2"/>
                <w:sz w:val="20"/>
              </w:rPr>
              <w:t>LM165013765.A</w:t>
            </w:r>
          </w:p>
        </w:tc>
        <w:tc>
          <w:tcPr>
            <w:tcW w:w="1120" w:type="dxa"/>
          </w:tcPr>
          <w:p w14:paraId="6642B789" w14:textId="77777777" w:rsidR="00620CF6" w:rsidRDefault="00000000">
            <w:pPr>
              <w:pStyle w:val="TableParagraph"/>
              <w:ind w:left="118"/>
              <w:rPr>
                <w:sz w:val="20"/>
              </w:rPr>
            </w:pPr>
            <w:r>
              <w:rPr>
                <w:spacing w:val="-2"/>
                <w:sz w:val="20"/>
              </w:rPr>
              <w:t>AN117</w:t>
            </w:r>
          </w:p>
        </w:tc>
      </w:tr>
      <w:tr w:rsidR="00620CF6" w14:paraId="02E8CC96" w14:textId="77777777">
        <w:trPr>
          <w:trHeight w:val="398"/>
        </w:trPr>
        <w:tc>
          <w:tcPr>
            <w:tcW w:w="5701" w:type="dxa"/>
            <w:shd w:val="clear" w:color="auto" w:fill="F7F7F7"/>
          </w:tcPr>
          <w:p w14:paraId="016044BE" w14:textId="77777777" w:rsidR="00620CF6" w:rsidRDefault="00000000">
            <w:pPr>
              <w:pStyle w:val="TableParagraph"/>
              <w:rPr>
                <w:sz w:val="20"/>
              </w:rPr>
            </w:pPr>
            <w:r>
              <w:rPr>
                <w:sz w:val="20"/>
              </w:rPr>
              <w:t>Total</w:t>
            </w:r>
            <w:r>
              <w:rPr>
                <w:spacing w:val="11"/>
                <w:sz w:val="20"/>
              </w:rPr>
              <w:t xml:space="preserve"> </w:t>
            </w:r>
            <w:r>
              <w:rPr>
                <w:sz w:val="20"/>
              </w:rPr>
              <w:t>Financial</w:t>
            </w:r>
            <w:r>
              <w:rPr>
                <w:spacing w:val="12"/>
                <w:sz w:val="20"/>
              </w:rPr>
              <w:t xml:space="preserve"> </w:t>
            </w:r>
            <w:r>
              <w:rPr>
                <w:spacing w:val="-2"/>
                <w:sz w:val="20"/>
              </w:rPr>
              <w:t>Assets</w:t>
            </w:r>
          </w:p>
        </w:tc>
        <w:tc>
          <w:tcPr>
            <w:tcW w:w="1993" w:type="dxa"/>
            <w:shd w:val="clear" w:color="auto" w:fill="F7F7F7"/>
          </w:tcPr>
          <w:p w14:paraId="6539D5B5" w14:textId="77777777" w:rsidR="00620CF6" w:rsidRDefault="00000000">
            <w:pPr>
              <w:pStyle w:val="TableParagraph"/>
              <w:ind w:left="326"/>
              <w:rPr>
                <w:sz w:val="20"/>
              </w:rPr>
            </w:pPr>
            <w:r>
              <w:rPr>
                <w:spacing w:val="-2"/>
                <w:sz w:val="20"/>
              </w:rPr>
              <w:t>FL154090005.A</w:t>
            </w:r>
          </w:p>
        </w:tc>
        <w:tc>
          <w:tcPr>
            <w:tcW w:w="1120" w:type="dxa"/>
            <w:shd w:val="clear" w:color="auto" w:fill="F7F7F7"/>
          </w:tcPr>
          <w:p w14:paraId="76C872CB" w14:textId="77777777" w:rsidR="00620CF6" w:rsidRDefault="00000000">
            <w:pPr>
              <w:pStyle w:val="TableParagraph"/>
              <w:ind w:left="118"/>
              <w:rPr>
                <w:sz w:val="20"/>
              </w:rPr>
            </w:pPr>
            <w:r>
              <w:rPr>
                <w:spacing w:val="-4"/>
                <w:w w:val="110"/>
                <w:sz w:val="20"/>
              </w:rPr>
              <w:t>A_AF</w:t>
            </w:r>
          </w:p>
        </w:tc>
      </w:tr>
      <w:tr w:rsidR="00620CF6" w14:paraId="7BE1AEA9" w14:textId="77777777">
        <w:trPr>
          <w:trHeight w:val="498"/>
        </w:trPr>
        <w:tc>
          <w:tcPr>
            <w:tcW w:w="5701" w:type="dxa"/>
          </w:tcPr>
          <w:p w14:paraId="37FD4D44" w14:textId="77777777" w:rsidR="00620CF6" w:rsidRDefault="00000000">
            <w:pPr>
              <w:pStyle w:val="TableParagraph"/>
              <w:spacing w:before="168"/>
              <w:rPr>
                <w:sz w:val="20"/>
              </w:rPr>
            </w:pPr>
            <w:r>
              <w:rPr>
                <w:sz w:val="20"/>
              </w:rPr>
              <w:t>Total</w:t>
            </w:r>
            <w:r>
              <w:rPr>
                <w:spacing w:val="-3"/>
                <w:sz w:val="20"/>
              </w:rPr>
              <w:t xml:space="preserve"> </w:t>
            </w:r>
            <w:r>
              <w:rPr>
                <w:sz w:val="20"/>
              </w:rPr>
              <w:t>Currency</w:t>
            </w:r>
            <w:r>
              <w:rPr>
                <w:spacing w:val="-3"/>
                <w:sz w:val="20"/>
              </w:rPr>
              <w:t xml:space="preserve"> </w:t>
            </w:r>
            <w:proofErr w:type="gramStart"/>
            <w:r>
              <w:rPr>
                <w:sz w:val="20"/>
              </w:rPr>
              <w:t>And</w:t>
            </w:r>
            <w:proofErr w:type="gramEnd"/>
            <w:r>
              <w:rPr>
                <w:spacing w:val="-3"/>
                <w:sz w:val="20"/>
              </w:rPr>
              <w:t xml:space="preserve"> </w:t>
            </w:r>
            <w:r>
              <w:rPr>
                <w:spacing w:val="-2"/>
                <w:sz w:val="20"/>
              </w:rPr>
              <w:t>Deposits</w:t>
            </w:r>
          </w:p>
        </w:tc>
        <w:tc>
          <w:tcPr>
            <w:tcW w:w="1993" w:type="dxa"/>
          </w:tcPr>
          <w:p w14:paraId="0B89FB15" w14:textId="77777777" w:rsidR="00620CF6" w:rsidRDefault="00000000">
            <w:pPr>
              <w:pStyle w:val="TableParagraph"/>
              <w:spacing w:before="168"/>
              <w:ind w:left="326"/>
              <w:rPr>
                <w:sz w:val="20"/>
              </w:rPr>
            </w:pPr>
            <w:r>
              <w:rPr>
                <w:spacing w:val="-2"/>
                <w:sz w:val="20"/>
              </w:rPr>
              <w:t>FL154000005.A</w:t>
            </w:r>
          </w:p>
        </w:tc>
        <w:tc>
          <w:tcPr>
            <w:tcW w:w="1120" w:type="dxa"/>
          </w:tcPr>
          <w:p w14:paraId="477202C9" w14:textId="77777777" w:rsidR="00620CF6" w:rsidRDefault="00000000">
            <w:pPr>
              <w:pStyle w:val="TableParagraph"/>
              <w:spacing w:before="168"/>
              <w:ind w:left="118"/>
              <w:rPr>
                <w:sz w:val="20"/>
              </w:rPr>
            </w:pPr>
            <w:r>
              <w:rPr>
                <w:spacing w:val="-2"/>
                <w:w w:val="110"/>
                <w:sz w:val="20"/>
              </w:rPr>
              <w:t>A_AF2</w:t>
            </w:r>
          </w:p>
        </w:tc>
      </w:tr>
      <w:tr w:rsidR="00620CF6" w14:paraId="656B8F6C" w14:textId="77777777">
        <w:trPr>
          <w:trHeight w:val="398"/>
        </w:trPr>
        <w:tc>
          <w:tcPr>
            <w:tcW w:w="5701" w:type="dxa"/>
            <w:shd w:val="clear" w:color="auto" w:fill="F7F7F7"/>
          </w:tcPr>
          <w:p w14:paraId="1BF67AD7" w14:textId="77777777" w:rsidR="00620CF6" w:rsidRDefault="00000000">
            <w:pPr>
              <w:pStyle w:val="TableParagraph"/>
              <w:rPr>
                <w:sz w:val="20"/>
              </w:rPr>
            </w:pPr>
            <w:r>
              <w:rPr>
                <w:sz w:val="20"/>
              </w:rPr>
              <w:t>Debt</w:t>
            </w:r>
            <w:r>
              <w:rPr>
                <w:spacing w:val="16"/>
                <w:sz w:val="20"/>
              </w:rPr>
              <w:t xml:space="preserve"> </w:t>
            </w:r>
            <w:r>
              <w:rPr>
                <w:spacing w:val="-2"/>
                <w:sz w:val="20"/>
              </w:rPr>
              <w:t>Securities</w:t>
            </w:r>
          </w:p>
        </w:tc>
        <w:tc>
          <w:tcPr>
            <w:tcW w:w="1993" w:type="dxa"/>
            <w:shd w:val="clear" w:color="auto" w:fill="F7F7F7"/>
          </w:tcPr>
          <w:p w14:paraId="59D33DE1" w14:textId="77777777" w:rsidR="00620CF6" w:rsidRDefault="00000000">
            <w:pPr>
              <w:pStyle w:val="TableParagraph"/>
              <w:ind w:left="326"/>
              <w:rPr>
                <w:sz w:val="20"/>
              </w:rPr>
            </w:pPr>
            <w:r>
              <w:rPr>
                <w:spacing w:val="-2"/>
                <w:sz w:val="20"/>
              </w:rPr>
              <w:t>LM154022005.A</w:t>
            </w:r>
          </w:p>
        </w:tc>
        <w:tc>
          <w:tcPr>
            <w:tcW w:w="1120" w:type="dxa"/>
            <w:shd w:val="clear" w:color="auto" w:fill="F7F7F7"/>
          </w:tcPr>
          <w:p w14:paraId="17F9CE49" w14:textId="77777777" w:rsidR="00620CF6" w:rsidRDefault="00000000">
            <w:pPr>
              <w:pStyle w:val="TableParagraph"/>
              <w:ind w:left="118"/>
              <w:rPr>
                <w:sz w:val="20"/>
              </w:rPr>
            </w:pPr>
            <w:r>
              <w:rPr>
                <w:spacing w:val="-2"/>
                <w:w w:val="110"/>
                <w:sz w:val="20"/>
              </w:rPr>
              <w:t>A_AF3</w:t>
            </w:r>
          </w:p>
        </w:tc>
      </w:tr>
      <w:tr w:rsidR="00620CF6" w14:paraId="3A391C6B" w14:textId="77777777">
        <w:trPr>
          <w:trHeight w:val="398"/>
        </w:trPr>
        <w:tc>
          <w:tcPr>
            <w:tcW w:w="5701" w:type="dxa"/>
          </w:tcPr>
          <w:p w14:paraId="6A6A1852" w14:textId="77777777" w:rsidR="00620CF6" w:rsidRDefault="00000000">
            <w:pPr>
              <w:pStyle w:val="TableParagraph"/>
              <w:rPr>
                <w:sz w:val="20"/>
              </w:rPr>
            </w:pPr>
            <w:r>
              <w:rPr>
                <w:spacing w:val="-2"/>
                <w:sz w:val="20"/>
              </w:rPr>
              <w:t>Loans</w:t>
            </w:r>
          </w:p>
        </w:tc>
        <w:tc>
          <w:tcPr>
            <w:tcW w:w="1993" w:type="dxa"/>
          </w:tcPr>
          <w:p w14:paraId="0333E5D3" w14:textId="77777777" w:rsidR="00620CF6" w:rsidRDefault="00000000">
            <w:pPr>
              <w:pStyle w:val="TableParagraph"/>
              <w:ind w:left="326"/>
              <w:rPr>
                <w:sz w:val="20"/>
              </w:rPr>
            </w:pPr>
            <w:r>
              <w:rPr>
                <w:spacing w:val="-2"/>
                <w:sz w:val="20"/>
              </w:rPr>
              <w:t>FL154023005.A</w:t>
            </w:r>
          </w:p>
        </w:tc>
        <w:tc>
          <w:tcPr>
            <w:tcW w:w="1120" w:type="dxa"/>
          </w:tcPr>
          <w:p w14:paraId="79046F92" w14:textId="77777777" w:rsidR="00620CF6" w:rsidRDefault="00000000">
            <w:pPr>
              <w:pStyle w:val="TableParagraph"/>
              <w:ind w:left="118"/>
              <w:rPr>
                <w:sz w:val="20"/>
              </w:rPr>
            </w:pPr>
            <w:r>
              <w:rPr>
                <w:spacing w:val="-2"/>
                <w:w w:val="110"/>
                <w:sz w:val="20"/>
              </w:rPr>
              <w:t>A_AF4</w:t>
            </w:r>
          </w:p>
        </w:tc>
      </w:tr>
      <w:tr w:rsidR="00620CF6" w14:paraId="5C858E39" w14:textId="77777777">
        <w:trPr>
          <w:trHeight w:val="398"/>
        </w:trPr>
        <w:tc>
          <w:tcPr>
            <w:tcW w:w="5701" w:type="dxa"/>
            <w:shd w:val="clear" w:color="auto" w:fill="F7F7F7"/>
          </w:tcPr>
          <w:p w14:paraId="3C040053" w14:textId="77777777" w:rsidR="00620CF6" w:rsidRDefault="00000000">
            <w:pPr>
              <w:pStyle w:val="TableParagraph"/>
              <w:rPr>
                <w:sz w:val="20"/>
              </w:rPr>
            </w:pPr>
            <w:r>
              <w:rPr>
                <w:spacing w:val="-2"/>
                <w:sz w:val="20"/>
              </w:rPr>
              <w:t>Loans,</w:t>
            </w:r>
            <w:r>
              <w:rPr>
                <w:spacing w:val="4"/>
                <w:sz w:val="20"/>
              </w:rPr>
              <w:t xml:space="preserve"> </w:t>
            </w:r>
            <w:r>
              <w:rPr>
                <w:spacing w:val="-2"/>
                <w:sz w:val="20"/>
              </w:rPr>
              <w:t>Excluding</w:t>
            </w:r>
            <w:r>
              <w:rPr>
                <w:spacing w:val="4"/>
                <w:sz w:val="20"/>
              </w:rPr>
              <w:t xml:space="preserve"> </w:t>
            </w:r>
            <w:r>
              <w:rPr>
                <w:spacing w:val="-2"/>
                <w:sz w:val="20"/>
              </w:rPr>
              <w:t>Mortgages</w:t>
            </w:r>
          </w:p>
        </w:tc>
        <w:tc>
          <w:tcPr>
            <w:tcW w:w="1993" w:type="dxa"/>
            <w:shd w:val="clear" w:color="auto" w:fill="F7F7F7"/>
          </w:tcPr>
          <w:p w14:paraId="008D46A0" w14:textId="77777777" w:rsidR="00620CF6" w:rsidRDefault="00000000">
            <w:pPr>
              <w:pStyle w:val="TableParagraph"/>
              <w:ind w:left="326"/>
              <w:rPr>
                <w:sz w:val="20"/>
              </w:rPr>
            </w:pPr>
            <w:r>
              <w:rPr>
                <w:spacing w:val="-2"/>
                <w:sz w:val="20"/>
              </w:rPr>
              <w:t>FL154041005.A</w:t>
            </w:r>
          </w:p>
        </w:tc>
        <w:tc>
          <w:tcPr>
            <w:tcW w:w="1120" w:type="dxa"/>
            <w:shd w:val="clear" w:color="auto" w:fill="F7F7F7"/>
          </w:tcPr>
          <w:p w14:paraId="46DB0CC4" w14:textId="77777777" w:rsidR="00620CF6" w:rsidRDefault="00000000">
            <w:pPr>
              <w:pStyle w:val="TableParagraph"/>
              <w:ind w:left="118"/>
              <w:rPr>
                <w:sz w:val="20"/>
              </w:rPr>
            </w:pPr>
            <w:r>
              <w:rPr>
                <w:spacing w:val="-2"/>
                <w:w w:val="105"/>
                <w:sz w:val="20"/>
              </w:rPr>
              <w:t>A_AF41</w:t>
            </w:r>
          </w:p>
        </w:tc>
      </w:tr>
      <w:tr w:rsidR="00620CF6" w14:paraId="34A9CA20" w14:textId="77777777">
        <w:trPr>
          <w:trHeight w:val="498"/>
        </w:trPr>
        <w:tc>
          <w:tcPr>
            <w:tcW w:w="5701" w:type="dxa"/>
          </w:tcPr>
          <w:p w14:paraId="0AAE0FE7" w14:textId="77777777" w:rsidR="00620CF6" w:rsidRDefault="00000000">
            <w:pPr>
              <w:pStyle w:val="TableParagraph"/>
              <w:rPr>
                <w:sz w:val="20"/>
              </w:rPr>
            </w:pPr>
            <w:r>
              <w:rPr>
                <w:sz w:val="20"/>
              </w:rPr>
              <w:t>Total</w:t>
            </w:r>
            <w:r>
              <w:rPr>
                <w:spacing w:val="16"/>
                <w:sz w:val="20"/>
              </w:rPr>
              <w:t xml:space="preserve"> </w:t>
            </w:r>
            <w:r>
              <w:rPr>
                <w:spacing w:val="-2"/>
                <w:sz w:val="20"/>
              </w:rPr>
              <w:t>Mortgages</w:t>
            </w:r>
          </w:p>
        </w:tc>
        <w:tc>
          <w:tcPr>
            <w:tcW w:w="1993" w:type="dxa"/>
          </w:tcPr>
          <w:p w14:paraId="52A4D9AC" w14:textId="77777777" w:rsidR="00620CF6" w:rsidRDefault="00000000">
            <w:pPr>
              <w:pStyle w:val="TableParagraph"/>
              <w:ind w:left="326"/>
              <w:rPr>
                <w:sz w:val="20"/>
              </w:rPr>
            </w:pPr>
            <w:r>
              <w:rPr>
                <w:spacing w:val="-2"/>
                <w:sz w:val="20"/>
              </w:rPr>
              <w:t>FL153065005.A</w:t>
            </w:r>
          </w:p>
        </w:tc>
        <w:tc>
          <w:tcPr>
            <w:tcW w:w="1120" w:type="dxa"/>
          </w:tcPr>
          <w:p w14:paraId="193F83A3" w14:textId="77777777" w:rsidR="00620CF6" w:rsidRDefault="00000000">
            <w:pPr>
              <w:pStyle w:val="TableParagraph"/>
              <w:ind w:left="118"/>
              <w:rPr>
                <w:sz w:val="20"/>
              </w:rPr>
            </w:pPr>
            <w:r>
              <w:rPr>
                <w:spacing w:val="-2"/>
                <w:w w:val="105"/>
                <w:sz w:val="20"/>
              </w:rPr>
              <w:t>A_AF42</w:t>
            </w:r>
          </w:p>
        </w:tc>
      </w:tr>
      <w:tr w:rsidR="00620CF6" w14:paraId="2CFD51EC" w14:textId="77777777">
        <w:trPr>
          <w:trHeight w:val="398"/>
        </w:trPr>
        <w:tc>
          <w:tcPr>
            <w:tcW w:w="5701" w:type="dxa"/>
            <w:shd w:val="clear" w:color="auto" w:fill="F7F7F7"/>
          </w:tcPr>
          <w:p w14:paraId="70BBF328" w14:textId="77777777" w:rsidR="00620CF6" w:rsidRDefault="00000000">
            <w:pPr>
              <w:pStyle w:val="TableParagraph"/>
              <w:rPr>
                <w:sz w:val="20"/>
              </w:rPr>
            </w:pPr>
            <w:r>
              <w:rPr>
                <w:spacing w:val="-2"/>
                <w:sz w:val="20"/>
              </w:rPr>
              <w:t>Equity</w:t>
            </w:r>
            <w:r>
              <w:rPr>
                <w:spacing w:val="1"/>
                <w:sz w:val="20"/>
              </w:rPr>
              <w:t xml:space="preserve"> </w:t>
            </w:r>
            <w:r>
              <w:rPr>
                <w:spacing w:val="-2"/>
                <w:sz w:val="20"/>
              </w:rPr>
              <w:t>And</w:t>
            </w:r>
            <w:r>
              <w:rPr>
                <w:spacing w:val="2"/>
                <w:sz w:val="20"/>
              </w:rPr>
              <w:t xml:space="preserve"> </w:t>
            </w:r>
            <w:r>
              <w:rPr>
                <w:spacing w:val="-2"/>
                <w:sz w:val="20"/>
              </w:rPr>
              <w:t>Investment</w:t>
            </w:r>
            <w:r>
              <w:rPr>
                <w:spacing w:val="2"/>
                <w:sz w:val="20"/>
              </w:rPr>
              <w:t xml:space="preserve"> </w:t>
            </w:r>
            <w:r>
              <w:rPr>
                <w:spacing w:val="-2"/>
                <w:sz w:val="20"/>
              </w:rPr>
              <w:t>Fund</w:t>
            </w:r>
            <w:r>
              <w:rPr>
                <w:spacing w:val="3"/>
                <w:sz w:val="20"/>
              </w:rPr>
              <w:t xml:space="preserve"> </w:t>
            </w:r>
            <w:r>
              <w:rPr>
                <w:spacing w:val="-2"/>
                <w:sz w:val="20"/>
              </w:rPr>
              <w:t>Shares</w:t>
            </w:r>
          </w:p>
        </w:tc>
        <w:tc>
          <w:tcPr>
            <w:tcW w:w="1993" w:type="dxa"/>
            <w:shd w:val="clear" w:color="auto" w:fill="F7F7F7"/>
          </w:tcPr>
          <w:p w14:paraId="756C34F2" w14:textId="77777777" w:rsidR="00620CF6" w:rsidRDefault="00000000">
            <w:pPr>
              <w:pStyle w:val="TableParagraph"/>
              <w:ind w:left="326"/>
              <w:rPr>
                <w:sz w:val="20"/>
              </w:rPr>
            </w:pPr>
            <w:r>
              <w:rPr>
                <w:spacing w:val="-2"/>
                <w:sz w:val="20"/>
              </w:rPr>
              <w:t>FL153081005.A</w:t>
            </w:r>
          </w:p>
        </w:tc>
        <w:tc>
          <w:tcPr>
            <w:tcW w:w="1120" w:type="dxa"/>
            <w:shd w:val="clear" w:color="auto" w:fill="F7F7F7"/>
          </w:tcPr>
          <w:p w14:paraId="53382C03" w14:textId="77777777" w:rsidR="00620CF6" w:rsidRDefault="00000000">
            <w:pPr>
              <w:pStyle w:val="TableParagraph"/>
              <w:ind w:left="118"/>
              <w:rPr>
                <w:sz w:val="20"/>
              </w:rPr>
            </w:pPr>
            <w:r>
              <w:rPr>
                <w:spacing w:val="-2"/>
                <w:w w:val="110"/>
                <w:sz w:val="20"/>
              </w:rPr>
              <w:t>A_AF5</w:t>
            </w:r>
          </w:p>
        </w:tc>
      </w:tr>
      <w:tr w:rsidR="00620CF6" w14:paraId="43998F48" w14:textId="77777777">
        <w:trPr>
          <w:trHeight w:val="398"/>
        </w:trPr>
        <w:tc>
          <w:tcPr>
            <w:tcW w:w="5701" w:type="dxa"/>
          </w:tcPr>
          <w:p w14:paraId="0D3C949E" w14:textId="77777777" w:rsidR="00620CF6" w:rsidRDefault="00000000">
            <w:pPr>
              <w:pStyle w:val="TableParagraph"/>
              <w:rPr>
                <w:sz w:val="20"/>
              </w:rPr>
            </w:pPr>
            <w:r>
              <w:rPr>
                <w:sz w:val="20"/>
              </w:rPr>
              <w:t>Corporate</w:t>
            </w:r>
            <w:r>
              <w:rPr>
                <w:spacing w:val="-4"/>
                <w:sz w:val="20"/>
              </w:rPr>
              <w:t xml:space="preserve"> </w:t>
            </w:r>
            <w:r>
              <w:rPr>
                <w:spacing w:val="-2"/>
                <w:sz w:val="20"/>
              </w:rPr>
              <w:t>Equities</w:t>
            </w:r>
          </w:p>
        </w:tc>
        <w:tc>
          <w:tcPr>
            <w:tcW w:w="1993" w:type="dxa"/>
          </w:tcPr>
          <w:p w14:paraId="681E289E" w14:textId="77777777" w:rsidR="00620CF6" w:rsidRDefault="00000000">
            <w:pPr>
              <w:pStyle w:val="TableParagraph"/>
              <w:ind w:left="326"/>
              <w:rPr>
                <w:sz w:val="20"/>
              </w:rPr>
            </w:pPr>
            <w:r>
              <w:rPr>
                <w:spacing w:val="-2"/>
                <w:sz w:val="20"/>
              </w:rPr>
              <w:t>LM153064105.A</w:t>
            </w:r>
          </w:p>
        </w:tc>
        <w:tc>
          <w:tcPr>
            <w:tcW w:w="1120" w:type="dxa"/>
          </w:tcPr>
          <w:p w14:paraId="68093094" w14:textId="77777777" w:rsidR="00620CF6" w:rsidRDefault="00000000">
            <w:pPr>
              <w:pStyle w:val="TableParagraph"/>
              <w:ind w:left="118"/>
              <w:rPr>
                <w:sz w:val="20"/>
              </w:rPr>
            </w:pPr>
            <w:r>
              <w:rPr>
                <w:spacing w:val="-2"/>
                <w:w w:val="105"/>
                <w:sz w:val="20"/>
              </w:rPr>
              <w:t>A_AF51</w:t>
            </w:r>
          </w:p>
        </w:tc>
      </w:tr>
      <w:tr w:rsidR="00620CF6" w14:paraId="072B09B8" w14:textId="77777777">
        <w:trPr>
          <w:trHeight w:val="398"/>
        </w:trPr>
        <w:tc>
          <w:tcPr>
            <w:tcW w:w="5701" w:type="dxa"/>
            <w:shd w:val="clear" w:color="auto" w:fill="F7F7F7"/>
          </w:tcPr>
          <w:p w14:paraId="751A9E1C" w14:textId="77777777" w:rsidR="00620CF6" w:rsidRDefault="00000000">
            <w:pPr>
              <w:pStyle w:val="TableParagraph"/>
              <w:rPr>
                <w:sz w:val="20"/>
              </w:rPr>
            </w:pPr>
            <w:r>
              <w:rPr>
                <w:sz w:val="20"/>
              </w:rPr>
              <w:t>Proprietors’</w:t>
            </w:r>
            <w:r>
              <w:rPr>
                <w:spacing w:val="-7"/>
                <w:sz w:val="20"/>
              </w:rPr>
              <w:t xml:space="preserve"> </w:t>
            </w:r>
            <w:r>
              <w:rPr>
                <w:sz w:val="20"/>
              </w:rPr>
              <w:t>Equity</w:t>
            </w:r>
            <w:r>
              <w:rPr>
                <w:spacing w:val="-7"/>
                <w:sz w:val="20"/>
              </w:rPr>
              <w:t xml:space="preserve"> </w:t>
            </w:r>
            <w:proofErr w:type="gramStart"/>
            <w:r>
              <w:rPr>
                <w:sz w:val="20"/>
              </w:rPr>
              <w:t>In</w:t>
            </w:r>
            <w:proofErr w:type="gramEnd"/>
            <w:r>
              <w:rPr>
                <w:spacing w:val="-6"/>
                <w:sz w:val="20"/>
              </w:rPr>
              <w:t xml:space="preserve"> </w:t>
            </w:r>
            <w:r>
              <w:rPr>
                <w:sz w:val="20"/>
              </w:rPr>
              <w:t>Noncorporate</w:t>
            </w:r>
            <w:r>
              <w:rPr>
                <w:spacing w:val="-7"/>
                <w:sz w:val="20"/>
              </w:rPr>
              <w:t xml:space="preserve"> </w:t>
            </w:r>
            <w:r>
              <w:rPr>
                <w:spacing w:val="-2"/>
                <w:sz w:val="20"/>
              </w:rPr>
              <w:t>Business</w:t>
            </w:r>
          </w:p>
        </w:tc>
        <w:tc>
          <w:tcPr>
            <w:tcW w:w="1993" w:type="dxa"/>
            <w:shd w:val="clear" w:color="auto" w:fill="F7F7F7"/>
          </w:tcPr>
          <w:p w14:paraId="19309A06" w14:textId="77777777" w:rsidR="00620CF6" w:rsidRDefault="00000000">
            <w:pPr>
              <w:pStyle w:val="TableParagraph"/>
              <w:ind w:left="326"/>
              <w:rPr>
                <w:sz w:val="20"/>
              </w:rPr>
            </w:pPr>
            <w:r>
              <w:rPr>
                <w:spacing w:val="-2"/>
                <w:sz w:val="20"/>
              </w:rPr>
              <w:t>LM152090205.A</w:t>
            </w:r>
          </w:p>
        </w:tc>
        <w:tc>
          <w:tcPr>
            <w:tcW w:w="1120" w:type="dxa"/>
            <w:shd w:val="clear" w:color="auto" w:fill="F7F7F7"/>
          </w:tcPr>
          <w:p w14:paraId="7891A9C6" w14:textId="77777777" w:rsidR="00620CF6" w:rsidRDefault="00000000">
            <w:pPr>
              <w:pStyle w:val="TableParagraph"/>
              <w:ind w:left="118"/>
              <w:rPr>
                <w:sz w:val="20"/>
              </w:rPr>
            </w:pPr>
            <w:r>
              <w:rPr>
                <w:spacing w:val="-2"/>
                <w:w w:val="105"/>
                <w:sz w:val="20"/>
              </w:rPr>
              <w:t>A_AF519</w:t>
            </w:r>
          </w:p>
        </w:tc>
      </w:tr>
      <w:tr w:rsidR="00620CF6" w14:paraId="236EAFED" w14:textId="77777777">
        <w:trPr>
          <w:trHeight w:val="398"/>
        </w:trPr>
        <w:tc>
          <w:tcPr>
            <w:tcW w:w="5701" w:type="dxa"/>
          </w:tcPr>
          <w:p w14:paraId="192083D4" w14:textId="77777777" w:rsidR="00620CF6" w:rsidRDefault="00000000">
            <w:pPr>
              <w:pStyle w:val="TableParagraph"/>
              <w:rPr>
                <w:sz w:val="20"/>
              </w:rPr>
            </w:pPr>
            <w:r>
              <w:rPr>
                <w:spacing w:val="-2"/>
                <w:sz w:val="20"/>
              </w:rPr>
              <w:t>Money</w:t>
            </w:r>
            <w:r>
              <w:rPr>
                <w:spacing w:val="-1"/>
                <w:sz w:val="20"/>
              </w:rPr>
              <w:t xml:space="preserve"> </w:t>
            </w:r>
            <w:r>
              <w:rPr>
                <w:spacing w:val="-2"/>
                <w:sz w:val="20"/>
              </w:rPr>
              <w:t>Market</w:t>
            </w:r>
            <w:r>
              <w:rPr>
                <w:spacing w:val="-1"/>
                <w:sz w:val="20"/>
              </w:rPr>
              <w:t xml:space="preserve"> </w:t>
            </w:r>
            <w:r>
              <w:rPr>
                <w:spacing w:val="-2"/>
                <w:sz w:val="20"/>
              </w:rPr>
              <w:t>Fund</w:t>
            </w:r>
            <w:r>
              <w:rPr>
                <w:spacing w:val="-1"/>
                <w:sz w:val="20"/>
              </w:rPr>
              <w:t xml:space="preserve"> </w:t>
            </w:r>
            <w:r>
              <w:rPr>
                <w:spacing w:val="-2"/>
                <w:sz w:val="20"/>
              </w:rPr>
              <w:t>Shares</w:t>
            </w:r>
          </w:p>
        </w:tc>
        <w:tc>
          <w:tcPr>
            <w:tcW w:w="1993" w:type="dxa"/>
          </w:tcPr>
          <w:p w14:paraId="0F6E2766" w14:textId="77777777" w:rsidR="00620CF6" w:rsidRDefault="00000000">
            <w:pPr>
              <w:pStyle w:val="TableParagraph"/>
              <w:ind w:left="326"/>
              <w:rPr>
                <w:sz w:val="20"/>
              </w:rPr>
            </w:pPr>
            <w:r>
              <w:rPr>
                <w:spacing w:val="-2"/>
                <w:sz w:val="20"/>
              </w:rPr>
              <w:t>FL153034005.A</w:t>
            </w:r>
          </w:p>
        </w:tc>
        <w:tc>
          <w:tcPr>
            <w:tcW w:w="1120" w:type="dxa"/>
          </w:tcPr>
          <w:p w14:paraId="0FEA1D32" w14:textId="77777777" w:rsidR="00620CF6" w:rsidRDefault="00000000">
            <w:pPr>
              <w:pStyle w:val="TableParagraph"/>
              <w:ind w:left="118"/>
              <w:rPr>
                <w:sz w:val="20"/>
              </w:rPr>
            </w:pPr>
            <w:r>
              <w:rPr>
                <w:spacing w:val="-2"/>
                <w:w w:val="105"/>
                <w:sz w:val="20"/>
              </w:rPr>
              <w:t>A_AF521</w:t>
            </w:r>
          </w:p>
        </w:tc>
      </w:tr>
      <w:tr w:rsidR="00620CF6" w14:paraId="6D7A5CD2" w14:textId="77777777">
        <w:trPr>
          <w:trHeight w:val="398"/>
        </w:trPr>
        <w:tc>
          <w:tcPr>
            <w:tcW w:w="5701" w:type="dxa"/>
            <w:shd w:val="clear" w:color="auto" w:fill="F7F7F7"/>
          </w:tcPr>
          <w:p w14:paraId="685FE9BE" w14:textId="77777777" w:rsidR="00620CF6" w:rsidRDefault="00000000">
            <w:pPr>
              <w:pStyle w:val="TableParagraph"/>
              <w:rPr>
                <w:sz w:val="20"/>
              </w:rPr>
            </w:pPr>
            <w:r>
              <w:rPr>
                <w:spacing w:val="-2"/>
                <w:sz w:val="20"/>
              </w:rPr>
              <w:t>Mutual</w:t>
            </w:r>
            <w:r>
              <w:rPr>
                <w:spacing w:val="2"/>
                <w:sz w:val="20"/>
              </w:rPr>
              <w:t xml:space="preserve"> </w:t>
            </w:r>
            <w:r>
              <w:rPr>
                <w:spacing w:val="-2"/>
                <w:sz w:val="20"/>
              </w:rPr>
              <w:t>Fund</w:t>
            </w:r>
            <w:r>
              <w:rPr>
                <w:spacing w:val="2"/>
                <w:sz w:val="20"/>
              </w:rPr>
              <w:t xml:space="preserve"> </w:t>
            </w:r>
            <w:r>
              <w:rPr>
                <w:spacing w:val="-2"/>
                <w:sz w:val="20"/>
              </w:rPr>
              <w:t>Shares</w:t>
            </w:r>
          </w:p>
        </w:tc>
        <w:tc>
          <w:tcPr>
            <w:tcW w:w="1993" w:type="dxa"/>
            <w:shd w:val="clear" w:color="auto" w:fill="F7F7F7"/>
          </w:tcPr>
          <w:p w14:paraId="42970546" w14:textId="77777777" w:rsidR="00620CF6" w:rsidRDefault="00000000">
            <w:pPr>
              <w:pStyle w:val="TableParagraph"/>
              <w:ind w:left="326"/>
              <w:rPr>
                <w:sz w:val="20"/>
              </w:rPr>
            </w:pPr>
            <w:r>
              <w:rPr>
                <w:spacing w:val="-2"/>
                <w:sz w:val="20"/>
              </w:rPr>
              <w:t>LM153064205.A</w:t>
            </w:r>
          </w:p>
        </w:tc>
        <w:tc>
          <w:tcPr>
            <w:tcW w:w="1120" w:type="dxa"/>
            <w:shd w:val="clear" w:color="auto" w:fill="F7F7F7"/>
          </w:tcPr>
          <w:p w14:paraId="36B233CF" w14:textId="77777777" w:rsidR="00620CF6" w:rsidRDefault="00000000">
            <w:pPr>
              <w:pStyle w:val="TableParagraph"/>
              <w:ind w:left="118"/>
              <w:rPr>
                <w:sz w:val="20"/>
              </w:rPr>
            </w:pPr>
            <w:r>
              <w:rPr>
                <w:spacing w:val="-2"/>
                <w:w w:val="105"/>
                <w:sz w:val="20"/>
              </w:rPr>
              <w:t>A_AF522</w:t>
            </w:r>
          </w:p>
        </w:tc>
      </w:tr>
      <w:tr w:rsidR="00620CF6" w14:paraId="358E9284" w14:textId="77777777">
        <w:trPr>
          <w:trHeight w:val="498"/>
        </w:trPr>
        <w:tc>
          <w:tcPr>
            <w:tcW w:w="5701" w:type="dxa"/>
          </w:tcPr>
          <w:p w14:paraId="0A47CF37" w14:textId="77777777" w:rsidR="00620CF6" w:rsidRDefault="00000000">
            <w:pPr>
              <w:pStyle w:val="TableParagraph"/>
              <w:spacing w:before="168"/>
              <w:rPr>
                <w:sz w:val="20"/>
              </w:rPr>
            </w:pPr>
            <w:r>
              <w:rPr>
                <w:spacing w:val="-2"/>
                <w:sz w:val="20"/>
              </w:rPr>
              <w:t>Insurance,</w:t>
            </w:r>
            <w:r>
              <w:rPr>
                <w:spacing w:val="1"/>
                <w:sz w:val="20"/>
              </w:rPr>
              <w:t xml:space="preserve"> </w:t>
            </w:r>
            <w:r>
              <w:rPr>
                <w:spacing w:val="-2"/>
                <w:sz w:val="20"/>
              </w:rPr>
              <w:t>Pension</w:t>
            </w:r>
            <w:r>
              <w:rPr>
                <w:spacing w:val="2"/>
                <w:sz w:val="20"/>
              </w:rPr>
              <w:t xml:space="preserve"> </w:t>
            </w:r>
            <w:proofErr w:type="gramStart"/>
            <w:r>
              <w:rPr>
                <w:spacing w:val="-2"/>
                <w:sz w:val="20"/>
              </w:rPr>
              <w:t>And</w:t>
            </w:r>
            <w:proofErr w:type="gramEnd"/>
            <w:r>
              <w:rPr>
                <w:spacing w:val="2"/>
                <w:sz w:val="20"/>
              </w:rPr>
              <w:t xml:space="preserve"> </w:t>
            </w:r>
            <w:r>
              <w:rPr>
                <w:spacing w:val="-2"/>
                <w:sz w:val="20"/>
              </w:rPr>
              <w:t>Standardized</w:t>
            </w:r>
            <w:r>
              <w:rPr>
                <w:spacing w:val="2"/>
                <w:sz w:val="20"/>
              </w:rPr>
              <w:t xml:space="preserve"> </w:t>
            </w:r>
            <w:r>
              <w:rPr>
                <w:spacing w:val="-2"/>
                <w:sz w:val="20"/>
              </w:rPr>
              <w:t>Guarantee</w:t>
            </w:r>
            <w:r>
              <w:rPr>
                <w:spacing w:val="2"/>
                <w:sz w:val="20"/>
              </w:rPr>
              <w:t xml:space="preserve"> </w:t>
            </w:r>
            <w:r>
              <w:rPr>
                <w:spacing w:val="-2"/>
                <w:sz w:val="20"/>
              </w:rPr>
              <w:t>Schemes</w:t>
            </w:r>
          </w:p>
        </w:tc>
        <w:tc>
          <w:tcPr>
            <w:tcW w:w="1993" w:type="dxa"/>
          </w:tcPr>
          <w:p w14:paraId="7FE52C3F" w14:textId="77777777" w:rsidR="00620CF6" w:rsidRDefault="00000000">
            <w:pPr>
              <w:pStyle w:val="TableParagraph"/>
              <w:spacing w:before="168"/>
              <w:ind w:left="326"/>
              <w:rPr>
                <w:sz w:val="20"/>
              </w:rPr>
            </w:pPr>
            <w:r>
              <w:rPr>
                <w:spacing w:val="-2"/>
                <w:sz w:val="20"/>
              </w:rPr>
              <w:t>FL153052005.A</w:t>
            </w:r>
          </w:p>
        </w:tc>
        <w:tc>
          <w:tcPr>
            <w:tcW w:w="1120" w:type="dxa"/>
          </w:tcPr>
          <w:p w14:paraId="15DF60BB" w14:textId="77777777" w:rsidR="00620CF6" w:rsidRDefault="00000000">
            <w:pPr>
              <w:pStyle w:val="TableParagraph"/>
              <w:spacing w:before="168"/>
              <w:ind w:left="118"/>
              <w:rPr>
                <w:sz w:val="20"/>
              </w:rPr>
            </w:pPr>
            <w:r>
              <w:rPr>
                <w:spacing w:val="-2"/>
                <w:w w:val="110"/>
                <w:sz w:val="20"/>
              </w:rPr>
              <w:t>A_AF6</w:t>
            </w:r>
          </w:p>
        </w:tc>
      </w:tr>
      <w:tr w:rsidR="00620CF6" w14:paraId="114B667A" w14:textId="77777777">
        <w:trPr>
          <w:trHeight w:val="398"/>
        </w:trPr>
        <w:tc>
          <w:tcPr>
            <w:tcW w:w="5701" w:type="dxa"/>
            <w:shd w:val="clear" w:color="auto" w:fill="F7F7F7"/>
          </w:tcPr>
          <w:p w14:paraId="3997AEB7" w14:textId="77777777" w:rsidR="00620CF6" w:rsidRDefault="00000000">
            <w:pPr>
              <w:pStyle w:val="TableParagraph"/>
              <w:rPr>
                <w:sz w:val="20"/>
              </w:rPr>
            </w:pPr>
            <w:r>
              <w:rPr>
                <w:spacing w:val="-2"/>
                <w:sz w:val="20"/>
              </w:rPr>
              <w:t>Life</w:t>
            </w:r>
            <w:r>
              <w:rPr>
                <w:spacing w:val="4"/>
                <w:sz w:val="20"/>
              </w:rPr>
              <w:t xml:space="preserve"> </w:t>
            </w:r>
            <w:r>
              <w:rPr>
                <w:spacing w:val="-2"/>
                <w:sz w:val="20"/>
              </w:rPr>
              <w:t>Insurance</w:t>
            </w:r>
            <w:r>
              <w:rPr>
                <w:spacing w:val="5"/>
                <w:sz w:val="20"/>
              </w:rPr>
              <w:t xml:space="preserve"> </w:t>
            </w:r>
            <w:r>
              <w:rPr>
                <w:spacing w:val="-2"/>
                <w:sz w:val="20"/>
              </w:rPr>
              <w:t>Reserves</w:t>
            </w:r>
          </w:p>
        </w:tc>
        <w:tc>
          <w:tcPr>
            <w:tcW w:w="1993" w:type="dxa"/>
            <w:shd w:val="clear" w:color="auto" w:fill="F7F7F7"/>
          </w:tcPr>
          <w:p w14:paraId="0B167761" w14:textId="77777777" w:rsidR="00620CF6" w:rsidRDefault="00000000">
            <w:pPr>
              <w:pStyle w:val="TableParagraph"/>
              <w:ind w:left="326"/>
              <w:rPr>
                <w:sz w:val="20"/>
              </w:rPr>
            </w:pPr>
            <w:r>
              <w:rPr>
                <w:spacing w:val="-2"/>
                <w:sz w:val="20"/>
              </w:rPr>
              <w:t>FL153040005.A</w:t>
            </w:r>
          </w:p>
        </w:tc>
        <w:tc>
          <w:tcPr>
            <w:tcW w:w="1120" w:type="dxa"/>
            <w:shd w:val="clear" w:color="auto" w:fill="F7F7F7"/>
          </w:tcPr>
          <w:p w14:paraId="77EE6FFE" w14:textId="77777777" w:rsidR="00620CF6" w:rsidRDefault="00000000">
            <w:pPr>
              <w:pStyle w:val="TableParagraph"/>
              <w:ind w:left="118"/>
              <w:rPr>
                <w:sz w:val="20"/>
              </w:rPr>
            </w:pPr>
            <w:r>
              <w:rPr>
                <w:spacing w:val="-2"/>
                <w:w w:val="105"/>
                <w:sz w:val="20"/>
              </w:rPr>
              <w:t>A_AF62</w:t>
            </w:r>
          </w:p>
        </w:tc>
      </w:tr>
      <w:tr w:rsidR="00620CF6" w14:paraId="3C949243" w14:textId="77777777">
        <w:trPr>
          <w:trHeight w:val="398"/>
        </w:trPr>
        <w:tc>
          <w:tcPr>
            <w:tcW w:w="5701" w:type="dxa"/>
          </w:tcPr>
          <w:p w14:paraId="14A70BE6" w14:textId="77777777" w:rsidR="00620CF6" w:rsidRDefault="00000000">
            <w:pPr>
              <w:pStyle w:val="TableParagraph"/>
              <w:rPr>
                <w:sz w:val="20"/>
              </w:rPr>
            </w:pPr>
            <w:r>
              <w:rPr>
                <w:spacing w:val="-2"/>
                <w:sz w:val="20"/>
              </w:rPr>
              <w:t>Pension</w:t>
            </w:r>
            <w:r>
              <w:rPr>
                <w:spacing w:val="-3"/>
                <w:sz w:val="20"/>
              </w:rPr>
              <w:t xml:space="preserve"> </w:t>
            </w:r>
            <w:r>
              <w:rPr>
                <w:spacing w:val="-2"/>
                <w:sz w:val="20"/>
              </w:rPr>
              <w:t>Entitlements</w:t>
            </w:r>
          </w:p>
        </w:tc>
        <w:tc>
          <w:tcPr>
            <w:tcW w:w="1993" w:type="dxa"/>
          </w:tcPr>
          <w:p w14:paraId="67802528" w14:textId="77777777" w:rsidR="00620CF6" w:rsidRDefault="00000000">
            <w:pPr>
              <w:pStyle w:val="TableParagraph"/>
              <w:ind w:left="326"/>
              <w:rPr>
                <w:sz w:val="20"/>
              </w:rPr>
            </w:pPr>
            <w:r>
              <w:rPr>
                <w:spacing w:val="-2"/>
                <w:sz w:val="20"/>
              </w:rPr>
              <w:t>FL153050005.A</w:t>
            </w:r>
          </w:p>
        </w:tc>
        <w:tc>
          <w:tcPr>
            <w:tcW w:w="1120" w:type="dxa"/>
          </w:tcPr>
          <w:p w14:paraId="3A1E6EFC" w14:textId="77777777" w:rsidR="00620CF6" w:rsidRDefault="00000000">
            <w:pPr>
              <w:pStyle w:val="TableParagraph"/>
              <w:ind w:left="118"/>
              <w:rPr>
                <w:sz w:val="20"/>
              </w:rPr>
            </w:pPr>
            <w:r>
              <w:rPr>
                <w:spacing w:val="-2"/>
                <w:w w:val="105"/>
                <w:sz w:val="20"/>
              </w:rPr>
              <w:t>A_AF63</w:t>
            </w:r>
          </w:p>
        </w:tc>
      </w:tr>
      <w:tr w:rsidR="00620CF6" w14:paraId="5F60D8FC" w14:textId="77777777">
        <w:trPr>
          <w:trHeight w:val="398"/>
        </w:trPr>
        <w:tc>
          <w:tcPr>
            <w:tcW w:w="5701" w:type="dxa"/>
            <w:shd w:val="clear" w:color="auto" w:fill="F7F7F7"/>
          </w:tcPr>
          <w:p w14:paraId="2ABBF094" w14:textId="77777777" w:rsidR="00620CF6" w:rsidRDefault="00000000">
            <w:pPr>
              <w:pStyle w:val="TableParagraph"/>
              <w:rPr>
                <w:sz w:val="20"/>
              </w:rPr>
            </w:pPr>
            <w:r>
              <w:rPr>
                <w:sz w:val="20"/>
              </w:rPr>
              <w:t>Other</w:t>
            </w:r>
            <w:r>
              <w:rPr>
                <w:spacing w:val="-6"/>
                <w:sz w:val="20"/>
              </w:rPr>
              <w:t xml:space="preserve"> </w:t>
            </w:r>
            <w:r>
              <w:rPr>
                <w:sz w:val="20"/>
              </w:rPr>
              <w:t>Accounts</w:t>
            </w:r>
            <w:r>
              <w:rPr>
                <w:spacing w:val="-6"/>
                <w:sz w:val="20"/>
              </w:rPr>
              <w:t xml:space="preserve"> </w:t>
            </w:r>
            <w:r>
              <w:rPr>
                <w:spacing w:val="-2"/>
                <w:sz w:val="20"/>
              </w:rPr>
              <w:t>Receivable</w:t>
            </w:r>
          </w:p>
        </w:tc>
        <w:tc>
          <w:tcPr>
            <w:tcW w:w="1993" w:type="dxa"/>
            <w:shd w:val="clear" w:color="auto" w:fill="F7F7F7"/>
          </w:tcPr>
          <w:p w14:paraId="07092840" w14:textId="77777777" w:rsidR="00620CF6" w:rsidRDefault="00000000">
            <w:pPr>
              <w:pStyle w:val="TableParagraph"/>
              <w:ind w:left="326"/>
              <w:rPr>
                <w:sz w:val="20"/>
              </w:rPr>
            </w:pPr>
            <w:r>
              <w:rPr>
                <w:spacing w:val="-2"/>
                <w:sz w:val="20"/>
              </w:rPr>
              <w:t>FL163096005.A</w:t>
            </w:r>
          </w:p>
        </w:tc>
        <w:tc>
          <w:tcPr>
            <w:tcW w:w="1120" w:type="dxa"/>
            <w:shd w:val="clear" w:color="auto" w:fill="F7F7F7"/>
          </w:tcPr>
          <w:p w14:paraId="0559C17F" w14:textId="77777777" w:rsidR="00620CF6" w:rsidRDefault="00000000">
            <w:pPr>
              <w:pStyle w:val="TableParagraph"/>
              <w:ind w:left="118"/>
              <w:rPr>
                <w:sz w:val="20"/>
              </w:rPr>
            </w:pPr>
            <w:r>
              <w:rPr>
                <w:spacing w:val="-2"/>
                <w:w w:val="110"/>
                <w:sz w:val="20"/>
              </w:rPr>
              <w:t>A_AF8</w:t>
            </w:r>
          </w:p>
        </w:tc>
      </w:tr>
      <w:tr w:rsidR="00620CF6" w14:paraId="30D086B8" w14:textId="77777777">
        <w:trPr>
          <w:trHeight w:val="498"/>
        </w:trPr>
        <w:tc>
          <w:tcPr>
            <w:tcW w:w="5701" w:type="dxa"/>
          </w:tcPr>
          <w:p w14:paraId="21713010" w14:textId="77777777" w:rsidR="00620CF6" w:rsidRDefault="00000000">
            <w:pPr>
              <w:pStyle w:val="TableParagraph"/>
              <w:rPr>
                <w:sz w:val="20"/>
              </w:rPr>
            </w:pPr>
            <w:r>
              <w:rPr>
                <w:sz w:val="20"/>
              </w:rPr>
              <w:t>Net</w:t>
            </w:r>
            <w:r>
              <w:rPr>
                <w:spacing w:val="2"/>
                <w:sz w:val="20"/>
              </w:rPr>
              <w:t xml:space="preserve"> </w:t>
            </w:r>
            <w:r>
              <w:rPr>
                <w:spacing w:val="-2"/>
                <w:sz w:val="20"/>
              </w:rPr>
              <w:t>Worth</w:t>
            </w:r>
          </w:p>
        </w:tc>
        <w:tc>
          <w:tcPr>
            <w:tcW w:w="1993" w:type="dxa"/>
          </w:tcPr>
          <w:p w14:paraId="0E4D9A9A" w14:textId="77777777" w:rsidR="00620CF6" w:rsidRDefault="00000000">
            <w:pPr>
              <w:pStyle w:val="TableParagraph"/>
              <w:ind w:left="326"/>
              <w:rPr>
                <w:sz w:val="20"/>
              </w:rPr>
            </w:pPr>
            <w:r>
              <w:rPr>
                <w:spacing w:val="-2"/>
                <w:sz w:val="20"/>
              </w:rPr>
              <w:t>FL152090005.A</w:t>
            </w:r>
          </w:p>
        </w:tc>
        <w:tc>
          <w:tcPr>
            <w:tcW w:w="1120" w:type="dxa"/>
          </w:tcPr>
          <w:p w14:paraId="5230AFAE" w14:textId="77777777" w:rsidR="00620CF6" w:rsidRDefault="00000000">
            <w:pPr>
              <w:pStyle w:val="TableParagraph"/>
              <w:ind w:left="118"/>
              <w:rPr>
                <w:sz w:val="20"/>
              </w:rPr>
            </w:pPr>
            <w:r>
              <w:rPr>
                <w:spacing w:val="-5"/>
                <w:w w:val="105"/>
                <w:sz w:val="20"/>
              </w:rPr>
              <w:t>B90</w:t>
            </w:r>
          </w:p>
        </w:tc>
      </w:tr>
      <w:tr w:rsidR="00620CF6" w14:paraId="6C1CF426" w14:textId="77777777">
        <w:trPr>
          <w:trHeight w:val="398"/>
        </w:trPr>
        <w:tc>
          <w:tcPr>
            <w:tcW w:w="5701" w:type="dxa"/>
            <w:shd w:val="clear" w:color="auto" w:fill="F7F7F7"/>
          </w:tcPr>
          <w:p w14:paraId="4ACD18E2" w14:textId="77777777" w:rsidR="00620CF6" w:rsidRDefault="00000000">
            <w:pPr>
              <w:pStyle w:val="TableParagraph"/>
              <w:rPr>
                <w:sz w:val="20"/>
              </w:rPr>
            </w:pPr>
            <w:r>
              <w:rPr>
                <w:sz w:val="20"/>
              </w:rPr>
              <w:t>Total</w:t>
            </w:r>
            <w:r>
              <w:rPr>
                <w:spacing w:val="16"/>
                <w:sz w:val="20"/>
              </w:rPr>
              <w:t xml:space="preserve"> </w:t>
            </w:r>
            <w:r>
              <w:rPr>
                <w:spacing w:val="-2"/>
                <w:sz w:val="20"/>
              </w:rPr>
              <w:t>Liabilities</w:t>
            </w:r>
          </w:p>
        </w:tc>
        <w:tc>
          <w:tcPr>
            <w:tcW w:w="1993" w:type="dxa"/>
            <w:shd w:val="clear" w:color="auto" w:fill="F7F7F7"/>
          </w:tcPr>
          <w:p w14:paraId="3940805A" w14:textId="77777777" w:rsidR="00620CF6" w:rsidRDefault="00000000">
            <w:pPr>
              <w:pStyle w:val="TableParagraph"/>
              <w:ind w:left="326"/>
              <w:rPr>
                <w:sz w:val="20"/>
              </w:rPr>
            </w:pPr>
            <w:r>
              <w:rPr>
                <w:spacing w:val="-2"/>
                <w:sz w:val="20"/>
              </w:rPr>
              <w:t>FL154190005.A</w:t>
            </w:r>
          </w:p>
        </w:tc>
        <w:tc>
          <w:tcPr>
            <w:tcW w:w="1120" w:type="dxa"/>
            <w:shd w:val="clear" w:color="auto" w:fill="F7F7F7"/>
          </w:tcPr>
          <w:p w14:paraId="7A88C5E6" w14:textId="77777777" w:rsidR="00620CF6" w:rsidRDefault="00000000">
            <w:pPr>
              <w:pStyle w:val="TableParagraph"/>
              <w:ind w:left="118"/>
              <w:rPr>
                <w:sz w:val="20"/>
              </w:rPr>
            </w:pPr>
            <w:r>
              <w:rPr>
                <w:spacing w:val="-4"/>
                <w:w w:val="115"/>
                <w:sz w:val="20"/>
              </w:rPr>
              <w:t>L_AF</w:t>
            </w:r>
          </w:p>
        </w:tc>
      </w:tr>
      <w:tr w:rsidR="00620CF6" w14:paraId="0B4D9280" w14:textId="77777777">
        <w:trPr>
          <w:trHeight w:val="398"/>
        </w:trPr>
        <w:tc>
          <w:tcPr>
            <w:tcW w:w="5701" w:type="dxa"/>
          </w:tcPr>
          <w:p w14:paraId="2DCF4FB7" w14:textId="77777777" w:rsidR="00620CF6" w:rsidRDefault="00000000">
            <w:pPr>
              <w:pStyle w:val="TableParagraph"/>
              <w:rPr>
                <w:sz w:val="20"/>
              </w:rPr>
            </w:pPr>
            <w:r>
              <w:rPr>
                <w:spacing w:val="-4"/>
                <w:sz w:val="20"/>
              </w:rPr>
              <w:t>Municipal</w:t>
            </w:r>
            <w:r>
              <w:rPr>
                <w:spacing w:val="6"/>
                <w:sz w:val="20"/>
              </w:rPr>
              <w:t xml:space="preserve"> </w:t>
            </w:r>
            <w:r>
              <w:rPr>
                <w:spacing w:val="-2"/>
                <w:sz w:val="20"/>
              </w:rPr>
              <w:t>Securities</w:t>
            </w:r>
          </w:p>
        </w:tc>
        <w:tc>
          <w:tcPr>
            <w:tcW w:w="1993" w:type="dxa"/>
          </w:tcPr>
          <w:p w14:paraId="0531E757" w14:textId="77777777" w:rsidR="00620CF6" w:rsidRDefault="00000000">
            <w:pPr>
              <w:pStyle w:val="TableParagraph"/>
              <w:ind w:left="326"/>
              <w:rPr>
                <w:sz w:val="20"/>
              </w:rPr>
            </w:pPr>
            <w:r>
              <w:rPr>
                <w:spacing w:val="-2"/>
                <w:sz w:val="20"/>
              </w:rPr>
              <w:t>FL163162003.A</w:t>
            </w:r>
          </w:p>
        </w:tc>
        <w:tc>
          <w:tcPr>
            <w:tcW w:w="1120" w:type="dxa"/>
          </w:tcPr>
          <w:p w14:paraId="6684AF7F" w14:textId="77777777" w:rsidR="00620CF6" w:rsidRDefault="00000000">
            <w:pPr>
              <w:pStyle w:val="TableParagraph"/>
              <w:ind w:left="118"/>
              <w:rPr>
                <w:sz w:val="20"/>
              </w:rPr>
            </w:pPr>
            <w:r>
              <w:rPr>
                <w:spacing w:val="-2"/>
                <w:w w:val="110"/>
                <w:sz w:val="20"/>
              </w:rPr>
              <w:t>L_AF3</w:t>
            </w:r>
          </w:p>
        </w:tc>
      </w:tr>
      <w:tr w:rsidR="00620CF6" w14:paraId="446CDC2F" w14:textId="77777777">
        <w:trPr>
          <w:trHeight w:val="398"/>
        </w:trPr>
        <w:tc>
          <w:tcPr>
            <w:tcW w:w="5701" w:type="dxa"/>
            <w:shd w:val="clear" w:color="auto" w:fill="F7F7F7"/>
          </w:tcPr>
          <w:p w14:paraId="39F9F98A" w14:textId="77777777" w:rsidR="00620CF6" w:rsidRDefault="00000000">
            <w:pPr>
              <w:pStyle w:val="TableParagraph"/>
              <w:rPr>
                <w:sz w:val="20"/>
              </w:rPr>
            </w:pPr>
            <w:r>
              <w:rPr>
                <w:spacing w:val="-2"/>
                <w:sz w:val="20"/>
              </w:rPr>
              <w:t>Loans</w:t>
            </w:r>
          </w:p>
        </w:tc>
        <w:tc>
          <w:tcPr>
            <w:tcW w:w="1993" w:type="dxa"/>
            <w:shd w:val="clear" w:color="auto" w:fill="F7F7F7"/>
          </w:tcPr>
          <w:p w14:paraId="45E6F016" w14:textId="77777777" w:rsidR="00620CF6" w:rsidRDefault="00000000">
            <w:pPr>
              <w:pStyle w:val="TableParagraph"/>
              <w:ind w:left="326"/>
              <w:rPr>
                <w:sz w:val="20"/>
              </w:rPr>
            </w:pPr>
            <w:r>
              <w:rPr>
                <w:spacing w:val="-2"/>
                <w:sz w:val="20"/>
              </w:rPr>
              <w:t>FL154123005.A</w:t>
            </w:r>
          </w:p>
        </w:tc>
        <w:tc>
          <w:tcPr>
            <w:tcW w:w="1120" w:type="dxa"/>
            <w:shd w:val="clear" w:color="auto" w:fill="F7F7F7"/>
          </w:tcPr>
          <w:p w14:paraId="4795445F" w14:textId="77777777" w:rsidR="00620CF6" w:rsidRDefault="00000000">
            <w:pPr>
              <w:pStyle w:val="TableParagraph"/>
              <w:ind w:left="118"/>
              <w:rPr>
                <w:sz w:val="20"/>
              </w:rPr>
            </w:pPr>
            <w:r>
              <w:rPr>
                <w:spacing w:val="-2"/>
                <w:w w:val="110"/>
                <w:sz w:val="20"/>
              </w:rPr>
              <w:t>L_AF4</w:t>
            </w:r>
          </w:p>
        </w:tc>
      </w:tr>
      <w:tr w:rsidR="00620CF6" w14:paraId="5457F1FF" w14:textId="77777777">
        <w:trPr>
          <w:trHeight w:val="398"/>
        </w:trPr>
        <w:tc>
          <w:tcPr>
            <w:tcW w:w="5701" w:type="dxa"/>
          </w:tcPr>
          <w:p w14:paraId="1F47D197" w14:textId="77777777" w:rsidR="00620CF6" w:rsidRDefault="00000000">
            <w:pPr>
              <w:pStyle w:val="TableParagraph"/>
              <w:rPr>
                <w:sz w:val="20"/>
              </w:rPr>
            </w:pPr>
            <w:r>
              <w:rPr>
                <w:sz w:val="20"/>
              </w:rPr>
              <w:t>Short-Term</w:t>
            </w:r>
            <w:r>
              <w:rPr>
                <w:spacing w:val="-3"/>
                <w:sz w:val="20"/>
              </w:rPr>
              <w:t xml:space="preserve"> </w:t>
            </w:r>
            <w:r>
              <w:rPr>
                <w:spacing w:val="-4"/>
                <w:sz w:val="20"/>
              </w:rPr>
              <w:t>Loans</w:t>
            </w:r>
          </w:p>
        </w:tc>
        <w:tc>
          <w:tcPr>
            <w:tcW w:w="1993" w:type="dxa"/>
          </w:tcPr>
          <w:p w14:paraId="21405185" w14:textId="77777777" w:rsidR="00620CF6" w:rsidRDefault="00000000">
            <w:pPr>
              <w:pStyle w:val="TableParagraph"/>
              <w:ind w:left="326"/>
              <w:rPr>
                <w:sz w:val="20"/>
              </w:rPr>
            </w:pPr>
            <w:r>
              <w:rPr>
                <w:spacing w:val="-2"/>
                <w:sz w:val="20"/>
              </w:rPr>
              <w:t>FL154141005.A</w:t>
            </w:r>
          </w:p>
        </w:tc>
        <w:tc>
          <w:tcPr>
            <w:tcW w:w="1120" w:type="dxa"/>
          </w:tcPr>
          <w:p w14:paraId="3B840F9E" w14:textId="77777777" w:rsidR="00620CF6" w:rsidRDefault="00000000">
            <w:pPr>
              <w:pStyle w:val="TableParagraph"/>
              <w:ind w:left="118"/>
              <w:rPr>
                <w:sz w:val="20"/>
              </w:rPr>
            </w:pPr>
            <w:r>
              <w:rPr>
                <w:spacing w:val="-2"/>
                <w:w w:val="110"/>
                <w:sz w:val="20"/>
              </w:rPr>
              <w:t>L_AF41</w:t>
            </w:r>
          </w:p>
        </w:tc>
      </w:tr>
      <w:tr w:rsidR="00620CF6" w14:paraId="26D99AE9" w14:textId="77777777">
        <w:trPr>
          <w:trHeight w:val="398"/>
        </w:trPr>
        <w:tc>
          <w:tcPr>
            <w:tcW w:w="5701" w:type="dxa"/>
            <w:shd w:val="clear" w:color="auto" w:fill="F7F7F7"/>
          </w:tcPr>
          <w:p w14:paraId="4CEB960F" w14:textId="77777777" w:rsidR="00620CF6" w:rsidRDefault="00000000">
            <w:pPr>
              <w:pStyle w:val="TableParagraph"/>
              <w:rPr>
                <w:sz w:val="20"/>
              </w:rPr>
            </w:pPr>
            <w:r>
              <w:rPr>
                <w:sz w:val="20"/>
              </w:rPr>
              <w:t>Total</w:t>
            </w:r>
            <w:r>
              <w:rPr>
                <w:spacing w:val="16"/>
                <w:sz w:val="20"/>
              </w:rPr>
              <w:t xml:space="preserve"> </w:t>
            </w:r>
            <w:r>
              <w:rPr>
                <w:spacing w:val="-2"/>
                <w:sz w:val="20"/>
              </w:rPr>
              <w:t>Mortgages</w:t>
            </w:r>
          </w:p>
        </w:tc>
        <w:tc>
          <w:tcPr>
            <w:tcW w:w="1993" w:type="dxa"/>
            <w:shd w:val="clear" w:color="auto" w:fill="F7F7F7"/>
          </w:tcPr>
          <w:p w14:paraId="04E88FCD" w14:textId="77777777" w:rsidR="00620CF6" w:rsidRDefault="00000000">
            <w:pPr>
              <w:pStyle w:val="TableParagraph"/>
              <w:ind w:left="326"/>
              <w:rPr>
                <w:sz w:val="20"/>
              </w:rPr>
            </w:pPr>
            <w:r>
              <w:rPr>
                <w:spacing w:val="-2"/>
                <w:sz w:val="20"/>
              </w:rPr>
              <w:t>FL153165005.A</w:t>
            </w:r>
          </w:p>
        </w:tc>
        <w:tc>
          <w:tcPr>
            <w:tcW w:w="1120" w:type="dxa"/>
            <w:shd w:val="clear" w:color="auto" w:fill="F7F7F7"/>
          </w:tcPr>
          <w:p w14:paraId="68E1507C" w14:textId="77777777" w:rsidR="00620CF6" w:rsidRDefault="00000000">
            <w:pPr>
              <w:pStyle w:val="TableParagraph"/>
              <w:ind w:left="118"/>
              <w:rPr>
                <w:sz w:val="20"/>
              </w:rPr>
            </w:pPr>
            <w:r>
              <w:rPr>
                <w:spacing w:val="-2"/>
                <w:w w:val="110"/>
                <w:sz w:val="20"/>
              </w:rPr>
              <w:t>L_AF42</w:t>
            </w:r>
          </w:p>
        </w:tc>
      </w:tr>
      <w:tr w:rsidR="00620CF6" w14:paraId="1ECCDF07" w14:textId="77777777">
        <w:trPr>
          <w:trHeight w:val="436"/>
        </w:trPr>
        <w:tc>
          <w:tcPr>
            <w:tcW w:w="5701" w:type="dxa"/>
          </w:tcPr>
          <w:p w14:paraId="0518ABC6" w14:textId="77777777" w:rsidR="00620CF6" w:rsidRDefault="00000000">
            <w:pPr>
              <w:pStyle w:val="TableParagraph"/>
              <w:spacing w:before="168" w:line="248" w:lineRule="exact"/>
              <w:rPr>
                <w:sz w:val="20"/>
              </w:rPr>
            </w:pPr>
            <w:r>
              <w:rPr>
                <w:spacing w:val="-2"/>
                <w:sz w:val="20"/>
              </w:rPr>
              <w:t>Deferred</w:t>
            </w:r>
            <w:r>
              <w:rPr>
                <w:spacing w:val="-4"/>
                <w:sz w:val="20"/>
              </w:rPr>
              <w:t xml:space="preserve"> </w:t>
            </w:r>
            <w:r>
              <w:rPr>
                <w:spacing w:val="-2"/>
                <w:sz w:val="20"/>
              </w:rPr>
              <w:t>And</w:t>
            </w:r>
            <w:r>
              <w:rPr>
                <w:spacing w:val="-4"/>
                <w:sz w:val="20"/>
              </w:rPr>
              <w:t xml:space="preserve"> </w:t>
            </w:r>
            <w:r>
              <w:rPr>
                <w:spacing w:val="-2"/>
                <w:sz w:val="20"/>
              </w:rPr>
              <w:t>Unpaid</w:t>
            </w:r>
            <w:r>
              <w:rPr>
                <w:spacing w:val="-4"/>
                <w:sz w:val="20"/>
              </w:rPr>
              <w:t xml:space="preserve"> </w:t>
            </w:r>
            <w:r>
              <w:rPr>
                <w:spacing w:val="-2"/>
                <w:sz w:val="20"/>
              </w:rPr>
              <w:t>Life</w:t>
            </w:r>
            <w:r>
              <w:rPr>
                <w:spacing w:val="-4"/>
                <w:sz w:val="20"/>
              </w:rPr>
              <w:t xml:space="preserve"> </w:t>
            </w:r>
            <w:r>
              <w:rPr>
                <w:spacing w:val="-2"/>
                <w:sz w:val="20"/>
              </w:rPr>
              <w:t>Insurance</w:t>
            </w:r>
            <w:r>
              <w:rPr>
                <w:spacing w:val="-4"/>
                <w:sz w:val="20"/>
              </w:rPr>
              <w:t xml:space="preserve"> </w:t>
            </w:r>
            <w:r>
              <w:rPr>
                <w:spacing w:val="-2"/>
                <w:sz w:val="20"/>
              </w:rPr>
              <w:t>Premiums</w:t>
            </w:r>
          </w:p>
        </w:tc>
        <w:tc>
          <w:tcPr>
            <w:tcW w:w="1993" w:type="dxa"/>
          </w:tcPr>
          <w:p w14:paraId="1E827737" w14:textId="77777777" w:rsidR="00620CF6" w:rsidRDefault="00000000">
            <w:pPr>
              <w:pStyle w:val="TableParagraph"/>
              <w:spacing w:before="168" w:line="248" w:lineRule="exact"/>
              <w:ind w:left="326"/>
              <w:rPr>
                <w:sz w:val="20"/>
              </w:rPr>
            </w:pPr>
            <w:r>
              <w:rPr>
                <w:spacing w:val="-2"/>
                <w:sz w:val="20"/>
              </w:rPr>
              <w:t>FL543077073.A</w:t>
            </w:r>
          </w:p>
        </w:tc>
        <w:tc>
          <w:tcPr>
            <w:tcW w:w="1120" w:type="dxa"/>
          </w:tcPr>
          <w:p w14:paraId="0E2439DF" w14:textId="77777777" w:rsidR="00620CF6" w:rsidRDefault="00000000">
            <w:pPr>
              <w:pStyle w:val="TableParagraph"/>
              <w:spacing w:before="168" w:line="248" w:lineRule="exact"/>
              <w:ind w:left="118"/>
              <w:rPr>
                <w:sz w:val="20"/>
              </w:rPr>
            </w:pPr>
            <w:r>
              <w:rPr>
                <w:spacing w:val="-2"/>
                <w:w w:val="110"/>
                <w:sz w:val="20"/>
              </w:rPr>
              <w:t>L_AF6</w:t>
            </w:r>
          </w:p>
        </w:tc>
      </w:tr>
    </w:tbl>
    <w:p w14:paraId="3494E02B" w14:textId="77777777" w:rsidR="00620CF6" w:rsidRDefault="00620CF6">
      <w:pPr>
        <w:spacing w:line="248" w:lineRule="exact"/>
        <w:rPr>
          <w:sz w:val="20"/>
        </w:rPr>
        <w:sectPr w:rsidR="00620CF6" w:rsidSect="00D60468">
          <w:pgSz w:w="12240" w:h="15840"/>
          <w:pgMar w:top="1400" w:right="1560" w:bottom="1378" w:left="1560" w:header="720" w:footer="720" w:gutter="0"/>
          <w:cols w:space="720"/>
        </w:sectPr>
      </w:pPr>
    </w:p>
    <w:tbl>
      <w:tblPr>
        <w:tblW w:w="0" w:type="auto"/>
        <w:tblInd w:w="142" w:type="dxa"/>
        <w:tblLayout w:type="fixed"/>
        <w:tblCellMar>
          <w:left w:w="0" w:type="dxa"/>
          <w:right w:w="0" w:type="dxa"/>
        </w:tblCellMar>
        <w:tblLook w:val="01E0" w:firstRow="1" w:lastRow="1" w:firstColumn="1" w:lastColumn="1" w:noHBand="0" w:noVBand="0"/>
      </w:tblPr>
      <w:tblGrid>
        <w:gridCol w:w="5117"/>
        <w:gridCol w:w="2526"/>
        <w:gridCol w:w="1206"/>
      </w:tblGrid>
      <w:tr w:rsidR="00620CF6" w14:paraId="55C5CB51" w14:textId="77777777">
        <w:trPr>
          <w:trHeight w:val="398"/>
        </w:trPr>
        <w:tc>
          <w:tcPr>
            <w:tcW w:w="5117" w:type="dxa"/>
            <w:shd w:val="clear" w:color="auto" w:fill="F7F7F7"/>
          </w:tcPr>
          <w:p w14:paraId="4E68962E" w14:textId="77777777" w:rsidR="00620CF6" w:rsidRDefault="00000000">
            <w:pPr>
              <w:pStyle w:val="TableParagraph"/>
              <w:ind w:left="138"/>
              <w:rPr>
                <w:sz w:val="20"/>
              </w:rPr>
            </w:pPr>
            <w:r>
              <w:rPr>
                <w:sz w:val="20"/>
              </w:rPr>
              <w:lastRenderedPageBreak/>
              <w:t>Trade</w:t>
            </w:r>
            <w:r>
              <w:rPr>
                <w:spacing w:val="-4"/>
                <w:sz w:val="20"/>
              </w:rPr>
              <w:t xml:space="preserve"> </w:t>
            </w:r>
            <w:r>
              <w:rPr>
                <w:spacing w:val="-2"/>
                <w:sz w:val="20"/>
              </w:rPr>
              <w:t>Payables</w:t>
            </w:r>
          </w:p>
        </w:tc>
        <w:tc>
          <w:tcPr>
            <w:tcW w:w="2526" w:type="dxa"/>
            <w:shd w:val="clear" w:color="auto" w:fill="F7F7F7"/>
          </w:tcPr>
          <w:p w14:paraId="1D564445" w14:textId="77777777" w:rsidR="00620CF6" w:rsidRDefault="00000000">
            <w:pPr>
              <w:pStyle w:val="TableParagraph"/>
              <w:ind w:left="0" w:right="238"/>
              <w:jc w:val="right"/>
              <w:rPr>
                <w:sz w:val="20"/>
              </w:rPr>
            </w:pPr>
            <w:r>
              <w:rPr>
                <w:spacing w:val="-2"/>
                <w:sz w:val="20"/>
              </w:rPr>
              <w:t>FL163170005.A</w:t>
            </w:r>
          </w:p>
        </w:tc>
        <w:tc>
          <w:tcPr>
            <w:tcW w:w="1206" w:type="dxa"/>
            <w:shd w:val="clear" w:color="auto" w:fill="F7F7F7"/>
          </w:tcPr>
          <w:p w14:paraId="1185D194" w14:textId="77777777" w:rsidR="00620CF6" w:rsidRDefault="00000000">
            <w:pPr>
              <w:pStyle w:val="TableParagraph"/>
              <w:ind w:left="188"/>
              <w:rPr>
                <w:sz w:val="20"/>
              </w:rPr>
            </w:pPr>
            <w:r>
              <w:rPr>
                <w:spacing w:val="-2"/>
                <w:w w:val="110"/>
                <w:sz w:val="20"/>
              </w:rPr>
              <w:t>L_AF8</w:t>
            </w:r>
          </w:p>
        </w:tc>
      </w:tr>
      <w:tr w:rsidR="00620CF6" w14:paraId="710BD1EC" w14:textId="77777777">
        <w:trPr>
          <w:trHeight w:val="430"/>
        </w:trPr>
        <w:tc>
          <w:tcPr>
            <w:tcW w:w="5117" w:type="dxa"/>
            <w:tcBorders>
              <w:bottom w:val="single" w:sz="8" w:space="0" w:color="000000"/>
            </w:tcBorders>
          </w:tcPr>
          <w:p w14:paraId="2015D73E" w14:textId="77777777" w:rsidR="00620CF6" w:rsidRDefault="00000000">
            <w:pPr>
              <w:pStyle w:val="TableParagraph"/>
              <w:ind w:left="138"/>
              <w:rPr>
                <w:sz w:val="20"/>
              </w:rPr>
            </w:pPr>
            <w:r>
              <w:rPr>
                <w:spacing w:val="-2"/>
                <w:sz w:val="20"/>
              </w:rPr>
              <w:t>Consumer</w:t>
            </w:r>
            <w:r>
              <w:rPr>
                <w:spacing w:val="3"/>
                <w:sz w:val="20"/>
              </w:rPr>
              <w:t xml:space="preserve"> </w:t>
            </w:r>
            <w:r>
              <w:rPr>
                <w:spacing w:val="-2"/>
                <w:sz w:val="20"/>
              </w:rPr>
              <w:t>Durable</w:t>
            </w:r>
            <w:r>
              <w:rPr>
                <w:spacing w:val="3"/>
                <w:sz w:val="20"/>
              </w:rPr>
              <w:t xml:space="preserve"> </w:t>
            </w:r>
            <w:r>
              <w:rPr>
                <w:spacing w:val="-2"/>
                <w:sz w:val="20"/>
              </w:rPr>
              <w:t>Goods,</w:t>
            </w:r>
            <w:r>
              <w:rPr>
                <w:spacing w:val="3"/>
                <w:sz w:val="20"/>
              </w:rPr>
              <w:t xml:space="preserve"> </w:t>
            </w:r>
            <w:r>
              <w:rPr>
                <w:spacing w:val="-2"/>
                <w:sz w:val="20"/>
              </w:rPr>
              <w:t>Current</w:t>
            </w:r>
            <w:r>
              <w:rPr>
                <w:spacing w:val="3"/>
                <w:sz w:val="20"/>
              </w:rPr>
              <w:t xml:space="preserve"> </w:t>
            </w:r>
            <w:r>
              <w:rPr>
                <w:spacing w:val="-2"/>
                <w:sz w:val="20"/>
              </w:rPr>
              <w:t>Cost</w:t>
            </w:r>
            <w:r>
              <w:rPr>
                <w:spacing w:val="3"/>
                <w:sz w:val="20"/>
              </w:rPr>
              <w:t xml:space="preserve"> </w:t>
            </w:r>
            <w:r>
              <w:rPr>
                <w:spacing w:val="-2"/>
                <w:sz w:val="20"/>
              </w:rPr>
              <w:t>Basis</w:t>
            </w:r>
          </w:p>
        </w:tc>
        <w:tc>
          <w:tcPr>
            <w:tcW w:w="2526" w:type="dxa"/>
            <w:tcBorders>
              <w:bottom w:val="single" w:sz="8" w:space="0" w:color="000000"/>
            </w:tcBorders>
          </w:tcPr>
          <w:p w14:paraId="00EF1FD2" w14:textId="77777777" w:rsidR="00620CF6" w:rsidRDefault="00000000">
            <w:pPr>
              <w:pStyle w:val="TableParagraph"/>
              <w:ind w:left="0" w:right="185"/>
              <w:jc w:val="right"/>
              <w:rPr>
                <w:sz w:val="20"/>
              </w:rPr>
            </w:pPr>
            <w:r>
              <w:rPr>
                <w:spacing w:val="-2"/>
                <w:sz w:val="20"/>
              </w:rPr>
              <w:t>LM155111005.A</w:t>
            </w:r>
          </w:p>
        </w:tc>
        <w:tc>
          <w:tcPr>
            <w:tcW w:w="1206" w:type="dxa"/>
            <w:tcBorders>
              <w:bottom w:val="single" w:sz="8" w:space="0" w:color="000000"/>
            </w:tcBorders>
          </w:tcPr>
          <w:p w14:paraId="70A47AE7" w14:textId="77777777" w:rsidR="00620CF6" w:rsidRDefault="00000000">
            <w:pPr>
              <w:pStyle w:val="TableParagraph"/>
              <w:ind w:left="188"/>
              <w:rPr>
                <w:sz w:val="20"/>
              </w:rPr>
            </w:pPr>
            <w:r>
              <w:rPr>
                <w:spacing w:val="-2"/>
                <w:sz w:val="20"/>
              </w:rPr>
              <w:t>XDHHCE</w:t>
            </w:r>
          </w:p>
        </w:tc>
      </w:tr>
    </w:tbl>
    <w:p w14:paraId="6D814697" w14:textId="77777777" w:rsidR="00620CF6" w:rsidRDefault="00620CF6">
      <w:pPr>
        <w:pStyle w:val="BodyText"/>
      </w:pPr>
    </w:p>
    <w:p w14:paraId="137DF270" w14:textId="77777777" w:rsidR="00620CF6" w:rsidRDefault="00620CF6">
      <w:pPr>
        <w:pStyle w:val="BodyText"/>
        <w:spacing w:before="10"/>
        <w:rPr>
          <w:sz w:val="21"/>
        </w:rPr>
      </w:pPr>
    </w:p>
    <w:p w14:paraId="61CA7599" w14:textId="77777777" w:rsidR="00620CF6" w:rsidRDefault="00000000">
      <w:pPr>
        <w:pStyle w:val="BodyText"/>
        <w:spacing w:before="1"/>
        <w:ind w:left="1916" w:right="1916"/>
        <w:jc w:val="center"/>
      </w:pPr>
      <w:bookmarkStart w:id="618" w:name="_bookmark98"/>
      <w:bookmarkEnd w:id="618"/>
      <w:r>
        <w:t>Table</w:t>
      </w:r>
      <w:r>
        <w:rPr>
          <w:spacing w:val="7"/>
        </w:rPr>
        <w:t xml:space="preserve"> </w:t>
      </w:r>
      <w:r>
        <w:t>B.16:</w:t>
      </w:r>
      <w:r>
        <w:rPr>
          <w:spacing w:val="26"/>
        </w:rPr>
        <w:t xml:space="preserve"> </w:t>
      </w:r>
      <w:r>
        <w:t>Composition</w:t>
      </w:r>
      <w:r>
        <w:rPr>
          <w:spacing w:val="7"/>
        </w:rPr>
        <w:t xml:space="preserve"> </w:t>
      </w:r>
      <w:r>
        <w:t>rules:</w:t>
      </w:r>
      <w:r>
        <w:rPr>
          <w:spacing w:val="27"/>
        </w:rPr>
        <w:t xml:space="preserve"> </w:t>
      </w:r>
      <w:r>
        <w:t>OECD</w:t>
      </w:r>
      <w:r>
        <w:rPr>
          <w:spacing w:val="7"/>
        </w:rPr>
        <w:t xml:space="preserve"> </w:t>
      </w:r>
      <w:r>
        <w:t>-</w:t>
      </w:r>
      <w:r>
        <w:rPr>
          <w:spacing w:val="7"/>
        </w:rPr>
        <w:t xml:space="preserve"> </w:t>
      </w:r>
      <w:r>
        <w:t>Financial</w:t>
      </w:r>
      <w:r>
        <w:rPr>
          <w:spacing w:val="7"/>
        </w:rPr>
        <w:t xml:space="preserve"> </w:t>
      </w:r>
      <w:r>
        <w:rPr>
          <w:spacing w:val="-2"/>
        </w:rPr>
        <w:t>Accounts</w:t>
      </w:r>
    </w:p>
    <w:p w14:paraId="2F0E504A" w14:textId="77777777" w:rsidR="00620CF6" w:rsidRDefault="00620CF6">
      <w:pPr>
        <w:pStyle w:val="BodyText"/>
        <w:spacing w:before="7"/>
        <w:rPr>
          <w:sz w:val="28"/>
        </w:rPr>
      </w:pPr>
    </w:p>
    <w:tbl>
      <w:tblPr>
        <w:tblW w:w="0" w:type="auto"/>
        <w:tblInd w:w="123" w:type="dxa"/>
        <w:tblLayout w:type="fixed"/>
        <w:tblCellMar>
          <w:left w:w="0" w:type="dxa"/>
          <w:right w:w="0" w:type="dxa"/>
        </w:tblCellMar>
        <w:tblLook w:val="01E0" w:firstRow="1" w:lastRow="1" w:firstColumn="1" w:lastColumn="1" w:noHBand="0" w:noVBand="0"/>
      </w:tblPr>
      <w:tblGrid>
        <w:gridCol w:w="1297"/>
        <w:gridCol w:w="1145"/>
        <w:gridCol w:w="2811"/>
        <w:gridCol w:w="2450"/>
        <w:gridCol w:w="1186"/>
      </w:tblGrid>
      <w:tr w:rsidR="00620CF6" w14:paraId="0AAEAB04" w14:textId="77777777">
        <w:trPr>
          <w:trHeight w:val="885"/>
        </w:trPr>
        <w:tc>
          <w:tcPr>
            <w:tcW w:w="1297" w:type="dxa"/>
            <w:tcBorders>
              <w:top w:val="single" w:sz="8" w:space="0" w:color="000000"/>
              <w:bottom w:val="single" w:sz="4" w:space="0" w:color="000000"/>
            </w:tcBorders>
          </w:tcPr>
          <w:p w14:paraId="532AFB53" w14:textId="77777777" w:rsidR="00620CF6" w:rsidRDefault="00000000">
            <w:pPr>
              <w:pStyle w:val="TableParagraph"/>
              <w:spacing w:before="123"/>
              <w:rPr>
                <w:sz w:val="20"/>
              </w:rPr>
            </w:pPr>
            <w:r>
              <w:rPr>
                <w:spacing w:val="-2"/>
                <w:sz w:val="20"/>
              </w:rPr>
              <w:t>Sector</w:t>
            </w:r>
          </w:p>
        </w:tc>
        <w:tc>
          <w:tcPr>
            <w:tcW w:w="1145" w:type="dxa"/>
            <w:tcBorders>
              <w:top w:val="single" w:sz="8" w:space="0" w:color="000000"/>
              <w:bottom w:val="single" w:sz="4" w:space="0" w:color="000000"/>
            </w:tcBorders>
          </w:tcPr>
          <w:p w14:paraId="32F89431" w14:textId="77777777" w:rsidR="00620CF6" w:rsidRDefault="00000000">
            <w:pPr>
              <w:pStyle w:val="TableParagraph"/>
              <w:spacing w:before="123"/>
              <w:ind w:left="195"/>
              <w:rPr>
                <w:sz w:val="20"/>
              </w:rPr>
            </w:pPr>
            <w:r>
              <w:rPr>
                <w:spacing w:val="-4"/>
                <w:sz w:val="20"/>
              </w:rPr>
              <w:t>Code</w:t>
            </w:r>
          </w:p>
        </w:tc>
        <w:tc>
          <w:tcPr>
            <w:tcW w:w="2811" w:type="dxa"/>
            <w:tcBorders>
              <w:top w:val="single" w:sz="8" w:space="0" w:color="000000"/>
              <w:bottom w:val="single" w:sz="4" w:space="0" w:color="000000"/>
            </w:tcBorders>
          </w:tcPr>
          <w:p w14:paraId="0559EB01" w14:textId="77777777" w:rsidR="00620CF6" w:rsidRDefault="00000000">
            <w:pPr>
              <w:pStyle w:val="TableParagraph"/>
              <w:spacing w:before="123"/>
              <w:ind w:left="423"/>
              <w:rPr>
                <w:sz w:val="20"/>
              </w:rPr>
            </w:pPr>
            <w:r>
              <w:rPr>
                <w:spacing w:val="-2"/>
                <w:sz w:val="20"/>
              </w:rPr>
              <w:t>Concept</w:t>
            </w:r>
          </w:p>
        </w:tc>
        <w:tc>
          <w:tcPr>
            <w:tcW w:w="2450" w:type="dxa"/>
            <w:tcBorders>
              <w:top w:val="single" w:sz="8" w:space="0" w:color="000000"/>
              <w:bottom w:val="single" w:sz="4" w:space="0" w:color="000000"/>
            </w:tcBorders>
          </w:tcPr>
          <w:p w14:paraId="6599389D" w14:textId="77777777" w:rsidR="00620CF6" w:rsidRDefault="00000000">
            <w:pPr>
              <w:pStyle w:val="TableParagraph"/>
              <w:spacing w:before="14" w:line="398" w:lineRule="exact"/>
              <w:rPr>
                <w:sz w:val="20"/>
              </w:rPr>
            </w:pPr>
            <w:r>
              <w:rPr>
                <w:spacing w:val="-4"/>
                <w:sz w:val="20"/>
              </w:rPr>
              <w:t>Composition</w:t>
            </w:r>
            <w:r>
              <w:rPr>
                <w:spacing w:val="-8"/>
                <w:sz w:val="20"/>
              </w:rPr>
              <w:t xml:space="preserve"> </w:t>
            </w:r>
            <w:r>
              <w:rPr>
                <w:spacing w:val="-4"/>
                <w:sz w:val="20"/>
              </w:rPr>
              <w:t>rule</w:t>
            </w:r>
            <w:r>
              <w:rPr>
                <w:spacing w:val="-7"/>
                <w:sz w:val="20"/>
              </w:rPr>
              <w:t xml:space="preserve"> </w:t>
            </w:r>
            <w:r>
              <w:rPr>
                <w:spacing w:val="-4"/>
                <w:sz w:val="20"/>
              </w:rPr>
              <w:t xml:space="preserve">using </w:t>
            </w:r>
            <w:r>
              <w:rPr>
                <w:spacing w:val="-2"/>
                <w:sz w:val="20"/>
              </w:rPr>
              <w:t>codes</w:t>
            </w:r>
          </w:p>
        </w:tc>
        <w:tc>
          <w:tcPr>
            <w:tcW w:w="1186" w:type="dxa"/>
            <w:tcBorders>
              <w:top w:val="single" w:sz="8" w:space="0" w:color="000000"/>
              <w:bottom w:val="single" w:sz="4" w:space="0" w:color="000000"/>
            </w:tcBorders>
          </w:tcPr>
          <w:p w14:paraId="421DC22A" w14:textId="77777777" w:rsidR="00620CF6" w:rsidRDefault="00000000">
            <w:pPr>
              <w:pStyle w:val="TableParagraph"/>
              <w:spacing w:before="123"/>
              <w:ind w:left="176"/>
              <w:rPr>
                <w:sz w:val="20"/>
              </w:rPr>
            </w:pPr>
            <w:r>
              <w:rPr>
                <w:spacing w:val="-2"/>
                <w:sz w:val="20"/>
              </w:rPr>
              <w:t>Frequency</w:t>
            </w:r>
          </w:p>
        </w:tc>
      </w:tr>
      <w:tr w:rsidR="00620CF6" w14:paraId="1E053A40" w14:textId="77777777">
        <w:trPr>
          <w:trHeight w:val="852"/>
        </w:trPr>
        <w:tc>
          <w:tcPr>
            <w:tcW w:w="1297" w:type="dxa"/>
            <w:tcBorders>
              <w:top w:val="single" w:sz="4" w:space="0" w:color="000000"/>
            </w:tcBorders>
            <w:shd w:val="clear" w:color="auto" w:fill="F7F7F7"/>
          </w:tcPr>
          <w:p w14:paraId="69E35F30" w14:textId="77777777" w:rsidR="00620CF6" w:rsidRDefault="00000000">
            <w:pPr>
              <w:pStyle w:val="TableParagraph"/>
              <w:spacing w:before="16" w:line="398" w:lineRule="exact"/>
              <w:ind w:right="101"/>
              <w:rPr>
                <w:sz w:val="20"/>
              </w:rPr>
            </w:pPr>
            <w:r>
              <w:rPr>
                <w:spacing w:val="-2"/>
                <w:w w:val="90"/>
                <w:sz w:val="20"/>
              </w:rPr>
              <w:t xml:space="preserve">Households </w:t>
            </w:r>
            <w:r>
              <w:rPr>
                <w:sz w:val="20"/>
              </w:rPr>
              <w:t>&amp; NPISH</w:t>
            </w:r>
          </w:p>
        </w:tc>
        <w:tc>
          <w:tcPr>
            <w:tcW w:w="1145" w:type="dxa"/>
            <w:tcBorders>
              <w:top w:val="single" w:sz="4" w:space="0" w:color="000000"/>
            </w:tcBorders>
            <w:shd w:val="clear" w:color="auto" w:fill="F7F7F7"/>
          </w:tcPr>
          <w:p w14:paraId="52C7B11E" w14:textId="77777777" w:rsidR="00620CF6" w:rsidRDefault="00000000">
            <w:pPr>
              <w:pStyle w:val="TableParagraph"/>
              <w:spacing w:before="125"/>
              <w:ind w:left="195"/>
              <w:rPr>
                <w:sz w:val="20"/>
              </w:rPr>
            </w:pPr>
            <w:proofErr w:type="spellStart"/>
            <w:r>
              <w:rPr>
                <w:spacing w:val="-2"/>
                <w:sz w:val="20"/>
              </w:rPr>
              <w:t>fliabi</w:t>
            </w:r>
            <w:proofErr w:type="spellEnd"/>
          </w:p>
        </w:tc>
        <w:tc>
          <w:tcPr>
            <w:tcW w:w="2811" w:type="dxa"/>
            <w:tcBorders>
              <w:top w:val="single" w:sz="4" w:space="0" w:color="000000"/>
            </w:tcBorders>
            <w:shd w:val="clear" w:color="auto" w:fill="F7F7F7"/>
          </w:tcPr>
          <w:p w14:paraId="51E2AF54" w14:textId="77777777" w:rsidR="00620CF6" w:rsidRDefault="00000000">
            <w:pPr>
              <w:pStyle w:val="TableParagraph"/>
              <w:spacing w:before="125"/>
              <w:ind w:left="423"/>
              <w:rPr>
                <w:sz w:val="20"/>
              </w:rPr>
            </w:pPr>
            <w:r>
              <w:rPr>
                <w:spacing w:val="-4"/>
                <w:sz w:val="20"/>
              </w:rPr>
              <w:t>Debt</w:t>
            </w:r>
          </w:p>
        </w:tc>
        <w:tc>
          <w:tcPr>
            <w:tcW w:w="2450" w:type="dxa"/>
            <w:tcBorders>
              <w:top w:val="single" w:sz="4" w:space="0" w:color="000000"/>
            </w:tcBorders>
            <w:shd w:val="clear" w:color="auto" w:fill="F7F7F7"/>
          </w:tcPr>
          <w:p w14:paraId="006D04C8" w14:textId="77777777" w:rsidR="00620CF6" w:rsidRDefault="00000000">
            <w:pPr>
              <w:pStyle w:val="TableParagraph"/>
              <w:spacing w:before="125"/>
              <w:rPr>
                <w:sz w:val="20"/>
              </w:rPr>
            </w:pPr>
            <w:r>
              <w:rPr>
                <w:spacing w:val="-2"/>
                <w:w w:val="110"/>
                <w:sz w:val="20"/>
              </w:rPr>
              <w:t>(L_AF4)</w:t>
            </w:r>
          </w:p>
        </w:tc>
        <w:tc>
          <w:tcPr>
            <w:tcW w:w="1186" w:type="dxa"/>
            <w:tcBorders>
              <w:top w:val="single" w:sz="4" w:space="0" w:color="000000"/>
            </w:tcBorders>
            <w:shd w:val="clear" w:color="auto" w:fill="F7F7F7"/>
          </w:tcPr>
          <w:p w14:paraId="715D2945" w14:textId="77777777" w:rsidR="00620CF6" w:rsidRDefault="00000000">
            <w:pPr>
              <w:pStyle w:val="TableParagraph"/>
              <w:spacing w:before="125"/>
              <w:ind w:left="176"/>
              <w:rPr>
                <w:sz w:val="20"/>
              </w:rPr>
            </w:pPr>
            <w:r>
              <w:rPr>
                <w:spacing w:val="-5"/>
                <w:sz w:val="20"/>
              </w:rPr>
              <w:t>31</w:t>
            </w:r>
          </w:p>
        </w:tc>
      </w:tr>
      <w:tr w:rsidR="00620CF6" w14:paraId="256F84CE" w14:textId="77777777">
        <w:trPr>
          <w:trHeight w:val="797"/>
        </w:trPr>
        <w:tc>
          <w:tcPr>
            <w:tcW w:w="1297" w:type="dxa"/>
          </w:tcPr>
          <w:p w14:paraId="499863C5" w14:textId="77777777" w:rsidR="00620CF6" w:rsidRDefault="00000000">
            <w:pPr>
              <w:pStyle w:val="TableParagraph"/>
              <w:rPr>
                <w:sz w:val="20"/>
              </w:rPr>
            </w:pPr>
            <w:r>
              <w:rPr>
                <w:spacing w:val="-2"/>
                <w:sz w:val="20"/>
              </w:rPr>
              <w:t>Households</w:t>
            </w:r>
          </w:p>
          <w:p w14:paraId="76385115"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45" w:type="dxa"/>
          </w:tcPr>
          <w:p w14:paraId="698B8EA2" w14:textId="77777777" w:rsidR="00620CF6" w:rsidRDefault="00000000">
            <w:pPr>
              <w:pStyle w:val="TableParagraph"/>
              <w:ind w:left="195"/>
              <w:rPr>
                <w:sz w:val="20"/>
              </w:rPr>
            </w:pPr>
            <w:proofErr w:type="spellStart"/>
            <w:r>
              <w:rPr>
                <w:spacing w:val="-2"/>
                <w:sz w:val="20"/>
              </w:rPr>
              <w:t>faeqfd</w:t>
            </w:r>
            <w:proofErr w:type="spellEnd"/>
          </w:p>
        </w:tc>
        <w:tc>
          <w:tcPr>
            <w:tcW w:w="2811" w:type="dxa"/>
          </w:tcPr>
          <w:p w14:paraId="29EBCE5F" w14:textId="77777777" w:rsidR="00620CF6" w:rsidRDefault="00000000">
            <w:pPr>
              <w:pStyle w:val="TableParagraph"/>
              <w:ind w:left="423"/>
              <w:rPr>
                <w:sz w:val="20"/>
              </w:rPr>
            </w:pPr>
            <w:r>
              <w:rPr>
                <w:sz w:val="20"/>
              </w:rPr>
              <w:t xml:space="preserve">Stocks, Business </w:t>
            </w:r>
            <w:r>
              <w:rPr>
                <w:spacing w:val="-2"/>
                <w:sz w:val="20"/>
              </w:rPr>
              <w:t>Equities</w:t>
            </w:r>
          </w:p>
          <w:p w14:paraId="5658CD1B" w14:textId="77777777" w:rsidR="00620CF6" w:rsidRDefault="00000000">
            <w:pPr>
              <w:pStyle w:val="TableParagraph"/>
              <w:spacing w:before="129"/>
              <w:ind w:left="423"/>
              <w:rPr>
                <w:sz w:val="20"/>
              </w:rPr>
            </w:pPr>
            <w:r>
              <w:rPr>
                <w:sz w:val="20"/>
              </w:rPr>
              <w:t>&amp;</w:t>
            </w:r>
            <w:r>
              <w:rPr>
                <w:spacing w:val="1"/>
                <w:sz w:val="20"/>
              </w:rPr>
              <w:t xml:space="preserve"> </w:t>
            </w:r>
            <w:r>
              <w:rPr>
                <w:sz w:val="20"/>
              </w:rPr>
              <w:t>Fund</w:t>
            </w:r>
            <w:r>
              <w:rPr>
                <w:spacing w:val="1"/>
                <w:sz w:val="20"/>
              </w:rPr>
              <w:t xml:space="preserve"> </w:t>
            </w:r>
            <w:r>
              <w:rPr>
                <w:spacing w:val="-2"/>
                <w:sz w:val="20"/>
              </w:rPr>
              <w:t>Shares</w:t>
            </w:r>
          </w:p>
        </w:tc>
        <w:tc>
          <w:tcPr>
            <w:tcW w:w="2450" w:type="dxa"/>
          </w:tcPr>
          <w:p w14:paraId="27C1604C" w14:textId="77777777" w:rsidR="00620CF6" w:rsidRDefault="00000000">
            <w:pPr>
              <w:pStyle w:val="TableParagraph"/>
              <w:rPr>
                <w:sz w:val="20"/>
              </w:rPr>
            </w:pPr>
            <w:r>
              <w:rPr>
                <w:spacing w:val="-2"/>
                <w:w w:val="110"/>
                <w:sz w:val="20"/>
              </w:rPr>
              <w:t>(A_AF52)</w:t>
            </w:r>
          </w:p>
        </w:tc>
        <w:tc>
          <w:tcPr>
            <w:tcW w:w="1186" w:type="dxa"/>
          </w:tcPr>
          <w:p w14:paraId="40981522" w14:textId="77777777" w:rsidR="00620CF6" w:rsidRDefault="00000000">
            <w:pPr>
              <w:pStyle w:val="TableParagraph"/>
              <w:ind w:left="176"/>
              <w:rPr>
                <w:sz w:val="20"/>
              </w:rPr>
            </w:pPr>
            <w:r>
              <w:rPr>
                <w:spacing w:val="-5"/>
                <w:sz w:val="20"/>
              </w:rPr>
              <w:t>31</w:t>
            </w:r>
          </w:p>
        </w:tc>
      </w:tr>
      <w:tr w:rsidR="00620CF6" w14:paraId="0041AE32" w14:textId="77777777">
        <w:trPr>
          <w:trHeight w:val="797"/>
        </w:trPr>
        <w:tc>
          <w:tcPr>
            <w:tcW w:w="1297" w:type="dxa"/>
            <w:shd w:val="clear" w:color="auto" w:fill="F7F7F7"/>
          </w:tcPr>
          <w:p w14:paraId="4246A94E" w14:textId="77777777" w:rsidR="00620CF6" w:rsidRDefault="00000000">
            <w:pPr>
              <w:pStyle w:val="TableParagraph"/>
              <w:rPr>
                <w:sz w:val="20"/>
              </w:rPr>
            </w:pPr>
            <w:r>
              <w:rPr>
                <w:spacing w:val="-2"/>
                <w:sz w:val="20"/>
              </w:rPr>
              <w:t>Households</w:t>
            </w:r>
          </w:p>
          <w:p w14:paraId="2BD9E057" w14:textId="77777777" w:rsidR="00620CF6" w:rsidRDefault="00000000">
            <w:pPr>
              <w:pStyle w:val="TableParagraph"/>
              <w:spacing w:before="129"/>
              <w:rPr>
                <w:sz w:val="20"/>
              </w:rPr>
            </w:pPr>
            <w:r>
              <w:rPr>
                <w:sz w:val="20"/>
              </w:rPr>
              <w:t>&amp;</w:t>
            </w:r>
            <w:r>
              <w:rPr>
                <w:spacing w:val="14"/>
                <w:sz w:val="20"/>
              </w:rPr>
              <w:t xml:space="preserve"> </w:t>
            </w:r>
            <w:r>
              <w:rPr>
                <w:spacing w:val="-2"/>
                <w:sz w:val="20"/>
              </w:rPr>
              <w:t>NPISH</w:t>
            </w:r>
          </w:p>
        </w:tc>
        <w:tc>
          <w:tcPr>
            <w:tcW w:w="1145" w:type="dxa"/>
            <w:shd w:val="clear" w:color="auto" w:fill="F7F7F7"/>
          </w:tcPr>
          <w:p w14:paraId="60803CA0" w14:textId="77777777" w:rsidR="00620CF6" w:rsidRDefault="00000000">
            <w:pPr>
              <w:pStyle w:val="TableParagraph"/>
              <w:ind w:left="195"/>
              <w:rPr>
                <w:sz w:val="20"/>
              </w:rPr>
            </w:pPr>
            <w:proofErr w:type="spellStart"/>
            <w:r>
              <w:rPr>
                <w:spacing w:val="-2"/>
                <w:sz w:val="20"/>
              </w:rPr>
              <w:t>falipe</w:t>
            </w:r>
            <w:proofErr w:type="spellEnd"/>
          </w:p>
        </w:tc>
        <w:tc>
          <w:tcPr>
            <w:tcW w:w="2811" w:type="dxa"/>
            <w:shd w:val="clear" w:color="auto" w:fill="F7F7F7"/>
          </w:tcPr>
          <w:p w14:paraId="32A2A9DB" w14:textId="77777777" w:rsidR="00620CF6" w:rsidRDefault="00000000">
            <w:pPr>
              <w:pStyle w:val="TableParagraph"/>
              <w:ind w:left="423"/>
              <w:rPr>
                <w:sz w:val="20"/>
              </w:rPr>
            </w:pPr>
            <w:r>
              <w:rPr>
                <w:sz w:val="20"/>
              </w:rPr>
              <w:t>Pensions</w:t>
            </w:r>
            <w:r>
              <w:rPr>
                <w:spacing w:val="-4"/>
                <w:sz w:val="20"/>
              </w:rPr>
              <w:t xml:space="preserve"> </w:t>
            </w:r>
            <w:r>
              <w:rPr>
                <w:sz w:val="20"/>
              </w:rPr>
              <w:t>&amp;</w:t>
            </w:r>
            <w:r>
              <w:rPr>
                <w:spacing w:val="-4"/>
                <w:sz w:val="20"/>
              </w:rPr>
              <w:t xml:space="preserve"> </w:t>
            </w:r>
            <w:r>
              <w:rPr>
                <w:sz w:val="20"/>
              </w:rPr>
              <w:t>Life</w:t>
            </w:r>
            <w:r>
              <w:rPr>
                <w:spacing w:val="-4"/>
                <w:sz w:val="20"/>
              </w:rPr>
              <w:t xml:space="preserve"> </w:t>
            </w:r>
            <w:r>
              <w:rPr>
                <w:spacing w:val="-2"/>
                <w:sz w:val="20"/>
              </w:rPr>
              <w:t>Insurance</w:t>
            </w:r>
          </w:p>
        </w:tc>
        <w:tc>
          <w:tcPr>
            <w:tcW w:w="2450" w:type="dxa"/>
            <w:shd w:val="clear" w:color="auto" w:fill="F7F7F7"/>
          </w:tcPr>
          <w:p w14:paraId="255B0755" w14:textId="77777777" w:rsidR="00620CF6" w:rsidRDefault="00000000">
            <w:pPr>
              <w:pStyle w:val="TableParagraph"/>
              <w:rPr>
                <w:sz w:val="20"/>
              </w:rPr>
            </w:pPr>
            <w:r>
              <w:rPr>
                <w:w w:val="115"/>
                <w:sz w:val="20"/>
              </w:rPr>
              <w:t>(A_AF62)</w:t>
            </w:r>
            <w:r>
              <w:rPr>
                <w:spacing w:val="2"/>
                <w:w w:val="115"/>
                <w:sz w:val="20"/>
              </w:rPr>
              <w:t xml:space="preserve"> </w:t>
            </w:r>
            <w:r>
              <w:rPr>
                <w:w w:val="115"/>
                <w:sz w:val="20"/>
              </w:rPr>
              <w:t>+</w:t>
            </w:r>
            <w:r>
              <w:rPr>
                <w:spacing w:val="3"/>
                <w:w w:val="115"/>
                <w:sz w:val="20"/>
              </w:rPr>
              <w:t xml:space="preserve"> </w:t>
            </w:r>
            <w:r>
              <w:rPr>
                <w:spacing w:val="-2"/>
                <w:w w:val="115"/>
                <w:sz w:val="20"/>
              </w:rPr>
              <w:t>(A_AF63)</w:t>
            </w:r>
          </w:p>
        </w:tc>
        <w:tc>
          <w:tcPr>
            <w:tcW w:w="1186" w:type="dxa"/>
            <w:shd w:val="clear" w:color="auto" w:fill="F7F7F7"/>
          </w:tcPr>
          <w:p w14:paraId="30351A60" w14:textId="77777777" w:rsidR="00620CF6" w:rsidRDefault="00000000">
            <w:pPr>
              <w:pStyle w:val="TableParagraph"/>
              <w:ind w:left="176"/>
              <w:rPr>
                <w:sz w:val="20"/>
              </w:rPr>
            </w:pPr>
            <w:r>
              <w:rPr>
                <w:spacing w:val="-5"/>
                <w:sz w:val="20"/>
              </w:rPr>
              <w:t>26</w:t>
            </w:r>
          </w:p>
        </w:tc>
      </w:tr>
      <w:tr w:rsidR="00620CF6" w14:paraId="333617DC" w14:textId="77777777">
        <w:trPr>
          <w:trHeight w:val="398"/>
        </w:trPr>
        <w:tc>
          <w:tcPr>
            <w:tcW w:w="1297" w:type="dxa"/>
          </w:tcPr>
          <w:p w14:paraId="72C4550E" w14:textId="77777777" w:rsidR="00620CF6" w:rsidRDefault="00000000">
            <w:pPr>
              <w:pStyle w:val="TableParagraph"/>
              <w:rPr>
                <w:sz w:val="20"/>
              </w:rPr>
            </w:pPr>
            <w:r>
              <w:rPr>
                <w:spacing w:val="-2"/>
                <w:sz w:val="20"/>
              </w:rPr>
              <w:t>Households</w:t>
            </w:r>
          </w:p>
        </w:tc>
        <w:tc>
          <w:tcPr>
            <w:tcW w:w="1145" w:type="dxa"/>
          </w:tcPr>
          <w:p w14:paraId="70FFF052" w14:textId="77777777" w:rsidR="00620CF6" w:rsidRDefault="00000000">
            <w:pPr>
              <w:pStyle w:val="TableParagraph"/>
              <w:ind w:left="195"/>
              <w:rPr>
                <w:sz w:val="20"/>
              </w:rPr>
            </w:pPr>
            <w:proofErr w:type="spellStart"/>
            <w:r>
              <w:rPr>
                <w:spacing w:val="-2"/>
                <w:sz w:val="20"/>
              </w:rPr>
              <w:t>fliabi</w:t>
            </w:r>
            <w:proofErr w:type="spellEnd"/>
          </w:p>
        </w:tc>
        <w:tc>
          <w:tcPr>
            <w:tcW w:w="2811" w:type="dxa"/>
          </w:tcPr>
          <w:p w14:paraId="25B37A25" w14:textId="77777777" w:rsidR="00620CF6" w:rsidRDefault="00000000">
            <w:pPr>
              <w:pStyle w:val="TableParagraph"/>
              <w:ind w:left="423"/>
              <w:rPr>
                <w:sz w:val="20"/>
              </w:rPr>
            </w:pPr>
            <w:r>
              <w:rPr>
                <w:spacing w:val="-4"/>
                <w:sz w:val="20"/>
              </w:rPr>
              <w:t>Debt</w:t>
            </w:r>
          </w:p>
        </w:tc>
        <w:tc>
          <w:tcPr>
            <w:tcW w:w="2450" w:type="dxa"/>
          </w:tcPr>
          <w:p w14:paraId="716196C2" w14:textId="77777777" w:rsidR="00620CF6" w:rsidRDefault="00000000">
            <w:pPr>
              <w:pStyle w:val="TableParagraph"/>
              <w:rPr>
                <w:sz w:val="20"/>
              </w:rPr>
            </w:pPr>
            <w:r>
              <w:rPr>
                <w:spacing w:val="-2"/>
                <w:w w:val="110"/>
                <w:sz w:val="20"/>
              </w:rPr>
              <w:t>(L_AF4)</w:t>
            </w:r>
          </w:p>
        </w:tc>
        <w:tc>
          <w:tcPr>
            <w:tcW w:w="1186" w:type="dxa"/>
          </w:tcPr>
          <w:p w14:paraId="47E18EF5" w14:textId="77777777" w:rsidR="00620CF6" w:rsidRDefault="00000000">
            <w:pPr>
              <w:pStyle w:val="TableParagraph"/>
              <w:ind w:left="176"/>
              <w:rPr>
                <w:sz w:val="20"/>
              </w:rPr>
            </w:pPr>
            <w:r>
              <w:rPr>
                <w:spacing w:val="-5"/>
                <w:sz w:val="20"/>
              </w:rPr>
              <w:t>27</w:t>
            </w:r>
          </w:p>
        </w:tc>
      </w:tr>
      <w:tr w:rsidR="00620CF6" w14:paraId="231EEC82" w14:textId="77777777">
        <w:trPr>
          <w:trHeight w:val="797"/>
        </w:trPr>
        <w:tc>
          <w:tcPr>
            <w:tcW w:w="1297" w:type="dxa"/>
            <w:shd w:val="clear" w:color="auto" w:fill="F7F7F7"/>
          </w:tcPr>
          <w:p w14:paraId="3D3E1802" w14:textId="77777777" w:rsidR="00620CF6" w:rsidRDefault="00000000">
            <w:pPr>
              <w:pStyle w:val="TableParagraph"/>
              <w:rPr>
                <w:sz w:val="20"/>
              </w:rPr>
            </w:pPr>
            <w:r>
              <w:rPr>
                <w:spacing w:val="-2"/>
                <w:sz w:val="20"/>
              </w:rPr>
              <w:t>Households</w:t>
            </w:r>
          </w:p>
        </w:tc>
        <w:tc>
          <w:tcPr>
            <w:tcW w:w="1145" w:type="dxa"/>
            <w:shd w:val="clear" w:color="auto" w:fill="F7F7F7"/>
          </w:tcPr>
          <w:p w14:paraId="122BCA57" w14:textId="77777777" w:rsidR="00620CF6" w:rsidRDefault="00000000">
            <w:pPr>
              <w:pStyle w:val="TableParagraph"/>
              <w:ind w:left="195"/>
              <w:rPr>
                <w:sz w:val="20"/>
              </w:rPr>
            </w:pPr>
            <w:proofErr w:type="spellStart"/>
            <w:r>
              <w:rPr>
                <w:spacing w:val="-2"/>
                <w:sz w:val="20"/>
              </w:rPr>
              <w:t>faeqfd</w:t>
            </w:r>
            <w:proofErr w:type="spellEnd"/>
          </w:p>
        </w:tc>
        <w:tc>
          <w:tcPr>
            <w:tcW w:w="2811" w:type="dxa"/>
            <w:shd w:val="clear" w:color="auto" w:fill="F7F7F7"/>
          </w:tcPr>
          <w:p w14:paraId="34FE1544" w14:textId="77777777" w:rsidR="00620CF6" w:rsidRDefault="00000000">
            <w:pPr>
              <w:pStyle w:val="TableParagraph"/>
              <w:ind w:left="423"/>
              <w:rPr>
                <w:sz w:val="20"/>
              </w:rPr>
            </w:pPr>
            <w:r>
              <w:rPr>
                <w:sz w:val="20"/>
              </w:rPr>
              <w:t xml:space="preserve">Stocks, Business </w:t>
            </w:r>
            <w:r>
              <w:rPr>
                <w:spacing w:val="-2"/>
                <w:sz w:val="20"/>
              </w:rPr>
              <w:t>Equities</w:t>
            </w:r>
          </w:p>
          <w:p w14:paraId="1282AB3F" w14:textId="77777777" w:rsidR="00620CF6" w:rsidRDefault="00000000">
            <w:pPr>
              <w:pStyle w:val="TableParagraph"/>
              <w:spacing w:before="129"/>
              <w:ind w:left="423"/>
              <w:rPr>
                <w:sz w:val="20"/>
              </w:rPr>
            </w:pPr>
            <w:r>
              <w:rPr>
                <w:sz w:val="20"/>
              </w:rPr>
              <w:t>&amp;</w:t>
            </w:r>
            <w:r>
              <w:rPr>
                <w:spacing w:val="1"/>
                <w:sz w:val="20"/>
              </w:rPr>
              <w:t xml:space="preserve"> </w:t>
            </w:r>
            <w:r>
              <w:rPr>
                <w:sz w:val="20"/>
              </w:rPr>
              <w:t>Fund</w:t>
            </w:r>
            <w:r>
              <w:rPr>
                <w:spacing w:val="1"/>
                <w:sz w:val="20"/>
              </w:rPr>
              <w:t xml:space="preserve"> </w:t>
            </w:r>
            <w:r>
              <w:rPr>
                <w:spacing w:val="-2"/>
                <w:sz w:val="20"/>
              </w:rPr>
              <w:t>Shares</w:t>
            </w:r>
          </w:p>
        </w:tc>
        <w:tc>
          <w:tcPr>
            <w:tcW w:w="2450" w:type="dxa"/>
            <w:shd w:val="clear" w:color="auto" w:fill="F7F7F7"/>
          </w:tcPr>
          <w:p w14:paraId="39F045B0" w14:textId="77777777" w:rsidR="00620CF6" w:rsidRDefault="00000000">
            <w:pPr>
              <w:pStyle w:val="TableParagraph"/>
              <w:rPr>
                <w:sz w:val="20"/>
              </w:rPr>
            </w:pPr>
            <w:r>
              <w:rPr>
                <w:spacing w:val="-2"/>
                <w:w w:val="110"/>
                <w:sz w:val="20"/>
              </w:rPr>
              <w:t>(A_AF52)</w:t>
            </w:r>
          </w:p>
        </w:tc>
        <w:tc>
          <w:tcPr>
            <w:tcW w:w="1186" w:type="dxa"/>
            <w:shd w:val="clear" w:color="auto" w:fill="F7F7F7"/>
          </w:tcPr>
          <w:p w14:paraId="51AE3472" w14:textId="77777777" w:rsidR="00620CF6" w:rsidRDefault="00000000">
            <w:pPr>
              <w:pStyle w:val="TableParagraph"/>
              <w:ind w:left="176"/>
              <w:rPr>
                <w:sz w:val="20"/>
              </w:rPr>
            </w:pPr>
            <w:r>
              <w:rPr>
                <w:spacing w:val="-5"/>
                <w:sz w:val="20"/>
              </w:rPr>
              <w:t>27</w:t>
            </w:r>
          </w:p>
        </w:tc>
      </w:tr>
      <w:tr w:rsidR="00620CF6" w14:paraId="3F290E0D" w14:textId="77777777">
        <w:trPr>
          <w:trHeight w:val="530"/>
        </w:trPr>
        <w:tc>
          <w:tcPr>
            <w:tcW w:w="1297" w:type="dxa"/>
            <w:tcBorders>
              <w:bottom w:val="single" w:sz="8" w:space="0" w:color="000000"/>
            </w:tcBorders>
          </w:tcPr>
          <w:p w14:paraId="7463EAB3" w14:textId="77777777" w:rsidR="00620CF6" w:rsidRDefault="00000000">
            <w:pPr>
              <w:pStyle w:val="TableParagraph"/>
              <w:spacing w:before="168"/>
              <w:rPr>
                <w:sz w:val="20"/>
              </w:rPr>
            </w:pPr>
            <w:r>
              <w:rPr>
                <w:spacing w:val="-2"/>
                <w:sz w:val="20"/>
              </w:rPr>
              <w:t>Households</w:t>
            </w:r>
          </w:p>
        </w:tc>
        <w:tc>
          <w:tcPr>
            <w:tcW w:w="1145" w:type="dxa"/>
            <w:tcBorders>
              <w:bottom w:val="single" w:sz="8" w:space="0" w:color="000000"/>
            </w:tcBorders>
          </w:tcPr>
          <w:p w14:paraId="382FCD10" w14:textId="77777777" w:rsidR="00620CF6" w:rsidRDefault="00000000">
            <w:pPr>
              <w:pStyle w:val="TableParagraph"/>
              <w:spacing w:before="168"/>
              <w:ind w:left="195"/>
              <w:rPr>
                <w:sz w:val="20"/>
              </w:rPr>
            </w:pPr>
            <w:proofErr w:type="spellStart"/>
            <w:r>
              <w:rPr>
                <w:spacing w:val="-2"/>
                <w:sz w:val="20"/>
              </w:rPr>
              <w:t>falipe</w:t>
            </w:r>
            <w:proofErr w:type="spellEnd"/>
          </w:p>
        </w:tc>
        <w:tc>
          <w:tcPr>
            <w:tcW w:w="2811" w:type="dxa"/>
            <w:tcBorders>
              <w:bottom w:val="single" w:sz="8" w:space="0" w:color="000000"/>
            </w:tcBorders>
          </w:tcPr>
          <w:p w14:paraId="1CDAB85B" w14:textId="77777777" w:rsidR="00620CF6" w:rsidRDefault="00000000">
            <w:pPr>
              <w:pStyle w:val="TableParagraph"/>
              <w:spacing w:before="168"/>
              <w:ind w:left="423"/>
              <w:rPr>
                <w:sz w:val="20"/>
              </w:rPr>
            </w:pPr>
            <w:r>
              <w:rPr>
                <w:sz w:val="20"/>
              </w:rPr>
              <w:t>Pensions</w:t>
            </w:r>
            <w:r>
              <w:rPr>
                <w:spacing w:val="-4"/>
                <w:sz w:val="20"/>
              </w:rPr>
              <w:t xml:space="preserve"> </w:t>
            </w:r>
            <w:r>
              <w:rPr>
                <w:sz w:val="20"/>
              </w:rPr>
              <w:t>&amp;</w:t>
            </w:r>
            <w:r>
              <w:rPr>
                <w:spacing w:val="-4"/>
                <w:sz w:val="20"/>
              </w:rPr>
              <w:t xml:space="preserve"> </w:t>
            </w:r>
            <w:r>
              <w:rPr>
                <w:sz w:val="20"/>
              </w:rPr>
              <w:t>Life</w:t>
            </w:r>
            <w:r>
              <w:rPr>
                <w:spacing w:val="-4"/>
                <w:sz w:val="20"/>
              </w:rPr>
              <w:t xml:space="preserve"> </w:t>
            </w:r>
            <w:r>
              <w:rPr>
                <w:spacing w:val="-2"/>
                <w:sz w:val="20"/>
              </w:rPr>
              <w:t>Insurance</w:t>
            </w:r>
          </w:p>
        </w:tc>
        <w:tc>
          <w:tcPr>
            <w:tcW w:w="2450" w:type="dxa"/>
            <w:tcBorders>
              <w:bottom w:val="single" w:sz="8" w:space="0" w:color="000000"/>
            </w:tcBorders>
          </w:tcPr>
          <w:p w14:paraId="0DDF30DC" w14:textId="77777777" w:rsidR="00620CF6" w:rsidRDefault="00000000">
            <w:pPr>
              <w:pStyle w:val="TableParagraph"/>
              <w:spacing w:before="168"/>
              <w:rPr>
                <w:sz w:val="20"/>
              </w:rPr>
            </w:pPr>
            <w:r>
              <w:rPr>
                <w:w w:val="115"/>
                <w:sz w:val="20"/>
              </w:rPr>
              <w:t>(A_AF62)</w:t>
            </w:r>
            <w:r>
              <w:rPr>
                <w:spacing w:val="2"/>
                <w:w w:val="115"/>
                <w:sz w:val="20"/>
              </w:rPr>
              <w:t xml:space="preserve"> </w:t>
            </w:r>
            <w:r>
              <w:rPr>
                <w:w w:val="115"/>
                <w:sz w:val="20"/>
              </w:rPr>
              <w:t>+</w:t>
            </w:r>
            <w:r>
              <w:rPr>
                <w:spacing w:val="3"/>
                <w:w w:val="115"/>
                <w:sz w:val="20"/>
              </w:rPr>
              <w:t xml:space="preserve"> </w:t>
            </w:r>
            <w:r>
              <w:rPr>
                <w:spacing w:val="-2"/>
                <w:w w:val="115"/>
                <w:sz w:val="20"/>
              </w:rPr>
              <w:t>(A_AF63)</w:t>
            </w:r>
          </w:p>
        </w:tc>
        <w:tc>
          <w:tcPr>
            <w:tcW w:w="1186" w:type="dxa"/>
            <w:tcBorders>
              <w:bottom w:val="single" w:sz="8" w:space="0" w:color="000000"/>
            </w:tcBorders>
          </w:tcPr>
          <w:p w14:paraId="46622B6F" w14:textId="77777777" w:rsidR="00620CF6" w:rsidRDefault="00000000">
            <w:pPr>
              <w:pStyle w:val="TableParagraph"/>
              <w:spacing w:before="168"/>
              <w:ind w:left="176"/>
              <w:rPr>
                <w:sz w:val="20"/>
              </w:rPr>
            </w:pPr>
            <w:r>
              <w:rPr>
                <w:spacing w:val="-5"/>
                <w:sz w:val="20"/>
              </w:rPr>
              <w:t>26</w:t>
            </w:r>
          </w:p>
        </w:tc>
      </w:tr>
    </w:tbl>
    <w:p w14:paraId="250CE290" w14:textId="77777777" w:rsidR="00620CF6" w:rsidRDefault="00620CF6">
      <w:pPr>
        <w:rPr>
          <w:sz w:val="20"/>
        </w:rPr>
        <w:sectPr w:rsidR="00620CF6" w:rsidSect="00D60468">
          <w:type w:val="continuous"/>
          <w:pgSz w:w="12240" w:h="15840"/>
          <w:pgMar w:top="1400" w:right="1560" w:bottom="280" w:left="1560" w:header="720" w:footer="720" w:gutter="0"/>
          <w:cols w:space="720"/>
        </w:sectPr>
      </w:pPr>
    </w:p>
    <w:p w14:paraId="7A5C7FFB" w14:textId="77777777" w:rsidR="00620CF6" w:rsidRDefault="00000000">
      <w:pPr>
        <w:pStyle w:val="BodyText"/>
        <w:tabs>
          <w:tab w:val="left" w:pos="4407"/>
          <w:tab w:val="left" w:pos="6351"/>
        </w:tabs>
        <w:spacing w:before="106" w:line="355" w:lineRule="auto"/>
        <w:ind w:left="3100" w:right="3098"/>
      </w:pPr>
      <w:bookmarkStart w:id="619" w:name="_bookmark99"/>
      <w:bookmarkEnd w:id="619"/>
      <w:r>
        <w:lastRenderedPageBreak/>
        <w:t>Table</w:t>
      </w:r>
      <w:r>
        <w:rPr>
          <w:spacing w:val="80"/>
        </w:rPr>
        <w:t xml:space="preserve"> </w:t>
      </w:r>
      <w:r>
        <w:t>B.17:</w:t>
      </w:r>
      <w:r>
        <w:tab/>
        <w:t>Composition</w:t>
      </w:r>
      <w:r>
        <w:rPr>
          <w:spacing w:val="80"/>
        </w:rPr>
        <w:t xml:space="preserve"> </w:t>
      </w:r>
      <w:r>
        <w:t>rules:</w:t>
      </w:r>
      <w:r>
        <w:tab/>
        <w:t>Luxembourg</w:t>
      </w:r>
      <w:r>
        <w:rPr>
          <w:spacing w:val="40"/>
        </w:rPr>
        <w:t xml:space="preserve"> </w:t>
      </w:r>
      <w:r>
        <w:t>Wealth</w:t>
      </w:r>
      <w:r>
        <w:rPr>
          <w:spacing w:val="40"/>
        </w:rPr>
        <w:t xml:space="preserve"> </w:t>
      </w:r>
      <w:r>
        <w:t>Study Database - Balance Sheet</w:t>
      </w:r>
    </w:p>
    <w:p w14:paraId="49A6BFF0" w14:textId="77777777" w:rsidR="00620CF6" w:rsidRDefault="00620CF6">
      <w:pPr>
        <w:pStyle w:val="BodyText"/>
        <w:spacing w:before="5"/>
        <w:rPr>
          <w:sz w:val="16"/>
        </w:rPr>
      </w:pPr>
    </w:p>
    <w:tbl>
      <w:tblPr>
        <w:tblW w:w="0" w:type="auto"/>
        <w:tblInd w:w="126" w:type="dxa"/>
        <w:tblLayout w:type="fixed"/>
        <w:tblCellMar>
          <w:left w:w="0" w:type="dxa"/>
          <w:right w:w="0" w:type="dxa"/>
        </w:tblCellMar>
        <w:tblLook w:val="01E0" w:firstRow="1" w:lastRow="1" w:firstColumn="1" w:lastColumn="1" w:noHBand="0" w:noVBand="0"/>
      </w:tblPr>
      <w:tblGrid>
        <w:gridCol w:w="1297"/>
        <w:gridCol w:w="1181"/>
        <w:gridCol w:w="3307"/>
        <w:gridCol w:w="4552"/>
        <w:gridCol w:w="1385"/>
      </w:tblGrid>
      <w:tr w:rsidR="00620CF6" w14:paraId="16C503E5" w14:textId="77777777">
        <w:trPr>
          <w:trHeight w:val="486"/>
        </w:trPr>
        <w:tc>
          <w:tcPr>
            <w:tcW w:w="1297" w:type="dxa"/>
            <w:tcBorders>
              <w:top w:val="single" w:sz="8" w:space="0" w:color="000000"/>
              <w:bottom w:val="single" w:sz="4" w:space="0" w:color="000000"/>
            </w:tcBorders>
          </w:tcPr>
          <w:p w14:paraId="1D1E287D" w14:textId="77777777" w:rsidR="00620CF6" w:rsidRDefault="00000000">
            <w:pPr>
              <w:pStyle w:val="TableParagraph"/>
              <w:spacing w:before="123"/>
              <w:rPr>
                <w:sz w:val="20"/>
              </w:rPr>
            </w:pPr>
            <w:r>
              <w:rPr>
                <w:spacing w:val="-2"/>
                <w:sz w:val="20"/>
              </w:rPr>
              <w:t>Sector</w:t>
            </w:r>
          </w:p>
        </w:tc>
        <w:tc>
          <w:tcPr>
            <w:tcW w:w="1181" w:type="dxa"/>
            <w:tcBorders>
              <w:top w:val="single" w:sz="8" w:space="0" w:color="000000"/>
              <w:bottom w:val="single" w:sz="4" w:space="0" w:color="000000"/>
            </w:tcBorders>
          </w:tcPr>
          <w:p w14:paraId="29041622" w14:textId="77777777" w:rsidR="00620CF6" w:rsidRDefault="00000000">
            <w:pPr>
              <w:pStyle w:val="TableParagraph"/>
              <w:spacing w:before="123"/>
              <w:ind w:left="195"/>
              <w:rPr>
                <w:sz w:val="20"/>
              </w:rPr>
            </w:pPr>
            <w:r>
              <w:rPr>
                <w:spacing w:val="-4"/>
                <w:sz w:val="20"/>
              </w:rPr>
              <w:t>Code</w:t>
            </w:r>
          </w:p>
        </w:tc>
        <w:tc>
          <w:tcPr>
            <w:tcW w:w="3307" w:type="dxa"/>
            <w:tcBorders>
              <w:top w:val="single" w:sz="8" w:space="0" w:color="000000"/>
              <w:bottom w:val="single" w:sz="4" w:space="0" w:color="000000"/>
            </w:tcBorders>
          </w:tcPr>
          <w:p w14:paraId="1CD1DE36" w14:textId="77777777" w:rsidR="00620CF6" w:rsidRDefault="00000000">
            <w:pPr>
              <w:pStyle w:val="TableParagraph"/>
              <w:spacing w:before="123"/>
              <w:ind w:left="387"/>
              <w:rPr>
                <w:sz w:val="20"/>
              </w:rPr>
            </w:pPr>
            <w:r>
              <w:rPr>
                <w:spacing w:val="-2"/>
                <w:sz w:val="20"/>
              </w:rPr>
              <w:t>Concept</w:t>
            </w:r>
          </w:p>
        </w:tc>
        <w:tc>
          <w:tcPr>
            <w:tcW w:w="4552" w:type="dxa"/>
            <w:tcBorders>
              <w:top w:val="single" w:sz="8" w:space="0" w:color="000000"/>
              <w:bottom w:val="single" w:sz="4" w:space="0" w:color="000000"/>
            </w:tcBorders>
          </w:tcPr>
          <w:p w14:paraId="3A467883" w14:textId="77777777" w:rsidR="00620CF6" w:rsidRDefault="00000000">
            <w:pPr>
              <w:pStyle w:val="TableParagraph"/>
              <w:spacing w:before="123"/>
              <w:ind w:left="154"/>
              <w:rPr>
                <w:sz w:val="20"/>
              </w:rPr>
            </w:pPr>
            <w:r>
              <w:rPr>
                <w:spacing w:val="-4"/>
                <w:sz w:val="20"/>
              </w:rPr>
              <w:t>Composition</w:t>
            </w:r>
            <w:r>
              <w:rPr>
                <w:spacing w:val="3"/>
                <w:sz w:val="20"/>
              </w:rPr>
              <w:t xml:space="preserve"> </w:t>
            </w:r>
            <w:r>
              <w:rPr>
                <w:spacing w:val="-4"/>
                <w:sz w:val="20"/>
              </w:rPr>
              <w:t>rule</w:t>
            </w:r>
            <w:r>
              <w:rPr>
                <w:spacing w:val="3"/>
                <w:sz w:val="20"/>
              </w:rPr>
              <w:t xml:space="preserve"> </w:t>
            </w:r>
            <w:r>
              <w:rPr>
                <w:spacing w:val="-4"/>
                <w:sz w:val="20"/>
              </w:rPr>
              <w:t>using</w:t>
            </w:r>
            <w:r>
              <w:rPr>
                <w:spacing w:val="3"/>
                <w:sz w:val="20"/>
              </w:rPr>
              <w:t xml:space="preserve"> </w:t>
            </w:r>
            <w:r>
              <w:rPr>
                <w:spacing w:val="-4"/>
                <w:sz w:val="20"/>
              </w:rPr>
              <w:t>codes</w:t>
            </w:r>
          </w:p>
        </w:tc>
        <w:tc>
          <w:tcPr>
            <w:tcW w:w="1385" w:type="dxa"/>
            <w:tcBorders>
              <w:top w:val="single" w:sz="8" w:space="0" w:color="000000"/>
              <w:bottom w:val="single" w:sz="4" w:space="0" w:color="000000"/>
            </w:tcBorders>
          </w:tcPr>
          <w:p w14:paraId="3C8A0A96" w14:textId="77777777" w:rsidR="00620CF6" w:rsidRDefault="00000000">
            <w:pPr>
              <w:pStyle w:val="TableParagraph"/>
              <w:spacing w:before="123"/>
              <w:ind w:left="376"/>
              <w:rPr>
                <w:sz w:val="20"/>
              </w:rPr>
            </w:pPr>
            <w:r>
              <w:rPr>
                <w:spacing w:val="-2"/>
                <w:sz w:val="20"/>
              </w:rPr>
              <w:t>Frequency</w:t>
            </w:r>
          </w:p>
        </w:tc>
      </w:tr>
      <w:tr w:rsidR="00620CF6" w14:paraId="29090E02" w14:textId="77777777">
        <w:trPr>
          <w:trHeight w:val="55"/>
        </w:trPr>
        <w:tc>
          <w:tcPr>
            <w:tcW w:w="1297" w:type="dxa"/>
            <w:tcBorders>
              <w:top w:val="single" w:sz="4" w:space="0" w:color="000000"/>
            </w:tcBorders>
            <w:shd w:val="clear" w:color="auto" w:fill="F7F7F7"/>
          </w:tcPr>
          <w:p w14:paraId="1F333525" w14:textId="77777777" w:rsidR="00620CF6" w:rsidRDefault="00620CF6">
            <w:pPr>
              <w:pStyle w:val="TableParagraph"/>
              <w:spacing w:before="0"/>
              <w:ind w:left="0"/>
              <w:rPr>
                <w:rFonts w:ascii="Times New Roman"/>
                <w:sz w:val="2"/>
              </w:rPr>
            </w:pPr>
          </w:p>
        </w:tc>
        <w:tc>
          <w:tcPr>
            <w:tcW w:w="1181" w:type="dxa"/>
            <w:tcBorders>
              <w:top w:val="single" w:sz="4" w:space="0" w:color="000000"/>
            </w:tcBorders>
            <w:shd w:val="clear" w:color="auto" w:fill="F7F7F7"/>
          </w:tcPr>
          <w:p w14:paraId="0A8A94D3" w14:textId="77777777" w:rsidR="00620CF6" w:rsidRDefault="00620CF6">
            <w:pPr>
              <w:pStyle w:val="TableParagraph"/>
              <w:spacing w:before="0"/>
              <w:ind w:left="0"/>
              <w:rPr>
                <w:rFonts w:ascii="Times New Roman"/>
                <w:sz w:val="2"/>
              </w:rPr>
            </w:pPr>
          </w:p>
        </w:tc>
        <w:tc>
          <w:tcPr>
            <w:tcW w:w="3307" w:type="dxa"/>
            <w:tcBorders>
              <w:top w:val="single" w:sz="4" w:space="0" w:color="000000"/>
            </w:tcBorders>
            <w:shd w:val="clear" w:color="auto" w:fill="F7F7F7"/>
          </w:tcPr>
          <w:p w14:paraId="017C27F7" w14:textId="77777777" w:rsidR="00620CF6" w:rsidRDefault="00620CF6">
            <w:pPr>
              <w:pStyle w:val="TableParagraph"/>
              <w:spacing w:before="0"/>
              <w:ind w:left="0"/>
              <w:rPr>
                <w:rFonts w:ascii="Times New Roman"/>
                <w:sz w:val="2"/>
              </w:rPr>
            </w:pPr>
          </w:p>
        </w:tc>
        <w:tc>
          <w:tcPr>
            <w:tcW w:w="4552" w:type="dxa"/>
            <w:tcBorders>
              <w:top w:val="single" w:sz="4" w:space="0" w:color="000000"/>
            </w:tcBorders>
            <w:shd w:val="clear" w:color="auto" w:fill="F7F7F7"/>
          </w:tcPr>
          <w:p w14:paraId="1315E2E2" w14:textId="77777777" w:rsidR="00620CF6" w:rsidRDefault="00620CF6">
            <w:pPr>
              <w:pStyle w:val="TableParagraph"/>
              <w:spacing w:before="0"/>
              <w:ind w:left="0"/>
              <w:rPr>
                <w:rFonts w:ascii="Times New Roman"/>
                <w:sz w:val="2"/>
              </w:rPr>
            </w:pPr>
          </w:p>
        </w:tc>
        <w:tc>
          <w:tcPr>
            <w:tcW w:w="1385" w:type="dxa"/>
            <w:tcBorders>
              <w:top w:val="single" w:sz="4" w:space="0" w:color="000000"/>
            </w:tcBorders>
            <w:shd w:val="clear" w:color="auto" w:fill="F7F7F7"/>
          </w:tcPr>
          <w:p w14:paraId="49ADBBC3" w14:textId="77777777" w:rsidR="00620CF6" w:rsidRDefault="00620CF6">
            <w:pPr>
              <w:pStyle w:val="TableParagraph"/>
              <w:spacing w:before="0"/>
              <w:ind w:left="0"/>
              <w:rPr>
                <w:rFonts w:ascii="Times New Roman"/>
                <w:sz w:val="2"/>
              </w:rPr>
            </w:pPr>
          </w:p>
        </w:tc>
      </w:tr>
      <w:tr w:rsidR="00620CF6" w14:paraId="723A4073" w14:textId="77777777">
        <w:trPr>
          <w:trHeight w:val="797"/>
        </w:trPr>
        <w:tc>
          <w:tcPr>
            <w:tcW w:w="1297" w:type="dxa"/>
            <w:shd w:val="clear" w:color="auto" w:fill="F7F7F7"/>
          </w:tcPr>
          <w:p w14:paraId="5B6B1C92" w14:textId="77777777" w:rsidR="00620CF6" w:rsidRDefault="00000000">
            <w:pPr>
              <w:pStyle w:val="TableParagraph"/>
              <w:rPr>
                <w:sz w:val="20"/>
              </w:rPr>
            </w:pPr>
            <w:r>
              <w:rPr>
                <w:spacing w:val="-2"/>
                <w:sz w:val="20"/>
              </w:rPr>
              <w:t>Households</w:t>
            </w:r>
          </w:p>
        </w:tc>
        <w:tc>
          <w:tcPr>
            <w:tcW w:w="1181" w:type="dxa"/>
            <w:shd w:val="clear" w:color="auto" w:fill="F7F7F7"/>
          </w:tcPr>
          <w:p w14:paraId="3733EF92" w14:textId="77777777" w:rsidR="00620CF6" w:rsidRDefault="00000000">
            <w:pPr>
              <w:pStyle w:val="TableParagraph"/>
              <w:ind w:left="195"/>
              <w:rPr>
                <w:sz w:val="20"/>
              </w:rPr>
            </w:pPr>
            <w:proofErr w:type="spellStart"/>
            <w:r>
              <w:rPr>
                <w:spacing w:val="-2"/>
                <w:sz w:val="20"/>
              </w:rPr>
              <w:t>netwea</w:t>
            </w:r>
            <w:proofErr w:type="spellEnd"/>
          </w:p>
        </w:tc>
        <w:tc>
          <w:tcPr>
            <w:tcW w:w="3307" w:type="dxa"/>
            <w:shd w:val="clear" w:color="auto" w:fill="F7F7F7"/>
          </w:tcPr>
          <w:p w14:paraId="5E7A8868" w14:textId="77777777" w:rsidR="00620CF6" w:rsidRDefault="00000000">
            <w:pPr>
              <w:pStyle w:val="TableParagraph"/>
              <w:ind w:left="387"/>
              <w:rPr>
                <w:sz w:val="20"/>
              </w:rPr>
            </w:pPr>
            <w:r>
              <w:rPr>
                <w:sz w:val="20"/>
              </w:rPr>
              <w:t>Net</w:t>
            </w:r>
            <w:r>
              <w:rPr>
                <w:spacing w:val="2"/>
                <w:sz w:val="20"/>
              </w:rPr>
              <w:t xml:space="preserve"> </w:t>
            </w:r>
            <w:r>
              <w:rPr>
                <w:spacing w:val="-2"/>
                <w:sz w:val="20"/>
              </w:rPr>
              <w:t>Wealth</w:t>
            </w:r>
          </w:p>
        </w:tc>
        <w:tc>
          <w:tcPr>
            <w:tcW w:w="4552" w:type="dxa"/>
            <w:shd w:val="clear" w:color="auto" w:fill="F7F7F7"/>
          </w:tcPr>
          <w:p w14:paraId="1DCFEBDA" w14:textId="77777777" w:rsidR="00620CF6" w:rsidRDefault="00000000">
            <w:pPr>
              <w:pStyle w:val="TableParagraph"/>
              <w:ind w:left="154"/>
              <w:rPr>
                <w:sz w:val="20"/>
              </w:rPr>
            </w:pPr>
            <w:r>
              <w:rPr>
                <w:sz w:val="20"/>
              </w:rPr>
              <w:t>(Financial</w:t>
            </w:r>
            <w:r>
              <w:rPr>
                <w:spacing w:val="8"/>
                <w:sz w:val="20"/>
              </w:rPr>
              <w:t xml:space="preserve"> </w:t>
            </w:r>
            <w:r>
              <w:rPr>
                <w:sz w:val="20"/>
              </w:rPr>
              <w:t>Assets</w:t>
            </w:r>
            <w:r>
              <w:rPr>
                <w:spacing w:val="9"/>
                <w:sz w:val="20"/>
              </w:rPr>
              <w:t xml:space="preserve"> </w:t>
            </w:r>
            <w:r>
              <w:rPr>
                <w:sz w:val="20"/>
              </w:rPr>
              <w:t>&amp;</w:t>
            </w:r>
            <w:r>
              <w:rPr>
                <w:spacing w:val="9"/>
                <w:sz w:val="20"/>
              </w:rPr>
              <w:t xml:space="preserve"> </w:t>
            </w:r>
            <w:r>
              <w:rPr>
                <w:sz w:val="20"/>
              </w:rPr>
              <w:t>Fixed</w:t>
            </w:r>
            <w:r>
              <w:rPr>
                <w:spacing w:val="9"/>
                <w:sz w:val="20"/>
              </w:rPr>
              <w:t xml:space="preserve"> </w:t>
            </w:r>
            <w:r>
              <w:rPr>
                <w:sz w:val="20"/>
              </w:rPr>
              <w:t>Capital</w:t>
            </w:r>
            <w:r>
              <w:rPr>
                <w:spacing w:val="9"/>
                <w:sz w:val="20"/>
              </w:rPr>
              <w:t xml:space="preserve"> </w:t>
            </w:r>
            <w:r>
              <w:rPr>
                <w:sz w:val="20"/>
              </w:rPr>
              <w:t>of</w:t>
            </w:r>
            <w:r>
              <w:rPr>
                <w:spacing w:val="9"/>
                <w:sz w:val="20"/>
              </w:rPr>
              <w:t xml:space="preserve"> </w:t>
            </w:r>
            <w:r>
              <w:rPr>
                <w:spacing w:val="-2"/>
                <w:sz w:val="20"/>
              </w:rPr>
              <w:t>Personal</w:t>
            </w:r>
          </w:p>
          <w:p w14:paraId="4C97DD84" w14:textId="77777777" w:rsidR="00620CF6" w:rsidRDefault="00000000">
            <w:pPr>
              <w:pStyle w:val="TableParagraph"/>
              <w:spacing w:before="129"/>
              <w:ind w:left="154"/>
              <w:rPr>
                <w:sz w:val="20"/>
              </w:rPr>
            </w:pPr>
            <w:r>
              <w:rPr>
                <w:sz w:val="20"/>
              </w:rPr>
              <w:t>Businesses)</w:t>
            </w:r>
            <w:r>
              <w:rPr>
                <w:spacing w:val="9"/>
                <w:sz w:val="20"/>
              </w:rPr>
              <w:t xml:space="preserve"> </w:t>
            </w:r>
            <w:r>
              <w:rPr>
                <w:sz w:val="20"/>
              </w:rPr>
              <w:t>+</w:t>
            </w:r>
            <w:r>
              <w:rPr>
                <w:spacing w:val="9"/>
                <w:sz w:val="20"/>
              </w:rPr>
              <w:t xml:space="preserve"> </w:t>
            </w:r>
            <w:r>
              <w:rPr>
                <w:sz w:val="20"/>
              </w:rPr>
              <w:t>(Housing</w:t>
            </w:r>
            <w:r>
              <w:rPr>
                <w:spacing w:val="9"/>
                <w:sz w:val="20"/>
              </w:rPr>
              <w:t xml:space="preserve"> </w:t>
            </w:r>
            <w:r>
              <w:rPr>
                <w:sz w:val="20"/>
              </w:rPr>
              <w:t>&amp;</w:t>
            </w:r>
            <w:r>
              <w:rPr>
                <w:spacing w:val="9"/>
                <w:sz w:val="20"/>
              </w:rPr>
              <w:t xml:space="preserve"> </w:t>
            </w:r>
            <w:r>
              <w:rPr>
                <w:sz w:val="20"/>
              </w:rPr>
              <w:t>Land)</w:t>
            </w:r>
            <w:r>
              <w:rPr>
                <w:spacing w:val="9"/>
                <w:sz w:val="20"/>
              </w:rPr>
              <w:t xml:space="preserve"> </w:t>
            </w:r>
            <w:r>
              <w:rPr>
                <w:sz w:val="20"/>
              </w:rPr>
              <w:t>-</w:t>
            </w:r>
            <w:r>
              <w:rPr>
                <w:spacing w:val="9"/>
                <w:sz w:val="20"/>
              </w:rPr>
              <w:t xml:space="preserve"> </w:t>
            </w:r>
            <w:r>
              <w:rPr>
                <w:spacing w:val="-2"/>
                <w:sz w:val="20"/>
              </w:rPr>
              <w:t>(Debt)</w:t>
            </w:r>
          </w:p>
        </w:tc>
        <w:tc>
          <w:tcPr>
            <w:tcW w:w="1385" w:type="dxa"/>
            <w:shd w:val="clear" w:color="auto" w:fill="F7F7F7"/>
          </w:tcPr>
          <w:p w14:paraId="7919EA31" w14:textId="77777777" w:rsidR="00620CF6" w:rsidRDefault="00000000">
            <w:pPr>
              <w:pStyle w:val="TableParagraph"/>
              <w:ind w:left="376"/>
              <w:rPr>
                <w:sz w:val="20"/>
              </w:rPr>
            </w:pPr>
            <w:r>
              <w:rPr>
                <w:spacing w:val="-5"/>
                <w:sz w:val="20"/>
              </w:rPr>
              <w:t>16</w:t>
            </w:r>
          </w:p>
        </w:tc>
      </w:tr>
      <w:tr w:rsidR="00620CF6" w14:paraId="26AE4AED" w14:textId="77777777">
        <w:trPr>
          <w:trHeight w:val="797"/>
        </w:trPr>
        <w:tc>
          <w:tcPr>
            <w:tcW w:w="1297" w:type="dxa"/>
          </w:tcPr>
          <w:p w14:paraId="3FC77649" w14:textId="77777777" w:rsidR="00620CF6" w:rsidRDefault="00000000">
            <w:pPr>
              <w:pStyle w:val="TableParagraph"/>
              <w:rPr>
                <w:sz w:val="20"/>
              </w:rPr>
            </w:pPr>
            <w:r>
              <w:rPr>
                <w:spacing w:val="-2"/>
                <w:sz w:val="20"/>
              </w:rPr>
              <w:t>Households</w:t>
            </w:r>
          </w:p>
        </w:tc>
        <w:tc>
          <w:tcPr>
            <w:tcW w:w="1181" w:type="dxa"/>
          </w:tcPr>
          <w:p w14:paraId="6211A7C2" w14:textId="77777777" w:rsidR="00620CF6" w:rsidRDefault="00000000">
            <w:pPr>
              <w:pStyle w:val="TableParagraph"/>
              <w:ind w:left="195"/>
              <w:rPr>
                <w:sz w:val="20"/>
              </w:rPr>
            </w:pPr>
            <w:proofErr w:type="spellStart"/>
            <w:r>
              <w:rPr>
                <w:spacing w:val="-2"/>
                <w:sz w:val="20"/>
              </w:rPr>
              <w:t>nnhass</w:t>
            </w:r>
            <w:proofErr w:type="spellEnd"/>
          </w:p>
        </w:tc>
        <w:tc>
          <w:tcPr>
            <w:tcW w:w="3307" w:type="dxa"/>
          </w:tcPr>
          <w:p w14:paraId="5A5DA421" w14:textId="77777777" w:rsidR="00620CF6" w:rsidRDefault="00000000">
            <w:pPr>
              <w:pStyle w:val="TableParagraph"/>
              <w:ind w:left="387"/>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556E59FB" w14:textId="77777777" w:rsidR="00620CF6" w:rsidRDefault="00000000">
            <w:pPr>
              <w:pStyle w:val="TableParagraph"/>
              <w:spacing w:before="129"/>
              <w:ind w:left="387"/>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552" w:type="dxa"/>
          </w:tcPr>
          <w:p w14:paraId="057EE3C7" w14:textId="77777777" w:rsidR="00620CF6" w:rsidRDefault="00000000">
            <w:pPr>
              <w:pStyle w:val="TableParagraph"/>
              <w:ind w:left="154"/>
              <w:rPr>
                <w:sz w:val="20"/>
              </w:rPr>
            </w:pPr>
            <w:r>
              <w:rPr>
                <w:w w:val="115"/>
                <w:sz w:val="20"/>
              </w:rPr>
              <w:t>(</w:t>
            </w:r>
            <w:proofErr w:type="spellStart"/>
            <w:r>
              <w:rPr>
                <w:w w:val="115"/>
                <w:sz w:val="20"/>
              </w:rPr>
              <w:t>haf</w:t>
            </w:r>
            <w:proofErr w:type="spellEnd"/>
            <w:r>
              <w:rPr>
                <w:w w:val="115"/>
                <w:sz w:val="20"/>
              </w:rPr>
              <w:t>)</w:t>
            </w:r>
            <w:r>
              <w:rPr>
                <w:spacing w:val="-4"/>
                <w:w w:val="115"/>
                <w:sz w:val="20"/>
              </w:rPr>
              <w:t xml:space="preserve"> </w:t>
            </w:r>
            <w:r>
              <w:rPr>
                <w:w w:val="125"/>
                <w:sz w:val="20"/>
              </w:rPr>
              <w:t>+</w:t>
            </w:r>
            <w:r>
              <w:rPr>
                <w:spacing w:val="-8"/>
                <w:w w:val="125"/>
                <w:sz w:val="20"/>
              </w:rPr>
              <w:t xml:space="preserve"> </w:t>
            </w:r>
            <w:r>
              <w:rPr>
                <w:w w:val="115"/>
                <w:sz w:val="20"/>
              </w:rPr>
              <w:t>(has)</w:t>
            </w:r>
            <w:r>
              <w:rPr>
                <w:spacing w:val="-3"/>
                <w:w w:val="115"/>
                <w:sz w:val="20"/>
              </w:rPr>
              <w:t xml:space="preserve"> </w:t>
            </w:r>
            <w:r>
              <w:rPr>
                <w:w w:val="125"/>
                <w:sz w:val="20"/>
              </w:rPr>
              <w:t>+</w:t>
            </w:r>
            <w:r>
              <w:rPr>
                <w:spacing w:val="-8"/>
                <w:w w:val="125"/>
                <w:sz w:val="20"/>
              </w:rPr>
              <w:t xml:space="preserve"> </w:t>
            </w:r>
            <w:r>
              <w:rPr>
                <w:spacing w:val="-2"/>
                <w:w w:val="115"/>
                <w:sz w:val="20"/>
              </w:rPr>
              <w:t>(</w:t>
            </w:r>
            <w:proofErr w:type="spellStart"/>
            <w:r>
              <w:rPr>
                <w:spacing w:val="-2"/>
                <w:w w:val="115"/>
                <w:sz w:val="20"/>
              </w:rPr>
              <w:t>hannb</w:t>
            </w:r>
            <w:proofErr w:type="spellEnd"/>
            <w:r>
              <w:rPr>
                <w:spacing w:val="-2"/>
                <w:w w:val="115"/>
                <w:sz w:val="20"/>
              </w:rPr>
              <w:t>)</w:t>
            </w:r>
          </w:p>
        </w:tc>
        <w:tc>
          <w:tcPr>
            <w:tcW w:w="1385" w:type="dxa"/>
          </w:tcPr>
          <w:p w14:paraId="6FF50ADA" w14:textId="77777777" w:rsidR="00620CF6" w:rsidRDefault="00000000">
            <w:pPr>
              <w:pStyle w:val="TableParagraph"/>
              <w:ind w:left="376"/>
              <w:rPr>
                <w:sz w:val="20"/>
              </w:rPr>
            </w:pPr>
            <w:r>
              <w:rPr>
                <w:w w:val="99"/>
                <w:sz w:val="20"/>
              </w:rPr>
              <w:t>4</w:t>
            </w:r>
          </w:p>
        </w:tc>
      </w:tr>
      <w:tr w:rsidR="00620CF6" w14:paraId="2246167E" w14:textId="77777777">
        <w:trPr>
          <w:trHeight w:val="797"/>
        </w:trPr>
        <w:tc>
          <w:tcPr>
            <w:tcW w:w="1297" w:type="dxa"/>
            <w:shd w:val="clear" w:color="auto" w:fill="F7F7F7"/>
          </w:tcPr>
          <w:p w14:paraId="077D3826" w14:textId="77777777" w:rsidR="00620CF6" w:rsidRDefault="00000000">
            <w:pPr>
              <w:pStyle w:val="TableParagraph"/>
              <w:rPr>
                <w:sz w:val="20"/>
              </w:rPr>
            </w:pPr>
            <w:r>
              <w:rPr>
                <w:spacing w:val="-2"/>
                <w:sz w:val="20"/>
              </w:rPr>
              <w:t>Households</w:t>
            </w:r>
          </w:p>
        </w:tc>
        <w:tc>
          <w:tcPr>
            <w:tcW w:w="1181" w:type="dxa"/>
            <w:shd w:val="clear" w:color="auto" w:fill="F7F7F7"/>
          </w:tcPr>
          <w:p w14:paraId="69DFB94F" w14:textId="77777777" w:rsidR="00620CF6" w:rsidRDefault="00000000">
            <w:pPr>
              <w:pStyle w:val="TableParagraph"/>
              <w:ind w:left="195"/>
              <w:rPr>
                <w:sz w:val="20"/>
              </w:rPr>
            </w:pPr>
            <w:proofErr w:type="spellStart"/>
            <w:r>
              <w:rPr>
                <w:spacing w:val="-2"/>
                <w:sz w:val="20"/>
              </w:rPr>
              <w:t>nnhass</w:t>
            </w:r>
            <w:proofErr w:type="spellEnd"/>
          </w:p>
        </w:tc>
        <w:tc>
          <w:tcPr>
            <w:tcW w:w="3307" w:type="dxa"/>
            <w:shd w:val="clear" w:color="auto" w:fill="F7F7F7"/>
          </w:tcPr>
          <w:p w14:paraId="46D4EBAF" w14:textId="77777777" w:rsidR="00620CF6" w:rsidRDefault="00000000">
            <w:pPr>
              <w:pStyle w:val="TableParagraph"/>
              <w:ind w:left="387"/>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71626632" w14:textId="77777777" w:rsidR="00620CF6" w:rsidRDefault="00000000">
            <w:pPr>
              <w:pStyle w:val="TableParagraph"/>
              <w:spacing w:before="129"/>
              <w:ind w:left="387"/>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552" w:type="dxa"/>
            <w:shd w:val="clear" w:color="auto" w:fill="F7F7F7"/>
          </w:tcPr>
          <w:p w14:paraId="66F79342" w14:textId="77777777" w:rsidR="00620CF6" w:rsidRDefault="00000000">
            <w:pPr>
              <w:pStyle w:val="TableParagraph"/>
              <w:ind w:left="154"/>
              <w:rPr>
                <w:sz w:val="20"/>
              </w:rPr>
            </w:pPr>
            <w:r>
              <w:rPr>
                <w:spacing w:val="-2"/>
                <w:sz w:val="20"/>
              </w:rPr>
              <w:t>(</w:t>
            </w:r>
            <w:proofErr w:type="spellStart"/>
            <w:r>
              <w:rPr>
                <w:spacing w:val="-2"/>
                <w:sz w:val="20"/>
              </w:rPr>
              <w:t>haf</w:t>
            </w:r>
            <w:proofErr w:type="spellEnd"/>
            <w:r>
              <w:rPr>
                <w:spacing w:val="-2"/>
                <w:sz w:val="20"/>
              </w:rPr>
              <w:t>)</w:t>
            </w:r>
          </w:p>
        </w:tc>
        <w:tc>
          <w:tcPr>
            <w:tcW w:w="1385" w:type="dxa"/>
            <w:shd w:val="clear" w:color="auto" w:fill="F7F7F7"/>
          </w:tcPr>
          <w:p w14:paraId="42D937FF" w14:textId="77777777" w:rsidR="00620CF6" w:rsidRDefault="00000000">
            <w:pPr>
              <w:pStyle w:val="TableParagraph"/>
              <w:ind w:left="376"/>
              <w:rPr>
                <w:sz w:val="20"/>
              </w:rPr>
            </w:pPr>
            <w:r>
              <w:rPr>
                <w:spacing w:val="-5"/>
                <w:sz w:val="20"/>
              </w:rPr>
              <w:t>15</w:t>
            </w:r>
          </w:p>
        </w:tc>
      </w:tr>
      <w:tr w:rsidR="00620CF6" w14:paraId="49499DDD" w14:textId="77777777">
        <w:trPr>
          <w:trHeight w:val="398"/>
        </w:trPr>
        <w:tc>
          <w:tcPr>
            <w:tcW w:w="1297" w:type="dxa"/>
          </w:tcPr>
          <w:p w14:paraId="75D9A5FA" w14:textId="77777777" w:rsidR="00620CF6" w:rsidRDefault="00000000">
            <w:pPr>
              <w:pStyle w:val="TableParagraph"/>
              <w:rPr>
                <w:sz w:val="20"/>
              </w:rPr>
            </w:pPr>
            <w:r>
              <w:rPr>
                <w:spacing w:val="-2"/>
                <w:sz w:val="20"/>
              </w:rPr>
              <w:t>Households</w:t>
            </w:r>
          </w:p>
        </w:tc>
        <w:tc>
          <w:tcPr>
            <w:tcW w:w="1181" w:type="dxa"/>
          </w:tcPr>
          <w:p w14:paraId="39C16F97" w14:textId="77777777" w:rsidR="00620CF6" w:rsidRDefault="00000000">
            <w:pPr>
              <w:pStyle w:val="TableParagraph"/>
              <w:ind w:left="195"/>
              <w:rPr>
                <w:sz w:val="20"/>
              </w:rPr>
            </w:pPr>
            <w:proofErr w:type="spellStart"/>
            <w:r>
              <w:rPr>
                <w:spacing w:val="-2"/>
                <w:sz w:val="20"/>
              </w:rPr>
              <w:t>fliabi</w:t>
            </w:r>
            <w:proofErr w:type="spellEnd"/>
          </w:p>
        </w:tc>
        <w:tc>
          <w:tcPr>
            <w:tcW w:w="3307" w:type="dxa"/>
          </w:tcPr>
          <w:p w14:paraId="4CE2D2CA" w14:textId="77777777" w:rsidR="00620CF6" w:rsidRDefault="00000000">
            <w:pPr>
              <w:pStyle w:val="TableParagraph"/>
              <w:ind w:left="387"/>
              <w:rPr>
                <w:sz w:val="20"/>
              </w:rPr>
            </w:pPr>
            <w:r>
              <w:rPr>
                <w:spacing w:val="-4"/>
                <w:sz w:val="20"/>
              </w:rPr>
              <w:t>Debt</w:t>
            </w:r>
          </w:p>
        </w:tc>
        <w:tc>
          <w:tcPr>
            <w:tcW w:w="4552" w:type="dxa"/>
          </w:tcPr>
          <w:p w14:paraId="34BD6E8B" w14:textId="77777777" w:rsidR="00620CF6" w:rsidRDefault="00000000">
            <w:pPr>
              <w:pStyle w:val="TableParagraph"/>
              <w:ind w:left="154"/>
              <w:rPr>
                <w:sz w:val="20"/>
              </w:rPr>
            </w:pPr>
            <w:r>
              <w:rPr>
                <w:spacing w:val="-4"/>
                <w:w w:val="105"/>
                <w:sz w:val="20"/>
              </w:rPr>
              <w:t>(hl)</w:t>
            </w:r>
          </w:p>
        </w:tc>
        <w:tc>
          <w:tcPr>
            <w:tcW w:w="1385" w:type="dxa"/>
          </w:tcPr>
          <w:p w14:paraId="62469832" w14:textId="77777777" w:rsidR="00620CF6" w:rsidRDefault="00000000">
            <w:pPr>
              <w:pStyle w:val="TableParagraph"/>
              <w:ind w:left="376"/>
              <w:rPr>
                <w:sz w:val="20"/>
              </w:rPr>
            </w:pPr>
            <w:r>
              <w:rPr>
                <w:spacing w:val="-5"/>
                <w:sz w:val="20"/>
              </w:rPr>
              <w:t>19</w:t>
            </w:r>
          </w:p>
        </w:tc>
      </w:tr>
      <w:tr w:rsidR="00620CF6" w14:paraId="2786C4FF" w14:textId="77777777">
        <w:trPr>
          <w:trHeight w:val="398"/>
        </w:trPr>
        <w:tc>
          <w:tcPr>
            <w:tcW w:w="1297" w:type="dxa"/>
            <w:shd w:val="clear" w:color="auto" w:fill="F7F7F7"/>
          </w:tcPr>
          <w:p w14:paraId="283A101D" w14:textId="77777777" w:rsidR="00620CF6" w:rsidRDefault="00000000">
            <w:pPr>
              <w:pStyle w:val="TableParagraph"/>
              <w:rPr>
                <w:sz w:val="20"/>
              </w:rPr>
            </w:pPr>
            <w:r>
              <w:rPr>
                <w:spacing w:val="-2"/>
                <w:sz w:val="20"/>
              </w:rPr>
              <w:t>Households</w:t>
            </w:r>
          </w:p>
        </w:tc>
        <w:tc>
          <w:tcPr>
            <w:tcW w:w="1181" w:type="dxa"/>
            <w:shd w:val="clear" w:color="auto" w:fill="F7F7F7"/>
          </w:tcPr>
          <w:p w14:paraId="5688E06E" w14:textId="77777777" w:rsidR="00620CF6" w:rsidRDefault="00000000">
            <w:pPr>
              <w:pStyle w:val="TableParagraph"/>
              <w:ind w:left="195"/>
              <w:rPr>
                <w:sz w:val="20"/>
              </w:rPr>
            </w:pPr>
            <w:proofErr w:type="spellStart"/>
            <w:r>
              <w:rPr>
                <w:spacing w:val="-2"/>
                <w:sz w:val="20"/>
              </w:rPr>
              <w:t>facdbl</w:t>
            </w:r>
            <w:proofErr w:type="spellEnd"/>
          </w:p>
        </w:tc>
        <w:tc>
          <w:tcPr>
            <w:tcW w:w="3307" w:type="dxa"/>
            <w:shd w:val="clear" w:color="auto" w:fill="F7F7F7"/>
          </w:tcPr>
          <w:p w14:paraId="5C16C921" w14:textId="77777777" w:rsidR="00620CF6" w:rsidRDefault="00000000">
            <w:pPr>
              <w:pStyle w:val="TableParagraph"/>
              <w:ind w:left="387"/>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552" w:type="dxa"/>
            <w:shd w:val="clear" w:color="auto" w:fill="F7F7F7"/>
          </w:tcPr>
          <w:p w14:paraId="712EE9C7" w14:textId="77777777" w:rsidR="00620CF6" w:rsidRDefault="00000000">
            <w:pPr>
              <w:pStyle w:val="TableParagraph"/>
              <w:ind w:left="154"/>
              <w:rPr>
                <w:sz w:val="20"/>
              </w:rPr>
            </w:pPr>
            <w:r>
              <w:rPr>
                <w:w w:val="110"/>
                <w:sz w:val="20"/>
              </w:rPr>
              <w:t>(</w:t>
            </w:r>
            <w:proofErr w:type="spellStart"/>
            <w:r>
              <w:rPr>
                <w:w w:val="110"/>
                <w:sz w:val="20"/>
              </w:rPr>
              <w:t>hafc</w:t>
            </w:r>
            <w:proofErr w:type="spellEnd"/>
            <w:r>
              <w:rPr>
                <w:w w:val="110"/>
                <w:sz w:val="20"/>
              </w:rPr>
              <w:t>)</w:t>
            </w:r>
            <w:r>
              <w:rPr>
                <w:spacing w:val="-5"/>
                <w:w w:val="125"/>
                <w:sz w:val="20"/>
              </w:rPr>
              <w:t xml:space="preserve"> </w:t>
            </w:r>
            <w:r>
              <w:rPr>
                <w:w w:val="125"/>
                <w:sz w:val="20"/>
              </w:rPr>
              <w:t>+</w:t>
            </w:r>
            <w:r>
              <w:rPr>
                <w:spacing w:val="-4"/>
                <w:w w:val="125"/>
                <w:sz w:val="20"/>
              </w:rPr>
              <w:t xml:space="preserve"> </w:t>
            </w:r>
            <w:r>
              <w:rPr>
                <w:spacing w:val="-2"/>
                <w:w w:val="110"/>
                <w:sz w:val="20"/>
              </w:rPr>
              <w:t>(</w:t>
            </w:r>
            <w:proofErr w:type="spellStart"/>
            <w:r>
              <w:rPr>
                <w:spacing w:val="-2"/>
                <w:w w:val="110"/>
                <w:sz w:val="20"/>
              </w:rPr>
              <w:t>hafib</w:t>
            </w:r>
            <w:proofErr w:type="spellEnd"/>
            <w:r>
              <w:rPr>
                <w:spacing w:val="-2"/>
                <w:w w:val="110"/>
                <w:sz w:val="20"/>
              </w:rPr>
              <w:t>)</w:t>
            </w:r>
          </w:p>
        </w:tc>
        <w:tc>
          <w:tcPr>
            <w:tcW w:w="1385" w:type="dxa"/>
            <w:shd w:val="clear" w:color="auto" w:fill="F7F7F7"/>
          </w:tcPr>
          <w:p w14:paraId="2FCB5BA0" w14:textId="77777777" w:rsidR="00620CF6" w:rsidRDefault="00000000">
            <w:pPr>
              <w:pStyle w:val="TableParagraph"/>
              <w:ind w:left="376"/>
              <w:rPr>
                <w:sz w:val="20"/>
              </w:rPr>
            </w:pPr>
            <w:r>
              <w:rPr>
                <w:spacing w:val="-5"/>
                <w:sz w:val="20"/>
              </w:rPr>
              <w:t>16</w:t>
            </w:r>
          </w:p>
        </w:tc>
      </w:tr>
      <w:tr w:rsidR="00620CF6" w14:paraId="119AF4CA" w14:textId="77777777">
        <w:trPr>
          <w:trHeight w:val="896"/>
        </w:trPr>
        <w:tc>
          <w:tcPr>
            <w:tcW w:w="1297" w:type="dxa"/>
          </w:tcPr>
          <w:p w14:paraId="78402321" w14:textId="77777777" w:rsidR="00620CF6" w:rsidRDefault="00000000">
            <w:pPr>
              <w:pStyle w:val="TableParagraph"/>
              <w:spacing w:before="168"/>
              <w:rPr>
                <w:sz w:val="20"/>
              </w:rPr>
            </w:pPr>
            <w:r>
              <w:rPr>
                <w:spacing w:val="-2"/>
                <w:sz w:val="20"/>
              </w:rPr>
              <w:t>Households</w:t>
            </w:r>
          </w:p>
        </w:tc>
        <w:tc>
          <w:tcPr>
            <w:tcW w:w="1181" w:type="dxa"/>
          </w:tcPr>
          <w:p w14:paraId="4F90A78B" w14:textId="77777777" w:rsidR="00620CF6" w:rsidRDefault="00000000">
            <w:pPr>
              <w:pStyle w:val="TableParagraph"/>
              <w:spacing w:before="168"/>
              <w:ind w:left="195"/>
              <w:rPr>
                <w:sz w:val="20"/>
              </w:rPr>
            </w:pPr>
            <w:proofErr w:type="spellStart"/>
            <w:r>
              <w:rPr>
                <w:spacing w:val="-2"/>
                <w:sz w:val="20"/>
              </w:rPr>
              <w:t>faeqfd</w:t>
            </w:r>
            <w:proofErr w:type="spellEnd"/>
          </w:p>
        </w:tc>
        <w:tc>
          <w:tcPr>
            <w:tcW w:w="3307" w:type="dxa"/>
          </w:tcPr>
          <w:p w14:paraId="7B785164" w14:textId="77777777" w:rsidR="00620CF6" w:rsidRDefault="00000000">
            <w:pPr>
              <w:pStyle w:val="TableParagraph"/>
              <w:spacing w:before="38" w:line="400" w:lineRule="atLeast"/>
              <w:ind w:left="387" w:right="135"/>
              <w:rPr>
                <w:sz w:val="20"/>
              </w:rPr>
            </w:pPr>
            <w:r>
              <w:rPr>
                <w:sz w:val="20"/>
              </w:rPr>
              <w:t>Stocks,</w:t>
            </w:r>
            <w:r>
              <w:rPr>
                <w:spacing w:val="-8"/>
                <w:sz w:val="20"/>
              </w:rPr>
              <w:t xml:space="preserve"> </w:t>
            </w:r>
            <w:r>
              <w:rPr>
                <w:sz w:val="20"/>
              </w:rPr>
              <w:t>Business</w:t>
            </w:r>
            <w:r>
              <w:rPr>
                <w:spacing w:val="-7"/>
                <w:sz w:val="20"/>
              </w:rPr>
              <w:t xml:space="preserve"> </w:t>
            </w:r>
            <w:r>
              <w:rPr>
                <w:sz w:val="20"/>
              </w:rPr>
              <w:t>Equities</w:t>
            </w:r>
            <w:r>
              <w:rPr>
                <w:spacing w:val="-7"/>
                <w:sz w:val="20"/>
              </w:rPr>
              <w:t xml:space="preserve"> </w:t>
            </w:r>
            <w:r>
              <w:rPr>
                <w:sz w:val="20"/>
              </w:rPr>
              <w:t>&amp; Fund Shares</w:t>
            </w:r>
          </w:p>
        </w:tc>
        <w:tc>
          <w:tcPr>
            <w:tcW w:w="4552" w:type="dxa"/>
          </w:tcPr>
          <w:p w14:paraId="51D7579F" w14:textId="77777777" w:rsidR="00620CF6" w:rsidRDefault="00000000">
            <w:pPr>
              <w:pStyle w:val="TableParagraph"/>
              <w:spacing w:before="168"/>
              <w:ind w:left="154"/>
              <w:rPr>
                <w:sz w:val="20"/>
              </w:rPr>
            </w:pPr>
            <w:r>
              <w:rPr>
                <w:spacing w:val="-2"/>
                <w:sz w:val="20"/>
              </w:rPr>
              <w:t>(</w:t>
            </w:r>
            <w:proofErr w:type="spellStart"/>
            <w:r>
              <w:rPr>
                <w:spacing w:val="-2"/>
                <w:sz w:val="20"/>
              </w:rPr>
              <w:t>hafis</w:t>
            </w:r>
            <w:proofErr w:type="spellEnd"/>
            <w:r>
              <w:rPr>
                <w:spacing w:val="-2"/>
                <w:sz w:val="20"/>
              </w:rPr>
              <w:t>)</w:t>
            </w:r>
          </w:p>
        </w:tc>
        <w:tc>
          <w:tcPr>
            <w:tcW w:w="1385" w:type="dxa"/>
          </w:tcPr>
          <w:p w14:paraId="4D4956FD" w14:textId="77777777" w:rsidR="00620CF6" w:rsidRDefault="00000000">
            <w:pPr>
              <w:pStyle w:val="TableParagraph"/>
              <w:spacing w:before="168"/>
              <w:ind w:left="376"/>
              <w:rPr>
                <w:sz w:val="20"/>
              </w:rPr>
            </w:pPr>
            <w:r>
              <w:rPr>
                <w:w w:val="99"/>
                <w:sz w:val="20"/>
              </w:rPr>
              <w:t>1</w:t>
            </w:r>
          </w:p>
        </w:tc>
      </w:tr>
      <w:tr w:rsidR="00620CF6" w14:paraId="7901E265" w14:textId="77777777">
        <w:trPr>
          <w:trHeight w:val="797"/>
        </w:trPr>
        <w:tc>
          <w:tcPr>
            <w:tcW w:w="1297" w:type="dxa"/>
            <w:shd w:val="clear" w:color="auto" w:fill="F7F7F7"/>
          </w:tcPr>
          <w:p w14:paraId="00ADAACD" w14:textId="77777777" w:rsidR="00620CF6" w:rsidRDefault="00000000">
            <w:pPr>
              <w:pStyle w:val="TableParagraph"/>
              <w:rPr>
                <w:sz w:val="20"/>
              </w:rPr>
            </w:pPr>
            <w:r>
              <w:rPr>
                <w:spacing w:val="-2"/>
                <w:sz w:val="20"/>
              </w:rPr>
              <w:t>Households</w:t>
            </w:r>
          </w:p>
        </w:tc>
        <w:tc>
          <w:tcPr>
            <w:tcW w:w="1181" w:type="dxa"/>
            <w:shd w:val="clear" w:color="auto" w:fill="F7F7F7"/>
          </w:tcPr>
          <w:p w14:paraId="217E1D8B" w14:textId="77777777" w:rsidR="00620CF6" w:rsidRDefault="00000000">
            <w:pPr>
              <w:pStyle w:val="TableParagraph"/>
              <w:ind w:left="195"/>
              <w:rPr>
                <w:sz w:val="20"/>
              </w:rPr>
            </w:pPr>
            <w:proofErr w:type="spellStart"/>
            <w:r>
              <w:rPr>
                <w:spacing w:val="-2"/>
                <w:sz w:val="20"/>
              </w:rPr>
              <w:t>faeqfd</w:t>
            </w:r>
            <w:proofErr w:type="spellEnd"/>
          </w:p>
        </w:tc>
        <w:tc>
          <w:tcPr>
            <w:tcW w:w="3307" w:type="dxa"/>
            <w:shd w:val="clear" w:color="auto" w:fill="F7F7F7"/>
          </w:tcPr>
          <w:p w14:paraId="7E401145" w14:textId="77777777" w:rsidR="00620CF6" w:rsidRDefault="00000000">
            <w:pPr>
              <w:pStyle w:val="TableParagraph"/>
              <w:ind w:left="387"/>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7AE37D1C" w14:textId="77777777" w:rsidR="00620CF6" w:rsidRDefault="00000000">
            <w:pPr>
              <w:pStyle w:val="TableParagraph"/>
              <w:spacing w:before="129"/>
              <w:ind w:left="387"/>
              <w:rPr>
                <w:sz w:val="20"/>
              </w:rPr>
            </w:pPr>
            <w:r>
              <w:rPr>
                <w:spacing w:val="-2"/>
                <w:sz w:val="20"/>
              </w:rPr>
              <w:t>Fund</w:t>
            </w:r>
            <w:r>
              <w:rPr>
                <w:spacing w:val="-4"/>
                <w:sz w:val="20"/>
              </w:rPr>
              <w:t xml:space="preserve"> </w:t>
            </w:r>
            <w:r>
              <w:rPr>
                <w:spacing w:val="-2"/>
                <w:sz w:val="20"/>
              </w:rPr>
              <w:t>Shares</w:t>
            </w:r>
          </w:p>
        </w:tc>
        <w:tc>
          <w:tcPr>
            <w:tcW w:w="4552" w:type="dxa"/>
            <w:shd w:val="clear" w:color="auto" w:fill="F7F7F7"/>
          </w:tcPr>
          <w:p w14:paraId="04439921" w14:textId="77777777" w:rsidR="00620CF6" w:rsidRDefault="00000000">
            <w:pPr>
              <w:pStyle w:val="TableParagraph"/>
              <w:ind w:left="154"/>
              <w:rPr>
                <w:sz w:val="20"/>
              </w:rPr>
            </w:pPr>
            <w:r>
              <w:rPr>
                <w:w w:val="110"/>
                <w:sz w:val="20"/>
              </w:rPr>
              <w:t>(</w:t>
            </w:r>
            <w:proofErr w:type="spellStart"/>
            <w:r>
              <w:rPr>
                <w:w w:val="110"/>
                <w:sz w:val="20"/>
              </w:rPr>
              <w:t>hafis</w:t>
            </w:r>
            <w:proofErr w:type="spellEnd"/>
            <w:r>
              <w:rPr>
                <w:w w:val="110"/>
                <w:sz w:val="20"/>
              </w:rPr>
              <w:t>)</w:t>
            </w:r>
            <w:r>
              <w:rPr>
                <w:spacing w:val="-5"/>
                <w:w w:val="110"/>
                <w:sz w:val="20"/>
              </w:rPr>
              <w:t xml:space="preserve"> </w:t>
            </w:r>
            <w:r>
              <w:rPr>
                <w:w w:val="125"/>
                <w:sz w:val="20"/>
              </w:rPr>
              <w:t>+</w:t>
            </w:r>
            <w:r>
              <w:rPr>
                <w:spacing w:val="-11"/>
                <w:w w:val="125"/>
                <w:sz w:val="20"/>
              </w:rPr>
              <w:t xml:space="preserve"> </w:t>
            </w:r>
            <w:r>
              <w:rPr>
                <w:w w:val="110"/>
                <w:sz w:val="20"/>
              </w:rPr>
              <w:t>(</w:t>
            </w:r>
            <w:proofErr w:type="spellStart"/>
            <w:r>
              <w:rPr>
                <w:w w:val="110"/>
                <w:sz w:val="20"/>
              </w:rPr>
              <w:t>hafii</w:t>
            </w:r>
            <w:proofErr w:type="spellEnd"/>
            <w:r>
              <w:rPr>
                <w:w w:val="110"/>
                <w:sz w:val="20"/>
              </w:rPr>
              <w:t>)</w:t>
            </w:r>
            <w:r>
              <w:rPr>
                <w:spacing w:val="-4"/>
                <w:w w:val="110"/>
                <w:sz w:val="20"/>
              </w:rPr>
              <w:t xml:space="preserve"> </w:t>
            </w:r>
            <w:r>
              <w:rPr>
                <w:w w:val="125"/>
                <w:sz w:val="20"/>
              </w:rPr>
              <w:t>+</w:t>
            </w:r>
            <w:r>
              <w:rPr>
                <w:spacing w:val="-12"/>
                <w:w w:val="125"/>
                <w:sz w:val="20"/>
              </w:rPr>
              <w:t xml:space="preserve"> </w:t>
            </w:r>
            <w:r>
              <w:rPr>
                <w:spacing w:val="-2"/>
                <w:w w:val="110"/>
                <w:sz w:val="20"/>
              </w:rPr>
              <w:t>(</w:t>
            </w:r>
            <w:proofErr w:type="spellStart"/>
            <w:r>
              <w:rPr>
                <w:spacing w:val="-2"/>
                <w:w w:val="110"/>
                <w:sz w:val="20"/>
              </w:rPr>
              <w:t>hannb</w:t>
            </w:r>
            <w:proofErr w:type="spellEnd"/>
            <w:r>
              <w:rPr>
                <w:spacing w:val="-2"/>
                <w:w w:val="110"/>
                <w:sz w:val="20"/>
              </w:rPr>
              <w:t>)</w:t>
            </w:r>
          </w:p>
        </w:tc>
        <w:tc>
          <w:tcPr>
            <w:tcW w:w="1385" w:type="dxa"/>
            <w:shd w:val="clear" w:color="auto" w:fill="F7F7F7"/>
          </w:tcPr>
          <w:p w14:paraId="30564781" w14:textId="77777777" w:rsidR="00620CF6" w:rsidRDefault="00000000">
            <w:pPr>
              <w:pStyle w:val="TableParagraph"/>
              <w:ind w:left="376"/>
              <w:rPr>
                <w:sz w:val="20"/>
              </w:rPr>
            </w:pPr>
            <w:r>
              <w:rPr>
                <w:spacing w:val="-5"/>
                <w:sz w:val="20"/>
              </w:rPr>
              <w:t>15</w:t>
            </w:r>
          </w:p>
        </w:tc>
      </w:tr>
      <w:tr w:rsidR="00620CF6" w14:paraId="42D8F207" w14:textId="77777777">
        <w:trPr>
          <w:trHeight w:val="398"/>
        </w:trPr>
        <w:tc>
          <w:tcPr>
            <w:tcW w:w="1297" w:type="dxa"/>
          </w:tcPr>
          <w:p w14:paraId="58574848" w14:textId="77777777" w:rsidR="00620CF6" w:rsidRDefault="00000000">
            <w:pPr>
              <w:pStyle w:val="TableParagraph"/>
              <w:rPr>
                <w:sz w:val="20"/>
              </w:rPr>
            </w:pPr>
            <w:r>
              <w:rPr>
                <w:spacing w:val="-2"/>
                <w:sz w:val="20"/>
              </w:rPr>
              <w:t>Households</w:t>
            </w:r>
          </w:p>
        </w:tc>
        <w:tc>
          <w:tcPr>
            <w:tcW w:w="1181" w:type="dxa"/>
          </w:tcPr>
          <w:p w14:paraId="277CDB48" w14:textId="77777777" w:rsidR="00620CF6" w:rsidRDefault="00000000">
            <w:pPr>
              <w:pStyle w:val="TableParagraph"/>
              <w:ind w:left="195"/>
              <w:rPr>
                <w:sz w:val="20"/>
              </w:rPr>
            </w:pPr>
            <w:proofErr w:type="spellStart"/>
            <w:r>
              <w:rPr>
                <w:spacing w:val="-2"/>
                <w:sz w:val="20"/>
              </w:rPr>
              <w:t>falipe</w:t>
            </w:r>
            <w:proofErr w:type="spellEnd"/>
          </w:p>
        </w:tc>
        <w:tc>
          <w:tcPr>
            <w:tcW w:w="3307" w:type="dxa"/>
          </w:tcPr>
          <w:p w14:paraId="7BF52CEC" w14:textId="77777777" w:rsidR="00620CF6" w:rsidRDefault="00000000">
            <w:pPr>
              <w:pStyle w:val="TableParagraph"/>
              <w:ind w:left="387"/>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552" w:type="dxa"/>
          </w:tcPr>
          <w:p w14:paraId="07C95CCA" w14:textId="77777777" w:rsidR="00620CF6" w:rsidRDefault="00000000">
            <w:pPr>
              <w:pStyle w:val="TableParagraph"/>
              <w:ind w:left="154"/>
              <w:rPr>
                <w:sz w:val="20"/>
              </w:rPr>
            </w:pPr>
            <w:r>
              <w:rPr>
                <w:spacing w:val="-2"/>
                <w:sz w:val="20"/>
              </w:rPr>
              <w:t>(has)</w:t>
            </w:r>
          </w:p>
        </w:tc>
        <w:tc>
          <w:tcPr>
            <w:tcW w:w="1385" w:type="dxa"/>
          </w:tcPr>
          <w:p w14:paraId="52F95905" w14:textId="77777777" w:rsidR="00620CF6" w:rsidRDefault="00000000">
            <w:pPr>
              <w:pStyle w:val="TableParagraph"/>
              <w:ind w:left="376"/>
              <w:rPr>
                <w:sz w:val="20"/>
              </w:rPr>
            </w:pPr>
            <w:r>
              <w:rPr>
                <w:w w:val="99"/>
                <w:sz w:val="20"/>
              </w:rPr>
              <w:t>4</w:t>
            </w:r>
          </w:p>
        </w:tc>
      </w:tr>
      <w:tr w:rsidR="00620CF6" w14:paraId="74D89D99" w14:textId="77777777">
        <w:trPr>
          <w:trHeight w:val="398"/>
        </w:trPr>
        <w:tc>
          <w:tcPr>
            <w:tcW w:w="1297" w:type="dxa"/>
            <w:shd w:val="clear" w:color="auto" w:fill="F7F7F7"/>
          </w:tcPr>
          <w:p w14:paraId="17C9CEE3" w14:textId="77777777" w:rsidR="00620CF6" w:rsidRDefault="00000000">
            <w:pPr>
              <w:pStyle w:val="TableParagraph"/>
              <w:rPr>
                <w:sz w:val="20"/>
              </w:rPr>
            </w:pPr>
            <w:r>
              <w:rPr>
                <w:spacing w:val="-2"/>
                <w:sz w:val="20"/>
              </w:rPr>
              <w:t>Households</w:t>
            </w:r>
          </w:p>
        </w:tc>
        <w:tc>
          <w:tcPr>
            <w:tcW w:w="1181" w:type="dxa"/>
            <w:shd w:val="clear" w:color="auto" w:fill="F7F7F7"/>
          </w:tcPr>
          <w:p w14:paraId="341293DC" w14:textId="77777777" w:rsidR="00620CF6" w:rsidRDefault="00000000">
            <w:pPr>
              <w:pStyle w:val="TableParagraph"/>
              <w:ind w:left="195"/>
              <w:rPr>
                <w:sz w:val="20"/>
              </w:rPr>
            </w:pPr>
            <w:proofErr w:type="spellStart"/>
            <w:r>
              <w:rPr>
                <w:spacing w:val="-2"/>
                <w:sz w:val="20"/>
              </w:rPr>
              <w:t>falipe</w:t>
            </w:r>
            <w:proofErr w:type="spellEnd"/>
          </w:p>
        </w:tc>
        <w:tc>
          <w:tcPr>
            <w:tcW w:w="3307" w:type="dxa"/>
            <w:shd w:val="clear" w:color="auto" w:fill="F7F7F7"/>
          </w:tcPr>
          <w:p w14:paraId="47BF3E01" w14:textId="77777777" w:rsidR="00620CF6" w:rsidRDefault="00000000">
            <w:pPr>
              <w:pStyle w:val="TableParagraph"/>
              <w:ind w:left="387"/>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552" w:type="dxa"/>
            <w:shd w:val="clear" w:color="auto" w:fill="F7F7F7"/>
          </w:tcPr>
          <w:p w14:paraId="0EBA9976" w14:textId="77777777" w:rsidR="00620CF6" w:rsidRDefault="00000000">
            <w:pPr>
              <w:pStyle w:val="TableParagraph"/>
              <w:ind w:left="154"/>
              <w:rPr>
                <w:sz w:val="20"/>
              </w:rPr>
            </w:pPr>
            <w:r>
              <w:rPr>
                <w:spacing w:val="-2"/>
                <w:sz w:val="20"/>
              </w:rPr>
              <w:t>(</w:t>
            </w:r>
            <w:proofErr w:type="spellStart"/>
            <w:r>
              <w:rPr>
                <w:spacing w:val="-2"/>
                <w:sz w:val="20"/>
              </w:rPr>
              <w:t>hasi</w:t>
            </w:r>
            <w:proofErr w:type="spellEnd"/>
            <w:r>
              <w:rPr>
                <w:spacing w:val="-2"/>
                <w:sz w:val="20"/>
              </w:rPr>
              <w:t>)</w:t>
            </w:r>
          </w:p>
        </w:tc>
        <w:tc>
          <w:tcPr>
            <w:tcW w:w="1385" w:type="dxa"/>
            <w:shd w:val="clear" w:color="auto" w:fill="F7F7F7"/>
          </w:tcPr>
          <w:p w14:paraId="279E0954" w14:textId="77777777" w:rsidR="00620CF6" w:rsidRDefault="00000000">
            <w:pPr>
              <w:pStyle w:val="TableParagraph"/>
              <w:ind w:left="376"/>
              <w:rPr>
                <w:sz w:val="20"/>
              </w:rPr>
            </w:pPr>
            <w:r>
              <w:rPr>
                <w:spacing w:val="-5"/>
                <w:sz w:val="20"/>
              </w:rPr>
              <w:t>11</w:t>
            </w:r>
          </w:p>
        </w:tc>
      </w:tr>
      <w:tr w:rsidR="00620CF6" w14:paraId="028C948B" w14:textId="77777777">
        <w:trPr>
          <w:trHeight w:val="896"/>
        </w:trPr>
        <w:tc>
          <w:tcPr>
            <w:tcW w:w="1297" w:type="dxa"/>
          </w:tcPr>
          <w:p w14:paraId="3522FEBA" w14:textId="77777777" w:rsidR="00620CF6" w:rsidRDefault="00000000">
            <w:pPr>
              <w:pStyle w:val="TableParagraph"/>
              <w:rPr>
                <w:sz w:val="20"/>
              </w:rPr>
            </w:pPr>
            <w:r>
              <w:rPr>
                <w:spacing w:val="-2"/>
                <w:sz w:val="20"/>
              </w:rPr>
              <w:t>Households</w:t>
            </w:r>
          </w:p>
        </w:tc>
        <w:tc>
          <w:tcPr>
            <w:tcW w:w="1181" w:type="dxa"/>
          </w:tcPr>
          <w:p w14:paraId="1A93010F" w14:textId="77777777" w:rsidR="00620CF6" w:rsidRDefault="00000000">
            <w:pPr>
              <w:pStyle w:val="TableParagraph"/>
              <w:ind w:left="195"/>
              <w:rPr>
                <w:sz w:val="20"/>
              </w:rPr>
            </w:pPr>
            <w:proofErr w:type="spellStart"/>
            <w:r>
              <w:rPr>
                <w:spacing w:val="-2"/>
                <w:sz w:val="20"/>
              </w:rPr>
              <w:t>nfabus</w:t>
            </w:r>
            <w:proofErr w:type="spellEnd"/>
          </w:p>
        </w:tc>
        <w:tc>
          <w:tcPr>
            <w:tcW w:w="3307" w:type="dxa"/>
          </w:tcPr>
          <w:p w14:paraId="149C6DF9" w14:textId="77777777" w:rsidR="00620CF6" w:rsidRDefault="00000000">
            <w:pPr>
              <w:pStyle w:val="TableParagraph"/>
              <w:spacing w:line="355" w:lineRule="auto"/>
              <w:ind w:left="387"/>
              <w:rPr>
                <w:sz w:val="20"/>
              </w:rPr>
            </w:pPr>
            <w:r>
              <w:rPr>
                <w:sz w:val="20"/>
              </w:rPr>
              <w:t>Fixed</w:t>
            </w:r>
            <w:r>
              <w:rPr>
                <w:spacing w:val="-8"/>
                <w:sz w:val="20"/>
              </w:rPr>
              <w:t xml:space="preserve"> </w:t>
            </w:r>
            <w:r>
              <w:rPr>
                <w:sz w:val="20"/>
              </w:rPr>
              <w:t>Capital</w:t>
            </w:r>
            <w:r>
              <w:rPr>
                <w:spacing w:val="-7"/>
                <w:sz w:val="20"/>
              </w:rPr>
              <w:t xml:space="preserve"> </w:t>
            </w:r>
            <w:r>
              <w:rPr>
                <w:sz w:val="20"/>
              </w:rPr>
              <w:t>of</w:t>
            </w:r>
            <w:r>
              <w:rPr>
                <w:spacing w:val="-7"/>
                <w:sz w:val="20"/>
              </w:rPr>
              <w:t xml:space="preserve"> </w:t>
            </w:r>
            <w:r>
              <w:rPr>
                <w:sz w:val="20"/>
              </w:rPr>
              <w:t xml:space="preserve">Personal </w:t>
            </w:r>
            <w:r>
              <w:rPr>
                <w:spacing w:val="-2"/>
                <w:sz w:val="20"/>
              </w:rPr>
              <w:t>Businesses</w:t>
            </w:r>
          </w:p>
        </w:tc>
        <w:tc>
          <w:tcPr>
            <w:tcW w:w="4552" w:type="dxa"/>
          </w:tcPr>
          <w:p w14:paraId="5033B4E9" w14:textId="77777777" w:rsidR="00620CF6" w:rsidRDefault="00000000">
            <w:pPr>
              <w:pStyle w:val="TableParagraph"/>
              <w:ind w:left="154"/>
              <w:rPr>
                <w:sz w:val="20"/>
              </w:rPr>
            </w:pPr>
            <w:r>
              <w:rPr>
                <w:spacing w:val="-2"/>
                <w:sz w:val="20"/>
              </w:rPr>
              <w:t>(</w:t>
            </w:r>
            <w:proofErr w:type="spellStart"/>
            <w:r>
              <w:rPr>
                <w:spacing w:val="-2"/>
                <w:sz w:val="20"/>
              </w:rPr>
              <w:t>hannb</w:t>
            </w:r>
            <w:proofErr w:type="spellEnd"/>
            <w:r>
              <w:rPr>
                <w:spacing w:val="-2"/>
                <w:sz w:val="20"/>
              </w:rPr>
              <w:t>)</w:t>
            </w:r>
          </w:p>
        </w:tc>
        <w:tc>
          <w:tcPr>
            <w:tcW w:w="1385" w:type="dxa"/>
          </w:tcPr>
          <w:p w14:paraId="6AB0251C" w14:textId="77777777" w:rsidR="00620CF6" w:rsidRDefault="00000000">
            <w:pPr>
              <w:pStyle w:val="TableParagraph"/>
              <w:ind w:left="376"/>
              <w:rPr>
                <w:sz w:val="20"/>
              </w:rPr>
            </w:pPr>
            <w:r>
              <w:rPr>
                <w:spacing w:val="-5"/>
                <w:sz w:val="20"/>
              </w:rPr>
              <w:t>17</w:t>
            </w:r>
          </w:p>
        </w:tc>
      </w:tr>
      <w:tr w:rsidR="00620CF6" w14:paraId="53A48C49" w14:textId="77777777">
        <w:trPr>
          <w:trHeight w:val="398"/>
        </w:trPr>
        <w:tc>
          <w:tcPr>
            <w:tcW w:w="1297" w:type="dxa"/>
            <w:shd w:val="clear" w:color="auto" w:fill="F7F7F7"/>
          </w:tcPr>
          <w:p w14:paraId="662B4527" w14:textId="77777777" w:rsidR="00620CF6" w:rsidRDefault="00000000">
            <w:pPr>
              <w:pStyle w:val="TableParagraph"/>
              <w:rPr>
                <w:sz w:val="20"/>
              </w:rPr>
            </w:pPr>
            <w:r>
              <w:rPr>
                <w:spacing w:val="-2"/>
                <w:sz w:val="20"/>
              </w:rPr>
              <w:t>Households</w:t>
            </w:r>
          </w:p>
        </w:tc>
        <w:tc>
          <w:tcPr>
            <w:tcW w:w="1181" w:type="dxa"/>
            <w:shd w:val="clear" w:color="auto" w:fill="F7F7F7"/>
          </w:tcPr>
          <w:p w14:paraId="2508CCE7" w14:textId="77777777" w:rsidR="00620CF6" w:rsidRDefault="00000000">
            <w:pPr>
              <w:pStyle w:val="TableParagraph"/>
              <w:ind w:left="195"/>
              <w:rPr>
                <w:sz w:val="20"/>
              </w:rPr>
            </w:pPr>
            <w:proofErr w:type="spellStart"/>
            <w:r>
              <w:rPr>
                <w:spacing w:val="-2"/>
                <w:sz w:val="20"/>
              </w:rPr>
              <w:t>nfadur</w:t>
            </w:r>
            <w:proofErr w:type="spellEnd"/>
          </w:p>
        </w:tc>
        <w:tc>
          <w:tcPr>
            <w:tcW w:w="3307" w:type="dxa"/>
            <w:shd w:val="clear" w:color="auto" w:fill="F7F7F7"/>
          </w:tcPr>
          <w:p w14:paraId="5DA97B54" w14:textId="77777777" w:rsidR="00620CF6" w:rsidRDefault="00000000">
            <w:pPr>
              <w:pStyle w:val="TableParagraph"/>
              <w:ind w:left="387"/>
              <w:rPr>
                <w:sz w:val="20"/>
              </w:rPr>
            </w:pPr>
            <w:r>
              <w:rPr>
                <w:spacing w:val="-2"/>
                <w:sz w:val="20"/>
              </w:rPr>
              <w:t>Durable</w:t>
            </w:r>
            <w:r>
              <w:rPr>
                <w:spacing w:val="1"/>
                <w:sz w:val="20"/>
              </w:rPr>
              <w:t xml:space="preserve"> </w:t>
            </w:r>
            <w:r>
              <w:rPr>
                <w:spacing w:val="-2"/>
                <w:sz w:val="20"/>
              </w:rPr>
              <w:t>Goods</w:t>
            </w:r>
          </w:p>
        </w:tc>
        <w:tc>
          <w:tcPr>
            <w:tcW w:w="4552" w:type="dxa"/>
            <w:shd w:val="clear" w:color="auto" w:fill="F7F7F7"/>
          </w:tcPr>
          <w:p w14:paraId="49ED354F" w14:textId="77777777" w:rsidR="00620CF6" w:rsidRDefault="00000000">
            <w:pPr>
              <w:pStyle w:val="TableParagraph"/>
              <w:ind w:left="154"/>
              <w:rPr>
                <w:sz w:val="20"/>
              </w:rPr>
            </w:pPr>
            <w:r>
              <w:rPr>
                <w:spacing w:val="-2"/>
                <w:sz w:val="20"/>
              </w:rPr>
              <w:t>(</w:t>
            </w:r>
            <w:proofErr w:type="spellStart"/>
            <w:r>
              <w:rPr>
                <w:spacing w:val="-2"/>
                <w:sz w:val="20"/>
              </w:rPr>
              <w:t>hanncv</w:t>
            </w:r>
            <w:proofErr w:type="spellEnd"/>
            <w:r>
              <w:rPr>
                <w:spacing w:val="-2"/>
                <w:sz w:val="20"/>
              </w:rPr>
              <w:t>)</w:t>
            </w:r>
          </w:p>
        </w:tc>
        <w:tc>
          <w:tcPr>
            <w:tcW w:w="1385" w:type="dxa"/>
            <w:shd w:val="clear" w:color="auto" w:fill="F7F7F7"/>
          </w:tcPr>
          <w:p w14:paraId="2C22F1D7" w14:textId="77777777" w:rsidR="00620CF6" w:rsidRDefault="00000000">
            <w:pPr>
              <w:pStyle w:val="TableParagraph"/>
              <w:ind w:left="376"/>
              <w:rPr>
                <w:sz w:val="20"/>
              </w:rPr>
            </w:pPr>
            <w:r>
              <w:rPr>
                <w:spacing w:val="-5"/>
                <w:sz w:val="20"/>
              </w:rPr>
              <w:t>17</w:t>
            </w:r>
          </w:p>
        </w:tc>
      </w:tr>
      <w:tr w:rsidR="00620CF6" w14:paraId="4C96476B" w14:textId="77777777">
        <w:trPr>
          <w:trHeight w:val="430"/>
        </w:trPr>
        <w:tc>
          <w:tcPr>
            <w:tcW w:w="1297" w:type="dxa"/>
            <w:tcBorders>
              <w:bottom w:val="single" w:sz="8" w:space="0" w:color="000000"/>
            </w:tcBorders>
          </w:tcPr>
          <w:p w14:paraId="6AA6BBC9" w14:textId="77777777" w:rsidR="00620CF6" w:rsidRDefault="00000000">
            <w:pPr>
              <w:pStyle w:val="TableParagraph"/>
              <w:rPr>
                <w:sz w:val="20"/>
              </w:rPr>
            </w:pPr>
            <w:r>
              <w:rPr>
                <w:spacing w:val="-2"/>
                <w:sz w:val="20"/>
              </w:rPr>
              <w:t>Households</w:t>
            </w:r>
          </w:p>
        </w:tc>
        <w:tc>
          <w:tcPr>
            <w:tcW w:w="1181" w:type="dxa"/>
            <w:tcBorders>
              <w:bottom w:val="single" w:sz="8" w:space="0" w:color="000000"/>
            </w:tcBorders>
          </w:tcPr>
          <w:p w14:paraId="197F041C" w14:textId="77777777" w:rsidR="00620CF6" w:rsidRDefault="00000000">
            <w:pPr>
              <w:pStyle w:val="TableParagraph"/>
              <w:ind w:left="195"/>
              <w:rPr>
                <w:sz w:val="20"/>
              </w:rPr>
            </w:pPr>
            <w:proofErr w:type="spellStart"/>
            <w:r>
              <w:rPr>
                <w:spacing w:val="-2"/>
                <w:sz w:val="20"/>
              </w:rPr>
              <w:t>nfahou</w:t>
            </w:r>
            <w:proofErr w:type="spellEnd"/>
          </w:p>
        </w:tc>
        <w:tc>
          <w:tcPr>
            <w:tcW w:w="3307" w:type="dxa"/>
            <w:tcBorders>
              <w:bottom w:val="single" w:sz="8" w:space="0" w:color="000000"/>
            </w:tcBorders>
          </w:tcPr>
          <w:p w14:paraId="38CD63D7" w14:textId="77777777" w:rsidR="00620CF6" w:rsidRDefault="00000000">
            <w:pPr>
              <w:pStyle w:val="TableParagraph"/>
              <w:ind w:left="387"/>
              <w:rPr>
                <w:sz w:val="20"/>
              </w:rPr>
            </w:pPr>
            <w:r>
              <w:rPr>
                <w:spacing w:val="-4"/>
                <w:sz w:val="20"/>
              </w:rPr>
              <w:t>Housing &amp;</w:t>
            </w:r>
            <w:r>
              <w:rPr>
                <w:spacing w:val="-3"/>
                <w:sz w:val="20"/>
              </w:rPr>
              <w:t xml:space="preserve"> </w:t>
            </w:r>
            <w:r>
              <w:rPr>
                <w:spacing w:val="-4"/>
                <w:sz w:val="20"/>
              </w:rPr>
              <w:t>Land</w:t>
            </w:r>
          </w:p>
        </w:tc>
        <w:tc>
          <w:tcPr>
            <w:tcW w:w="4552" w:type="dxa"/>
            <w:tcBorders>
              <w:bottom w:val="single" w:sz="8" w:space="0" w:color="000000"/>
            </w:tcBorders>
          </w:tcPr>
          <w:p w14:paraId="3A7BF564" w14:textId="77777777" w:rsidR="00620CF6" w:rsidRDefault="00000000">
            <w:pPr>
              <w:pStyle w:val="TableParagraph"/>
              <w:ind w:left="154"/>
              <w:rPr>
                <w:sz w:val="20"/>
              </w:rPr>
            </w:pPr>
            <w:r>
              <w:rPr>
                <w:spacing w:val="-2"/>
                <w:sz w:val="20"/>
              </w:rPr>
              <w:t>(</w:t>
            </w:r>
            <w:proofErr w:type="spellStart"/>
            <w:r>
              <w:rPr>
                <w:spacing w:val="-2"/>
                <w:sz w:val="20"/>
              </w:rPr>
              <w:t>hanr</w:t>
            </w:r>
            <w:proofErr w:type="spellEnd"/>
            <w:r>
              <w:rPr>
                <w:spacing w:val="-2"/>
                <w:sz w:val="20"/>
              </w:rPr>
              <w:t>)</w:t>
            </w:r>
          </w:p>
        </w:tc>
        <w:tc>
          <w:tcPr>
            <w:tcW w:w="1385" w:type="dxa"/>
            <w:tcBorders>
              <w:bottom w:val="single" w:sz="8" w:space="0" w:color="000000"/>
            </w:tcBorders>
          </w:tcPr>
          <w:p w14:paraId="4081BF57" w14:textId="77777777" w:rsidR="00620CF6" w:rsidRDefault="00000000">
            <w:pPr>
              <w:pStyle w:val="TableParagraph"/>
              <w:ind w:left="376"/>
              <w:rPr>
                <w:sz w:val="20"/>
              </w:rPr>
            </w:pPr>
            <w:r>
              <w:rPr>
                <w:spacing w:val="-5"/>
                <w:sz w:val="20"/>
              </w:rPr>
              <w:t>19</w:t>
            </w:r>
          </w:p>
        </w:tc>
      </w:tr>
    </w:tbl>
    <w:p w14:paraId="3C3EB368" w14:textId="77777777" w:rsidR="00620CF6" w:rsidRDefault="00620CF6">
      <w:pPr>
        <w:rPr>
          <w:sz w:val="20"/>
        </w:rPr>
        <w:sectPr w:rsidR="00620CF6" w:rsidSect="00D60468">
          <w:pgSz w:w="15840" w:h="12240" w:orient="landscape"/>
          <w:pgMar w:top="1380" w:right="1940" w:bottom="280" w:left="1940" w:header="720" w:footer="720" w:gutter="0"/>
          <w:cols w:space="720"/>
        </w:sectPr>
      </w:pPr>
    </w:p>
    <w:p w14:paraId="4C7566F6" w14:textId="77777777" w:rsidR="00620CF6" w:rsidRDefault="00000000">
      <w:pPr>
        <w:pStyle w:val="BodyText"/>
        <w:spacing w:before="86" w:line="355" w:lineRule="auto"/>
        <w:ind w:left="1520" w:right="1246"/>
      </w:pPr>
      <w:bookmarkStart w:id="620" w:name="_bookmark100"/>
      <w:bookmarkEnd w:id="620"/>
      <w:r>
        <w:lastRenderedPageBreak/>
        <w:t>Table</w:t>
      </w:r>
      <w:r>
        <w:rPr>
          <w:spacing w:val="-9"/>
        </w:rPr>
        <w:t xml:space="preserve"> </w:t>
      </w:r>
      <w:r>
        <w:t>B.18:</w:t>
      </w:r>
      <w:r>
        <w:rPr>
          <w:spacing w:val="14"/>
        </w:rPr>
        <w:t xml:space="preserve"> </w:t>
      </w:r>
      <w:r>
        <w:t>Matching:</w:t>
      </w:r>
      <w:r>
        <w:rPr>
          <w:spacing w:val="14"/>
        </w:rPr>
        <w:t xml:space="preserve"> </w:t>
      </w:r>
      <w:r>
        <w:t>Luxembourg</w:t>
      </w:r>
      <w:r>
        <w:rPr>
          <w:spacing w:val="-8"/>
        </w:rPr>
        <w:t xml:space="preserve"> </w:t>
      </w:r>
      <w:r>
        <w:t>Wealth</w:t>
      </w:r>
      <w:r>
        <w:rPr>
          <w:spacing w:val="-9"/>
        </w:rPr>
        <w:t xml:space="preserve"> </w:t>
      </w:r>
      <w:r>
        <w:t>Study</w:t>
      </w:r>
      <w:r>
        <w:rPr>
          <w:spacing w:val="-8"/>
        </w:rPr>
        <w:t xml:space="preserve"> </w:t>
      </w:r>
      <w:r>
        <w:t>Database</w:t>
      </w:r>
      <w:r>
        <w:rPr>
          <w:spacing w:val="-8"/>
        </w:rPr>
        <w:t xml:space="preserve"> </w:t>
      </w:r>
      <w:r>
        <w:t>-</w:t>
      </w:r>
      <w:r>
        <w:rPr>
          <w:spacing w:val="-8"/>
        </w:rPr>
        <w:t xml:space="preserve"> </w:t>
      </w:r>
      <w:r>
        <w:t xml:space="preserve">Bal- </w:t>
      </w:r>
      <w:proofErr w:type="spellStart"/>
      <w:r>
        <w:t>ance</w:t>
      </w:r>
      <w:proofErr w:type="spellEnd"/>
      <w:r>
        <w:t xml:space="preserve"> Sheet</w:t>
      </w:r>
    </w:p>
    <w:p w14:paraId="4EFBBE76" w14:textId="77777777" w:rsidR="00620CF6" w:rsidRDefault="00000000">
      <w:pPr>
        <w:pStyle w:val="BodyText"/>
        <w:spacing w:before="8"/>
        <w:rPr>
          <w:sz w:val="14"/>
        </w:rPr>
      </w:pPr>
      <w:r>
        <w:rPr>
          <w:noProof/>
        </w:rPr>
        <mc:AlternateContent>
          <mc:Choice Requires="wps">
            <w:drawing>
              <wp:anchor distT="0" distB="0" distL="0" distR="0" simplePos="0" relativeHeight="487626240" behindDoc="1" locked="0" layoutInCell="1" allowOverlap="1" wp14:anchorId="085E7780" wp14:editId="2B1B2E49">
                <wp:simplePos x="0" y="0"/>
                <wp:positionH relativeFrom="page">
                  <wp:posOffset>1443570</wp:posOffset>
                </wp:positionH>
                <wp:positionV relativeFrom="paragraph">
                  <wp:posOffset>140449</wp:posOffset>
                </wp:positionV>
                <wp:extent cx="4885690" cy="1270"/>
                <wp:effectExtent l="0" t="0" r="0" b="0"/>
                <wp:wrapTopAndBottom/>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5690" cy="1270"/>
                        </a:xfrm>
                        <a:custGeom>
                          <a:avLst/>
                          <a:gdLst/>
                          <a:ahLst/>
                          <a:cxnLst/>
                          <a:rect l="l" t="t" r="r" b="b"/>
                          <a:pathLst>
                            <a:path w="4885690">
                              <a:moveTo>
                                <a:pt x="0" y="0"/>
                              </a:moveTo>
                              <a:lnTo>
                                <a:pt x="4885258"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5F2DC4" id="Graphic 148" o:spid="_x0000_s1026" style="position:absolute;margin-left:113.65pt;margin-top:11.05pt;width:384.7pt;height:.1pt;z-index:-15690240;visibility:visible;mso-wrap-style:square;mso-wrap-distance-left:0;mso-wrap-distance-top:0;mso-wrap-distance-right:0;mso-wrap-distance-bottom:0;mso-position-horizontal:absolute;mso-position-horizontal-relative:page;mso-position-vertical:absolute;mso-position-vertical-relative:text;v-text-anchor:top" coordsize="48856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" path="m,l4885258,e" filled="f" strokeweight=".28114mm">
                <v:path arrowok="t"/>
                <w10:wrap type="topAndBottom" anchorx="page"/>
              </v:shape>
            </w:pict>
          </mc:Fallback>
        </mc:AlternateContent>
      </w:r>
    </w:p>
    <w:p w14:paraId="2AC69F91" w14:textId="77777777" w:rsidR="00620CF6" w:rsidRDefault="00000000">
      <w:pPr>
        <w:pStyle w:val="BodyText"/>
        <w:tabs>
          <w:tab w:val="left" w:pos="6581"/>
        </w:tabs>
        <w:spacing w:before="125"/>
        <w:ind w:left="672"/>
      </w:pPr>
      <w:r>
        <w:rPr>
          <w:spacing w:val="-2"/>
        </w:rPr>
        <w:t>Original</w:t>
      </w:r>
      <w:r>
        <w:rPr>
          <w:spacing w:val="2"/>
        </w:rPr>
        <w:t xml:space="preserve"> </w:t>
      </w:r>
      <w:r>
        <w:rPr>
          <w:spacing w:val="-4"/>
        </w:rPr>
        <w:t>label</w:t>
      </w:r>
      <w:r>
        <w:tab/>
      </w:r>
      <w:proofErr w:type="gramStart"/>
      <w:r>
        <w:rPr>
          <w:spacing w:val="-2"/>
        </w:rPr>
        <w:t>Original</w:t>
      </w:r>
      <w:proofErr w:type="gramEnd"/>
      <w:r>
        <w:rPr>
          <w:spacing w:val="2"/>
        </w:rPr>
        <w:t xml:space="preserve"> </w:t>
      </w:r>
      <w:r>
        <w:rPr>
          <w:spacing w:val="-2"/>
        </w:rPr>
        <w:t>identifier</w:t>
      </w:r>
    </w:p>
    <w:p w14:paraId="20E44A54" w14:textId="77777777" w:rsidR="00620CF6" w:rsidRDefault="00000000">
      <w:pPr>
        <w:pStyle w:val="BodyText"/>
        <w:spacing w:before="2"/>
        <w:rPr>
          <w:sz w:val="5"/>
        </w:rPr>
      </w:pPr>
      <w:r>
        <w:rPr>
          <w:noProof/>
        </w:rPr>
        <mc:AlternateContent>
          <mc:Choice Requires="wpg">
            <w:drawing>
              <wp:anchor distT="0" distB="0" distL="0" distR="0" simplePos="0" relativeHeight="487626752" behindDoc="1" locked="0" layoutInCell="1" allowOverlap="1" wp14:anchorId="4CCB769E" wp14:editId="34926BE8">
                <wp:simplePos x="0" y="0"/>
                <wp:positionH relativeFrom="page">
                  <wp:posOffset>1443570</wp:posOffset>
                </wp:positionH>
                <wp:positionV relativeFrom="paragraph">
                  <wp:posOffset>59641</wp:posOffset>
                </wp:positionV>
                <wp:extent cx="4885690" cy="295275"/>
                <wp:effectExtent l="0" t="0" r="0" b="0"/>
                <wp:wrapTopAndBottom/>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5690" cy="295275"/>
                          <a:chOff x="0" y="0"/>
                          <a:chExt cx="4885690" cy="295275"/>
                        </a:xfrm>
                      </wpg:grpSpPr>
                      <wps:wsp>
                        <wps:cNvPr id="150" name="Graphic 150"/>
                        <wps:cNvSpPr/>
                        <wps:spPr>
                          <a:xfrm>
                            <a:off x="0" y="3163"/>
                            <a:ext cx="4885690" cy="1270"/>
                          </a:xfrm>
                          <a:custGeom>
                            <a:avLst/>
                            <a:gdLst/>
                            <a:ahLst/>
                            <a:cxnLst/>
                            <a:rect l="l" t="t" r="r" b="b"/>
                            <a:pathLst>
                              <a:path w="4885690">
                                <a:moveTo>
                                  <a:pt x="0" y="0"/>
                                </a:moveTo>
                                <a:lnTo>
                                  <a:pt x="4885258" y="0"/>
                                </a:lnTo>
                              </a:path>
                            </a:pathLst>
                          </a:custGeom>
                          <a:ln w="6327">
                            <a:solidFill>
                              <a:srgbClr val="000000"/>
                            </a:solidFill>
                            <a:prstDash val="solid"/>
                          </a:ln>
                        </wps:spPr>
                        <wps:bodyPr wrap="square" lIns="0" tIns="0" rIns="0" bIns="0" rtlCol="0">
                          <a:prstTxWarp prst="textNoShape">
                            <a:avLst/>
                          </a:prstTxWarp>
                          <a:noAutofit/>
                        </wps:bodyPr>
                      </wps:wsp>
                      <wps:wsp>
                        <wps:cNvPr id="151" name="Graphic 151"/>
                        <wps:cNvSpPr/>
                        <wps:spPr>
                          <a:xfrm>
                            <a:off x="0" y="41783"/>
                            <a:ext cx="4885690" cy="253365"/>
                          </a:xfrm>
                          <a:custGeom>
                            <a:avLst/>
                            <a:gdLst/>
                            <a:ahLst/>
                            <a:cxnLst/>
                            <a:rect l="l" t="t" r="r" b="b"/>
                            <a:pathLst>
                              <a:path w="4885690" h="253365">
                                <a:moveTo>
                                  <a:pt x="4885245" y="0"/>
                                </a:moveTo>
                                <a:lnTo>
                                  <a:pt x="3751834" y="0"/>
                                </a:lnTo>
                                <a:lnTo>
                                  <a:pt x="0" y="0"/>
                                </a:lnTo>
                                <a:lnTo>
                                  <a:pt x="0" y="253098"/>
                                </a:lnTo>
                                <a:lnTo>
                                  <a:pt x="3751834" y="253098"/>
                                </a:lnTo>
                                <a:lnTo>
                                  <a:pt x="4885245" y="253098"/>
                                </a:lnTo>
                                <a:lnTo>
                                  <a:pt x="4885245" y="0"/>
                                </a:lnTo>
                                <a:close/>
                              </a:path>
                            </a:pathLst>
                          </a:custGeom>
                          <a:solidFill>
                            <a:srgbClr val="F7F7F7"/>
                          </a:solidFill>
                        </wps:spPr>
                        <wps:bodyPr wrap="square" lIns="0" tIns="0" rIns="0" bIns="0" rtlCol="0">
                          <a:prstTxWarp prst="textNoShape">
                            <a:avLst/>
                          </a:prstTxWarp>
                          <a:noAutofit/>
                        </wps:bodyPr>
                      </wps:wsp>
                      <wps:wsp>
                        <wps:cNvPr id="152" name="Textbox 152"/>
                        <wps:cNvSpPr txBox="1"/>
                        <wps:spPr>
                          <a:xfrm>
                            <a:off x="75920" y="76355"/>
                            <a:ext cx="696595" cy="179705"/>
                          </a:xfrm>
                          <a:prstGeom prst="rect">
                            <a:avLst/>
                          </a:prstGeom>
                        </wps:spPr>
                        <wps:txbx>
                          <w:txbxContent>
                            <w:p w14:paraId="1FA53CD3" w14:textId="77777777" w:rsidR="00620CF6" w:rsidRDefault="00000000">
                              <w:pPr>
                                <w:spacing w:before="14" w:line="268" w:lineRule="exact"/>
                                <w:rPr>
                                  <w:sz w:val="20"/>
                                </w:rPr>
                              </w:pPr>
                              <w:r>
                                <w:rPr>
                                  <w:sz w:val="20"/>
                                </w:rPr>
                                <w:t>Total</w:t>
                              </w:r>
                              <w:r>
                                <w:rPr>
                                  <w:spacing w:val="16"/>
                                  <w:sz w:val="20"/>
                                </w:rPr>
                                <w:t xml:space="preserve"> </w:t>
                              </w:r>
                              <w:r>
                                <w:rPr>
                                  <w:spacing w:val="-2"/>
                                  <w:sz w:val="20"/>
                                </w:rPr>
                                <w:t>Assets</w:t>
                              </w:r>
                            </w:p>
                          </w:txbxContent>
                        </wps:txbx>
                        <wps:bodyPr wrap="square" lIns="0" tIns="0" rIns="0" bIns="0" rtlCol="0">
                          <a:noAutofit/>
                        </wps:bodyPr>
                      </wps:wsp>
                      <wps:wsp>
                        <wps:cNvPr id="153" name="Textbox 153"/>
                        <wps:cNvSpPr txBox="1"/>
                        <wps:spPr>
                          <a:xfrm>
                            <a:off x="3827754" y="76355"/>
                            <a:ext cx="146685" cy="179705"/>
                          </a:xfrm>
                          <a:prstGeom prst="rect">
                            <a:avLst/>
                          </a:prstGeom>
                        </wps:spPr>
                        <wps:txbx>
                          <w:txbxContent>
                            <w:p w14:paraId="2C47FCA8" w14:textId="77777777" w:rsidR="00620CF6" w:rsidRDefault="00000000">
                              <w:pPr>
                                <w:spacing w:before="14" w:line="268" w:lineRule="exact"/>
                                <w:rPr>
                                  <w:sz w:val="20"/>
                                </w:rPr>
                              </w:pPr>
                              <w:r>
                                <w:rPr>
                                  <w:spacing w:val="-5"/>
                                  <w:sz w:val="20"/>
                                </w:rPr>
                                <w:t>ha</w:t>
                              </w:r>
                            </w:p>
                          </w:txbxContent>
                        </wps:txbx>
                        <wps:bodyPr wrap="square" lIns="0" tIns="0" rIns="0" bIns="0" rtlCol="0">
                          <a:noAutofit/>
                        </wps:bodyPr>
                      </wps:wsp>
                    </wpg:wgp>
                  </a:graphicData>
                </a:graphic>
              </wp:anchor>
            </w:drawing>
          </mc:Choice>
          <mc:Fallback>
            <w:pict>
              <v:group w14:anchorId="4CCB769E" id="Group 149" o:spid="_x0000_s1110" style="position:absolute;margin-left:113.65pt;margin-top:4.7pt;width:384.7pt;height:23.25pt;z-index:-15689728;mso-wrap-distance-left:0;mso-wrap-distance-right:0;mso-position-horizontal-relative:page;mso-position-vertical-relative:text" coordsize="48856,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">
                <v:shape id="Graphic 150" o:spid="_x0000_s1111" style="position:absolute;top:31;width:48856;height:13;visibility:visible;mso-wrap-style:square;v-text-anchor:top" coordsize="4885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" path="m,l4885258,e" filled="f" strokeweight=".17575mm">
                  <v:path arrowok="t"/>
                </v:shape>
                <v:shape id="Graphic 151" o:spid="_x0000_s1112" style="position:absolute;top:417;width:48856;height:2534;visibility:visible;mso-wrap-style:square;v-text-anchor:top" coordsize="4885690,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" path="m4885245,l3751834,,,,,253098r3751834,l4885245,253098,4885245,xe" fillcolor="#f7f7f7" stroked="f">
                  <v:path arrowok="t"/>
                </v:shape>
                <v:shape id="Textbox 152" o:spid="_x0000_s1113" type="#_x0000_t202" style="position:absolute;left:759;top:763;width:696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FA53CD3" w14:textId="77777777" w:rsidR="00620CF6" w:rsidRDefault="00000000">
                        <w:pPr>
                          <w:spacing w:before="14" w:line="268" w:lineRule="exact"/>
                          <w:rPr>
                            <w:sz w:val="20"/>
                          </w:rPr>
                        </w:pPr>
                        <w:r>
                          <w:rPr>
                            <w:sz w:val="20"/>
                          </w:rPr>
                          <w:t>Total</w:t>
                        </w:r>
                        <w:r>
                          <w:rPr>
                            <w:spacing w:val="16"/>
                            <w:sz w:val="20"/>
                          </w:rPr>
                          <w:t xml:space="preserve"> </w:t>
                        </w:r>
                        <w:r>
                          <w:rPr>
                            <w:spacing w:val="-2"/>
                            <w:sz w:val="20"/>
                          </w:rPr>
                          <w:t>Assets</w:t>
                        </w:r>
                      </w:p>
                    </w:txbxContent>
                  </v:textbox>
                </v:shape>
                <v:shape id="Textbox 153" o:spid="_x0000_s1114" type="#_x0000_t202" style="position:absolute;left:38277;top:763;width:146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2C47FCA8" w14:textId="77777777" w:rsidR="00620CF6" w:rsidRDefault="00000000">
                        <w:pPr>
                          <w:spacing w:before="14" w:line="268" w:lineRule="exact"/>
                          <w:rPr>
                            <w:sz w:val="20"/>
                          </w:rPr>
                        </w:pPr>
                        <w:r>
                          <w:rPr>
                            <w:spacing w:val="-5"/>
                            <w:sz w:val="20"/>
                          </w:rPr>
                          <w:t>ha</w:t>
                        </w:r>
                      </w:p>
                    </w:txbxContent>
                  </v:textbox>
                </v:shape>
                <w10:wrap type="topAndBottom" anchorx="page"/>
              </v:group>
            </w:pict>
          </mc:Fallback>
        </mc:AlternateContent>
      </w:r>
    </w:p>
    <w:p w14:paraId="71044B62" w14:textId="77777777" w:rsidR="00620CF6" w:rsidRDefault="00000000">
      <w:pPr>
        <w:pStyle w:val="BodyText"/>
        <w:tabs>
          <w:tab w:val="left" w:pos="6581"/>
        </w:tabs>
        <w:spacing w:before="69" w:after="60"/>
        <w:ind w:left="672"/>
      </w:pPr>
      <w:r>
        <w:t>Financial</w:t>
      </w:r>
      <w:r>
        <w:rPr>
          <w:spacing w:val="-1"/>
        </w:rPr>
        <w:t xml:space="preserve"> </w:t>
      </w:r>
      <w:r>
        <w:t>Assets</w:t>
      </w:r>
      <w:r>
        <w:rPr>
          <w:spacing w:val="-1"/>
        </w:rPr>
        <w:t xml:space="preserve"> </w:t>
      </w:r>
      <w:r>
        <w:t>(Excluding</w:t>
      </w:r>
      <w:r>
        <w:rPr>
          <w:spacing w:val="-1"/>
        </w:rPr>
        <w:t xml:space="preserve"> </w:t>
      </w:r>
      <w:r>
        <w:rPr>
          <w:spacing w:val="-2"/>
        </w:rPr>
        <w:t>Pensions)</w:t>
      </w:r>
      <w:r>
        <w:tab/>
      </w:r>
      <w:proofErr w:type="spellStart"/>
      <w:r>
        <w:rPr>
          <w:spacing w:val="-5"/>
        </w:rPr>
        <w:t>haf</w:t>
      </w:r>
      <w:proofErr w:type="spellEnd"/>
    </w:p>
    <w:p w14:paraId="4CCCEAC2" w14:textId="77777777" w:rsidR="00620CF6" w:rsidRDefault="00000000">
      <w:pPr>
        <w:pStyle w:val="BodyText"/>
        <w:ind w:left="553"/>
      </w:pPr>
      <w:r>
        <w:rPr>
          <w:noProof/>
        </w:rPr>
        <mc:AlternateContent>
          <mc:Choice Requires="wps">
            <w:drawing>
              <wp:inline distT="0" distB="0" distL="0" distR="0" wp14:anchorId="70427B52" wp14:editId="4181E30A">
                <wp:extent cx="4885690" cy="253365"/>
                <wp:effectExtent l="0" t="0" r="0" b="0"/>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5690" cy="253365"/>
                        </a:xfrm>
                        <a:prstGeom prst="rect">
                          <a:avLst/>
                        </a:prstGeom>
                        <a:solidFill>
                          <a:srgbClr val="F7F7F7"/>
                        </a:solidFill>
                      </wps:spPr>
                      <wps:txbx>
                        <w:txbxContent>
                          <w:p w14:paraId="082EA0D0" w14:textId="77777777" w:rsidR="00620CF6" w:rsidRDefault="00000000">
                            <w:pPr>
                              <w:pStyle w:val="BodyText"/>
                              <w:tabs>
                                <w:tab w:val="left" w:pos="6027"/>
                              </w:tabs>
                              <w:spacing w:before="69"/>
                              <w:ind w:left="119"/>
                              <w:rPr>
                                <w:color w:val="000000"/>
                              </w:rPr>
                            </w:pPr>
                            <w:r>
                              <w:rPr>
                                <w:color w:val="000000"/>
                                <w:spacing w:val="-2"/>
                              </w:rPr>
                              <w:t xml:space="preserve">Deposit Accounts </w:t>
                            </w:r>
                            <w:proofErr w:type="gramStart"/>
                            <w:r>
                              <w:rPr>
                                <w:color w:val="000000"/>
                                <w:spacing w:val="-2"/>
                              </w:rPr>
                              <w:t>And</w:t>
                            </w:r>
                            <w:proofErr w:type="gramEnd"/>
                            <w:r>
                              <w:rPr>
                                <w:color w:val="000000"/>
                                <w:spacing w:val="-1"/>
                              </w:rPr>
                              <w:t xml:space="preserve"> </w:t>
                            </w:r>
                            <w:r>
                              <w:rPr>
                                <w:color w:val="000000"/>
                                <w:spacing w:val="-4"/>
                              </w:rPr>
                              <w:t>Cash</w:t>
                            </w:r>
                            <w:r>
                              <w:rPr>
                                <w:color w:val="000000"/>
                              </w:rPr>
                              <w:tab/>
                            </w:r>
                            <w:proofErr w:type="spellStart"/>
                            <w:r>
                              <w:rPr>
                                <w:color w:val="000000"/>
                                <w:spacing w:val="-4"/>
                              </w:rPr>
                              <w:t>hafc</w:t>
                            </w:r>
                            <w:proofErr w:type="spellEnd"/>
                          </w:p>
                        </w:txbxContent>
                      </wps:txbx>
                      <wps:bodyPr wrap="square" lIns="0" tIns="0" rIns="0" bIns="0" rtlCol="0">
                        <a:noAutofit/>
                      </wps:bodyPr>
                    </wps:wsp>
                  </a:graphicData>
                </a:graphic>
              </wp:inline>
            </w:drawing>
          </mc:Choice>
          <mc:Fallback>
            <w:pict>
              <v:shape w14:anchorId="70427B52" id="Textbox 154" o:spid="_x0000_s1115" type="#_x0000_t202" style="width:384.7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" fillcolor="#f7f7f7" stroked="f">
                <v:textbox inset="0,0,0,0">
                  <w:txbxContent>
                    <w:p w14:paraId="082EA0D0" w14:textId="77777777" w:rsidR="00620CF6" w:rsidRDefault="00000000">
                      <w:pPr>
                        <w:pStyle w:val="BodyText"/>
                        <w:tabs>
                          <w:tab w:val="left" w:pos="6027"/>
                        </w:tabs>
                        <w:spacing w:before="69"/>
                        <w:ind w:left="119"/>
                        <w:rPr>
                          <w:color w:val="000000"/>
                        </w:rPr>
                      </w:pPr>
                      <w:r>
                        <w:rPr>
                          <w:color w:val="000000"/>
                          <w:spacing w:val="-2"/>
                        </w:rPr>
                        <w:t xml:space="preserve">Deposit Accounts </w:t>
                      </w:r>
                      <w:proofErr w:type="gramStart"/>
                      <w:r>
                        <w:rPr>
                          <w:color w:val="000000"/>
                          <w:spacing w:val="-2"/>
                        </w:rPr>
                        <w:t>And</w:t>
                      </w:r>
                      <w:proofErr w:type="gramEnd"/>
                      <w:r>
                        <w:rPr>
                          <w:color w:val="000000"/>
                          <w:spacing w:val="-1"/>
                        </w:rPr>
                        <w:t xml:space="preserve"> </w:t>
                      </w:r>
                      <w:r>
                        <w:rPr>
                          <w:color w:val="000000"/>
                          <w:spacing w:val="-4"/>
                        </w:rPr>
                        <w:t>Cash</w:t>
                      </w:r>
                      <w:r>
                        <w:rPr>
                          <w:color w:val="000000"/>
                        </w:rPr>
                        <w:tab/>
                      </w:r>
                      <w:proofErr w:type="spellStart"/>
                      <w:r>
                        <w:rPr>
                          <w:color w:val="000000"/>
                          <w:spacing w:val="-4"/>
                        </w:rPr>
                        <w:t>hafc</w:t>
                      </w:r>
                      <w:proofErr w:type="spellEnd"/>
                    </w:p>
                  </w:txbxContent>
                </v:textbox>
                <w10:anchorlock/>
              </v:shape>
            </w:pict>
          </mc:Fallback>
        </mc:AlternateContent>
      </w:r>
    </w:p>
    <w:p w14:paraId="6C56ED90" w14:textId="77777777" w:rsidR="00620CF6" w:rsidRDefault="00000000">
      <w:pPr>
        <w:pStyle w:val="BodyText"/>
        <w:tabs>
          <w:tab w:val="left" w:pos="6581"/>
        </w:tabs>
        <w:spacing w:before="47"/>
        <w:ind w:left="672"/>
      </w:pPr>
      <w:r>
        <w:rPr>
          <w:noProof/>
        </w:rPr>
        <mc:AlternateContent>
          <mc:Choice Requires="wps">
            <w:drawing>
              <wp:anchor distT="0" distB="0" distL="0" distR="0" simplePos="0" relativeHeight="487627776" behindDoc="1" locked="0" layoutInCell="1" allowOverlap="1" wp14:anchorId="2EEFBFFD" wp14:editId="3EA52015">
                <wp:simplePos x="0" y="0"/>
                <wp:positionH relativeFrom="page">
                  <wp:posOffset>1443570</wp:posOffset>
                </wp:positionH>
                <wp:positionV relativeFrom="paragraph">
                  <wp:posOffset>239103</wp:posOffset>
                </wp:positionV>
                <wp:extent cx="4885690" cy="253365"/>
                <wp:effectExtent l="0" t="0" r="0" b="0"/>
                <wp:wrapTopAndBottom/>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5690" cy="253365"/>
                        </a:xfrm>
                        <a:prstGeom prst="rect">
                          <a:avLst/>
                        </a:prstGeom>
                        <a:solidFill>
                          <a:srgbClr val="F7F7F7"/>
                        </a:solidFill>
                      </wps:spPr>
                      <wps:txbx>
                        <w:txbxContent>
                          <w:p w14:paraId="340808FF" w14:textId="77777777" w:rsidR="00620CF6" w:rsidRDefault="00000000">
                            <w:pPr>
                              <w:pStyle w:val="BodyText"/>
                              <w:tabs>
                                <w:tab w:val="left" w:pos="6027"/>
                              </w:tabs>
                              <w:spacing w:before="69"/>
                              <w:ind w:left="119"/>
                              <w:rPr>
                                <w:color w:val="000000"/>
                              </w:rPr>
                            </w:pPr>
                            <w:r>
                              <w:rPr>
                                <w:color w:val="000000"/>
                                <w:spacing w:val="-2"/>
                              </w:rPr>
                              <w:t>Investment</w:t>
                            </w:r>
                            <w:r>
                              <w:rPr>
                                <w:color w:val="000000"/>
                                <w:spacing w:val="-3"/>
                              </w:rPr>
                              <w:t xml:space="preserve"> </w:t>
                            </w:r>
                            <w:r>
                              <w:rPr>
                                <w:color w:val="000000"/>
                                <w:spacing w:val="-2"/>
                              </w:rPr>
                              <w:t xml:space="preserve">Funds </w:t>
                            </w:r>
                            <w:proofErr w:type="gramStart"/>
                            <w:r>
                              <w:rPr>
                                <w:color w:val="000000"/>
                                <w:spacing w:val="-2"/>
                              </w:rPr>
                              <w:t>And</w:t>
                            </w:r>
                            <w:proofErr w:type="gramEnd"/>
                            <w:r>
                              <w:rPr>
                                <w:color w:val="000000"/>
                                <w:spacing w:val="-3"/>
                              </w:rPr>
                              <w:t xml:space="preserve"> </w:t>
                            </w:r>
                            <w:r>
                              <w:rPr>
                                <w:color w:val="000000"/>
                                <w:spacing w:val="-2"/>
                              </w:rPr>
                              <w:t>Alternative Investments</w:t>
                            </w:r>
                            <w:r>
                              <w:rPr>
                                <w:color w:val="000000"/>
                              </w:rPr>
                              <w:tab/>
                            </w:r>
                            <w:proofErr w:type="spellStart"/>
                            <w:r>
                              <w:rPr>
                                <w:color w:val="000000"/>
                                <w:spacing w:val="-2"/>
                              </w:rPr>
                              <w:t>hafii</w:t>
                            </w:r>
                            <w:proofErr w:type="spellEnd"/>
                          </w:p>
                        </w:txbxContent>
                      </wps:txbx>
                      <wps:bodyPr wrap="square" lIns="0" tIns="0" rIns="0" bIns="0" rtlCol="0">
                        <a:noAutofit/>
                      </wps:bodyPr>
                    </wps:wsp>
                  </a:graphicData>
                </a:graphic>
              </wp:anchor>
            </w:drawing>
          </mc:Choice>
          <mc:Fallback>
            <w:pict>
              <v:shape w14:anchorId="2EEFBFFD" id="Textbox 155" o:spid="_x0000_s1116" type="#_x0000_t202" style="position:absolute;left:0;text-align:left;margin-left:113.65pt;margin-top:18.85pt;width:384.7pt;height:19.95pt;z-index:-15688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" fillcolor="#f7f7f7" stroked="f">
                <v:textbox inset="0,0,0,0">
                  <w:txbxContent>
                    <w:p w14:paraId="340808FF" w14:textId="77777777" w:rsidR="00620CF6" w:rsidRDefault="00000000">
                      <w:pPr>
                        <w:pStyle w:val="BodyText"/>
                        <w:tabs>
                          <w:tab w:val="left" w:pos="6027"/>
                        </w:tabs>
                        <w:spacing w:before="69"/>
                        <w:ind w:left="119"/>
                        <w:rPr>
                          <w:color w:val="000000"/>
                        </w:rPr>
                      </w:pPr>
                      <w:r>
                        <w:rPr>
                          <w:color w:val="000000"/>
                          <w:spacing w:val="-2"/>
                        </w:rPr>
                        <w:t>Investment</w:t>
                      </w:r>
                      <w:r>
                        <w:rPr>
                          <w:color w:val="000000"/>
                          <w:spacing w:val="-3"/>
                        </w:rPr>
                        <w:t xml:space="preserve"> </w:t>
                      </w:r>
                      <w:r>
                        <w:rPr>
                          <w:color w:val="000000"/>
                          <w:spacing w:val="-2"/>
                        </w:rPr>
                        <w:t xml:space="preserve">Funds </w:t>
                      </w:r>
                      <w:proofErr w:type="gramStart"/>
                      <w:r>
                        <w:rPr>
                          <w:color w:val="000000"/>
                          <w:spacing w:val="-2"/>
                        </w:rPr>
                        <w:t>And</w:t>
                      </w:r>
                      <w:proofErr w:type="gramEnd"/>
                      <w:r>
                        <w:rPr>
                          <w:color w:val="000000"/>
                          <w:spacing w:val="-3"/>
                        </w:rPr>
                        <w:t xml:space="preserve"> </w:t>
                      </w:r>
                      <w:r>
                        <w:rPr>
                          <w:color w:val="000000"/>
                          <w:spacing w:val="-2"/>
                        </w:rPr>
                        <w:t>Alternative Investments</w:t>
                      </w:r>
                      <w:r>
                        <w:rPr>
                          <w:color w:val="000000"/>
                        </w:rPr>
                        <w:tab/>
                      </w:r>
                      <w:proofErr w:type="spellStart"/>
                      <w:r>
                        <w:rPr>
                          <w:color w:val="000000"/>
                          <w:spacing w:val="-2"/>
                        </w:rPr>
                        <w:t>hafii</w:t>
                      </w:r>
                      <w:proofErr w:type="spellEnd"/>
                    </w:p>
                  </w:txbxContent>
                </v:textbox>
                <w10:wrap type="topAndBottom" anchorx="page"/>
              </v:shape>
            </w:pict>
          </mc:Fallback>
        </mc:AlternateContent>
      </w:r>
      <w:r>
        <w:t>Bonds</w:t>
      </w:r>
      <w:r>
        <w:rPr>
          <w:spacing w:val="4"/>
        </w:rPr>
        <w:t xml:space="preserve"> </w:t>
      </w:r>
      <w:r>
        <w:t>And</w:t>
      </w:r>
      <w:r>
        <w:rPr>
          <w:spacing w:val="5"/>
        </w:rPr>
        <w:t xml:space="preserve"> </w:t>
      </w:r>
      <w:r>
        <w:t>Other</w:t>
      </w:r>
      <w:r>
        <w:rPr>
          <w:spacing w:val="4"/>
        </w:rPr>
        <w:t xml:space="preserve"> </w:t>
      </w:r>
      <w:r>
        <w:t>Debt</w:t>
      </w:r>
      <w:r>
        <w:rPr>
          <w:spacing w:val="5"/>
        </w:rPr>
        <w:t xml:space="preserve"> </w:t>
      </w:r>
      <w:r>
        <w:rPr>
          <w:spacing w:val="-2"/>
        </w:rPr>
        <w:t>Securities</w:t>
      </w:r>
      <w:r>
        <w:tab/>
      </w:r>
      <w:proofErr w:type="spellStart"/>
      <w:r>
        <w:rPr>
          <w:spacing w:val="-2"/>
        </w:rPr>
        <w:t>hafib</w:t>
      </w:r>
      <w:proofErr w:type="spellEnd"/>
    </w:p>
    <w:p w14:paraId="5DE4AC64" w14:textId="77777777" w:rsidR="00620CF6" w:rsidRDefault="00000000">
      <w:pPr>
        <w:pStyle w:val="BodyText"/>
        <w:tabs>
          <w:tab w:val="left" w:pos="6581"/>
        </w:tabs>
        <w:spacing w:before="168" w:after="60"/>
        <w:ind w:left="672"/>
      </w:pPr>
      <w:r>
        <w:t>Stocks</w:t>
      </w:r>
      <w:r>
        <w:rPr>
          <w:spacing w:val="4"/>
        </w:rPr>
        <w:t xml:space="preserve"> </w:t>
      </w:r>
      <w:r>
        <w:t>And</w:t>
      </w:r>
      <w:r>
        <w:rPr>
          <w:spacing w:val="4"/>
        </w:rPr>
        <w:t xml:space="preserve"> </w:t>
      </w:r>
      <w:r>
        <w:t>Other</w:t>
      </w:r>
      <w:r>
        <w:rPr>
          <w:spacing w:val="3"/>
        </w:rPr>
        <w:t xml:space="preserve"> </w:t>
      </w:r>
      <w:r>
        <w:rPr>
          <w:spacing w:val="-2"/>
        </w:rPr>
        <w:t>Equity</w:t>
      </w:r>
      <w:r>
        <w:tab/>
      </w:r>
      <w:proofErr w:type="spellStart"/>
      <w:r>
        <w:rPr>
          <w:spacing w:val="-2"/>
        </w:rPr>
        <w:t>hafis</w:t>
      </w:r>
      <w:proofErr w:type="spellEnd"/>
    </w:p>
    <w:p w14:paraId="28B65491" w14:textId="77777777" w:rsidR="00620CF6" w:rsidRDefault="00000000">
      <w:pPr>
        <w:pStyle w:val="BodyText"/>
        <w:ind w:left="553"/>
      </w:pPr>
      <w:r>
        <w:rPr>
          <w:noProof/>
        </w:rPr>
        <mc:AlternateContent>
          <mc:Choice Requires="wps">
            <w:drawing>
              <wp:inline distT="0" distB="0" distL="0" distR="0" wp14:anchorId="5FCC90EE" wp14:editId="45E0E95B">
                <wp:extent cx="4885690" cy="253365"/>
                <wp:effectExtent l="0" t="0" r="0" b="0"/>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5690" cy="253365"/>
                        </a:xfrm>
                        <a:prstGeom prst="rect">
                          <a:avLst/>
                        </a:prstGeom>
                        <a:solidFill>
                          <a:srgbClr val="F7F7F7"/>
                        </a:solidFill>
                      </wps:spPr>
                      <wps:txbx>
                        <w:txbxContent>
                          <w:p w14:paraId="524AA618" w14:textId="77777777" w:rsidR="00620CF6" w:rsidRDefault="00000000">
                            <w:pPr>
                              <w:pStyle w:val="BodyText"/>
                              <w:tabs>
                                <w:tab w:val="left" w:pos="6027"/>
                              </w:tabs>
                              <w:spacing w:before="69"/>
                              <w:ind w:left="119"/>
                              <w:rPr>
                                <w:color w:val="000000"/>
                              </w:rPr>
                            </w:pPr>
                            <w:r>
                              <w:rPr>
                                <w:color w:val="000000"/>
                                <w:spacing w:val="-2"/>
                              </w:rPr>
                              <w:t>Non-Financial</w:t>
                            </w:r>
                            <w:r>
                              <w:rPr>
                                <w:color w:val="000000"/>
                                <w:spacing w:val="4"/>
                              </w:rPr>
                              <w:t xml:space="preserve"> </w:t>
                            </w:r>
                            <w:r>
                              <w:rPr>
                                <w:color w:val="000000"/>
                                <w:spacing w:val="-2"/>
                              </w:rPr>
                              <w:t>Assets</w:t>
                            </w:r>
                            <w:r>
                              <w:rPr>
                                <w:color w:val="000000"/>
                              </w:rPr>
                              <w:tab/>
                            </w:r>
                            <w:proofErr w:type="spellStart"/>
                            <w:r>
                              <w:rPr>
                                <w:color w:val="000000"/>
                                <w:spacing w:val="-5"/>
                              </w:rPr>
                              <w:t>han</w:t>
                            </w:r>
                            <w:proofErr w:type="spellEnd"/>
                          </w:p>
                        </w:txbxContent>
                      </wps:txbx>
                      <wps:bodyPr wrap="square" lIns="0" tIns="0" rIns="0" bIns="0" rtlCol="0">
                        <a:noAutofit/>
                      </wps:bodyPr>
                    </wps:wsp>
                  </a:graphicData>
                </a:graphic>
              </wp:inline>
            </w:drawing>
          </mc:Choice>
          <mc:Fallback>
            <w:pict>
              <v:shape w14:anchorId="5FCC90EE" id="Textbox 156" o:spid="_x0000_s1117" type="#_x0000_t202" style="width:384.7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" fillcolor="#f7f7f7" stroked="f">
                <v:textbox inset="0,0,0,0">
                  <w:txbxContent>
                    <w:p w14:paraId="524AA618" w14:textId="77777777" w:rsidR="00620CF6" w:rsidRDefault="00000000">
                      <w:pPr>
                        <w:pStyle w:val="BodyText"/>
                        <w:tabs>
                          <w:tab w:val="left" w:pos="6027"/>
                        </w:tabs>
                        <w:spacing w:before="69"/>
                        <w:ind w:left="119"/>
                        <w:rPr>
                          <w:color w:val="000000"/>
                        </w:rPr>
                      </w:pPr>
                      <w:r>
                        <w:rPr>
                          <w:color w:val="000000"/>
                          <w:spacing w:val="-2"/>
                        </w:rPr>
                        <w:t>Non-Financial</w:t>
                      </w:r>
                      <w:r>
                        <w:rPr>
                          <w:color w:val="000000"/>
                          <w:spacing w:val="4"/>
                        </w:rPr>
                        <w:t xml:space="preserve"> </w:t>
                      </w:r>
                      <w:r>
                        <w:rPr>
                          <w:color w:val="000000"/>
                          <w:spacing w:val="-2"/>
                        </w:rPr>
                        <w:t>Assets</w:t>
                      </w:r>
                      <w:r>
                        <w:rPr>
                          <w:color w:val="000000"/>
                        </w:rPr>
                        <w:tab/>
                      </w:r>
                      <w:proofErr w:type="spellStart"/>
                      <w:r>
                        <w:rPr>
                          <w:color w:val="000000"/>
                          <w:spacing w:val="-5"/>
                        </w:rPr>
                        <w:t>han</w:t>
                      </w:r>
                      <w:proofErr w:type="spellEnd"/>
                    </w:p>
                  </w:txbxContent>
                </v:textbox>
                <w10:anchorlock/>
              </v:shape>
            </w:pict>
          </mc:Fallback>
        </mc:AlternateContent>
      </w:r>
    </w:p>
    <w:p w14:paraId="75D70927" w14:textId="77777777" w:rsidR="00620CF6" w:rsidRDefault="00000000">
      <w:pPr>
        <w:pStyle w:val="BodyText"/>
        <w:tabs>
          <w:tab w:val="left" w:pos="6581"/>
        </w:tabs>
        <w:spacing w:before="47"/>
        <w:ind w:left="672"/>
      </w:pPr>
      <w:r>
        <w:rPr>
          <w:noProof/>
        </w:rPr>
        <mc:AlternateContent>
          <mc:Choice Requires="wps">
            <w:drawing>
              <wp:anchor distT="0" distB="0" distL="0" distR="0" simplePos="0" relativeHeight="487628800" behindDoc="1" locked="0" layoutInCell="1" allowOverlap="1" wp14:anchorId="60651B4D" wp14:editId="21D5519C">
                <wp:simplePos x="0" y="0"/>
                <wp:positionH relativeFrom="page">
                  <wp:posOffset>1443570</wp:posOffset>
                </wp:positionH>
                <wp:positionV relativeFrom="paragraph">
                  <wp:posOffset>239103</wp:posOffset>
                </wp:positionV>
                <wp:extent cx="4885690" cy="253365"/>
                <wp:effectExtent l="0" t="0" r="0" b="0"/>
                <wp:wrapTopAndBottom/>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5690" cy="253365"/>
                        </a:xfrm>
                        <a:prstGeom prst="rect">
                          <a:avLst/>
                        </a:prstGeom>
                        <a:solidFill>
                          <a:srgbClr val="F7F7F7"/>
                        </a:solidFill>
                      </wps:spPr>
                      <wps:txbx>
                        <w:txbxContent>
                          <w:p w14:paraId="74CD38A2" w14:textId="77777777" w:rsidR="00620CF6" w:rsidRDefault="00000000">
                            <w:pPr>
                              <w:pStyle w:val="BodyText"/>
                              <w:tabs>
                                <w:tab w:val="left" w:pos="6027"/>
                              </w:tabs>
                              <w:spacing w:before="69"/>
                              <w:ind w:left="119"/>
                              <w:rPr>
                                <w:color w:val="000000"/>
                              </w:rPr>
                            </w:pPr>
                            <w:r>
                              <w:rPr>
                                <w:color w:val="000000"/>
                                <w:spacing w:val="-2"/>
                              </w:rPr>
                              <w:t>Vehicles</w:t>
                            </w:r>
                            <w:r>
                              <w:rPr>
                                <w:color w:val="000000"/>
                              </w:rPr>
                              <w:tab/>
                            </w:r>
                            <w:proofErr w:type="spellStart"/>
                            <w:r>
                              <w:rPr>
                                <w:color w:val="000000"/>
                                <w:spacing w:val="-2"/>
                              </w:rPr>
                              <w:t>hanncv</w:t>
                            </w:r>
                            <w:proofErr w:type="spellEnd"/>
                          </w:p>
                        </w:txbxContent>
                      </wps:txbx>
                      <wps:bodyPr wrap="square" lIns="0" tIns="0" rIns="0" bIns="0" rtlCol="0">
                        <a:noAutofit/>
                      </wps:bodyPr>
                    </wps:wsp>
                  </a:graphicData>
                </a:graphic>
              </wp:anchor>
            </w:drawing>
          </mc:Choice>
          <mc:Fallback>
            <w:pict>
              <v:shape w14:anchorId="60651B4D" id="Textbox 157" o:spid="_x0000_s1118" type="#_x0000_t202" style="position:absolute;left:0;text-align:left;margin-left:113.65pt;margin-top:18.85pt;width:384.7pt;height:19.95pt;z-index:-15687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" fillcolor="#f7f7f7" stroked="f">
                <v:textbox inset="0,0,0,0">
                  <w:txbxContent>
                    <w:p w14:paraId="74CD38A2" w14:textId="77777777" w:rsidR="00620CF6" w:rsidRDefault="00000000">
                      <w:pPr>
                        <w:pStyle w:val="BodyText"/>
                        <w:tabs>
                          <w:tab w:val="left" w:pos="6027"/>
                        </w:tabs>
                        <w:spacing w:before="69"/>
                        <w:ind w:left="119"/>
                        <w:rPr>
                          <w:color w:val="000000"/>
                        </w:rPr>
                      </w:pPr>
                      <w:r>
                        <w:rPr>
                          <w:color w:val="000000"/>
                          <w:spacing w:val="-2"/>
                        </w:rPr>
                        <w:t>Vehicles</w:t>
                      </w:r>
                      <w:r>
                        <w:rPr>
                          <w:color w:val="000000"/>
                        </w:rPr>
                        <w:tab/>
                      </w:r>
                      <w:proofErr w:type="spellStart"/>
                      <w:r>
                        <w:rPr>
                          <w:color w:val="000000"/>
                          <w:spacing w:val="-2"/>
                        </w:rPr>
                        <w:t>hanncv</w:t>
                      </w:r>
                      <w:proofErr w:type="spellEnd"/>
                    </w:p>
                  </w:txbxContent>
                </v:textbox>
                <w10:wrap type="topAndBottom" anchorx="page"/>
              </v:shape>
            </w:pict>
          </mc:Fallback>
        </mc:AlternateContent>
      </w:r>
      <w:r>
        <w:rPr>
          <w:spacing w:val="-2"/>
        </w:rPr>
        <w:t>Business</w:t>
      </w:r>
      <w:r>
        <w:rPr>
          <w:spacing w:val="1"/>
        </w:rPr>
        <w:t xml:space="preserve"> </w:t>
      </w:r>
      <w:r>
        <w:rPr>
          <w:spacing w:val="-2"/>
        </w:rPr>
        <w:t>Equity</w:t>
      </w:r>
      <w:r>
        <w:tab/>
      </w:r>
      <w:proofErr w:type="spellStart"/>
      <w:r>
        <w:rPr>
          <w:spacing w:val="-2"/>
        </w:rPr>
        <w:t>hannb</w:t>
      </w:r>
      <w:proofErr w:type="spellEnd"/>
    </w:p>
    <w:p w14:paraId="55870C23" w14:textId="77777777" w:rsidR="00620CF6" w:rsidRDefault="00000000">
      <w:pPr>
        <w:pStyle w:val="BodyText"/>
        <w:tabs>
          <w:tab w:val="left" w:pos="6581"/>
        </w:tabs>
        <w:spacing w:before="69"/>
        <w:ind w:left="672"/>
      </w:pPr>
      <w:r>
        <w:t>Real</w:t>
      </w:r>
      <w:r>
        <w:rPr>
          <w:spacing w:val="16"/>
        </w:rPr>
        <w:t xml:space="preserve"> </w:t>
      </w:r>
      <w:r>
        <w:rPr>
          <w:spacing w:val="-2"/>
        </w:rPr>
        <w:t>Estate</w:t>
      </w:r>
      <w:r>
        <w:tab/>
      </w:r>
      <w:proofErr w:type="spellStart"/>
      <w:r>
        <w:rPr>
          <w:spacing w:val="-4"/>
        </w:rPr>
        <w:t>hanr</w:t>
      </w:r>
      <w:proofErr w:type="spellEnd"/>
    </w:p>
    <w:p w14:paraId="38E97501" w14:textId="77777777" w:rsidR="00620CF6" w:rsidRDefault="00000000">
      <w:pPr>
        <w:pStyle w:val="BodyText"/>
        <w:rPr>
          <w:sz w:val="10"/>
        </w:rPr>
      </w:pPr>
      <w:r>
        <w:rPr>
          <w:noProof/>
        </w:rPr>
        <mc:AlternateContent>
          <mc:Choice Requires="wps">
            <w:drawing>
              <wp:anchor distT="0" distB="0" distL="0" distR="0" simplePos="0" relativeHeight="487629312" behindDoc="1" locked="0" layoutInCell="1" allowOverlap="1" wp14:anchorId="0FA89216" wp14:editId="50F90340">
                <wp:simplePos x="0" y="0"/>
                <wp:positionH relativeFrom="page">
                  <wp:posOffset>1443570</wp:posOffset>
                </wp:positionH>
                <wp:positionV relativeFrom="paragraph">
                  <wp:posOffset>101216</wp:posOffset>
                </wp:positionV>
                <wp:extent cx="4885690" cy="253365"/>
                <wp:effectExtent l="0" t="0" r="0" b="0"/>
                <wp:wrapTopAndBottom/>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5690" cy="253365"/>
                        </a:xfrm>
                        <a:prstGeom prst="rect">
                          <a:avLst/>
                        </a:prstGeom>
                        <a:solidFill>
                          <a:srgbClr val="F7F7F7"/>
                        </a:solidFill>
                      </wps:spPr>
                      <wps:txbx>
                        <w:txbxContent>
                          <w:p w14:paraId="00B0A16C" w14:textId="77777777" w:rsidR="00620CF6" w:rsidRDefault="00000000">
                            <w:pPr>
                              <w:pStyle w:val="BodyText"/>
                              <w:tabs>
                                <w:tab w:val="left" w:pos="6027"/>
                              </w:tabs>
                              <w:spacing w:before="69"/>
                              <w:ind w:left="119"/>
                              <w:rPr>
                                <w:color w:val="000000"/>
                              </w:rPr>
                            </w:pPr>
                            <w:r>
                              <w:rPr>
                                <w:color w:val="000000"/>
                                <w:spacing w:val="-2"/>
                              </w:rPr>
                              <w:t>Pension</w:t>
                            </w:r>
                            <w:r>
                              <w:rPr>
                                <w:color w:val="000000"/>
                                <w:spacing w:val="2"/>
                              </w:rPr>
                              <w:t xml:space="preserve"> </w:t>
                            </w:r>
                            <w:r>
                              <w:rPr>
                                <w:color w:val="000000"/>
                                <w:spacing w:val="-2"/>
                              </w:rPr>
                              <w:t>Assets</w:t>
                            </w:r>
                            <w:r>
                              <w:rPr>
                                <w:color w:val="000000"/>
                                <w:spacing w:val="2"/>
                              </w:rPr>
                              <w:t xml:space="preserve"> </w:t>
                            </w:r>
                            <w:proofErr w:type="gramStart"/>
                            <w:r>
                              <w:rPr>
                                <w:color w:val="000000"/>
                                <w:spacing w:val="-2"/>
                              </w:rPr>
                              <w:t>And</w:t>
                            </w:r>
                            <w:proofErr w:type="gramEnd"/>
                            <w:r>
                              <w:rPr>
                                <w:color w:val="000000"/>
                                <w:spacing w:val="3"/>
                              </w:rPr>
                              <w:t xml:space="preserve"> </w:t>
                            </w:r>
                            <w:r>
                              <w:rPr>
                                <w:color w:val="000000"/>
                                <w:spacing w:val="-2"/>
                              </w:rPr>
                              <w:t>Other</w:t>
                            </w:r>
                            <w:r>
                              <w:rPr>
                                <w:color w:val="000000"/>
                                <w:spacing w:val="2"/>
                              </w:rPr>
                              <w:t xml:space="preserve"> </w:t>
                            </w:r>
                            <w:r>
                              <w:rPr>
                                <w:color w:val="000000"/>
                                <w:spacing w:val="-2"/>
                              </w:rPr>
                              <w:t>Long-Term</w:t>
                            </w:r>
                            <w:r>
                              <w:rPr>
                                <w:color w:val="000000"/>
                                <w:spacing w:val="2"/>
                              </w:rPr>
                              <w:t xml:space="preserve"> </w:t>
                            </w:r>
                            <w:r>
                              <w:rPr>
                                <w:color w:val="000000"/>
                                <w:spacing w:val="-2"/>
                              </w:rPr>
                              <w:t>Savings</w:t>
                            </w:r>
                            <w:r>
                              <w:rPr>
                                <w:color w:val="000000"/>
                              </w:rPr>
                              <w:tab/>
                            </w:r>
                            <w:r>
                              <w:rPr>
                                <w:color w:val="000000"/>
                                <w:spacing w:val="-5"/>
                              </w:rPr>
                              <w:t>has</w:t>
                            </w:r>
                          </w:p>
                        </w:txbxContent>
                      </wps:txbx>
                      <wps:bodyPr wrap="square" lIns="0" tIns="0" rIns="0" bIns="0" rtlCol="0">
                        <a:noAutofit/>
                      </wps:bodyPr>
                    </wps:wsp>
                  </a:graphicData>
                </a:graphic>
              </wp:anchor>
            </w:drawing>
          </mc:Choice>
          <mc:Fallback>
            <w:pict>
              <v:shape w14:anchorId="0FA89216" id="Textbox 158" o:spid="_x0000_s1119" type="#_x0000_t202" style="position:absolute;margin-left:113.65pt;margin-top:7.95pt;width:384.7pt;height:19.95pt;z-index:-1568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" fillcolor="#f7f7f7" stroked="f">
                <v:textbox inset="0,0,0,0">
                  <w:txbxContent>
                    <w:p w14:paraId="00B0A16C" w14:textId="77777777" w:rsidR="00620CF6" w:rsidRDefault="00000000">
                      <w:pPr>
                        <w:pStyle w:val="BodyText"/>
                        <w:tabs>
                          <w:tab w:val="left" w:pos="6027"/>
                        </w:tabs>
                        <w:spacing w:before="69"/>
                        <w:ind w:left="119"/>
                        <w:rPr>
                          <w:color w:val="000000"/>
                        </w:rPr>
                      </w:pPr>
                      <w:r>
                        <w:rPr>
                          <w:color w:val="000000"/>
                          <w:spacing w:val="-2"/>
                        </w:rPr>
                        <w:t>Pension</w:t>
                      </w:r>
                      <w:r>
                        <w:rPr>
                          <w:color w:val="000000"/>
                          <w:spacing w:val="2"/>
                        </w:rPr>
                        <w:t xml:space="preserve"> </w:t>
                      </w:r>
                      <w:r>
                        <w:rPr>
                          <w:color w:val="000000"/>
                          <w:spacing w:val="-2"/>
                        </w:rPr>
                        <w:t>Assets</w:t>
                      </w:r>
                      <w:r>
                        <w:rPr>
                          <w:color w:val="000000"/>
                          <w:spacing w:val="2"/>
                        </w:rPr>
                        <w:t xml:space="preserve"> </w:t>
                      </w:r>
                      <w:proofErr w:type="gramStart"/>
                      <w:r>
                        <w:rPr>
                          <w:color w:val="000000"/>
                          <w:spacing w:val="-2"/>
                        </w:rPr>
                        <w:t>And</w:t>
                      </w:r>
                      <w:proofErr w:type="gramEnd"/>
                      <w:r>
                        <w:rPr>
                          <w:color w:val="000000"/>
                          <w:spacing w:val="3"/>
                        </w:rPr>
                        <w:t xml:space="preserve"> </w:t>
                      </w:r>
                      <w:r>
                        <w:rPr>
                          <w:color w:val="000000"/>
                          <w:spacing w:val="-2"/>
                        </w:rPr>
                        <w:t>Other</w:t>
                      </w:r>
                      <w:r>
                        <w:rPr>
                          <w:color w:val="000000"/>
                          <w:spacing w:val="2"/>
                        </w:rPr>
                        <w:t xml:space="preserve"> </w:t>
                      </w:r>
                      <w:r>
                        <w:rPr>
                          <w:color w:val="000000"/>
                          <w:spacing w:val="-2"/>
                        </w:rPr>
                        <w:t>Long-Term</w:t>
                      </w:r>
                      <w:r>
                        <w:rPr>
                          <w:color w:val="000000"/>
                          <w:spacing w:val="2"/>
                        </w:rPr>
                        <w:t xml:space="preserve"> </w:t>
                      </w:r>
                      <w:r>
                        <w:rPr>
                          <w:color w:val="000000"/>
                          <w:spacing w:val="-2"/>
                        </w:rPr>
                        <w:t>Savings</w:t>
                      </w:r>
                      <w:r>
                        <w:rPr>
                          <w:color w:val="000000"/>
                        </w:rPr>
                        <w:tab/>
                      </w:r>
                      <w:r>
                        <w:rPr>
                          <w:color w:val="000000"/>
                          <w:spacing w:val="-5"/>
                        </w:rPr>
                        <w:t>has</w:t>
                      </w:r>
                    </w:p>
                  </w:txbxContent>
                </v:textbox>
                <w10:wrap type="topAndBottom" anchorx="page"/>
              </v:shape>
            </w:pict>
          </mc:Fallback>
        </mc:AlternateContent>
      </w:r>
    </w:p>
    <w:p w14:paraId="6F3A7C7B" w14:textId="77777777" w:rsidR="00620CF6" w:rsidRDefault="00000000">
      <w:pPr>
        <w:pStyle w:val="BodyText"/>
        <w:tabs>
          <w:tab w:val="left" w:pos="6581"/>
        </w:tabs>
        <w:spacing w:before="69" w:after="60"/>
        <w:ind w:left="672"/>
      </w:pPr>
      <w:r>
        <w:rPr>
          <w:spacing w:val="-2"/>
        </w:rPr>
        <w:t>Life</w:t>
      </w:r>
      <w:r>
        <w:rPr>
          <w:spacing w:val="-5"/>
        </w:rPr>
        <w:t xml:space="preserve"> </w:t>
      </w:r>
      <w:r>
        <w:rPr>
          <w:spacing w:val="-2"/>
        </w:rPr>
        <w:t>Insurance</w:t>
      </w:r>
      <w:r>
        <w:rPr>
          <w:spacing w:val="-4"/>
        </w:rPr>
        <w:t xml:space="preserve"> </w:t>
      </w:r>
      <w:proofErr w:type="gramStart"/>
      <w:r>
        <w:rPr>
          <w:spacing w:val="-2"/>
        </w:rPr>
        <w:t>And</w:t>
      </w:r>
      <w:proofErr w:type="gramEnd"/>
      <w:r>
        <w:rPr>
          <w:spacing w:val="-5"/>
        </w:rPr>
        <w:t xml:space="preserve"> </w:t>
      </w:r>
      <w:r>
        <w:rPr>
          <w:spacing w:val="-2"/>
        </w:rPr>
        <w:t>Voluntary</w:t>
      </w:r>
      <w:r>
        <w:rPr>
          <w:spacing w:val="-4"/>
        </w:rPr>
        <w:t xml:space="preserve"> </w:t>
      </w:r>
      <w:r>
        <w:rPr>
          <w:spacing w:val="-2"/>
        </w:rPr>
        <w:t>Individual</w:t>
      </w:r>
      <w:r>
        <w:rPr>
          <w:spacing w:val="-4"/>
        </w:rPr>
        <w:t xml:space="preserve"> </w:t>
      </w:r>
      <w:r>
        <w:rPr>
          <w:spacing w:val="-2"/>
        </w:rPr>
        <w:t>Pensions</w:t>
      </w:r>
      <w:r>
        <w:tab/>
      </w:r>
      <w:proofErr w:type="spellStart"/>
      <w:r>
        <w:rPr>
          <w:spacing w:val="-4"/>
        </w:rPr>
        <w:t>hasi</w:t>
      </w:r>
      <w:proofErr w:type="spellEnd"/>
    </w:p>
    <w:p w14:paraId="31C661B6" w14:textId="77777777" w:rsidR="00620CF6" w:rsidRDefault="00000000">
      <w:pPr>
        <w:pStyle w:val="BodyText"/>
        <w:ind w:left="545"/>
      </w:pPr>
      <w:r>
        <w:rPr>
          <w:noProof/>
        </w:rPr>
        <mc:AlternateContent>
          <mc:Choice Requires="wpg">
            <w:drawing>
              <wp:inline distT="0" distB="0" distL="0" distR="0" wp14:anchorId="7BFE7CFF" wp14:editId="6D0E3F2A">
                <wp:extent cx="4885690" cy="285115"/>
                <wp:effectExtent l="9525" t="0" r="635" b="635"/>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5690" cy="285115"/>
                          <a:chOff x="0" y="0"/>
                          <a:chExt cx="4885690" cy="285115"/>
                        </a:xfrm>
                      </wpg:grpSpPr>
                      <wps:wsp>
                        <wps:cNvPr id="160" name="Graphic 160"/>
                        <wps:cNvSpPr/>
                        <wps:spPr>
                          <a:xfrm>
                            <a:off x="0" y="12"/>
                            <a:ext cx="4885690" cy="253365"/>
                          </a:xfrm>
                          <a:custGeom>
                            <a:avLst/>
                            <a:gdLst/>
                            <a:ahLst/>
                            <a:cxnLst/>
                            <a:rect l="l" t="t" r="r" b="b"/>
                            <a:pathLst>
                              <a:path w="4885690" h="253365">
                                <a:moveTo>
                                  <a:pt x="4885245" y="0"/>
                                </a:moveTo>
                                <a:lnTo>
                                  <a:pt x="3751834" y="0"/>
                                </a:lnTo>
                                <a:lnTo>
                                  <a:pt x="0" y="0"/>
                                </a:lnTo>
                                <a:lnTo>
                                  <a:pt x="0" y="253085"/>
                                </a:lnTo>
                                <a:lnTo>
                                  <a:pt x="3751834" y="253085"/>
                                </a:lnTo>
                                <a:lnTo>
                                  <a:pt x="4885245" y="253085"/>
                                </a:lnTo>
                                <a:lnTo>
                                  <a:pt x="4885245" y="0"/>
                                </a:lnTo>
                                <a:close/>
                              </a:path>
                            </a:pathLst>
                          </a:custGeom>
                          <a:solidFill>
                            <a:srgbClr val="F7F7F7"/>
                          </a:solidFill>
                        </wps:spPr>
                        <wps:bodyPr wrap="square" lIns="0" tIns="0" rIns="0" bIns="0" rtlCol="0">
                          <a:prstTxWarp prst="textNoShape">
                            <a:avLst/>
                          </a:prstTxWarp>
                          <a:noAutofit/>
                        </wps:bodyPr>
                      </wps:wsp>
                      <wps:wsp>
                        <wps:cNvPr id="161" name="Graphic 161"/>
                        <wps:cNvSpPr/>
                        <wps:spPr>
                          <a:xfrm>
                            <a:off x="0" y="279971"/>
                            <a:ext cx="4885690" cy="1270"/>
                          </a:xfrm>
                          <a:custGeom>
                            <a:avLst/>
                            <a:gdLst/>
                            <a:ahLst/>
                            <a:cxnLst/>
                            <a:rect l="l" t="t" r="r" b="b"/>
                            <a:pathLst>
                              <a:path w="4885690">
                                <a:moveTo>
                                  <a:pt x="0" y="0"/>
                                </a:moveTo>
                                <a:lnTo>
                                  <a:pt x="4885258" y="0"/>
                                </a:lnTo>
                              </a:path>
                            </a:pathLst>
                          </a:custGeom>
                          <a:ln w="10121">
                            <a:solidFill>
                              <a:srgbClr val="000000"/>
                            </a:solidFill>
                            <a:prstDash val="solid"/>
                          </a:ln>
                        </wps:spPr>
                        <wps:bodyPr wrap="square" lIns="0" tIns="0" rIns="0" bIns="0" rtlCol="0">
                          <a:prstTxWarp prst="textNoShape">
                            <a:avLst/>
                          </a:prstTxWarp>
                          <a:noAutofit/>
                        </wps:bodyPr>
                      </wps:wsp>
                      <wps:wsp>
                        <wps:cNvPr id="162" name="Textbox 162"/>
                        <wps:cNvSpPr txBox="1"/>
                        <wps:spPr>
                          <a:xfrm>
                            <a:off x="0" y="0"/>
                            <a:ext cx="4885690" cy="274955"/>
                          </a:xfrm>
                          <a:prstGeom prst="rect">
                            <a:avLst/>
                          </a:prstGeom>
                        </wps:spPr>
                        <wps:txbx>
                          <w:txbxContent>
                            <w:p w14:paraId="4DEBD210" w14:textId="77777777" w:rsidR="00620CF6" w:rsidRDefault="00000000">
                              <w:pPr>
                                <w:tabs>
                                  <w:tab w:val="left" w:pos="6027"/>
                                </w:tabs>
                                <w:spacing w:before="69"/>
                                <w:ind w:left="119"/>
                                <w:rPr>
                                  <w:sz w:val="20"/>
                                </w:rPr>
                              </w:pPr>
                              <w:r>
                                <w:rPr>
                                  <w:sz w:val="20"/>
                                </w:rPr>
                                <w:t>Total</w:t>
                              </w:r>
                              <w:r>
                                <w:rPr>
                                  <w:spacing w:val="16"/>
                                  <w:sz w:val="20"/>
                                </w:rPr>
                                <w:t xml:space="preserve"> </w:t>
                              </w:r>
                              <w:r>
                                <w:rPr>
                                  <w:spacing w:val="-2"/>
                                  <w:sz w:val="20"/>
                                </w:rPr>
                                <w:t>Liabilities</w:t>
                              </w:r>
                              <w:r>
                                <w:rPr>
                                  <w:sz w:val="20"/>
                                </w:rPr>
                                <w:tab/>
                              </w:r>
                              <w:r>
                                <w:rPr>
                                  <w:spacing w:val="-5"/>
                                  <w:sz w:val="20"/>
                                </w:rPr>
                                <w:t>hl</w:t>
                              </w:r>
                            </w:p>
                          </w:txbxContent>
                        </wps:txbx>
                        <wps:bodyPr wrap="square" lIns="0" tIns="0" rIns="0" bIns="0" rtlCol="0">
                          <a:noAutofit/>
                        </wps:bodyPr>
                      </wps:wsp>
                    </wpg:wgp>
                  </a:graphicData>
                </a:graphic>
              </wp:inline>
            </w:drawing>
          </mc:Choice>
          <mc:Fallback>
            <w:pict>
              <v:group w14:anchorId="7BFE7CFF" id="Group 159" o:spid="_x0000_s1120" style="width:384.7pt;height:22.45pt;mso-position-horizontal-relative:char;mso-position-vertical-relative:line" coordsize="48856,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">
                <v:shape id="Graphic 160" o:spid="_x0000_s1121" style="position:absolute;width:48856;height:2533;visibility:visible;mso-wrap-style:square;v-text-anchor:top" coordsize="4885690,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" path="m4885245,l3751834,,,,,253085r3751834,l4885245,253085,4885245,xe" fillcolor="#f7f7f7" stroked="f">
                  <v:path arrowok="t"/>
                </v:shape>
                <v:shape id="Graphic 161" o:spid="_x0000_s1122" style="position:absolute;top:2799;width:48856;height:13;visibility:visible;mso-wrap-style:square;v-text-anchor:top" coordsize="4885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" path="m,l4885258,e" filled="f" strokeweight=".28114mm">
                  <v:path arrowok="t"/>
                </v:shape>
                <v:shape id="Textbox 162" o:spid="_x0000_s1123" type="#_x0000_t202" style="position:absolute;width:48856;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4DEBD210" w14:textId="77777777" w:rsidR="00620CF6" w:rsidRDefault="00000000">
                        <w:pPr>
                          <w:tabs>
                            <w:tab w:val="left" w:pos="6027"/>
                          </w:tabs>
                          <w:spacing w:before="69"/>
                          <w:ind w:left="119"/>
                          <w:rPr>
                            <w:sz w:val="20"/>
                          </w:rPr>
                        </w:pPr>
                        <w:r>
                          <w:rPr>
                            <w:sz w:val="20"/>
                          </w:rPr>
                          <w:t>Total</w:t>
                        </w:r>
                        <w:r>
                          <w:rPr>
                            <w:spacing w:val="16"/>
                            <w:sz w:val="20"/>
                          </w:rPr>
                          <w:t xml:space="preserve"> </w:t>
                        </w:r>
                        <w:r>
                          <w:rPr>
                            <w:spacing w:val="-2"/>
                            <w:sz w:val="20"/>
                          </w:rPr>
                          <w:t>Liabilities</w:t>
                        </w:r>
                        <w:r>
                          <w:rPr>
                            <w:sz w:val="20"/>
                          </w:rPr>
                          <w:tab/>
                        </w:r>
                        <w:r>
                          <w:rPr>
                            <w:spacing w:val="-5"/>
                            <w:sz w:val="20"/>
                          </w:rPr>
                          <w:t>hl</w:t>
                        </w:r>
                      </w:p>
                    </w:txbxContent>
                  </v:textbox>
                </v:shape>
                <w10:anchorlock/>
              </v:group>
            </w:pict>
          </mc:Fallback>
        </mc:AlternateContent>
      </w:r>
    </w:p>
    <w:p w14:paraId="229F53AB" w14:textId="77777777" w:rsidR="00620CF6" w:rsidRDefault="00620CF6">
      <w:pPr>
        <w:sectPr w:rsidR="00620CF6" w:rsidSect="00D60468">
          <w:pgSz w:w="12240" w:h="15840"/>
          <w:pgMar w:top="1400" w:right="1720" w:bottom="280" w:left="1720" w:header="720" w:footer="720" w:gutter="0"/>
          <w:cols w:space="720"/>
        </w:sectPr>
      </w:pPr>
    </w:p>
    <w:p w14:paraId="555984B6" w14:textId="77777777" w:rsidR="00620CF6" w:rsidRDefault="00000000">
      <w:pPr>
        <w:pStyle w:val="BodyText"/>
        <w:spacing w:before="106" w:line="355" w:lineRule="auto"/>
        <w:ind w:left="3100" w:right="3098"/>
      </w:pPr>
      <w:bookmarkStart w:id="621" w:name="_bookmark101"/>
      <w:bookmarkEnd w:id="621"/>
      <w:r>
        <w:rPr>
          <w:spacing w:val="-2"/>
        </w:rPr>
        <w:lastRenderedPageBreak/>
        <w:t>Table</w:t>
      </w:r>
      <w:r>
        <w:rPr>
          <w:spacing w:val="-8"/>
        </w:rPr>
        <w:t xml:space="preserve"> </w:t>
      </w:r>
      <w:r>
        <w:rPr>
          <w:spacing w:val="-2"/>
        </w:rPr>
        <w:t>B.19:</w:t>
      </w:r>
      <w:r>
        <w:rPr>
          <w:spacing w:val="12"/>
        </w:rPr>
        <w:t xml:space="preserve"> </w:t>
      </w:r>
      <w:r>
        <w:rPr>
          <w:spacing w:val="-2"/>
        </w:rPr>
        <w:t>Composition</w:t>
      </w:r>
      <w:r>
        <w:rPr>
          <w:spacing w:val="-8"/>
        </w:rPr>
        <w:t xml:space="preserve"> </w:t>
      </w:r>
      <w:r>
        <w:rPr>
          <w:spacing w:val="-2"/>
        </w:rPr>
        <w:t>rules:</w:t>
      </w:r>
      <w:r>
        <w:rPr>
          <w:spacing w:val="12"/>
        </w:rPr>
        <w:t xml:space="preserve"> </w:t>
      </w:r>
      <w:r>
        <w:rPr>
          <w:spacing w:val="-2"/>
        </w:rPr>
        <w:t>Household</w:t>
      </w:r>
      <w:r>
        <w:rPr>
          <w:spacing w:val="-8"/>
        </w:rPr>
        <w:t xml:space="preserve"> </w:t>
      </w:r>
      <w:r>
        <w:rPr>
          <w:spacing w:val="-2"/>
        </w:rPr>
        <w:t>Finance</w:t>
      </w:r>
      <w:r>
        <w:rPr>
          <w:spacing w:val="-8"/>
        </w:rPr>
        <w:t xml:space="preserve"> </w:t>
      </w:r>
      <w:r>
        <w:rPr>
          <w:spacing w:val="-2"/>
        </w:rPr>
        <w:t>and</w:t>
      </w:r>
      <w:r>
        <w:rPr>
          <w:spacing w:val="-8"/>
        </w:rPr>
        <w:t xml:space="preserve"> </w:t>
      </w:r>
      <w:proofErr w:type="spellStart"/>
      <w:r>
        <w:rPr>
          <w:spacing w:val="-2"/>
        </w:rPr>
        <w:t>Consump</w:t>
      </w:r>
      <w:proofErr w:type="spellEnd"/>
      <w:r>
        <w:rPr>
          <w:spacing w:val="-2"/>
        </w:rPr>
        <w:t xml:space="preserve">- </w:t>
      </w:r>
      <w:proofErr w:type="spellStart"/>
      <w:r>
        <w:t>tion</w:t>
      </w:r>
      <w:proofErr w:type="spellEnd"/>
      <w:r>
        <w:t xml:space="preserve"> Survey - Balance Sheet</w:t>
      </w:r>
    </w:p>
    <w:p w14:paraId="66451FCB" w14:textId="77777777" w:rsidR="00620CF6" w:rsidRDefault="00620CF6">
      <w:pPr>
        <w:pStyle w:val="BodyText"/>
        <w:spacing w:before="1"/>
        <w:rPr>
          <w:sz w:val="19"/>
        </w:rPr>
      </w:pPr>
    </w:p>
    <w:tbl>
      <w:tblPr>
        <w:tblW w:w="0" w:type="auto"/>
        <w:tblInd w:w="126" w:type="dxa"/>
        <w:tblLayout w:type="fixed"/>
        <w:tblCellMar>
          <w:left w:w="0" w:type="dxa"/>
          <w:right w:w="0" w:type="dxa"/>
        </w:tblCellMar>
        <w:tblLook w:val="01E0" w:firstRow="1" w:lastRow="1" w:firstColumn="1" w:lastColumn="1" w:noHBand="0" w:noVBand="0"/>
      </w:tblPr>
      <w:tblGrid>
        <w:gridCol w:w="1297"/>
        <w:gridCol w:w="1181"/>
        <w:gridCol w:w="3307"/>
        <w:gridCol w:w="4679"/>
        <w:gridCol w:w="1260"/>
      </w:tblGrid>
      <w:tr w:rsidR="00620CF6" w14:paraId="59E0A393" w14:textId="77777777">
        <w:trPr>
          <w:trHeight w:val="486"/>
        </w:trPr>
        <w:tc>
          <w:tcPr>
            <w:tcW w:w="1297" w:type="dxa"/>
            <w:tcBorders>
              <w:top w:val="single" w:sz="8" w:space="0" w:color="000000"/>
              <w:bottom w:val="single" w:sz="4" w:space="0" w:color="000000"/>
            </w:tcBorders>
          </w:tcPr>
          <w:p w14:paraId="04E19B3F" w14:textId="77777777" w:rsidR="00620CF6" w:rsidRDefault="00000000">
            <w:pPr>
              <w:pStyle w:val="TableParagraph"/>
              <w:spacing w:before="123"/>
              <w:rPr>
                <w:sz w:val="20"/>
              </w:rPr>
            </w:pPr>
            <w:r>
              <w:rPr>
                <w:spacing w:val="-2"/>
                <w:sz w:val="20"/>
              </w:rPr>
              <w:t>Sector</w:t>
            </w:r>
          </w:p>
        </w:tc>
        <w:tc>
          <w:tcPr>
            <w:tcW w:w="1181" w:type="dxa"/>
            <w:tcBorders>
              <w:top w:val="single" w:sz="8" w:space="0" w:color="000000"/>
              <w:bottom w:val="single" w:sz="4" w:space="0" w:color="000000"/>
            </w:tcBorders>
          </w:tcPr>
          <w:p w14:paraId="5E0D73F6" w14:textId="77777777" w:rsidR="00620CF6" w:rsidRDefault="00000000">
            <w:pPr>
              <w:pStyle w:val="TableParagraph"/>
              <w:spacing w:before="123"/>
              <w:ind w:left="195"/>
              <w:rPr>
                <w:sz w:val="20"/>
              </w:rPr>
            </w:pPr>
            <w:r>
              <w:rPr>
                <w:spacing w:val="-4"/>
                <w:sz w:val="20"/>
              </w:rPr>
              <w:t>Code</w:t>
            </w:r>
          </w:p>
        </w:tc>
        <w:tc>
          <w:tcPr>
            <w:tcW w:w="3307" w:type="dxa"/>
            <w:tcBorders>
              <w:top w:val="single" w:sz="8" w:space="0" w:color="000000"/>
              <w:bottom w:val="single" w:sz="4" w:space="0" w:color="000000"/>
            </w:tcBorders>
          </w:tcPr>
          <w:p w14:paraId="4526876C" w14:textId="77777777" w:rsidR="00620CF6" w:rsidRDefault="00000000">
            <w:pPr>
              <w:pStyle w:val="TableParagraph"/>
              <w:spacing w:before="123"/>
              <w:ind w:left="387"/>
              <w:rPr>
                <w:sz w:val="20"/>
              </w:rPr>
            </w:pPr>
            <w:r>
              <w:rPr>
                <w:spacing w:val="-2"/>
                <w:sz w:val="20"/>
              </w:rPr>
              <w:t>Concept</w:t>
            </w:r>
          </w:p>
        </w:tc>
        <w:tc>
          <w:tcPr>
            <w:tcW w:w="4679" w:type="dxa"/>
            <w:tcBorders>
              <w:top w:val="single" w:sz="8" w:space="0" w:color="000000"/>
              <w:bottom w:val="single" w:sz="4" w:space="0" w:color="000000"/>
            </w:tcBorders>
          </w:tcPr>
          <w:p w14:paraId="72261904" w14:textId="77777777" w:rsidR="00620CF6" w:rsidRDefault="00000000">
            <w:pPr>
              <w:pStyle w:val="TableParagraph"/>
              <w:spacing w:before="123"/>
              <w:ind w:left="154"/>
              <w:rPr>
                <w:sz w:val="20"/>
              </w:rPr>
            </w:pPr>
            <w:r>
              <w:rPr>
                <w:spacing w:val="-4"/>
                <w:sz w:val="20"/>
              </w:rPr>
              <w:t>Composition</w:t>
            </w:r>
            <w:r>
              <w:rPr>
                <w:spacing w:val="3"/>
                <w:sz w:val="20"/>
              </w:rPr>
              <w:t xml:space="preserve"> </w:t>
            </w:r>
            <w:r>
              <w:rPr>
                <w:spacing w:val="-4"/>
                <w:sz w:val="20"/>
              </w:rPr>
              <w:t>rule</w:t>
            </w:r>
            <w:r>
              <w:rPr>
                <w:spacing w:val="3"/>
                <w:sz w:val="20"/>
              </w:rPr>
              <w:t xml:space="preserve"> </w:t>
            </w:r>
            <w:r>
              <w:rPr>
                <w:spacing w:val="-4"/>
                <w:sz w:val="20"/>
              </w:rPr>
              <w:t>using</w:t>
            </w:r>
            <w:r>
              <w:rPr>
                <w:spacing w:val="3"/>
                <w:sz w:val="20"/>
              </w:rPr>
              <w:t xml:space="preserve"> </w:t>
            </w:r>
            <w:r>
              <w:rPr>
                <w:spacing w:val="-4"/>
                <w:sz w:val="20"/>
              </w:rPr>
              <w:t>codes</w:t>
            </w:r>
          </w:p>
        </w:tc>
        <w:tc>
          <w:tcPr>
            <w:tcW w:w="1260" w:type="dxa"/>
            <w:tcBorders>
              <w:top w:val="single" w:sz="8" w:space="0" w:color="000000"/>
              <w:bottom w:val="single" w:sz="4" w:space="0" w:color="000000"/>
            </w:tcBorders>
          </w:tcPr>
          <w:p w14:paraId="3A9AA60A" w14:textId="77777777" w:rsidR="00620CF6" w:rsidRDefault="00000000">
            <w:pPr>
              <w:pStyle w:val="TableParagraph"/>
              <w:spacing w:before="123"/>
              <w:ind w:left="249"/>
              <w:rPr>
                <w:sz w:val="20"/>
              </w:rPr>
            </w:pPr>
            <w:r>
              <w:rPr>
                <w:spacing w:val="-2"/>
                <w:sz w:val="20"/>
              </w:rPr>
              <w:t>Frequency</w:t>
            </w:r>
          </w:p>
        </w:tc>
      </w:tr>
      <w:tr w:rsidR="00620CF6" w14:paraId="687BAB07" w14:textId="77777777">
        <w:trPr>
          <w:trHeight w:val="55"/>
        </w:trPr>
        <w:tc>
          <w:tcPr>
            <w:tcW w:w="1297" w:type="dxa"/>
            <w:tcBorders>
              <w:top w:val="single" w:sz="4" w:space="0" w:color="000000"/>
            </w:tcBorders>
            <w:shd w:val="clear" w:color="auto" w:fill="F7F7F7"/>
          </w:tcPr>
          <w:p w14:paraId="19F0255B" w14:textId="77777777" w:rsidR="00620CF6" w:rsidRDefault="00620CF6">
            <w:pPr>
              <w:pStyle w:val="TableParagraph"/>
              <w:spacing w:before="0"/>
              <w:ind w:left="0"/>
              <w:rPr>
                <w:rFonts w:ascii="Times New Roman"/>
                <w:sz w:val="2"/>
              </w:rPr>
            </w:pPr>
          </w:p>
        </w:tc>
        <w:tc>
          <w:tcPr>
            <w:tcW w:w="1181" w:type="dxa"/>
            <w:tcBorders>
              <w:top w:val="single" w:sz="4" w:space="0" w:color="000000"/>
            </w:tcBorders>
            <w:shd w:val="clear" w:color="auto" w:fill="F7F7F7"/>
          </w:tcPr>
          <w:p w14:paraId="2CD5DD91" w14:textId="77777777" w:rsidR="00620CF6" w:rsidRDefault="00620CF6">
            <w:pPr>
              <w:pStyle w:val="TableParagraph"/>
              <w:spacing w:before="0"/>
              <w:ind w:left="0"/>
              <w:rPr>
                <w:rFonts w:ascii="Times New Roman"/>
                <w:sz w:val="2"/>
              </w:rPr>
            </w:pPr>
          </w:p>
        </w:tc>
        <w:tc>
          <w:tcPr>
            <w:tcW w:w="3307" w:type="dxa"/>
            <w:tcBorders>
              <w:top w:val="single" w:sz="4" w:space="0" w:color="000000"/>
            </w:tcBorders>
            <w:shd w:val="clear" w:color="auto" w:fill="F7F7F7"/>
          </w:tcPr>
          <w:p w14:paraId="23A1BE6C" w14:textId="77777777" w:rsidR="00620CF6" w:rsidRDefault="00620CF6">
            <w:pPr>
              <w:pStyle w:val="TableParagraph"/>
              <w:spacing w:before="0"/>
              <w:ind w:left="0"/>
              <w:rPr>
                <w:rFonts w:ascii="Times New Roman"/>
                <w:sz w:val="2"/>
              </w:rPr>
            </w:pPr>
          </w:p>
        </w:tc>
        <w:tc>
          <w:tcPr>
            <w:tcW w:w="4679" w:type="dxa"/>
            <w:tcBorders>
              <w:top w:val="single" w:sz="4" w:space="0" w:color="000000"/>
            </w:tcBorders>
            <w:shd w:val="clear" w:color="auto" w:fill="F7F7F7"/>
          </w:tcPr>
          <w:p w14:paraId="0F12F84C" w14:textId="77777777" w:rsidR="00620CF6" w:rsidRDefault="00620CF6">
            <w:pPr>
              <w:pStyle w:val="TableParagraph"/>
              <w:spacing w:before="0"/>
              <w:ind w:left="0"/>
              <w:rPr>
                <w:rFonts w:ascii="Times New Roman"/>
                <w:sz w:val="2"/>
              </w:rPr>
            </w:pPr>
          </w:p>
        </w:tc>
        <w:tc>
          <w:tcPr>
            <w:tcW w:w="1260" w:type="dxa"/>
            <w:tcBorders>
              <w:top w:val="single" w:sz="4" w:space="0" w:color="000000"/>
            </w:tcBorders>
            <w:shd w:val="clear" w:color="auto" w:fill="F7F7F7"/>
          </w:tcPr>
          <w:p w14:paraId="65CC44E3" w14:textId="77777777" w:rsidR="00620CF6" w:rsidRDefault="00620CF6">
            <w:pPr>
              <w:pStyle w:val="TableParagraph"/>
              <w:spacing w:before="0"/>
              <w:ind w:left="0"/>
              <w:rPr>
                <w:rFonts w:ascii="Times New Roman"/>
                <w:sz w:val="2"/>
              </w:rPr>
            </w:pPr>
          </w:p>
        </w:tc>
      </w:tr>
      <w:tr w:rsidR="00620CF6" w14:paraId="0B9C1F15" w14:textId="77777777">
        <w:trPr>
          <w:trHeight w:val="398"/>
        </w:trPr>
        <w:tc>
          <w:tcPr>
            <w:tcW w:w="1297" w:type="dxa"/>
            <w:shd w:val="clear" w:color="auto" w:fill="F7F7F7"/>
          </w:tcPr>
          <w:p w14:paraId="6B5D2154" w14:textId="77777777" w:rsidR="00620CF6" w:rsidRDefault="00000000">
            <w:pPr>
              <w:pStyle w:val="TableParagraph"/>
              <w:rPr>
                <w:sz w:val="20"/>
              </w:rPr>
            </w:pPr>
            <w:r>
              <w:rPr>
                <w:spacing w:val="-2"/>
                <w:sz w:val="20"/>
              </w:rPr>
              <w:t>Households</w:t>
            </w:r>
          </w:p>
        </w:tc>
        <w:tc>
          <w:tcPr>
            <w:tcW w:w="1181" w:type="dxa"/>
            <w:shd w:val="clear" w:color="auto" w:fill="F7F7F7"/>
          </w:tcPr>
          <w:p w14:paraId="6ED48208" w14:textId="77777777" w:rsidR="00620CF6" w:rsidRDefault="00000000">
            <w:pPr>
              <w:pStyle w:val="TableParagraph"/>
              <w:ind w:left="195"/>
              <w:rPr>
                <w:sz w:val="20"/>
              </w:rPr>
            </w:pPr>
            <w:proofErr w:type="spellStart"/>
            <w:r>
              <w:rPr>
                <w:spacing w:val="-2"/>
                <w:sz w:val="20"/>
              </w:rPr>
              <w:t>netwea</w:t>
            </w:r>
            <w:proofErr w:type="spellEnd"/>
          </w:p>
        </w:tc>
        <w:tc>
          <w:tcPr>
            <w:tcW w:w="3307" w:type="dxa"/>
            <w:shd w:val="clear" w:color="auto" w:fill="F7F7F7"/>
          </w:tcPr>
          <w:p w14:paraId="698D6A1C" w14:textId="77777777" w:rsidR="00620CF6" w:rsidRDefault="00000000">
            <w:pPr>
              <w:pStyle w:val="TableParagraph"/>
              <w:ind w:left="387"/>
              <w:rPr>
                <w:sz w:val="20"/>
              </w:rPr>
            </w:pPr>
            <w:r>
              <w:rPr>
                <w:sz w:val="20"/>
              </w:rPr>
              <w:t>Net</w:t>
            </w:r>
            <w:r>
              <w:rPr>
                <w:spacing w:val="2"/>
                <w:sz w:val="20"/>
              </w:rPr>
              <w:t xml:space="preserve"> </w:t>
            </w:r>
            <w:r>
              <w:rPr>
                <w:spacing w:val="-2"/>
                <w:sz w:val="20"/>
              </w:rPr>
              <w:t>Wealth</w:t>
            </w:r>
          </w:p>
        </w:tc>
        <w:tc>
          <w:tcPr>
            <w:tcW w:w="4679" w:type="dxa"/>
            <w:shd w:val="clear" w:color="auto" w:fill="F7F7F7"/>
          </w:tcPr>
          <w:p w14:paraId="712CA217" w14:textId="77777777" w:rsidR="00620CF6" w:rsidRDefault="00000000">
            <w:pPr>
              <w:pStyle w:val="TableParagraph"/>
              <w:ind w:left="154"/>
              <w:rPr>
                <w:sz w:val="20"/>
              </w:rPr>
            </w:pPr>
            <w:r>
              <w:rPr>
                <w:spacing w:val="-2"/>
                <w:sz w:val="20"/>
              </w:rPr>
              <w:t>(DN3001)</w:t>
            </w:r>
          </w:p>
        </w:tc>
        <w:tc>
          <w:tcPr>
            <w:tcW w:w="1260" w:type="dxa"/>
            <w:shd w:val="clear" w:color="auto" w:fill="F7F7F7"/>
          </w:tcPr>
          <w:p w14:paraId="5853381A" w14:textId="77777777" w:rsidR="00620CF6" w:rsidRDefault="00000000">
            <w:pPr>
              <w:pStyle w:val="TableParagraph"/>
              <w:ind w:left="249"/>
              <w:rPr>
                <w:sz w:val="20"/>
              </w:rPr>
            </w:pPr>
            <w:r>
              <w:rPr>
                <w:spacing w:val="-5"/>
                <w:sz w:val="20"/>
              </w:rPr>
              <w:t>22</w:t>
            </w:r>
          </w:p>
        </w:tc>
      </w:tr>
      <w:tr w:rsidR="00620CF6" w14:paraId="536F94B6" w14:textId="77777777">
        <w:trPr>
          <w:trHeight w:val="797"/>
        </w:trPr>
        <w:tc>
          <w:tcPr>
            <w:tcW w:w="1297" w:type="dxa"/>
          </w:tcPr>
          <w:p w14:paraId="7F610FBD" w14:textId="77777777" w:rsidR="00620CF6" w:rsidRDefault="00000000">
            <w:pPr>
              <w:pStyle w:val="TableParagraph"/>
              <w:rPr>
                <w:sz w:val="20"/>
              </w:rPr>
            </w:pPr>
            <w:r>
              <w:rPr>
                <w:spacing w:val="-2"/>
                <w:sz w:val="20"/>
              </w:rPr>
              <w:t>Households</w:t>
            </w:r>
          </w:p>
        </w:tc>
        <w:tc>
          <w:tcPr>
            <w:tcW w:w="1181" w:type="dxa"/>
          </w:tcPr>
          <w:p w14:paraId="49A5BED2" w14:textId="77777777" w:rsidR="00620CF6" w:rsidRDefault="00000000">
            <w:pPr>
              <w:pStyle w:val="TableParagraph"/>
              <w:ind w:left="195"/>
              <w:rPr>
                <w:sz w:val="20"/>
              </w:rPr>
            </w:pPr>
            <w:proofErr w:type="spellStart"/>
            <w:r>
              <w:rPr>
                <w:spacing w:val="-2"/>
                <w:sz w:val="20"/>
              </w:rPr>
              <w:t>nnhass</w:t>
            </w:r>
            <w:proofErr w:type="spellEnd"/>
          </w:p>
        </w:tc>
        <w:tc>
          <w:tcPr>
            <w:tcW w:w="3307" w:type="dxa"/>
          </w:tcPr>
          <w:p w14:paraId="76964D30" w14:textId="77777777" w:rsidR="00620CF6" w:rsidRDefault="00000000">
            <w:pPr>
              <w:pStyle w:val="TableParagraph"/>
              <w:ind w:left="387"/>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7F1C0E8A" w14:textId="77777777" w:rsidR="00620CF6" w:rsidRDefault="00000000">
            <w:pPr>
              <w:pStyle w:val="TableParagraph"/>
              <w:spacing w:before="129"/>
              <w:ind w:left="387"/>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4679" w:type="dxa"/>
          </w:tcPr>
          <w:p w14:paraId="7266B7BF" w14:textId="77777777" w:rsidR="00620CF6" w:rsidRDefault="00000000">
            <w:pPr>
              <w:pStyle w:val="TableParagraph"/>
              <w:ind w:left="154"/>
              <w:rPr>
                <w:sz w:val="20"/>
              </w:rPr>
            </w:pPr>
            <w:r>
              <w:rPr>
                <w:w w:val="110"/>
                <w:sz w:val="20"/>
              </w:rPr>
              <w:t>(DA1131)</w:t>
            </w:r>
            <w:r>
              <w:rPr>
                <w:spacing w:val="-9"/>
                <w:w w:val="110"/>
                <w:sz w:val="20"/>
              </w:rPr>
              <w:t xml:space="preserve"> </w:t>
            </w:r>
            <w:r>
              <w:rPr>
                <w:w w:val="110"/>
                <w:sz w:val="20"/>
              </w:rPr>
              <w:t>+</w:t>
            </w:r>
            <w:r>
              <w:rPr>
                <w:spacing w:val="-8"/>
                <w:w w:val="110"/>
                <w:sz w:val="20"/>
              </w:rPr>
              <w:t xml:space="preserve"> </w:t>
            </w:r>
            <w:r>
              <w:rPr>
                <w:w w:val="110"/>
                <w:sz w:val="20"/>
              </w:rPr>
              <w:t>(DA1140)</w:t>
            </w:r>
            <w:r>
              <w:rPr>
                <w:spacing w:val="-9"/>
                <w:w w:val="110"/>
                <w:sz w:val="20"/>
              </w:rPr>
              <w:t xml:space="preserve"> </w:t>
            </w:r>
            <w:r>
              <w:rPr>
                <w:w w:val="110"/>
                <w:sz w:val="20"/>
              </w:rPr>
              <w:t>+</w:t>
            </w:r>
            <w:r>
              <w:rPr>
                <w:spacing w:val="-8"/>
                <w:w w:val="110"/>
                <w:sz w:val="20"/>
              </w:rPr>
              <w:t xml:space="preserve"> </w:t>
            </w:r>
            <w:r>
              <w:rPr>
                <w:spacing w:val="-2"/>
                <w:w w:val="110"/>
                <w:sz w:val="20"/>
              </w:rPr>
              <w:t>(DA2100)</w:t>
            </w:r>
          </w:p>
        </w:tc>
        <w:tc>
          <w:tcPr>
            <w:tcW w:w="1260" w:type="dxa"/>
          </w:tcPr>
          <w:p w14:paraId="69A3FEB7" w14:textId="77777777" w:rsidR="00620CF6" w:rsidRDefault="00000000">
            <w:pPr>
              <w:pStyle w:val="TableParagraph"/>
              <w:ind w:left="249"/>
              <w:rPr>
                <w:sz w:val="20"/>
              </w:rPr>
            </w:pPr>
            <w:r>
              <w:rPr>
                <w:spacing w:val="-5"/>
                <w:sz w:val="20"/>
              </w:rPr>
              <w:t>22</w:t>
            </w:r>
          </w:p>
        </w:tc>
      </w:tr>
      <w:tr w:rsidR="00620CF6" w14:paraId="0EB4BDC2" w14:textId="77777777">
        <w:trPr>
          <w:trHeight w:val="398"/>
        </w:trPr>
        <w:tc>
          <w:tcPr>
            <w:tcW w:w="1297" w:type="dxa"/>
            <w:shd w:val="clear" w:color="auto" w:fill="F7F7F7"/>
          </w:tcPr>
          <w:p w14:paraId="7AA8E8F9" w14:textId="77777777" w:rsidR="00620CF6" w:rsidRDefault="00000000">
            <w:pPr>
              <w:pStyle w:val="TableParagraph"/>
              <w:rPr>
                <w:sz w:val="20"/>
              </w:rPr>
            </w:pPr>
            <w:r>
              <w:rPr>
                <w:spacing w:val="-2"/>
                <w:sz w:val="20"/>
              </w:rPr>
              <w:t>Households</w:t>
            </w:r>
          </w:p>
        </w:tc>
        <w:tc>
          <w:tcPr>
            <w:tcW w:w="1181" w:type="dxa"/>
            <w:shd w:val="clear" w:color="auto" w:fill="F7F7F7"/>
          </w:tcPr>
          <w:p w14:paraId="3CFE9703" w14:textId="77777777" w:rsidR="00620CF6" w:rsidRDefault="00000000">
            <w:pPr>
              <w:pStyle w:val="TableParagraph"/>
              <w:ind w:left="195"/>
              <w:rPr>
                <w:sz w:val="20"/>
              </w:rPr>
            </w:pPr>
            <w:proofErr w:type="spellStart"/>
            <w:r>
              <w:rPr>
                <w:spacing w:val="-2"/>
                <w:sz w:val="20"/>
              </w:rPr>
              <w:t>fliabi</w:t>
            </w:r>
            <w:proofErr w:type="spellEnd"/>
          </w:p>
        </w:tc>
        <w:tc>
          <w:tcPr>
            <w:tcW w:w="3307" w:type="dxa"/>
            <w:shd w:val="clear" w:color="auto" w:fill="F7F7F7"/>
          </w:tcPr>
          <w:p w14:paraId="0DF41FFD" w14:textId="77777777" w:rsidR="00620CF6" w:rsidRDefault="00000000">
            <w:pPr>
              <w:pStyle w:val="TableParagraph"/>
              <w:ind w:left="387"/>
              <w:rPr>
                <w:sz w:val="20"/>
              </w:rPr>
            </w:pPr>
            <w:r>
              <w:rPr>
                <w:spacing w:val="-4"/>
                <w:sz w:val="20"/>
              </w:rPr>
              <w:t>Debt</w:t>
            </w:r>
          </w:p>
        </w:tc>
        <w:tc>
          <w:tcPr>
            <w:tcW w:w="4679" w:type="dxa"/>
            <w:shd w:val="clear" w:color="auto" w:fill="F7F7F7"/>
          </w:tcPr>
          <w:p w14:paraId="697BF4D7" w14:textId="77777777" w:rsidR="00620CF6" w:rsidRDefault="00000000">
            <w:pPr>
              <w:pStyle w:val="TableParagraph"/>
              <w:ind w:left="154"/>
              <w:rPr>
                <w:sz w:val="20"/>
              </w:rPr>
            </w:pPr>
            <w:r>
              <w:rPr>
                <w:w w:val="110"/>
                <w:sz w:val="20"/>
              </w:rPr>
              <w:t>(DL1100)</w:t>
            </w:r>
            <w:r>
              <w:rPr>
                <w:spacing w:val="1"/>
                <w:w w:val="110"/>
                <w:sz w:val="20"/>
              </w:rPr>
              <w:t xml:space="preserve"> </w:t>
            </w:r>
            <w:r>
              <w:rPr>
                <w:w w:val="110"/>
                <w:sz w:val="20"/>
              </w:rPr>
              <w:t>+</w:t>
            </w:r>
            <w:r>
              <w:rPr>
                <w:spacing w:val="1"/>
                <w:w w:val="110"/>
                <w:sz w:val="20"/>
              </w:rPr>
              <w:t xml:space="preserve"> </w:t>
            </w:r>
            <w:r>
              <w:rPr>
                <w:spacing w:val="-2"/>
                <w:w w:val="110"/>
                <w:sz w:val="20"/>
              </w:rPr>
              <w:t>(DL1200)</w:t>
            </w:r>
          </w:p>
        </w:tc>
        <w:tc>
          <w:tcPr>
            <w:tcW w:w="1260" w:type="dxa"/>
            <w:shd w:val="clear" w:color="auto" w:fill="F7F7F7"/>
          </w:tcPr>
          <w:p w14:paraId="536CC454" w14:textId="77777777" w:rsidR="00620CF6" w:rsidRDefault="00000000">
            <w:pPr>
              <w:pStyle w:val="TableParagraph"/>
              <w:ind w:left="249"/>
              <w:rPr>
                <w:sz w:val="20"/>
              </w:rPr>
            </w:pPr>
            <w:r>
              <w:rPr>
                <w:spacing w:val="-5"/>
                <w:sz w:val="20"/>
              </w:rPr>
              <w:t>22</w:t>
            </w:r>
          </w:p>
        </w:tc>
      </w:tr>
      <w:tr w:rsidR="00620CF6" w14:paraId="44C2797E" w14:textId="77777777">
        <w:trPr>
          <w:trHeight w:val="398"/>
        </w:trPr>
        <w:tc>
          <w:tcPr>
            <w:tcW w:w="1297" w:type="dxa"/>
          </w:tcPr>
          <w:p w14:paraId="46E07CE4" w14:textId="77777777" w:rsidR="00620CF6" w:rsidRDefault="00000000">
            <w:pPr>
              <w:pStyle w:val="TableParagraph"/>
              <w:rPr>
                <w:sz w:val="20"/>
              </w:rPr>
            </w:pPr>
            <w:r>
              <w:rPr>
                <w:spacing w:val="-2"/>
                <w:sz w:val="20"/>
              </w:rPr>
              <w:t>Households</w:t>
            </w:r>
          </w:p>
        </w:tc>
        <w:tc>
          <w:tcPr>
            <w:tcW w:w="1181" w:type="dxa"/>
          </w:tcPr>
          <w:p w14:paraId="2D240042" w14:textId="77777777" w:rsidR="00620CF6" w:rsidRDefault="00000000">
            <w:pPr>
              <w:pStyle w:val="TableParagraph"/>
              <w:ind w:left="195"/>
              <w:rPr>
                <w:sz w:val="20"/>
              </w:rPr>
            </w:pPr>
            <w:proofErr w:type="spellStart"/>
            <w:r>
              <w:rPr>
                <w:spacing w:val="-2"/>
                <w:sz w:val="20"/>
              </w:rPr>
              <w:t>facdbl</w:t>
            </w:r>
            <w:proofErr w:type="spellEnd"/>
          </w:p>
        </w:tc>
        <w:tc>
          <w:tcPr>
            <w:tcW w:w="3307" w:type="dxa"/>
          </w:tcPr>
          <w:p w14:paraId="592ABE1D" w14:textId="77777777" w:rsidR="00620CF6" w:rsidRDefault="00000000">
            <w:pPr>
              <w:pStyle w:val="TableParagraph"/>
              <w:ind w:left="387"/>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4679" w:type="dxa"/>
          </w:tcPr>
          <w:p w14:paraId="57CC4C14" w14:textId="77777777" w:rsidR="00620CF6" w:rsidRDefault="00000000">
            <w:pPr>
              <w:pStyle w:val="TableParagraph"/>
              <w:ind w:left="154"/>
              <w:rPr>
                <w:sz w:val="20"/>
              </w:rPr>
            </w:pPr>
            <w:r>
              <w:rPr>
                <w:w w:val="110"/>
                <w:sz w:val="20"/>
              </w:rPr>
              <w:t>(HD1110)</w:t>
            </w:r>
            <w:r>
              <w:rPr>
                <w:spacing w:val="-9"/>
                <w:w w:val="110"/>
                <w:sz w:val="20"/>
              </w:rPr>
              <w:t xml:space="preserve"> </w:t>
            </w:r>
            <w:r>
              <w:rPr>
                <w:w w:val="110"/>
                <w:sz w:val="20"/>
              </w:rPr>
              <w:t>+</w:t>
            </w:r>
            <w:r>
              <w:rPr>
                <w:spacing w:val="-9"/>
                <w:w w:val="110"/>
                <w:sz w:val="20"/>
              </w:rPr>
              <w:t xml:space="preserve"> </w:t>
            </w:r>
            <w:r>
              <w:rPr>
                <w:w w:val="110"/>
                <w:sz w:val="20"/>
              </w:rPr>
              <w:t>(HD1210)</w:t>
            </w:r>
            <w:r>
              <w:rPr>
                <w:spacing w:val="-9"/>
                <w:w w:val="110"/>
                <w:sz w:val="20"/>
              </w:rPr>
              <w:t xml:space="preserve"> </w:t>
            </w:r>
            <w:r>
              <w:rPr>
                <w:w w:val="110"/>
                <w:sz w:val="20"/>
              </w:rPr>
              <w:t>+</w:t>
            </w:r>
            <w:r>
              <w:rPr>
                <w:spacing w:val="-9"/>
                <w:w w:val="110"/>
                <w:sz w:val="20"/>
              </w:rPr>
              <w:t xml:space="preserve"> </w:t>
            </w:r>
            <w:r>
              <w:rPr>
                <w:w w:val="110"/>
                <w:sz w:val="20"/>
              </w:rPr>
              <w:t>(DA2103)</w:t>
            </w:r>
            <w:r>
              <w:rPr>
                <w:spacing w:val="-9"/>
                <w:w w:val="110"/>
                <w:sz w:val="20"/>
              </w:rPr>
              <w:t xml:space="preserve"> </w:t>
            </w:r>
            <w:r>
              <w:rPr>
                <w:w w:val="110"/>
                <w:sz w:val="20"/>
              </w:rPr>
              <w:t>+</w:t>
            </w:r>
            <w:r>
              <w:rPr>
                <w:spacing w:val="-9"/>
                <w:w w:val="110"/>
                <w:sz w:val="20"/>
              </w:rPr>
              <w:t xml:space="preserve"> </w:t>
            </w:r>
            <w:r>
              <w:rPr>
                <w:spacing w:val="-2"/>
                <w:w w:val="110"/>
                <w:sz w:val="20"/>
              </w:rPr>
              <w:t>(DA2107)</w:t>
            </w:r>
          </w:p>
        </w:tc>
        <w:tc>
          <w:tcPr>
            <w:tcW w:w="1260" w:type="dxa"/>
          </w:tcPr>
          <w:p w14:paraId="538F8A89" w14:textId="77777777" w:rsidR="00620CF6" w:rsidRDefault="00000000">
            <w:pPr>
              <w:pStyle w:val="TableParagraph"/>
              <w:ind w:left="249"/>
              <w:rPr>
                <w:sz w:val="20"/>
              </w:rPr>
            </w:pPr>
            <w:r>
              <w:rPr>
                <w:spacing w:val="-5"/>
                <w:sz w:val="20"/>
              </w:rPr>
              <w:t>22</w:t>
            </w:r>
          </w:p>
        </w:tc>
      </w:tr>
      <w:tr w:rsidR="00620CF6" w14:paraId="467F9B52" w14:textId="77777777">
        <w:trPr>
          <w:trHeight w:val="797"/>
        </w:trPr>
        <w:tc>
          <w:tcPr>
            <w:tcW w:w="1297" w:type="dxa"/>
            <w:shd w:val="clear" w:color="auto" w:fill="F7F7F7"/>
          </w:tcPr>
          <w:p w14:paraId="73BBBACD" w14:textId="77777777" w:rsidR="00620CF6" w:rsidRDefault="00000000">
            <w:pPr>
              <w:pStyle w:val="TableParagraph"/>
              <w:rPr>
                <w:sz w:val="20"/>
              </w:rPr>
            </w:pPr>
            <w:r>
              <w:rPr>
                <w:spacing w:val="-2"/>
                <w:sz w:val="20"/>
              </w:rPr>
              <w:t>Households</w:t>
            </w:r>
          </w:p>
        </w:tc>
        <w:tc>
          <w:tcPr>
            <w:tcW w:w="1181" w:type="dxa"/>
            <w:shd w:val="clear" w:color="auto" w:fill="F7F7F7"/>
          </w:tcPr>
          <w:p w14:paraId="03FA371F" w14:textId="77777777" w:rsidR="00620CF6" w:rsidRDefault="00000000">
            <w:pPr>
              <w:pStyle w:val="TableParagraph"/>
              <w:ind w:left="195"/>
              <w:rPr>
                <w:sz w:val="20"/>
              </w:rPr>
            </w:pPr>
            <w:proofErr w:type="spellStart"/>
            <w:r>
              <w:rPr>
                <w:spacing w:val="-2"/>
                <w:sz w:val="20"/>
              </w:rPr>
              <w:t>faeqfd</w:t>
            </w:r>
            <w:proofErr w:type="spellEnd"/>
          </w:p>
        </w:tc>
        <w:tc>
          <w:tcPr>
            <w:tcW w:w="3307" w:type="dxa"/>
            <w:shd w:val="clear" w:color="auto" w:fill="F7F7F7"/>
          </w:tcPr>
          <w:p w14:paraId="3121626D" w14:textId="77777777" w:rsidR="00620CF6" w:rsidRDefault="00000000">
            <w:pPr>
              <w:pStyle w:val="TableParagraph"/>
              <w:ind w:left="387"/>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68C9B1FB" w14:textId="77777777" w:rsidR="00620CF6" w:rsidRDefault="00000000">
            <w:pPr>
              <w:pStyle w:val="TableParagraph"/>
              <w:spacing w:before="129"/>
              <w:ind w:left="387"/>
              <w:rPr>
                <w:sz w:val="20"/>
              </w:rPr>
            </w:pPr>
            <w:r>
              <w:rPr>
                <w:spacing w:val="-2"/>
                <w:sz w:val="20"/>
              </w:rPr>
              <w:t>Fund</w:t>
            </w:r>
            <w:r>
              <w:rPr>
                <w:spacing w:val="-4"/>
                <w:sz w:val="20"/>
              </w:rPr>
              <w:t xml:space="preserve"> </w:t>
            </w:r>
            <w:r>
              <w:rPr>
                <w:spacing w:val="-2"/>
                <w:sz w:val="20"/>
              </w:rPr>
              <w:t>Shares</w:t>
            </w:r>
          </w:p>
        </w:tc>
        <w:tc>
          <w:tcPr>
            <w:tcW w:w="4679" w:type="dxa"/>
            <w:shd w:val="clear" w:color="auto" w:fill="F7F7F7"/>
          </w:tcPr>
          <w:p w14:paraId="1CBDE7D7" w14:textId="77777777" w:rsidR="00620CF6" w:rsidRDefault="00000000">
            <w:pPr>
              <w:pStyle w:val="TableParagraph"/>
              <w:ind w:left="154"/>
              <w:rPr>
                <w:sz w:val="20"/>
              </w:rPr>
            </w:pPr>
            <w:r>
              <w:rPr>
                <w:w w:val="110"/>
                <w:sz w:val="20"/>
              </w:rPr>
              <w:t>(DA2102)</w:t>
            </w:r>
            <w:r>
              <w:rPr>
                <w:spacing w:val="-9"/>
                <w:w w:val="110"/>
                <w:sz w:val="20"/>
              </w:rPr>
              <w:t xml:space="preserve"> </w:t>
            </w:r>
            <w:r>
              <w:rPr>
                <w:w w:val="110"/>
                <w:sz w:val="20"/>
              </w:rPr>
              <w:t>+</w:t>
            </w:r>
            <w:r>
              <w:rPr>
                <w:spacing w:val="-8"/>
                <w:w w:val="110"/>
                <w:sz w:val="20"/>
              </w:rPr>
              <w:t xml:space="preserve"> </w:t>
            </w:r>
            <w:r>
              <w:rPr>
                <w:w w:val="110"/>
                <w:sz w:val="20"/>
              </w:rPr>
              <w:t>(DA2104)</w:t>
            </w:r>
            <w:r>
              <w:rPr>
                <w:spacing w:val="-9"/>
                <w:w w:val="110"/>
                <w:sz w:val="20"/>
              </w:rPr>
              <w:t xml:space="preserve"> </w:t>
            </w:r>
            <w:r>
              <w:rPr>
                <w:w w:val="110"/>
                <w:sz w:val="20"/>
              </w:rPr>
              <w:t>+</w:t>
            </w:r>
            <w:r>
              <w:rPr>
                <w:spacing w:val="-8"/>
                <w:w w:val="110"/>
                <w:sz w:val="20"/>
              </w:rPr>
              <w:t xml:space="preserve"> </w:t>
            </w:r>
            <w:r>
              <w:rPr>
                <w:w w:val="110"/>
                <w:sz w:val="20"/>
              </w:rPr>
              <w:t>(DA2105)</w:t>
            </w:r>
            <w:r>
              <w:rPr>
                <w:spacing w:val="-8"/>
                <w:w w:val="110"/>
                <w:sz w:val="20"/>
              </w:rPr>
              <w:t xml:space="preserve"> </w:t>
            </w:r>
            <w:r>
              <w:rPr>
                <w:w w:val="110"/>
                <w:sz w:val="20"/>
              </w:rPr>
              <w:t>+</w:t>
            </w:r>
            <w:r>
              <w:rPr>
                <w:spacing w:val="-9"/>
                <w:w w:val="110"/>
                <w:sz w:val="20"/>
              </w:rPr>
              <w:t xml:space="preserve"> </w:t>
            </w:r>
            <w:r>
              <w:rPr>
                <w:spacing w:val="-2"/>
                <w:w w:val="110"/>
                <w:sz w:val="20"/>
              </w:rPr>
              <w:t>(DA2106)</w:t>
            </w:r>
          </w:p>
        </w:tc>
        <w:tc>
          <w:tcPr>
            <w:tcW w:w="1260" w:type="dxa"/>
            <w:shd w:val="clear" w:color="auto" w:fill="F7F7F7"/>
          </w:tcPr>
          <w:p w14:paraId="3C73EE09" w14:textId="77777777" w:rsidR="00620CF6" w:rsidRDefault="00000000">
            <w:pPr>
              <w:pStyle w:val="TableParagraph"/>
              <w:ind w:left="249"/>
              <w:rPr>
                <w:sz w:val="20"/>
              </w:rPr>
            </w:pPr>
            <w:r>
              <w:rPr>
                <w:spacing w:val="-5"/>
                <w:sz w:val="20"/>
              </w:rPr>
              <w:t>22</w:t>
            </w:r>
          </w:p>
        </w:tc>
      </w:tr>
      <w:tr w:rsidR="00620CF6" w14:paraId="7C532F8E" w14:textId="77777777">
        <w:trPr>
          <w:trHeight w:val="498"/>
        </w:trPr>
        <w:tc>
          <w:tcPr>
            <w:tcW w:w="1297" w:type="dxa"/>
          </w:tcPr>
          <w:p w14:paraId="287680A4" w14:textId="77777777" w:rsidR="00620CF6" w:rsidRDefault="00000000">
            <w:pPr>
              <w:pStyle w:val="TableParagraph"/>
              <w:spacing w:before="168"/>
              <w:rPr>
                <w:sz w:val="20"/>
              </w:rPr>
            </w:pPr>
            <w:r>
              <w:rPr>
                <w:spacing w:val="-2"/>
                <w:sz w:val="20"/>
              </w:rPr>
              <w:t>Households</w:t>
            </w:r>
          </w:p>
        </w:tc>
        <w:tc>
          <w:tcPr>
            <w:tcW w:w="1181" w:type="dxa"/>
          </w:tcPr>
          <w:p w14:paraId="6531E3F9" w14:textId="77777777" w:rsidR="00620CF6" w:rsidRDefault="00000000">
            <w:pPr>
              <w:pStyle w:val="TableParagraph"/>
              <w:spacing w:before="168"/>
              <w:ind w:left="195"/>
              <w:rPr>
                <w:sz w:val="20"/>
              </w:rPr>
            </w:pPr>
            <w:proofErr w:type="spellStart"/>
            <w:r>
              <w:rPr>
                <w:spacing w:val="-2"/>
                <w:sz w:val="20"/>
              </w:rPr>
              <w:t>falipe</w:t>
            </w:r>
            <w:proofErr w:type="spellEnd"/>
          </w:p>
        </w:tc>
        <w:tc>
          <w:tcPr>
            <w:tcW w:w="3307" w:type="dxa"/>
          </w:tcPr>
          <w:p w14:paraId="4603C3D7" w14:textId="77777777" w:rsidR="00620CF6" w:rsidRDefault="00000000">
            <w:pPr>
              <w:pStyle w:val="TableParagraph"/>
              <w:spacing w:before="168"/>
              <w:ind w:left="387"/>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4679" w:type="dxa"/>
          </w:tcPr>
          <w:p w14:paraId="197CD6AA" w14:textId="77777777" w:rsidR="00620CF6" w:rsidRDefault="00000000">
            <w:pPr>
              <w:pStyle w:val="TableParagraph"/>
              <w:spacing w:before="168"/>
              <w:ind w:left="154"/>
              <w:rPr>
                <w:sz w:val="20"/>
              </w:rPr>
            </w:pPr>
            <w:r>
              <w:rPr>
                <w:spacing w:val="-2"/>
                <w:sz w:val="20"/>
              </w:rPr>
              <w:t>(DA2109)</w:t>
            </w:r>
          </w:p>
        </w:tc>
        <w:tc>
          <w:tcPr>
            <w:tcW w:w="1260" w:type="dxa"/>
          </w:tcPr>
          <w:p w14:paraId="6543FD24" w14:textId="77777777" w:rsidR="00620CF6" w:rsidRDefault="00000000">
            <w:pPr>
              <w:pStyle w:val="TableParagraph"/>
              <w:spacing w:before="168"/>
              <w:ind w:left="249"/>
              <w:rPr>
                <w:sz w:val="20"/>
              </w:rPr>
            </w:pPr>
            <w:r>
              <w:rPr>
                <w:spacing w:val="-5"/>
                <w:sz w:val="20"/>
              </w:rPr>
              <w:t>22</w:t>
            </w:r>
          </w:p>
        </w:tc>
      </w:tr>
      <w:tr w:rsidR="00620CF6" w14:paraId="251948BB" w14:textId="77777777">
        <w:trPr>
          <w:trHeight w:val="797"/>
        </w:trPr>
        <w:tc>
          <w:tcPr>
            <w:tcW w:w="1297" w:type="dxa"/>
            <w:shd w:val="clear" w:color="auto" w:fill="F7F7F7"/>
          </w:tcPr>
          <w:p w14:paraId="1E5466DB" w14:textId="77777777" w:rsidR="00620CF6" w:rsidRDefault="00000000">
            <w:pPr>
              <w:pStyle w:val="TableParagraph"/>
              <w:rPr>
                <w:sz w:val="20"/>
              </w:rPr>
            </w:pPr>
            <w:r>
              <w:rPr>
                <w:spacing w:val="-2"/>
                <w:sz w:val="20"/>
              </w:rPr>
              <w:t>Households</w:t>
            </w:r>
          </w:p>
        </w:tc>
        <w:tc>
          <w:tcPr>
            <w:tcW w:w="1181" w:type="dxa"/>
            <w:shd w:val="clear" w:color="auto" w:fill="F7F7F7"/>
          </w:tcPr>
          <w:p w14:paraId="26FA943C" w14:textId="77777777" w:rsidR="00620CF6" w:rsidRDefault="00000000">
            <w:pPr>
              <w:pStyle w:val="TableParagraph"/>
              <w:ind w:left="195"/>
              <w:rPr>
                <w:sz w:val="20"/>
              </w:rPr>
            </w:pPr>
            <w:proofErr w:type="spellStart"/>
            <w:r>
              <w:rPr>
                <w:spacing w:val="-2"/>
                <w:sz w:val="20"/>
              </w:rPr>
              <w:t>nfabus</w:t>
            </w:r>
            <w:proofErr w:type="spellEnd"/>
          </w:p>
        </w:tc>
        <w:tc>
          <w:tcPr>
            <w:tcW w:w="3307" w:type="dxa"/>
            <w:shd w:val="clear" w:color="auto" w:fill="F7F7F7"/>
          </w:tcPr>
          <w:p w14:paraId="76158FDF" w14:textId="77777777" w:rsidR="00620CF6" w:rsidRDefault="00000000">
            <w:pPr>
              <w:pStyle w:val="TableParagraph"/>
              <w:ind w:left="387"/>
              <w:rPr>
                <w:sz w:val="20"/>
              </w:rPr>
            </w:pPr>
            <w:r>
              <w:rPr>
                <w:sz w:val="20"/>
              </w:rPr>
              <w:t>Fixed</w:t>
            </w:r>
            <w:r>
              <w:rPr>
                <w:spacing w:val="6"/>
                <w:sz w:val="20"/>
              </w:rPr>
              <w:t xml:space="preserve"> </w:t>
            </w:r>
            <w:r>
              <w:rPr>
                <w:sz w:val="20"/>
              </w:rPr>
              <w:t>Capital</w:t>
            </w:r>
            <w:r>
              <w:rPr>
                <w:spacing w:val="7"/>
                <w:sz w:val="20"/>
              </w:rPr>
              <w:t xml:space="preserve"> </w:t>
            </w:r>
            <w:r>
              <w:rPr>
                <w:sz w:val="20"/>
              </w:rPr>
              <w:t>of</w:t>
            </w:r>
            <w:r>
              <w:rPr>
                <w:spacing w:val="7"/>
                <w:sz w:val="20"/>
              </w:rPr>
              <w:t xml:space="preserve"> </w:t>
            </w:r>
            <w:r>
              <w:rPr>
                <w:spacing w:val="-2"/>
                <w:sz w:val="20"/>
              </w:rPr>
              <w:t>Personal</w:t>
            </w:r>
          </w:p>
          <w:p w14:paraId="343D4231" w14:textId="77777777" w:rsidR="00620CF6" w:rsidRDefault="00000000">
            <w:pPr>
              <w:pStyle w:val="TableParagraph"/>
              <w:spacing w:before="129"/>
              <w:ind w:left="387"/>
              <w:rPr>
                <w:sz w:val="20"/>
              </w:rPr>
            </w:pPr>
            <w:r>
              <w:rPr>
                <w:spacing w:val="-2"/>
                <w:sz w:val="20"/>
              </w:rPr>
              <w:t>Businesses</w:t>
            </w:r>
          </w:p>
        </w:tc>
        <w:tc>
          <w:tcPr>
            <w:tcW w:w="4679" w:type="dxa"/>
            <w:shd w:val="clear" w:color="auto" w:fill="F7F7F7"/>
          </w:tcPr>
          <w:p w14:paraId="2D212619" w14:textId="77777777" w:rsidR="00620CF6" w:rsidRDefault="00000000">
            <w:pPr>
              <w:pStyle w:val="TableParagraph"/>
              <w:ind w:left="154"/>
              <w:rPr>
                <w:sz w:val="20"/>
              </w:rPr>
            </w:pPr>
            <w:r>
              <w:rPr>
                <w:spacing w:val="-2"/>
                <w:w w:val="110"/>
                <w:sz w:val="20"/>
              </w:rPr>
              <w:t>(DA1131)</w:t>
            </w:r>
            <w:r>
              <w:rPr>
                <w:spacing w:val="-5"/>
                <w:w w:val="110"/>
                <w:sz w:val="20"/>
              </w:rPr>
              <w:t xml:space="preserve"> </w:t>
            </w:r>
            <w:r>
              <w:rPr>
                <w:spacing w:val="-2"/>
                <w:w w:val="120"/>
                <w:sz w:val="20"/>
              </w:rPr>
              <w:t>+</w:t>
            </w:r>
            <w:r>
              <w:rPr>
                <w:spacing w:val="-9"/>
                <w:w w:val="120"/>
                <w:sz w:val="20"/>
              </w:rPr>
              <w:t xml:space="preserve"> </w:t>
            </w:r>
            <w:r>
              <w:rPr>
                <w:spacing w:val="-2"/>
                <w:w w:val="110"/>
                <w:sz w:val="20"/>
              </w:rPr>
              <w:t>(DA1140)</w:t>
            </w:r>
          </w:p>
        </w:tc>
        <w:tc>
          <w:tcPr>
            <w:tcW w:w="1260" w:type="dxa"/>
            <w:shd w:val="clear" w:color="auto" w:fill="F7F7F7"/>
          </w:tcPr>
          <w:p w14:paraId="6BBF4DD1" w14:textId="77777777" w:rsidR="00620CF6" w:rsidRDefault="00000000">
            <w:pPr>
              <w:pStyle w:val="TableParagraph"/>
              <w:ind w:left="249"/>
              <w:rPr>
                <w:sz w:val="20"/>
              </w:rPr>
            </w:pPr>
            <w:r>
              <w:rPr>
                <w:spacing w:val="-5"/>
                <w:sz w:val="20"/>
              </w:rPr>
              <w:t>22</w:t>
            </w:r>
          </w:p>
        </w:tc>
      </w:tr>
      <w:tr w:rsidR="00620CF6" w14:paraId="12496C6F" w14:textId="77777777">
        <w:trPr>
          <w:trHeight w:val="398"/>
        </w:trPr>
        <w:tc>
          <w:tcPr>
            <w:tcW w:w="1297" w:type="dxa"/>
          </w:tcPr>
          <w:p w14:paraId="560806DF" w14:textId="77777777" w:rsidR="00620CF6" w:rsidRDefault="00000000">
            <w:pPr>
              <w:pStyle w:val="TableParagraph"/>
              <w:rPr>
                <w:sz w:val="20"/>
              </w:rPr>
            </w:pPr>
            <w:r>
              <w:rPr>
                <w:spacing w:val="-2"/>
                <w:sz w:val="20"/>
              </w:rPr>
              <w:t>Households</w:t>
            </w:r>
          </w:p>
        </w:tc>
        <w:tc>
          <w:tcPr>
            <w:tcW w:w="1181" w:type="dxa"/>
          </w:tcPr>
          <w:p w14:paraId="0CFC8A28" w14:textId="77777777" w:rsidR="00620CF6" w:rsidRDefault="00000000">
            <w:pPr>
              <w:pStyle w:val="TableParagraph"/>
              <w:ind w:left="195"/>
              <w:rPr>
                <w:sz w:val="20"/>
              </w:rPr>
            </w:pPr>
            <w:proofErr w:type="spellStart"/>
            <w:r>
              <w:rPr>
                <w:spacing w:val="-2"/>
                <w:sz w:val="20"/>
              </w:rPr>
              <w:t>nfadur</w:t>
            </w:r>
            <w:proofErr w:type="spellEnd"/>
          </w:p>
        </w:tc>
        <w:tc>
          <w:tcPr>
            <w:tcW w:w="3307" w:type="dxa"/>
          </w:tcPr>
          <w:p w14:paraId="4F4CDEA5" w14:textId="77777777" w:rsidR="00620CF6" w:rsidRDefault="00000000">
            <w:pPr>
              <w:pStyle w:val="TableParagraph"/>
              <w:ind w:left="387"/>
              <w:rPr>
                <w:sz w:val="20"/>
              </w:rPr>
            </w:pPr>
            <w:r>
              <w:rPr>
                <w:spacing w:val="-2"/>
                <w:sz w:val="20"/>
              </w:rPr>
              <w:t>Durable</w:t>
            </w:r>
            <w:r>
              <w:rPr>
                <w:spacing w:val="1"/>
                <w:sz w:val="20"/>
              </w:rPr>
              <w:t xml:space="preserve"> </w:t>
            </w:r>
            <w:r>
              <w:rPr>
                <w:spacing w:val="-2"/>
                <w:sz w:val="20"/>
              </w:rPr>
              <w:t>Goods</w:t>
            </w:r>
          </w:p>
        </w:tc>
        <w:tc>
          <w:tcPr>
            <w:tcW w:w="4679" w:type="dxa"/>
          </w:tcPr>
          <w:p w14:paraId="53065009" w14:textId="77777777" w:rsidR="00620CF6" w:rsidRDefault="00000000">
            <w:pPr>
              <w:pStyle w:val="TableParagraph"/>
              <w:ind w:left="154"/>
              <w:rPr>
                <w:sz w:val="20"/>
              </w:rPr>
            </w:pPr>
            <w:r>
              <w:rPr>
                <w:spacing w:val="-2"/>
                <w:sz w:val="20"/>
              </w:rPr>
              <w:t>(DA1130)</w:t>
            </w:r>
          </w:p>
        </w:tc>
        <w:tc>
          <w:tcPr>
            <w:tcW w:w="1260" w:type="dxa"/>
          </w:tcPr>
          <w:p w14:paraId="343938EB" w14:textId="77777777" w:rsidR="00620CF6" w:rsidRDefault="00000000">
            <w:pPr>
              <w:pStyle w:val="TableParagraph"/>
              <w:ind w:left="249"/>
              <w:rPr>
                <w:sz w:val="20"/>
              </w:rPr>
            </w:pPr>
            <w:r>
              <w:rPr>
                <w:spacing w:val="-5"/>
                <w:sz w:val="20"/>
              </w:rPr>
              <w:t>22</w:t>
            </w:r>
          </w:p>
        </w:tc>
      </w:tr>
      <w:tr w:rsidR="00620CF6" w14:paraId="664ADF0D" w14:textId="77777777">
        <w:trPr>
          <w:trHeight w:val="430"/>
        </w:trPr>
        <w:tc>
          <w:tcPr>
            <w:tcW w:w="1297" w:type="dxa"/>
            <w:tcBorders>
              <w:bottom w:val="single" w:sz="8" w:space="0" w:color="000000"/>
            </w:tcBorders>
            <w:shd w:val="clear" w:color="auto" w:fill="F7F7F7"/>
          </w:tcPr>
          <w:p w14:paraId="25D1A8BB" w14:textId="77777777" w:rsidR="00620CF6" w:rsidRDefault="00000000">
            <w:pPr>
              <w:pStyle w:val="TableParagraph"/>
              <w:rPr>
                <w:sz w:val="20"/>
              </w:rPr>
            </w:pPr>
            <w:r>
              <w:rPr>
                <w:spacing w:val="-2"/>
                <w:sz w:val="20"/>
              </w:rPr>
              <w:t>Households</w:t>
            </w:r>
          </w:p>
        </w:tc>
        <w:tc>
          <w:tcPr>
            <w:tcW w:w="1181" w:type="dxa"/>
            <w:tcBorders>
              <w:bottom w:val="single" w:sz="8" w:space="0" w:color="000000"/>
            </w:tcBorders>
            <w:shd w:val="clear" w:color="auto" w:fill="F7F7F7"/>
          </w:tcPr>
          <w:p w14:paraId="7742CF91" w14:textId="77777777" w:rsidR="00620CF6" w:rsidRDefault="00000000">
            <w:pPr>
              <w:pStyle w:val="TableParagraph"/>
              <w:ind w:left="195"/>
              <w:rPr>
                <w:sz w:val="20"/>
              </w:rPr>
            </w:pPr>
            <w:proofErr w:type="spellStart"/>
            <w:r>
              <w:rPr>
                <w:spacing w:val="-2"/>
                <w:sz w:val="20"/>
              </w:rPr>
              <w:t>nfahou</w:t>
            </w:r>
            <w:proofErr w:type="spellEnd"/>
          </w:p>
        </w:tc>
        <w:tc>
          <w:tcPr>
            <w:tcW w:w="3307" w:type="dxa"/>
            <w:tcBorders>
              <w:bottom w:val="single" w:sz="8" w:space="0" w:color="000000"/>
            </w:tcBorders>
            <w:shd w:val="clear" w:color="auto" w:fill="F7F7F7"/>
          </w:tcPr>
          <w:p w14:paraId="5921F25F" w14:textId="77777777" w:rsidR="00620CF6" w:rsidRDefault="00000000">
            <w:pPr>
              <w:pStyle w:val="TableParagraph"/>
              <w:ind w:left="387"/>
              <w:rPr>
                <w:sz w:val="20"/>
              </w:rPr>
            </w:pPr>
            <w:r>
              <w:rPr>
                <w:spacing w:val="-4"/>
                <w:sz w:val="20"/>
              </w:rPr>
              <w:t>Housing &amp;</w:t>
            </w:r>
            <w:r>
              <w:rPr>
                <w:spacing w:val="-3"/>
                <w:sz w:val="20"/>
              </w:rPr>
              <w:t xml:space="preserve"> </w:t>
            </w:r>
            <w:r>
              <w:rPr>
                <w:spacing w:val="-4"/>
                <w:sz w:val="20"/>
              </w:rPr>
              <w:t>Land</w:t>
            </w:r>
          </w:p>
        </w:tc>
        <w:tc>
          <w:tcPr>
            <w:tcW w:w="4679" w:type="dxa"/>
            <w:tcBorders>
              <w:bottom w:val="single" w:sz="8" w:space="0" w:color="000000"/>
            </w:tcBorders>
            <w:shd w:val="clear" w:color="auto" w:fill="F7F7F7"/>
          </w:tcPr>
          <w:p w14:paraId="065C1ABB" w14:textId="77777777" w:rsidR="00620CF6" w:rsidRDefault="00000000">
            <w:pPr>
              <w:pStyle w:val="TableParagraph"/>
              <w:ind w:left="154"/>
              <w:rPr>
                <w:sz w:val="20"/>
              </w:rPr>
            </w:pPr>
            <w:r>
              <w:rPr>
                <w:spacing w:val="-2"/>
                <w:w w:val="110"/>
                <w:sz w:val="20"/>
              </w:rPr>
              <w:t>(DA1110)</w:t>
            </w:r>
            <w:r>
              <w:rPr>
                <w:spacing w:val="-5"/>
                <w:w w:val="110"/>
                <w:sz w:val="20"/>
              </w:rPr>
              <w:t xml:space="preserve"> </w:t>
            </w:r>
            <w:r>
              <w:rPr>
                <w:spacing w:val="-2"/>
                <w:w w:val="120"/>
                <w:sz w:val="20"/>
              </w:rPr>
              <w:t>+</w:t>
            </w:r>
            <w:r>
              <w:rPr>
                <w:spacing w:val="-9"/>
                <w:w w:val="120"/>
                <w:sz w:val="20"/>
              </w:rPr>
              <w:t xml:space="preserve"> </w:t>
            </w:r>
            <w:r>
              <w:rPr>
                <w:spacing w:val="-2"/>
                <w:w w:val="110"/>
                <w:sz w:val="20"/>
              </w:rPr>
              <w:t>(DA1120)</w:t>
            </w:r>
          </w:p>
        </w:tc>
        <w:tc>
          <w:tcPr>
            <w:tcW w:w="1260" w:type="dxa"/>
            <w:tcBorders>
              <w:bottom w:val="single" w:sz="8" w:space="0" w:color="000000"/>
            </w:tcBorders>
            <w:shd w:val="clear" w:color="auto" w:fill="F7F7F7"/>
          </w:tcPr>
          <w:p w14:paraId="167A20D9" w14:textId="77777777" w:rsidR="00620CF6" w:rsidRDefault="00000000">
            <w:pPr>
              <w:pStyle w:val="TableParagraph"/>
              <w:ind w:left="249"/>
              <w:rPr>
                <w:sz w:val="20"/>
              </w:rPr>
            </w:pPr>
            <w:r>
              <w:rPr>
                <w:spacing w:val="-5"/>
                <w:sz w:val="20"/>
              </w:rPr>
              <w:t>22</w:t>
            </w:r>
          </w:p>
        </w:tc>
      </w:tr>
    </w:tbl>
    <w:p w14:paraId="615BD4BB" w14:textId="77777777" w:rsidR="00620CF6" w:rsidRDefault="00620CF6">
      <w:pPr>
        <w:rPr>
          <w:sz w:val="20"/>
        </w:rPr>
        <w:sectPr w:rsidR="00620CF6" w:rsidSect="00D60468">
          <w:pgSz w:w="15840" w:h="12240" w:orient="landscape"/>
          <w:pgMar w:top="1380" w:right="1940" w:bottom="280" w:left="1940" w:header="720" w:footer="720" w:gutter="0"/>
          <w:cols w:space="720"/>
        </w:sectPr>
      </w:pPr>
    </w:p>
    <w:p w14:paraId="1AFCF010" w14:textId="77777777" w:rsidR="00620CF6" w:rsidRDefault="00000000">
      <w:pPr>
        <w:pStyle w:val="BodyText"/>
        <w:spacing w:before="86" w:line="355" w:lineRule="auto"/>
        <w:ind w:left="1520" w:right="1246"/>
      </w:pPr>
      <w:bookmarkStart w:id="622" w:name="_bookmark102"/>
      <w:bookmarkEnd w:id="622"/>
      <w:r>
        <w:lastRenderedPageBreak/>
        <w:t>Table</w:t>
      </w:r>
      <w:r>
        <w:rPr>
          <w:spacing w:val="-8"/>
        </w:rPr>
        <w:t xml:space="preserve"> </w:t>
      </w:r>
      <w:r>
        <w:t>B.20:</w:t>
      </w:r>
      <w:r>
        <w:rPr>
          <w:spacing w:val="8"/>
        </w:rPr>
        <w:t xml:space="preserve"> </w:t>
      </w:r>
      <w:r>
        <w:t>Matching:</w:t>
      </w:r>
      <w:r>
        <w:rPr>
          <w:spacing w:val="8"/>
        </w:rPr>
        <w:t xml:space="preserve"> </w:t>
      </w:r>
      <w:r>
        <w:t>Household</w:t>
      </w:r>
      <w:r>
        <w:rPr>
          <w:spacing w:val="-6"/>
        </w:rPr>
        <w:t xml:space="preserve"> </w:t>
      </w:r>
      <w:r>
        <w:t>Finance</w:t>
      </w:r>
      <w:r>
        <w:rPr>
          <w:spacing w:val="-7"/>
        </w:rPr>
        <w:t xml:space="preserve"> </w:t>
      </w:r>
      <w:r>
        <w:t>and</w:t>
      </w:r>
      <w:r>
        <w:rPr>
          <w:spacing w:val="-8"/>
        </w:rPr>
        <w:t xml:space="preserve"> </w:t>
      </w:r>
      <w:r>
        <w:t>Consumption</w:t>
      </w:r>
      <w:r>
        <w:rPr>
          <w:spacing w:val="-6"/>
        </w:rPr>
        <w:t xml:space="preserve"> </w:t>
      </w:r>
      <w:r>
        <w:t>Sur- vey - Balance Sheet</w:t>
      </w:r>
    </w:p>
    <w:p w14:paraId="74925F64" w14:textId="77777777" w:rsidR="00620CF6" w:rsidRDefault="00620CF6">
      <w:pPr>
        <w:pStyle w:val="BodyText"/>
        <w:spacing w:before="1"/>
        <w:rPr>
          <w:sz w:val="19"/>
        </w:rPr>
      </w:pPr>
    </w:p>
    <w:tbl>
      <w:tblPr>
        <w:tblW w:w="0" w:type="auto"/>
        <w:tblInd w:w="1127" w:type="dxa"/>
        <w:tblLayout w:type="fixed"/>
        <w:tblCellMar>
          <w:left w:w="0" w:type="dxa"/>
          <w:right w:w="0" w:type="dxa"/>
        </w:tblCellMar>
        <w:tblLook w:val="01E0" w:firstRow="1" w:lastRow="1" w:firstColumn="1" w:lastColumn="1" w:noHBand="0" w:noVBand="0"/>
      </w:tblPr>
      <w:tblGrid>
        <w:gridCol w:w="4385"/>
        <w:gridCol w:w="2175"/>
      </w:tblGrid>
      <w:tr w:rsidR="00620CF6" w14:paraId="133BC5BC" w14:textId="77777777">
        <w:trPr>
          <w:trHeight w:val="486"/>
        </w:trPr>
        <w:tc>
          <w:tcPr>
            <w:tcW w:w="4385" w:type="dxa"/>
            <w:tcBorders>
              <w:top w:val="single" w:sz="8" w:space="0" w:color="000000"/>
              <w:bottom w:val="single" w:sz="4" w:space="0" w:color="000000"/>
            </w:tcBorders>
          </w:tcPr>
          <w:p w14:paraId="2E626768" w14:textId="77777777" w:rsidR="00620CF6" w:rsidRDefault="00000000">
            <w:pPr>
              <w:pStyle w:val="TableParagraph"/>
              <w:spacing w:before="123"/>
              <w:rPr>
                <w:sz w:val="20"/>
              </w:rPr>
            </w:pPr>
            <w:r>
              <w:rPr>
                <w:spacing w:val="-2"/>
                <w:sz w:val="20"/>
              </w:rPr>
              <w:t>Original</w:t>
            </w:r>
            <w:r>
              <w:rPr>
                <w:spacing w:val="2"/>
                <w:sz w:val="20"/>
              </w:rPr>
              <w:t xml:space="preserve"> </w:t>
            </w:r>
            <w:r>
              <w:rPr>
                <w:spacing w:val="-4"/>
                <w:sz w:val="20"/>
              </w:rPr>
              <w:t>label</w:t>
            </w:r>
          </w:p>
        </w:tc>
        <w:tc>
          <w:tcPr>
            <w:tcW w:w="2175" w:type="dxa"/>
            <w:tcBorders>
              <w:top w:val="single" w:sz="8" w:space="0" w:color="000000"/>
              <w:bottom w:val="single" w:sz="4" w:space="0" w:color="000000"/>
            </w:tcBorders>
          </w:tcPr>
          <w:p w14:paraId="1025BFCD" w14:textId="77777777" w:rsidR="00620CF6" w:rsidRDefault="00000000">
            <w:pPr>
              <w:pStyle w:val="TableParagraph"/>
              <w:spacing w:before="123"/>
              <w:ind w:left="509"/>
              <w:rPr>
                <w:sz w:val="20"/>
              </w:rPr>
            </w:pPr>
            <w:r>
              <w:rPr>
                <w:spacing w:val="-2"/>
                <w:sz w:val="20"/>
              </w:rPr>
              <w:t>Original</w:t>
            </w:r>
            <w:r>
              <w:rPr>
                <w:spacing w:val="2"/>
                <w:sz w:val="20"/>
              </w:rPr>
              <w:t xml:space="preserve"> </w:t>
            </w:r>
            <w:r>
              <w:rPr>
                <w:spacing w:val="-2"/>
                <w:sz w:val="20"/>
              </w:rPr>
              <w:t>identifier</w:t>
            </w:r>
          </w:p>
        </w:tc>
      </w:tr>
      <w:tr w:rsidR="00620CF6" w14:paraId="50A4958E" w14:textId="77777777">
        <w:trPr>
          <w:trHeight w:val="454"/>
        </w:trPr>
        <w:tc>
          <w:tcPr>
            <w:tcW w:w="4385" w:type="dxa"/>
            <w:tcBorders>
              <w:top w:val="single" w:sz="4" w:space="0" w:color="000000"/>
            </w:tcBorders>
            <w:shd w:val="clear" w:color="auto" w:fill="F7F7F7"/>
          </w:tcPr>
          <w:p w14:paraId="771D81DA" w14:textId="77777777" w:rsidR="00620CF6" w:rsidRDefault="00000000">
            <w:pPr>
              <w:pStyle w:val="TableParagraph"/>
              <w:spacing w:before="125"/>
              <w:rPr>
                <w:sz w:val="20"/>
              </w:rPr>
            </w:pPr>
            <w:r>
              <w:rPr>
                <w:spacing w:val="-6"/>
                <w:sz w:val="20"/>
              </w:rPr>
              <w:t>Household’s</w:t>
            </w:r>
            <w:r>
              <w:rPr>
                <w:spacing w:val="4"/>
                <w:sz w:val="20"/>
              </w:rPr>
              <w:t xml:space="preserve"> </w:t>
            </w:r>
            <w:r>
              <w:rPr>
                <w:spacing w:val="-6"/>
                <w:sz w:val="20"/>
              </w:rPr>
              <w:t>main</w:t>
            </w:r>
            <w:r>
              <w:rPr>
                <w:spacing w:val="5"/>
                <w:sz w:val="20"/>
              </w:rPr>
              <w:t xml:space="preserve"> </w:t>
            </w:r>
            <w:r>
              <w:rPr>
                <w:spacing w:val="-6"/>
                <w:sz w:val="20"/>
              </w:rPr>
              <w:t>residence</w:t>
            </w:r>
          </w:p>
        </w:tc>
        <w:tc>
          <w:tcPr>
            <w:tcW w:w="2175" w:type="dxa"/>
            <w:tcBorders>
              <w:top w:val="single" w:sz="4" w:space="0" w:color="000000"/>
            </w:tcBorders>
            <w:shd w:val="clear" w:color="auto" w:fill="F7F7F7"/>
          </w:tcPr>
          <w:p w14:paraId="420B901E" w14:textId="77777777" w:rsidR="00620CF6" w:rsidRDefault="00000000">
            <w:pPr>
              <w:pStyle w:val="TableParagraph"/>
              <w:spacing w:before="125"/>
              <w:ind w:left="509"/>
              <w:rPr>
                <w:sz w:val="20"/>
              </w:rPr>
            </w:pPr>
            <w:r>
              <w:rPr>
                <w:spacing w:val="-2"/>
                <w:sz w:val="20"/>
              </w:rPr>
              <w:t>DA1110</w:t>
            </w:r>
          </w:p>
        </w:tc>
      </w:tr>
      <w:tr w:rsidR="00620CF6" w14:paraId="30AEFB62" w14:textId="77777777">
        <w:trPr>
          <w:trHeight w:val="398"/>
        </w:trPr>
        <w:tc>
          <w:tcPr>
            <w:tcW w:w="4385" w:type="dxa"/>
          </w:tcPr>
          <w:p w14:paraId="550A4D70" w14:textId="77777777" w:rsidR="00620CF6" w:rsidRDefault="00000000">
            <w:pPr>
              <w:pStyle w:val="TableParagraph"/>
              <w:rPr>
                <w:sz w:val="20"/>
              </w:rPr>
            </w:pPr>
            <w:r>
              <w:rPr>
                <w:sz w:val="20"/>
              </w:rPr>
              <w:t>Other</w:t>
            </w:r>
            <w:r>
              <w:rPr>
                <w:spacing w:val="9"/>
                <w:sz w:val="20"/>
              </w:rPr>
              <w:t xml:space="preserve"> </w:t>
            </w:r>
            <w:r>
              <w:rPr>
                <w:sz w:val="20"/>
              </w:rPr>
              <w:t>real</w:t>
            </w:r>
            <w:r>
              <w:rPr>
                <w:spacing w:val="10"/>
                <w:sz w:val="20"/>
              </w:rPr>
              <w:t xml:space="preserve"> </w:t>
            </w:r>
            <w:r>
              <w:rPr>
                <w:sz w:val="20"/>
              </w:rPr>
              <w:t>estate</w:t>
            </w:r>
            <w:r>
              <w:rPr>
                <w:spacing w:val="10"/>
                <w:sz w:val="20"/>
              </w:rPr>
              <w:t xml:space="preserve"> </w:t>
            </w:r>
            <w:r>
              <w:rPr>
                <w:spacing w:val="-2"/>
                <w:sz w:val="20"/>
              </w:rPr>
              <w:t>property</w:t>
            </w:r>
          </w:p>
        </w:tc>
        <w:tc>
          <w:tcPr>
            <w:tcW w:w="2175" w:type="dxa"/>
          </w:tcPr>
          <w:p w14:paraId="0749AE43" w14:textId="77777777" w:rsidR="00620CF6" w:rsidRDefault="00000000">
            <w:pPr>
              <w:pStyle w:val="TableParagraph"/>
              <w:ind w:left="509"/>
              <w:rPr>
                <w:sz w:val="20"/>
              </w:rPr>
            </w:pPr>
            <w:r>
              <w:rPr>
                <w:spacing w:val="-2"/>
                <w:sz w:val="20"/>
              </w:rPr>
              <w:t>DA1120</w:t>
            </w:r>
          </w:p>
        </w:tc>
      </w:tr>
      <w:tr w:rsidR="00620CF6" w14:paraId="0671EB2A" w14:textId="77777777">
        <w:trPr>
          <w:trHeight w:val="398"/>
        </w:trPr>
        <w:tc>
          <w:tcPr>
            <w:tcW w:w="4385" w:type="dxa"/>
            <w:shd w:val="clear" w:color="auto" w:fill="F7F7F7"/>
          </w:tcPr>
          <w:p w14:paraId="43EEBD89" w14:textId="77777777" w:rsidR="00620CF6" w:rsidRDefault="00000000">
            <w:pPr>
              <w:pStyle w:val="TableParagraph"/>
              <w:rPr>
                <w:sz w:val="20"/>
              </w:rPr>
            </w:pPr>
            <w:r>
              <w:rPr>
                <w:spacing w:val="-2"/>
                <w:sz w:val="20"/>
              </w:rPr>
              <w:t>Vehicles</w:t>
            </w:r>
          </w:p>
        </w:tc>
        <w:tc>
          <w:tcPr>
            <w:tcW w:w="2175" w:type="dxa"/>
            <w:shd w:val="clear" w:color="auto" w:fill="F7F7F7"/>
          </w:tcPr>
          <w:p w14:paraId="38EA0FEE" w14:textId="77777777" w:rsidR="00620CF6" w:rsidRDefault="00000000">
            <w:pPr>
              <w:pStyle w:val="TableParagraph"/>
              <w:ind w:left="509"/>
              <w:rPr>
                <w:sz w:val="20"/>
              </w:rPr>
            </w:pPr>
            <w:r>
              <w:rPr>
                <w:spacing w:val="-2"/>
                <w:sz w:val="20"/>
              </w:rPr>
              <w:t>DA1130</w:t>
            </w:r>
          </w:p>
        </w:tc>
      </w:tr>
      <w:tr w:rsidR="00620CF6" w14:paraId="59C77741" w14:textId="77777777">
        <w:trPr>
          <w:trHeight w:val="398"/>
        </w:trPr>
        <w:tc>
          <w:tcPr>
            <w:tcW w:w="4385" w:type="dxa"/>
          </w:tcPr>
          <w:p w14:paraId="5B576B98" w14:textId="77777777" w:rsidR="00620CF6" w:rsidRDefault="00000000">
            <w:pPr>
              <w:pStyle w:val="TableParagraph"/>
              <w:rPr>
                <w:sz w:val="20"/>
              </w:rPr>
            </w:pPr>
            <w:r>
              <w:rPr>
                <w:spacing w:val="-2"/>
                <w:sz w:val="20"/>
              </w:rPr>
              <w:t>Valuables</w:t>
            </w:r>
          </w:p>
        </w:tc>
        <w:tc>
          <w:tcPr>
            <w:tcW w:w="2175" w:type="dxa"/>
          </w:tcPr>
          <w:p w14:paraId="43C78F0B" w14:textId="77777777" w:rsidR="00620CF6" w:rsidRDefault="00000000">
            <w:pPr>
              <w:pStyle w:val="TableParagraph"/>
              <w:ind w:left="509"/>
              <w:rPr>
                <w:sz w:val="20"/>
              </w:rPr>
            </w:pPr>
            <w:r>
              <w:rPr>
                <w:spacing w:val="-2"/>
                <w:sz w:val="20"/>
              </w:rPr>
              <w:t>DA1131</w:t>
            </w:r>
          </w:p>
        </w:tc>
      </w:tr>
      <w:tr w:rsidR="00620CF6" w14:paraId="59C225BE" w14:textId="77777777">
        <w:trPr>
          <w:trHeight w:val="398"/>
        </w:trPr>
        <w:tc>
          <w:tcPr>
            <w:tcW w:w="4385" w:type="dxa"/>
            <w:shd w:val="clear" w:color="auto" w:fill="F7F7F7"/>
          </w:tcPr>
          <w:p w14:paraId="5436E5C8" w14:textId="77777777" w:rsidR="00620CF6" w:rsidRDefault="00000000">
            <w:pPr>
              <w:pStyle w:val="TableParagraph"/>
              <w:rPr>
                <w:sz w:val="20"/>
              </w:rPr>
            </w:pPr>
            <w:r>
              <w:rPr>
                <w:spacing w:val="-6"/>
                <w:sz w:val="20"/>
              </w:rPr>
              <w:t>Self-employment</w:t>
            </w:r>
            <w:r>
              <w:rPr>
                <w:spacing w:val="18"/>
                <w:sz w:val="20"/>
              </w:rPr>
              <w:t xml:space="preserve"> </w:t>
            </w:r>
            <w:r>
              <w:rPr>
                <w:spacing w:val="-6"/>
                <w:sz w:val="20"/>
              </w:rPr>
              <w:t>business</w:t>
            </w:r>
          </w:p>
        </w:tc>
        <w:tc>
          <w:tcPr>
            <w:tcW w:w="2175" w:type="dxa"/>
            <w:shd w:val="clear" w:color="auto" w:fill="F7F7F7"/>
          </w:tcPr>
          <w:p w14:paraId="591A1C72" w14:textId="77777777" w:rsidR="00620CF6" w:rsidRDefault="00000000">
            <w:pPr>
              <w:pStyle w:val="TableParagraph"/>
              <w:ind w:left="509"/>
              <w:rPr>
                <w:sz w:val="20"/>
              </w:rPr>
            </w:pPr>
            <w:r>
              <w:rPr>
                <w:spacing w:val="-2"/>
                <w:sz w:val="20"/>
              </w:rPr>
              <w:t>DA1140</w:t>
            </w:r>
          </w:p>
        </w:tc>
      </w:tr>
      <w:tr w:rsidR="00620CF6" w14:paraId="0C916843" w14:textId="77777777">
        <w:trPr>
          <w:trHeight w:val="498"/>
        </w:trPr>
        <w:tc>
          <w:tcPr>
            <w:tcW w:w="4385" w:type="dxa"/>
          </w:tcPr>
          <w:p w14:paraId="082ECC2F" w14:textId="77777777" w:rsidR="00620CF6" w:rsidRDefault="00000000">
            <w:pPr>
              <w:pStyle w:val="TableParagraph"/>
              <w:spacing w:before="168"/>
              <w:rPr>
                <w:sz w:val="20"/>
              </w:rPr>
            </w:pPr>
            <w:r>
              <w:rPr>
                <w:sz w:val="20"/>
              </w:rPr>
              <w:t>Total</w:t>
            </w:r>
            <w:r>
              <w:rPr>
                <w:spacing w:val="12"/>
                <w:sz w:val="20"/>
              </w:rPr>
              <w:t xml:space="preserve"> </w:t>
            </w:r>
            <w:r>
              <w:rPr>
                <w:sz w:val="20"/>
              </w:rPr>
              <w:t>Financial</w:t>
            </w:r>
            <w:r>
              <w:rPr>
                <w:spacing w:val="12"/>
                <w:sz w:val="20"/>
              </w:rPr>
              <w:t xml:space="preserve"> </w:t>
            </w:r>
            <w:r>
              <w:rPr>
                <w:spacing w:val="-2"/>
                <w:sz w:val="20"/>
              </w:rPr>
              <w:t>Assets</w:t>
            </w:r>
          </w:p>
        </w:tc>
        <w:tc>
          <w:tcPr>
            <w:tcW w:w="2175" w:type="dxa"/>
          </w:tcPr>
          <w:p w14:paraId="065BD89B" w14:textId="77777777" w:rsidR="00620CF6" w:rsidRDefault="00000000">
            <w:pPr>
              <w:pStyle w:val="TableParagraph"/>
              <w:spacing w:before="168"/>
              <w:ind w:left="509"/>
              <w:rPr>
                <w:sz w:val="20"/>
              </w:rPr>
            </w:pPr>
            <w:r>
              <w:rPr>
                <w:spacing w:val="-2"/>
                <w:sz w:val="20"/>
              </w:rPr>
              <w:t>DA2100</w:t>
            </w:r>
          </w:p>
        </w:tc>
      </w:tr>
      <w:tr w:rsidR="00620CF6" w14:paraId="6A0A9737" w14:textId="77777777">
        <w:trPr>
          <w:trHeight w:val="398"/>
        </w:trPr>
        <w:tc>
          <w:tcPr>
            <w:tcW w:w="4385" w:type="dxa"/>
            <w:shd w:val="clear" w:color="auto" w:fill="F7F7F7"/>
          </w:tcPr>
          <w:p w14:paraId="41597D6D" w14:textId="77777777" w:rsidR="00620CF6" w:rsidRDefault="00000000">
            <w:pPr>
              <w:pStyle w:val="TableParagraph"/>
              <w:rPr>
                <w:sz w:val="20"/>
              </w:rPr>
            </w:pPr>
            <w:r>
              <w:rPr>
                <w:sz w:val="20"/>
              </w:rPr>
              <w:t>Mutual</w:t>
            </w:r>
            <w:r>
              <w:rPr>
                <w:spacing w:val="-4"/>
                <w:sz w:val="20"/>
              </w:rPr>
              <w:t xml:space="preserve"> funds</w:t>
            </w:r>
          </w:p>
        </w:tc>
        <w:tc>
          <w:tcPr>
            <w:tcW w:w="2175" w:type="dxa"/>
            <w:shd w:val="clear" w:color="auto" w:fill="F7F7F7"/>
          </w:tcPr>
          <w:p w14:paraId="212D8316" w14:textId="77777777" w:rsidR="00620CF6" w:rsidRDefault="00000000">
            <w:pPr>
              <w:pStyle w:val="TableParagraph"/>
              <w:ind w:left="509"/>
              <w:rPr>
                <w:sz w:val="20"/>
              </w:rPr>
            </w:pPr>
            <w:r>
              <w:rPr>
                <w:spacing w:val="-2"/>
                <w:sz w:val="20"/>
              </w:rPr>
              <w:t>DA2102</w:t>
            </w:r>
          </w:p>
        </w:tc>
      </w:tr>
      <w:tr w:rsidR="00620CF6" w14:paraId="73D30DF8" w14:textId="77777777">
        <w:trPr>
          <w:trHeight w:val="398"/>
        </w:trPr>
        <w:tc>
          <w:tcPr>
            <w:tcW w:w="4385" w:type="dxa"/>
          </w:tcPr>
          <w:p w14:paraId="335809F9" w14:textId="77777777" w:rsidR="00620CF6" w:rsidRDefault="00000000">
            <w:pPr>
              <w:pStyle w:val="TableParagraph"/>
              <w:rPr>
                <w:sz w:val="20"/>
              </w:rPr>
            </w:pPr>
            <w:r>
              <w:rPr>
                <w:spacing w:val="-2"/>
                <w:sz w:val="20"/>
              </w:rPr>
              <w:t>Bonds</w:t>
            </w:r>
          </w:p>
        </w:tc>
        <w:tc>
          <w:tcPr>
            <w:tcW w:w="2175" w:type="dxa"/>
          </w:tcPr>
          <w:p w14:paraId="53836C00" w14:textId="77777777" w:rsidR="00620CF6" w:rsidRDefault="00000000">
            <w:pPr>
              <w:pStyle w:val="TableParagraph"/>
              <w:ind w:left="509"/>
              <w:rPr>
                <w:sz w:val="20"/>
              </w:rPr>
            </w:pPr>
            <w:r>
              <w:rPr>
                <w:spacing w:val="-2"/>
                <w:sz w:val="20"/>
              </w:rPr>
              <w:t>DA2103</w:t>
            </w:r>
          </w:p>
        </w:tc>
      </w:tr>
      <w:tr w:rsidR="00620CF6" w14:paraId="3C479B62" w14:textId="77777777">
        <w:trPr>
          <w:trHeight w:val="398"/>
        </w:trPr>
        <w:tc>
          <w:tcPr>
            <w:tcW w:w="4385" w:type="dxa"/>
            <w:shd w:val="clear" w:color="auto" w:fill="F7F7F7"/>
          </w:tcPr>
          <w:p w14:paraId="02CBD85C" w14:textId="77777777" w:rsidR="00620CF6" w:rsidRDefault="00000000">
            <w:pPr>
              <w:pStyle w:val="TableParagraph"/>
              <w:rPr>
                <w:sz w:val="20"/>
              </w:rPr>
            </w:pPr>
            <w:proofErr w:type="gramStart"/>
            <w:r>
              <w:rPr>
                <w:spacing w:val="-4"/>
                <w:sz w:val="20"/>
              </w:rPr>
              <w:t>Non</w:t>
            </w:r>
            <w:r>
              <w:rPr>
                <w:spacing w:val="-5"/>
                <w:sz w:val="20"/>
              </w:rPr>
              <w:t xml:space="preserve"> </w:t>
            </w:r>
            <w:r>
              <w:rPr>
                <w:spacing w:val="-4"/>
                <w:sz w:val="20"/>
              </w:rPr>
              <w:t>self-employment</w:t>
            </w:r>
            <w:proofErr w:type="gramEnd"/>
            <w:r>
              <w:rPr>
                <w:spacing w:val="-4"/>
                <w:sz w:val="20"/>
              </w:rPr>
              <w:t xml:space="preserve"> private</w:t>
            </w:r>
            <w:r>
              <w:rPr>
                <w:spacing w:val="-5"/>
                <w:sz w:val="20"/>
              </w:rPr>
              <w:t xml:space="preserve"> </w:t>
            </w:r>
            <w:r>
              <w:rPr>
                <w:spacing w:val="-4"/>
                <w:sz w:val="20"/>
              </w:rPr>
              <w:t>business</w:t>
            </w:r>
          </w:p>
        </w:tc>
        <w:tc>
          <w:tcPr>
            <w:tcW w:w="2175" w:type="dxa"/>
            <w:shd w:val="clear" w:color="auto" w:fill="F7F7F7"/>
          </w:tcPr>
          <w:p w14:paraId="6137FF3C" w14:textId="77777777" w:rsidR="00620CF6" w:rsidRDefault="00000000">
            <w:pPr>
              <w:pStyle w:val="TableParagraph"/>
              <w:ind w:left="509"/>
              <w:rPr>
                <w:sz w:val="20"/>
              </w:rPr>
            </w:pPr>
            <w:r>
              <w:rPr>
                <w:spacing w:val="-2"/>
                <w:sz w:val="20"/>
              </w:rPr>
              <w:t>DA2104</w:t>
            </w:r>
          </w:p>
        </w:tc>
      </w:tr>
      <w:tr w:rsidR="00620CF6" w14:paraId="7370DDD3" w14:textId="77777777">
        <w:trPr>
          <w:trHeight w:val="498"/>
        </w:trPr>
        <w:tc>
          <w:tcPr>
            <w:tcW w:w="4385" w:type="dxa"/>
          </w:tcPr>
          <w:p w14:paraId="2220CF60" w14:textId="77777777" w:rsidR="00620CF6" w:rsidRDefault="00000000">
            <w:pPr>
              <w:pStyle w:val="TableParagraph"/>
              <w:rPr>
                <w:sz w:val="20"/>
              </w:rPr>
            </w:pPr>
            <w:r>
              <w:rPr>
                <w:sz w:val="20"/>
              </w:rPr>
              <w:t>Publicly</w:t>
            </w:r>
            <w:r>
              <w:rPr>
                <w:spacing w:val="-3"/>
                <w:sz w:val="20"/>
              </w:rPr>
              <w:t xml:space="preserve"> </w:t>
            </w:r>
            <w:r>
              <w:rPr>
                <w:sz w:val="20"/>
              </w:rPr>
              <w:t>traded</w:t>
            </w:r>
            <w:r>
              <w:rPr>
                <w:spacing w:val="-3"/>
                <w:sz w:val="20"/>
              </w:rPr>
              <w:t xml:space="preserve"> </w:t>
            </w:r>
            <w:r>
              <w:rPr>
                <w:spacing w:val="-2"/>
                <w:sz w:val="20"/>
              </w:rPr>
              <w:t>shares</w:t>
            </w:r>
          </w:p>
        </w:tc>
        <w:tc>
          <w:tcPr>
            <w:tcW w:w="2175" w:type="dxa"/>
          </w:tcPr>
          <w:p w14:paraId="5FC0685F" w14:textId="77777777" w:rsidR="00620CF6" w:rsidRDefault="00000000">
            <w:pPr>
              <w:pStyle w:val="TableParagraph"/>
              <w:ind w:left="509"/>
              <w:rPr>
                <w:sz w:val="20"/>
              </w:rPr>
            </w:pPr>
            <w:r>
              <w:rPr>
                <w:spacing w:val="-2"/>
                <w:sz w:val="20"/>
              </w:rPr>
              <w:t>DA2105</w:t>
            </w:r>
          </w:p>
        </w:tc>
      </w:tr>
      <w:tr w:rsidR="00620CF6" w14:paraId="2A3291D0" w14:textId="77777777">
        <w:trPr>
          <w:trHeight w:val="398"/>
        </w:trPr>
        <w:tc>
          <w:tcPr>
            <w:tcW w:w="4385" w:type="dxa"/>
            <w:shd w:val="clear" w:color="auto" w:fill="F7F7F7"/>
          </w:tcPr>
          <w:p w14:paraId="4BFAD546" w14:textId="77777777" w:rsidR="00620CF6" w:rsidRDefault="00000000">
            <w:pPr>
              <w:pStyle w:val="TableParagraph"/>
              <w:rPr>
                <w:sz w:val="20"/>
              </w:rPr>
            </w:pPr>
            <w:r>
              <w:rPr>
                <w:spacing w:val="-5"/>
                <w:sz w:val="20"/>
              </w:rPr>
              <w:t>Managed</w:t>
            </w:r>
            <w:r>
              <w:rPr>
                <w:sz w:val="20"/>
              </w:rPr>
              <w:t xml:space="preserve"> </w:t>
            </w:r>
            <w:r>
              <w:rPr>
                <w:spacing w:val="-2"/>
                <w:sz w:val="20"/>
              </w:rPr>
              <w:t>accounts</w:t>
            </w:r>
          </w:p>
        </w:tc>
        <w:tc>
          <w:tcPr>
            <w:tcW w:w="2175" w:type="dxa"/>
            <w:shd w:val="clear" w:color="auto" w:fill="F7F7F7"/>
          </w:tcPr>
          <w:p w14:paraId="70D4AE60" w14:textId="77777777" w:rsidR="00620CF6" w:rsidRDefault="00000000">
            <w:pPr>
              <w:pStyle w:val="TableParagraph"/>
              <w:ind w:left="509"/>
              <w:rPr>
                <w:sz w:val="20"/>
              </w:rPr>
            </w:pPr>
            <w:r>
              <w:rPr>
                <w:spacing w:val="-2"/>
                <w:sz w:val="20"/>
              </w:rPr>
              <w:t>DA2106</w:t>
            </w:r>
          </w:p>
        </w:tc>
      </w:tr>
      <w:tr w:rsidR="00620CF6" w14:paraId="68E04940" w14:textId="77777777">
        <w:trPr>
          <w:trHeight w:val="398"/>
        </w:trPr>
        <w:tc>
          <w:tcPr>
            <w:tcW w:w="4385" w:type="dxa"/>
          </w:tcPr>
          <w:p w14:paraId="711092A1" w14:textId="77777777" w:rsidR="00620CF6" w:rsidRDefault="00000000">
            <w:pPr>
              <w:pStyle w:val="TableParagraph"/>
              <w:rPr>
                <w:sz w:val="20"/>
              </w:rPr>
            </w:pPr>
            <w:r>
              <w:rPr>
                <w:spacing w:val="-4"/>
                <w:sz w:val="20"/>
              </w:rPr>
              <w:t>Money</w:t>
            </w:r>
            <w:r>
              <w:rPr>
                <w:spacing w:val="-3"/>
                <w:sz w:val="20"/>
              </w:rPr>
              <w:t xml:space="preserve"> </w:t>
            </w:r>
            <w:r>
              <w:rPr>
                <w:spacing w:val="-4"/>
                <w:sz w:val="20"/>
              </w:rPr>
              <w:t>owed</w:t>
            </w:r>
            <w:r>
              <w:rPr>
                <w:spacing w:val="-3"/>
                <w:sz w:val="20"/>
              </w:rPr>
              <w:t xml:space="preserve"> </w:t>
            </w:r>
            <w:r>
              <w:rPr>
                <w:spacing w:val="-4"/>
                <w:sz w:val="20"/>
              </w:rPr>
              <w:t>to</w:t>
            </w:r>
            <w:r>
              <w:rPr>
                <w:spacing w:val="-3"/>
                <w:sz w:val="20"/>
              </w:rPr>
              <w:t xml:space="preserve"> </w:t>
            </w:r>
            <w:r>
              <w:rPr>
                <w:spacing w:val="-4"/>
                <w:sz w:val="20"/>
              </w:rPr>
              <w:t>households</w:t>
            </w:r>
          </w:p>
        </w:tc>
        <w:tc>
          <w:tcPr>
            <w:tcW w:w="2175" w:type="dxa"/>
          </w:tcPr>
          <w:p w14:paraId="23D621ED" w14:textId="77777777" w:rsidR="00620CF6" w:rsidRDefault="00000000">
            <w:pPr>
              <w:pStyle w:val="TableParagraph"/>
              <w:ind w:left="509"/>
              <w:rPr>
                <w:sz w:val="20"/>
              </w:rPr>
            </w:pPr>
            <w:r>
              <w:rPr>
                <w:spacing w:val="-2"/>
                <w:sz w:val="20"/>
              </w:rPr>
              <w:t>DA2107</w:t>
            </w:r>
          </w:p>
        </w:tc>
      </w:tr>
      <w:tr w:rsidR="00620CF6" w14:paraId="3DD1716C" w14:textId="77777777">
        <w:trPr>
          <w:trHeight w:val="797"/>
        </w:trPr>
        <w:tc>
          <w:tcPr>
            <w:tcW w:w="4385" w:type="dxa"/>
            <w:shd w:val="clear" w:color="auto" w:fill="F7F7F7"/>
          </w:tcPr>
          <w:p w14:paraId="7F671960" w14:textId="77777777" w:rsidR="00620CF6" w:rsidRDefault="00000000">
            <w:pPr>
              <w:pStyle w:val="TableParagraph"/>
              <w:rPr>
                <w:sz w:val="20"/>
              </w:rPr>
            </w:pPr>
            <w:r>
              <w:rPr>
                <w:spacing w:val="-4"/>
                <w:sz w:val="20"/>
              </w:rPr>
              <w:t>Voluntary</w:t>
            </w:r>
            <w:r>
              <w:rPr>
                <w:spacing w:val="2"/>
                <w:sz w:val="20"/>
              </w:rPr>
              <w:t xml:space="preserve"> </w:t>
            </w:r>
            <w:r>
              <w:rPr>
                <w:spacing w:val="-4"/>
                <w:sz w:val="20"/>
              </w:rPr>
              <w:t>pension</w:t>
            </w:r>
            <w:r>
              <w:rPr>
                <w:spacing w:val="2"/>
                <w:sz w:val="20"/>
              </w:rPr>
              <w:t xml:space="preserve"> </w:t>
            </w:r>
            <w:r>
              <w:rPr>
                <w:spacing w:val="-4"/>
                <w:sz w:val="20"/>
              </w:rPr>
              <w:t>insurance</w:t>
            </w:r>
            <w:r>
              <w:rPr>
                <w:spacing w:val="2"/>
                <w:sz w:val="20"/>
              </w:rPr>
              <w:t xml:space="preserve"> </w:t>
            </w:r>
            <w:r>
              <w:rPr>
                <w:spacing w:val="-4"/>
                <w:sz w:val="20"/>
              </w:rPr>
              <w:t>and</w:t>
            </w:r>
            <w:r>
              <w:rPr>
                <w:spacing w:val="2"/>
                <w:sz w:val="20"/>
              </w:rPr>
              <w:t xml:space="preserve"> </w:t>
            </w:r>
            <w:r>
              <w:rPr>
                <w:spacing w:val="-4"/>
                <w:sz w:val="20"/>
              </w:rPr>
              <w:t>whole</w:t>
            </w:r>
            <w:r>
              <w:rPr>
                <w:spacing w:val="2"/>
                <w:sz w:val="20"/>
              </w:rPr>
              <w:t xml:space="preserve"> </w:t>
            </w:r>
            <w:r>
              <w:rPr>
                <w:spacing w:val="-4"/>
                <w:sz w:val="20"/>
              </w:rPr>
              <w:t>life</w:t>
            </w:r>
          </w:p>
          <w:p w14:paraId="3145851E" w14:textId="77777777" w:rsidR="00620CF6" w:rsidRDefault="00000000">
            <w:pPr>
              <w:pStyle w:val="TableParagraph"/>
              <w:spacing w:before="129"/>
              <w:rPr>
                <w:sz w:val="20"/>
              </w:rPr>
            </w:pPr>
            <w:r>
              <w:rPr>
                <w:spacing w:val="-2"/>
                <w:sz w:val="20"/>
              </w:rPr>
              <w:t>insurance</w:t>
            </w:r>
          </w:p>
        </w:tc>
        <w:tc>
          <w:tcPr>
            <w:tcW w:w="2175" w:type="dxa"/>
            <w:shd w:val="clear" w:color="auto" w:fill="F7F7F7"/>
          </w:tcPr>
          <w:p w14:paraId="53109282" w14:textId="77777777" w:rsidR="00620CF6" w:rsidRDefault="00000000">
            <w:pPr>
              <w:pStyle w:val="TableParagraph"/>
              <w:ind w:left="509"/>
              <w:rPr>
                <w:sz w:val="20"/>
              </w:rPr>
            </w:pPr>
            <w:r>
              <w:rPr>
                <w:spacing w:val="-2"/>
                <w:sz w:val="20"/>
              </w:rPr>
              <w:t>DA2109</w:t>
            </w:r>
          </w:p>
        </w:tc>
      </w:tr>
      <w:tr w:rsidR="00620CF6" w14:paraId="6C95209C" w14:textId="77777777">
        <w:trPr>
          <w:trHeight w:val="398"/>
        </w:trPr>
        <w:tc>
          <w:tcPr>
            <w:tcW w:w="4385" w:type="dxa"/>
          </w:tcPr>
          <w:p w14:paraId="26F9212A" w14:textId="77777777" w:rsidR="00620CF6" w:rsidRDefault="00000000">
            <w:pPr>
              <w:pStyle w:val="TableParagraph"/>
              <w:rPr>
                <w:sz w:val="20"/>
              </w:rPr>
            </w:pPr>
            <w:r>
              <w:rPr>
                <w:spacing w:val="-2"/>
                <w:sz w:val="20"/>
              </w:rPr>
              <w:t>Outstanding</w:t>
            </w:r>
            <w:r>
              <w:rPr>
                <w:spacing w:val="2"/>
                <w:sz w:val="20"/>
              </w:rPr>
              <w:t xml:space="preserve"> </w:t>
            </w:r>
            <w:r>
              <w:rPr>
                <w:spacing w:val="-2"/>
                <w:sz w:val="20"/>
              </w:rPr>
              <w:t>balance</w:t>
            </w:r>
            <w:r>
              <w:rPr>
                <w:spacing w:val="2"/>
                <w:sz w:val="20"/>
              </w:rPr>
              <w:t xml:space="preserve"> </w:t>
            </w:r>
            <w:r>
              <w:rPr>
                <w:spacing w:val="-2"/>
                <w:sz w:val="20"/>
              </w:rPr>
              <w:t>of</w:t>
            </w:r>
            <w:r>
              <w:rPr>
                <w:spacing w:val="2"/>
                <w:sz w:val="20"/>
              </w:rPr>
              <w:t xml:space="preserve"> </w:t>
            </w:r>
            <w:r>
              <w:rPr>
                <w:spacing w:val="-2"/>
                <w:sz w:val="20"/>
              </w:rPr>
              <w:t>mortgage</w:t>
            </w:r>
            <w:r>
              <w:rPr>
                <w:spacing w:val="2"/>
                <w:sz w:val="20"/>
              </w:rPr>
              <w:t xml:space="preserve"> </w:t>
            </w:r>
            <w:r>
              <w:rPr>
                <w:spacing w:val="-4"/>
                <w:sz w:val="20"/>
              </w:rPr>
              <w:t>debt</w:t>
            </w:r>
          </w:p>
        </w:tc>
        <w:tc>
          <w:tcPr>
            <w:tcW w:w="2175" w:type="dxa"/>
          </w:tcPr>
          <w:p w14:paraId="3E7A156F" w14:textId="77777777" w:rsidR="00620CF6" w:rsidRDefault="00000000">
            <w:pPr>
              <w:pStyle w:val="TableParagraph"/>
              <w:ind w:left="509"/>
              <w:rPr>
                <w:sz w:val="20"/>
              </w:rPr>
            </w:pPr>
            <w:r>
              <w:rPr>
                <w:spacing w:val="-2"/>
                <w:sz w:val="20"/>
              </w:rPr>
              <w:t>DL1100</w:t>
            </w:r>
          </w:p>
        </w:tc>
      </w:tr>
      <w:tr w:rsidR="00620CF6" w14:paraId="0D3406C0" w14:textId="77777777">
        <w:trPr>
          <w:trHeight w:val="398"/>
        </w:trPr>
        <w:tc>
          <w:tcPr>
            <w:tcW w:w="4385" w:type="dxa"/>
            <w:shd w:val="clear" w:color="auto" w:fill="F7F7F7"/>
          </w:tcPr>
          <w:p w14:paraId="3010DFFB" w14:textId="77777777" w:rsidR="00620CF6" w:rsidRDefault="00000000">
            <w:pPr>
              <w:pStyle w:val="TableParagraph"/>
              <w:rPr>
                <w:sz w:val="20"/>
              </w:rPr>
            </w:pPr>
            <w:r>
              <w:rPr>
                <w:spacing w:val="-2"/>
                <w:sz w:val="20"/>
              </w:rPr>
              <w:t>Outstanding balance</w:t>
            </w:r>
            <w:r>
              <w:rPr>
                <w:spacing w:val="-1"/>
                <w:sz w:val="20"/>
              </w:rPr>
              <w:t xml:space="preserve"> </w:t>
            </w:r>
            <w:r>
              <w:rPr>
                <w:spacing w:val="-2"/>
                <w:sz w:val="20"/>
              </w:rPr>
              <w:t>of</w:t>
            </w:r>
            <w:r>
              <w:rPr>
                <w:spacing w:val="-1"/>
                <w:sz w:val="20"/>
              </w:rPr>
              <w:t xml:space="preserve"> </w:t>
            </w:r>
            <w:r>
              <w:rPr>
                <w:spacing w:val="-2"/>
                <w:sz w:val="20"/>
              </w:rPr>
              <w:t>non-mortgage</w:t>
            </w:r>
            <w:r>
              <w:rPr>
                <w:spacing w:val="-1"/>
                <w:sz w:val="20"/>
              </w:rPr>
              <w:t xml:space="preserve"> </w:t>
            </w:r>
            <w:r>
              <w:rPr>
                <w:spacing w:val="-4"/>
                <w:sz w:val="20"/>
              </w:rPr>
              <w:t>debt</w:t>
            </w:r>
          </w:p>
        </w:tc>
        <w:tc>
          <w:tcPr>
            <w:tcW w:w="2175" w:type="dxa"/>
            <w:shd w:val="clear" w:color="auto" w:fill="F7F7F7"/>
          </w:tcPr>
          <w:p w14:paraId="126D7BD3" w14:textId="77777777" w:rsidR="00620CF6" w:rsidRDefault="00000000">
            <w:pPr>
              <w:pStyle w:val="TableParagraph"/>
              <w:ind w:left="509"/>
              <w:rPr>
                <w:sz w:val="20"/>
              </w:rPr>
            </w:pPr>
            <w:r>
              <w:rPr>
                <w:spacing w:val="-2"/>
                <w:sz w:val="20"/>
              </w:rPr>
              <w:t>DL1200</w:t>
            </w:r>
          </w:p>
        </w:tc>
      </w:tr>
      <w:tr w:rsidR="00620CF6" w14:paraId="2AA18874" w14:textId="77777777">
        <w:trPr>
          <w:trHeight w:val="498"/>
        </w:trPr>
        <w:tc>
          <w:tcPr>
            <w:tcW w:w="4385" w:type="dxa"/>
          </w:tcPr>
          <w:p w14:paraId="1FF3B6F7" w14:textId="77777777" w:rsidR="00620CF6" w:rsidRDefault="00000000">
            <w:pPr>
              <w:pStyle w:val="TableParagraph"/>
              <w:spacing w:before="168"/>
              <w:rPr>
                <w:sz w:val="20"/>
              </w:rPr>
            </w:pPr>
            <w:r>
              <w:rPr>
                <w:sz w:val="20"/>
              </w:rPr>
              <w:t>Net</w:t>
            </w:r>
            <w:r>
              <w:rPr>
                <w:spacing w:val="2"/>
                <w:sz w:val="20"/>
              </w:rPr>
              <w:t xml:space="preserve"> </w:t>
            </w:r>
            <w:r>
              <w:rPr>
                <w:spacing w:val="-2"/>
                <w:sz w:val="20"/>
              </w:rPr>
              <w:t>wealth</w:t>
            </w:r>
          </w:p>
        </w:tc>
        <w:tc>
          <w:tcPr>
            <w:tcW w:w="2175" w:type="dxa"/>
          </w:tcPr>
          <w:p w14:paraId="63BED295" w14:textId="77777777" w:rsidR="00620CF6" w:rsidRDefault="00000000">
            <w:pPr>
              <w:pStyle w:val="TableParagraph"/>
              <w:spacing w:before="168"/>
              <w:ind w:left="509"/>
              <w:rPr>
                <w:sz w:val="20"/>
              </w:rPr>
            </w:pPr>
            <w:r>
              <w:rPr>
                <w:spacing w:val="-2"/>
                <w:sz w:val="20"/>
              </w:rPr>
              <w:t>DN3001</w:t>
            </w:r>
          </w:p>
        </w:tc>
      </w:tr>
      <w:tr w:rsidR="00620CF6" w14:paraId="280B400E" w14:textId="77777777">
        <w:trPr>
          <w:trHeight w:val="398"/>
        </w:trPr>
        <w:tc>
          <w:tcPr>
            <w:tcW w:w="4385" w:type="dxa"/>
            <w:shd w:val="clear" w:color="auto" w:fill="F7F7F7"/>
          </w:tcPr>
          <w:p w14:paraId="11FC9A51" w14:textId="77777777" w:rsidR="00620CF6" w:rsidRDefault="00000000">
            <w:pPr>
              <w:pStyle w:val="TableParagraph"/>
              <w:rPr>
                <w:sz w:val="20"/>
              </w:rPr>
            </w:pPr>
            <w:r>
              <w:rPr>
                <w:sz w:val="20"/>
              </w:rPr>
              <w:t>Sight</w:t>
            </w:r>
            <w:r>
              <w:rPr>
                <w:spacing w:val="6"/>
                <w:sz w:val="20"/>
              </w:rPr>
              <w:t xml:space="preserve"> </w:t>
            </w:r>
            <w:r>
              <w:rPr>
                <w:spacing w:val="-2"/>
                <w:sz w:val="20"/>
              </w:rPr>
              <w:t>accounts</w:t>
            </w:r>
          </w:p>
        </w:tc>
        <w:tc>
          <w:tcPr>
            <w:tcW w:w="2175" w:type="dxa"/>
            <w:shd w:val="clear" w:color="auto" w:fill="F7F7F7"/>
          </w:tcPr>
          <w:p w14:paraId="22B8D68A" w14:textId="77777777" w:rsidR="00620CF6" w:rsidRDefault="00000000">
            <w:pPr>
              <w:pStyle w:val="TableParagraph"/>
              <w:ind w:left="509"/>
              <w:rPr>
                <w:sz w:val="20"/>
              </w:rPr>
            </w:pPr>
            <w:r>
              <w:rPr>
                <w:spacing w:val="-2"/>
                <w:sz w:val="20"/>
              </w:rPr>
              <w:t>HD1110</w:t>
            </w:r>
          </w:p>
        </w:tc>
      </w:tr>
      <w:tr w:rsidR="00620CF6" w14:paraId="40BE6172" w14:textId="77777777">
        <w:trPr>
          <w:trHeight w:val="430"/>
        </w:trPr>
        <w:tc>
          <w:tcPr>
            <w:tcW w:w="4385" w:type="dxa"/>
            <w:tcBorders>
              <w:bottom w:val="single" w:sz="8" w:space="0" w:color="000000"/>
            </w:tcBorders>
          </w:tcPr>
          <w:p w14:paraId="52A51D58" w14:textId="77777777" w:rsidR="00620CF6" w:rsidRDefault="00000000">
            <w:pPr>
              <w:pStyle w:val="TableParagraph"/>
              <w:rPr>
                <w:sz w:val="20"/>
              </w:rPr>
            </w:pPr>
            <w:r>
              <w:rPr>
                <w:spacing w:val="-4"/>
                <w:sz w:val="20"/>
              </w:rPr>
              <w:t>Savings</w:t>
            </w:r>
            <w:r>
              <w:rPr>
                <w:spacing w:val="3"/>
                <w:sz w:val="20"/>
              </w:rPr>
              <w:t xml:space="preserve"> </w:t>
            </w:r>
            <w:r>
              <w:rPr>
                <w:spacing w:val="-2"/>
                <w:sz w:val="20"/>
              </w:rPr>
              <w:t>accounts</w:t>
            </w:r>
          </w:p>
        </w:tc>
        <w:tc>
          <w:tcPr>
            <w:tcW w:w="2175" w:type="dxa"/>
            <w:tcBorders>
              <w:bottom w:val="single" w:sz="8" w:space="0" w:color="000000"/>
            </w:tcBorders>
          </w:tcPr>
          <w:p w14:paraId="2363A504" w14:textId="77777777" w:rsidR="00620CF6" w:rsidRDefault="00000000">
            <w:pPr>
              <w:pStyle w:val="TableParagraph"/>
              <w:ind w:left="509"/>
              <w:rPr>
                <w:sz w:val="20"/>
              </w:rPr>
            </w:pPr>
            <w:r>
              <w:rPr>
                <w:spacing w:val="-2"/>
                <w:sz w:val="20"/>
              </w:rPr>
              <w:t>HD1210</w:t>
            </w:r>
          </w:p>
        </w:tc>
      </w:tr>
    </w:tbl>
    <w:p w14:paraId="62AD27D5" w14:textId="77777777" w:rsidR="00620CF6" w:rsidRDefault="00620CF6">
      <w:pPr>
        <w:rPr>
          <w:sz w:val="20"/>
        </w:rPr>
        <w:sectPr w:rsidR="00620CF6" w:rsidSect="00D60468">
          <w:pgSz w:w="12240" w:h="15840"/>
          <w:pgMar w:top="1400" w:right="1720" w:bottom="280" w:left="1720" w:header="720" w:footer="720" w:gutter="0"/>
          <w:cols w:space="720"/>
        </w:sectPr>
      </w:pPr>
    </w:p>
    <w:p w14:paraId="27DDF2EB" w14:textId="77777777" w:rsidR="00620CF6" w:rsidRDefault="00000000">
      <w:pPr>
        <w:pStyle w:val="BodyText"/>
        <w:spacing w:before="106" w:line="355" w:lineRule="auto"/>
        <w:ind w:left="2800" w:right="2485"/>
      </w:pPr>
      <w:r>
        <w:lastRenderedPageBreak/>
        <w:t>Table B.21:</w:t>
      </w:r>
      <w:r>
        <w:rPr>
          <w:spacing w:val="24"/>
        </w:rPr>
        <w:t xml:space="preserve"> </w:t>
      </w:r>
      <w:r>
        <w:t>Composition rules:</w:t>
      </w:r>
      <w:r>
        <w:rPr>
          <w:spacing w:val="24"/>
        </w:rPr>
        <w:t xml:space="preserve"> </w:t>
      </w:r>
      <w:r>
        <w:t xml:space="preserve">World Inequality Database - Bal- </w:t>
      </w:r>
      <w:proofErr w:type="spellStart"/>
      <w:r>
        <w:t>ance</w:t>
      </w:r>
      <w:proofErr w:type="spellEnd"/>
      <w:r>
        <w:t xml:space="preserve"> Sheet</w:t>
      </w:r>
    </w:p>
    <w:p w14:paraId="08BCE15D" w14:textId="77777777" w:rsidR="00620CF6" w:rsidRDefault="00620CF6">
      <w:pPr>
        <w:pStyle w:val="BodyText"/>
        <w:spacing w:before="5"/>
        <w:rPr>
          <w:sz w:val="16"/>
        </w:rPr>
      </w:pPr>
    </w:p>
    <w:tbl>
      <w:tblPr>
        <w:tblW w:w="0" w:type="auto"/>
        <w:tblInd w:w="109" w:type="dxa"/>
        <w:tblLayout w:type="fixed"/>
        <w:tblCellMar>
          <w:left w:w="0" w:type="dxa"/>
          <w:right w:w="0" w:type="dxa"/>
        </w:tblCellMar>
        <w:tblLook w:val="01E0" w:firstRow="1" w:lastRow="1" w:firstColumn="1" w:lastColumn="1" w:noHBand="0" w:noVBand="0"/>
      </w:tblPr>
      <w:tblGrid>
        <w:gridCol w:w="2316"/>
        <w:gridCol w:w="1295"/>
        <w:gridCol w:w="3306"/>
        <w:gridCol w:w="2971"/>
        <w:gridCol w:w="1264"/>
      </w:tblGrid>
      <w:tr w:rsidR="00620CF6" w14:paraId="3E7A7B4F" w14:textId="77777777">
        <w:trPr>
          <w:trHeight w:val="486"/>
        </w:trPr>
        <w:tc>
          <w:tcPr>
            <w:tcW w:w="2316" w:type="dxa"/>
            <w:tcBorders>
              <w:top w:val="single" w:sz="8" w:space="0" w:color="000000"/>
              <w:bottom w:val="single" w:sz="4" w:space="0" w:color="000000"/>
            </w:tcBorders>
          </w:tcPr>
          <w:p w14:paraId="511E64E8" w14:textId="77777777" w:rsidR="00620CF6" w:rsidRDefault="00000000">
            <w:pPr>
              <w:pStyle w:val="TableParagraph"/>
              <w:spacing w:before="123"/>
              <w:rPr>
                <w:sz w:val="20"/>
              </w:rPr>
            </w:pPr>
            <w:r>
              <w:rPr>
                <w:spacing w:val="-2"/>
                <w:sz w:val="20"/>
              </w:rPr>
              <w:t>Sector</w:t>
            </w:r>
          </w:p>
        </w:tc>
        <w:tc>
          <w:tcPr>
            <w:tcW w:w="1295" w:type="dxa"/>
            <w:tcBorders>
              <w:top w:val="single" w:sz="8" w:space="0" w:color="000000"/>
              <w:bottom w:val="single" w:sz="4" w:space="0" w:color="000000"/>
            </w:tcBorders>
          </w:tcPr>
          <w:p w14:paraId="1611F3FF" w14:textId="77777777" w:rsidR="00620CF6" w:rsidRDefault="00000000">
            <w:pPr>
              <w:pStyle w:val="TableParagraph"/>
              <w:spacing w:before="123"/>
              <w:ind w:left="310"/>
              <w:rPr>
                <w:sz w:val="20"/>
              </w:rPr>
            </w:pPr>
            <w:r>
              <w:rPr>
                <w:spacing w:val="-4"/>
                <w:sz w:val="20"/>
              </w:rPr>
              <w:t>Code</w:t>
            </w:r>
          </w:p>
        </w:tc>
        <w:tc>
          <w:tcPr>
            <w:tcW w:w="3306" w:type="dxa"/>
            <w:tcBorders>
              <w:top w:val="single" w:sz="8" w:space="0" w:color="000000"/>
              <w:bottom w:val="single" w:sz="4" w:space="0" w:color="000000"/>
            </w:tcBorders>
          </w:tcPr>
          <w:p w14:paraId="49CA3DB3" w14:textId="77777777" w:rsidR="00620CF6" w:rsidRDefault="00000000">
            <w:pPr>
              <w:pStyle w:val="TableParagraph"/>
              <w:spacing w:before="123"/>
              <w:ind w:left="388"/>
              <w:rPr>
                <w:sz w:val="20"/>
              </w:rPr>
            </w:pPr>
            <w:r>
              <w:rPr>
                <w:spacing w:val="-2"/>
                <w:sz w:val="20"/>
              </w:rPr>
              <w:t>Concept</w:t>
            </w:r>
          </w:p>
        </w:tc>
        <w:tc>
          <w:tcPr>
            <w:tcW w:w="2971" w:type="dxa"/>
            <w:tcBorders>
              <w:top w:val="single" w:sz="8" w:space="0" w:color="000000"/>
              <w:bottom w:val="single" w:sz="4" w:space="0" w:color="000000"/>
            </w:tcBorders>
          </w:tcPr>
          <w:p w14:paraId="6EADE17A" w14:textId="77777777" w:rsidR="00620CF6" w:rsidRDefault="00000000">
            <w:pPr>
              <w:pStyle w:val="TableParagraph"/>
              <w:spacing w:before="123"/>
              <w:ind w:left="156"/>
              <w:rPr>
                <w:sz w:val="20"/>
              </w:rPr>
            </w:pPr>
            <w:r>
              <w:rPr>
                <w:spacing w:val="-4"/>
                <w:sz w:val="20"/>
              </w:rPr>
              <w:t>Composition</w:t>
            </w:r>
            <w:r>
              <w:rPr>
                <w:spacing w:val="3"/>
                <w:sz w:val="20"/>
              </w:rPr>
              <w:t xml:space="preserve"> </w:t>
            </w:r>
            <w:r>
              <w:rPr>
                <w:spacing w:val="-4"/>
                <w:sz w:val="20"/>
              </w:rPr>
              <w:t>rule</w:t>
            </w:r>
            <w:r>
              <w:rPr>
                <w:spacing w:val="3"/>
                <w:sz w:val="20"/>
              </w:rPr>
              <w:t xml:space="preserve"> </w:t>
            </w:r>
            <w:r>
              <w:rPr>
                <w:spacing w:val="-4"/>
                <w:sz w:val="20"/>
              </w:rPr>
              <w:t>using</w:t>
            </w:r>
            <w:r>
              <w:rPr>
                <w:spacing w:val="3"/>
                <w:sz w:val="20"/>
              </w:rPr>
              <w:t xml:space="preserve"> </w:t>
            </w:r>
            <w:r>
              <w:rPr>
                <w:spacing w:val="-4"/>
                <w:sz w:val="20"/>
              </w:rPr>
              <w:t>codes</w:t>
            </w:r>
          </w:p>
        </w:tc>
        <w:tc>
          <w:tcPr>
            <w:tcW w:w="1264" w:type="dxa"/>
            <w:tcBorders>
              <w:top w:val="single" w:sz="8" w:space="0" w:color="000000"/>
              <w:bottom w:val="single" w:sz="4" w:space="0" w:color="000000"/>
            </w:tcBorders>
          </w:tcPr>
          <w:p w14:paraId="1FB00347" w14:textId="77777777" w:rsidR="00620CF6" w:rsidRDefault="00000000">
            <w:pPr>
              <w:pStyle w:val="TableParagraph"/>
              <w:spacing w:before="123"/>
              <w:ind w:left="258"/>
              <w:rPr>
                <w:sz w:val="20"/>
              </w:rPr>
            </w:pPr>
            <w:r>
              <w:rPr>
                <w:spacing w:val="-2"/>
                <w:sz w:val="20"/>
              </w:rPr>
              <w:t>Frequency</w:t>
            </w:r>
          </w:p>
        </w:tc>
      </w:tr>
      <w:tr w:rsidR="00620CF6" w14:paraId="309FC810" w14:textId="77777777">
        <w:trPr>
          <w:trHeight w:val="55"/>
        </w:trPr>
        <w:tc>
          <w:tcPr>
            <w:tcW w:w="2316" w:type="dxa"/>
            <w:tcBorders>
              <w:top w:val="single" w:sz="4" w:space="0" w:color="000000"/>
            </w:tcBorders>
            <w:shd w:val="clear" w:color="auto" w:fill="F7F7F7"/>
          </w:tcPr>
          <w:p w14:paraId="7BD9483B" w14:textId="77777777" w:rsidR="00620CF6" w:rsidRDefault="00620CF6">
            <w:pPr>
              <w:pStyle w:val="TableParagraph"/>
              <w:spacing w:before="0"/>
              <w:ind w:left="0"/>
              <w:rPr>
                <w:rFonts w:ascii="Times New Roman"/>
                <w:sz w:val="2"/>
              </w:rPr>
            </w:pPr>
          </w:p>
        </w:tc>
        <w:tc>
          <w:tcPr>
            <w:tcW w:w="1295" w:type="dxa"/>
            <w:tcBorders>
              <w:top w:val="single" w:sz="4" w:space="0" w:color="000000"/>
            </w:tcBorders>
            <w:shd w:val="clear" w:color="auto" w:fill="F7F7F7"/>
          </w:tcPr>
          <w:p w14:paraId="59B50B06" w14:textId="77777777" w:rsidR="00620CF6" w:rsidRDefault="00620CF6">
            <w:pPr>
              <w:pStyle w:val="TableParagraph"/>
              <w:spacing w:before="0"/>
              <w:ind w:left="0"/>
              <w:rPr>
                <w:rFonts w:ascii="Times New Roman"/>
                <w:sz w:val="2"/>
              </w:rPr>
            </w:pPr>
          </w:p>
        </w:tc>
        <w:tc>
          <w:tcPr>
            <w:tcW w:w="3306" w:type="dxa"/>
            <w:tcBorders>
              <w:top w:val="single" w:sz="4" w:space="0" w:color="000000"/>
            </w:tcBorders>
            <w:shd w:val="clear" w:color="auto" w:fill="F7F7F7"/>
          </w:tcPr>
          <w:p w14:paraId="1174CE4F" w14:textId="77777777" w:rsidR="00620CF6" w:rsidRDefault="00620CF6">
            <w:pPr>
              <w:pStyle w:val="TableParagraph"/>
              <w:spacing w:before="0"/>
              <w:ind w:left="0"/>
              <w:rPr>
                <w:rFonts w:ascii="Times New Roman"/>
                <w:sz w:val="2"/>
              </w:rPr>
            </w:pPr>
          </w:p>
        </w:tc>
        <w:tc>
          <w:tcPr>
            <w:tcW w:w="2971" w:type="dxa"/>
            <w:tcBorders>
              <w:top w:val="single" w:sz="4" w:space="0" w:color="000000"/>
            </w:tcBorders>
            <w:shd w:val="clear" w:color="auto" w:fill="F7F7F7"/>
          </w:tcPr>
          <w:p w14:paraId="491B5A1B" w14:textId="77777777" w:rsidR="00620CF6" w:rsidRDefault="00620CF6">
            <w:pPr>
              <w:pStyle w:val="TableParagraph"/>
              <w:spacing w:before="0"/>
              <w:ind w:left="0"/>
              <w:rPr>
                <w:rFonts w:ascii="Times New Roman"/>
                <w:sz w:val="2"/>
              </w:rPr>
            </w:pPr>
          </w:p>
        </w:tc>
        <w:tc>
          <w:tcPr>
            <w:tcW w:w="1264" w:type="dxa"/>
            <w:tcBorders>
              <w:top w:val="single" w:sz="4" w:space="0" w:color="000000"/>
            </w:tcBorders>
            <w:shd w:val="clear" w:color="auto" w:fill="F7F7F7"/>
          </w:tcPr>
          <w:p w14:paraId="395C9A7F" w14:textId="77777777" w:rsidR="00620CF6" w:rsidRDefault="00620CF6">
            <w:pPr>
              <w:pStyle w:val="TableParagraph"/>
              <w:spacing w:before="0"/>
              <w:ind w:left="0"/>
              <w:rPr>
                <w:rFonts w:ascii="Times New Roman"/>
                <w:sz w:val="2"/>
              </w:rPr>
            </w:pPr>
          </w:p>
        </w:tc>
      </w:tr>
      <w:tr w:rsidR="00620CF6" w14:paraId="35412395" w14:textId="77777777">
        <w:trPr>
          <w:trHeight w:val="398"/>
        </w:trPr>
        <w:tc>
          <w:tcPr>
            <w:tcW w:w="2316" w:type="dxa"/>
            <w:shd w:val="clear" w:color="auto" w:fill="F7F7F7"/>
          </w:tcPr>
          <w:p w14:paraId="7CCAE40D"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1295" w:type="dxa"/>
            <w:shd w:val="clear" w:color="auto" w:fill="F7F7F7"/>
          </w:tcPr>
          <w:p w14:paraId="0E9BC98D" w14:textId="77777777" w:rsidR="00620CF6" w:rsidRDefault="00000000">
            <w:pPr>
              <w:pStyle w:val="TableParagraph"/>
              <w:ind w:left="310"/>
              <w:rPr>
                <w:sz w:val="20"/>
              </w:rPr>
            </w:pPr>
            <w:proofErr w:type="spellStart"/>
            <w:r>
              <w:rPr>
                <w:spacing w:val="-2"/>
                <w:sz w:val="20"/>
              </w:rPr>
              <w:t>netwea</w:t>
            </w:r>
            <w:proofErr w:type="spellEnd"/>
          </w:p>
        </w:tc>
        <w:tc>
          <w:tcPr>
            <w:tcW w:w="3306" w:type="dxa"/>
            <w:shd w:val="clear" w:color="auto" w:fill="F7F7F7"/>
          </w:tcPr>
          <w:p w14:paraId="098FDF66" w14:textId="77777777" w:rsidR="00620CF6" w:rsidRDefault="00000000">
            <w:pPr>
              <w:pStyle w:val="TableParagraph"/>
              <w:ind w:left="388"/>
              <w:rPr>
                <w:sz w:val="20"/>
              </w:rPr>
            </w:pPr>
            <w:r>
              <w:rPr>
                <w:sz w:val="20"/>
              </w:rPr>
              <w:t>Net</w:t>
            </w:r>
            <w:r>
              <w:rPr>
                <w:spacing w:val="2"/>
                <w:sz w:val="20"/>
              </w:rPr>
              <w:t xml:space="preserve"> </w:t>
            </w:r>
            <w:r>
              <w:rPr>
                <w:spacing w:val="-2"/>
                <w:sz w:val="20"/>
              </w:rPr>
              <w:t>Wealth</w:t>
            </w:r>
          </w:p>
        </w:tc>
        <w:tc>
          <w:tcPr>
            <w:tcW w:w="2971" w:type="dxa"/>
            <w:shd w:val="clear" w:color="auto" w:fill="F7F7F7"/>
          </w:tcPr>
          <w:p w14:paraId="6F79EFDE" w14:textId="77777777" w:rsidR="00620CF6" w:rsidRDefault="00000000">
            <w:pPr>
              <w:pStyle w:val="TableParagraph"/>
              <w:ind w:left="156"/>
              <w:rPr>
                <w:sz w:val="20"/>
              </w:rPr>
            </w:pPr>
            <w:r>
              <w:rPr>
                <w:spacing w:val="-2"/>
                <w:sz w:val="20"/>
              </w:rPr>
              <w:t>(</w:t>
            </w:r>
            <w:proofErr w:type="spellStart"/>
            <w:r>
              <w:rPr>
                <w:spacing w:val="-2"/>
                <w:sz w:val="20"/>
              </w:rPr>
              <w:t>pweal</w:t>
            </w:r>
            <w:proofErr w:type="spellEnd"/>
            <w:r>
              <w:rPr>
                <w:spacing w:val="-2"/>
                <w:sz w:val="20"/>
              </w:rPr>
              <w:t>)</w:t>
            </w:r>
          </w:p>
        </w:tc>
        <w:tc>
          <w:tcPr>
            <w:tcW w:w="1264" w:type="dxa"/>
            <w:shd w:val="clear" w:color="auto" w:fill="F7F7F7"/>
          </w:tcPr>
          <w:p w14:paraId="33F4111C" w14:textId="77777777" w:rsidR="00620CF6" w:rsidRDefault="00000000">
            <w:pPr>
              <w:pStyle w:val="TableParagraph"/>
              <w:ind w:left="258"/>
              <w:rPr>
                <w:sz w:val="20"/>
              </w:rPr>
            </w:pPr>
            <w:r>
              <w:rPr>
                <w:spacing w:val="-5"/>
                <w:sz w:val="20"/>
              </w:rPr>
              <w:t>71</w:t>
            </w:r>
          </w:p>
        </w:tc>
      </w:tr>
      <w:tr w:rsidR="00620CF6" w14:paraId="79DE97A4" w14:textId="77777777">
        <w:trPr>
          <w:trHeight w:val="797"/>
        </w:trPr>
        <w:tc>
          <w:tcPr>
            <w:tcW w:w="2316" w:type="dxa"/>
          </w:tcPr>
          <w:p w14:paraId="1EFEDEC0"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1295" w:type="dxa"/>
          </w:tcPr>
          <w:p w14:paraId="32B43A80" w14:textId="77777777" w:rsidR="00620CF6" w:rsidRDefault="00000000">
            <w:pPr>
              <w:pStyle w:val="TableParagraph"/>
              <w:ind w:left="310"/>
              <w:rPr>
                <w:sz w:val="20"/>
              </w:rPr>
            </w:pPr>
            <w:proofErr w:type="spellStart"/>
            <w:r>
              <w:rPr>
                <w:spacing w:val="-2"/>
                <w:sz w:val="20"/>
              </w:rPr>
              <w:t>nnhass</w:t>
            </w:r>
            <w:proofErr w:type="spellEnd"/>
          </w:p>
        </w:tc>
        <w:tc>
          <w:tcPr>
            <w:tcW w:w="3306" w:type="dxa"/>
          </w:tcPr>
          <w:p w14:paraId="473516AB" w14:textId="77777777" w:rsidR="00620CF6" w:rsidRDefault="00000000">
            <w:pPr>
              <w:pStyle w:val="TableParagraph"/>
              <w:ind w:left="388"/>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5AB3739D" w14:textId="77777777" w:rsidR="00620CF6" w:rsidRDefault="00000000">
            <w:pPr>
              <w:pStyle w:val="TableParagraph"/>
              <w:spacing w:before="129"/>
              <w:ind w:left="388"/>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2971" w:type="dxa"/>
          </w:tcPr>
          <w:p w14:paraId="3167318B" w14:textId="77777777" w:rsidR="00620CF6" w:rsidRDefault="00000000">
            <w:pPr>
              <w:pStyle w:val="TableParagraph"/>
              <w:ind w:left="156"/>
              <w:rPr>
                <w:sz w:val="20"/>
              </w:rPr>
            </w:pPr>
            <w:r>
              <w:rPr>
                <w:spacing w:val="-2"/>
                <w:w w:val="105"/>
                <w:sz w:val="20"/>
              </w:rPr>
              <w:t>(</w:t>
            </w:r>
            <w:proofErr w:type="spellStart"/>
            <w:r>
              <w:rPr>
                <w:spacing w:val="-2"/>
                <w:w w:val="105"/>
                <w:sz w:val="20"/>
              </w:rPr>
              <w:t>pwbus</w:t>
            </w:r>
            <w:proofErr w:type="spellEnd"/>
            <w:r>
              <w:rPr>
                <w:spacing w:val="-2"/>
                <w:w w:val="105"/>
                <w:sz w:val="20"/>
              </w:rPr>
              <w:t>)</w:t>
            </w:r>
            <w:r>
              <w:rPr>
                <w:spacing w:val="-12"/>
                <w:w w:val="125"/>
                <w:sz w:val="20"/>
              </w:rPr>
              <w:t xml:space="preserve"> </w:t>
            </w:r>
            <w:r>
              <w:rPr>
                <w:spacing w:val="-2"/>
                <w:w w:val="125"/>
                <w:sz w:val="20"/>
              </w:rPr>
              <w:t>+</w:t>
            </w:r>
            <w:r>
              <w:rPr>
                <w:spacing w:val="-11"/>
                <w:w w:val="125"/>
                <w:sz w:val="20"/>
              </w:rPr>
              <w:t xml:space="preserve"> </w:t>
            </w:r>
            <w:r>
              <w:rPr>
                <w:spacing w:val="-2"/>
                <w:w w:val="105"/>
                <w:sz w:val="20"/>
              </w:rPr>
              <w:t>(</w:t>
            </w:r>
            <w:proofErr w:type="spellStart"/>
            <w:r>
              <w:rPr>
                <w:spacing w:val="-2"/>
                <w:w w:val="105"/>
                <w:sz w:val="20"/>
              </w:rPr>
              <w:t>pwfin</w:t>
            </w:r>
            <w:proofErr w:type="spellEnd"/>
            <w:r>
              <w:rPr>
                <w:spacing w:val="-2"/>
                <w:w w:val="105"/>
                <w:sz w:val="20"/>
              </w:rPr>
              <w:t>)</w:t>
            </w:r>
          </w:p>
        </w:tc>
        <w:tc>
          <w:tcPr>
            <w:tcW w:w="1264" w:type="dxa"/>
          </w:tcPr>
          <w:p w14:paraId="5EE45D5D" w14:textId="77777777" w:rsidR="00620CF6" w:rsidRDefault="00000000">
            <w:pPr>
              <w:pStyle w:val="TableParagraph"/>
              <w:ind w:left="258"/>
              <w:rPr>
                <w:sz w:val="20"/>
              </w:rPr>
            </w:pPr>
            <w:r>
              <w:rPr>
                <w:spacing w:val="-5"/>
                <w:sz w:val="20"/>
              </w:rPr>
              <w:t>18</w:t>
            </w:r>
          </w:p>
        </w:tc>
      </w:tr>
      <w:tr w:rsidR="00620CF6" w14:paraId="572CCBDD" w14:textId="77777777">
        <w:trPr>
          <w:trHeight w:val="398"/>
        </w:trPr>
        <w:tc>
          <w:tcPr>
            <w:tcW w:w="2316" w:type="dxa"/>
            <w:shd w:val="clear" w:color="auto" w:fill="F7F7F7"/>
          </w:tcPr>
          <w:p w14:paraId="6B6C6D21"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1295" w:type="dxa"/>
            <w:shd w:val="clear" w:color="auto" w:fill="F7F7F7"/>
          </w:tcPr>
          <w:p w14:paraId="39A38340" w14:textId="77777777" w:rsidR="00620CF6" w:rsidRDefault="00000000">
            <w:pPr>
              <w:pStyle w:val="TableParagraph"/>
              <w:ind w:left="310"/>
              <w:rPr>
                <w:sz w:val="20"/>
              </w:rPr>
            </w:pPr>
            <w:proofErr w:type="spellStart"/>
            <w:r>
              <w:rPr>
                <w:spacing w:val="-2"/>
                <w:sz w:val="20"/>
              </w:rPr>
              <w:t>fliabi</w:t>
            </w:r>
            <w:proofErr w:type="spellEnd"/>
          </w:p>
        </w:tc>
        <w:tc>
          <w:tcPr>
            <w:tcW w:w="3306" w:type="dxa"/>
            <w:shd w:val="clear" w:color="auto" w:fill="F7F7F7"/>
          </w:tcPr>
          <w:p w14:paraId="50EEF641" w14:textId="77777777" w:rsidR="00620CF6" w:rsidRDefault="00000000">
            <w:pPr>
              <w:pStyle w:val="TableParagraph"/>
              <w:ind w:left="388"/>
              <w:rPr>
                <w:sz w:val="20"/>
              </w:rPr>
            </w:pPr>
            <w:r>
              <w:rPr>
                <w:spacing w:val="-4"/>
                <w:sz w:val="20"/>
              </w:rPr>
              <w:t>Debt</w:t>
            </w:r>
          </w:p>
        </w:tc>
        <w:tc>
          <w:tcPr>
            <w:tcW w:w="2971" w:type="dxa"/>
            <w:shd w:val="clear" w:color="auto" w:fill="F7F7F7"/>
          </w:tcPr>
          <w:p w14:paraId="7A6A0ACE" w14:textId="77777777" w:rsidR="00620CF6" w:rsidRDefault="00000000">
            <w:pPr>
              <w:pStyle w:val="TableParagraph"/>
              <w:ind w:left="156"/>
              <w:rPr>
                <w:sz w:val="20"/>
              </w:rPr>
            </w:pPr>
            <w:r>
              <w:rPr>
                <w:spacing w:val="-2"/>
                <w:sz w:val="20"/>
              </w:rPr>
              <w:t>(</w:t>
            </w:r>
            <w:proofErr w:type="spellStart"/>
            <w:r>
              <w:rPr>
                <w:spacing w:val="-2"/>
                <w:sz w:val="20"/>
              </w:rPr>
              <w:t>pwdeb</w:t>
            </w:r>
            <w:proofErr w:type="spellEnd"/>
            <w:r>
              <w:rPr>
                <w:spacing w:val="-2"/>
                <w:sz w:val="20"/>
              </w:rPr>
              <w:t>)</w:t>
            </w:r>
          </w:p>
        </w:tc>
        <w:tc>
          <w:tcPr>
            <w:tcW w:w="1264" w:type="dxa"/>
            <w:shd w:val="clear" w:color="auto" w:fill="F7F7F7"/>
          </w:tcPr>
          <w:p w14:paraId="512D6FF4" w14:textId="77777777" w:rsidR="00620CF6" w:rsidRDefault="00000000">
            <w:pPr>
              <w:pStyle w:val="TableParagraph"/>
              <w:ind w:left="258"/>
              <w:rPr>
                <w:sz w:val="20"/>
              </w:rPr>
            </w:pPr>
            <w:r>
              <w:rPr>
                <w:spacing w:val="-5"/>
                <w:sz w:val="20"/>
              </w:rPr>
              <w:t>23</w:t>
            </w:r>
          </w:p>
        </w:tc>
      </w:tr>
      <w:tr w:rsidR="00620CF6" w14:paraId="50E8E71D" w14:textId="77777777">
        <w:trPr>
          <w:trHeight w:val="398"/>
        </w:trPr>
        <w:tc>
          <w:tcPr>
            <w:tcW w:w="2316" w:type="dxa"/>
          </w:tcPr>
          <w:p w14:paraId="6C95D086"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1295" w:type="dxa"/>
          </w:tcPr>
          <w:p w14:paraId="4A6D8C74" w14:textId="77777777" w:rsidR="00620CF6" w:rsidRDefault="00000000">
            <w:pPr>
              <w:pStyle w:val="TableParagraph"/>
              <w:ind w:left="310"/>
              <w:rPr>
                <w:sz w:val="20"/>
              </w:rPr>
            </w:pPr>
            <w:proofErr w:type="spellStart"/>
            <w:r>
              <w:rPr>
                <w:spacing w:val="-2"/>
                <w:sz w:val="20"/>
              </w:rPr>
              <w:t>facdbl</w:t>
            </w:r>
            <w:proofErr w:type="spellEnd"/>
          </w:p>
        </w:tc>
        <w:tc>
          <w:tcPr>
            <w:tcW w:w="3306" w:type="dxa"/>
          </w:tcPr>
          <w:p w14:paraId="67B22E02" w14:textId="77777777" w:rsidR="00620CF6" w:rsidRDefault="00000000">
            <w:pPr>
              <w:pStyle w:val="TableParagraph"/>
              <w:ind w:left="388"/>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2971" w:type="dxa"/>
          </w:tcPr>
          <w:p w14:paraId="399BE3D6" w14:textId="77777777" w:rsidR="00620CF6" w:rsidRDefault="00000000">
            <w:pPr>
              <w:pStyle w:val="TableParagraph"/>
              <w:ind w:left="155"/>
              <w:rPr>
                <w:sz w:val="20"/>
              </w:rPr>
            </w:pPr>
            <w:r>
              <w:rPr>
                <w:sz w:val="20"/>
              </w:rPr>
              <w:t>(</w:t>
            </w:r>
            <w:proofErr w:type="spellStart"/>
            <w:r>
              <w:rPr>
                <w:sz w:val="20"/>
              </w:rPr>
              <w:t>pwbol</w:t>
            </w:r>
            <w:proofErr w:type="spellEnd"/>
            <w:r>
              <w:rPr>
                <w:sz w:val="20"/>
              </w:rPr>
              <w:t>)</w:t>
            </w:r>
            <w:r>
              <w:rPr>
                <w:spacing w:val="29"/>
                <w:sz w:val="20"/>
              </w:rPr>
              <w:t xml:space="preserve"> </w:t>
            </w:r>
            <w:r>
              <w:rPr>
                <w:sz w:val="20"/>
              </w:rPr>
              <w:t>+</w:t>
            </w:r>
            <w:r>
              <w:rPr>
                <w:spacing w:val="29"/>
                <w:sz w:val="20"/>
              </w:rPr>
              <w:t xml:space="preserve"> </w:t>
            </w:r>
            <w:r>
              <w:rPr>
                <w:spacing w:val="-2"/>
                <w:sz w:val="20"/>
              </w:rPr>
              <w:t>(</w:t>
            </w:r>
            <w:proofErr w:type="spellStart"/>
            <w:r>
              <w:rPr>
                <w:spacing w:val="-2"/>
                <w:sz w:val="20"/>
              </w:rPr>
              <w:t>pwcud</w:t>
            </w:r>
            <w:proofErr w:type="spellEnd"/>
            <w:r>
              <w:rPr>
                <w:spacing w:val="-2"/>
                <w:sz w:val="20"/>
              </w:rPr>
              <w:t>)</w:t>
            </w:r>
          </w:p>
        </w:tc>
        <w:tc>
          <w:tcPr>
            <w:tcW w:w="1264" w:type="dxa"/>
          </w:tcPr>
          <w:p w14:paraId="2C804BCE" w14:textId="77777777" w:rsidR="00620CF6" w:rsidRDefault="00000000">
            <w:pPr>
              <w:pStyle w:val="TableParagraph"/>
              <w:ind w:left="258"/>
              <w:rPr>
                <w:sz w:val="20"/>
              </w:rPr>
            </w:pPr>
            <w:r>
              <w:rPr>
                <w:spacing w:val="-5"/>
                <w:sz w:val="20"/>
              </w:rPr>
              <w:t>16</w:t>
            </w:r>
          </w:p>
        </w:tc>
      </w:tr>
      <w:tr w:rsidR="00620CF6" w14:paraId="20729998" w14:textId="77777777">
        <w:trPr>
          <w:trHeight w:val="797"/>
        </w:trPr>
        <w:tc>
          <w:tcPr>
            <w:tcW w:w="2316" w:type="dxa"/>
            <w:shd w:val="clear" w:color="auto" w:fill="F7F7F7"/>
          </w:tcPr>
          <w:p w14:paraId="11F7361B"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1295" w:type="dxa"/>
            <w:shd w:val="clear" w:color="auto" w:fill="F7F7F7"/>
          </w:tcPr>
          <w:p w14:paraId="53E352DE" w14:textId="77777777" w:rsidR="00620CF6" w:rsidRDefault="00000000">
            <w:pPr>
              <w:pStyle w:val="TableParagraph"/>
              <w:ind w:left="310"/>
              <w:rPr>
                <w:sz w:val="20"/>
              </w:rPr>
            </w:pPr>
            <w:proofErr w:type="spellStart"/>
            <w:r>
              <w:rPr>
                <w:spacing w:val="-2"/>
                <w:sz w:val="20"/>
              </w:rPr>
              <w:t>faeqfd</w:t>
            </w:r>
            <w:proofErr w:type="spellEnd"/>
          </w:p>
        </w:tc>
        <w:tc>
          <w:tcPr>
            <w:tcW w:w="3306" w:type="dxa"/>
            <w:shd w:val="clear" w:color="auto" w:fill="F7F7F7"/>
          </w:tcPr>
          <w:p w14:paraId="52EEFD2B" w14:textId="77777777" w:rsidR="00620CF6" w:rsidRDefault="00000000">
            <w:pPr>
              <w:pStyle w:val="TableParagraph"/>
              <w:ind w:left="388"/>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35733164" w14:textId="77777777" w:rsidR="00620CF6" w:rsidRDefault="00000000">
            <w:pPr>
              <w:pStyle w:val="TableParagraph"/>
              <w:spacing w:before="129"/>
              <w:ind w:left="388"/>
              <w:rPr>
                <w:sz w:val="20"/>
              </w:rPr>
            </w:pPr>
            <w:r>
              <w:rPr>
                <w:spacing w:val="-2"/>
                <w:sz w:val="20"/>
              </w:rPr>
              <w:t>Fund</w:t>
            </w:r>
            <w:r>
              <w:rPr>
                <w:spacing w:val="-4"/>
                <w:sz w:val="20"/>
              </w:rPr>
              <w:t xml:space="preserve"> </w:t>
            </w:r>
            <w:r>
              <w:rPr>
                <w:spacing w:val="-2"/>
                <w:sz w:val="20"/>
              </w:rPr>
              <w:t>Shares</w:t>
            </w:r>
          </w:p>
        </w:tc>
        <w:tc>
          <w:tcPr>
            <w:tcW w:w="2971" w:type="dxa"/>
            <w:shd w:val="clear" w:color="auto" w:fill="F7F7F7"/>
          </w:tcPr>
          <w:p w14:paraId="1F3A89D8" w14:textId="77777777" w:rsidR="00620CF6" w:rsidRDefault="00000000">
            <w:pPr>
              <w:pStyle w:val="TableParagraph"/>
              <w:ind w:left="156"/>
              <w:rPr>
                <w:sz w:val="20"/>
              </w:rPr>
            </w:pPr>
            <w:r>
              <w:rPr>
                <w:spacing w:val="-2"/>
                <w:sz w:val="20"/>
              </w:rPr>
              <w:t>(</w:t>
            </w:r>
            <w:proofErr w:type="spellStart"/>
            <w:r>
              <w:rPr>
                <w:spacing w:val="-2"/>
                <w:sz w:val="20"/>
              </w:rPr>
              <w:t>pwequ</w:t>
            </w:r>
            <w:proofErr w:type="spellEnd"/>
            <w:r>
              <w:rPr>
                <w:spacing w:val="-2"/>
                <w:sz w:val="20"/>
              </w:rPr>
              <w:t>)</w:t>
            </w:r>
          </w:p>
        </w:tc>
        <w:tc>
          <w:tcPr>
            <w:tcW w:w="1264" w:type="dxa"/>
            <w:shd w:val="clear" w:color="auto" w:fill="F7F7F7"/>
          </w:tcPr>
          <w:p w14:paraId="23C6E602" w14:textId="77777777" w:rsidR="00620CF6" w:rsidRDefault="00000000">
            <w:pPr>
              <w:pStyle w:val="TableParagraph"/>
              <w:ind w:left="258"/>
              <w:rPr>
                <w:sz w:val="20"/>
              </w:rPr>
            </w:pPr>
            <w:r>
              <w:rPr>
                <w:spacing w:val="-5"/>
                <w:sz w:val="20"/>
              </w:rPr>
              <w:t>21</w:t>
            </w:r>
          </w:p>
        </w:tc>
      </w:tr>
      <w:tr w:rsidR="00620CF6" w14:paraId="4FE342CD" w14:textId="77777777">
        <w:trPr>
          <w:trHeight w:val="896"/>
        </w:trPr>
        <w:tc>
          <w:tcPr>
            <w:tcW w:w="2316" w:type="dxa"/>
          </w:tcPr>
          <w:p w14:paraId="677B1EE7" w14:textId="77777777" w:rsidR="00620CF6" w:rsidRDefault="00000000">
            <w:pPr>
              <w:pStyle w:val="TableParagraph"/>
              <w:spacing w:before="168"/>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1295" w:type="dxa"/>
          </w:tcPr>
          <w:p w14:paraId="795D7714" w14:textId="77777777" w:rsidR="00620CF6" w:rsidRDefault="00000000">
            <w:pPr>
              <w:pStyle w:val="TableParagraph"/>
              <w:spacing w:before="168"/>
              <w:ind w:left="310"/>
              <w:rPr>
                <w:sz w:val="20"/>
              </w:rPr>
            </w:pPr>
            <w:proofErr w:type="spellStart"/>
            <w:r>
              <w:rPr>
                <w:spacing w:val="-2"/>
                <w:sz w:val="20"/>
              </w:rPr>
              <w:t>faeqfd</w:t>
            </w:r>
            <w:proofErr w:type="spellEnd"/>
          </w:p>
        </w:tc>
        <w:tc>
          <w:tcPr>
            <w:tcW w:w="3306" w:type="dxa"/>
          </w:tcPr>
          <w:p w14:paraId="11AE4170" w14:textId="77777777" w:rsidR="00620CF6" w:rsidRDefault="00000000">
            <w:pPr>
              <w:pStyle w:val="TableParagraph"/>
              <w:spacing w:before="38" w:line="400" w:lineRule="atLeast"/>
              <w:ind w:left="388" w:right="85"/>
              <w:rPr>
                <w:sz w:val="20"/>
              </w:rPr>
            </w:pPr>
            <w:r>
              <w:rPr>
                <w:sz w:val="20"/>
              </w:rPr>
              <w:t>Stocks,</w:t>
            </w:r>
            <w:r>
              <w:rPr>
                <w:spacing w:val="-8"/>
                <w:sz w:val="20"/>
              </w:rPr>
              <w:t xml:space="preserve"> </w:t>
            </w:r>
            <w:r>
              <w:rPr>
                <w:sz w:val="20"/>
              </w:rPr>
              <w:t>Business</w:t>
            </w:r>
            <w:r>
              <w:rPr>
                <w:spacing w:val="-7"/>
                <w:sz w:val="20"/>
              </w:rPr>
              <w:t xml:space="preserve"> </w:t>
            </w:r>
            <w:r>
              <w:rPr>
                <w:sz w:val="20"/>
              </w:rPr>
              <w:t>Equities</w:t>
            </w:r>
            <w:r>
              <w:rPr>
                <w:spacing w:val="-7"/>
                <w:sz w:val="20"/>
              </w:rPr>
              <w:t xml:space="preserve"> </w:t>
            </w:r>
            <w:r>
              <w:rPr>
                <w:sz w:val="20"/>
              </w:rPr>
              <w:t>&amp; Fund Shares</w:t>
            </w:r>
          </w:p>
        </w:tc>
        <w:tc>
          <w:tcPr>
            <w:tcW w:w="2971" w:type="dxa"/>
          </w:tcPr>
          <w:p w14:paraId="6511333D" w14:textId="77777777" w:rsidR="00620CF6" w:rsidRDefault="00000000">
            <w:pPr>
              <w:pStyle w:val="TableParagraph"/>
              <w:spacing w:before="168"/>
              <w:ind w:left="156"/>
              <w:rPr>
                <w:sz w:val="20"/>
              </w:rPr>
            </w:pPr>
            <w:r>
              <w:rPr>
                <w:spacing w:val="-2"/>
                <w:sz w:val="20"/>
              </w:rPr>
              <w:t>(</w:t>
            </w:r>
            <w:proofErr w:type="spellStart"/>
            <w:r>
              <w:rPr>
                <w:spacing w:val="-2"/>
                <w:sz w:val="20"/>
              </w:rPr>
              <w:t>pweqi</w:t>
            </w:r>
            <w:proofErr w:type="spellEnd"/>
            <w:r>
              <w:rPr>
                <w:spacing w:val="-2"/>
                <w:sz w:val="20"/>
              </w:rPr>
              <w:t>)</w:t>
            </w:r>
          </w:p>
        </w:tc>
        <w:tc>
          <w:tcPr>
            <w:tcW w:w="1264" w:type="dxa"/>
          </w:tcPr>
          <w:p w14:paraId="5FE784EC" w14:textId="77777777" w:rsidR="00620CF6" w:rsidRDefault="00000000">
            <w:pPr>
              <w:pStyle w:val="TableParagraph"/>
              <w:spacing w:before="168"/>
              <w:ind w:left="258"/>
              <w:rPr>
                <w:sz w:val="20"/>
              </w:rPr>
            </w:pPr>
            <w:r>
              <w:rPr>
                <w:w w:val="99"/>
                <w:sz w:val="20"/>
              </w:rPr>
              <w:t>1</w:t>
            </w:r>
          </w:p>
        </w:tc>
      </w:tr>
      <w:tr w:rsidR="00620CF6" w14:paraId="5EE9697B" w14:textId="77777777">
        <w:trPr>
          <w:trHeight w:val="398"/>
        </w:trPr>
        <w:tc>
          <w:tcPr>
            <w:tcW w:w="2316" w:type="dxa"/>
            <w:shd w:val="clear" w:color="auto" w:fill="F7F7F7"/>
          </w:tcPr>
          <w:p w14:paraId="5C868FFB"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1295" w:type="dxa"/>
            <w:shd w:val="clear" w:color="auto" w:fill="F7F7F7"/>
          </w:tcPr>
          <w:p w14:paraId="314E8466" w14:textId="77777777" w:rsidR="00620CF6" w:rsidRDefault="00000000">
            <w:pPr>
              <w:pStyle w:val="TableParagraph"/>
              <w:ind w:left="310"/>
              <w:rPr>
                <w:sz w:val="20"/>
              </w:rPr>
            </w:pPr>
            <w:proofErr w:type="spellStart"/>
            <w:r>
              <w:rPr>
                <w:spacing w:val="-2"/>
                <w:sz w:val="20"/>
              </w:rPr>
              <w:t>falipe</w:t>
            </w:r>
            <w:proofErr w:type="spellEnd"/>
          </w:p>
        </w:tc>
        <w:tc>
          <w:tcPr>
            <w:tcW w:w="3306" w:type="dxa"/>
            <w:shd w:val="clear" w:color="auto" w:fill="F7F7F7"/>
          </w:tcPr>
          <w:p w14:paraId="2C3A0C55" w14:textId="77777777" w:rsidR="00620CF6" w:rsidRDefault="00000000">
            <w:pPr>
              <w:pStyle w:val="TableParagraph"/>
              <w:ind w:left="388"/>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2971" w:type="dxa"/>
            <w:shd w:val="clear" w:color="auto" w:fill="F7F7F7"/>
          </w:tcPr>
          <w:p w14:paraId="49F7D319" w14:textId="77777777" w:rsidR="00620CF6" w:rsidRDefault="00000000">
            <w:pPr>
              <w:pStyle w:val="TableParagraph"/>
              <w:ind w:left="156"/>
              <w:rPr>
                <w:sz w:val="20"/>
              </w:rPr>
            </w:pPr>
            <w:r>
              <w:rPr>
                <w:spacing w:val="-2"/>
                <w:sz w:val="20"/>
              </w:rPr>
              <w:t>(</w:t>
            </w:r>
            <w:proofErr w:type="spellStart"/>
            <w:r>
              <w:rPr>
                <w:spacing w:val="-2"/>
                <w:sz w:val="20"/>
              </w:rPr>
              <w:t>pwpen</w:t>
            </w:r>
            <w:proofErr w:type="spellEnd"/>
            <w:r>
              <w:rPr>
                <w:spacing w:val="-2"/>
                <w:sz w:val="20"/>
              </w:rPr>
              <w:t>)</w:t>
            </w:r>
          </w:p>
        </w:tc>
        <w:tc>
          <w:tcPr>
            <w:tcW w:w="1264" w:type="dxa"/>
            <w:shd w:val="clear" w:color="auto" w:fill="F7F7F7"/>
          </w:tcPr>
          <w:p w14:paraId="436A4517" w14:textId="77777777" w:rsidR="00620CF6" w:rsidRDefault="00000000">
            <w:pPr>
              <w:pStyle w:val="TableParagraph"/>
              <w:ind w:left="258"/>
              <w:rPr>
                <w:sz w:val="20"/>
              </w:rPr>
            </w:pPr>
            <w:r>
              <w:rPr>
                <w:spacing w:val="-5"/>
                <w:sz w:val="20"/>
              </w:rPr>
              <w:t>22</w:t>
            </w:r>
          </w:p>
        </w:tc>
      </w:tr>
      <w:tr w:rsidR="00620CF6" w14:paraId="57E207E5" w14:textId="77777777">
        <w:trPr>
          <w:trHeight w:val="797"/>
        </w:trPr>
        <w:tc>
          <w:tcPr>
            <w:tcW w:w="2316" w:type="dxa"/>
          </w:tcPr>
          <w:p w14:paraId="3B8083A1"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1295" w:type="dxa"/>
          </w:tcPr>
          <w:p w14:paraId="4C467933" w14:textId="77777777" w:rsidR="00620CF6" w:rsidRDefault="00000000">
            <w:pPr>
              <w:pStyle w:val="TableParagraph"/>
              <w:ind w:left="310"/>
              <w:rPr>
                <w:sz w:val="20"/>
              </w:rPr>
            </w:pPr>
            <w:proofErr w:type="spellStart"/>
            <w:r>
              <w:rPr>
                <w:spacing w:val="-2"/>
                <w:sz w:val="20"/>
              </w:rPr>
              <w:t>nfabus</w:t>
            </w:r>
            <w:proofErr w:type="spellEnd"/>
          </w:p>
        </w:tc>
        <w:tc>
          <w:tcPr>
            <w:tcW w:w="3306" w:type="dxa"/>
          </w:tcPr>
          <w:p w14:paraId="46A47ED5" w14:textId="77777777" w:rsidR="00620CF6" w:rsidRDefault="00000000">
            <w:pPr>
              <w:pStyle w:val="TableParagraph"/>
              <w:ind w:left="388"/>
              <w:rPr>
                <w:sz w:val="20"/>
              </w:rPr>
            </w:pPr>
            <w:r>
              <w:rPr>
                <w:sz w:val="20"/>
              </w:rPr>
              <w:t>Fixed</w:t>
            </w:r>
            <w:r>
              <w:rPr>
                <w:spacing w:val="6"/>
                <w:sz w:val="20"/>
              </w:rPr>
              <w:t xml:space="preserve"> </w:t>
            </w:r>
            <w:r>
              <w:rPr>
                <w:sz w:val="20"/>
              </w:rPr>
              <w:t>Capital</w:t>
            </w:r>
            <w:r>
              <w:rPr>
                <w:spacing w:val="7"/>
                <w:sz w:val="20"/>
              </w:rPr>
              <w:t xml:space="preserve"> </w:t>
            </w:r>
            <w:r>
              <w:rPr>
                <w:sz w:val="20"/>
              </w:rPr>
              <w:t>of</w:t>
            </w:r>
            <w:r>
              <w:rPr>
                <w:spacing w:val="7"/>
                <w:sz w:val="20"/>
              </w:rPr>
              <w:t xml:space="preserve"> </w:t>
            </w:r>
            <w:r>
              <w:rPr>
                <w:spacing w:val="-2"/>
                <w:sz w:val="20"/>
              </w:rPr>
              <w:t>Personal</w:t>
            </w:r>
          </w:p>
          <w:p w14:paraId="2FA27B09" w14:textId="77777777" w:rsidR="00620CF6" w:rsidRDefault="00000000">
            <w:pPr>
              <w:pStyle w:val="TableParagraph"/>
              <w:spacing w:before="129"/>
              <w:ind w:left="388"/>
              <w:rPr>
                <w:sz w:val="20"/>
              </w:rPr>
            </w:pPr>
            <w:r>
              <w:rPr>
                <w:spacing w:val="-2"/>
                <w:sz w:val="20"/>
              </w:rPr>
              <w:t>Businesses</w:t>
            </w:r>
          </w:p>
        </w:tc>
        <w:tc>
          <w:tcPr>
            <w:tcW w:w="2971" w:type="dxa"/>
          </w:tcPr>
          <w:p w14:paraId="0756D0F4" w14:textId="77777777" w:rsidR="00620CF6" w:rsidRDefault="00000000">
            <w:pPr>
              <w:pStyle w:val="TableParagraph"/>
              <w:ind w:left="156"/>
              <w:rPr>
                <w:sz w:val="20"/>
              </w:rPr>
            </w:pPr>
            <w:r>
              <w:rPr>
                <w:spacing w:val="-2"/>
                <w:sz w:val="20"/>
              </w:rPr>
              <w:t>(</w:t>
            </w:r>
            <w:proofErr w:type="spellStart"/>
            <w:r>
              <w:rPr>
                <w:spacing w:val="-2"/>
                <w:sz w:val="20"/>
              </w:rPr>
              <w:t>pwbus</w:t>
            </w:r>
            <w:proofErr w:type="spellEnd"/>
            <w:r>
              <w:rPr>
                <w:spacing w:val="-2"/>
                <w:sz w:val="20"/>
              </w:rPr>
              <w:t>)</w:t>
            </w:r>
          </w:p>
        </w:tc>
        <w:tc>
          <w:tcPr>
            <w:tcW w:w="1264" w:type="dxa"/>
          </w:tcPr>
          <w:p w14:paraId="289ADB76" w14:textId="77777777" w:rsidR="00620CF6" w:rsidRDefault="00000000">
            <w:pPr>
              <w:pStyle w:val="TableParagraph"/>
              <w:ind w:left="258"/>
              <w:rPr>
                <w:sz w:val="20"/>
              </w:rPr>
            </w:pPr>
            <w:r>
              <w:rPr>
                <w:spacing w:val="-5"/>
                <w:sz w:val="20"/>
              </w:rPr>
              <w:t>18</w:t>
            </w:r>
          </w:p>
        </w:tc>
      </w:tr>
      <w:tr w:rsidR="00620CF6" w14:paraId="0F190856" w14:textId="77777777">
        <w:trPr>
          <w:trHeight w:val="398"/>
        </w:trPr>
        <w:tc>
          <w:tcPr>
            <w:tcW w:w="2316" w:type="dxa"/>
            <w:shd w:val="clear" w:color="auto" w:fill="F7F7F7"/>
          </w:tcPr>
          <w:p w14:paraId="1555C7B7"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1295" w:type="dxa"/>
            <w:shd w:val="clear" w:color="auto" w:fill="F7F7F7"/>
          </w:tcPr>
          <w:p w14:paraId="16DB840F" w14:textId="77777777" w:rsidR="00620CF6" w:rsidRDefault="00000000">
            <w:pPr>
              <w:pStyle w:val="TableParagraph"/>
              <w:ind w:left="310"/>
              <w:rPr>
                <w:sz w:val="20"/>
              </w:rPr>
            </w:pPr>
            <w:proofErr w:type="spellStart"/>
            <w:r>
              <w:rPr>
                <w:spacing w:val="-2"/>
                <w:sz w:val="20"/>
              </w:rPr>
              <w:t>nfahou</w:t>
            </w:r>
            <w:proofErr w:type="spellEnd"/>
          </w:p>
        </w:tc>
        <w:tc>
          <w:tcPr>
            <w:tcW w:w="3306" w:type="dxa"/>
            <w:shd w:val="clear" w:color="auto" w:fill="F7F7F7"/>
          </w:tcPr>
          <w:p w14:paraId="7E65FF59" w14:textId="77777777" w:rsidR="00620CF6" w:rsidRDefault="00000000">
            <w:pPr>
              <w:pStyle w:val="TableParagraph"/>
              <w:ind w:left="388"/>
              <w:rPr>
                <w:sz w:val="20"/>
              </w:rPr>
            </w:pPr>
            <w:r>
              <w:rPr>
                <w:spacing w:val="-4"/>
                <w:sz w:val="20"/>
              </w:rPr>
              <w:t>Housing &amp;</w:t>
            </w:r>
            <w:r>
              <w:rPr>
                <w:spacing w:val="-3"/>
                <w:sz w:val="20"/>
              </w:rPr>
              <w:t xml:space="preserve"> </w:t>
            </w:r>
            <w:r>
              <w:rPr>
                <w:spacing w:val="-4"/>
                <w:sz w:val="20"/>
              </w:rPr>
              <w:t>Land</w:t>
            </w:r>
          </w:p>
        </w:tc>
        <w:tc>
          <w:tcPr>
            <w:tcW w:w="2971" w:type="dxa"/>
            <w:shd w:val="clear" w:color="auto" w:fill="F7F7F7"/>
          </w:tcPr>
          <w:p w14:paraId="2A01F99C" w14:textId="77777777" w:rsidR="00620CF6" w:rsidRDefault="00000000">
            <w:pPr>
              <w:pStyle w:val="TableParagraph"/>
              <w:ind w:left="156"/>
              <w:rPr>
                <w:sz w:val="20"/>
              </w:rPr>
            </w:pPr>
            <w:r>
              <w:rPr>
                <w:spacing w:val="-2"/>
                <w:sz w:val="20"/>
              </w:rPr>
              <w:t>(</w:t>
            </w:r>
            <w:proofErr w:type="spellStart"/>
            <w:r>
              <w:rPr>
                <w:spacing w:val="-2"/>
                <w:sz w:val="20"/>
              </w:rPr>
              <w:t>pwhou</w:t>
            </w:r>
            <w:proofErr w:type="spellEnd"/>
            <w:r>
              <w:rPr>
                <w:spacing w:val="-2"/>
                <w:sz w:val="20"/>
              </w:rPr>
              <w:t>)</w:t>
            </w:r>
          </w:p>
        </w:tc>
        <w:tc>
          <w:tcPr>
            <w:tcW w:w="1264" w:type="dxa"/>
            <w:shd w:val="clear" w:color="auto" w:fill="F7F7F7"/>
          </w:tcPr>
          <w:p w14:paraId="28D1AE50" w14:textId="77777777" w:rsidR="00620CF6" w:rsidRDefault="00000000">
            <w:pPr>
              <w:pStyle w:val="TableParagraph"/>
              <w:ind w:left="258"/>
              <w:rPr>
                <w:sz w:val="20"/>
              </w:rPr>
            </w:pPr>
            <w:r>
              <w:rPr>
                <w:spacing w:val="-5"/>
                <w:sz w:val="20"/>
              </w:rPr>
              <w:t>20</w:t>
            </w:r>
          </w:p>
        </w:tc>
      </w:tr>
      <w:tr w:rsidR="00620CF6" w14:paraId="73D23161" w14:textId="77777777">
        <w:trPr>
          <w:trHeight w:val="498"/>
        </w:trPr>
        <w:tc>
          <w:tcPr>
            <w:tcW w:w="2316" w:type="dxa"/>
          </w:tcPr>
          <w:p w14:paraId="4E61737A" w14:textId="77777777" w:rsidR="00620CF6" w:rsidRDefault="00000000">
            <w:pPr>
              <w:pStyle w:val="TableParagraph"/>
              <w:rPr>
                <w:sz w:val="20"/>
              </w:rPr>
            </w:pPr>
            <w:r>
              <w:rPr>
                <w:spacing w:val="-2"/>
                <w:sz w:val="20"/>
              </w:rPr>
              <w:t>Households</w:t>
            </w:r>
          </w:p>
        </w:tc>
        <w:tc>
          <w:tcPr>
            <w:tcW w:w="1295" w:type="dxa"/>
          </w:tcPr>
          <w:p w14:paraId="0B97FDEB" w14:textId="77777777" w:rsidR="00620CF6" w:rsidRDefault="00000000">
            <w:pPr>
              <w:pStyle w:val="TableParagraph"/>
              <w:ind w:left="310"/>
              <w:rPr>
                <w:sz w:val="20"/>
              </w:rPr>
            </w:pPr>
            <w:proofErr w:type="spellStart"/>
            <w:r>
              <w:rPr>
                <w:spacing w:val="-2"/>
                <w:sz w:val="20"/>
              </w:rPr>
              <w:t>netwea</w:t>
            </w:r>
            <w:proofErr w:type="spellEnd"/>
          </w:p>
        </w:tc>
        <w:tc>
          <w:tcPr>
            <w:tcW w:w="3306" w:type="dxa"/>
          </w:tcPr>
          <w:p w14:paraId="60F4D7BE" w14:textId="77777777" w:rsidR="00620CF6" w:rsidRDefault="00000000">
            <w:pPr>
              <w:pStyle w:val="TableParagraph"/>
              <w:ind w:left="388"/>
              <w:rPr>
                <w:sz w:val="20"/>
              </w:rPr>
            </w:pPr>
            <w:r>
              <w:rPr>
                <w:sz w:val="20"/>
              </w:rPr>
              <w:t>Net</w:t>
            </w:r>
            <w:r>
              <w:rPr>
                <w:spacing w:val="2"/>
                <w:sz w:val="20"/>
              </w:rPr>
              <w:t xml:space="preserve"> </w:t>
            </w:r>
            <w:r>
              <w:rPr>
                <w:spacing w:val="-2"/>
                <w:sz w:val="20"/>
              </w:rPr>
              <w:t>Wealth</w:t>
            </w:r>
          </w:p>
        </w:tc>
        <w:tc>
          <w:tcPr>
            <w:tcW w:w="2971" w:type="dxa"/>
          </w:tcPr>
          <w:p w14:paraId="2C0576C8" w14:textId="77777777" w:rsidR="00620CF6" w:rsidRDefault="00000000">
            <w:pPr>
              <w:pStyle w:val="TableParagraph"/>
              <w:ind w:left="156"/>
              <w:rPr>
                <w:sz w:val="20"/>
              </w:rPr>
            </w:pPr>
            <w:r>
              <w:rPr>
                <w:spacing w:val="-2"/>
                <w:sz w:val="20"/>
              </w:rPr>
              <w:t>(</w:t>
            </w:r>
            <w:proofErr w:type="spellStart"/>
            <w:r>
              <w:rPr>
                <w:spacing w:val="-2"/>
                <w:sz w:val="20"/>
              </w:rPr>
              <w:t>hweal</w:t>
            </w:r>
            <w:proofErr w:type="spellEnd"/>
            <w:r>
              <w:rPr>
                <w:spacing w:val="-2"/>
                <w:sz w:val="20"/>
              </w:rPr>
              <w:t>)</w:t>
            </w:r>
          </w:p>
        </w:tc>
        <w:tc>
          <w:tcPr>
            <w:tcW w:w="1264" w:type="dxa"/>
          </w:tcPr>
          <w:p w14:paraId="68AA9991" w14:textId="77777777" w:rsidR="00620CF6" w:rsidRDefault="00000000">
            <w:pPr>
              <w:pStyle w:val="TableParagraph"/>
              <w:ind w:left="258"/>
              <w:rPr>
                <w:sz w:val="20"/>
              </w:rPr>
            </w:pPr>
            <w:r>
              <w:rPr>
                <w:spacing w:val="-5"/>
                <w:sz w:val="20"/>
              </w:rPr>
              <w:t>71</w:t>
            </w:r>
          </w:p>
        </w:tc>
      </w:tr>
      <w:tr w:rsidR="00620CF6" w14:paraId="2CD18111" w14:textId="77777777">
        <w:trPr>
          <w:trHeight w:val="797"/>
        </w:trPr>
        <w:tc>
          <w:tcPr>
            <w:tcW w:w="2316" w:type="dxa"/>
            <w:shd w:val="clear" w:color="auto" w:fill="F7F7F7"/>
          </w:tcPr>
          <w:p w14:paraId="61BD510B" w14:textId="77777777" w:rsidR="00620CF6" w:rsidRDefault="00000000">
            <w:pPr>
              <w:pStyle w:val="TableParagraph"/>
              <w:rPr>
                <w:sz w:val="20"/>
              </w:rPr>
            </w:pPr>
            <w:r>
              <w:rPr>
                <w:spacing w:val="-2"/>
                <w:sz w:val="20"/>
              </w:rPr>
              <w:t>Households</w:t>
            </w:r>
          </w:p>
        </w:tc>
        <w:tc>
          <w:tcPr>
            <w:tcW w:w="1295" w:type="dxa"/>
            <w:shd w:val="clear" w:color="auto" w:fill="F7F7F7"/>
          </w:tcPr>
          <w:p w14:paraId="36DB081C" w14:textId="77777777" w:rsidR="00620CF6" w:rsidRDefault="00000000">
            <w:pPr>
              <w:pStyle w:val="TableParagraph"/>
              <w:ind w:left="310"/>
              <w:rPr>
                <w:sz w:val="20"/>
              </w:rPr>
            </w:pPr>
            <w:proofErr w:type="spellStart"/>
            <w:r>
              <w:rPr>
                <w:spacing w:val="-2"/>
                <w:sz w:val="20"/>
              </w:rPr>
              <w:t>nnhass</w:t>
            </w:r>
            <w:proofErr w:type="spellEnd"/>
          </w:p>
        </w:tc>
        <w:tc>
          <w:tcPr>
            <w:tcW w:w="3306" w:type="dxa"/>
            <w:shd w:val="clear" w:color="auto" w:fill="F7F7F7"/>
          </w:tcPr>
          <w:p w14:paraId="0BD2F058" w14:textId="77777777" w:rsidR="00620CF6" w:rsidRDefault="00000000">
            <w:pPr>
              <w:pStyle w:val="TableParagraph"/>
              <w:ind w:left="388"/>
              <w:rPr>
                <w:sz w:val="20"/>
              </w:rPr>
            </w:pPr>
            <w:r>
              <w:rPr>
                <w:sz w:val="20"/>
              </w:rPr>
              <w:t>Financial</w:t>
            </w:r>
            <w:r>
              <w:rPr>
                <w:spacing w:val="5"/>
                <w:sz w:val="20"/>
              </w:rPr>
              <w:t xml:space="preserve"> </w:t>
            </w:r>
            <w:r>
              <w:rPr>
                <w:sz w:val="20"/>
              </w:rPr>
              <w:t>Assets</w:t>
            </w:r>
            <w:r>
              <w:rPr>
                <w:spacing w:val="5"/>
                <w:sz w:val="20"/>
              </w:rPr>
              <w:t xml:space="preserve"> </w:t>
            </w:r>
            <w:r>
              <w:rPr>
                <w:sz w:val="20"/>
              </w:rPr>
              <w:t>&amp;</w:t>
            </w:r>
            <w:r>
              <w:rPr>
                <w:spacing w:val="5"/>
                <w:sz w:val="20"/>
              </w:rPr>
              <w:t xml:space="preserve"> </w:t>
            </w:r>
            <w:r>
              <w:rPr>
                <w:spacing w:val="-2"/>
                <w:sz w:val="20"/>
              </w:rPr>
              <w:t>Fixed</w:t>
            </w:r>
          </w:p>
          <w:p w14:paraId="365B0F19" w14:textId="77777777" w:rsidR="00620CF6" w:rsidRDefault="00000000">
            <w:pPr>
              <w:pStyle w:val="TableParagraph"/>
              <w:spacing w:before="129"/>
              <w:ind w:left="388"/>
              <w:rPr>
                <w:sz w:val="20"/>
              </w:rPr>
            </w:pPr>
            <w:r>
              <w:rPr>
                <w:sz w:val="20"/>
              </w:rPr>
              <w:t>Capital</w:t>
            </w:r>
            <w:r>
              <w:rPr>
                <w:spacing w:val="-2"/>
                <w:sz w:val="20"/>
              </w:rPr>
              <w:t xml:space="preserve"> </w:t>
            </w:r>
            <w:r>
              <w:rPr>
                <w:sz w:val="20"/>
              </w:rPr>
              <w:t>of</w:t>
            </w:r>
            <w:r>
              <w:rPr>
                <w:spacing w:val="-1"/>
                <w:sz w:val="20"/>
              </w:rPr>
              <w:t xml:space="preserve"> </w:t>
            </w:r>
            <w:r>
              <w:rPr>
                <w:sz w:val="20"/>
              </w:rPr>
              <w:t>Personal</w:t>
            </w:r>
            <w:r>
              <w:rPr>
                <w:spacing w:val="-2"/>
                <w:sz w:val="20"/>
              </w:rPr>
              <w:t xml:space="preserve"> Businesses</w:t>
            </w:r>
          </w:p>
        </w:tc>
        <w:tc>
          <w:tcPr>
            <w:tcW w:w="2971" w:type="dxa"/>
            <w:shd w:val="clear" w:color="auto" w:fill="F7F7F7"/>
          </w:tcPr>
          <w:p w14:paraId="5E5F1596" w14:textId="77777777" w:rsidR="00620CF6" w:rsidRDefault="00000000">
            <w:pPr>
              <w:pStyle w:val="TableParagraph"/>
              <w:ind w:left="156"/>
              <w:rPr>
                <w:sz w:val="20"/>
              </w:rPr>
            </w:pPr>
            <w:r>
              <w:rPr>
                <w:sz w:val="20"/>
              </w:rPr>
              <w:t>(</w:t>
            </w:r>
            <w:proofErr w:type="spellStart"/>
            <w:r>
              <w:rPr>
                <w:sz w:val="20"/>
              </w:rPr>
              <w:t>hwbus</w:t>
            </w:r>
            <w:proofErr w:type="spellEnd"/>
            <w:r>
              <w:rPr>
                <w:sz w:val="20"/>
              </w:rPr>
              <w:t>)</w:t>
            </w:r>
            <w:r>
              <w:rPr>
                <w:spacing w:val="25"/>
                <w:sz w:val="20"/>
              </w:rPr>
              <w:t xml:space="preserve"> </w:t>
            </w:r>
            <w:r>
              <w:rPr>
                <w:sz w:val="20"/>
              </w:rPr>
              <w:t>+</w:t>
            </w:r>
            <w:r>
              <w:rPr>
                <w:spacing w:val="26"/>
                <w:sz w:val="20"/>
              </w:rPr>
              <w:t xml:space="preserve"> </w:t>
            </w:r>
            <w:r>
              <w:rPr>
                <w:spacing w:val="-2"/>
                <w:sz w:val="20"/>
              </w:rPr>
              <w:t>(</w:t>
            </w:r>
            <w:proofErr w:type="spellStart"/>
            <w:r>
              <w:rPr>
                <w:spacing w:val="-2"/>
                <w:sz w:val="20"/>
              </w:rPr>
              <w:t>hwfin</w:t>
            </w:r>
            <w:proofErr w:type="spellEnd"/>
            <w:r>
              <w:rPr>
                <w:spacing w:val="-2"/>
                <w:sz w:val="20"/>
              </w:rPr>
              <w:t>)</w:t>
            </w:r>
          </w:p>
        </w:tc>
        <w:tc>
          <w:tcPr>
            <w:tcW w:w="1264" w:type="dxa"/>
            <w:shd w:val="clear" w:color="auto" w:fill="F7F7F7"/>
          </w:tcPr>
          <w:p w14:paraId="00CBFDBA" w14:textId="77777777" w:rsidR="00620CF6" w:rsidRDefault="00000000">
            <w:pPr>
              <w:pStyle w:val="TableParagraph"/>
              <w:ind w:left="258"/>
              <w:rPr>
                <w:sz w:val="20"/>
              </w:rPr>
            </w:pPr>
            <w:r>
              <w:rPr>
                <w:spacing w:val="-5"/>
                <w:sz w:val="20"/>
              </w:rPr>
              <w:t>13</w:t>
            </w:r>
          </w:p>
        </w:tc>
      </w:tr>
      <w:tr w:rsidR="00620CF6" w14:paraId="34D37B03" w14:textId="77777777">
        <w:trPr>
          <w:trHeight w:val="398"/>
        </w:trPr>
        <w:tc>
          <w:tcPr>
            <w:tcW w:w="2316" w:type="dxa"/>
          </w:tcPr>
          <w:p w14:paraId="7C51415D" w14:textId="77777777" w:rsidR="00620CF6" w:rsidRDefault="00000000">
            <w:pPr>
              <w:pStyle w:val="TableParagraph"/>
              <w:rPr>
                <w:sz w:val="20"/>
              </w:rPr>
            </w:pPr>
            <w:r>
              <w:rPr>
                <w:spacing w:val="-2"/>
                <w:sz w:val="20"/>
              </w:rPr>
              <w:t>Households</w:t>
            </w:r>
          </w:p>
        </w:tc>
        <w:tc>
          <w:tcPr>
            <w:tcW w:w="1295" w:type="dxa"/>
          </w:tcPr>
          <w:p w14:paraId="54459079" w14:textId="77777777" w:rsidR="00620CF6" w:rsidRDefault="00000000">
            <w:pPr>
              <w:pStyle w:val="TableParagraph"/>
              <w:ind w:left="310"/>
              <w:rPr>
                <w:sz w:val="20"/>
              </w:rPr>
            </w:pPr>
            <w:proofErr w:type="spellStart"/>
            <w:r>
              <w:rPr>
                <w:spacing w:val="-2"/>
                <w:sz w:val="20"/>
              </w:rPr>
              <w:t>fliabi</w:t>
            </w:r>
            <w:proofErr w:type="spellEnd"/>
          </w:p>
        </w:tc>
        <w:tc>
          <w:tcPr>
            <w:tcW w:w="3306" w:type="dxa"/>
          </w:tcPr>
          <w:p w14:paraId="0BC4419C" w14:textId="77777777" w:rsidR="00620CF6" w:rsidRDefault="00000000">
            <w:pPr>
              <w:pStyle w:val="TableParagraph"/>
              <w:ind w:left="388"/>
              <w:rPr>
                <w:sz w:val="20"/>
              </w:rPr>
            </w:pPr>
            <w:r>
              <w:rPr>
                <w:spacing w:val="-4"/>
                <w:sz w:val="20"/>
              </w:rPr>
              <w:t>Debt</w:t>
            </w:r>
          </w:p>
        </w:tc>
        <w:tc>
          <w:tcPr>
            <w:tcW w:w="2971" w:type="dxa"/>
          </w:tcPr>
          <w:p w14:paraId="0315B460" w14:textId="77777777" w:rsidR="00620CF6" w:rsidRDefault="00000000">
            <w:pPr>
              <w:pStyle w:val="TableParagraph"/>
              <w:ind w:left="156"/>
              <w:rPr>
                <w:sz w:val="20"/>
              </w:rPr>
            </w:pPr>
            <w:r>
              <w:rPr>
                <w:spacing w:val="-2"/>
                <w:sz w:val="20"/>
              </w:rPr>
              <w:t>(</w:t>
            </w:r>
            <w:proofErr w:type="spellStart"/>
            <w:r>
              <w:rPr>
                <w:spacing w:val="-2"/>
                <w:sz w:val="20"/>
              </w:rPr>
              <w:t>hwdeb</w:t>
            </w:r>
            <w:proofErr w:type="spellEnd"/>
            <w:r>
              <w:rPr>
                <w:spacing w:val="-2"/>
                <w:sz w:val="20"/>
              </w:rPr>
              <w:t>)</w:t>
            </w:r>
          </w:p>
        </w:tc>
        <w:tc>
          <w:tcPr>
            <w:tcW w:w="1264" w:type="dxa"/>
          </w:tcPr>
          <w:p w14:paraId="72B56AEA" w14:textId="77777777" w:rsidR="00620CF6" w:rsidRDefault="00000000">
            <w:pPr>
              <w:pStyle w:val="TableParagraph"/>
              <w:ind w:left="258"/>
              <w:rPr>
                <w:sz w:val="20"/>
              </w:rPr>
            </w:pPr>
            <w:r>
              <w:rPr>
                <w:spacing w:val="-5"/>
                <w:sz w:val="20"/>
              </w:rPr>
              <w:t>15</w:t>
            </w:r>
          </w:p>
        </w:tc>
      </w:tr>
      <w:tr w:rsidR="00620CF6" w14:paraId="0F0055D1" w14:textId="77777777">
        <w:trPr>
          <w:trHeight w:val="398"/>
        </w:trPr>
        <w:tc>
          <w:tcPr>
            <w:tcW w:w="2316" w:type="dxa"/>
            <w:shd w:val="clear" w:color="auto" w:fill="F7F7F7"/>
          </w:tcPr>
          <w:p w14:paraId="3022F124" w14:textId="77777777" w:rsidR="00620CF6" w:rsidRDefault="00000000">
            <w:pPr>
              <w:pStyle w:val="TableParagraph"/>
              <w:rPr>
                <w:sz w:val="20"/>
              </w:rPr>
            </w:pPr>
            <w:r>
              <w:rPr>
                <w:spacing w:val="-2"/>
                <w:sz w:val="20"/>
              </w:rPr>
              <w:t>Households</w:t>
            </w:r>
          </w:p>
        </w:tc>
        <w:tc>
          <w:tcPr>
            <w:tcW w:w="1295" w:type="dxa"/>
            <w:shd w:val="clear" w:color="auto" w:fill="F7F7F7"/>
          </w:tcPr>
          <w:p w14:paraId="4789BDC1" w14:textId="77777777" w:rsidR="00620CF6" w:rsidRDefault="00000000">
            <w:pPr>
              <w:pStyle w:val="TableParagraph"/>
              <w:ind w:left="310"/>
              <w:rPr>
                <w:sz w:val="20"/>
              </w:rPr>
            </w:pPr>
            <w:proofErr w:type="spellStart"/>
            <w:r>
              <w:rPr>
                <w:spacing w:val="-2"/>
                <w:sz w:val="20"/>
              </w:rPr>
              <w:t>facdbl</w:t>
            </w:r>
            <w:proofErr w:type="spellEnd"/>
          </w:p>
        </w:tc>
        <w:tc>
          <w:tcPr>
            <w:tcW w:w="3306" w:type="dxa"/>
            <w:shd w:val="clear" w:color="auto" w:fill="F7F7F7"/>
          </w:tcPr>
          <w:p w14:paraId="0A41807D" w14:textId="77777777" w:rsidR="00620CF6" w:rsidRDefault="00000000">
            <w:pPr>
              <w:pStyle w:val="TableParagraph"/>
              <w:ind w:left="388"/>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2971" w:type="dxa"/>
            <w:shd w:val="clear" w:color="auto" w:fill="F7F7F7"/>
          </w:tcPr>
          <w:p w14:paraId="0DEAFA0E" w14:textId="77777777" w:rsidR="00620CF6" w:rsidRDefault="00000000">
            <w:pPr>
              <w:pStyle w:val="TableParagraph"/>
              <w:ind w:left="156"/>
              <w:rPr>
                <w:sz w:val="20"/>
              </w:rPr>
            </w:pPr>
            <w:r>
              <w:rPr>
                <w:sz w:val="20"/>
              </w:rPr>
              <w:t>(</w:t>
            </w:r>
            <w:proofErr w:type="spellStart"/>
            <w:r>
              <w:rPr>
                <w:sz w:val="20"/>
              </w:rPr>
              <w:t>hwbol</w:t>
            </w:r>
            <w:proofErr w:type="spellEnd"/>
            <w:r>
              <w:rPr>
                <w:sz w:val="20"/>
              </w:rPr>
              <w:t>)</w:t>
            </w:r>
            <w:r>
              <w:rPr>
                <w:spacing w:val="31"/>
                <w:sz w:val="20"/>
              </w:rPr>
              <w:t xml:space="preserve"> </w:t>
            </w:r>
            <w:r>
              <w:rPr>
                <w:sz w:val="20"/>
              </w:rPr>
              <w:t>+</w:t>
            </w:r>
            <w:r>
              <w:rPr>
                <w:spacing w:val="31"/>
                <w:sz w:val="20"/>
              </w:rPr>
              <w:t xml:space="preserve"> </w:t>
            </w:r>
            <w:r>
              <w:rPr>
                <w:spacing w:val="-2"/>
                <w:sz w:val="20"/>
              </w:rPr>
              <w:t>(</w:t>
            </w:r>
            <w:proofErr w:type="spellStart"/>
            <w:r>
              <w:rPr>
                <w:spacing w:val="-2"/>
                <w:sz w:val="20"/>
              </w:rPr>
              <w:t>hwcud</w:t>
            </w:r>
            <w:proofErr w:type="spellEnd"/>
            <w:r>
              <w:rPr>
                <w:spacing w:val="-2"/>
                <w:sz w:val="20"/>
              </w:rPr>
              <w:t>)</w:t>
            </w:r>
          </w:p>
        </w:tc>
        <w:tc>
          <w:tcPr>
            <w:tcW w:w="1264" w:type="dxa"/>
            <w:shd w:val="clear" w:color="auto" w:fill="F7F7F7"/>
          </w:tcPr>
          <w:p w14:paraId="0A8798DF" w14:textId="77777777" w:rsidR="00620CF6" w:rsidRDefault="00000000">
            <w:pPr>
              <w:pStyle w:val="TableParagraph"/>
              <w:ind w:left="258"/>
              <w:rPr>
                <w:sz w:val="20"/>
              </w:rPr>
            </w:pPr>
            <w:r>
              <w:rPr>
                <w:w w:val="99"/>
                <w:sz w:val="20"/>
              </w:rPr>
              <w:t>9</w:t>
            </w:r>
          </w:p>
        </w:tc>
      </w:tr>
    </w:tbl>
    <w:p w14:paraId="1AE8EC40" w14:textId="77777777" w:rsidR="00620CF6" w:rsidRDefault="00620CF6">
      <w:pPr>
        <w:rPr>
          <w:sz w:val="20"/>
        </w:rPr>
        <w:sectPr w:rsidR="00620CF6" w:rsidSect="00D60468">
          <w:pgSz w:w="15840" w:h="12240" w:orient="landscape"/>
          <w:pgMar w:top="1380" w:right="2240" w:bottom="280" w:left="2240" w:header="720" w:footer="720" w:gutter="0"/>
          <w:cols w:space="720"/>
        </w:sectPr>
      </w:pPr>
    </w:p>
    <w:p w14:paraId="74BC0500" w14:textId="77777777" w:rsidR="00620CF6" w:rsidRDefault="00620CF6">
      <w:pPr>
        <w:pStyle w:val="BodyText"/>
        <w:spacing w:before="10"/>
        <w:rPr>
          <w:sz w:val="6"/>
        </w:rPr>
      </w:pPr>
    </w:p>
    <w:tbl>
      <w:tblPr>
        <w:tblW w:w="0" w:type="auto"/>
        <w:tblInd w:w="109" w:type="dxa"/>
        <w:tblLayout w:type="fixed"/>
        <w:tblCellMar>
          <w:left w:w="0" w:type="dxa"/>
          <w:right w:w="0" w:type="dxa"/>
        </w:tblCellMar>
        <w:tblLook w:val="01E0" w:firstRow="1" w:lastRow="1" w:firstColumn="1" w:lastColumn="1" w:noHBand="0" w:noVBand="0"/>
      </w:tblPr>
      <w:tblGrid>
        <w:gridCol w:w="1864"/>
        <w:gridCol w:w="1748"/>
        <w:gridCol w:w="3307"/>
        <w:gridCol w:w="2478"/>
        <w:gridCol w:w="1760"/>
      </w:tblGrid>
      <w:tr w:rsidR="00620CF6" w14:paraId="079B857E" w14:textId="77777777">
        <w:trPr>
          <w:trHeight w:val="742"/>
        </w:trPr>
        <w:tc>
          <w:tcPr>
            <w:tcW w:w="1864" w:type="dxa"/>
          </w:tcPr>
          <w:p w14:paraId="6C18C237" w14:textId="77777777" w:rsidR="00620CF6" w:rsidRDefault="00000000">
            <w:pPr>
              <w:pStyle w:val="TableParagraph"/>
              <w:spacing w:before="14"/>
              <w:rPr>
                <w:sz w:val="20"/>
              </w:rPr>
            </w:pPr>
            <w:r>
              <w:rPr>
                <w:spacing w:val="-2"/>
                <w:sz w:val="20"/>
              </w:rPr>
              <w:t>Households</w:t>
            </w:r>
          </w:p>
        </w:tc>
        <w:tc>
          <w:tcPr>
            <w:tcW w:w="1748" w:type="dxa"/>
          </w:tcPr>
          <w:p w14:paraId="0CDFA382" w14:textId="77777777" w:rsidR="00620CF6" w:rsidRDefault="00000000">
            <w:pPr>
              <w:pStyle w:val="TableParagraph"/>
              <w:spacing w:before="14"/>
              <w:ind w:left="762"/>
              <w:rPr>
                <w:sz w:val="20"/>
              </w:rPr>
            </w:pPr>
            <w:proofErr w:type="spellStart"/>
            <w:r>
              <w:rPr>
                <w:spacing w:val="-2"/>
                <w:sz w:val="20"/>
              </w:rPr>
              <w:t>faeqfd</w:t>
            </w:r>
            <w:proofErr w:type="spellEnd"/>
          </w:p>
        </w:tc>
        <w:tc>
          <w:tcPr>
            <w:tcW w:w="3307" w:type="dxa"/>
          </w:tcPr>
          <w:p w14:paraId="7A905883" w14:textId="77777777" w:rsidR="00620CF6" w:rsidRDefault="00000000">
            <w:pPr>
              <w:pStyle w:val="TableParagraph"/>
              <w:spacing w:before="14"/>
              <w:ind w:left="387"/>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0EA092D4" w14:textId="77777777" w:rsidR="00620CF6" w:rsidRDefault="00000000">
            <w:pPr>
              <w:pStyle w:val="TableParagraph"/>
              <w:spacing w:before="129"/>
              <w:ind w:left="387"/>
              <w:rPr>
                <w:sz w:val="20"/>
              </w:rPr>
            </w:pPr>
            <w:r>
              <w:rPr>
                <w:spacing w:val="-2"/>
                <w:sz w:val="20"/>
              </w:rPr>
              <w:t>Fund</w:t>
            </w:r>
            <w:r>
              <w:rPr>
                <w:spacing w:val="-4"/>
                <w:sz w:val="20"/>
              </w:rPr>
              <w:t xml:space="preserve"> </w:t>
            </w:r>
            <w:r>
              <w:rPr>
                <w:spacing w:val="-2"/>
                <w:sz w:val="20"/>
              </w:rPr>
              <w:t>Shares</w:t>
            </w:r>
          </w:p>
        </w:tc>
        <w:tc>
          <w:tcPr>
            <w:tcW w:w="2478" w:type="dxa"/>
          </w:tcPr>
          <w:p w14:paraId="412D7E98" w14:textId="77777777" w:rsidR="00620CF6" w:rsidRDefault="00000000">
            <w:pPr>
              <w:pStyle w:val="TableParagraph"/>
              <w:spacing w:before="14"/>
              <w:ind w:left="154"/>
              <w:rPr>
                <w:sz w:val="20"/>
              </w:rPr>
            </w:pPr>
            <w:r>
              <w:rPr>
                <w:spacing w:val="-2"/>
                <w:sz w:val="20"/>
              </w:rPr>
              <w:t>(</w:t>
            </w:r>
            <w:proofErr w:type="spellStart"/>
            <w:r>
              <w:rPr>
                <w:spacing w:val="-2"/>
                <w:sz w:val="20"/>
              </w:rPr>
              <w:t>hweqi</w:t>
            </w:r>
            <w:proofErr w:type="spellEnd"/>
            <w:r>
              <w:rPr>
                <w:spacing w:val="-2"/>
                <w:sz w:val="20"/>
              </w:rPr>
              <w:t>)</w:t>
            </w:r>
          </w:p>
        </w:tc>
        <w:tc>
          <w:tcPr>
            <w:tcW w:w="1760" w:type="dxa"/>
          </w:tcPr>
          <w:p w14:paraId="095E742D" w14:textId="77777777" w:rsidR="00620CF6" w:rsidRDefault="00000000">
            <w:pPr>
              <w:pStyle w:val="TableParagraph"/>
              <w:spacing w:before="14"/>
              <w:ind w:left="749"/>
              <w:rPr>
                <w:sz w:val="20"/>
              </w:rPr>
            </w:pPr>
            <w:r>
              <w:rPr>
                <w:w w:val="99"/>
                <w:sz w:val="20"/>
              </w:rPr>
              <w:t>4</w:t>
            </w:r>
          </w:p>
        </w:tc>
      </w:tr>
      <w:tr w:rsidR="00620CF6" w14:paraId="4CB72AD9" w14:textId="77777777">
        <w:trPr>
          <w:trHeight w:val="797"/>
        </w:trPr>
        <w:tc>
          <w:tcPr>
            <w:tcW w:w="1864" w:type="dxa"/>
            <w:shd w:val="clear" w:color="auto" w:fill="F7F7F7"/>
          </w:tcPr>
          <w:p w14:paraId="745CED84" w14:textId="77777777" w:rsidR="00620CF6" w:rsidRDefault="00000000">
            <w:pPr>
              <w:pStyle w:val="TableParagraph"/>
              <w:rPr>
                <w:sz w:val="20"/>
              </w:rPr>
            </w:pPr>
            <w:r>
              <w:rPr>
                <w:spacing w:val="-2"/>
                <w:sz w:val="20"/>
              </w:rPr>
              <w:t>Households</w:t>
            </w:r>
          </w:p>
        </w:tc>
        <w:tc>
          <w:tcPr>
            <w:tcW w:w="1748" w:type="dxa"/>
            <w:shd w:val="clear" w:color="auto" w:fill="F7F7F7"/>
          </w:tcPr>
          <w:p w14:paraId="2C10CA61" w14:textId="77777777" w:rsidR="00620CF6" w:rsidRDefault="00000000">
            <w:pPr>
              <w:pStyle w:val="TableParagraph"/>
              <w:ind w:left="762"/>
              <w:rPr>
                <w:sz w:val="20"/>
              </w:rPr>
            </w:pPr>
            <w:proofErr w:type="spellStart"/>
            <w:r>
              <w:rPr>
                <w:spacing w:val="-2"/>
                <w:sz w:val="20"/>
              </w:rPr>
              <w:t>faeqfd</w:t>
            </w:r>
            <w:proofErr w:type="spellEnd"/>
          </w:p>
        </w:tc>
        <w:tc>
          <w:tcPr>
            <w:tcW w:w="3307" w:type="dxa"/>
            <w:shd w:val="clear" w:color="auto" w:fill="F7F7F7"/>
          </w:tcPr>
          <w:p w14:paraId="1B30B498" w14:textId="77777777" w:rsidR="00620CF6" w:rsidRDefault="00000000">
            <w:pPr>
              <w:pStyle w:val="TableParagraph"/>
              <w:ind w:left="387"/>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368CFE64" w14:textId="77777777" w:rsidR="00620CF6" w:rsidRDefault="00000000">
            <w:pPr>
              <w:pStyle w:val="TableParagraph"/>
              <w:spacing w:before="129"/>
              <w:ind w:left="387"/>
              <w:rPr>
                <w:sz w:val="20"/>
              </w:rPr>
            </w:pPr>
            <w:r>
              <w:rPr>
                <w:spacing w:val="-2"/>
                <w:sz w:val="20"/>
              </w:rPr>
              <w:t>Fund</w:t>
            </w:r>
            <w:r>
              <w:rPr>
                <w:spacing w:val="-4"/>
                <w:sz w:val="20"/>
              </w:rPr>
              <w:t xml:space="preserve"> </w:t>
            </w:r>
            <w:r>
              <w:rPr>
                <w:spacing w:val="-2"/>
                <w:sz w:val="20"/>
              </w:rPr>
              <w:t>Shares</w:t>
            </w:r>
          </w:p>
        </w:tc>
        <w:tc>
          <w:tcPr>
            <w:tcW w:w="2478" w:type="dxa"/>
            <w:shd w:val="clear" w:color="auto" w:fill="F7F7F7"/>
          </w:tcPr>
          <w:p w14:paraId="5A080DA1" w14:textId="77777777" w:rsidR="00620CF6" w:rsidRDefault="00000000">
            <w:pPr>
              <w:pStyle w:val="TableParagraph"/>
              <w:ind w:left="154"/>
              <w:rPr>
                <w:sz w:val="20"/>
              </w:rPr>
            </w:pPr>
            <w:r>
              <w:rPr>
                <w:spacing w:val="-2"/>
                <w:sz w:val="20"/>
              </w:rPr>
              <w:t>(</w:t>
            </w:r>
            <w:proofErr w:type="spellStart"/>
            <w:r>
              <w:rPr>
                <w:spacing w:val="-2"/>
                <w:sz w:val="20"/>
              </w:rPr>
              <w:t>hwequ</w:t>
            </w:r>
            <w:proofErr w:type="spellEnd"/>
            <w:r>
              <w:rPr>
                <w:spacing w:val="-2"/>
                <w:sz w:val="20"/>
              </w:rPr>
              <w:t>)</w:t>
            </w:r>
          </w:p>
        </w:tc>
        <w:tc>
          <w:tcPr>
            <w:tcW w:w="1760" w:type="dxa"/>
            <w:shd w:val="clear" w:color="auto" w:fill="F7F7F7"/>
          </w:tcPr>
          <w:p w14:paraId="01FFC863" w14:textId="77777777" w:rsidR="00620CF6" w:rsidRDefault="00000000">
            <w:pPr>
              <w:pStyle w:val="TableParagraph"/>
              <w:ind w:left="749"/>
              <w:rPr>
                <w:sz w:val="20"/>
              </w:rPr>
            </w:pPr>
            <w:r>
              <w:rPr>
                <w:spacing w:val="-5"/>
                <w:sz w:val="20"/>
              </w:rPr>
              <w:t>12</w:t>
            </w:r>
          </w:p>
        </w:tc>
      </w:tr>
      <w:tr w:rsidR="00620CF6" w14:paraId="630FB155" w14:textId="77777777">
        <w:trPr>
          <w:trHeight w:val="498"/>
        </w:trPr>
        <w:tc>
          <w:tcPr>
            <w:tcW w:w="1864" w:type="dxa"/>
          </w:tcPr>
          <w:p w14:paraId="29F3991B" w14:textId="77777777" w:rsidR="00620CF6" w:rsidRDefault="00000000">
            <w:pPr>
              <w:pStyle w:val="TableParagraph"/>
              <w:spacing w:before="168"/>
              <w:rPr>
                <w:sz w:val="20"/>
              </w:rPr>
            </w:pPr>
            <w:r>
              <w:rPr>
                <w:spacing w:val="-2"/>
                <w:sz w:val="20"/>
              </w:rPr>
              <w:t>Households</w:t>
            </w:r>
          </w:p>
        </w:tc>
        <w:tc>
          <w:tcPr>
            <w:tcW w:w="1748" w:type="dxa"/>
          </w:tcPr>
          <w:p w14:paraId="01457C3A" w14:textId="77777777" w:rsidR="00620CF6" w:rsidRDefault="00000000">
            <w:pPr>
              <w:pStyle w:val="TableParagraph"/>
              <w:spacing w:before="168"/>
              <w:ind w:left="762"/>
              <w:rPr>
                <w:sz w:val="20"/>
              </w:rPr>
            </w:pPr>
            <w:proofErr w:type="spellStart"/>
            <w:r>
              <w:rPr>
                <w:spacing w:val="-2"/>
                <w:sz w:val="20"/>
              </w:rPr>
              <w:t>falipe</w:t>
            </w:r>
            <w:proofErr w:type="spellEnd"/>
          </w:p>
        </w:tc>
        <w:tc>
          <w:tcPr>
            <w:tcW w:w="3307" w:type="dxa"/>
          </w:tcPr>
          <w:p w14:paraId="61BB6142" w14:textId="77777777" w:rsidR="00620CF6" w:rsidRDefault="00000000">
            <w:pPr>
              <w:pStyle w:val="TableParagraph"/>
              <w:spacing w:before="168"/>
              <w:ind w:left="387"/>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2478" w:type="dxa"/>
          </w:tcPr>
          <w:p w14:paraId="6C8F16EA" w14:textId="77777777" w:rsidR="00620CF6" w:rsidRDefault="00000000">
            <w:pPr>
              <w:pStyle w:val="TableParagraph"/>
              <w:spacing w:before="168"/>
              <w:ind w:left="154"/>
              <w:rPr>
                <w:sz w:val="20"/>
              </w:rPr>
            </w:pPr>
            <w:r>
              <w:rPr>
                <w:spacing w:val="-2"/>
                <w:sz w:val="20"/>
              </w:rPr>
              <w:t>(</w:t>
            </w:r>
            <w:proofErr w:type="spellStart"/>
            <w:r>
              <w:rPr>
                <w:spacing w:val="-2"/>
                <w:sz w:val="20"/>
              </w:rPr>
              <w:t>hwpen</w:t>
            </w:r>
            <w:proofErr w:type="spellEnd"/>
            <w:r>
              <w:rPr>
                <w:spacing w:val="-2"/>
                <w:sz w:val="20"/>
              </w:rPr>
              <w:t>)</w:t>
            </w:r>
          </w:p>
        </w:tc>
        <w:tc>
          <w:tcPr>
            <w:tcW w:w="1760" w:type="dxa"/>
          </w:tcPr>
          <w:p w14:paraId="486EF090" w14:textId="77777777" w:rsidR="00620CF6" w:rsidRDefault="00000000">
            <w:pPr>
              <w:pStyle w:val="TableParagraph"/>
              <w:spacing w:before="168"/>
              <w:ind w:left="749"/>
              <w:rPr>
                <w:sz w:val="20"/>
              </w:rPr>
            </w:pPr>
            <w:r>
              <w:rPr>
                <w:spacing w:val="-5"/>
                <w:sz w:val="20"/>
              </w:rPr>
              <w:t>16</w:t>
            </w:r>
          </w:p>
        </w:tc>
      </w:tr>
      <w:tr w:rsidR="00620CF6" w14:paraId="34D3F34A" w14:textId="77777777">
        <w:trPr>
          <w:trHeight w:val="797"/>
        </w:trPr>
        <w:tc>
          <w:tcPr>
            <w:tcW w:w="1864" w:type="dxa"/>
            <w:shd w:val="clear" w:color="auto" w:fill="F7F7F7"/>
          </w:tcPr>
          <w:p w14:paraId="6C12EEBB" w14:textId="77777777" w:rsidR="00620CF6" w:rsidRDefault="00000000">
            <w:pPr>
              <w:pStyle w:val="TableParagraph"/>
              <w:rPr>
                <w:sz w:val="20"/>
              </w:rPr>
            </w:pPr>
            <w:r>
              <w:rPr>
                <w:spacing w:val="-2"/>
                <w:sz w:val="20"/>
              </w:rPr>
              <w:t>Households</w:t>
            </w:r>
          </w:p>
        </w:tc>
        <w:tc>
          <w:tcPr>
            <w:tcW w:w="1748" w:type="dxa"/>
            <w:shd w:val="clear" w:color="auto" w:fill="F7F7F7"/>
          </w:tcPr>
          <w:p w14:paraId="2D5D6882" w14:textId="77777777" w:rsidR="00620CF6" w:rsidRDefault="00000000">
            <w:pPr>
              <w:pStyle w:val="TableParagraph"/>
              <w:ind w:left="762"/>
              <w:rPr>
                <w:sz w:val="20"/>
              </w:rPr>
            </w:pPr>
            <w:proofErr w:type="spellStart"/>
            <w:r>
              <w:rPr>
                <w:spacing w:val="-2"/>
                <w:sz w:val="20"/>
              </w:rPr>
              <w:t>nfabus</w:t>
            </w:r>
            <w:proofErr w:type="spellEnd"/>
          </w:p>
        </w:tc>
        <w:tc>
          <w:tcPr>
            <w:tcW w:w="3307" w:type="dxa"/>
            <w:shd w:val="clear" w:color="auto" w:fill="F7F7F7"/>
          </w:tcPr>
          <w:p w14:paraId="737EFE58" w14:textId="77777777" w:rsidR="00620CF6" w:rsidRDefault="00000000">
            <w:pPr>
              <w:pStyle w:val="TableParagraph"/>
              <w:ind w:left="387"/>
              <w:rPr>
                <w:sz w:val="20"/>
              </w:rPr>
            </w:pPr>
            <w:r>
              <w:rPr>
                <w:sz w:val="20"/>
              </w:rPr>
              <w:t>Fixed</w:t>
            </w:r>
            <w:r>
              <w:rPr>
                <w:spacing w:val="6"/>
                <w:sz w:val="20"/>
              </w:rPr>
              <w:t xml:space="preserve"> </w:t>
            </w:r>
            <w:r>
              <w:rPr>
                <w:sz w:val="20"/>
              </w:rPr>
              <w:t>Capital</w:t>
            </w:r>
            <w:r>
              <w:rPr>
                <w:spacing w:val="7"/>
                <w:sz w:val="20"/>
              </w:rPr>
              <w:t xml:space="preserve"> </w:t>
            </w:r>
            <w:r>
              <w:rPr>
                <w:sz w:val="20"/>
              </w:rPr>
              <w:t>of</w:t>
            </w:r>
            <w:r>
              <w:rPr>
                <w:spacing w:val="7"/>
                <w:sz w:val="20"/>
              </w:rPr>
              <w:t xml:space="preserve"> </w:t>
            </w:r>
            <w:r>
              <w:rPr>
                <w:spacing w:val="-2"/>
                <w:sz w:val="20"/>
              </w:rPr>
              <w:t>Personal</w:t>
            </w:r>
          </w:p>
          <w:p w14:paraId="69F05BDE" w14:textId="77777777" w:rsidR="00620CF6" w:rsidRDefault="00000000">
            <w:pPr>
              <w:pStyle w:val="TableParagraph"/>
              <w:spacing w:before="129"/>
              <w:ind w:left="387"/>
              <w:rPr>
                <w:sz w:val="20"/>
              </w:rPr>
            </w:pPr>
            <w:r>
              <w:rPr>
                <w:spacing w:val="-2"/>
                <w:sz w:val="20"/>
              </w:rPr>
              <w:t>Businesses</w:t>
            </w:r>
          </w:p>
        </w:tc>
        <w:tc>
          <w:tcPr>
            <w:tcW w:w="2478" w:type="dxa"/>
            <w:shd w:val="clear" w:color="auto" w:fill="F7F7F7"/>
          </w:tcPr>
          <w:p w14:paraId="4501550D" w14:textId="77777777" w:rsidR="00620CF6" w:rsidRDefault="00000000">
            <w:pPr>
              <w:pStyle w:val="TableParagraph"/>
              <w:ind w:left="154"/>
              <w:rPr>
                <w:sz w:val="20"/>
              </w:rPr>
            </w:pPr>
            <w:r>
              <w:rPr>
                <w:spacing w:val="-2"/>
                <w:sz w:val="20"/>
              </w:rPr>
              <w:t>(</w:t>
            </w:r>
            <w:proofErr w:type="spellStart"/>
            <w:r>
              <w:rPr>
                <w:spacing w:val="-2"/>
                <w:sz w:val="20"/>
              </w:rPr>
              <w:t>hwbus</w:t>
            </w:r>
            <w:proofErr w:type="spellEnd"/>
            <w:r>
              <w:rPr>
                <w:spacing w:val="-2"/>
                <w:sz w:val="20"/>
              </w:rPr>
              <w:t>)</w:t>
            </w:r>
          </w:p>
        </w:tc>
        <w:tc>
          <w:tcPr>
            <w:tcW w:w="1760" w:type="dxa"/>
            <w:shd w:val="clear" w:color="auto" w:fill="F7F7F7"/>
          </w:tcPr>
          <w:p w14:paraId="5F28A1CC" w14:textId="77777777" w:rsidR="00620CF6" w:rsidRDefault="00000000">
            <w:pPr>
              <w:pStyle w:val="TableParagraph"/>
              <w:ind w:left="749"/>
              <w:rPr>
                <w:sz w:val="20"/>
              </w:rPr>
            </w:pPr>
            <w:r>
              <w:rPr>
                <w:spacing w:val="-5"/>
                <w:sz w:val="20"/>
              </w:rPr>
              <w:t>13</w:t>
            </w:r>
          </w:p>
        </w:tc>
      </w:tr>
      <w:tr w:rsidR="00620CF6" w14:paraId="0538CD4C" w14:textId="77777777">
        <w:trPr>
          <w:trHeight w:val="398"/>
        </w:trPr>
        <w:tc>
          <w:tcPr>
            <w:tcW w:w="1864" w:type="dxa"/>
          </w:tcPr>
          <w:p w14:paraId="4229321A" w14:textId="77777777" w:rsidR="00620CF6" w:rsidRDefault="00000000">
            <w:pPr>
              <w:pStyle w:val="TableParagraph"/>
              <w:rPr>
                <w:sz w:val="20"/>
              </w:rPr>
            </w:pPr>
            <w:r>
              <w:rPr>
                <w:spacing w:val="-2"/>
                <w:sz w:val="20"/>
              </w:rPr>
              <w:t>Households</w:t>
            </w:r>
          </w:p>
        </w:tc>
        <w:tc>
          <w:tcPr>
            <w:tcW w:w="1748" w:type="dxa"/>
          </w:tcPr>
          <w:p w14:paraId="4173EF94" w14:textId="77777777" w:rsidR="00620CF6" w:rsidRDefault="00000000">
            <w:pPr>
              <w:pStyle w:val="TableParagraph"/>
              <w:ind w:left="762"/>
              <w:rPr>
                <w:sz w:val="20"/>
              </w:rPr>
            </w:pPr>
            <w:proofErr w:type="spellStart"/>
            <w:r>
              <w:rPr>
                <w:spacing w:val="-2"/>
                <w:sz w:val="20"/>
              </w:rPr>
              <w:t>nfahou</w:t>
            </w:r>
            <w:proofErr w:type="spellEnd"/>
          </w:p>
        </w:tc>
        <w:tc>
          <w:tcPr>
            <w:tcW w:w="3307" w:type="dxa"/>
          </w:tcPr>
          <w:p w14:paraId="17BADC55" w14:textId="77777777" w:rsidR="00620CF6" w:rsidRDefault="00000000">
            <w:pPr>
              <w:pStyle w:val="TableParagraph"/>
              <w:ind w:left="387"/>
              <w:rPr>
                <w:sz w:val="20"/>
              </w:rPr>
            </w:pPr>
            <w:r>
              <w:rPr>
                <w:spacing w:val="-4"/>
                <w:sz w:val="20"/>
              </w:rPr>
              <w:t>Housing &amp;</w:t>
            </w:r>
            <w:r>
              <w:rPr>
                <w:spacing w:val="-3"/>
                <w:sz w:val="20"/>
              </w:rPr>
              <w:t xml:space="preserve"> </w:t>
            </w:r>
            <w:r>
              <w:rPr>
                <w:spacing w:val="-4"/>
                <w:sz w:val="20"/>
              </w:rPr>
              <w:t>Land</w:t>
            </w:r>
          </w:p>
        </w:tc>
        <w:tc>
          <w:tcPr>
            <w:tcW w:w="2478" w:type="dxa"/>
          </w:tcPr>
          <w:p w14:paraId="76A35B01" w14:textId="77777777" w:rsidR="00620CF6" w:rsidRDefault="00000000">
            <w:pPr>
              <w:pStyle w:val="TableParagraph"/>
              <w:ind w:left="154"/>
              <w:rPr>
                <w:sz w:val="20"/>
              </w:rPr>
            </w:pPr>
            <w:r>
              <w:rPr>
                <w:spacing w:val="-2"/>
                <w:sz w:val="20"/>
              </w:rPr>
              <w:t>(</w:t>
            </w:r>
            <w:proofErr w:type="spellStart"/>
            <w:r>
              <w:rPr>
                <w:spacing w:val="-2"/>
                <w:sz w:val="20"/>
              </w:rPr>
              <w:t>hwhou</w:t>
            </w:r>
            <w:proofErr w:type="spellEnd"/>
            <w:r>
              <w:rPr>
                <w:spacing w:val="-2"/>
                <w:sz w:val="20"/>
              </w:rPr>
              <w:t>)</w:t>
            </w:r>
          </w:p>
        </w:tc>
        <w:tc>
          <w:tcPr>
            <w:tcW w:w="1760" w:type="dxa"/>
          </w:tcPr>
          <w:p w14:paraId="73E7230E" w14:textId="77777777" w:rsidR="00620CF6" w:rsidRDefault="00000000">
            <w:pPr>
              <w:pStyle w:val="TableParagraph"/>
              <w:ind w:left="749"/>
              <w:rPr>
                <w:sz w:val="20"/>
              </w:rPr>
            </w:pPr>
            <w:r>
              <w:rPr>
                <w:spacing w:val="-5"/>
                <w:sz w:val="20"/>
              </w:rPr>
              <w:t>14</w:t>
            </w:r>
          </w:p>
        </w:tc>
      </w:tr>
      <w:tr w:rsidR="00620CF6" w14:paraId="0814C680" w14:textId="77777777">
        <w:trPr>
          <w:trHeight w:val="398"/>
        </w:trPr>
        <w:tc>
          <w:tcPr>
            <w:tcW w:w="1864" w:type="dxa"/>
            <w:shd w:val="clear" w:color="auto" w:fill="F7F7F7"/>
          </w:tcPr>
          <w:p w14:paraId="6F287DCD" w14:textId="77777777" w:rsidR="00620CF6" w:rsidRDefault="00000000">
            <w:pPr>
              <w:pStyle w:val="TableParagraph"/>
              <w:rPr>
                <w:sz w:val="20"/>
              </w:rPr>
            </w:pPr>
            <w:r>
              <w:rPr>
                <w:spacing w:val="-2"/>
                <w:sz w:val="20"/>
              </w:rPr>
              <w:t>NPISH</w:t>
            </w:r>
          </w:p>
        </w:tc>
        <w:tc>
          <w:tcPr>
            <w:tcW w:w="1748" w:type="dxa"/>
            <w:shd w:val="clear" w:color="auto" w:fill="F7F7F7"/>
          </w:tcPr>
          <w:p w14:paraId="7F6F0D37" w14:textId="77777777" w:rsidR="00620CF6" w:rsidRDefault="00000000">
            <w:pPr>
              <w:pStyle w:val="TableParagraph"/>
              <w:ind w:left="762"/>
              <w:rPr>
                <w:sz w:val="20"/>
              </w:rPr>
            </w:pPr>
            <w:proofErr w:type="spellStart"/>
            <w:r>
              <w:rPr>
                <w:spacing w:val="-2"/>
                <w:sz w:val="20"/>
              </w:rPr>
              <w:t>netwea</w:t>
            </w:r>
            <w:proofErr w:type="spellEnd"/>
          </w:p>
        </w:tc>
        <w:tc>
          <w:tcPr>
            <w:tcW w:w="3307" w:type="dxa"/>
            <w:shd w:val="clear" w:color="auto" w:fill="F7F7F7"/>
          </w:tcPr>
          <w:p w14:paraId="625AFEF9" w14:textId="77777777" w:rsidR="00620CF6" w:rsidRDefault="00000000">
            <w:pPr>
              <w:pStyle w:val="TableParagraph"/>
              <w:ind w:left="387"/>
              <w:rPr>
                <w:sz w:val="20"/>
              </w:rPr>
            </w:pPr>
            <w:r>
              <w:rPr>
                <w:sz w:val="20"/>
              </w:rPr>
              <w:t>Net</w:t>
            </w:r>
            <w:r>
              <w:rPr>
                <w:spacing w:val="2"/>
                <w:sz w:val="20"/>
              </w:rPr>
              <w:t xml:space="preserve"> </w:t>
            </w:r>
            <w:r>
              <w:rPr>
                <w:spacing w:val="-2"/>
                <w:sz w:val="20"/>
              </w:rPr>
              <w:t>Wealth</w:t>
            </w:r>
          </w:p>
        </w:tc>
        <w:tc>
          <w:tcPr>
            <w:tcW w:w="2478" w:type="dxa"/>
            <w:shd w:val="clear" w:color="auto" w:fill="F7F7F7"/>
          </w:tcPr>
          <w:p w14:paraId="57F48A5F" w14:textId="77777777" w:rsidR="00620CF6" w:rsidRDefault="00000000">
            <w:pPr>
              <w:pStyle w:val="TableParagraph"/>
              <w:ind w:left="154"/>
              <w:rPr>
                <w:sz w:val="20"/>
              </w:rPr>
            </w:pPr>
            <w:r>
              <w:rPr>
                <w:spacing w:val="-2"/>
                <w:sz w:val="20"/>
              </w:rPr>
              <w:t>(</w:t>
            </w:r>
            <w:proofErr w:type="spellStart"/>
            <w:r>
              <w:rPr>
                <w:spacing w:val="-2"/>
                <w:sz w:val="20"/>
              </w:rPr>
              <w:t>iweal</w:t>
            </w:r>
            <w:proofErr w:type="spellEnd"/>
            <w:r>
              <w:rPr>
                <w:spacing w:val="-2"/>
                <w:sz w:val="20"/>
              </w:rPr>
              <w:t>)</w:t>
            </w:r>
          </w:p>
        </w:tc>
        <w:tc>
          <w:tcPr>
            <w:tcW w:w="1760" w:type="dxa"/>
            <w:shd w:val="clear" w:color="auto" w:fill="F7F7F7"/>
          </w:tcPr>
          <w:p w14:paraId="5B6D3846" w14:textId="77777777" w:rsidR="00620CF6" w:rsidRDefault="00000000">
            <w:pPr>
              <w:pStyle w:val="TableParagraph"/>
              <w:ind w:left="749"/>
              <w:rPr>
                <w:sz w:val="20"/>
              </w:rPr>
            </w:pPr>
            <w:r>
              <w:rPr>
                <w:spacing w:val="-5"/>
                <w:sz w:val="20"/>
              </w:rPr>
              <w:t>12</w:t>
            </w:r>
          </w:p>
        </w:tc>
      </w:tr>
      <w:tr w:rsidR="00620CF6" w14:paraId="5A39E5DD" w14:textId="77777777">
        <w:trPr>
          <w:trHeight w:val="896"/>
        </w:trPr>
        <w:tc>
          <w:tcPr>
            <w:tcW w:w="1864" w:type="dxa"/>
          </w:tcPr>
          <w:p w14:paraId="200FD3A6" w14:textId="77777777" w:rsidR="00620CF6" w:rsidRDefault="00000000">
            <w:pPr>
              <w:pStyle w:val="TableParagraph"/>
              <w:rPr>
                <w:sz w:val="20"/>
              </w:rPr>
            </w:pPr>
            <w:r>
              <w:rPr>
                <w:spacing w:val="-2"/>
                <w:sz w:val="20"/>
              </w:rPr>
              <w:t>NPISH</w:t>
            </w:r>
          </w:p>
        </w:tc>
        <w:tc>
          <w:tcPr>
            <w:tcW w:w="1748" w:type="dxa"/>
          </w:tcPr>
          <w:p w14:paraId="1A375528" w14:textId="77777777" w:rsidR="00620CF6" w:rsidRDefault="00000000">
            <w:pPr>
              <w:pStyle w:val="TableParagraph"/>
              <w:ind w:left="762"/>
              <w:rPr>
                <w:sz w:val="20"/>
              </w:rPr>
            </w:pPr>
            <w:proofErr w:type="spellStart"/>
            <w:r>
              <w:rPr>
                <w:spacing w:val="-2"/>
                <w:sz w:val="20"/>
              </w:rPr>
              <w:t>nnhass</w:t>
            </w:r>
            <w:proofErr w:type="spellEnd"/>
          </w:p>
        </w:tc>
        <w:tc>
          <w:tcPr>
            <w:tcW w:w="3307" w:type="dxa"/>
          </w:tcPr>
          <w:p w14:paraId="57CAAECE" w14:textId="77777777" w:rsidR="00620CF6" w:rsidRDefault="00000000">
            <w:pPr>
              <w:pStyle w:val="TableParagraph"/>
              <w:spacing w:line="355" w:lineRule="auto"/>
              <w:ind w:left="387" w:right="135"/>
              <w:rPr>
                <w:sz w:val="20"/>
              </w:rPr>
            </w:pPr>
            <w:r>
              <w:rPr>
                <w:sz w:val="20"/>
              </w:rPr>
              <w:t xml:space="preserve">Financial Assets &amp; Fixed </w:t>
            </w:r>
            <w:r>
              <w:rPr>
                <w:spacing w:val="-2"/>
                <w:sz w:val="20"/>
              </w:rPr>
              <w:t>Capital</w:t>
            </w:r>
            <w:r>
              <w:rPr>
                <w:spacing w:val="-5"/>
                <w:sz w:val="20"/>
              </w:rPr>
              <w:t xml:space="preserve"> </w:t>
            </w:r>
            <w:r>
              <w:rPr>
                <w:spacing w:val="-2"/>
                <w:sz w:val="20"/>
              </w:rPr>
              <w:t>of</w:t>
            </w:r>
            <w:r>
              <w:rPr>
                <w:spacing w:val="-5"/>
                <w:sz w:val="20"/>
              </w:rPr>
              <w:t xml:space="preserve"> </w:t>
            </w:r>
            <w:r>
              <w:rPr>
                <w:spacing w:val="-2"/>
                <w:sz w:val="20"/>
              </w:rPr>
              <w:t>Personal</w:t>
            </w:r>
            <w:r>
              <w:rPr>
                <w:spacing w:val="-5"/>
                <w:sz w:val="20"/>
              </w:rPr>
              <w:t xml:space="preserve"> </w:t>
            </w:r>
            <w:r>
              <w:rPr>
                <w:spacing w:val="-2"/>
                <w:sz w:val="20"/>
              </w:rPr>
              <w:t>Businesses</w:t>
            </w:r>
          </w:p>
        </w:tc>
        <w:tc>
          <w:tcPr>
            <w:tcW w:w="2478" w:type="dxa"/>
          </w:tcPr>
          <w:p w14:paraId="15A0F56C" w14:textId="77777777" w:rsidR="00620CF6" w:rsidRDefault="00000000">
            <w:pPr>
              <w:pStyle w:val="TableParagraph"/>
              <w:ind w:left="154"/>
              <w:rPr>
                <w:sz w:val="20"/>
              </w:rPr>
            </w:pPr>
            <w:r>
              <w:rPr>
                <w:w w:val="110"/>
                <w:sz w:val="20"/>
              </w:rPr>
              <w:t>(</w:t>
            </w:r>
            <w:proofErr w:type="spellStart"/>
            <w:r>
              <w:rPr>
                <w:w w:val="110"/>
                <w:sz w:val="20"/>
              </w:rPr>
              <w:t>iwbus</w:t>
            </w:r>
            <w:proofErr w:type="spellEnd"/>
            <w:r>
              <w:rPr>
                <w:w w:val="110"/>
                <w:sz w:val="20"/>
              </w:rPr>
              <w:t>)</w:t>
            </w:r>
            <w:r>
              <w:rPr>
                <w:spacing w:val="-11"/>
                <w:w w:val="110"/>
                <w:sz w:val="20"/>
              </w:rPr>
              <w:t xml:space="preserve"> </w:t>
            </w:r>
            <w:r>
              <w:rPr>
                <w:w w:val="110"/>
                <w:sz w:val="20"/>
              </w:rPr>
              <w:t>+</w:t>
            </w:r>
            <w:r>
              <w:rPr>
                <w:spacing w:val="-10"/>
                <w:w w:val="110"/>
                <w:sz w:val="20"/>
              </w:rPr>
              <w:t xml:space="preserve"> </w:t>
            </w:r>
            <w:r>
              <w:rPr>
                <w:spacing w:val="-2"/>
                <w:w w:val="110"/>
                <w:sz w:val="20"/>
              </w:rPr>
              <w:t>(</w:t>
            </w:r>
            <w:proofErr w:type="spellStart"/>
            <w:r>
              <w:rPr>
                <w:spacing w:val="-2"/>
                <w:w w:val="110"/>
                <w:sz w:val="20"/>
              </w:rPr>
              <w:t>iwfin</w:t>
            </w:r>
            <w:proofErr w:type="spellEnd"/>
            <w:r>
              <w:rPr>
                <w:spacing w:val="-2"/>
                <w:w w:val="110"/>
                <w:sz w:val="20"/>
              </w:rPr>
              <w:t>)</w:t>
            </w:r>
          </w:p>
        </w:tc>
        <w:tc>
          <w:tcPr>
            <w:tcW w:w="1760" w:type="dxa"/>
          </w:tcPr>
          <w:p w14:paraId="5AF3E8E1" w14:textId="77777777" w:rsidR="00620CF6" w:rsidRDefault="00000000">
            <w:pPr>
              <w:pStyle w:val="TableParagraph"/>
              <w:ind w:left="749"/>
              <w:rPr>
                <w:sz w:val="20"/>
              </w:rPr>
            </w:pPr>
            <w:r>
              <w:rPr>
                <w:spacing w:val="-5"/>
                <w:sz w:val="20"/>
              </w:rPr>
              <w:t>11</w:t>
            </w:r>
          </w:p>
        </w:tc>
      </w:tr>
      <w:tr w:rsidR="00620CF6" w14:paraId="52BCF13B" w14:textId="77777777">
        <w:trPr>
          <w:trHeight w:val="398"/>
        </w:trPr>
        <w:tc>
          <w:tcPr>
            <w:tcW w:w="1864" w:type="dxa"/>
            <w:shd w:val="clear" w:color="auto" w:fill="F7F7F7"/>
          </w:tcPr>
          <w:p w14:paraId="7A343F3A" w14:textId="77777777" w:rsidR="00620CF6" w:rsidRDefault="00000000">
            <w:pPr>
              <w:pStyle w:val="TableParagraph"/>
              <w:rPr>
                <w:sz w:val="20"/>
              </w:rPr>
            </w:pPr>
            <w:r>
              <w:rPr>
                <w:spacing w:val="-2"/>
                <w:sz w:val="20"/>
              </w:rPr>
              <w:t>NPISH</w:t>
            </w:r>
          </w:p>
        </w:tc>
        <w:tc>
          <w:tcPr>
            <w:tcW w:w="1748" w:type="dxa"/>
            <w:shd w:val="clear" w:color="auto" w:fill="F7F7F7"/>
          </w:tcPr>
          <w:p w14:paraId="416A7C25" w14:textId="77777777" w:rsidR="00620CF6" w:rsidRDefault="00000000">
            <w:pPr>
              <w:pStyle w:val="TableParagraph"/>
              <w:ind w:left="762"/>
              <w:rPr>
                <w:sz w:val="20"/>
              </w:rPr>
            </w:pPr>
            <w:proofErr w:type="spellStart"/>
            <w:r>
              <w:rPr>
                <w:spacing w:val="-2"/>
                <w:sz w:val="20"/>
              </w:rPr>
              <w:t>fliabi</w:t>
            </w:r>
            <w:proofErr w:type="spellEnd"/>
          </w:p>
        </w:tc>
        <w:tc>
          <w:tcPr>
            <w:tcW w:w="3307" w:type="dxa"/>
            <w:shd w:val="clear" w:color="auto" w:fill="F7F7F7"/>
          </w:tcPr>
          <w:p w14:paraId="2D297CD2" w14:textId="77777777" w:rsidR="00620CF6" w:rsidRDefault="00000000">
            <w:pPr>
              <w:pStyle w:val="TableParagraph"/>
              <w:ind w:left="387"/>
              <w:rPr>
                <w:sz w:val="20"/>
              </w:rPr>
            </w:pPr>
            <w:r>
              <w:rPr>
                <w:spacing w:val="-4"/>
                <w:sz w:val="20"/>
              </w:rPr>
              <w:t>Debt</w:t>
            </w:r>
          </w:p>
        </w:tc>
        <w:tc>
          <w:tcPr>
            <w:tcW w:w="2478" w:type="dxa"/>
            <w:shd w:val="clear" w:color="auto" w:fill="F7F7F7"/>
          </w:tcPr>
          <w:p w14:paraId="2BA654EA" w14:textId="77777777" w:rsidR="00620CF6" w:rsidRDefault="00000000">
            <w:pPr>
              <w:pStyle w:val="TableParagraph"/>
              <w:ind w:left="154"/>
              <w:rPr>
                <w:sz w:val="20"/>
              </w:rPr>
            </w:pPr>
            <w:r>
              <w:rPr>
                <w:spacing w:val="-2"/>
                <w:sz w:val="20"/>
              </w:rPr>
              <w:t>(</w:t>
            </w:r>
            <w:proofErr w:type="spellStart"/>
            <w:r>
              <w:rPr>
                <w:spacing w:val="-2"/>
                <w:sz w:val="20"/>
              </w:rPr>
              <w:t>iwdeb</w:t>
            </w:r>
            <w:proofErr w:type="spellEnd"/>
            <w:r>
              <w:rPr>
                <w:spacing w:val="-2"/>
                <w:sz w:val="20"/>
              </w:rPr>
              <w:t>)</w:t>
            </w:r>
          </w:p>
        </w:tc>
        <w:tc>
          <w:tcPr>
            <w:tcW w:w="1760" w:type="dxa"/>
            <w:shd w:val="clear" w:color="auto" w:fill="F7F7F7"/>
          </w:tcPr>
          <w:p w14:paraId="27145992" w14:textId="77777777" w:rsidR="00620CF6" w:rsidRDefault="00000000">
            <w:pPr>
              <w:pStyle w:val="TableParagraph"/>
              <w:ind w:left="749"/>
              <w:rPr>
                <w:sz w:val="20"/>
              </w:rPr>
            </w:pPr>
            <w:r>
              <w:rPr>
                <w:spacing w:val="-5"/>
                <w:sz w:val="20"/>
              </w:rPr>
              <w:t>13</w:t>
            </w:r>
          </w:p>
        </w:tc>
      </w:tr>
      <w:tr w:rsidR="00620CF6" w14:paraId="3334CFF0" w14:textId="77777777">
        <w:trPr>
          <w:trHeight w:val="398"/>
        </w:trPr>
        <w:tc>
          <w:tcPr>
            <w:tcW w:w="1864" w:type="dxa"/>
          </w:tcPr>
          <w:p w14:paraId="357F514E" w14:textId="77777777" w:rsidR="00620CF6" w:rsidRDefault="00000000">
            <w:pPr>
              <w:pStyle w:val="TableParagraph"/>
              <w:rPr>
                <w:sz w:val="20"/>
              </w:rPr>
            </w:pPr>
            <w:r>
              <w:rPr>
                <w:spacing w:val="-2"/>
                <w:sz w:val="20"/>
              </w:rPr>
              <w:t>NPISH</w:t>
            </w:r>
          </w:p>
        </w:tc>
        <w:tc>
          <w:tcPr>
            <w:tcW w:w="1748" w:type="dxa"/>
          </w:tcPr>
          <w:p w14:paraId="705EF440" w14:textId="77777777" w:rsidR="00620CF6" w:rsidRDefault="00000000">
            <w:pPr>
              <w:pStyle w:val="TableParagraph"/>
              <w:ind w:left="762"/>
              <w:rPr>
                <w:sz w:val="20"/>
              </w:rPr>
            </w:pPr>
            <w:proofErr w:type="spellStart"/>
            <w:r>
              <w:rPr>
                <w:spacing w:val="-2"/>
                <w:sz w:val="20"/>
              </w:rPr>
              <w:t>facdbl</w:t>
            </w:r>
            <w:proofErr w:type="spellEnd"/>
          </w:p>
        </w:tc>
        <w:tc>
          <w:tcPr>
            <w:tcW w:w="3307" w:type="dxa"/>
          </w:tcPr>
          <w:p w14:paraId="05CD3011" w14:textId="77777777" w:rsidR="00620CF6" w:rsidRDefault="00000000">
            <w:pPr>
              <w:pStyle w:val="TableParagraph"/>
              <w:ind w:left="387"/>
              <w:rPr>
                <w:sz w:val="20"/>
              </w:rPr>
            </w:pPr>
            <w:r>
              <w:rPr>
                <w:sz w:val="20"/>
              </w:rPr>
              <w:t>Cash,</w:t>
            </w:r>
            <w:r>
              <w:rPr>
                <w:spacing w:val="3"/>
                <w:sz w:val="20"/>
              </w:rPr>
              <w:t xml:space="preserve"> </w:t>
            </w:r>
            <w:r>
              <w:rPr>
                <w:sz w:val="20"/>
              </w:rPr>
              <w:t>Deposits,</w:t>
            </w:r>
            <w:r>
              <w:rPr>
                <w:spacing w:val="4"/>
                <w:sz w:val="20"/>
              </w:rPr>
              <w:t xml:space="preserve"> </w:t>
            </w:r>
            <w:r>
              <w:rPr>
                <w:sz w:val="20"/>
              </w:rPr>
              <w:t>Bonds</w:t>
            </w:r>
            <w:r>
              <w:rPr>
                <w:spacing w:val="3"/>
                <w:sz w:val="20"/>
              </w:rPr>
              <w:t xml:space="preserve"> </w:t>
            </w:r>
            <w:r>
              <w:rPr>
                <w:sz w:val="20"/>
              </w:rPr>
              <w:t>&amp;</w:t>
            </w:r>
            <w:r>
              <w:rPr>
                <w:spacing w:val="4"/>
                <w:sz w:val="20"/>
              </w:rPr>
              <w:t xml:space="preserve"> </w:t>
            </w:r>
            <w:r>
              <w:rPr>
                <w:spacing w:val="-2"/>
                <w:sz w:val="20"/>
              </w:rPr>
              <w:t>Loans</w:t>
            </w:r>
          </w:p>
        </w:tc>
        <w:tc>
          <w:tcPr>
            <w:tcW w:w="2478" w:type="dxa"/>
          </w:tcPr>
          <w:p w14:paraId="2BB9B68C" w14:textId="77777777" w:rsidR="00620CF6" w:rsidRDefault="00000000">
            <w:pPr>
              <w:pStyle w:val="TableParagraph"/>
              <w:ind w:left="153"/>
              <w:rPr>
                <w:sz w:val="20"/>
              </w:rPr>
            </w:pPr>
            <w:r>
              <w:rPr>
                <w:w w:val="105"/>
                <w:sz w:val="20"/>
              </w:rPr>
              <w:t>(</w:t>
            </w:r>
            <w:proofErr w:type="spellStart"/>
            <w:r>
              <w:rPr>
                <w:w w:val="105"/>
                <w:sz w:val="20"/>
              </w:rPr>
              <w:t>iwbol</w:t>
            </w:r>
            <w:proofErr w:type="spellEnd"/>
            <w:r>
              <w:rPr>
                <w:w w:val="105"/>
                <w:sz w:val="20"/>
              </w:rPr>
              <w:t>)</w:t>
            </w:r>
            <w:r>
              <w:rPr>
                <w:spacing w:val="-5"/>
                <w:w w:val="125"/>
                <w:sz w:val="20"/>
              </w:rPr>
              <w:t xml:space="preserve"> </w:t>
            </w:r>
            <w:r>
              <w:rPr>
                <w:w w:val="125"/>
                <w:sz w:val="20"/>
              </w:rPr>
              <w:t>+</w:t>
            </w:r>
            <w:r>
              <w:rPr>
                <w:spacing w:val="-4"/>
                <w:w w:val="125"/>
                <w:sz w:val="20"/>
              </w:rPr>
              <w:t xml:space="preserve"> </w:t>
            </w:r>
            <w:r>
              <w:rPr>
                <w:spacing w:val="-2"/>
                <w:w w:val="105"/>
                <w:sz w:val="20"/>
              </w:rPr>
              <w:t>(</w:t>
            </w:r>
            <w:proofErr w:type="spellStart"/>
            <w:r>
              <w:rPr>
                <w:spacing w:val="-2"/>
                <w:w w:val="105"/>
                <w:sz w:val="20"/>
              </w:rPr>
              <w:t>iwcud</w:t>
            </w:r>
            <w:proofErr w:type="spellEnd"/>
            <w:r>
              <w:rPr>
                <w:spacing w:val="-2"/>
                <w:w w:val="105"/>
                <w:sz w:val="20"/>
              </w:rPr>
              <w:t>)</w:t>
            </w:r>
          </w:p>
        </w:tc>
        <w:tc>
          <w:tcPr>
            <w:tcW w:w="1760" w:type="dxa"/>
          </w:tcPr>
          <w:p w14:paraId="0E9CDF72" w14:textId="77777777" w:rsidR="00620CF6" w:rsidRDefault="00000000">
            <w:pPr>
              <w:pStyle w:val="TableParagraph"/>
              <w:ind w:left="749"/>
              <w:rPr>
                <w:sz w:val="20"/>
              </w:rPr>
            </w:pPr>
            <w:r>
              <w:rPr>
                <w:w w:val="99"/>
                <w:sz w:val="20"/>
              </w:rPr>
              <w:t>9</w:t>
            </w:r>
          </w:p>
        </w:tc>
      </w:tr>
      <w:tr w:rsidR="00620CF6" w14:paraId="237EBCF5" w14:textId="77777777">
        <w:trPr>
          <w:trHeight w:val="797"/>
        </w:trPr>
        <w:tc>
          <w:tcPr>
            <w:tcW w:w="1864" w:type="dxa"/>
            <w:shd w:val="clear" w:color="auto" w:fill="F7F7F7"/>
          </w:tcPr>
          <w:p w14:paraId="0C19F485" w14:textId="77777777" w:rsidR="00620CF6" w:rsidRDefault="00000000">
            <w:pPr>
              <w:pStyle w:val="TableParagraph"/>
              <w:rPr>
                <w:sz w:val="20"/>
              </w:rPr>
            </w:pPr>
            <w:r>
              <w:rPr>
                <w:spacing w:val="-2"/>
                <w:sz w:val="20"/>
              </w:rPr>
              <w:t>NPISH</w:t>
            </w:r>
          </w:p>
        </w:tc>
        <w:tc>
          <w:tcPr>
            <w:tcW w:w="1748" w:type="dxa"/>
            <w:shd w:val="clear" w:color="auto" w:fill="F7F7F7"/>
          </w:tcPr>
          <w:p w14:paraId="5AC64CFC" w14:textId="77777777" w:rsidR="00620CF6" w:rsidRDefault="00000000">
            <w:pPr>
              <w:pStyle w:val="TableParagraph"/>
              <w:ind w:left="762"/>
              <w:rPr>
                <w:sz w:val="20"/>
              </w:rPr>
            </w:pPr>
            <w:proofErr w:type="spellStart"/>
            <w:r>
              <w:rPr>
                <w:spacing w:val="-2"/>
                <w:sz w:val="20"/>
              </w:rPr>
              <w:t>faeqfd</w:t>
            </w:r>
            <w:proofErr w:type="spellEnd"/>
          </w:p>
        </w:tc>
        <w:tc>
          <w:tcPr>
            <w:tcW w:w="3307" w:type="dxa"/>
            <w:shd w:val="clear" w:color="auto" w:fill="F7F7F7"/>
          </w:tcPr>
          <w:p w14:paraId="04844202" w14:textId="77777777" w:rsidR="00620CF6" w:rsidRDefault="00000000">
            <w:pPr>
              <w:pStyle w:val="TableParagraph"/>
              <w:ind w:left="387"/>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60E4EDC3" w14:textId="77777777" w:rsidR="00620CF6" w:rsidRDefault="00000000">
            <w:pPr>
              <w:pStyle w:val="TableParagraph"/>
              <w:spacing w:before="129"/>
              <w:ind w:left="387"/>
              <w:rPr>
                <w:sz w:val="20"/>
              </w:rPr>
            </w:pPr>
            <w:r>
              <w:rPr>
                <w:spacing w:val="-2"/>
                <w:sz w:val="20"/>
              </w:rPr>
              <w:t>Fund</w:t>
            </w:r>
            <w:r>
              <w:rPr>
                <w:spacing w:val="-4"/>
                <w:sz w:val="20"/>
              </w:rPr>
              <w:t xml:space="preserve"> </w:t>
            </w:r>
            <w:r>
              <w:rPr>
                <w:spacing w:val="-2"/>
                <w:sz w:val="20"/>
              </w:rPr>
              <w:t>Shares</w:t>
            </w:r>
          </w:p>
        </w:tc>
        <w:tc>
          <w:tcPr>
            <w:tcW w:w="2478" w:type="dxa"/>
            <w:shd w:val="clear" w:color="auto" w:fill="F7F7F7"/>
          </w:tcPr>
          <w:p w14:paraId="49824408" w14:textId="77777777" w:rsidR="00620CF6" w:rsidRDefault="00000000">
            <w:pPr>
              <w:pStyle w:val="TableParagraph"/>
              <w:ind w:left="154"/>
              <w:rPr>
                <w:sz w:val="20"/>
              </w:rPr>
            </w:pPr>
            <w:r>
              <w:rPr>
                <w:spacing w:val="-2"/>
                <w:sz w:val="20"/>
              </w:rPr>
              <w:t>(</w:t>
            </w:r>
            <w:proofErr w:type="spellStart"/>
            <w:r>
              <w:rPr>
                <w:spacing w:val="-2"/>
                <w:sz w:val="20"/>
              </w:rPr>
              <w:t>iweqi</w:t>
            </w:r>
            <w:proofErr w:type="spellEnd"/>
            <w:r>
              <w:rPr>
                <w:spacing w:val="-2"/>
                <w:sz w:val="20"/>
              </w:rPr>
              <w:t>)</w:t>
            </w:r>
          </w:p>
        </w:tc>
        <w:tc>
          <w:tcPr>
            <w:tcW w:w="1760" w:type="dxa"/>
            <w:shd w:val="clear" w:color="auto" w:fill="F7F7F7"/>
          </w:tcPr>
          <w:p w14:paraId="2578B9DB" w14:textId="77777777" w:rsidR="00620CF6" w:rsidRDefault="00000000">
            <w:pPr>
              <w:pStyle w:val="TableParagraph"/>
              <w:ind w:left="749"/>
              <w:rPr>
                <w:sz w:val="20"/>
              </w:rPr>
            </w:pPr>
            <w:r>
              <w:rPr>
                <w:w w:val="99"/>
                <w:sz w:val="20"/>
              </w:rPr>
              <w:t>5</w:t>
            </w:r>
          </w:p>
        </w:tc>
      </w:tr>
      <w:tr w:rsidR="00620CF6" w14:paraId="43A18F25" w14:textId="77777777">
        <w:trPr>
          <w:trHeight w:val="797"/>
        </w:trPr>
        <w:tc>
          <w:tcPr>
            <w:tcW w:w="1864" w:type="dxa"/>
          </w:tcPr>
          <w:p w14:paraId="5023D7E6" w14:textId="77777777" w:rsidR="00620CF6" w:rsidRDefault="00000000">
            <w:pPr>
              <w:pStyle w:val="TableParagraph"/>
              <w:rPr>
                <w:sz w:val="20"/>
              </w:rPr>
            </w:pPr>
            <w:r>
              <w:rPr>
                <w:spacing w:val="-2"/>
                <w:sz w:val="20"/>
              </w:rPr>
              <w:t>NPISH</w:t>
            </w:r>
          </w:p>
        </w:tc>
        <w:tc>
          <w:tcPr>
            <w:tcW w:w="1748" w:type="dxa"/>
          </w:tcPr>
          <w:p w14:paraId="0A1E64AE" w14:textId="77777777" w:rsidR="00620CF6" w:rsidRDefault="00000000">
            <w:pPr>
              <w:pStyle w:val="TableParagraph"/>
              <w:ind w:left="762"/>
              <w:rPr>
                <w:sz w:val="20"/>
              </w:rPr>
            </w:pPr>
            <w:proofErr w:type="spellStart"/>
            <w:r>
              <w:rPr>
                <w:spacing w:val="-2"/>
                <w:sz w:val="20"/>
              </w:rPr>
              <w:t>faeqfd</w:t>
            </w:r>
            <w:proofErr w:type="spellEnd"/>
          </w:p>
        </w:tc>
        <w:tc>
          <w:tcPr>
            <w:tcW w:w="3307" w:type="dxa"/>
          </w:tcPr>
          <w:p w14:paraId="4B091DAF" w14:textId="77777777" w:rsidR="00620CF6" w:rsidRDefault="00000000">
            <w:pPr>
              <w:pStyle w:val="TableParagraph"/>
              <w:ind w:left="387"/>
              <w:rPr>
                <w:sz w:val="20"/>
              </w:rPr>
            </w:pPr>
            <w:r>
              <w:rPr>
                <w:sz w:val="20"/>
              </w:rPr>
              <w:t>Stocks, Business</w:t>
            </w:r>
            <w:r>
              <w:rPr>
                <w:spacing w:val="1"/>
                <w:sz w:val="20"/>
              </w:rPr>
              <w:t xml:space="preserve"> </w:t>
            </w:r>
            <w:r>
              <w:rPr>
                <w:sz w:val="20"/>
              </w:rPr>
              <w:t>Equities</w:t>
            </w:r>
            <w:r>
              <w:rPr>
                <w:spacing w:val="1"/>
                <w:sz w:val="20"/>
              </w:rPr>
              <w:t xml:space="preserve"> </w:t>
            </w:r>
            <w:r>
              <w:rPr>
                <w:spacing w:val="-10"/>
                <w:sz w:val="20"/>
              </w:rPr>
              <w:t>&amp;</w:t>
            </w:r>
          </w:p>
          <w:p w14:paraId="37C49E70" w14:textId="77777777" w:rsidR="00620CF6" w:rsidRDefault="00000000">
            <w:pPr>
              <w:pStyle w:val="TableParagraph"/>
              <w:spacing w:before="129"/>
              <w:ind w:left="387"/>
              <w:rPr>
                <w:sz w:val="20"/>
              </w:rPr>
            </w:pPr>
            <w:r>
              <w:rPr>
                <w:spacing w:val="-2"/>
                <w:sz w:val="20"/>
              </w:rPr>
              <w:t>Fund</w:t>
            </w:r>
            <w:r>
              <w:rPr>
                <w:spacing w:val="-4"/>
                <w:sz w:val="20"/>
              </w:rPr>
              <w:t xml:space="preserve"> </w:t>
            </w:r>
            <w:r>
              <w:rPr>
                <w:spacing w:val="-2"/>
                <w:sz w:val="20"/>
              </w:rPr>
              <w:t>Shares</w:t>
            </w:r>
          </w:p>
        </w:tc>
        <w:tc>
          <w:tcPr>
            <w:tcW w:w="2478" w:type="dxa"/>
          </w:tcPr>
          <w:p w14:paraId="0CFEFCB1" w14:textId="77777777" w:rsidR="00620CF6" w:rsidRDefault="00000000">
            <w:pPr>
              <w:pStyle w:val="TableParagraph"/>
              <w:ind w:left="154"/>
              <w:rPr>
                <w:sz w:val="20"/>
              </w:rPr>
            </w:pPr>
            <w:r>
              <w:rPr>
                <w:spacing w:val="-2"/>
                <w:sz w:val="20"/>
              </w:rPr>
              <w:t>(</w:t>
            </w:r>
            <w:proofErr w:type="spellStart"/>
            <w:r>
              <w:rPr>
                <w:spacing w:val="-2"/>
                <w:sz w:val="20"/>
              </w:rPr>
              <w:t>iwequ</w:t>
            </w:r>
            <w:proofErr w:type="spellEnd"/>
            <w:r>
              <w:rPr>
                <w:spacing w:val="-2"/>
                <w:sz w:val="20"/>
              </w:rPr>
              <w:t>)</w:t>
            </w:r>
          </w:p>
        </w:tc>
        <w:tc>
          <w:tcPr>
            <w:tcW w:w="1760" w:type="dxa"/>
          </w:tcPr>
          <w:p w14:paraId="2D30C926" w14:textId="77777777" w:rsidR="00620CF6" w:rsidRDefault="00000000">
            <w:pPr>
              <w:pStyle w:val="TableParagraph"/>
              <w:ind w:left="749"/>
              <w:rPr>
                <w:sz w:val="20"/>
              </w:rPr>
            </w:pPr>
            <w:r>
              <w:rPr>
                <w:w w:val="99"/>
                <w:sz w:val="20"/>
              </w:rPr>
              <w:t>8</w:t>
            </w:r>
          </w:p>
        </w:tc>
      </w:tr>
      <w:tr w:rsidR="00620CF6" w14:paraId="103A3546" w14:textId="77777777">
        <w:trPr>
          <w:trHeight w:val="398"/>
        </w:trPr>
        <w:tc>
          <w:tcPr>
            <w:tcW w:w="1864" w:type="dxa"/>
            <w:shd w:val="clear" w:color="auto" w:fill="F7F7F7"/>
          </w:tcPr>
          <w:p w14:paraId="27FD5E34" w14:textId="77777777" w:rsidR="00620CF6" w:rsidRDefault="00000000">
            <w:pPr>
              <w:pStyle w:val="TableParagraph"/>
              <w:rPr>
                <w:sz w:val="20"/>
              </w:rPr>
            </w:pPr>
            <w:r>
              <w:rPr>
                <w:spacing w:val="-2"/>
                <w:sz w:val="20"/>
              </w:rPr>
              <w:t>NPISH</w:t>
            </w:r>
          </w:p>
        </w:tc>
        <w:tc>
          <w:tcPr>
            <w:tcW w:w="1748" w:type="dxa"/>
            <w:shd w:val="clear" w:color="auto" w:fill="F7F7F7"/>
          </w:tcPr>
          <w:p w14:paraId="3E13A99D" w14:textId="77777777" w:rsidR="00620CF6" w:rsidRDefault="00000000">
            <w:pPr>
              <w:pStyle w:val="TableParagraph"/>
              <w:ind w:left="762"/>
              <w:rPr>
                <w:sz w:val="20"/>
              </w:rPr>
            </w:pPr>
            <w:proofErr w:type="spellStart"/>
            <w:r>
              <w:rPr>
                <w:spacing w:val="-2"/>
                <w:sz w:val="20"/>
              </w:rPr>
              <w:t>falipe</w:t>
            </w:r>
            <w:proofErr w:type="spellEnd"/>
          </w:p>
        </w:tc>
        <w:tc>
          <w:tcPr>
            <w:tcW w:w="3307" w:type="dxa"/>
            <w:shd w:val="clear" w:color="auto" w:fill="F7F7F7"/>
          </w:tcPr>
          <w:p w14:paraId="135EB2C5" w14:textId="77777777" w:rsidR="00620CF6" w:rsidRDefault="00000000">
            <w:pPr>
              <w:pStyle w:val="TableParagraph"/>
              <w:ind w:left="387"/>
              <w:rPr>
                <w:sz w:val="20"/>
              </w:rPr>
            </w:pPr>
            <w:r>
              <w:rPr>
                <w:sz w:val="20"/>
              </w:rPr>
              <w:t>Pensions</w:t>
            </w:r>
            <w:r>
              <w:rPr>
                <w:spacing w:val="-2"/>
                <w:sz w:val="20"/>
              </w:rPr>
              <w:t xml:space="preserve"> </w:t>
            </w:r>
            <w:r>
              <w:rPr>
                <w:sz w:val="20"/>
              </w:rPr>
              <w:t>&amp;</w:t>
            </w:r>
            <w:r>
              <w:rPr>
                <w:spacing w:val="-2"/>
                <w:sz w:val="20"/>
              </w:rPr>
              <w:t xml:space="preserve"> </w:t>
            </w:r>
            <w:r>
              <w:rPr>
                <w:sz w:val="20"/>
              </w:rPr>
              <w:t>Life</w:t>
            </w:r>
            <w:r>
              <w:rPr>
                <w:spacing w:val="-2"/>
                <w:sz w:val="20"/>
              </w:rPr>
              <w:t xml:space="preserve"> Insurance</w:t>
            </w:r>
          </w:p>
        </w:tc>
        <w:tc>
          <w:tcPr>
            <w:tcW w:w="2478" w:type="dxa"/>
            <w:shd w:val="clear" w:color="auto" w:fill="F7F7F7"/>
          </w:tcPr>
          <w:p w14:paraId="32FCF507" w14:textId="77777777" w:rsidR="00620CF6" w:rsidRDefault="00000000">
            <w:pPr>
              <w:pStyle w:val="TableParagraph"/>
              <w:ind w:left="154"/>
              <w:rPr>
                <w:sz w:val="20"/>
              </w:rPr>
            </w:pPr>
            <w:r>
              <w:rPr>
                <w:spacing w:val="-2"/>
                <w:sz w:val="20"/>
              </w:rPr>
              <w:t>(</w:t>
            </w:r>
            <w:proofErr w:type="spellStart"/>
            <w:r>
              <w:rPr>
                <w:spacing w:val="-2"/>
                <w:sz w:val="20"/>
              </w:rPr>
              <w:t>iwpen</w:t>
            </w:r>
            <w:proofErr w:type="spellEnd"/>
            <w:r>
              <w:rPr>
                <w:spacing w:val="-2"/>
                <w:sz w:val="20"/>
              </w:rPr>
              <w:t>)</w:t>
            </w:r>
          </w:p>
        </w:tc>
        <w:tc>
          <w:tcPr>
            <w:tcW w:w="1760" w:type="dxa"/>
            <w:shd w:val="clear" w:color="auto" w:fill="F7F7F7"/>
          </w:tcPr>
          <w:p w14:paraId="2D50CFA2" w14:textId="77777777" w:rsidR="00620CF6" w:rsidRDefault="00000000">
            <w:pPr>
              <w:pStyle w:val="TableParagraph"/>
              <w:ind w:left="749"/>
              <w:rPr>
                <w:sz w:val="20"/>
              </w:rPr>
            </w:pPr>
            <w:r>
              <w:rPr>
                <w:w w:val="99"/>
                <w:sz w:val="20"/>
              </w:rPr>
              <w:t>9</w:t>
            </w:r>
          </w:p>
        </w:tc>
      </w:tr>
      <w:tr w:rsidR="00620CF6" w14:paraId="799145D1" w14:textId="77777777">
        <w:trPr>
          <w:trHeight w:val="896"/>
        </w:trPr>
        <w:tc>
          <w:tcPr>
            <w:tcW w:w="1864" w:type="dxa"/>
          </w:tcPr>
          <w:p w14:paraId="241A737B" w14:textId="77777777" w:rsidR="00620CF6" w:rsidRDefault="00000000">
            <w:pPr>
              <w:pStyle w:val="TableParagraph"/>
              <w:spacing w:before="168"/>
              <w:rPr>
                <w:sz w:val="20"/>
              </w:rPr>
            </w:pPr>
            <w:r>
              <w:rPr>
                <w:spacing w:val="-2"/>
                <w:sz w:val="20"/>
              </w:rPr>
              <w:t>NPISH</w:t>
            </w:r>
          </w:p>
        </w:tc>
        <w:tc>
          <w:tcPr>
            <w:tcW w:w="1748" w:type="dxa"/>
          </w:tcPr>
          <w:p w14:paraId="25CD003D" w14:textId="77777777" w:rsidR="00620CF6" w:rsidRDefault="00000000">
            <w:pPr>
              <w:pStyle w:val="TableParagraph"/>
              <w:spacing w:before="168"/>
              <w:ind w:left="762"/>
              <w:rPr>
                <w:sz w:val="20"/>
              </w:rPr>
            </w:pPr>
            <w:proofErr w:type="spellStart"/>
            <w:r>
              <w:rPr>
                <w:spacing w:val="-2"/>
                <w:sz w:val="20"/>
              </w:rPr>
              <w:t>nfabus</w:t>
            </w:r>
            <w:proofErr w:type="spellEnd"/>
          </w:p>
        </w:tc>
        <w:tc>
          <w:tcPr>
            <w:tcW w:w="3307" w:type="dxa"/>
          </w:tcPr>
          <w:p w14:paraId="448EF3BC" w14:textId="77777777" w:rsidR="00620CF6" w:rsidRDefault="00000000">
            <w:pPr>
              <w:pStyle w:val="TableParagraph"/>
              <w:spacing w:before="38" w:line="400" w:lineRule="atLeast"/>
              <w:ind w:left="387"/>
              <w:rPr>
                <w:sz w:val="20"/>
              </w:rPr>
            </w:pPr>
            <w:r>
              <w:rPr>
                <w:sz w:val="20"/>
              </w:rPr>
              <w:t>Fixed</w:t>
            </w:r>
            <w:r>
              <w:rPr>
                <w:spacing w:val="-8"/>
                <w:sz w:val="20"/>
              </w:rPr>
              <w:t xml:space="preserve"> </w:t>
            </w:r>
            <w:r>
              <w:rPr>
                <w:sz w:val="20"/>
              </w:rPr>
              <w:t>Capital</w:t>
            </w:r>
            <w:r>
              <w:rPr>
                <w:spacing w:val="-7"/>
                <w:sz w:val="20"/>
              </w:rPr>
              <w:t xml:space="preserve"> </w:t>
            </w:r>
            <w:r>
              <w:rPr>
                <w:sz w:val="20"/>
              </w:rPr>
              <w:t>of</w:t>
            </w:r>
            <w:r>
              <w:rPr>
                <w:spacing w:val="-7"/>
                <w:sz w:val="20"/>
              </w:rPr>
              <w:t xml:space="preserve"> </w:t>
            </w:r>
            <w:r>
              <w:rPr>
                <w:sz w:val="20"/>
              </w:rPr>
              <w:t xml:space="preserve">Personal </w:t>
            </w:r>
            <w:r>
              <w:rPr>
                <w:spacing w:val="-2"/>
                <w:sz w:val="20"/>
              </w:rPr>
              <w:t>Businesses</w:t>
            </w:r>
          </w:p>
        </w:tc>
        <w:tc>
          <w:tcPr>
            <w:tcW w:w="2478" w:type="dxa"/>
          </w:tcPr>
          <w:p w14:paraId="3B294964" w14:textId="77777777" w:rsidR="00620CF6" w:rsidRDefault="00000000">
            <w:pPr>
              <w:pStyle w:val="TableParagraph"/>
              <w:spacing w:before="168"/>
              <w:ind w:left="154"/>
              <w:rPr>
                <w:sz w:val="20"/>
              </w:rPr>
            </w:pPr>
            <w:r>
              <w:rPr>
                <w:spacing w:val="-2"/>
                <w:sz w:val="20"/>
              </w:rPr>
              <w:t>(</w:t>
            </w:r>
            <w:proofErr w:type="spellStart"/>
            <w:r>
              <w:rPr>
                <w:spacing w:val="-2"/>
                <w:sz w:val="20"/>
              </w:rPr>
              <w:t>iwbus</w:t>
            </w:r>
            <w:proofErr w:type="spellEnd"/>
            <w:r>
              <w:rPr>
                <w:spacing w:val="-2"/>
                <w:sz w:val="20"/>
              </w:rPr>
              <w:t>)</w:t>
            </w:r>
          </w:p>
        </w:tc>
        <w:tc>
          <w:tcPr>
            <w:tcW w:w="1760" w:type="dxa"/>
          </w:tcPr>
          <w:p w14:paraId="39F14FDB" w14:textId="77777777" w:rsidR="00620CF6" w:rsidRDefault="00000000">
            <w:pPr>
              <w:pStyle w:val="TableParagraph"/>
              <w:spacing w:before="168"/>
              <w:ind w:left="749"/>
              <w:rPr>
                <w:sz w:val="20"/>
              </w:rPr>
            </w:pPr>
            <w:r>
              <w:rPr>
                <w:spacing w:val="-5"/>
                <w:sz w:val="20"/>
              </w:rPr>
              <w:t>11</w:t>
            </w:r>
          </w:p>
        </w:tc>
      </w:tr>
      <w:tr w:rsidR="00620CF6" w14:paraId="55619C48" w14:textId="77777777">
        <w:trPr>
          <w:trHeight w:val="430"/>
        </w:trPr>
        <w:tc>
          <w:tcPr>
            <w:tcW w:w="1864" w:type="dxa"/>
            <w:tcBorders>
              <w:bottom w:val="single" w:sz="8" w:space="0" w:color="000000"/>
            </w:tcBorders>
            <w:shd w:val="clear" w:color="auto" w:fill="F7F7F7"/>
          </w:tcPr>
          <w:p w14:paraId="55306B25" w14:textId="77777777" w:rsidR="00620CF6" w:rsidRDefault="00000000">
            <w:pPr>
              <w:pStyle w:val="TableParagraph"/>
              <w:rPr>
                <w:sz w:val="20"/>
              </w:rPr>
            </w:pPr>
            <w:r>
              <w:rPr>
                <w:spacing w:val="-2"/>
                <w:sz w:val="20"/>
              </w:rPr>
              <w:t>NPISH</w:t>
            </w:r>
          </w:p>
        </w:tc>
        <w:tc>
          <w:tcPr>
            <w:tcW w:w="1748" w:type="dxa"/>
            <w:tcBorders>
              <w:bottom w:val="single" w:sz="8" w:space="0" w:color="000000"/>
            </w:tcBorders>
            <w:shd w:val="clear" w:color="auto" w:fill="F7F7F7"/>
          </w:tcPr>
          <w:p w14:paraId="3D8B4CF9" w14:textId="77777777" w:rsidR="00620CF6" w:rsidRDefault="00000000">
            <w:pPr>
              <w:pStyle w:val="TableParagraph"/>
              <w:ind w:left="762"/>
              <w:rPr>
                <w:sz w:val="20"/>
              </w:rPr>
            </w:pPr>
            <w:proofErr w:type="spellStart"/>
            <w:r>
              <w:rPr>
                <w:spacing w:val="-2"/>
                <w:sz w:val="20"/>
              </w:rPr>
              <w:t>nfahou</w:t>
            </w:r>
            <w:proofErr w:type="spellEnd"/>
          </w:p>
        </w:tc>
        <w:tc>
          <w:tcPr>
            <w:tcW w:w="3307" w:type="dxa"/>
            <w:tcBorders>
              <w:bottom w:val="single" w:sz="8" w:space="0" w:color="000000"/>
            </w:tcBorders>
            <w:shd w:val="clear" w:color="auto" w:fill="F7F7F7"/>
          </w:tcPr>
          <w:p w14:paraId="2414C0D4" w14:textId="77777777" w:rsidR="00620CF6" w:rsidRDefault="00000000">
            <w:pPr>
              <w:pStyle w:val="TableParagraph"/>
              <w:ind w:left="387"/>
              <w:rPr>
                <w:sz w:val="20"/>
              </w:rPr>
            </w:pPr>
            <w:r>
              <w:rPr>
                <w:spacing w:val="-4"/>
                <w:sz w:val="20"/>
              </w:rPr>
              <w:t>Housing &amp;</w:t>
            </w:r>
            <w:r>
              <w:rPr>
                <w:spacing w:val="-3"/>
                <w:sz w:val="20"/>
              </w:rPr>
              <w:t xml:space="preserve"> </w:t>
            </w:r>
            <w:r>
              <w:rPr>
                <w:spacing w:val="-4"/>
                <w:sz w:val="20"/>
              </w:rPr>
              <w:t>Land</w:t>
            </w:r>
          </w:p>
        </w:tc>
        <w:tc>
          <w:tcPr>
            <w:tcW w:w="2478" w:type="dxa"/>
            <w:tcBorders>
              <w:bottom w:val="single" w:sz="8" w:space="0" w:color="000000"/>
            </w:tcBorders>
            <w:shd w:val="clear" w:color="auto" w:fill="F7F7F7"/>
          </w:tcPr>
          <w:p w14:paraId="4B364CB9" w14:textId="77777777" w:rsidR="00620CF6" w:rsidRDefault="00000000">
            <w:pPr>
              <w:pStyle w:val="TableParagraph"/>
              <w:ind w:left="154"/>
              <w:rPr>
                <w:sz w:val="20"/>
              </w:rPr>
            </w:pPr>
            <w:r>
              <w:rPr>
                <w:spacing w:val="-2"/>
                <w:sz w:val="20"/>
              </w:rPr>
              <w:t>(</w:t>
            </w:r>
            <w:proofErr w:type="spellStart"/>
            <w:r>
              <w:rPr>
                <w:spacing w:val="-2"/>
                <w:sz w:val="20"/>
              </w:rPr>
              <w:t>iwhou</w:t>
            </w:r>
            <w:proofErr w:type="spellEnd"/>
            <w:r>
              <w:rPr>
                <w:spacing w:val="-2"/>
                <w:sz w:val="20"/>
              </w:rPr>
              <w:t>)</w:t>
            </w:r>
          </w:p>
        </w:tc>
        <w:tc>
          <w:tcPr>
            <w:tcW w:w="1760" w:type="dxa"/>
            <w:tcBorders>
              <w:bottom w:val="single" w:sz="8" w:space="0" w:color="000000"/>
            </w:tcBorders>
            <w:shd w:val="clear" w:color="auto" w:fill="F7F7F7"/>
          </w:tcPr>
          <w:p w14:paraId="7D2A2886" w14:textId="77777777" w:rsidR="00620CF6" w:rsidRDefault="00000000">
            <w:pPr>
              <w:pStyle w:val="TableParagraph"/>
              <w:ind w:left="749"/>
              <w:rPr>
                <w:sz w:val="20"/>
              </w:rPr>
            </w:pPr>
            <w:r>
              <w:rPr>
                <w:spacing w:val="-5"/>
                <w:sz w:val="20"/>
              </w:rPr>
              <w:t>10</w:t>
            </w:r>
          </w:p>
        </w:tc>
      </w:tr>
    </w:tbl>
    <w:p w14:paraId="1CB55CE3" w14:textId="77777777" w:rsidR="00620CF6" w:rsidRDefault="00620CF6">
      <w:pPr>
        <w:rPr>
          <w:sz w:val="20"/>
        </w:rPr>
        <w:sectPr w:rsidR="00620CF6" w:rsidSect="00D60468">
          <w:pgSz w:w="15840" w:h="12240" w:orient="landscape"/>
          <w:pgMar w:top="1380" w:right="2240" w:bottom="280" w:left="2240" w:header="720" w:footer="720" w:gutter="0"/>
          <w:cols w:space="720"/>
        </w:sectPr>
      </w:pPr>
    </w:p>
    <w:p w14:paraId="74B92510" w14:textId="77777777" w:rsidR="00620CF6" w:rsidRDefault="00000000">
      <w:pPr>
        <w:pStyle w:val="BodyText"/>
        <w:spacing w:before="86"/>
        <w:ind w:left="1980" w:right="1976"/>
        <w:jc w:val="center"/>
      </w:pPr>
      <w:bookmarkStart w:id="623" w:name="_bookmark103"/>
      <w:bookmarkEnd w:id="623"/>
      <w:r>
        <w:lastRenderedPageBreak/>
        <w:t>Table</w:t>
      </w:r>
      <w:r>
        <w:rPr>
          <w:spacing w:val="-4"/>
        </w:rPr>
        <w:t xml:space="preserve"> </w:t>
      </w:r>
      <w:r>
        <w:t>B.22:</w:t>
      </w:r>
      <w:r>
        <w:rPr>
          <w:spacing w:val="20"/>
        </w:rPr>
        <w:t xml:space="preserve"> </w:t>
      </w:r>
      <w:r>
        <w:t>Matching:</w:t>
      </w:r>
      <w:r>
        <w:rPr>
          <w:spacing w:val="18"/>
        </w:rPr>
        <w:t xml:space="preserve"> </w:t>
      </w:r>
      <w:r>
        <w:t>World</w:t>
      </w:r>
      <w:r>
        <w:rPr>
          <w:spacing w:val="-3"/>
        </w:rPr>
        <w:t xml:space="preserve"> </w:t>
      </w:r>
      <w:r>
        <w:t>Inequality</w:t>
      </w:r>
      <w:r>
        <w:rPr>
          <w:spacing w:val="-3"/>
        </w:rPr>
        <w:t xml:space="preserve"> </w:t>
      </w:r>
      <w:r>
        <w:t>Database</w:t>
      </w:r>
      <w:r>
        <w:rPr>
          <w:spacing w:val="-3"/>
        </w:rPr>
        <w:t xml:space="preserve"> </w:t>
      </w:r>
      <w:r>
        <w:t>-</w:t>
      </w:r>
      <w:r>
        <w:rPr>
          <w:spacing w:val="-3"/>
        </w:rPr>
        <w:t xml:space="preserve"> </w:t>
      </w:r>
      <w:r>
        <w:t>Balance</w:t>
      </w:r>
      <w:r>
        <w:rPr>
          <w:spacing w:val="-4"/>
        </w:rPr>
        <w:t xml:space="preserve"> </w:t>
      </w:r>
      <w:r>
        <w:rPr>
          <w:spacing w:val="-2"/>
        </w:rPr>
        <w:t>Sheet</w:t>
      </w:r>
    </w:p>
    <w:p w14:paraId="7DCFC447" w14:textId="77777777" w:rsidR="00620CF6" w:rsidRDefault="00620CF6">
      <w:pPr>
        <w:pStyle w:val="BodyText"/>
        <w:spacing w:before="10"/>
        <w:rPr>
          <w:sz w:val="28"/>
        </w:rPr>
      </w:pPr>
    </w:p>
    <w:tbl>
      <w:tblPr>
        <w:tblW w:w="0" w:type="auto"/>
        <w:tblInd w:w="124" w:type="dxa"/>
        <w:tblLayout w:type="fixed"/>
        <w:tblCellMar>
          <w:left w:w="0" w:type="dxa"/>
          <w:right w:w="0" w:type="dxa"/>
        </w:tblCellMar>
        <w:tblLook w:val="01E0" w:firstRow="1" w:lastRow="1" w:firstColumn="1" w:lastColumn="1" w:noHBand="0" w:noVBand="0"/>
      </w:tblPr>
      <w:tblGrid>
        <w:gridCol w:w="2316"/>
        <w:gridCol w:w="5233"/>
        <w:gridCol w:w="1939"/>
      </w:tblGrid>
      <w:tr w:rsidR="00620CF6" w14:paraId="3185DCCF" w14:textId="77777777">
        <w:trPr>
          <w:trHeight w:val="486"/>
        </w:trPr>
        <w:tc>
          <w:tcPr>
            <w:tcW w:w="2316" w:type="dxa"/>
            <w:tcBorders>
              <w:top w:val="single" w:sz="8" w:space="0" w:color="000000"/>
              <w:bottom w:val="single" w:sz="4" w:space="0" w:color="000000"/>
            </w:tcBorders>
          </w:tcPr>
          <w:p w14:paraId="26A9E689" w14:textId="77777777" w:rsidR="00620CF6" w:rsidRDefault="00000000">
            <w:pPr>
              <w:pStyle w:val="TableParagraph"/>
              <w:spacing w:before="123"/>
              <w:rPr>
                <w:sz w:val="20"/>
              </w:rPr>
            </w:pPr>
            <w:r>
              <w:rPr>
                <w:spacing w:val="-2"/>
                <w:sz w:val="20"/>
              </w:rPr>
              <w:t>Sector</w:t>
            </w:r>
          </w:p>
        </w:tc>
        <w:tc>
          <w:tcPr>
            <w:tcW w:w="5233" w:type="dxa"/>
            <w:tcBorders>
              <w:top w:val="single" w:sz="8" w:space="0" w:color="000000"/>
              <w:bottom w:val="single" w:sz="4" w:space="0" w:color="000000"/>
            </w:tcBorders>
          </w:tcPr>
          <w:p w14:paraId="5EFDCA4B" w14:textId="77777777" w:rsidR="00620CF6" w:rsidRDefault="00000000">
            <w:pPr>
              <w:pStyle w:val="TableParagraph"/>
              <w:spacing w:before="123"/>
              <w:ind w:left="310"/>
              <w:rPr>
                <w:sz w:val="20"/>
              </w:rPr>
            </w:pPr>
            <w:r>
              <w:rPr>
                <w:spacing w:val="-2"/>
                <w:sz w:val="20"/>
              </w:rPr>
              <w:t>Original</w:t>
            </w:r>
            <w:r>
              <w:rPr>
                <w:spacing w:val="2"/>
                <w:sz w:val="20"/>
              </w:rPr>
              <w:t xml:space="preserve"> </w:t>
            </w:r>
            <w:r>
              <w:rPr>
                <w:spacing w:val="-4"/>
                <w:sz w:val="20"/>
              </w:rPr>
              <w:t>label</w:t>
            </w:r>
          </w:p>
        </w:tc>
        <w:tc>
          <w:tcPr>
            <w:tcW w:w="1939" w:type="dxa"/>
            <w:tcBorders>
              <w:top w:val="single" w:sz="8" w:space="0" w:color="000000"/>
              <w:bottom w:val="single" w:sz="4" w:space="0" w:color="000000"/>
            </w:tcBorders>
          </w:tcPr>
          <w:p w14:paraId="494685BF" w14:textId="77777777" w:rsidR="00620CF6" w:rsidRDefault="00000000">
            <w:pPr>
              <w:pStyle w:val="TableParagraph"/>
              <w:spacing w:before="123"/>
              <w:ind w:left="120"/>
              <w:rPr>
                <w:sz w:val="20"/>
              </w:rPr>
            </w:pPr>
            <w:r>
              <w:rPr>
                <w:spacing w:val="-2"/>
                <w:sz w:val="20"/>
              </w:rPr>
              <w:t>Original</w:t>
            </w:r>
            <w:r>
              <w:rPr>
                <w:spacing w:val="2"/>
                <w:sz w:val="20"/>
              </w:rPr>
              <w:t xml:space="preserve"> </w:t>
            </w:r>
            <w:r>
              <w:rPr>
                <w:spacing w:val="-2"/>
                <w:sz w:val="20"/>
              </w:rPr>
              <w:t>identifier</w:t>
            </w:r>
          </w:p>
        </w:tc>
      </w:tr>
      <w:tr w:rsidR="00620CF6" w14:paraId="22FF416F" w14:textId="77777777">
        <w:trPr>
          <w:trHeight w:val="454"/>
        </w:trPr>
        <w:tc>
          <w:tcPr>
            <w:tcW w:w="2316" w:type="dxa"/>
            <w:tcBorders>
              <w:top w:val="single" w:sz="4" w:space="0" w:color="000000"/>
            </w:tcBorders>
            <w:shd w:val="clear" w:color="auto" w:fill="F7F7F7"/>
          </w:tcPr>
          <w:p w14:paraId="7774C4AB" w14:textId="77777777" w:rsidR="00620CF6" w:rsidRDefault="00000000">
            <w:pPr>
              <w:pStyle w:val="TableParagraph"/>
              <w:spacing w:before="125"/>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tcBorders>
              <w:top w:val="single" w:sz="4" w:space="0" w:color="000000"/>
            </w:tcBorders>
            <w:shd w:val="clear" w:color="auto" w:fill="F7F7F7"/>
          </w:tcPr>
          <w:p w14:paraId="55A9BB4C" w14:textId="77777777" w:rsidR="00620CF6" w:rsidRDefault="00000000">
            <w:pPr>
              <w:pStyle w:val="TableParagraph"/>
              <w:spacing w:before="125"/>
              <w:ind w:left="310"/>
              <w:rPr>
                <w:sz w:val="20"/>
              </w:rPr>
            </w:pPr>
            <w:r>
              <w:rPr>
                <w:sz w:val="20"/>
              </w:rPr>
              <w:t>Private</w:t>
            </w:r>
            <w:r>
              <w:rPr>
                <w:spacing w:val="-5"/>
                <w:sz w:val="20"/>
              </w:rPr>
              <w:t xml:space="preserve"> </w:t>
            </w:r>
            <w:r>
              <w:rPr>
                <w:sz w:val="20"/>
              </w:rPr>
              <w:t>agricultural</w:t>
            </w:r>
            <w:r>
              <w:rPr>
                <w:spacing w:val="-4"/>
                <w:sz w:val="20"/>
              </w:rPr>
              <w:t xml:space="preserve"> land</w:t>
            </w:r>
          </w:p>
        </w:tc>
        <w:tc>
          <w:tcPr>
            <w:tcW w:w="1939" w:type="dxa"/>
            <w:tcBorders>
              <w:top w:val="single" w:sz="4" w:space="0" w:color="000000"/>
            </w:tcBorders>
            <w:shd w:val="clear" w:color="auto" w:fill="F7F7F7"/>
          </w:tcPr>
          <w:p w14:paraId="6B833117" w14:textId="77777777" w:rsidR="00620CF6" w:rsidRDefault="00000000">
            <w:pPr>
              <w:pStyle w:val="TableParagraph"/>
              <w:spacing w:before="125"/>
              <w:ind w:left="120"/>
              <w:rPr>
                <w:sz w:val="20"/>
              </w:rPr>
            </w:pPr>
            <w:proofErr w:type="spellStart"/>
            <w:r>
              <w:rPr>
                <w:spacing w:val="-2"/>
                <w:sz w:val="20"/>
              </w:rPr>
              <w:t>pwagr</w:t>
            </w:r>
            <w:proofErr w:type="spellEnd"/>
          </w:p>
        </w:tc>
      </w:tr>
      <w:tr w:rsidR="00620CF6" w14:paraId="2C5EC3AC" w14:textId="77777777">
        <w:trPr>
          <w:trHeight w:val="398"/>
        </w:trPr>
        <w:tc>
          <w:tcPr>
            <w:tcW w:w="2316" w:type="dxa"/>
          </w:tcPr>
          <w:p w14:paraId="357DFF64"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tcPr>
          <w:p w14:paraId="3DBB5E6B" w14:textId="77777777" w:rsidR="00620CF6" w:rsidRDefault="00000000">
            <w:pPr>
              <w:pStyle w:val="TableParagraph"/>
              <w:ind w:left="310"/>
              <w:rPr>
                <w:sz w:val="20"/>
              </w:rPr>
            </w:pPr>
            <w:r>
              <w:rPr>
                <w:sz w:val="20"/>
              </w:rPr>
              <w:t>Private</w:t>
            </w:r>
            <w:r>
              <w:rPr>
                <w:spacing w:val="2"/>
                <w:sz w:val="20"/>
              </w:rPr>
              <w:t xml:space="preserve"> </w:t>
            </w:r>
            <w:r>
              <w:rPr>
                <w:sz w:val="20"/>
              </w:rPr>
              <w:t>bonds</w:t>
            </w:r>
            <w:r>
              <w:rPr>
                <w:spacing w:val="2"/>
                <w:sz w:val="20"/>
              </w:rPr>
              <w:t xml:space="preserve"> </w:t>
            </w:r>
            <w:r>
              <w:rPr>
                <w:sz w:val="20"/>
              </w:rPr>
              <w:t>&amp;</w:t>
            </w:r>
            <w:r>
              <w:rPr>
                <w:spacing w:val="3"/>
                <w:sz w:val="20"/>
              </w:rPr>
              <w:t xml:space="preserve"> </w:t>
            </w:r>
            <w:r>
              <w:rPr>
                <w:spacing w:val="-2"/>
                <w:sz w:val="20"/>
              </w:rPr>
              <w:t>loans</w:t>
            </w:r>
          </w:p>
        </w:tc>
        <w:tc>
          <w:tcPr>
            <w:tcW w:w="1939" w:type="dxa"/>
          </w:tcPr>
          <w:p w14:paraId="58220676" w14:textId="77777777" w:rsidR="00620CF6" w:rsidRDefault="00000000">
            <w:pPr>
              <w:pStyle w:val="TableParagraph"/>
              <w:ind w:left="120"/>
              <w:rPr>
                <w:sz w:val="20"/>
              </w:rPr>
            </w:pPr>
            <w:proofErr w:type="spellStart"/>
            <w:r>
              <w:rPr>
                <w:spacing w:val="-4"/>
                <w:sz w:val="20"/>
              </w:rPr>
              <w:t>pwbol</w:t>
            </w:r>
            <w:proofErr w:type="spellEnd"/>
          </w:p>
        </w:tc>
      </w:tr>
      <w:tr w:rsidR="00620CF6" w14:paraId="18FBD662" w14:textId="77777777">
        <w:trPr>
          <w:trHeight w:val="398"/>
        </w:trPr>
        <w:tc>
          <w:tcPr>
            <w:tcW w:w="2316" w:type="dxa"/>
            <w:shd w:val="clear" w:color="auto" w:fill="F7F7F7"/>
          </w:tcPr>
          <w:p w14:paraId="4A85590D"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shd w:val="clear" w:color="auto" w:fill="F7F7F7"/>
          </w:tcPr>
          <w:p w14:paraId="78B63112" w14:textId="77777777" w:rsidR="00620CF6" w:rsidRDefault="00000000">
            <w:pPr>
              <w:pStyle w:val="TableParagraph"/>
              <w:ind w:left="310"/>
              <w:rPr>
                <w:sz w:val="20"/>
              </w:rPr>
            </w:pPr>
            <w:r>
              <w:rPr>
                <w:spacing w:val="-2"/>
                <w:sz w:val="20"/>
              </w:rPr>
              <w:t>Private</w:t>
            </w:r>
            <w:r>
              <w:rPr>
                <w:spacing w:val="3"/>
                <w:sz w:val="20"/>
              </w:rPr>
              <w:t xml:space="preserve"> </w:t>
            </w:r>
            <w:r>
              <w:rPr>
                <w:spacing w:val="-2"/>
                <w:sz w:val="20"/>
              </w:rPr>
              <w:t>business</w:t>
            </w:r>
            <w:r>
              <w:rPr>
                <w:spacing w:val="4"/>
                <w:sz w:val="20"/>
              </w:rPr>
              <w:t xml:space="preserve"> </w:t>
            </w:r>
            <w:r>
              <w:rPr>
                <w:spacing w:val="-2"/>
                <w:sz w:val="20"/>
              </w:rPr>
              <w:t>assets</w:t>
            </w:r>
          </w:p>
        </w:tc>
        <w:tc>
          <w:tcPr>
            <w:tcW w:w="1939" w:type="dxa"/>
            <w:shd w:val="clear" w:color="auto" w:fill="F7F7F7"/>
          </w:tcPr>
          <w:p w14:paraId="00856838" w14:textId="77777777" w:rsidR="00620CF6" w:rsidRDefault="00000000">
            <w:pPr>
              <w:pStyle w:val="TableParagraph"/>
              <w:ind w:left="120"/>
              <w:rPr>
                <w:sz w:val="20"/>
              </w:rPr>
            </w:pPr>
            <w:proofErr w:type="spellStart"/>
            <w:r>
              <w:rPr>
                <w:spacing w:val="-2"/>
                <w:sz w:val="20"/>
              </w:rPr>
              <w:t>pwbus</w:t>
            </w:r>
            <w:proofErr w:type="spellEnd"/>
          </w:p>
        </w:tc>
      </w:tr>
      <w:tr w:rsidR="00620CF6" w14:paraId="4C5204D4" w14:textId="77777777">
        <w:trPr>
          <w:trHeight w:val="398"/>
        </w:trPr>
        <w:tc>
          <w:tcPr>
            <w:tcW w:w="2316" w:type="dxa"/>
          </w:tcPr>
          <w:p w14:paraId="105C1D43"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tcPr>
          <w:p w14:paraId="38DB4009" w14:textId="77777777" w:rsidR="00620CF6" w:rsidRDefault="00000000">
            <w:pPr>
              <w:pStyle w:val="TableParagraph"/>
              <w:ind w:left="310"/>
              <w:rPr>
                <w:sz w:val="20"/>
              </w:rPr>
            </w:pPr>
            <w:r>
              <w:rPr>
                <w:sz w:val="20"/>
              </w:rPr>
              <w:t>Private</w:t>
            </w:r>
            <w:r>
              <w:rPr>
                <w:spacing w:val="-1"/>
                <w:sz w:val="20"/>
              </w:rPr>
              <w:t xml:space="preserve"> </w:t>
            </w:r>
            <w:r>
              <w:rPr>
                <w:sz w:val="20"/>
              </w:rPr>
              <w:t>currency</w:t>
            </w:r>
            <w:r>
              <w:rPr>
                <w:spacing w:val="-1"/>
                <w:sz w:val="20"/>
              </w:rPr>
              <w:t xml:space="preserve"> </w:t>
            </w:r>
            <w:r>
              <w:rPr>
                <w:sz w:val="20"/>
              </w:rPr>
              <w:t xml:space="preserve">&amp; </w:t>
            </w:r>
            <w:r>
              <w:rPr>
                <w:spacing w:val="-2"/>
                <w:sz w:val="20"/>
              </w:rPr>
              <w:t>deposits</w:t>
            </w:r>
          </w:p>
        </w:tc>
        <w:tc>
          <w:tcPr>
            <w:tcW w:w="1939" w:type="dxa"/>
          </w:tcPr>
          <w:p w14:paraId="4E346D4D" w14:textId="77777777" w:rsidR="00620CF6" w:rsidRDefault="00000000">
            <w:pPr>
              <w:pStyle w:val="TableParagraph"/>
              <w:ind w:left="120"/>
              <w:rPr>
                <w:sz w:val="20"/>
              </w:rPr>
            </w:pPr>
            <w:proofErr w:type="spellStart"/>
            <w:r>
              <w:rPr>
                <w:spacing w:val="-4"/>
                <w:sz w:val="20"/>
              </w:rPr>
              <w:t>pwcud</w:t>
            </w:r>
            <w:proofErr w:type="spellEnd"/>
          </w:p>
        </w:tc>
      </w:tr>
      <w:tr w:rsidR="00620CF6" w14:paraId="3335747F" w14:textId="77777777">
        <w:trPr>
          <w:trHeight w:val="398"/>
        </w:trPr>
        <w:tc>
          <w:tcPr>
            <w:tcW w:w="2316" w:type="dxa"/>
            <w:shd w:val="clear" w:color="auto" w:fill="F7F7F7"/>
          </w:tcPr>
          <w:p w14:paraId="01901B67"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shd w:val="clear" w:color="auto" w:fill="F7F7F7"/>
          </w:tcPr>
          <w:p w14:paraId="1077DE7E" w14:textId="77777777" w:rsidR="00620CF6" w:rsidRDefault="00000000">
            <w:pPr>
              <w:pStyle w:val="TableParagraph"/>
              <w:ind w:left="310"/>
              <w:rPr>
                <w:sz w:val="20"/>
              </w:rPr>
            </w:pPr>
            <w:r>
              <w:rPr>
                <w:sz w:val="20"/>
              </w:rPr>
              <w:t>Private</w:t>
            </w:r>
            <w:r>
              <w:rPr>
                <w:spacing w:val="6"/>
                <w:sz w:val="20"/>
              </w:rPr>
              <w:t xml:space="preserve"> </w:t>
            </w:r>
            <w:r>
              <w:rPr>
                <w:spacing w:val="-4"/>
                <w:sz w:val="20"/>
              </w:rPr>
              <w:t>debt</w:t>
            </w:r>
          </w:p>
        </w:tc>
        <w:tc>
          <w:tcPr>
            <w:tcW w:w="1939" w:type="dxa"/>
            <w:shd w:val="clear" w:color="auto" w:fill="F7F7F7"/>
          </w:tcPr>
          <w:p w14:paraId="619F315C" w14:textId="77777777" w:rsidR="00620CF6" w:rsidRDefault="00000000">
            <w:pPr>
              <w:pStyle w:val="TableParagraph"/>
              <w:ind w:left="120"/>
              <w:rPr>
                <w:sz w:val="20"/>
              </w:rPr>
            </w:pPr>
            <w:proofErr w:type="spellStart"/>
            <w:r>
              <w:rPr>
                <w:spacing w:val="-2"/>
                <w:sz w:val="20"/>
              </w:rPr>
              <w:t>pwdeb</w:t>
            </w:r>
            <w:proofErr w:type="spellEnd"/>
          </w:p>
        </w:tc>
      </w:tr>
      <w:tr w:rsidR="00620CF6" w14:paraId="15D94AA6" w14:textId="77777777">
        <w:trPr>
          <w:trHeight w:val="498"/>
        </w:trPr>
        <w:tc>
          <w:tcPr>
            <w:tcW w:w="2316" w:type="dxa"/>
          </w:tcPr>
          <w:p w14:paraId="24C2F4AB" w14:textId="77777777" w:rsidR="00620CF6" w:rsidRDefault="00000000">
            <w:pPr>
              <w:pStyle w:val="TableParagraph"/>
              <w:spacing w:before="168"/>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tcPr>
          <w:p w14:paraId="6631175D" w14:textId="77777777" w:rsidR="00620CF6" w:rsidRDefault="00000000">
            <w:pPr>
              <w:pStyle w:val="TableParagraph"/>
              <w:spacing w:before="168"/>
              <w:ind w:left="310"/>
              <w:rPr>
                <w:sz w:val="20"/>
              </w:rPr>
            </w:pPr>
            <w:r>
              <w:rPr>
                <w:sz w:val="20"/>
              </w:rPr>
              <w:t>Private</w:t>
            </w:r>
            <w:r>
              <w:rPr>
                <w:spacing w:val="6"/>
                <w:sz w:val="20"/>
              </w:rPr>
              <w:t xml:space="preserve"> </w:t>
            </w:r>
            <w:r>
              <w:rPr>
                <w:spacing w:val="-2"/>
                <w:sz w:val="20"/>
              </w:rPr>
              <w:t>dwellings</w:t>
            </w:r>
          </w:p>
        </w:tc>
        <w:tc>
          <w:tcPr>
            <w:tcW w:w="1939" w:type="dxa"/>
          </w:tcPr>
          <w:p w14:paraId="045A436C" w14:textId="77777777" w:rsidR="00620CF6" w:rsidRDefault="00000000">
            <w:pPr>
              <w:pStyle w:val="TableParagraph"/>
              <w:spacing w:before="168"/>
              <w:ind w:left="120"/>
              <w:rPr>
                <w:sz w:val="20"/>
              </w:rPr>
            </w:pPr>
            <w:proofErr w:type="spellStart"/>
            <w:r>
              <w:rPr>
                <w:spacing w:val="-2"/>
                <w:sz w:val="20"/>
              </w:rPr>
              <w:t>pwdwe</w:t>
            </w:r>
            <w:proofErr w:type="spellEnd"/>
          </w:p>
        </w:tc>
      </w:tr>
      <w:tr w:rsidR="00620CF6" w14:paraId="58A2C7AD" w14:textId="77777777">
        <w:trPr>
          <w:trHeight w:val="398"/>
        </w:trPr>
        <w:tc>
          <w:tcPr>
            <w:tcW w:w="2316" w:type="dxa"/>
            <w:shd w:val="clear" w:color="auto" w:fill="F7F7F7"/>
          </w:tcPr>
          <w:p w14:paraId="4C116F90"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shd w:val="clear" w:color="auto" w:fill="F7F7F7"/>
          </w:tcPr>
          <w:p w14:paraId="53F1B610" w14:textId="77777777" w:rsidR="00620CF6" w:rsidRDefault="00000000">
            <w:pPr>
              <w:pStyle w:val="TableParagraph"/>
              <w:ind w:left="310"/>
              <w:rPr>
                <w:sz w:val="20"/>
              </w:rPr>
            </w:pPr>
            <w:r>
              <w:rPr>
                <w:sz w:val="20"/>
              </w:rPr>
              <w:t>Net</w:t>
            </w:r>
            <w:r>
              <w:rPr>
                <w:spacing w:val="-6"/>
                <w:sz w:val="20"/>
              </w:rPr>
              <w:t xml:space="preserve"> </w:t>
            </w:r>
            <w:r>
              <w:rPr>
                <w:sz w:val="20"/>
              </w:rPr>
              <w:t>private</w:t>
            </w:r>
            <w:r>
              <w:rPr>
                <w:spacing w:val="-6"/>
                <w:sz w:val="20"/>
              </w:rPr>
              <w:t xml:space="preserve"> </w:t>
            </w:r>
            <w:r>
              <w:rPr>
                <w:spacing w:val="-2"/>
                <w:sz w:val="20"/>
              </w:rPr>
              <w:t>wealth</w:t>
            </w:r>
          </w:p>
        </w:tc>
        <w:tc>
          <w:tcPr>
            <w:tcW w:w="1939" w:type="dxa"/>
            <w:shd w:val="clear" w:color="auto" w:fill="F7F7F7"/>
          </w:tcPr>
          <w:p w14:paraId="7AE259FA" w14:textId="77777777" w:rsidR="00620CF6" w:rsidRDefault="00000000">
            <w:pPr>
              <w:pStyle w:val="TableParagraph"/>
              <w:ind w:left="120"/>
              <w:rPr>
                <w:sz w:val="20"/>
              </w:rPr>
            </w:pPr>
            <w:proofErr w:type="spellStart"/>
            <w:r>
              <w:rPr>
                <w:spacing w:val="-2"/>
                <w:sz w:val="20"/>
              </w:rPr>
              <w:t>pweal</w:t>
            </w:r>
            <w:proofErr w:type="spellEnd"/>
          </w:p>
        </w:tc>
      </w:tr>
      <w:tr w:rsidR="00620CF6" w14:paraId="13EECE7A" w14:textId="77777777">
        <w:trPr>
          <w:trHeight w:val="398"/>
        </w:trPr>
        <w:tc>
          <w:tcPr>
            <w:tcW w:w="2316" w:type="dxa"/>
          </w:tcPr>
          <w:p w14:paraId="77D31B6D"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tcPr>
          <w:p w14:paraId="78D00DCB" w14:textId="77777777" w:rsidR="00620CF6" w:rsidRDefault="00000000">
            <w:pPr>
              <w:pStyle w:val="TableParagraph"/>
              <w:ind w:left="310"/>
              <w:rPr>
                <w:sz w:val="20"/>
              </w:rPr>
            </w:pPr>
            <w:r>
              <w:rPr>
                <w:sz w:val="20"/>
              </w:rPr>
              <w:t>Private</w:t>
            </w:r>
            <w:r>
              <w:rPr>
                <w:spacing w:val="6"/>
                <w:sz w:val="20"/>
              </w:rPr>
              <w:t xml:space="preserve"> </w:t>
            </w:r>
            <w:r>
              <w:rPr>
                <w:spacing w:val="-2"/>
                <w:sz w:val="20"/>
              </w:rPr>
              <w:t>equities</w:t>
            </w:r>
          </w:p>
        </w:tc>
        <w:tc>
          <w:tcPr>
            <w:tcW w:w="1939" w:type="dxa"/>
          </w:tcPr>
          <w:p w14:paraId="60AE25D9" w14:textId="77777777" w:rsidR="00620CF6" w:rsidRDefault="00000000">
            <w:pPr>
              <w:pStyle w:val="TableParagraph"/>
              <w:ind w:left="120"/>
              <w:rPr>
                <w:sz w:val="20"/>
              </w:rPr>
            </w:pPr>
            <w:proofErr w:type="spellStart"/>
            <w:r>
              <w:rPr>
                <w:spacing w:val="-2"/>
                <w:sz w:val="20"/>
              </w:rPr>
              <w:t>pweqi</w:t>
            </w:r>
            <w:proofErr w:type="spellEnd"/>
          </w:p>
        </w:tc>
      </w:tr>
      <w:tr w:rsidR="00620CF6" w14:paraId="7D4C9836" w14:textId="77777777">
        <w:trPr>
          <w:trHeight w:val="398"/>
        </w:trPr>
        <w:tc>
          <w:tcPr>
            <w:tcW w:w="2316" w:type="dxa"/>
            <w:shd w:val="clear" w:color="auto" w:fill="F7F7F7"/>
          </w:tcPr>
          <w:p w14:paraId="4B73CD3A"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shd w:val="clear" w:color="auto" w:fill="F7F7F7"/>
          </w:tcPr>
          <w:p w14:paraId="3494F8AC" w14:textId="77777777" w:rsidR="00620CF6" w:rsidRDefault="00000000">
            <w:pPr>
              <w:pStyle w:val="TableParagraph"/>
              <w:ind w:left="310"/>
              <w:rPr>
                <w:sz w:val="20"/>
              </w:rPr>
            </w:pPr>
            <w:r>
              <w:rPr>
                <w:spacing w:val="-2"/>
                <w:sz w:val="20"/>
              </w:rPr>
              <w:t>Private equity, fund shares &amp; offshore wealth</w:t>
            </w:r>
          </w:p>
        </w:tc>
        <w:tc>
          <w:tcPr>
            <w:tcW w:w="1939" w:type="dxa"/>
            <w:shd w:val="clear" w:color="auto" w:fill="F7F7F7"/>
          </w:tcPr>
          <w:p w14:paraId="5214A6B7" w14:textId="77777777" w:rsidR="00620CF6" w:rsidRDefault="00000000">
            <w:pPr>
              <w:pStyle w:val="TableParagraph"/>
              <w:ind w:left="120"/>
              <w:rPr>
                <w:sz w:val="20"/>
              </w:rPr>
            </w:pPr>
            <w:proofErr w:type="spellStart"/>
            <w:r>
              <w:rPr>
                <w:spacing w:val="-4"/>
                <w:sz w:val="20"/>
              </w:rPr>
              <w:t>pwequ</w:t>
            </w:r>
            <w:proofErr w:type="spellEnd"/>
          </w:p>
        </w:tc>
      </w:tr>
      <w:tr w:rsidR="00620CF6" w14:paraId="5401D67B" w14:textId="77777777">
        <w:trPr>
          <w:trHeight w:val="498"/>
        </w:trPr>
        <w:tc>
          <w:tcPr>
            <w:tcW w:w="2316" w:type="dxa"/>
          </w:tcPr>
          <w:p w14:paraId="7E7858BC"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tcPr>
          <w:p w14:paraId="69F10DB8" w14:textId="77777777" w:rsidR="00620CF6" w:rsidRDefault="00000000">
            <w:pPr>
              <w:pStyle w:val="TableParagraph"/>
              <w:ind w:left="310"/>
              <w:rPr>
                <w:sz w:val="20"/>
              </w:rPr>
            </w:pPr>
            <w:r>
              <w:rPr>
                <w:spacing w:val="-2"/>
                <w:sz w:val="20"/>
              </w:rPr>
              <w:t>Private</w:t>
            </w:r>
            <w:r>
              <w:rPr>
                <w:spacing w:val="1"/>
                <w:sz w:val="20"/>
              </w:rPr>
              <w:t xml:space="preserve"> </w:t>
            </w:r>
            <w:r>
              <w:rPr>
                <w:spacing w:val="-2"/>
                <w:sz w:val="20"/>
              </w:rPr>
              <w:t>financial</w:t>
            </w:r>
            <w:r>
              <w:rPr>
                <w:spacing w:val="3"/>
                <w:sz w:val="20"/>
              </w:rPr>
              <w:t xml:space="preserve"> </w:t>
            </w:r>
            <w:r>
              <w:rPr>
                <w:spacing w:val="-2"/>
                <w:sz w:val="20"/>
              </w:rPr>
              <w:t>assets</w:t>
            </w:r>
            <w:r>
              <w:rPr>
                <w:spacing w:val="4"/>
                <w:sz w:val="20"/>
              </w:rPr>
              <w:t xml:space="preserve"> </w:t>
            </w:r>
            <w:r>
              <w:rPr>
                <w:spacing w:val="-2"/>
                <w:sz w:val="20"/>
              </w:rPr>
              <w:t>excluding</w:t>
            </w:r>
            <w:r>
              <w:rPr>
                <w:spacing w:val="3"/>
                <w:sz w:val="20"/>
              </w:rPr>
              <w:t xml:space="preserve"> </w:t>
            </w:r>
            <w:r>
              <w:rPr>
                <w:spacing w:val="-2"/>
                <w:sz w:val="20"/>
              </w:rPr>
              <w:t>currency</w:t>
            </w:r>
            <w:r>
              <w:rPr>
                <w:spacing w:val="3"/>
                <w:sz w:val="20"/>
              </w:rPr>
              <w:t xml:space="preserve"> </w:t>
            </w:r>
            <w:r>
              <w:rPr>
                <w:spacing w:val="-2"/>
                <w:sz w:val="20"/>
              </w:rPr>
              <w:t>&amp;</w:t>
            </w:r>
            <w:r>
              <w:rPr>
                <w:spacing w:val="4"/>
                <w:sz w:val="20"/>
              </w:rPr>
              <w:t xml:space="preserve"> </w:t>
            </w:r>
            <w:r>
              <w:rPr>
                <w:spacing w:val="-2"/>
                <w:sz w:val="20"/>
              </w:rPr>
              <w:t>deposits</w:t>
            </w:r>
          </w:p>
        </w:tc>
        <w:tc>
          <w:tcPr>
            <w:tcW w:w="1939" w:type="dxa"/>
          </w:tcPr>
          <w:p w14:paraId="5FA83B8F" w14:textId="77777777" w:rsidR="00620CF6" w:rsidRDefault="00000000">
            <w:pPr>
              <w:pStyle w:val="TableParagraph"/>
              <w:ind w:left="120"/>
              <w:rPr>
                <w:sz w:val="20"/>
              </w:rPr>
            </w:pPr>
            <w:proofErr w:type="spellStart"/>
            <w:r>
              <w:rPr>
                <w:spacing w:val="-2"/>
                <w:sz w:val="20"/>
              </w:rPr>
              <w:t>pwfie</w:t>
            </w:r>
            <w:proofErr w:type="spellEnd"/>
          </w:p>
        </w:tc>
      </w:tr>
      <w:tr w:rsidR="00620CF6" w14:paraId="0849ACB3" w14:textId="77777777">
        <w:trPr>
          <w:trHeight w:val="398"/>
        </w:trPr>
        <w:tc>
          <w:tcPr>
            <w:tcW w:w="2316" w:type="dxa"/>
            <w:shd w:val="clear" w:color="auto" w:fill="F7F7F7"/>
          </w:tcPr>
          <w:p w14:paraId="658E1E59"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shd w:val="clear" w:color="auto" w:fill="F7F7F7"/>
          </w:tcPr>
          <w:p w14:paraId="182F2B3B" w14:textId="77777777" w:rsidR="00620CF6" w:rsidRDefault="00000000">
            <w:pPr>
              <w:pStyle w:val="TableParagraph"/>
              <w:ind w:left="310"/>
              <w:rPr>
                <w:sz w:val="20"/>
              </w:rPr>
            </w:pPr>
            <w:r>
              <w:rPr>
                <w:spacing w:val="-2"/>
                <w:sz w:val="20"/>
              </w:rPr>
              <w:t>Private</w:t>
            </w:r>
            <w:r>
              <w:rPr>
                <w:spacing w:val="8"/>
                <w:sz w:val="20"/>
              </w:rPr>
              <w:t xml:space="preserve"> </w:t>
            </w:r>
            <w:r>
              <w:rPr>
                <w:spacing w:val="-2"/>
                <w:sz w:val="20"/>
              </w:rPr>
              <w:t>financial</w:t>
            </w:r>
            <w:r>
              <w:rPr>
                <w:spacing w:val="8"/>
                <w:sz w:val="20"/>
              </w:rPr>
              <w:t xml:space="preserve"> </w:t>
            </w:r>
            <w:r>
              <w:rPr>
                <w:spacing w:val="-2"/>
                <w:sz w:val="20"/>
              </w:rPr>
              <w:t>assets</w:t>
            </w:r>
          </w:p>
        </w:tc>
        <w:tc>
          <w:tcPr>
            <w:tcW w:w="1939" w:type="dxa"/>
            <w:shd w:val="clear" w:color="auto" w:fill="F7F7F7"/>
          </w:tcPr>
          <w:p w14:paraId="649A2350" w14:textId="77777777" w:rsidR="00620CF6" w:rsidRDefault="00000000">
            <w:pPr>
              <w:pStyle w:val="TableParagraph"/>
              <w:ind w:left="120"/>
              <w:rPr>
                <w:sz w:val="20"/>
              </w:rPr>
            </w:pPr>
            <w:proofErr w:type="spellStart"/>
            <w:r>
              <w:rPr>
                <w:spacing w:val="-2"/>
                <w:sz w:val="20"/>
              </w:rPr>
              <w:t>pwfin</w:t>
            </w:r>
            <w:proofErr w:type="spellEnd"/>
          </w:p>
        </w:tc>
      </w:tr>
      <w:tr w:rsidR="00620CF6" w14:paraId="7912DDF1" w14:textId="77777777">
        <w:trPr>
          <w:trHeight w:val="398"/>
        </w:trPr>
        <w:tc>
          <w:tcPr>
            <w:tcW w:w="2316" w:type="dxa"/>
          </w:tcPr>
          <w:p w14:paraId="0D731371"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tcPr>
          <w:p w14:paraId="12BD8350" w14:textId="77777777" w:rsidR="00620CF6" w:rsidRDefault="00000000">
            <w:pPr>
              <w:pStyle w:val="TableParagraph"/>
              <w:ind w:left="310"/>
              <w:rPr>
                <w:sz w:val="20"/>
              </w:rPr>
            </w:pPr>
            <w:r>
              <w:rPr>
                <w:spacing w:val="-2"/>
                <w:sz w:val="20"/>
              </w:rPr>
              <w:t>Private</w:t>
            </w:r>
            <w:r>
              <w:rPr>
                <w:spacing w:val="-4"/>
                <w:sz w:val="20"/>
              </w:rPr>
              <w:t xml:space="preserve"> </w:t>
            </w:r>
            <w:r>
              <w:rPr>
                <w:spacing w:val="-2"/>
                <w:sz w:val="20"/>
              </w:rPr>
              <w:t>housing</w:t>
            </w:r>
            <w:r>
              <w:rPr>
                <w:spacing w:val="-3"/>
                <w:sz w:val="20"/>
              </w:rPr>
              <w:t xml:space="preserve"> </w:t>
            </w:r>
            <w:r>
              <w:rPr>
                <w:spacing w:val="-2"/>
                <w:sz w:val="20"/>
              </w:rPr>
              <w:t>assets</w:t>
            </w:r>
          </w:p>
        </w:tc>
        <w:tc>
          <w:tcPr>
            <w:tcW w:w="1939" w:type="dxa"/>
          </w:tcPr>
          <w:p w14:paraId="0B633C74" w14:textId="77777777" w:rsidR="00620CF6" w:rsidRDefault="00000000">
            <w:pPr>
              <w:pStyle w:val="TableParagraph"/>
              <w:ind w:left="120"/>
              <w:rPr>
                <w:sz w:val="20"/>
              </w:rPr>
            </w:pPr>
            <w:proofErr w:type="spellStart"/>
            <w:r>
              <w:rPr>
                <w:spacing w:val="-2"/>
                <w:sz w:val="20"/>
              </w:rPr>
              <w:t>pwhou</w:t>
            </w:r>
            <w:proofErr w:type="spellEnd"/>
          </w:p>
        </w:tc>
      </w:tr>
      <w:tr w:rsidR="00620CF6" w14:paraId="0DC24381" w14:textId="77777777">
        <w:trPr>
          <w:trHeight w:val="398"/>
        </w:trPr>
        <w:tc>
          <w:tcPr>
            <w:tcW w:w="2316" w:type="dxa"/>
            <w:shd w:val="clear" w:color="auto" w:fill="F7F7F7"/>
          </w:tcPr>
          <w:p w14:paraId="63D96268"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shd w:val="clear" w:color="auto" w:fill="F7F7F7"/>
          </w:tcPr>
          <w:p w14:paraId="25A1135D" w14:textId="77777777" w:rsidR="00620CF6" w:rsidRDefault="00000000">
            <w:pPr>
              <w:pStyle w:val="TableParagraph"/>
              <w:ind w:left="310"/>
              <w:rPr>
                <w:sz w:val="20"/>
              </w:rPr>
            </w:pPr>
            <w:r>
              <w:rPr>
                <w:spacing w:val="-2"/>
                <w:sz w:val="20"/>
              </w:rPr>
              <w:t>Private</w:t>
            </w:r>
            <w:r>
              <w:rPr>
                <w:spacing w:val="-5"/>
                <w:sz w:val="20"/>
              </w:rPr>
              <w:t xml:space="preserve"> </w:t>
            </w:r>
            <w:r>
              <w:rPr>
                <w:spacing w:val="-2"/>
                <w:sz w:val="20"/>
              </w:rPr>
              <w:t>land</w:t>
            </w:r>
            <w:r>
              <w:rPr>
                <w:spacing w:val="-4"/>
                <w:sz w:val="20"/>
              </w:rPr>
              <w:t xml:space="preserve"> </w:t>
            </w:r>
            <w:r>
              <w:rPr>
                <w:spacing w:val="-2"/>
                <w:sz w:val="20"/>
              </w:rPr>
              <w:t>underlying</w:t>
            </w:r>
            <w:r>
              <w:rPr>
                <w:spacing w:val="-4"/>
                <w:sz w:val="20"/>
              </w:rPr>
              <w:t xml:space="preserve"> </w:t>
            </w:r>
            <w:r>
              <w:rPr>
                <w:spacing w:val="-2"/>
                <w:sz w:val="20"/>
              </w:rPr>
              <w:t>dwellings</w:t>
            </w:r>
          </w:p>
        </w:tc>
        <w:tc>
          <w:tcPr>
            <w:tcW w:w="1939" w:type="dxa"/>
            <w:shd w:val="clear" w:color="auto" w:fill="F7F7F7"/>
          </w:tcPr>
          <w:p w14:paraId="2F70999F" w14:textId="77777777" w:rsidR="00620CF6" w:rsidRDefault="00000000">
            <w:pPr>
              <w:pStyle w:val="TableParagraph"/>
              <w:ind w:left="120"/>
              <w:rPr>
                <w:sz w:val="20"/>
              </w:rPr>
            </w:pPr>
            <w:proofErr w:type="spellStart"/>
            <w:r>
              <w:rPr>
                <w:spacing w:val="-2"/>
                <w:sz w:val="20"/>
              </w:rPr>
              <w:t>pwlan</w:t>
            </w:r>
            <w:proofErr w:type="spellEnd"/>
          </w:p>
        </w:tc>
      </w:tr>
      <w:tr w:rsidR="00620CF6" w14:paraId="64859CCC" w14:textId="77777777">
        <w:trPr>
          <w:trHeight w:val="398"/>
        </w:trPr>
        <w:tc>
          <w:tcPr>
            <w:tcW w:w="2316" w:type="dxa"/>
          </w:tcPr>
          <w:p w14:paraId="70A45E10"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tcPr>
          <w:p w14:paraId="6CB98079" w14:textId="77777777" w:rsidR="00620CF6" w:rsidRDefault="00000000">
            <w:pPr>
              <w:pStyle w:val="TableParagraph"/>
              <w:ind w:left="310"/>
              <w:rPr>
                <w:sz w:val="20"/>
              </w:rPr>
            </w:pPr>
            <w:r>
              <w:rPr>
                <w:sz w:val="20"/>
              </w:rPr>
              <w:t>Private</w:t>
            </w:r>
            <w:r>
              <w:rPr>
                <w:spacing w:val="4"/>
                <w:sz w:val="20"/>
              </w:rPr>
              <w:t xml:space="preserve"> </w:t>
            </w:r>
            <w:r>
              <w:rPr>
                <w:sz w:val="20"/>
              </w:rPr>
              <w:t>natural</w:t>
            </w:r>
            <w:r>
              <w:rPr>
                <w:spacing w:val="5"/>
                <w:sz w:val="20"/>
              </w:rPr>
              <w:t xml:space="preserve"> </w:t>
            </w:r>
            <w:r>
              <w:rPr>
                <w:spacing w:val="-2"/>
                <w:sz w:val="20"/>
              </w:rPr>
              <w:t>capital</w:t>
            </w:r>
          </w:p>
        </w:tc>
        <w:tc>
          <w:tcPr>
            <w:tcW w:w="1939" w:type="dxa"/>
          </w:tcPr>
          <w:p w14:paraId="23829B1E" w14:textId="77777777" w:rsidR="00620CF6" w:rsidRDefault="00000000">
            <w:pPr>
              <w:pStyle w:val="TableParagraph"/>
              <w:ind w:left="120"/>
              <w:rPr>
                <w:sz w:val="20"/>
              </w:rPr>
            </w:pPr>
            <w:proofErr w:type="spellStart"/>
            <w:r>
              <w:rPr>
                <w:spacing w:val="-2"/>
                <w:sz w:val="20"/>
              </w:rPr>
              <w:t>pwnat</w:t>
            </w:r>
            <w:proofErr w:type="spellEnd"/>
          </w:p>
        </w:tc>
      </w:tr>
      <w:tr w:rsidR="00620CF6" w14:paraId="3E5756FF" w14:textId="77777777">
        <w:trPr>
          <w:trHeight w:val="398"/>
        </w:trPr>
        <w:tc>
          <w:tcPr>
            <w:tcW w:w="2316" w:type="dxa"/>
            <w:shd w:val="clear" w:color="auto" w:fill="F7F7F7"/>
          </w:tcPr>
          <w:p w14:paraId="74DD2236"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shd w:val="clear" w:color="auto" w:fill="F7F7F7"/>
          </w:tcPr>
          <w:p w14:paraId="6276653B" w14:textId="77777777" w:rsidR="00620CF6" w:rsidRDefault="00000000">
            <w:pPr>
              <w:pStyle w:val="TableParagraph"/>
              <w:ind w:left="310"/>
              <w:rPr>
                <w:sz w:val="20"/>
              </w:rPr>
            </w:pPr>
            <w:r>
              <w:rPr>
                <w:spacing w:val="-2"/>
                <w:sz w:val="20"/>
              </w:rPr>
              <w:t>Private</w:t>
            </w:r>
            <w:r>
              <w:rPr>
                <w:spacing w:val="2"/>
                <w:sz w:val="20"/>
              </w:rPr>
              <w:t xml:space="preserve"> </w:t>
            </w:r>
            <w:r>
              <w:rPr>
                <w:spacing w:val="-2"/>
                <w:sz w:val="20"/>
              </w:rPr>
              <w:t>non-financial</w:t>
            </w:r>
            <w:r>
              <w:rPr>
                <w:spacing w:val="2"/>
                <w:sz w:val="20"/>
              </w:rPr>
              <w:t xml:space="preserve"> </w:t>
            </w:r>
            <w:r>
              <w:rPr>
                <w:spacing w:val="-2"/>
                <w:sz w:val="20"/>
              </w:rPr>
              <w:t>assets</w:t>
            </w:r>
          </w:p>
        </w:tc>
        <w:tc>
          <w:tcPr>
            <w:tcW w:w="1939" w:type="dxa"/>
            <w:shd w:val="clear" w:color="auto" w:fill="F7F7F7"/>
          </w:tcPr>
          <w:p w14:paraId="73166CC3" w14:textId="77777777" w:rsidR="00620CF6" w:rsidRDefault="00000000">
            <w:pPr>
              <w:pStyle w:val="TableParagraph"/>
              <w:ind w:left="120"/>
              <w:rPr>
                <w:sz w:val="20"/>
              </w:rPr>
            </w:pPr>
            <w:proofErr w:type="spellStart"/>
            <w:r>
              <w:rPr>
                <w:spacing w:val="-2"/>
                <w:sz w:val="20"/>
              </w:rPr>
              <w:t>pwnfa</w:t>
            </w:r>
            <w:proofErr w:type="spellEnd"/>
          </w:p>
        </w:tc>
      </w:tr>
      <w:tr w:rsidR="00620CF6" w14:paraId="09598F1F" w14:textId="77777777">
        <w:trPr>
          <w:trHeight w:val="498"/>
        </w:trPr>
        <w:tc>
          <w:tcPr>
            <w:tcW w:w="2316" w:type="dxa"/>
          </w:tcPr>
          <w:p w14:paraId="37B14CAE" w14:textId="77777777" w:rsidR="00620CF6" w:rsidRDefault="00000000">
            <w:pPr>
              <w:pStyle w:val="TableParagraph"/>
              <w:spacing w:before="168"/>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tcPr>
          <w:p w14:paraId="27D77319" w14:textId="77777777" w:rsidR="00620CF6" w:rsidRDefault="00000000">
            <w:pPr>
              <w:pStyle w:val="TableParagraph"/>
              <w:spacing w:before="168"/>
              <w:ind w:left="310"/>
              <w:rPr>
                <w:sz w:val="20"/>
              </w:rPr>
            </w:pPr>
            <w:r>
              <w:rPr>
                <w:spacing w:val="-2"/>
                <w:sz w:val="20"/>
              </w:rPr>
              <w:t>Other</w:t>
            </w:r>
            <w:r>
              <w:rPr>
                <w:spacing w:val="4"/>
                <w:sz w:val="20"/>
              </w:rPr>
              <w:t xml:space="preserve"> </w:t>
            </w:r>
            <w:r>
              <w:rPr>
                <w:spacing w:val="-2"/>
                <w:sz w:val="20"/>
              </w:rPr>
              <w:t>domestic</w:t>
            </w:r>
            <w:r>
              <w:rPr>
                <w:spacing w:val="4"/>
                <w:sz w:val="20"/>
              </w:rPr>
              <w:t xml:space="preserve"> </w:t>
            </w:r>
            <w:r>
              <w:rPr>
                <w:spacing w:val="-2"/>
                <w:sz w:val="20"/>
              </w:rPr>
              <w:t>private</w:t>
            </w:r>
            <w:r>
              <w:rPr>
                <w:spacing w:val="4"/>
                <w:sz w:val="20"/>
              </w:rPr>
              <w:t xml:space="preserve"> </w:t>
            </w:r>
            <w:r>
              <w:rPr>
                <w:spacing w:val="-2"/>
                <w:sz w:val="20"/>
              </w:rPr>
              <w:t>capital</w:t>
            </w:r>
          </w:p>
        </w:tc>
        <w:tc>
          <w:tcPr>
            <w:tcW w:w="1939" w:type="dxa"/>
          </w:tcPr>
          <w:p w14:paraId="0F674F4A" w14:textId="77777777" w:rsidR="00620CF6" w:rsidRDefault="00000000">
            <w:pPr>
              <w:pStyle w:val="TableParagraph"/>
              <w:spacing w:before="168"/>
              <w:ind w:left="120"/>
              <w:rPr>
                <w:sz w:val="20"/>
              </w:rPr>
            </w:pPr>
            <w:proofErr w:type="spellStart"/>
            <w:r>
              <w:rPr>
                <w:spacing w:val="-4"/>
                <w:sz w:val="20"/>
              </w:rPr>
              <w:t>pwodk</w:t>
            </w:r>
            <w:proofErr w:type="spellEnd"/>
          </w:p>
        </w:tc>
      </w:tr>
      <w:tr w:rsidR="00620CF6" w14:paraId="603B0D42" w14:textId="77777777">
        <w:trPr>
          <w:trHeight w:val="398"/>
        </w:trPr>
        <w:tc>
          <w:tcPr>
            <w:tcW w:w="2316" w:type="dxa"/>
            <w:shd w:val="clear" w:color="auto" w:fill="F7F7F7"/>
          </w:tcPr>
          <w:p w14:paraId="4BD44571"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shd w:val="clear" w:color="auto" w:fill="F7F7F7"/>
          </w:tcPr>
          <w:p w14:paraId="2978EE32" w14:textId="77777777" w:rsidR="00620CF6" w:rsidRDefault="00000000">
            <w:pPr>
              <w:pStyle w:val="TableParagraph"/>
              <w:ind w:left="310"/>
              <w:rPr>
                <w:sz w:val="20"/>
              </w:rPr>
            </w:pPr>
            <w:r>
              <w:rPr>
                <w:spacing w:val="-2"/>
                <w:sz w:val="20"/>
              </w:rPr>
              <w:t>Private</w:t>
            </w:r>
            <w:r>
              <w:rPr>
                <w:spacing w:val="-3"/>
                <w:sz w:val="20"/>
              </w:rPr>
              <w:t xml:space="preserve"> </w:t>
            </w:r>
            <w:r>
              <w:rPr>
                <w:spacing w:val="-2"/>
                <w:sz w:val="20"/>
              </w:rPr>
              <w:t>offshore</w:t>
            </w:r>
            <w:r>
              <w:rPr>
                <w:spacing w:val="-3"/>
                <w:sz w:val="20"/>
              </w:rPr>
              <w:t xml:space="preserve"> </w:t>
            </w:r>
            <w:r>
              <w:rPr>
                <w:spacing w:val="-2"/>
                <w:sz w:val="20"/>
              </w:rPr>
              <w:t>wealth</w:t>
            </w:r>
          </w:p>
        </w:tc>
        <w:tc>
          <w:tcPr>
            <w:tcW w:w="1939" w:type="dxa"/>
            <w:shd w:val="clear" w:color="auto" w:fill="F7F7F7"/>
          </w:tcPr>
          <w:p w14:paraId="1F56CE74" w14:textId="77777777" w:rsidR="00620CF6" w:rsidRDefault="00000000">
            <w:pPr>
              <w:pStyle w:val="TableParagraph"/>
              <w:ind w:left="120"/>
              <w:rPr>
                <w:sz w:val="20"/>
              </w:rPr>
            </w:pPr>
            <w:proofErr w:type="spellStart"/>
            <w:r>
              <w:rPr>
                <w:spacing w:val="-2"/>
                <w:sz w:val="20"/>
              </w:rPr>
              <w:t>pwoff</w:t>
            </w:r>
            <w:proofErr w:type="spellEnd"/>
          </w:p>
        </w:tc>
      </w:tr>
      <w:tr w:rsidR="00620CF6" w14:paraId="1814F95F" w14:textId="77777777">
        <w:trPr>
          <w:trHeight w:val="398"/>
        </w:trPr>
        <w:tc>
          <w:tcPr>
            <w:tcW w:w="2316" w:type="dxa"/>
          </w:tcPr>
          <w:p w14:paraId="54788401" w14:textId="77777777" w:rsidR="00620CF6" w:rsidRDefault="00000000">
            <w:pPr>
              <w:pStyle w:val="TableParagraph"/>
              <w:rPr>
                <w:sz w:val="20"/>
              </w:rPr>
            </w:pPr>
            <w:r>
              <w:rPr>
                <w:spacing w:val="-6"/>
                <w:sz w:val="20"/>
              </w:rPr>
              <w:t>Households</w:t>
            </w:r>
            <w:r>
              <w:rPr>
                <w:sz w:val="20"/>
              </w:rPr>
              <w:t xml:space="preserve"> </w:t>
            </w:r>
            <w:r>
              <w:rPr>
                <w:spacing w:val="-6"/>
                <w:sz w:val="20"/>
              </w:rPr>
              <w:t>&amp;</w:t>
            </w:r>
            <w:r>
              <w:rPr>
                <w:sz w:val="20"/>
              </w:rPr>
              <w:t xml:space="preserve"> </w:t>
            </w:r>
            <w:r>
              <w:rPr>
                <w:spacing w:val="-6"/>
                <w:sz w:val="20"/>
              </w:rPr>
              <w:t>NPISH</w:t>
            </w:r>
          </w:p>
        </w:tc>
        <w:tc>
          <w:tcPr>
            <w:tcW w:w="5233" w:type="dxa"/>
          </w:tcPr>
          <w:p w14:paraId="2E6CEAD6" w14:textId="77777777" w:rsidR="00620CF6" w:rsidRDefault="00000000">
            <w:pPr>
              <w:pStyle w:val="TableParagraph"/>
              <w:ind w:left="310"/>
              <w:rPr>
                <w:sz w:val="20"/>
              </w:rPr>
            </w:pPr>
            <w:r>
              <w:rPr>
                <w:spacing w:val="-2"/>
                <w:sz w:val="20"/>
              </w:rPr>
              <w:t>Private</w:t>
            </w:r>
            <w:r>
              <w:rPr>
                <w:spacing w:val="2"/>
                <w:sz w:val="20"/>
              </w:rPr>
              <w:t xml:space="preserve"> </w:t>
            </w:r>
            <w:r>
              <w:rPr>
                <w:spacing w:val="-2"/>
                <w:sz w:val="20"/>
              </w:rPr>
              <w:t>pension</w:t>
            </w:r>
            <w:r>
              <w:rPr>
                <w:spacing w:val="2"/>
                <w:sz w:val="20"/>
              </w:rPr>
              <w:t xml:space="preserve"> </w:t>
            </w:r>
            <w:r>
              <w:rPr>
                <w:spacing w:val="-2"/>
                <w:sz w:val="20"/>
              </w:rPr>
              <w:t>funds</w:t>
            </w:r>
            <w:r>
              <w:rPr>
                <w:spacing w:val="2"/>
                <w:sz w:val="20"/>
              </w:rPr>
              <w:t xml:space="preserve"> </w:t>
            </w:r>
            <w:r>
              <w:rPr>
                <w:spacing w:val="-2"/>
                <w:sz w:val="20"/>
              </w:rPr>
              <w:t>&amp;</w:t>
            </w:r>
            <w:r>
              <w:rPr>
                <w:spacing w:val="3"/>
                <w:sz w:val="20"/>
              </w:rPr>
              <w:t xml:space="preserve"> </w:t>
            </w:r>
            <w:r>
              <w:rPr>
                <w:spacing w:val="-2"/>
                <w:sz w:val="20"/>
              </w:rPr>
              <w:t>life</w:t>
            </w:r>
            <w:r>
              <w:rPr>
                <w:spacing w:val="2"/>
                <w:sz w:val="20"/>
              </w:rPr>
              <w:t xml:space="preserve"> </w:t>
            </w:r>
            <w:r>
              <w:rPr>
                <w:spacing w:val="-2"/>
                <w:sz w:val="20"/>
              </w:rPr>
              <w:t>insurance</w:t>
            </w:r>
          </w:p>
        </w:tc>
        <w:tc>
          <w:tcPr>
            <w:tcW w:w="1939" w:type="dxa"/>
          </w:tcPr>
          <w:p w14:paraId="2379F0BB" w14:textId="77777777" w:rsidR="00620CF6" w:rsidRDefault="00000000">
            <w:pPr>
              <w:pStyle w:val="TableParagraph"/>
              <w:ind w:left="120"/>
              <w:rPr>
                <w:sz w:val="20"/>
              </w:rPr>
            </w:pPr>
            <w:proofErr w:type="spellStart"/>
            <w:r>
              <w:rPr>
                <w:spacing w:val="-4"/>
                <w:sz w:val="20"/>
              </w:rPr>
              <w:t>pwpen</w:t>
            </w:r>
            <w:proofErr w:type="spellEnd"/>
          </w:p>
        </w:tc>
      </w:tr>
      <w:tr w:rsidR="00620CF6" w14:paraId="70C90DC1" w14:textId="77777777">
        <w:trPr>
          <w:trHeight w:val="398"/>
        </w:trPr>
        <w:tc>
          <w:tcPr>
            <w:tcW w:w="2316" w:type="dxa"/>
            <w:shd w:val="clear" w:color="auto" w:fill="F7F7F7"/>
          </w:tcPr>
          <w:p w14:paraId="77AF7744" w14:textId="77777777" w:rsidR="00620CF6" w:rsidRDefault="00000000">
            <w:pPr>
              <w:pStyle w:val="TableParagraph"/>
              <w:rPr>
                <w:sz w:val="20"/>
              </w:rPr>
            </w:pPr>
            <w:r>
              <w:rPr>
                <w:spacing w:val="-2"/>
                <w:sz w:val="20"/>
              </w:rPr>
              <w:t>Households</w:t>
            </w:r>
          </w:p>
        </w:tc>
        <w:tc>
          <w:tcPr>
            <w:tcW w:w="5233" w:type="dxa"/>
            <w:shd w:val="clear" w:color="auto" w:fill="F7F7F7"/>
          </w:tcPr>
          <w:p w14:paraId="217F7007" w14:textId="77777777" w:rsidR="00620CF6" w:rsidRDefault="00000000">
            <w:pPr>
              <w:pStyle w:val="TableParagraph"/>
              <w:ind w:left="310"/>
              <w:rPr>
                <w:sz w:val="20"/>
              </w:rPr>
            </w:pPr>
            <w:r>
              <w:rPr>
                <w:spacing w:val="-2"/>
                <w:sz w:val="20"/>
              </w:rPr>
              <w:t>Personal</w:t>
            </w:r>
            <w:r>
              <w:rPr>
                <w:spacing w:val="5"/>
                <w:sz w:val="20"/>
              </w:rPr>
              <w:t xml:space="preserve"> </w:t>
            </w:r>
            <w:r>
              <w:rPr>
                <w:spacing w:val="-2"/>
                <w:sz w:val="20"/>
              </w:rPr>
              <w:t>agricultural</w:t>
            </w:r>
            <w:r>
              <w:rPr>
                <w:spacing w:val="5"/>
                <w:sz w:val="20"/>
              </w:rPr>
              <w:t xml:space="preserve"> </w:t>
            </w:r>
            <w:r>
              <w:rPr>
                <w:spacing w:val="-4"/>
                <w:sz w:val="20"/>
              </w:rPr>
              <w:t>land</w:t>
            </w:r>
          </w:p>
        </w:tc>
        <w:tc>
          <w:tcPr>
            <w:tcW w:w="1939" w:type="dxa"/>
            <w:shd w:val="clear" w:color="auto" w:fill="F7F7F7"/>
          </w:tcPr>
          <w:p w14:paraId="30F98DFE" w14:textId="77777777" w:rsidR="00620CF6" w:rsidRDefault="00000000">
            <w:pPr>
              <w:pStyle w:val="TableParagraph"/>
              <w:ind w:left="120"/>
              <w:rPr>
                <w:sz w:val="20"/>
              </w:rPr>
            </w:pPr>
            <w:proofErr w:type="spellStart"/>
            <w:r>
              <w:rPr>
                <w:spacing w:val="-2"/>
                <w:sz w:val="20"/>
              </w:rPr>
              <w:t>hwagr</w:t>
            </w:r>
            <w:proofErr w:type="spellEnd"/>
          </w:p>
        </w:tc>
      </w:tr>
      <w:tr w:rsidR="00620CF6" w14:paraId="590429F8" w14:textId="77777777">
        <w:trPr>
          <w:trHeight w:val="498"/>
        </w:trPr>
        <w:tc>
          <w:tcPr>
            <w:tcW w:w="2316" w:type="dxa"/>
          </w:tcPr>
          <w:p w14:paraId="6C21A610" w14:textId="77777777" w:rsidR="00620CF6" w:rsidRDefault="00000000">
            <w:pPr>
              <w:pStyle w:val="TableParagraph"/>
              <w:rPr>
                <w:sz w:val="20"/>
              </w:rPr>
            </w:pPr>
            <w:r>
              <w:rPr>
                <w:spacing w:val="-2"/>
                <w:sz w:val="20"/>
              </w:rPr>
              <w:t>Households</w:t>
            </w:r>
          </w:p>
        </w:tc>
        <w:tc>
          <w:tcPr>
            <w:tcW w:w="5233" w:type="dxa"/>
          </w:tcPr>
          <w:p w14:paraId="61ECA4E1" w14:textId="77777777" w:rsidR="00620CF6" w:rsidRDefault="00000000">
            <w:pPr>
              <w:pStyle w:val="TableParagraph"/>
              <w:ind w:left="310"/>
              <w:rPr>
                <w:sz w:val="20"/>
              </w:rPr>
            </w:pPr>
            <w:r>
              <w:rPr>
                <w:sz w:val="20"/>
              </w:rPr>
              <w:t>Personal</w:t>
            </w:r>
            <w:r>
              <w:rPr>
                <w:spacing w:val="-5"/>
                <w:sz w:val="20"/>
              </w:rPr>
              <w:t xml:space="preserve"> </w:t>
            </w:r>
            <w:r>
              <w:rPr>
                <w:sz w:val="20"/>
              </w:rPr>
              <w:t>bonds</w:t>
            </w:r>
            <w:r>
              <w:rPr>
                <w:spacing w:val="-4"/>
                <w:sz w:val="20"/>
              </w:rPr>
              <w:t xml:space="preserve"> </w:t>
            </w:r>
            <w:r>
              <w:rPr>
                <w:sz w:val="20"/>
              </w:rPr>
              <w:t>&amp;</w:t>
            </w:r>
            <w:r>
              <w:rPr>
                <w:spacing w:val="-5"/>
                <w:sz w:val="20"/>
              </w:rPr>
              <w:t xml:space="preserve"> </w:t>
            </w:r>
            <w:r>
              <w:rPr>
                <w:spacing w:val="-2"/>
                <w:sz w:val="20"/>
              </w:rPr>
              <w:t>loans</w:t>
            </w:r>
          </w:p>
        </w:tc>
        <w:tc>
          <w:tcPr>
            <w:tcW w:w="1939" w:type="dxa"/>
          </w:tcPr>
          <w:p w14:paraId="4E7E2953" w14:textId="77777777" w:rsidR="00620CF6" w:rsidRDefault="00000000">
            <w:pPr>
              <w:pStyle w:val="TableParagraph"/>
              <w:ind w:left="120"/>
              <w:rPr>
                <w:sz w:val="20"/>
              </w:rPr>
            </w:pPr>
            <w:proofErr w:type="spellStart"/>
            <w:r>
              <w:rPr>
                <w:spacing w:val="-4"/>
                <w:sz w:val="20"/>
              </w:rPr>
              <w:t>hwbol</w:t>
            </w:r>
            <w:proofErr w:type="spellEnd"/>
          </w:p>
        </w:tc>
      </w:tr>
      <w:tr w:rsidR="00620CF6" w14:paraId="6E4E806A" w14:textId="77777777">
        <w:trPr>
          <w:trHeight w:val="398"/>
        </w:trPr>
        <w:tc>
          <w:tcPr>
            <w:tcW w:w="2316" w:type="dxa"/>
            <w:shd w:val="clear" w:color="auto" w:fill="F7F7F7"/>
          </w:tcPr>
          <w:p w14:paraId="0FCB009D" w14:textId="77777777" w:rsidR="00620CF6" w:rsidRDefault="00000000">
            <w:pPr>
              <w:pStyle w:val="TableParagraph"/>
              <w:rPr>
                <w:sz w:val="20"/>
              </w:rPr>
            </w:pPr>
            <w:r>
              <w:rPr>
                <w:spacing w:val="-2"/>
                <w:sz w:val="20"/>
              </w:rPr>
              <w:t>Households</w:t>
            </w:r>
          </w:p>
        </w:tc>
        <w:tc>
          <w:tcPr>
            <w:tcW w:w="5233" w:type="dxa"/>
            <w:shd w:val="clear" w:color="auto" w:fill="F7F7F7"/>
          </w:tcPr>
          <w:p w14:paraId="79E341A0" w14:textId="77777777" w:rsidR="00620CF6" w:rsidRDefault="00000000">
            <w:pPr>
              <w:pStyle w:val="TableParagraph"/>
              <w:ind w:left="310"/>
              <w:rPr>
                <w:sz w:val="20"/>
              </w:rPr>
            </w:pPr>
            <w:r>
              <w:rPr>
                <w:spacing w:val="-2"/>
                <w:sz w:val="20"/>
              </w:rPr>
              <w:t>Personal</w:t>
            </w:r>
            <w:r>
              <w:rPr>
                <w:spacing w:val="-3"/>
                <w:sz w:val="20"/>
              </w:rPr>
              <w:t xml:space="preserve"> </w:t>
            </w:r>
            <w:r>
              <w:rPr>
                <w:spacing w:val="-2"/>
                <w:sz w:val="20"/>
              </w:rPr>
              <w:t>business</w:t>
            </w:r>
            <w:r>
              <w:rPr>
                <w:spacing w:val="-3"/>
                <w:sz w:val="20"/>
              </w:rPr>
              <w:t xml:space="preserve"> </w:t>
            </w:r>
            <w:r>
              <w:rPr>
                <w:spacing w:val="-2"/>
                <w:sz w:val="20"/>
              </w:rPr>
              <w:t>and</w:t>
            </w:r>
            <w:r>
              <w:rPr>
                <w:spacing w:val="-3"/>
                <w:sz w:val="20"/>
              </w:rPr>
              <w:t xml:space="preserve"> </w:t>
            </w:r>
            <w:r>
              <w:rPr>
                <w:spacing w:val="-2"/>
                <w:sz w:val="20"/>
              </w:rPr>
              <w:t>other</w:t>
            </w:r>
            <w:r>
              <w:rPr>
                <w:spacing w:val="-3"/>
                <w:sz w:val="20"/>
              </w:rPr>
              <w:t xml:space="preserve"> </w:t>
            </w:r>
            <w:r>
              <w:rPr>
                <w:spacing w:val="-2"/>
                <w:sz w:val="20"/>
              </w:rPr>
              <w:t>non-financial</w:t>
            </w:r>
            <w:r>
              <w:rPr>
                <w:spacing w:val="-3"/>
                <w:sz w:val="20"/>
              </w:rPr>
              <w:t xml:space="preserve"> </w:t>
            </w:r>
            <w:r>
              <w:rPr>
                <w:spacing w:val="-2"/>
                <w:sz w:val="20"/>
              </w:rPr>
              <w:t>assets</w:t>
            </w:r>
          </w:p>
        </w:tc>
        <w:tc>
          <w:tcPr>
            <w:tcW w:w="1939" w:type="dxa"/>
            <w:shd w:val="clear" w:color="auto" w:fill="F7F7F7"/>
          </w:tcPr>
          <w:p w14:paraId="1E5998FA" w14:textId="77777777" w:rsidR="00620CF6" w:rsidRDefault="00000000">
            <w:pPr>
              <w:pStyle w:val="TableParagraph"/>
              <w:ind w:left="120"/>
              <w:rPr>
                <w:sz w:val="20"/>
              </w:rPr>
            </w:pPr>
            <w:proofErr w:type="spellStart"/>
            <w:r>
              <w:rPr>
                <w:spacing w:val="-2"/>
                <w:sz w:val="20"/>
              </w:rPr>
              <w:t>hwbus</w:t>
            </w:r>
            <w:proofErr w:type="spellEnd"/>
          </w:p>
        </w:tc>
      </w:tr>
      <w:tr w:rsidR="00620CF6" w14:paraId="2FF15515" w14:textId="77777777">
        <w:trPr>
          <w:trHeight w:val="398"/>
        </w:trPr>
        <w:tc>
          <w:tcPr>
            <w:tcW w:w="2316" w:type="dxa"/>
          </w:tcPr>
          <w:p w14:paraId="54A15B4B" w14:textId="77777777" w:rsidR="00620CF6" w:rsidRDefault="00000000">
            <w:pPr>
              <w:pStyle w:val="TableParagraph"/>
              <w:rPr>
                <w:sz w:val="20"/>
              </w:rPr>
            </w:pPr>
            <w:r>
              <w:rPr>
                <w:spacing w:val="-2"/>
                <w:sz w:val="20"/>
              </w:rPr>
              <w:t>Households</w:t>
            </w:r>
          </w:p>
        </w:tc>
        <w:tc>
          <w:tcPr>
            <w:tcW w:w="5233" w:type="dxa"/>
          </w:tcPr>
          <w:p w14:paraId="4D381E98" w14:textId="77777777" w:rsidR="00620CF6" w:rsidRDefault="00000000">
            <w:pPr>
              <w:pStyle w:val="TableParagraph"/>
              <w:ind w:left="310"/>
              <w:rPr>
                <w:sz w:val="20"/>
              </w:rPr>
            </w:pPr>
            <w:r>
              <w:rPr>
                <w:spacing w:val="-2"/>
                <w:sz w:val="20"/>
              </w:rPr>
              <w:t>Personal</w:t>
            </w:r>
            <w:r>
              <w:rPr>
                <w:spacing w:val="3"/>
                <w:sz w:val="20"/>
              </w:rPr>
              <w:t xml:space="preserve"> </w:t>
            </w:r>
            <w:r>
              <w:rPr>
                <w:spacing w:val="-2"/>
                <w:sz w:val="20"/>
              </w:rPr>
              <w:t>currency</w:t>
            </w:r>
            <w:r>
              <w:rPr>
                <w:spacing w:val="4"/>
                <w:sz w:val="20"/>
              </w:rPr>
              <w:t xml:space="preserve"> </w:t>
            </w:r>
            <w:r>
              <w:rPr>
                <w:spacing w:val="-2"/>
                <w:sz w:val="20"/>
              </w:rPr>
              <w:t>&amp;</w:t>
            </w:r>
            <w:r>
              <w:rPr>
                <w:spacing w:val="4"/>
                <w:sz w:val="20"/>
              </w:rPr>
              <w:t xml:space="preserve"> </w:t>
            </w:r>
            <w:r>
              <w:rPr>
                <w:spacing w:val="-2"/>
                <w:sz w:val="20"/>
              </w:rPr>
              <w:t>deposits</w:t>
            </w:r>
          </w:p>
        </w:tc>
        <w:tc>
          <w:tcPr>
            <w:tcW w:w="1939" w:type="dxa"/>
          </w:tcPr>
          <w:p w14:paraId="7CFA7898" w14:textId="77777777" w:rsidR="00620CF6" w:rsidRDefault="00000000">
            <w:pPr>
              <w:pStyle w:val="TableParagraph"/>
              <w:ind w:left="120"/>
              <w:rPr>
                <w:sz w:val="20"/>
              </w:rPr>
            </w:pPr>
            <w:proofErr w:type="spellStart"/>
            <w:r>
              <w:rPr>
                <w:spacing w:val="-4"/>
                <w:sz w:val="20"/>
              </w:rPr>
              <w:t>hwcud</w:t>
            </w:r>
            <w:proofErr w:type="spellEnd"/>
          </w:p>
        </w:tc>
      </w:tr>
      <w:tr w:rsidR="00620CF6" w14:paraId="15DFE127" w14:textId="77777777">
        <w:trPr>
          <w:trHeight w:val="398"/>
        </w:trPr>
        <w:tc>
          <w:tcPr>
            <w:tcW w:w="2316" w:type="dxa"/>
            <w:shd w:val="clear" w:color="auto" w:fill="F7F7F7"/>
          </w:tcPr>
          <w:p w14:paraId="5859D5D4" w14:textId="77777777" w:rsidR="00620CF6" w:rsidRDefault="00000000">
            <w:pPr>
              <w:pStyle w:val="TableParagraph"/>
              <w:rPr>
                <w:sz w:val="20"/>
              </w:rPr>
            </w:pPr>
            <w:r>
              <w:rPr>
                <w:spacing w:val="-2"/>
                <w:sz w:val="20"/>
              </w:rPr>
              <w:t>Households</w:t>
            </w:r>
          </w:p>
        </w:tc>
        <w:tc>
          <w:tcPr>
            <w:tcW w:w="5233" w:type="dxa"/>
            <w:shd w:val="clear" w:color="auto" w:fill="F7F7F7"/>
          </w:tcPr>
          <w:p w14:paraId="096CFFA2" w14:textId="77777777" w:rsidR="00620CF6" w:rsidRDefault="00000000">
            <w:pPr>
              <w:pStyle w:val="TableParagraph"/>
              <w:ind w:left="310"/>
              <w:rPr>
                <w:sz w:val="20"/>
              </w:rPr>
            </w:pPr>
            <w:r>
              <w:rPr>
                <w:spacing w:val="-2"/>
                <w:sz w:val="20"/>
              </w:rPr>
              <w:t>Personal</w:t>
            </w:r>
            <w:r>
              <w:rPr>
                <w:spacing w:val="1"/>
                <w:sz w:val="20"/>
              </w:rPr>
              <w:t xml:space="preserve"> </w:t>
            </w:r>
            <w:r>
              <w:rPr>
                <w:spacing w:val="-4"/>
                <w:sz w:val="20"/>
              </w:rPr>
              <w:t>debt</w:t>
            </w:r>
          </w:p>
        </w:tc>
        <w:tc>
          <w:tcPr>
            <w:tcW w:w="1939" w:type="dxa"/>
            <w:shd w:val="clear" w:color="auto" w:fill="F7F7F7"/>
          </w:tcPr>
          <w:p w14:paraId="3597A69F" w14:textId="77777777" w:rsidR="00620CF6" w:rsidRDefault="00000000">
            <w:pPr>
              <w:pStyle w:val="TableParagraph"/>
              <w:ind w:left="120"/>
              <w:rPr>
                <w:sz w:val="20"/>
              </w:rPr>
            </w:pPr>
            <w:proofErr w:type="spellStart"/>
            <w:r>
              <w:rPr>
                <w:spacing w:val="-2"/>
                <w:sz w:val="20"/>
              </w:rPr>
              <w:t>hwdeb</w:t>
            </w:r>
            <w:proofErr w:type="spellEnd"/>
          </w:p>
        </w:tc>
      </w:tr>
      <w:tr w:rsidR="00620CF6" w14:paraId="26E2B42C" w14:textId="77777777">
        <w:trPr>
          <w:trHeight w:val="398"/>
        </w:trPr>
        <w:tc>
          <w:tcPr>
            <w:tcW w:w="2316" w:type="dxa"/>
          </w:tcPr>
          <w:p w14:paraId="48CD6245" w14:textId="77777777" w:rsidR="00620CF6" w:rsidRDefault="00000000">
            <w:pPr>
              <w:pStyle w:val="TableParagraph"/>
              <w:rPr>
                <w:sz w:val="20"/>
              </w:rPr>
            </w:pPr>
            <w:r>
              <w:rPr>
                <w:spacing w:val="-2"/>
                <w:sz w:val="20"/>
              </w:rPr>
              <w:t>Households</w:t>
            </w:r>
          </w:p>
        </w:tc>
        <w:tc>
          <w:tcPr>
            <w:tcW w:w="5233" w:type="dxa"/>
          </w:tcPr>
          <w:p w14:paraId="0A3FC763" w14:textId="77777777" w:rsidR="00620CF6" w:rsidRDefault="00000000">
            <w:pPr>
              <w:pStyle w:val="TableParagraph"/>
              <w:ind w:left="310"/>
              <w:rPr>
                <w:sz w:val="20"/>
              </w:rPr>
            </w:pPr>
            <w:r>
              <w:rPr>
                <w:spacing w:val="-2"/>
                <w:sz w:val="20"/>
              </w:rPr>
              <w:t>Personal</w:t>
            </w:r>
            <w:r>
              <w:rPr>
                <w:spacing w:val="1"/>
                <w:sz w:val="20"/>
              </w:rPr>
              <w:t xml:space="preserve"> </w:t>
            </w:r>
            <w:r>
              <w:rPr>
                <w:spacing w:val="-2"/>
                <w:sz w:val="20"/>
              </w:rPr>
              <w:t>dwellings</w:t>
            </w:r>
          </w:p>
        </w:tc>
        <w:tc>
          <w:tcPr>
            <w:tcW w:w="1939" w:type="dxa"/>
          </w:tcPr>
          <w:p w14:paraId="4BD0DE08" w14:textId="77777777" w:rsidR="00620CF6" w:rsidRDefault="00000000">
            <w:pPr>
              <w:pStyle w:val="TableParagraph"/>
              <w:ind w:left="120"/>
              <w:rPr>
                <w:sz w:val="20"/>
              </w:rPr>
            </w:pPr>
            <w:proofErr w:type="spellStart"/>
            <w:r>
              <w:rPr>
                <w:spacing w:val="-2"/>
                <w:sz w:val="20"/>
              </w:rPr>
              <w:t>hwdwe</w:t>
            </w:r>
            <w:proofErr w:type="spellEnd"/>
          </w:p>
        </w:tc>
      </w:tr>
      <w:tr w:rsidR="00620CF6" w14:paraId="32A311A5" w14:textId="77777777">
        <w:trPr>
          <w:trHeight w:val="398"/>
        </w:trPr>
        <w:tc>
          <w:tcPr>
            <w:tcW w:w="2316" w:type="dxa"/>
            <w:shd w:val="clear" w:color="auto" w:fill="F7F7F7"/>
          </w:tcPr>
          <w:p w14:paraId="6226B899" w14:textId="77777777" w:rsidR="00620CF6" w:rsidRDefault="00000000">
            <w:pPr>
              <w:pStyle w:val="TableParagraph"/>
              <w:rPr>
                <w:sz w:val="20"/>
              </w:rPr>
            </w:pPr>
            <w:r>
              <w:rPr>
                <w:spacing w:val="-2"/>
                <w:sz w:val="20"/>
              </w:rPr>
              <w:t>Households</w:t>
            </w:r>
          </w:p>
        </w:tc>
        <w:tc>
          <w:tcPr>
            <w:tcW w:w="5233" w:type="dxa"/>
            <w:shd w:val="clear" w:color="auto" w:fill="F7F7F7"/>
          </w:tcPr>
          <w:p w14:paraId="0284C3C4" w14:textId="77777777" w:rsidR="00620CF6" w:rsidRDefault="00000000">
            <w:pPr>
              <w:pStyle w:val="TableParagraph"/>
              <w:ind w:left="310"/>
              <w:rPr>
                <w:sz w:val="20"/>
              </w:rPr>
            </w:pPr>
            <w:r>
              <w:rPr>
                <w:spacing w:val="-2"/>
                <w:sz w:val="20"/>
              </w:rPr>
              <w:t>Net personal</w:t>
            </w:r>
            <w:r>
              <w:rPr>
                <w:spacing w:val="-1"/>
                <w:sz w:val="20"/>
              </w:rPr>
              <w:t xml:space="preserve"> </w:t>
            </w:r>
            <w:r>
              <w:rPr>
                <w:spacing w:val="-2"/>
                <w:sz w:val="20"/>
              </w:rPr>
              <w:t>wealth</w:t>
            </w:r>
          </w:p>
        </w:tc>
        <w:tc>
          <w:tcPr>
            <w:tcW w:w="1939" w:type="dxa"/>
            <w:shd w:val="clear" w:color="auto" w:fill="F7F7F7"/>
          </w:tcPr>
          <w:p w14:paraId="3A56E52F" w14:textId="77777777" w:rsidR="00620CF6" w:rsidRDefault="00000000">
            <w:pPr>
              <w:pStyle w:val="TableParagraph"/>
              <w:ind w:left="120"/>
              <w:rPr>
                <w:sz w:val="20"/>
              </w:rPr>
            </w:pPr>
            <w:proofErr w:type="spellStart"/>
            <w:r>
              <w:rPr>
                <w:spacing w:val="-2"/>
                <w:sz w:val="20"/>
              </w:rPr>
              <w:t>hweal</w:t>
            </w:r>
            <w:proofErr w:type="spellEnd"/>
          </w:p>
        </w:tc>
      </w:tr>
      <w:tr w:rsidR="00620CF6" w14:paraId="323E92F4" w14:textId="77777777">
        <w:trPr>
          <w:trHeight w:val="498"/>
        </w:trPr>
        <w:tc>
          <w:tcPr>
            <w:tcW w:w="2316" w:type="dxa"/>
          </w:tcPr>
          <w:p w14:paraId="34E8C20E" w14:textId="77777777" w:rsidR="00620CF6" w:rsidRDefault="00000000">
            <w:pPr>
              <w:pStyle w:val="TableParagraph"/>
              <w:spacing w:before="168"/>
              <w:rPr>
                <w:sz w:val="20"/>
              </w:rPr>
            </w:pPr>
            <w:r>
              <w:rPr>
                <w:spacing w:val="-2"/>
                <w:sz w:val="20"/>
              </w:rPr>
              <w:t>Households</w:t>
            </w:r>
          </w:p>
        </w:tc>
        <w:tc>
          <w:tcPr>
            <w:tcW w:w="5233" w:type="dxa"/>
          </w:tcPr>
          <w:p w14:paraId="60696821" w14:textId="77777777" w:rsidR="00620CF6" w:rsidRDefault="00000000">
            <w:pPr>
              <w:pStyle w:val="TableParagraph"/>
              <w:spacing w:before="168"/>
              <w:ind w:left="310"/>
              <w:rPr>
                <w:sz w:val="20"/>
              </w:rPr>
            </w:pPr>
            <w:r>
              <w:rPr>
                <w:spacing w:val="-2"/>
                <w:sz w:val="20"/>
              </w:rPr>
              <w:t>Personal</w:t>
            </w:r>
            <w:r>
              <w:rPr>
                <w:spacing w:val="1"/>
                <w:sz w:val="20"/>
              </w:rPr>
              <w:t xml:space="preserve"> </w:t>
            </w:r>
            <w:r>
              <w:rPr>
                <w:spacing w:val="-2"/>
                <w:sz w:val="20"/>
              </w:rPr>
              <w:t>equities</w:t>
            </w:r>
          </w:p>
        </w:tc>
        <w:tc>
          <w:tcPr>
            <w:tcW w:w="1939" w:type="dxa"/>
          </w:tcPr>
          <w:p w14:paraId="46CC9A0C" w14:textId="77777777" w:rsidR="00620CF6" w:rsidRDefault="00000000">
            <w:pPr>
              <w:pStyle w:val="TableParagraph"/>
              <w:spacing w:before="168"/>
              <w:ind w:left="120"/>
              <w:rPr>
                <w:sz w:val="20"/>
              </w:rPr>
            </w:pPr>
            <w:proofErr w:type="spellStart"/>
            <w:r>
              <w:rPr>
                <w:spacing w:val="-2"/>
                <w:sz w:val="20"/>
              </w:rPr>
              <w:t>hweqi</w:t>
            </w:r>
            <w:proofErr w:type="spellEnd"/>
          </w:p>
        </w:tc>
      </w:tr>
      <w:tr w:rsidR="00620CF6" w14:paraId="6C903181" w14:textId="77777777">
        <w:trPr>
          <w:trHeight w:val="398"/>
        </w:trPr>
        <w:tc>
          <w:tcPr>
            <w:tcW w:w="2316" w:type="dxa"/>
            <w:shd w:val="clear" w:color="auto" w:fill="F7F7F7"/>
          </w:tcPr>
          <w:p w14:paraId="25987741" w14:textId="77777777" w:rsidR="00620CF6" w:rsidRDefault="00000000">
            <w:pPr>
              <w:pStyle w:val="TableParagraph"/>
              <w:rPr>
                <w:sz w:val="20"/>
              </w:rPr>
            </w:pPr>
            <w:r>
              <w:rPr>
                <w:spacing w:val="-2"/>
                <w:sz w:val="20"/>
              </w:rPr>
              <w:t>Households</w:t>
            </w:r>
          </w:p>
        </w:tc>
        <w:tc>
          <w:tcPr>
            <w:tcW w:w="5233" w:type="dxa"/>
            <w:shd w:val="clear" w:color="auto" w:fill="F7F7F7"/>
          </w:tcPr>
          <w:p w14:paraId="6523BF92" w14:textId="77777777" w:rsidR="00620CF6" w:rsidRDefault="00000000">
            <w:pPr>
              <w:pStyle w:val="TableParagraph"/>
              <w:ind w:left="310"/>
              <w:rPr>
                <w:sz w:val="20"/>
              </w:rPr>
            </w:pPr>
            <w:r>
              <w:rPr>
                <w:spacing w:val="-2"/>
                <w:sz w:val="20"/>
              </w:rPr>
              <w:t>Personal</w:t>
            </w:r>
            <w:r>
              <w:rPr>
                <w:spacing w:val="-6"/>
                <w:sz w:val="20"/>
              </w:rPr>
              <w:t xml:space="preserve"> </w:t>
            </w:r>
            <w:r>
              <w:rPr>
                <w:spacing w:val="-2"/>
                <w:sz w:val="20"/>
              </w:rPr>
              <w:t>equity,</w:t>
            </w:r>
            <w:r>
              <w:rPr>
                <w:spacing w:val="-5"/>
                <w:sz w:val="20"/>
              </w:rPr>
              <w:t xml:space="preserve"> </w:t>
            </w:r>
            <w:r>
              <w:rPr>
                <w:spacing w:val="-2"/>
                <w:sz w:val="20"/>
              </w:rPr>
              <w:t>fund</w:t>
            </w:r>
            <w:r>
              <w:rPr>
                <w:spacing w:val="-5"/>
                <w:sz w:val="20"/>
              </w:rPr>
              <w:t xml:space="preserve"> </w:t>
            </w:r>
            <w:r>
              <w:rPr>
                <w:spacing w:val="-2"/>
                <w:sz w:val="20"/>
              </w:rPr>
              <w:t>shares</w:t>
            </w:r>
            <w:r>
              <w:rPr>
                <w:spacing w:val="-5"/>
                <w:sz w:val="20"/>
              </w:rPr>
              <w:t xml:space="preserve"> </w:t>
            </w:r>
            <w:r>
              <w:rPr>
                <w:spacing w:val="-2"/>
                <w:sz w:val="20"/>
              </w:rPr>
              <w:t>&amp;</w:t>
            </w:r>
            <w:r>
              <w:rPr>
                <w:spacing w:val="-5"/>
                <w:sz w:val="20"/>
              </w:rPr>
              <w:t xml:space="preserve"> </w:t>
            </w:r>
            <w:r>
              <w:rPr>
                <w:spacing w:val="-2"/>
                <w:sz w:val="20"/>
              </w:rPr>
              <w:t>offshore</w:t>
            </w:r>
            <w:r>
              <w:rPr>
                <w:spacing w:val="-5"/>
                <w:sz w:val="20"/>
              </w:rPr>
              <w:t xml:space="preserve"> </w:t>
            </w:r>
            <w:r>
              <w:rPr>
                <w:spacing w:val="-2"/>
                <w:sz w:val="20"/>
              </w:rPr>
              <w:t>wealth</w:t>
            </w:r>
          </w:p>
        </w:tc>
        <w:tc>
          <w:tcPr>
            <w:tcW w:w="1939" w:type="dxa"/>
            <w:shd w:val="clear" w:color="auto" w:fill="F7F7F7"/>
          </w:tcPr>
          <w:p w14:paraId="27791E68" w14:textId="77777777" w:rsidR="00620CF6" w:rsidRDefault="00000000">
            <w:pPr>
              <w:pStyle w:val="TableParagraph"/>
              <w:ind w:left="120"/>
              <w:rPr>
                <w:sz w:val="20"/>
              </w:rPr>
            </w:pPr>
            <w:proofErr w:type="spellStart"/>
            <w:r>
              <w:rPr>
                <w:spacing w:val="-4"/>
                <w:sz w:val="20"/>
              </w:rPr>
              <w:t>hwequ</w:t>
            </w:r>
            <w:proofErr w:type="spellEnd"/>
          </w:p>
        </w:tc>
      </w:tr>
      <w:tr w:rsidR="00620CF6" w14:paraId="452A8E99" w14:textId="77777777">
        <w:trPr>
          <w:trHeight w:val="336"/>
        </w:trPr>
        <w:tc>
          <w:tcPr>
            <w:tcW w:w="2316" w:type="dxa"/>
          </w:tcPr>
          <w:p w14:paraId="72C804C4" w14:textId="77777777" w:rsidR="00620CF6" w:rsidRDefault="00000000">
            <w:pPr>
              <w:pStyle w:val="TableParagraph"/>
              <w:spacing w:line="248" w:lineRule="exact"/>
              <w:rPr>
                <w:sz w:val="20"/>
              </w:rPr>
            </w:pPr>
            <w:r>
              <w:rPr>
                <w:spacing w:val="-2"/>
                <w:sz w:val="20"/>
              </w:rPr>
              <w:t>Households</w:t>
            </w:r>
          </w:p>
        </w:tc>
        <w:tc>
          <w:tcPr>
            <w:tcW w:w="5233" w:type="dxa"/>
          </w:tcPr>
          <w:p w14:paraId="7E6BCA69" w14:textId="77777777" w:rsidR="00620CF6" w:rsidRDefault="00000000">
            <w:pPr>
              <w:pStyle w:val="TableParagraph"/>
              <w:spacing w:line="248" w:lineRule="exact"/>
              <w:ind w:left="310"/>
              <w:rPr>
                <w:sz w:val="20"/>
              </w:rPr>
            </w:pPr>
            <w:r>
              <w:rPr>
                <w:spacing w:val="-2"/>
                <w:sz w:val="20"/>
              </w:rPr>
              <w:t>Personal</w:t>
            </w:r>
            <w:r>
              <w:rPr>
                <w:sz w:val="20"/>
              </w:rPr>
              <w:t xml:space="preserve"> </w:t>
            </w:r>
            <w:r>
              <w:rPr>
                <w:spacing w:val="-2"/>
                <w:sz w:val="20"/>
              </w:rPr>
              <w:t>financial</w:t>
            </w:r>
            <w:r>
              <w:rPr>
                <w:sz w:val="20"/>
              </w:rPr>
              <w:t xml:space="preserve"> </w:t>
            </w:r>
            <w:r>
              <w:rPr>
                <w:spacing w:val="-2"/>
                <w:sz w:val="20"/>
              </w:rPr>
              <w:t>assets</w:t>
            </w:r>
            <w:r>
              <w:rPr>
                <w:sz w:val="20"/>
              </w:rPr>
              <w:t xml:space="preserve"> </w:t>
            </w:r>
            <w:r>
              <w:rPr>
                <w:spacing w:val="-2"/>
                <w:sz w:val="20"/>
              </w:rPr>
              <w:t>excluding</w:t>
            </w:r>
            <w:r>
              <w:rPr>
                <w:sz w:val="20"/>
              </w:rPr>
              <w:t xml:space="preserve"> </w:t>
            </w:r>
            <w:r>
              <w:rPr>
                <w:spacing w:val="-2"/>
                <w:sz w:val="20"/>
              </w:rPr>
              <w:t>currency</w:t>
            </w:r>
            <w:r>
              <w:rPr>
                <w:spacing w:val="1"/>
                <w:sz w:val="20"/>
              </w:rPr>
              <w:t xml:space="preserve"> </w:t>
            </w:r>
            <w:r>
              <w:rPr>
                <w:spacing w:val="-2"/>
                <w:sz w:val="20"/>
              </w:rPr>
              <w:t>&amp;</w:t>
            </w:r>
            <w:r>
              <w:rPr>
                <w:sz w:val="20"/>
              </w:rPr>
              <w:t xml:space="preserve"> </w:t>
            </w:r>
            <w:r>
              <w:rPr>
                <w:spacing w:val="-2"/>
                <w:sz w:val="20"/>
              </w:rPr>
              <w:t>deposits</w:t>
            </w:r>
          </w:p>
        </w:tc>
        <w:tc>
          <w:tcPr>
            <w:tcW w:w="1939" w:type="dxa"/>
          </w:tcPr>
          <w:p w14:paraId="08411E0D" w14:textId="77777777" w:rsidR="00620CF6" w:rsidRDefault="00000000">
            <w:pPr>
              <w:pStyle w:val="TableParagraph"/>
              <w:spacing w:line="248" w:lineRule="exact"/>
              <w:ind w:left="120"/>
              <w:rPr>
                <w:sz w:val="20"/>
              </w:rPr>
            </w:pPr>
            <w:proofErr w:type="spellStart"/>
            <w:r>
              <w:rPr>
                <w:spacing w:val="-2"/>
                <w:sz w:val="20"/>
              </w:rPr>
              <w:t>hwfie</w:t>
            </w:r>
            <w:proofErr w:type="spellEnd"/>
          </w:p>
        </w:tc>
      </w:tr>
    </w:tbl>
    <w:p w14:paraId="0CAD4E10" w14:textId="77777777" w:rsidR="00620CF6" w:rsidRDefault="00620CF6">
      <w:pPr>
        <w:spacing w:line="248" w:lineRule="exact"/>
        <w:rPr>
          <w:sz w:val="20"/>
        </w:rPr>
        <w:sectPr w:rsidR="00620CF6" w:rsidSect="00D60468">
          <w:pgSz w:w="12240" w:h="15840"/>
          <w:pgMar w:top="1400" w:right="1220" w:bottom="1343" w:left="1300" w:header="720" w:footer="720" w:gutter="0"/>
          <w:cols w:space="720"/>
        </w:sectPr>
      </w:pPr>
    </w:p>
    <w:tbl>
      <w:tblPr>
        <w:tblW w:w="0" w:type="auto"/>
        <w:tblInd w:w="124" w:type="dxa"/>
        <w:tblLayout w:type="fixed"/>
        <w:tblCellMar>
          <w:left w:w="0" w:type="dxa"/>
          <w:right w:w="0" w:type="dxa"/>
        </w:tblCellMar>
        <w:tblLook w:val="01E0" w:firstRow="1" w:lastRow="1" w:firstColumn="1" w:lastColumn="1" w:noHBand="0" w:noVBand="0"/>
      </w:tblPr>
      <w:tblGrid>
        <w:gridCol w:w="1864"/>
        <w:gridCol w:w="5455"/>
        <w:gridCol w:w="2171"/>
      </w:tblGrid>
      <w:tr w:rsidR="00620CF6" w14:paraId="6F279139" w14:textId="77777777">
        <w:trPr>
          <w:trHeight w:val="398"/>
        </w:trPr>
        <w:tc>
          <w:tcPr>
            <w:tcW w:w="1864" w:type="dxa"/>
            <w:shd w:val="clear" w:color="auto" w:fill="F7F7F7"/>
          </w:tcPr>
          <w:p w14:paraId="6F98846A" w14:textId="77777777" w:rsidR="00620CF6" w:rsidRDefault="00000000">
            <w:pPr>
              <w:pStyle w:val="TableParagraph"/>
              <w:rPr>
                <w:sz w:val="20"/>
              </w:rPr>
            </w:pPr>
            <w:r>
              <w:rPr>
                <w:spacing w:val="-2"/>
                <w:sz w:val="20"/>
              </w:rPr>
              <w:lastRenderedPageBreak/>
              <w:t>Households</w:t>
            </w:r>
          </w:p>
        </w:tc>
        <w:tc>
          <w:tcPr>
            <w:tcW w:w="5455" w:type="dxa"/>
            <w:shd w:val="clear" w:color="auto" w:fill="F7F7F7"/>
          </w:tcPr>
          <w:p w14:paraId="491CD716" w14:textId="77777777" w:rsidR="00620CF6" w:rsidRDefault="00000000">
            <w:pPr>
              <w:pStyle w:val="TableParagraph"/>
              <w:ind w:left="762"/>
              <w:rPr>
                <w:sz w:val="20"/>
              </w:rPr>
            </w:pPr>
            <w:r>
              <w:rPr>
                <w:spacing w:val="-2"/>
                <w:sz w:val="20"/>
              </w:rPr>
              <w:t>Personal financial</w:t>
            </w:r>
            <w:r>
              <w:rPr>
                <w:spacing w:val="-1"/>
                <w:sz w:val="20"/>
              </w:rPr>
              <w:t xml:space="preserve"> </w:t>
            </w:r>
            <w:r>
              <w:rPr>
                <w:spacing w:val="-2"/>
                <w:sz w:val="20"/>
              </w:rPr>
              <w:t>assets</w:t>
            </w:r>
          </w:p>
        </w:tc>
        <w:tc>
          <w:tcPr>
            <w:tcW w:w="2171" w:type="dxa"/>
            <w:shd w:val="clear" w:color="auto" w:fill="F7F7F7"/>
          </w:tcPr>
          <w:p w14:paraId="72743524" w14:textId="77777777" w:rsidR="00620CF6" w:rsidRDefault="00000000">
            <w:pPr>
              <w:pStyle w:val="TableParagraph"/>
              <w:ind w:left="350"/>
              <w:rPr>
                <w:sz w:val="20"/>
              </w:rPr>
            </w:pPr>
            <w:proofErr w:type="spellStart"/>
            <w:r>
              <w:rPr>
                <w:spacing w:val="-2"/>
                <w:sz w:val="20"/>
              </w:rPr>
              <w:t>hwfin</w:t>
            </w:r>
            <w:proofErr w:type="spellEnd"/>
          </w:p>
        </w:tc>
      </w:tr>
      <w:tr w:rsidR="00620CF6" w14:paraId="2EECAB17" w14:textId="77777777">
        <w:trPr>
          <w:trHeight w:val="498"/>
        </w:trPr>
        <w:tc>
          <w:tcPr>
            <w:tcW w:w="1864" w:type="dxa"/>
          </w:tcPr>
          <w:p w14:paraId="5BFB2E51" w14:textId="77777777" w:rsidR="00620CF6" w:rsidRDefault="00000000">
            <w:pPr>
              <w:pStyle w:val="TableParagraph"/>
              <w:rPr>
                <w:sz w:val="20"/>
              </w:rPr>
            </w:pPr>
            <w:r>
              <w:rPr>
                <w:spacing w:val="-2"/>
                <w:sz w:val="20"/>
              </w:rPr>
              <w:t>Households</w:t>
            </w:r>
          </w:p>
        </w:tc>
        <w:tc>
          <w:tcPr>
            <w:tcW w:w="5455" w:type="dxa"/>
          </w:tcPr>
          <w:p w14:paraId="4E2CC7F2" w14:textId="77777777" w:rsidR="00620CF6" w:rsidRDefault="00000000">
            <w:pPr>
              <w:pStyle w:val="TableParagraph"/>
              <w:ind w:left="762"/>
              <w:rPr>
                <w:sz w:val="20"/>
              </w:rPr>
            </w:pPr>
            <w:r>
              <w:rPr>
                <w:spacing w:val="-4"/>
                <w:sz w:val="20"/>
              </w:rPr>
              <w:t>Personal</w:t>
            </w:r>
            <w:r>
              <w:rPr>
                <w:spacing w:val="2"/>
                <w:sz w:val="20"/>
              </w:rPr>
              <w:t xml:space="preserve"> </w:t>
            </w:r>
            <w:r>
              <w:rPr>
                <w:spacing w:val="-4"/>
                <w:sz w:val="20"/>
              </w:rPr>
              <w:t>housing</w:t>
            </w:r>
            <w:r>
              <w:rPr>
                <w:spacing w:val="2"/>
                <w:sz w:val="20"/>
              </w:rPr>
              <w:t xml:space="preserve"> </w:t>
            </w:r>
            <w:r>
              <w:rPr>
                <w:spacing w:val="-4"/>
                <w:sz w:val="20"/>
              </w:rPr>
              <w:t>assets</w:t>
            </w:r>
          </w:p>
        </w:tc>
        <w:tc>
          <w:tcPr>
            <w:tcW w:w="2171" w:type="dxa"/>
          </w:tcPr>
          <w:p w14:paraId="26FF65AF" w14:textId="77777777" w:rsidR="00620CF6" w:rsidRDefault="00000000">
            <w:pPr>
              <w:pStyle w:val="TableParagraph"/>
              <w:ind w:left="350"/>
              <w:rPr>
                <w:sz w:val="20"/>
              </w:rPr>
            </w:pPr>
            <w:proofErr w:type="spellStart"/>
            <w:r>
              <w:rPr>
                <w:spacing w:val="-2"/>
                <w:sz w:val="20"/>
              </w:rPr>
              <w:t>hwhou</w:t>
            </w:r>
            <w:proofErr w:type="spellEnd"/>
          </w:p>
        </w:tc>
      </w:tr>
      <w:tr w:rsidR="00620CF6" w14:paraId="248AF4AB" w14:textId="77777777">
        <w:trPr>
          <w:trHeight w:val="398"/>
        </w:trPr>
        <w:tc>
          <w:tcPr>
            <w:tcW w:w="1864" w:type="dxa"/>
            <w:shd w:val="clear" w:color="auto" w:fill="F7F7F7"/>
          </w:tcPr>
          <w:p w14:paraId="486C53E4" w14:textId="77777777" w:rsidR="00620CF6" w:rsidRDefault="00000000">
            <w:pPr>
              <w:pStyle w:val="TableParagraph"/>
              <w:rPr>
                <w:sz w:val="20"/>
              </w:rPr>
            </w:pPr>
            <w:r>
              <w:rPr>
                <w:spacing w:val="-2"/>
                <w:sz w:val="20"/>
              </w:rPr>
              <w:t>Households</w:t>
            </w:r>
          </w:p>
        </w:tc>
        <w:tc>
          <w:tcPr>
            <w:tcW w:w="5455" w:type="dxa"/>
            <w:shd w:val="clear" w:color="auto" w:fill="F7F7F7"/>
          </w:tcPr>
          <w:p w14:paraId="7EDB370E" w14:textId="77777777" w:rsidR="00620CF6" w:rsidRDefault="00000000">
            <w:pPr>
              <w:pStyle w:val="TableParagraph"/>
              <w:ind w:left="762"/>
              <w:rPr>
                <w:sz w:val="20"/>
              </w:rPr>
            </w:pPr>
            <w:r>
              <w:rPr>
                <w:spacing w:val="-4"/>
                <w:sz w:val="20"/>
              </w:rPr>
              <w:t>Personal</w:t>
            </w:r>
            <w:r>
              <w:rPr>
                <w:spacing w:val="4"/>
                <w:sz w:val="20"/>
              </w:rPr>
              <w:t xml:space="preserve"> </w:t>
            </w:r>
            <w:r>
              <w:rPr>
                <w:spacing w:val="-4"/>
                <w:sz w:val="20"/>
              </w:rPr>
              <w:t>land</w:t>
            </w:r>
            <w:r>
              <w:rPr>
                <w:spacing w:val="4"/>
                <w:sz w:val="20"/>
              </w:rPr>
              <w:t xml:space="preserve"> </w:t>
            </w:r>
            <w:r>
              <w:rPr>
                <w:spacing w:val="-4"/>
                <w:sz w:val="20"/>
              </w:rPr>
              <w:t>underlying</w:t>
            </w:r>
            <w:r>
              <w:rPr>
                <w:spacing w:val="4"/>
                <w:sz w:val="20"/>
              </w:rPr>
              <w:t xml:space="preserve"> </w:t>
            </w:r>
            <w:r>
              <w:rPr>
                <w:spacing w:val="-4"/>
                <w:sz w:val="20"/>
              </w:rPr>
              <w:t>dwellings</w:t>
            </w:r>
          </w:p>
        </w:tc>
        <w:tc>
          <w:tcPr>
            <w:tcW w:w="2171" w:type="dxa"/>
            <w:shd w:val="clear" w:color="auto" w:fill="F7F7F7"/>
          </w:tcPr>
          <w:p w14:paraId="3ADBFD23" w14:textId="77777777" w:rsidR="00620CF6" w:rsidRDefault="00000000">
            <w:pPr>
              <w:pStyle w:val="TableParagraph"/>
              <w:ind w:left="350"/>
              <w:rPr>
                <w:sz w:val="20"/>
              </w:rPr>
            </w:pPr>
            <w:proofErr w:type="spellStart"/>
            <w:r>
              <w:rPr>
                <w:spacing w:val="-2"/>
                <w:sz w:val="20"/>
              </w:rPr>
              <w:t>hwlan</w:t>
            </w:r>
            <w:proofErr w:type="spellEnd"/>
          </w:p>
        </w:tc>
      </w:tr>
      <w:tr w:rsidR="00620CF6" w14:paraId="3820193D" w14:textId="77777777">
        <w:trPr>
          <w:trHeight w:val="398"/>
        </w:trPr>
        <w:tc>
          <w:tcPr>
            <w:tcW w:w="1864" w:type="dxa"/>
          </w:tcPr>
          <w:p w14:paraId="01D90C82" w14:textId="77777777" w:rsidR="00620CF6" w:rsidRDefault="00000000">
            <w:pPr>
              <w:pStyle w:val="TableParagraph"/>
              <w:rPr>
                <w:sz w:val="20"/>
              </w:rPr>
            </w:pPr>
            <w:r>
              <w:rPr>
                <w:spacing w:val="-2"/>
                <w:sz w:val="20"/>
              </w:rPr>
              <w:t>Households</w:t>
            </w:r>
          </w:p>
        </w:tc>
        <w:tc>
          <w:tcPr>
            <w:tcW w:w="5455" w:type="dxa"/>
          </w:tcPr>
          <w:p w14:paraId="7EC1762B" w14:textId="77777777" w:rsidR="00620CF6" w:rsidRDefault="00000000">
            <w:pPr>
              <w:pStyle w:val="TableParagraph"/>
              <w:ind w:left="762"/>
              <w:rPr>
                <w:sz w:val="20"/>
              </w:rPr>
            </w:pPr>
            <w:r>
              <w:rPr>
                <w:sz w:val="20"/>
              </w:rPr>
              <w:t>Personal</w:t>
            </w:r>
            <w:r>
              <w:rPr>
                <w:spacing w:val="-6"/>
                <w:sz w:val="20"/>
              </w:rPr>
              <w:t xml:space="preserve"> </w:t>
            </w:r>
            <w:r>
              <w:rPr>
                <w:sz w:val="20"/>
              </w:rPr>
              <w:t>natural</w:t>
            </w:r>
            <w:r>
              <w:rPr>
                <w:spacing w:val="-5"/>
                <w:sz w:val="20"/>
              </w:rPr>
              <w:t xml:space="preserve"> </w:t>
            </w:r>
            <w:r>
              <w:rPr>
                <w:spacing w:val="-2"/>
                <w:sz w:val="20"/>
              </w:rPr>
              <w:t>capital</w:t>
            </w:r>
          </w:p>
        </w:tc>
        <w:tc>
          <w:tcPr>
            <w:tcW w:w="2171" w:type="dxa"/>
          </w:tcPr>
          <w:p w14:paraId="5EDF5080" w14:textId="77777777" w:rsidR="00620CF6" w:rsidRDefault="00000000">
            <w:pPr>
              <w:pStyle w:val="TableParagraph"/>
              <w:ind w:left="350"/>
              <w:rPr>
                <w:sz w:val="20"/>
              </w:rPr>
            </w:pPr>
            <w:proofErr w:type="spellStart"/>
            <w:r>
              <w:rPr>
                <w:spacing w:val="-2"/>
                <w:sz w:val="20"/>
              </w:rPr>
              <w:t>hwnat</w:t>
            </w:r>
            <w:proofErr w:type="spellEnd"/>
          </w:p>
        </w:tc>
      </w:tr>
      <w:tr w:rsidR="00620CF6" w14:paraId="0A3D4728" w14:textId="77777777">
        <w:trPr>
          <w:trHeight w:val="398"/>
        </w:trPr>
        <w:tc>
          <w:tcPr>
            <w:tcW w:w="1864" w:type="dxa"/>
            <w:shd w:val="clear" w:color="auto" w:fill="F7F7F7"/>
          </w:tcPr>
          <w:p w14:paraId="427511BA" w14:textId="77777777" w:rsidR="00620CF6" w:rsidRDefault="00000000">
            <w:pPr>
              <w:pStyle w:val="TableParagraph"/>
              <w:rPr>
                <w:sz w:val="20"/>
              </w:rPr>
            </w:pPr>
            <w:r>
              <w:rPr>
                <w:spacing w:val="-2"/>
                <w:sz w:val="20"/>
              </w:rPr>
              <w:t>Households</w:t>
            </w:r>
          </w:p>
        </w:tc>
        <w:tc>
          <w:tcPr>
            <w:tcW w:w="5455" w:type="dxa"/>
            <w:shd w:val="clear" w:color="auto" w:fill="F7F7F7"/>
          </w:tcPr>
          <w:p w14:paraId="2035DADF" w14:textId="77777777" w:rsidR="00620CF6" w:rsidRDefault="00000000">
            <w:pPr>
              <w:pStyle w:val="TableParagraph"/>
              <w:ind w:left="762"/>
              <w:rPr>
                <w:sz w:val="20"/>
              </w:rPr>
            </w:pPr>
            <w:r>
              <w:rPr>
                <w:spacing w:val="-4"/>
                <w:sz w:val="20"/>
              </w:rPr>
              <w:t>Personal</w:t>
            </w:r>
            <w:r>
              <w:rPr>
                <w:spacing w:val="13"/>
                <w:sz w:val="20"/>
              </w:rPr>
              <w:t xml:space="preserve"> </w:t>
            </w:r>
            <w:r>
              <w:rPr>
                <w:spacing w:val="-4"/>
                <w:sz w:val="20"/>
              </w:rPr>
              <w:t>non-financial</w:t>
            </w:r>
            <w:r>
              <w:rPr>
                <w:spacing w:val="14"/>
                <w:sz w:val="20"/>
              </w:rPr>
              <w:t xml:space="preserve"> </w:t>
            </w:r>
            <w:r>
              <w:rPr>
                <w:spacing w:val="-4"/>
                <w:sz w:val="20"/>
              </w:rPr>
              <w:t>assets</w:t>
            </w:r>
          </w:p>
        </w:tc>
        <w:tc>
          <w:tcPr>
            <w:tcW w:w="2171" w:type="dxa"/>
            <w:shd w:val="clear" w:color="auto" w:fill="F7F7F7"/>
          </w:tcPr>
          <w:p w14:paraId="4D1A6FBB" w14:textId="77777777" w:rsidR="00620CF6" w:rsidRDefault="00000000">
            <w:pPr>
              <w:pStyle w:val="TableParagraph"/>
              <w:ind w:left="350"/>
              <w:rPr>
                <w:sz w:val="20"/>
              </w:rPr>
            </w:pPr>
            <w:proofErr w:type="spellStart"/>
            <w:r>
              <w:rPr>
                <w:spacing w:val="-2"/>
                <w:sz w:val="20"/>
              </w:rPr>
              <w:t>hwnfa</w:t>
            </w:r>
            <w:proofErr w:type="spellEnd"/>
          </w:p>
        </w:tc>
      </w:tr>
      <w:tr w:rsidR="00620CF6" w14:paraId="726020A8" w14:textId="77777777">
        <w:trPr>
          <w:trHeight w:val="398"/>
        </w:trPr>
        <w:tc>
          <w:tcPr>
            <w:tcW w:w="1864" w:type="dxa"/>
          </w:tcPr>
          <w:p w14:paraId="6BDF846C" w14:textId="77777777" w:rsidR="00620CF6" w:rsidRDefault="00000000">
            <w:pPr>
              <w:pStyle w:val="TableParagraph"/>
              <w:rPr>
                <w:sz w:val="20"/>
              </w:rPr>
            </w:pPr>
            <w:r>
              <w:rPr>
                <w:spacing w:val="-2"/>
                <w:sz w:val="20"/>
              </w:rPr>
              <w:t>Households</w:t>
            </w:r>
          </w:p>
        </w:tc>
        <w:tc>
          <w:tcPr>
            <w:tcW w:w="5455" w:type="dxa"/>
          </w:tcPr>
          <w:p w14:paraId="78E81A98" w14:textId="77777777" w:rsidR="00620CF6" w:rsidRDefault="00000000">
            <w:pPr>
              <w:pStyle w:val="TableParagraph"/>
              <w:ind w:left="762"/>
              <w:rPr>
                <w:sz w:val="20"/>
              </w:rPr>
            </w:pPr>
            <w:r>
              <w:rPr>
                <w:spacing w:val="-2"/>
                <w:sz w:val="20"/>
              </w:rPr>
              <w:t>Personal</w:t>
            </w:r>
            <w:r>
              <w:rPr>
                <w:spacing w:val="1"/>
                <w:sz w:val="20"/>
              </w:rPr>
              <w:t xml:space="preserve"> </w:t>
            </w:r>
            <w:r>
              <w:rPr>
                <w:spacing w:val="-2"/>
                <w:sz w:val="20"/>
              </w:rPr>
              <w:t>other</w:t>
            </w:r>
            <w:r>
              <w:rPr>
                <w:spacing w:val="2"/>
                <w:sz w:val="20"/>
              </w:rPr>
              <w:t xml:space="preserve"> </w:t>
            </w:r>
            <w:r>
              <w:rPr>
                <w:spacing w:val="-2"/>
                <w:sz w:val="20"/>
              </w:rPr>
              <w:t>domestic</w:t>
            </w:r>
            <w:r>
              <w:rPr>
                <w:spacing w:val="2"/>
                <w:sz w:val="20"/>
              </w:rPr>
              <w:t xml:space="preserve"> </w:t>
            </w:r>
            <w:r>
              <w:rPr>
                <w:spacing w:val="-2"/>
                <w:sz w:val="20"/>
              </w:rPr>
              <w:t>capital</w:t>
            </w:r>
          </w:p>
        </w:tc>
        <w:tc>
          <w:tcPr>
            <w:tcW w:w="2171" w:type="dxa"/>
          </w:tcPr>
          <w:p w14:paraId="7B5120B1" w14:textId="77777777" w:rsidR="00620CF6" w:rsidRDefault="00000000">
            <w:pPr>
              <w:pStyle w:val="TableParagraph"/>
              <w:ind w:left="350"/>
              <w:rPr>
                <w:sz w:val="20"/>
              </w:rPr>
            </w:pPr>
            <w:proofErr w:type="spellStart"/>
            <w:r>
              <w:rPr>
                <w:spacing w:val="-4"/>
                <w:sz w:val="20"/>
              </w:rPr>
              <w:t>hwodk</w:t>
            </w:r>
            <w:proofErr w:type="spellEnd"/>
          </w:p>
        </w:tc>
      </w:tr>
      <w:tr w:rsidR="00620CF6" w14:paraId="4585A032" w14:textId="77777777">
        <w:trPr>
          <w:trHeight w:val="398"/>
        </w:trPr>
        <w:tc>
          <w:tcPr>
            <w:tcW w:w="1864" w:type="dxa"/>
            <w:shd w:val="clear" w:color="auto" w:fill="F7F7F7"/>
          </w:tcPr>
          <w:p w14:paraId="6CD1BEB2" w14:textId="77777777" w:rsidR="00620CF6" w:rsidRDefault="00000000">
            <w:pPr>
              <w:pStyle w:val="TableParagraph"/>
              <w:rPr>
                <w:sz w:val="20"/>
              </w:rPr>
            </w:pPr>
            <w:r>
              <w:rPr>
                <w:spacing w:val="-2"/>
                <w:sz w:val="20"/>
              </w:rPr>
              <w:t>Households</w:t>
            </w:r>
          </w:p>
        </w:tc>
        <w:tc>
          <w:tcPr>
            <w:tcW w:w="5455" w:type="dxa"/>
            <w:shd w:val="clear" w:color="auto" w:fill="F7F7F7"/>
          </w:tcPr>
          <w:p w14:paraId="458DA1A2" w14:textId="77777777" w:rsidR="00620CF6" w:rsidRDefault="00000000">
            <w:pPr>
              <w:pStyle w:val="TableParagraph"/>
              <w:ind w:left="762"/>
              <w:rPr>
                <w:sz w:val="20"/>
              </w:rPr>
            </w:pPr>
            <w:r>
              <w:rPr>
                <w:spacing w:val="-4"/>
                <w:sz w:val="20"/>
              </w:rPr>
              <w:t>Personal</w:t>
            </w:r>
            <w:r>
              <w:rPr>
                <w:spacing w:val="3"/>
                <w:sz w:val="20"/>
              </w:rPr>
              <w:t xml:space="preserve"> </w:t>
            </w:r>
            <w:r>
              <w:rPr>
                <w:spacing w:val="-4"/>
                <w:sz w:val="20"/>
              </w:rPr>
              <w:t>offshore</w:t>
            </w:r>
            <w:r>
              <w:rPr>
                <w:spacing w:val="4"/>
                <w:sz w:val="20"/>
              </w:rPr>
              <w:t xml:space="preserve"> </w:t>
            </w:r>
            <w:r>
              <w:rPr>
                <w:spacing w:val="-4"/>
                <w:sz w:val="20"/>
              </w:rPr>
              <w:t>wealth</w:t>
            </w:r>
          </w:p>
        </w:tc>
        <w:tc>
          <w:tcPr>
            <w:tcW w:w="2171" w:type="dxa"/>
            <w:shd w:val="clear" w:color="auto" w:fill="F7F7F7"/>
          </w:tcPr>
          <w:p w14:paraId="657E9E23" w14:textId="77777777" w:rsidR="00620CF6" w:rsidRDefault="00000000">
            <w:pPr>
              <w:pStyle w:val="TableParagraph"/>
              <w:ind w:left="350"/>
              <w:rPr>
                <w:sz w:val="20"/>
              </w:rPr>
            </w:pPr>
            <w:proofErr w:type="spellStart"/>
            <w:r>
              <w:rPr>
                <w:spacing w:val="-2"/>
                <w:sz w:val="20"/>
              </w:rPr>
              <w:t>hwoff</w:t>
            </w:r>
            <w:proofErr w:type="spellEnd"/>
          </w:p>
        </w:tc>
      </w:tr>
      <w:tr w:rsidR="00620CF6" w14:paraId="21157F4F" w14:textId="77777777">
        <w:trPr>
          <w:trHeight w:val="498"/>
        </w:trPr>
        <w:tc>
          <w:tcPr>
            <w:tcW w:w="1864" w:type="dxa"/>
          </w:tcPr>
          <w:p w14:paraId="325F8531" w14:textId="77777777" w:rsidR="00620CF6" w:rsidRDefault="00000000">
            <w:pPr>
              <w:pStyle w:val="TableParagraph"/>
              <w:spacing w:before="168"/>
              <w:rPr>
                <w:sz w:val="20"/>
              </w:rPr>
            </w:pPr>
            <w:r>
              <w:rPr>
                <w:spacing w:val="-2"/>
                <w:sz w:val="20"/>
              </w:rPr>
              <w:t>Households</w:t>
            </w:r>
          </w:p>
        </w:tc>
        <w:tc>
          <w:tcPr>
            <w:tcW w:w="5455" w:type="dxa"/>
          </w:tcPr>
          <w:p w14:paraId="15857947" w14:textId="77777777" w:rsidR="00620CF6" w:rsidRDefault="00000000">
            <w:pPr>
              <w:pStyle w:val="TableParagraph"/>
              <w:spacing w:before="168"/>
              <w:ind w:left="762"/>
              <w:rPr>
                <w:sz w:val="20"/>
              </w:rPr>
            </w:pPr>
            <w:r>
              <w:rPr>
                <w:spacing w:val="-2"/>
                <w:sz w:val="20"/>
              </w:rPr>
              <w:t>Personal pension</w:t>
            </w:r>
            <w:r>
              <w:rPr>
                <w:spacing w:val="-1"/>
                <w:sz w:val="20"/>
              </w:rPr>
              <w:t xml:space="preserve"> </w:t>
            </w:r>
            <w:r>
              <w:rPr>
                <w:spacing w:val="-2"/>
                <w:sz w:val="20"/>
              </w:rPr>
              <w:t>funds &amp;</w:t>
            </w:r>
            <w:r>
              <w:rPr>
                <w:spacing w:val="-1"/>
                <w:sz w:val="20"/>
              </w:rPr>
              <w:t xml:space="preserve"> </w:t>
            </w:r>
            <w:r>
              <w:rPr>
                <w:spacing w:val="-2"/>
                <w:sz w:val="20"/>
              </w:rPr>
              <w:t>life insurance</w:t>
            </w:r>
          </w:p>
        </w:tc>
        <w:tc>
          <w:tcPr>
            <w:tcW w:w="2171" w:type="dxa"/>
          </w:tcPr>
          <w:p w14:paraId="3C8A4F6B" w14:textId="77777777" w:rsidR="00620CF6" w:rsidRDefault="00000000">
            <w:pPr>
              <w:pStyle w:val="TableParagraph"/>
              <w:spacing w:before="168"/>
              <w:ind w:left="350"/>
              <w:rPr>
                <w:sz w:val="20"/>
              </w:rPr>
            </w:pPr>
            <w:proofErr w:type="spellStart"/>
            <w:r>
              <w:rPr>
                <w:spacing w:val="-4"/>
                <w:sz w:val="20"/>
              </w:rPr>
              <w:t>hwpen</w:t>
            </w:r>
            <w:proofErr w:type="spellEnd"/>
          </w:p>
        </w:tc>
      </w:tr>
      <w:tr w:rsidR="00620CF6" w14:paraId="361436F4" w14:textId="77777777">
        <w:trPr>
          <w:trHeight w:val="398"/>
        </w:trPr>
        <w:tc>
          <w:tcPr>
            <w:tcW w:w="1864" w:type="dxa"/>
            <w:shd w:val="clear" w:color="auto" w:fill="F7F7F7"/>
          </w:tcPr>
          <w:p w14:paraId="50C1BF75" w14:textId="77777777" w:rsidR="00620CF6" w:rsidRDefault="00000000">
            <w:pPr>
              <w:pStyle w:val="TableParagraph"/>
              <w:rPr>
                <w:sz w:val="20"/>
              </w:rPr>
            </w:pPr>
            <w:r>
              <w:rPr>
                <w:spacing w:val="-2"/>
                <w:sz w:val="20"/>
              </w:rPr>
              <w:t>NPISH</w:t>
            </w:r>
          </w:p>
        </w:tc>
        <w:tc>
          <w:tcPr>
            <w:tcW w:w="5455" w:type="dxa"/>
            <w:shd w:val="clear" w:color="auto" w:fill="F7F7F7"/>
          </w:tcPr>
          <w:p w14:paraId="33DAC977" w14:textId="77777777" w:rsidR="00620CF6" w:rsidRDefault="00000000">
            <w:pPr>
              <w:pStyle w:val="TableParagraph"/>
              <w:ind w:left="762"/>
              <w:rPr>
                <w:sz w:val="20"/>
              </w:rPr>
            </w:pPr>
            <w:r>
              <w:rPr>
                <w:spacing w:val="-2"/>
                <w:sz w:val="20"/>
              </w:rPr>
              <w:t>Non-profit</w:t>
            </w:r>
            <w:r>
              <w:rPr>
                <w:spacing w:val="-7"/>
                <w:sz w:val="20"/>
              </w:rPr>
              <w:t xml:space="preserve"> </w:t>
            </w:r>
            <w:r>
              <w:rPr>
                <w:spacing w:val="-2"/>
                <w:sz w:val="20"/>
              </w:rPr>
              <w:t>agricultural</w:t>
            </w:r>
            <w:r>
              <w:rPr>
                <w:spacing w:val="-6"/>
                <w:sz w:val="20"/>
              </w:rPr>
              <w:t xml:space="preserve"> </w:t>
            </w:r>
            <w:r>
              <w:rPr>
                <w:spacing w:val="-4"/>
                <w:sz w:val="20"/>
              </w:rPr>
              <w:t>land</w:t>
            </w:r>
          </w:p>
        </w:tc>
        <w:tc>
          <w:tcPr>
            <w:tcW w:w="2171" w:type="dxa"/>
            <w:shd w:val="clear" w:color="auto" w:fill="F7F7F7"/>
          </w:tcPr>
          <w:p w14:paraId="6B6FAB86" w14:textId="77777777" w:rsidR="00620CF6" w:rsidRDefault="00000000">
            <w:pPr>
              <w:pStyle w:val="TableParagraph"/>
              <w:ind w:left="350"/>
              <w:rPr>
                <w:sz w:val="20"/>
              </w:rPr>
            </w:pPr>
            <w:proofErr w:type="spellStart"/>
            <w:r>
              <w:rPr>
                <w:spacing w:val="-2"/>
                <w:sz w:val="20"/>
              </w:rPr>
              <w:t>iwagr</w:t>
            </w:r>
            <w:proofErr w:type="spellEnd"/>
          </w:p>
        </w:tc>
      </w:tr>
      <w:tr w:rsidR="00620CF6" w14:paraId="14B5166A" w14:textId="77777777">
        <w:trPr>
          <w:trHeight w:val="398"/>
        </w:trPr>
        <w:tc>
          <w:tcPr>
            <w:tcW w:w="1864" w:type="dxa"/>
          </w:tcPr>
          <w:p w14:paraId="408D1179" w14:textId="77777777" w:rsidR="00620CF6" w:rsidRDefault="00000000">
            <w:pPr>
              <w:pStyle w:val="TableParagraph"/>
              <w:rPr>
                <w:sz w:val="20"/>
              </w:rPr>
            </w:pPr>
            <w:r>
              <w:rPr>
                <w:spacing w:val="-2"/>
                <w:sz w:val="20"/>
              </w:rPr>
              <w:t>NPISH</w:t>
            </w:r>
          </w:p>
        </w:tc>
        <w:tc>
          <w:tcPr>
            <w:tcW w:w="5455" w:type="dxa"/>
          </w:tcPr>
          <w:p w14:paraId="7EE418D5" w14:textId="77777777" w:rsidR="00620CF6" w:rsidRDefault="00000000">
            <w:pPr>
              <w:pStyle w:val="TableParagraph"/>
              <w:ind w:left="762"/>
              <w:rPr>
                <w:sz w:val="20"/>
              </w:rPr>
            </w:pPr>
            <w:r>
              <w:rPr>
                <w:spacing w:val="-2"/>
                <w:sz w:val="20"/>
              </w:rPr>
              <w:t>Non-profit</w:t>
            </w:r>
            <w:r>
              <w:rPr>
                <w:spacing w:val="-3"/>
                <w:sz w:val="20"/>
              </w:rPr>
              <w:t xml:space="preserve"> </w:t>
            </w:r>
            <w:r>
              <w:rPr>
                <w:spacing w:val="-2"/>
                <w:sz w:val="20"/>
              </w:rPr>
              <w:t>bonds</w:t>
            </w:r>
            <w:r>
              <w:rPr>
                <w:spacing w:val="-3"/>
                <w:sz w:val="20"/>
              </w:rPr>
              <w:t xml:space="preserve"> </w:t>
            </w:r>
            <w:r>
              <w:rPr>
                <w:spacing w:val="-2"/>
                <w:sz w:val="20"/>
              </w:rPr>
              <w:t>&amp;</w:t>
            </w:r>
            <w:r>
              <w:rPr>
                <w:spacing w:val="-3"/>
                <w:sz w:val="20"/>
              </w:rPr>
              <w:t xml:space="preserve"> </w:t>
            </w:r>
            <w:r>
              <w:rPr>
                <w:spacing w:val="-2"/>
                <w:sz w:val="20"/>
              </w:rPr>
              <w:t>loans</w:t>
            </w:r>
          </w:p>
        </w:tc>
        <w:tc>
          <w:tcPr>
            <w:tcW w:w="2171" w:type="dxa"/>
          </w:tcPr>
          <w:p w14:paraId="0F99A755" w14:textId="77777777" w:rsidR="00620CF6" w:rsidRDefault="00000000">
            <w:pPr>
              <w:pStyle w:val="TableParagraph"/>
              <w:ind w:left="350"/>
              <w:rPr>
                <w:sz w:val="20"/>
              </w:rPr>
            </w:pPr>
            <w:proofErr w:type="spellStart"/>
            <w:r>
              <w:rPr>
                <w:spacing w:val="-4"/>
                <w:sz w:val="20"/>
              </w:rPr>
              <w:t>iwbol</w:t>
            </w:r>
            <w:proofErr w:type="spellEnd"/>
          </w:p>
        </w:tc>
      </w:tr>
      <w:tr w:rsidR="00620CF6" w14:paraId="5199D1A4" w14:textId="77777777">
        <w:trPr>
          <w:trHeight w:val="398"/>
        </w:trPr>
        <w:tc>
          <w:tcPr>
            <w:tcW w:w="1864" w:type="dxa"/>
            <w:shd w:val="clear" w:color="auto" w:fill="F7F7F7"/>
          </w:tcPr>
          <w:p w14:paraId="02298C45" w14:textId="77777777" w:rsidR="00620CF6" w:rsidRDefault="00000000">
            <w:pPr>
              <w:pStyle w:val="TableParagraph"/>
              <w:rPr>
                <w:sz w:val="20"/>
              </w:rPr>
            </w:pPr>
            <w:r>
              <w:rPr>
                <w:spacing w:val="-2"/>
                <w:sz w:val="20"/>
              </w:rPr>
              <w:t>NPISH</w:t>
            </w:r>
          </w:p>
        </w:tc>
        <w:tc>
          <w:tcPr>
            <w:tcW w:w="5455" w:type="dxa"/>
            <w:shd w:val="clear" w:color="auto" w:fill="F7F7F7"/>
          </w:tcPr>
          <w:p w14:paraId="0EF6E98B" w14:textId="77777777" w:rsidR="00620CF6" w:rsidRDefault="00000000">
            <w:pPr>
              <w:pStyle w:val="TableParagraph"/>
              <w:ind w:left="762"/>
              <w:rPr>
                <w:sz w:val="20"/>
              </w:rPr>
            </w:pPr>
            <w:r>
              <w:rPr>
                <w:spacing w:val="-4"/>
                <w:sz w:val="20"/>
              </w:rPr>
              <w:t>Non-profit</w:t>
            </w:r>
            <w:r>
              <w:rPr>
                <w:spacing w:val="8"/>
                <w:sz w:val="20"/>
              </w:rPr>
              <w:t xml:space="preserve"> </w:t>
            </w:r>
            <w:r>
              <w:rPr>
                <w:spacing w:val="-4"/>
                <w:sz w:val="20"/>
              </w:rPr>
              <w:t>business</w:t>
            </w:r>
            <w:r>
              <w:rPr>
                <w:spacing w:val="8"/>
                <w:sz w:val="20"/>
              </w:rPr>
              <w:t xml:space="preserve"> </w:t>
            </w:r>
            <w:r>
              <w:rPr>
                <w:spacing w:val="-4"/>
                <w:sz w:val="20"/>
              </w:rPr>
              <w:t>and</w:t>
            </w:r>
            <w:r>
              <w:rPr>
                <w:spacing w:val="8"/>
                <w:sz w:val="20"/>
              </w:rPr>
              <w:t xml:space="preserve"> </w:t>
            </w:r>
            <w:r>
              <w:rPr>
                <w:spacing w:val="-4"/>
                <w:sz w:val="20"/>
              </w:rPr>
              <w:t>other</w:t>
            </w:r>
            <w:r>
              <w:rPr>
                <w:spacing w:val="8"/>
                <w:sz w:val="20"/>
              </w:rPr>
              <w:t xml:space="preserve"> </w:t>
            </w:r>
            <w:r>
              <w:rPr>
                <w:spacing w:val="-4"/>
                <w:sz w:val="20"/>
              </w:rPr>
              <w:t>non-financial</w:t>
            </w:r>
            <w:r>
              <w:rPr>
                <w:spacing w:val="8"/>
                <w:sz w:val="20"/>
              </w:rPr>
              <w:t xml:space="preserve"> </w:t>
            </w:r>
            <w:r>
              <w:rPr>
                <w:spacing w:val="-4"/>
                <w:sz w:val="20"/>
              </w:rPr>
              <w:t>assets</w:t>
            </w:r>
          </w:p>
        </w:tc>
        <w:tc>
          <w:tcPr>
            <w:tcW w:w="2171" w:type="dxa"/>
            <w:shd w:val="clear" w:color="auto" w:fill="F7F7F7"/>
          </w:tcPr>
          <w:p w14:paraId="316A2F00" w14:textId="77777777" w:rsidR="00620CF6" w:rsidRDefault="00000000">
            <w:pPr>
              <w:pStyle w:val="TableParagraph"/>
              <w:ind w:left="350"/>
              <w:rPr>
                <w:sz w:val="20"/>
              </w:rPr>
            </w:pPr>
            <w:proofErr w:type="spellStart"/>
            <w:r>
              <w:rPr>
                <w:spacing w:val="-2"/>
                <w:sz w:val="20"/>
              </w:rPr>
              <w:t>iwbus</w:t>
            </w:r>
            <w:proofErr w:type="spellEnd"/>
          </w:p>
        </w:tc>
      </w:tr>
      <w:tr w:rsidR="00620CF6" w14:paraId="7597C847" w14:textId="77777777">
        <w:trPr>
          <w:trHeight w:val="498"/>
        </w:trPr>
        <w:tc>
          <w:tcPr>
            <w:tcW w:w="1864" w:type="dxa"/>
          </w:tcPr>
          <w:p w14:paraId="150C54BA" w14:textId="77777777" w:rsidR="00620CF6" w:rsidRDefault="00000000">
            <w:pPr>
              <w:pStyle w:val="TableParagraph"/>
              <w:rPr>
                <w:sz w:val="20"/>
              </w:rPr>
            </w:pPr>
            <w:r>
              <w:rPr>
                <w:spacing w:val="-2"/>
                <w:sz w:val="20"/>
              </w:rPr>
              <w:t>NPISH</w:t>
            </w:r>
          </w:p>
        </w:tc>
        <w:tc>
          <w:tcPr>
            <w:tcW w:w="5455" w:type="dxa"/>
          </w:tcPr>
          <w:p w14:paraId="151B1660" w14:textId="77777777" w:rsidR="00620CF6" w:rsidRDefault="00000000">
            <w:pPr>
              <w:pStyle w:val="TableParagraph"/>
              <w:ind w:left="762"/>
              <w:rPr>
                <w:sz w:val="20"/>
              </w:rPr>
            </w:pPr>
            <w:r>
              <w:rPr>
                <w:spacing w:val="-2"/>
                <w:sz w:val="20"/>
              </w:rPr>
              <w:t>Non-profit</w:t>
            </w:r>
            <w:r>
              <w:rPr>
                <w:spacing w:val="-4"/>
                <w:sz w:val="20"/>
              </w:rPr>
              <w:t xml:space="preserve"> </w:t>
            </w:r>
            <w:r>
              <w:rPr>
                <w:spacing w:val="-2"/>
                <w:sz w:val="20"/>
              </w:rPr>
              <w:t>currency</w:t>
            </w:r>
            <w:r>
              <w:rPr>
                <w:spacing w:val="-4"/>
                <w:sz w:val="20"/>
              </w:rPr>
              <w:t xml:space="preserve"> </w:t>
            </w:r>
            <w:r>
              <w:rPr>
                <w:spacing w:val="-2"/>
                <w:sz w:val="20"/>
              </w:rPr>
              <w:t>&amp;</w:t>
            </w:r>
            <w:r>
              <w:rPr>
                <w:spacing w:val="-4"/>
                <w:sz w:val="20"/>
              </w:rPr>
              <w:t xml:space="preserve"> </w:t>
            </w:r>
            <w:r>
              <w:rPr>
                <w:spacing w:val="-2"/>
                <w:sz w:val="20"/>
              </w:rPr>
              <w:t>deposits</w:t>
            </w:r>
          </w:p>
        </w:tc>
        <w:tc>
          <w:tcPr>
            <w:tcW w:w="2171" w:type="dxa"/>
          </w:tcPr>
          <w:p w14:paraId="4B361A32" w14:textId="77777777" w:rsidR="00620CF6" w:rsidRDefault="00000000">
            <w:pPr>
              <w:pStyle w:val="TableParagraph"/>
              <w:ind w:left="350"/>
              <w:rPr>
                <w:sz w:val="20"/>
              </w:rPr>
            </w:pPr>
            <w:proofErr w:type="spellStart"/>
            <w:r>
              <w:rPr>
                <w:spacing w:val="-4"/>
                <w:sz w:val="20"/>
              </w:rPr>
              <w:t>iwcud</w:t>
            </w:r>
            <w:proofErr w:type="spellEnd"/>
          </w:p>
        </w:tc>
      </w:tr>
      <w:tr w:rsidR="00620CF6" w14:paraId="61F9B0EB" w14:textId="77777777">
        <w:trPr>
          <w:trHeight w:val="398"/>
        </w:trPr>
        <w:tc>
          <w:tcPr>
            <w:tcW w:w="1864" w:type="dxa"/>
            <w:shd w:val="clear" w:color="auto" w:fill="F7F7F7"/>
          </w:tcPr>
          <w:p w14:paraId="5AEB3D02" w14:textId="77777777" w:rsidR="00620CF6" w:rsidRDefault="00000000">
            <w:pPr>
              <w:pStyle w:val="TableParagraph"/>
              <w:rPr>
                <w:sz w:val="20"/>
              </w:rPr>
            </w:pPr>
            <w:r>
              <w:rPr>
                <w:spacing w:val="-2"/>
                <w:sz w:val="20"/>
              </w:rPr>
              <w:t>NPISH</w:t>
            </w:r>
          </w:p>
        </w:tc>
        <w:tc>
          <w:tcPr>
            <w:tcW w:w="5455" w:type="dxa"/>
            <w:shd w:val="clear" w:color="auto" w:fill="F7F7F7"/>
          </w:tcPr>
          <w:p w14:paraId="0D906141" w14:textId="77777777" w:rsidR="00620CF6" w:rsidRDefault="00000000">
            <w:pPr>
              <w:pStyle w:val="TableParagraph"/>
              <w:ind w:left="762"/>
              <w:rPr>
                <w:sz w:val="20"/>
              </w:rPr>
            </w:pPr>
            <w:r>
              <w:rPr>
                <w:spacing w:val="-4"/>
                <w:sz w:val="20"/>
              </w:rPr>
              <w:t>Non-profit</w:t>
            </w:r>
            <w:r>
              <w:rPr>
                <w:spacing w:val="-2"/>
                <w:sz w:val="20"/>
              </w:rPr>
              <w:t xml:space="preserve"> </w:t>
            </w:r>
            <w:r>
              <w:rPr>
                <w:spacing w:val="-4"/>
                <w:sz w:val="20"/>
              </w:rPr>
              <w:t>debt</w:t>
            </w:r>
          </w:p>
        </w:tc>
        <w:tc>
          <w:tcPr>
            <w:tcW w:w="2171" w:type="dxa"/>
            <w:shd w:val="clear" w:color="auto" w:fill="F7F7F7"/>
          </w:tcPr>
          <w:p w14:paraId="76EFA0D3" w14:textId="77777777" w:rsidR="00620CF6" w:rsidRDefault="00000000">
            <w:pPr>
              <w:pStyle w:val="TableParagraph"/>
              <w:ind w:left="350"/>
              <w:rPr>
                <w:sz w:val="20"/>
              </w:rPr>
            </w:pPr>
            <w:proofErr w:type="spellStart"/>
            <w:r>
              <w:rPr>
                <w:spacing w:val="-2"/>
                <w:sz w:val="20"/>
              </w:rPr>
              <w:t>iwdeb</w:t>
            </w:r>
            <w:proofErr w:type="spellEnd"/>
          </w:p>
        </w:tc>
      </w:tr>
      <w:tr w:rsidR="00620CF6" w14:paraId="1C531210" w14:textId="77777777">
        <w:trPr>
          <w:trHeight w:val="398"/>
        </w:trPr>
        <w:tc>
          <w:tcPr>
            <w:tcW w:w="1864" w:type="dxa"/>
          </w:tcPr>
          <w:p w14:paraId="4305015C" w14:textId="77777777" w:rsidR="00620CF6" w:rsidRDefault="00000000">
            <w:pPr>
              <w:pStyle w:val="TableParagraph"/>
              <w:rPr>
                <w:sz w:val="20"/>
              </w:rPr>
            </w:pPr>
            <w:r>
              <w:rPr>
                <w:spacing w:val="-2"/>
                <w:sz w:val="20"/>
              </w:rPr>
              <w:t>NPISH</w:t>
            </w:r>
          </w:p>
        </w:tc>
        <w:tc>
          <w:tcPr>
            <w:tcW w:w="5455" w:type="dxa"/>
          </w:tcPr>
          <w:p w14:paraId="32120608" w14:textId="77777777" w:rsidR="00620CF6" w:rsidRDefault="00000000">
            <w:pPr>
              <w:pStyle w:val="TableParagraph"/>
              <w:ind w:left="762"/>
              <w:rPr>
                <w:sz w:val="20"/>
              </w:rPr>
            </w:pPr>
            <w:r>
              <w:rPr>
                <w:spacing w:val="-4"/>
                <w:sz w:val="20"/>
              </w:rPr>
              <w:t>Non-profit</w:t>
            </w:r>
            <w:r>
              <w:rPr>
                <w:spacing w:val="-2"/>
                <w:sz w:val="20"/>
              </w:rPr>
              <w:t xml:space="preserve"> </w:t>
            </w:r>
            <w:r>
              <w:rPr>
                <w:spacing w:val="-4"/>
                <w:sz w:val="20"/>
              </w:rPr>
              <w:t>dwellings</w:t>
            </w:r>
          </w:p>
        </w:tc>
        <w:tc>
          <w:tcPr>
            <w:tcW w:w="2171" w:type="dxa"/>
          </w:tcPr>
          <w:p w14:paraId="787E320D" w14:textId="77777777" w:rsidR="00620CF6" w:rsidRDefault="00000000">
            <w:pPr>
              <w:pStyle w:val="TableParagraph"/>
              <w:ind w:left="350"/>
              <w:rPr>
                <w:sz w:val="20"/>
              </w:rPr>
            </w:pPr>
            <w:proofErr w:type="spellStart"/>
            <w:r>
              <w:rPr>
                <w:spacing w:val="-2"/>
                <w:sz w:val="20"/>
              </w:rPr>
              <w:t>iwdwe</w:t>
            </w:r>
            <w:proofErr w:type="spellEnd"/>
          </w:p>
        </w:tc>
      </w:tr>
      <w:tr w:rsidR="00620CF6" w14:paraId="4270EB16" w14:textId="77777777">
        <w:trPr>
          <w:trHeight w:val="398"/>
        </w:trPr>
        <w:tc>
          <w:tcPr>
            <w:tcW w:w="1864" w:type="dxa"/>
            <w:shd w:val="clear" w:color="auto" w:fill="F7F7F7"/>
          </w:tcPr>
          <w:p w14:paraId="39E8B4AC" w14:textId="77777777" w:rsidR="00620CF6" w:rsidRDefault="00000000">
            <w:pPr>
              <w:pStyle w:val="TableParagraph"/>
              <w:rPr>
                <w:sz w:val="20"/>
              </w:rPr>
            </w:pPr>
            <w:r>
              <w:rPr>
                <w:spacing w:val="-2"/>
                <w:sz w:val="20"/>
              </w:rPr>
              <w:t>NPISH</w:t>
            </w:r>
          </w:p>
        </w:tc>
        <w:tc>
          <w:tcPr>
            <w:tcW w:w="5455" w:type="dxa"/>
            <w:shd w:val="clear" w:color="auto" w:fill="F7F7F7"/>
          </w:tcPr>
          <w:p w14:paraId="2F68018D" w14:textId="77777777" w:rsidR="00620CF6" w:rsidRDefault="00000000">
            <w:pPr>
              <w:pStyle w:val="TableParagraph"/>
              <w:ind w:left="762"/>
              <w:rPr>
                <w:sz w:val="20"/>
              </w:rPr>
            </w:pPr>
            <w:r>
              <w:rPr>
                <w:spacing w:val="-2"/>
                <w:sz w:val="20"/>
              </w:rPr>
              <w:t>Net</w:t>
            </w:r>
            <w:r>
              <w:rPr>
                <w:spacing w:val="-1"/>
                <w:sz w:val="20"/>
              </w:rPr>
              <w:t xml:space="preserve"> </w:t>
            </w:r>
            <w:r>
              <w:rPr>
                <w:spacing w:val="-2"/>
                <w:sz w:val="20"/>
              </w:rPr>
              <w:t>non-profit</w:t>
            </w:r>
            <w:r>
              <w:rPr>
                <w:sz w:val="20"/>
              </w:rPr>
              <w:t xml:space="preserve"> </w:t>
            </w:r>
            <w:r>
              <w:rPr>
                <w:spacing w:val="-2"/>
                <w:sz w:val="20"/>
              </w:rPr>
              <w:t>wealth</w:t>
            </w:r>
          </w:p>
        </w:tc>
        <w:tc>
          <w:tcPr>
            <w:tcW w:w="2171" w:type="dxa"/>
            <w:shd w:val="clear" w:color="auto" w:fill="F7F7F7"/>
          </w:tcPr>
          <w:p w14:paraId="44105A9C" w14:textId="77777777" w:rsidR="00620CF6" w:rsidRDefault="00000000">
            <w:pPr>
              <w:pStyle w:val="TableParagraph"/>
              <w:ind w:left="350"/>
              <w:rPr>
                <w:sz w:val="20"/>
              </w:rPr>
            </w:pPr>
            <w:proofErr w:type="spellStart"/>
            <w:r>
              <w:rPr>
                <w:spacing w:val="-2"/>
                <w:sz w:val="20"/>
              </w:rPr>
              <w:t>iweal</w:t>
            </w:r>
            <w:proofErr w:type="spellEnd"/>
          </w:p>
        </w:tc>
      </w:tr>
      <w:tr w:rsidR="00620CF6" w14:paraId="699E2A23" w14:textId="77777777">
        <w:trPr>
          <w:trHeight w:val="398"/>
        </w:trPr>
        <w:tc>
          <w:tcPr>
            <w:tcW w:w="1864" w:type="dxa"/>
          </w:tcPr>
          <w:p w14:paraId="00F791B9" w14:textId="77777777" w:rsidR="00620CF6" w:rsidRDefault="00000000">
            <w:pPr>
              <w:pStyle w:val="TableParagraph"/>
              <w:rPr>
                <w:sz w:val="20"/>
              </w:rPr>
            </w:pPr>
            <w:r>
              <w:rPr>
                <w:spacing w:val="-2"/>
                <w:sz w:val="20"/>
              </w:rPr>
              <w:t>NPISH</w:t>
            </w:r>
          </w:p>
        </w:tc>
        <w:tc>
          <w:tcPr>
            <w:tcW w:w="5455" w:type="dxa"/>
          </w:tcPr>
          <w:p w14:paraId="349E1ACF" w14:textId="77777777" w:rsidR="00620CF6" w:rsidRDefault="00000000">
            <w:pPr>
              <w:pStyle w:val="TableParagraph"/>
              <w:ind w:left="762"/>
              <w:rPr>
                <w:sz w:val="20"/>
              </w:rPr>
            </w:pPr>
            <w:r>
              <w:rPr>
                <w:spacing w:val="-4"/>
                <w:sz w:val="20"/>
              </w:rPr>
              <w:t>Non-profit</w:t>
            </w:r>
            <w:r>
              <w:rPr>
                <w:spacing w:val="-2"/>
                <w:sz w:val="20"/>
              </w:rPr>
              <w:t xml:space="preserve"> </w:t>
            </w:r>
            <w:r>
              <w:rPr>
                <w:spacing w:val="-4"/>
                <w:sz w:val="20"/>
              </w:rPr>
              <w:t>equities</w:t>
            </w:r>
          </w:p>
        </w:tc>
        <w:tc>
          <w:tcPr>
            <w:tcW w:w="2171" w:type="dxa"/>
          </w:tcPr>
          <w:p w14:paraId="30773E4F" w14:textId="77777777" w:rsidR="00620CF6" w:rsidRDefault="00000000">
            <w:pPr>
              <w:pStyle w:val="TableParagraph"/>
              <w:ind w:left="350"/>
              <w:rPr>
                <w:sz w:val="20"/>
              </w:rPr>
            </w:pPr>
            <w:proofErr w:type="spellStart"/>
            <w:r>
              <w:rPr>
                <w:spacing w:val="-2"/>
                <w:sz w:val="20"/>
              </w:rPr>
              <w:t>iweqi</w:t>
            </w:r>
            <w:proofErr w:type="spellEnd"/>
          </w:p>
        </w:tc>
      </w:tr>
      <w:tr w:rsidR="00620CF6" w14:paraId="76D854BC" w14:textId="77777777">
        <w:trPr>
          <w:trHeight w:val="398"/>
        </w:trPr>
        <w:tc>
          <w:tcPr>
            <w:tcW w:w="1864" w:type="dxa"/>
            <w:shd w:val="clear" w:color="auto" w:fill="F7F7F7"/>
          </w:tcPr>
          <w:p w14:paraId="73C36335" w14:textId="77777777" w:rsidR="00620CF6" w:rsidRDefault="00000000">
            <w:pPr>
              <w:pStyle w:val="TableParagraph"/>
              <w:rPr>
                <w:sz w:val="20"/>
              </w:rPr>
            </w:pPr>
            <w:r>
              <w:rPr>
                <w:spacing w:val="-2"/>
                <w:sz w:val="20"/>
              </w:rPr>
              <w:t>NPISH</w:t>
            </w:r>
          </w:p>
        </w:tc>
        <w:tc>
          <w:tcPr>
            <w:tcW w:w="5455" w:type="dxa"/>
            <w:shd w:val="clear" w:color="auto" w:fill="F7F7F7"/>
          </w:tcPr>
          <w:p w14:paraId="29C1CC5C" w14:textId="77777777" w:rsidR="00620CF6" w:rsidRDefault="00000000">
            <w:pPr>
              <w:pStyle w:val="TableParagraph"/>
              <w:ind w:left="762"/>
              <w:rPr>
                <w:sz w:val="20"/>
              </w:rPr>
            </w:pPr>
            <w:r>
              <w:rPr>
                <w:spacing w:val="-4"/>
                <w:sz w:val="20"/>
              </w:rPr>
              <w:t>Non-profit</w:t>
            </w:r>
            <w:r>
              <w:rPr>
                <w:spacing w:val="3"/>
                <w:sz w:val="20"/>
              </w:rPr>
              <w:t xml:space="preserve"> </w:t>
            </w:r>
            <w:r>
              <w:rPr>
                <w:spacing w:val="-4"/>
                <w:sz w:val="20"/>
              </w:rPr>
              <w:t>equity,</w:t>
            </w:r>
            <w:r>
              <w:rPr>
                <w:spacing w:val="3"/>
                <w:sz w:val="20"/>
              </w:rPr>
              <w:t xml:space="preserve"> </w:t>
            </w:r>
            <w:r>
              <w:rPr>
                <w:spacing w:val="-4"/>
                <w:sz w:val="20"/>
              </w:rPr>
              <w:t>fund</w:t>
            </w:r>
            <w:r>
              <w:rPr>
                <w:spacing w:val="3"/>
                <w:sz w:val="20"/>
              </w:rPr>
              <w:t xml:space="preserve"> </w:t>
            </w:r>
            <w:r>
              <w:rPr>
                <w:spacing w:val="-4"/>
                <w:sz w:val="20"/>
              </w:rPr>
              <w:t>shares</w:t>
            </w:r>
            <w:r>
              <w:rPr>
                <w:spacing w:val="2"/>
                <w:sz w:val="20"/>
              </w:rPr>
              <w:t xml:space="preserve"> </w:t>
            </w:r>
            <w:r>
              <w:rPr>
                <w:spacing w:val="-4"/>
                <w:sz w:val="20"/>
              </w:rPr>
              <w:t>&amp;</w:t>
            </w:r>
            <w:r>
              <w:rPr>
                <w:spacing w:val="3"/>
                <w:sz w:val="20"/>
              </w:rPr>
              <w:t xml:space="preserve"> </w:t>
            </w:r>
            <w:r>
              <w:rPr>
                <w:spacing w:val="-4"/>
                <w:sz w:val="20"/>
              </w:rPr>
              <w:t>offshore</w:t>
            </w:r>
            <w:r>
              <w:rPr>
                <w:spacing w:val="3"/>
                <w:sz w:val="20"/>
              </w:rPr>
              <w:t xml:space="preserve"> </w:t>
            </w:r>
            <w:r>
              <w:rPr>
                <w:spacing w:val="-4"/>
                <w:sz w:val="20"/>
              </w:rPr>
              <w:t>wealth</w:t>
            </w:r>
          </w:p>
        </w:tc>
        <w:tc>
          <w:tcPr>
            <w:tcW w:w="2171" w:type="dxa"/>
            <w:shd w:val="clear" w:color="auto" w:fill="F7F7F7"/>
          </w:tcPr>
          <w:p w14:paraId="0AC9B2AD" w14:textId="77777777" w:rsidR="00620CF6" w:rsidRDefault="00000000">
            <w:pPr>
              <w:pStyle w:val="TableParagraph"/>
              <w:ind w:left="350"/>
              <w:rPr>
                <w:sz w:val="20"/>
              </w:rPr>
            </w:pPr>
            <w:proofErr w:type="spellStart"/>
            <w:r>
              <w:rPr>
                <w:spacing w:val="-4"/>
                <w:sz w:val="20"/>
              </w:rPr>
              <w:t>iwequ</w:t>
            </w:r>
            <w:proofErr w:type="spellEnd"/>
          </w:p>
        </w:tc>
      </w:tr>
      <w:tr w:rsidR="00620CF6" w14:paraId="704BBBA3" w14:textId="77777777">
        <w:trPr>
          <w:trHeight w:val="498"/>
        </w:trPr>
        <w:tc>
          <w:tcPr>
            <w:tcW w:w="1864" w:type="dxa"/>
          </w:tcPr>
          <w:p w14:paraId="6437B1D9" w14:textId="77777777" w:rsidR="00620CF6" w:rsidRDefault="00000000">
            <w:pPr>
              <w:pStyle w:val="TableParagraph"/>
              <w:spacing w:before="168"/>
              <w:rPr>
                <w:sz w:val="20"/>
              </w:rPr>
            </w:pPr>
            <w:r>
              <w:rPr>
                <w:spacing w:val="-2"/>
                <w:sz w:val="20"/>
              </w:rPr>
              <w:t>NPISH</w:t>
            </w:r>
          </w:p>
        </w:tc>
        <w:tc>
          <w:tcPr>
            <w:tcW w:w="5455" w:type="dxa"/>
          </w:tcPr>
          <w:p w14:paraId="47AEADEB" w14:textId="77777777" w:rsidR="00620CF6" w:rsidRDefault="00000000">
            <w:pPr>
              <w:pStyle w:val="TableParagraph"/>
              <w:spacing w:before="168"/>
              <w:ind w:left="762"/>
              <w:rPr>
                <w:sz w:val="20"/>
              </w:rPr>
            </w:pPr>
            <w:r>
              <w:rPr>
                <w:spacing w:val="-4"/>
                <w:sz w:val="20"/>
              </w:rPr>
              <w:t>Non-profit</w:t>
            </w:r>
            <w:r>
              <w:rPr>
                <w:spacing w:val="9"/>
                <w:sz w:val="20"/>
              </w:rPr>
              <w:t xml:space="preserve"> </w:t>
            </w:r>
            <w:r>
              <w:rPr>
                <w:spacing w:val="-4"/>
                <w:sz w:val="20"/>
              </w:rPr>
              <w:t>financial</w:t>
            </w:r>
            <w:r>
              <w:rPr>
                <w:spacing w:val="9"/>
                <w:sz w:val="20"/>
              </w:rPr>
              <w:t xml:space="preserve"> </w:t>
            </w:r>
            <w:r>
              <w:rPr>
                <w:spacing w:val="-4"/>
                <w:sz w:val="20"/>
              </w:rPr>
              <w:t>assets</w:t>
            </w:r>
            <w:r>
              <w:rPr>
                <w:spacing w:val="9"/>
                <w:sz w:val="20"/>
              </w:rPr>
              <w:t xml:space="preserve"> </w:t>
            </w:r>
            <w:r>
              <w:rPr>
                <w:spacing w:val="-4"/>
                <w:sz w:val="20"/>
              </w:rPr>
              <w:t>excluding</w:t>
            </w:r>
            <w:r>
              <w:rPr>
                <w:spacing w:val="9"/>
                <w:sz w:val="20"/>
              </w:rPr>
              <w:t xml:space="preserve"> </w:t>
            </w:r>
            <w:r>
              <w:rPr>
                <w:spacing w:val="-4"/>
                <w:sz w:val="20"/>
              </w:rPr>
              <w:t>cash</w:t>
            </w:r>
          </w:p>
        </w:tc>
        <w:tc>
          <w:tcPr>
            <w:tcW w:w="2171" w:type="dxa"/>
          </w:tcPr>
          <w:p w14:paraId="1352F348" w14:textId="77777777" w:rsidR="00620CF6" w:rsidRDefault="00000000">
            <w:pPr>
              <w:pStyle w:val="TableParagraph"/>
              <w:spacing w:before="168"/>
              <w:ind w:left="350"/>
              <w:rPr>
                <w:sz w:val="20"/>
              </w:rPr>
            </w:pPr>
            <w:proofErr w:type="spellStart"/>
            <w:r>
              <w:rPr>
                <w:spacing w:val="-2"/>
                <w:sz w:val="20"/>
              </w:rPr>
              <w:t>iwfie</w:t>
            </w:r>
            <w:proofErr w:type="spellEnd"/>
          </w:p>
        </w:tc>
      </w:tr>
      <w:tr w:rsidR="00620CF6" w14:paraId="20B4E476" w14:textId="77777777">
        <w:trPr>
          <w:trHeight w:val="398"/>
        </w:trPr>
        <w:tc>
          <w:tcPr>
            <w:tcW w:w="1864" w:type="dxa"/>
            <w:shd w:val="clear" w:color="auto" w:fill="F7F7F7"/>
          </w:tcPr>
          <w:p w14:paraId="246A5C0B" w14:textId="77777777" w:rsidR="00620CF6" w:rsidRDefault="00000000">
            <w:pPr>
              <w:pStyle w:val="TableParagraph"/>
              <w:rPr>
                <w:sz w:val="20"/>
              </w:rPr>
            </w:pPr>
            <w:r>
              <w:rPr>
                <w:spacing w:val="-2"/>
                <w:sz w:val="20"/>
              </w:rPr>
              <w:t>NPISH</w:t>
            </w:r>
          </w:p>
        </w:tc>
        <w:tc>
          <w:tcPr>
            <w:tcW w:w="5455" w:type="dxa"/>
            <w:shd w:val="clear" w:color="auto" w:fill="F7F7F7"/>
          </w:tcPr>
          <w:p w14:paraId="1F59E757" w14:textId="77777777" w:rsidR="00620CF6" w:rsidRDefault="00000000">
            <w:pPr>
              <w:pStyle w:val="TableParagraph"/>
              <w:ind w:left="762"/>
              <w:rPr>
                <w:sz w:val="20"/>
              </w:rPr>
            </w:pPr>
            <w:r>
              <w:rPr>
                <w:spacing w:val="-4"/>
                <w:sz w:val="20"/>
              </w:rPr>
              <w:t>Non-profit</w:t>
            </w:r>
            <w:r>
              <w:rPr>
                <w:spacing w:val="6"/>
                <w:sz w:val="20"/>
              </w:rPr>
              <w:t xml:space="preserve"> </w:t>
            </w:r>
            <w:r>
              <w:rPr>
                <w:spacing w:val="-4"/>
                <w:sz w:val="20"/>
              </w:rPr>
              <w:t>financial</w:t>
            </w:r>
            <w:r>
              <w:rPr>
                <w:spacing w:val="6"/>
                <w:sz w:val="20"/>
              </w:rPr>
              <w:t xml:space="preserve"> </w:t>
            </w:r>
            <w:r>
              <w:rPr>
                <w:spacing w:val="-4"/>
                <w:sz w:val="20"/>
              </w:rPr>
              <w:t>assets</w:t>
            </w:r>
          </w:p>
        </w:tc>
        <w:tc>
          <w:tcPr>
            <w:tcW w:w="2171" w:type="dxa"/>
            <w:shd w:val="clear" w:color="auto" w:fill="F7F7F7"/>
          </w:tcPr>
          <w:p w14:paraId="570CCA2C" w14:textId="77777777" w:rsidR="00620CF6" w:rsidRDefault="00000000">
            <w:pPr>
              <w:pStyle w:val="TableParagraph"/>
              <w:ind w:left="350"/>
              <w:rPr>
                <w:sz w:val="20"/>
              </w:rPr>
            </w:pPr>
            <w:proofErr w:type="spellStart"/>
            <w:r>
              <w:rPr>
                <w:spacing w:val="-2"/>
                <w:sz w:val="20"/>
              </w:rPr>
              <w:t>iwfin</w:t>
            </w:r>
            <w:proofErr w:type="spellEnd"/>
          </w:p>
        </w:tc>
      </w:tr>
      <w:tr w:rsidR="00620CF6" w14:paraId="0089E6E1" w14:textId="77777777">
        <w:trPr>
          <w:trHeight w:val="398"/>
        </w:trPr>
        <w:tc>
          <w:tcPr>
            <w:tcW w:w="1864" w:type="dxa"/>
          </w:tcPr>
          <w:p w14:paraId="56AD3A9D" w14:textId="77777777" w:rsidR="00620CF6" w:rsidRDefault="00000000">
            <w:pPr>
              <w:pStyle w:val="TableParagraph"/>
              <w:rPr>
                <w:sz w:val="20"/>
              </w:rPr>
            </w:pPr>
            <w:r>
              <w:rPr>
                <w:spacing w:val="-2"/>
                <w:sz w:val="20"/>
              </w:rPr>
              <w:t>NPISH</w:t>
            </w:r>
          </w:p>
        </w:tc>
        <w:tc>
          <w:tcPr>
            <w:tcW w:w="5455" w:type="dxa"/>
          </w:tcPr>
          <w:p w14:paraId="4EAE7845" w14:textId="77777777" w:rsidR="00620CF6" w:rsidRDefault="00000000">
            <w:pPr>
              <w:pStyle w:val="TableParagraph"/>
              <w:ind w:left="762"/>
              <w:rPr>
                <w:sz w:val="20"/>
              </w:rPr>
            </w:pPr>
            <w:r>
              <w:rPr>
                <w:spacing w:val="-6"/>
                <w:sz w:val="20"/>
              </w:rPr>
              <w:t>Non-profit</w:t>
            </w:r>
            <w:r>
              <w:rPr>
                <w:spacing w:val="9"/>
                <w:sz w:val="20"/>
              </w:rPr>
              <w:t xml:space="preserve"> </w:t>
            </w:r>
            <w:r>
              <w:rPr>
                <w:spacing w:val="-6"/>
                <w:sz w:val="20"/>
              </w:rPr>
              <w:t>housing</w:t>
            </w:r>
            <w:r>
              <w:rPr>
                <w:spacing w:val="10"/>
                <w:sz w:val="20"/>
              </w:rPr>
              <w:t xml:space="preserve"> </w:t>
            </w:r>
            <w:r>
              <w:rPr>
                <w:spacing w:val="-6"/>
                <w:sz w:val="20"/>
              </w:rPr>
              <w:t>assets</w:t>
            </w:r>
          </w:p>
        </w:tc>
        <w:tc>
          <w:tcPr>
            <w:tcW w:w="2171" w:type="dxa"/>
          </w:tcPr>
          <w:p w14:paraId="1648C3BD" w14:textId="77777777" w:rsidR="00620CF6" w:rsidRDefault="00000000">
            <w:pPr>
              <w:pStyle w:val="TableParagraph"/>
              <w:ind w:left="350"/>
              <w:rPr>
                <w:sz w:val="20"/>
              </w:rPr>
            </w:pPr>
            <w:proofErr w:type="spellStart"/>
            <w:r>
              <w:rPr>
                <w:spacing w:val="-2"/>
                <w:sz w:val="20"/>
              </w:rPr>
              <w:t>iwhou</w:t>
            </w:r>
            <w:proofErr w:type="spellEnd"/>
          </w:p>
        </w:tc>
      </w:tr>
      <w:tr w:rsidR="00620CF6" w14:paraId="66201774" w14:textId="77777777">
        <w:trPr>
          <w:trHeight w:val="398"/>
        </w:trPr>
        <w:tc>
          <w:tcPr>
            <w:tcW w:w="1864" w:type="dxa"/>
            <w:shd w:val="clear" w:color="auto" w:fill="F7F7F7"/>
          </w:tcPr>
          <w:p w14:paraId="456B0893" w14:textId="77777777" w:rsidR="00620CF6" w:rsidRDefault="00000000">
            <w:pPr>
              <w:pStyle w:val="TableParagraph"/>
              <w:rPr>
                <w:sz w:val="20"/>
              </w:rPr>
            </w:pPr>
            <w:r>
              <w:rPr>
                <w:spacing w:val="-2"/>
                <w:sz w:val="20"/>
              </w:rPr>
              <w:t>NPISH</w:t>
            </w:r>
          </w:p>
        </w:tc>
        <w:tc>
          <w:tcPr>
            <w:tcW w:w="5455" w:type="dxa"/>
            <w:shd w:val="clear" w:color="auto" w:fill="F7F7F7"/>
          </w:tcPr>
          <w:p w14:paraId="3634CA25" w14:textId="77777777" w:rsidR="00620CF6" w:rsidRDefault="00000000">
            <w:pPr>
              <w:pStyle w:val="TableParagraph"/>
              <w:ind w:left="762"/>
              <w:rPr>
                <w:sz w:val="20"/>
              </w:rPr>
            </w:pPr>
            <w:r>
              <w:rPr>
                <w:spacing w:val="-4"/>
                <w:sz w:val="20"/>
              </w:rPr>
              <w:t>Non-profit</w:t>
            </w:r>
            <w:r>
              <w:rPr>
                <w:spacing w:val="-3"/>
                <w:sz w:val="20"/>
              </w:rPr>
              <w:t xml:space="preserve"> </w:t>
            </w:r>
            <w:r>
              <w:rPr>
                <w:spacing w:val="-4"/>
                <w:sz w:val="20"/>
              </w:rPr>
              <w:t>land</w:t>
            </w:r>
            <w:r>
              <w:rPr>
                <w:spacing w:val="-2"/>
                <w:sz w:val="20"/>
              </w:rPr>
              <w:t xml:space="preserve"> </w:t>
            </w:r>
            <w:r>
              <w:rPr>
                <w:spacing w:val="-4"/>
                <w:sz w:val="20"/>
              </w:rPr>
              <w:t>underlying</w:t>
            </w:r>
            <w:r>
              <w:rPr>
                <w:spacing w:val="-2"/>
                <w:sz w:val="20"/>
              </w:rPr>
              <w:t xml:space="preserve"> </w:t>
            </w:r>
            <w:r>
              <w:rPr>
                <w:spacing w:val="-4"/>
                <w:sz w:val="20"/>
              </w:rPr>
              <w:t>dwellings</w:t>
            </w:r>
          </w:p>
        </w:tc>
        <w:tc>
          <w:tcPr>
            <w:tcW w:w="2171" w:type="dxa"/>
            <w:shd w:val="clear" w:color="auto" w:fill="F7F7F7"/>
          </w:tcPr>
          <w:p w14:paraId="223BAB1C" w14:textId="77777777" w:rsidR="00620CF6" w:rsidRDefault="00000000">
            <w:pPr>
              <w:pStyle w:val="TableParagraph"/>
              <w:ind w:left="350"/>
              <w:rPr>
                <w:sz w:val="20"/>
              </w:rPr>
            </w:pPr>
            <w:proofErr w:type="spellStart"/>
            <w:r>
              <w:rPr>
                <w:spacing w:val="-2"/>
                <w:sz w:val="20"/>
              </w:rPr>
              <w:t>iwlan</w:t>
            </w:r>
            <w:proofErr w:type="spellEnd"/>
          </w:p>
        </w:tc>
      </w:tr>
      <w:tr w:rsidR="00620CF6" w14:paraId="59CA0DEA" w14:textId="77777777">
        <w:trPr>
          <w:trHeight w:val="498"/>
        </w:trPr>
        <w:tc>
          <w:tcPr>
            <w:tcW w:w="1864" w:type="dxa"/>
          </w:tcPr>
          <w:p w14:paraId="7830A583" w14:textId="77777777" w:rsidR="00620CF6" w:rsidRDefault="00000000">
            <w:pPr>
              <w:pStyle w:val="TableParagraph"/>
              <w:rPr>
                <w:sz w:val="20"/>
              </w:rPr>
            </w:pPr>
            <w:r>
              <w:rPr>
                <w:spacing w:val="-2"/>
                <w:sz w:val="20"/>
              </w:rPr>
              <w:t>NPISH</w:t>
            </w:r>
          </w:p>
        </w:tc>
        <w:tc>
          <w:tcPr>
            <w:tcW w:w="5455" w:type="dxa"/>
          </w:tcPr>
          <w:p w14:paraId="7D4A93C3" w14:textId="77777777" w:rsidR="00620CF6" w:rsidRDefault="00000000">
            <w:pPr>
              <w:pStyle w:val="TableParagraph"/>
              <w:ind w:left="762"/>
              <w:rPr>
                <w:sz w:val="20"/>
              </w:rPr>
            </w:pPr>
            <w:r>
              <w:rPr>
                <w:spacing w:val="-2"/>
                <w:sz w:val="20"/>
              </w:rPr>
              <w:t>Non-profit</w:t>
            </w:r>
            <w:r>
              <w:rPr>
                <w:spacing w:val="-3"/>
                <w:sz w:val="20"/>
              </w:rPr>
              <w:t xml:space="preserve"> </w:t>
            </w:r>
            <w:r>
              <w:rPr>
                <w:spacing w:val="-2"/>
                <w:sz w:val="20"/>
              </w:rPr>
              <w:t>natural capital</w:t>
            </w:r>
          </w:p>
        </w:tc>
        <w:tc>
          <w:tcPr>
            <w:tcW w:w="2171" w:type="dxa"/>
          </w:tcPr>
          <w:p w14:paraId="3113A5BD" w14:textId="77777777" w:rsidR="00620CF6" w:rsidRDefault="00000000">
            <w:pPr>
              <w:pStyle w:val="TableParagraph"/>
              <w:ind w:left="350"/>
              <w:rPr>
                <w:sz w:val="20"/>
              </w:rPr>
            </w:pPr>
            <w:proofErr w:type="spellStart"/>
            <w:r>
              <w:rPr>
                <w:spacing w:val="-2"/>
                <w:sz w:val="20"/>
              </w:rPr>
              <w:t>iwnat</w:t>
            </w:r>
            <w:proofErr w:type="spellEnd"/>
          </w:p>
        </w:tc>
      </w:tr>
      <w:tr w:rsidR="00620CF6" w14:paraId="4D85E772" w14:textId="77777777">
        <w:trPr>
          <w:trHeight w:val="398"/>
        </w:trPr>
        <w:tc>
          <w:tcPr>
            <w:tcW w:w="1864" w:type="dxa"/>
            <w:shd w:val="clear" w:color="auto" w:fill="F7F7F7"/>
          </w:tcPr>
          <w:p w14:paraId="3784A413" w14:textId="77777777" w:rsidR="00620CF6" w:rsidRDefault="00000000">
            <w:pPr>
              <w:pStyle w:val="TableParagraph"/>
              <w:rPr>
                <w:sz w:val="20"/>
              </w:rPr>
            </w:pPr>
            <w:r>
              <w:rPr>
                <w:spacing w:val="-2"/>
                <w:sz w:val="20"/>
              </w:rPr>
              <w:t>NPISH</w:t>
            </w:r>
          </w:p>
        </w:tc>
        <w:tc>
          <w:tcPr>
            <w:tcW w:w="5455" w:type="dxa"/>
            <w:shd w:val="clear" w:color="auto" w:fill="F7F7F7"/>
          </w:tcPr>
          <w:p w14:paraId="76972D1D" w14:textId="77777777" w:rsidR="00620CF6" w:rsidRPr="003A075B" w:rsidRDefault="00000000">
            <w:pPr>
              <w:pStyle w:val="TableParagraph"/>
              <w:ind w:left="762"/>
              <w:rPr>
                <w:sz w:val="20"/>
                <w:lang w:val="it-IT"/>
              </w:rPr>
            </w:pPr>
            <w:r w:rsidRPr="003A075B">
              <w:rPr>
                <w:spacing w:val="-4"/>
                <w:sz w:val="20"/>
                <w:lang w:val="it-IT"/>
              </w:rPr>
              <w:t>Non-profit</w:t>
            </w:r>
            <w:r w:rsidRPr="003A075B">
              <w:rPr>
                <w:spacing w:val="4"/>
                <w:sz w:val="20"/>
                <w:lang w:val="it-IT"/>
              </w:rPr>
              <w:t xml:space="preserve"> </w:t>
            </w:r>
            <w:r w:rsidRPr="003A075B">
              <w:rPr>
                <w:spacing w:val="-4"/>
                <w:sz w:val="20"/>
                <w:lang w:val="it-IT"/>
              </w:rPr>
              <w:t>non-financial</w:t>
            </w:r>
            <w:r w:rsidRPr="003A075B">
              <w:rPr>
                <w:spacing w:val="4"/>
                <w:sz w:val="20"/>
                <w:lang w:val="it-IT"/>
              </w:rPr>
              <w:t xml:space="preserve"> </w:t>
            </w:r>
            <w:r w:rsidRPr="003A075B">
              <w:rPr>
                <w:spacing w:val="-4"/>
                <w:sz w:val="20"/>
                <w:lang w:val="it-IT"/>
              </w:rPr>
              <w:t>assets</w:t>
            </w:r>
          </w:p>
        </w:tc>
        <w:tc>
          <w:tcPr>
            <w:tcW w:w="2171" w:type="dxa"/>
            <w:shd w:val="clear" w:color="auto" w:fill="F7F7F7"/>
          </w:tcPr>
          <w:p w14:paraId="20AAA4ED" w14:textId="77777777" w:rsidR="00620CF6" w:rsidRDefault="00000000">
            <w:pPr>
              <w:pStyle w:val="TableParagraph"/>
              <w:ind w:left="350"/>
              <w:rPr>
                <w:sz w:val="20"/>
              </w:rPr>
            </w:pPr>
            <w:proofErr w:type="spellStart"/>
            <w:r>
              <w:rPr>
                <w:spacing w:val="-2"/>
                <w:sz w:val="20"/>
              </w:rPr>
              <w:t>iwnfa</w:t>
            </w:r>
            <w:proofErr w:type="spellEnd"/>
          </w:p>
        </w:tc>
      </w:tr>
      <w:tr w:rsidR="00620CF6" w14:paraId="65109BF9" w14:textId="77777777">
        <w:trPr>
          <w:trHeight w:val="398"/>
        </w:trPr>
        <w:tc>
          <w:tcPr>
            <w:tcW w:w="1864" w:type="dxa"/>
          </w:tcPr>
          <w:p w14:paraId="250CE7F8" w14:textId="77777777" w:rsidR="00620CF6" w:rsidRDefault="00000000">
            <w:pPr>
              <w:pStyle w:val="TableParagraph"/>
              <w:rPr>
                <w:sz w:val="20"/>
              </w:rPr>
            </w:pPr>
            <w:r>
              <w:rPr>
                <w:spacing w:val="-2"/>
                <w:sz w:val="20"/>
              </w:rPr>
              <w:t>NPISH</w:t>
            </w:r>
          </w:p>
        </w:tc>
        <w:tc>
          <w:tcPr>
            <w:tcW w:w="5455" w:type="dxa"/>
          </w:tcPr>
          <w:p w14:paraId="7B2BC99D" w14:textId="77777777" w:rsidR="00620CF6" w:rsidRDefault="00000000">
            <w:pPr>
              <w:pStyle w:val="TableParagraph"/>
              <w:ind w:left="762"/>
              <w:rPr>
                <w:sz w:val="20"/>
              </w:rPr>
            </w:pPr>
            <w:r>
              <w:rPr>
                <w:spacing w:val="-2"/>
                <w:sz w:val="20"/>
              </w:rPr>
              <w:t>Non-profit</w:t>
            </w:r>
            <w:r>
              <w:rPr>
                <w:spacing w:val="-6"/>
                <w:sz w:val="20"/>
              </w:rPr>
              <w:t xml:space="preserve"> </w:t>
            </w:r>
            <w:r>
              <w:rPr>
                <w:spacing w:val="-2"/>
                <w:sz w:val="20"/>
              </w:rPr>
              <w:t>other</w:t>
            </w:r>
            <w:r>
              <w:rPr>
                <w:spacing w:val="-6"/>
                <w:sz w:val="20"/>
              </w:rPr>
              <w:t xml:space="preserve"> </w:t>
            </w:r>
            <w:r>
              <w:rPr>
                <w:spacing w:val="-2"/>
                <w:sz w:val="20"/>
              </w:rPr>
              <w:t>domestic</w:t>
            </w:r>
            <w:r>
              <w:rPr>
                <w:spacing w:val="-6"/>
                <w:sz w:val="20"/>
              </w:rPr>
              <w:t xml:space="preserve"> </w:t>
            </w:r>
            <w:r>
              <w:rPr>
                <w:spacing w:val="-2"/>
                <w:sz w:val="20"/>
              </w:rPr>
              <w:t>capital</w:t>
            </w:r>
          </w:p>
        </w:tc>
        <w:tc>
          <w:tcPr>
            <w:tcW w:w="2171" w:type="dxa"/>
          </w:tcPr>
          <w:p w14:paraId="59E298E6" w14:textId="77777777" w:rsidR="00620CF6" w:rsidRDefault="00000000">
            <w:pPr>
              <w:pStyle w:val="TableParagraph"/>
              <w:ind w:left="350"/>
              <w:rPr>
                <w:sz w:val="20"/>
              </w:rPr>
            </w:pPr>
            <w:proofErr w:type="spellStart"/>
            <w:r>
              <w:rPr>
                <w:spacing w:val="-4"/>
                <w:sz w:val="20"/>
              </w:rPr>
              <w:t>iwodk</w:t>
            </w:r>
            <w:proofErr w:type="spellEnd"/>
          </w:p>
        </w:tc>
      </w:tr>
      <w:tr w:rsidR="00620CF6" w14:paraId="0D0CC0AB" w14:textId="77777777">
        <w:trPr>
          <w:trHeight w:val="430"/>
        </w:trPr>
        <w:tc>
          <w:tcPr>
            <w:tcW w:w="1864" w:type="dxa"/>
            <w:tcBorders>
              <w:bottom w:val="single" w:sz="8" w:space="0" w:color="000000"/>
            </w:tcBorders>
            <w:shd w:val="clear" w:color="auto" w:fill="F7F7F7"/>
          </w:tcPr>
          <w:p w14:paraId="493C994A" w14:textId="77777777" w:rsidR="00620CF6" w:rsidRDefault="00000000">
            <w:pPr>
              <w:pStyle w:val="TableParagraph"/>
              <w:rPr>
                <w:sz w:val="20"/>
              </w:rPr>
            </w:pPr>
            <w:r>
              <w:rPr>
                <w:spacing w:val="-2"/>
                <w:sz w:val="20"/>
              </w:rPr>
              <w:t>NPISH</w:t>
            </w:r>
          </w:p>
        </w:tc>
        <w:tc>
          <w:tcPr>
            <w:tcW w:w="5455" w:type="dxa"/>
            <w:tcBorders>
              <w:bottom w:val="single" w:sz="8" w:space="0" w:color="000000"/>
            </w:tcBorders>
            <w:shd w:val="clear" w:color="auto" w:fill="F7F7F7"/>
          </w:tcPr>
          <w:p w14:paraId="34D1930F" w14:textId="77777777" w:rsidR="00620CF6" w:rsidRDefault="00000000">
            <w:pPr>
              <w:pStyle w:val="TableParagraph"/>
              <w:ind w:left="762"/>
              <w:rPr>
                <w:sz w:val="20"/>
              </w:rPr>
            </w:pPr>
            <w:r>
              <w:rPr>
                <w:spacing w:val="-2"/>
                <w:sz w:val="20"/>
              </w:rPr>
              <w:t>Non-profit</w:t>
            </w:r>
            <w:r>
              <w:rPr>
                <w:spacing w:val="-7"/>
                <w:sz w:val="20"/>
              </w:rPr>
              <w:t xml:space="preserve"> </w:t>
            </w:r>
            <w:r>
              <w:rPr>
                <w:spacing w:val="-2"/>
                <w:sz w:val="20"/>
              </w:rPr>
              <w:t>pension</w:t>
            </w:r>
            <w:r>
              <w:rPr>
                <w:spacing w:val="-6"/>
                <w:sz w:val="20"/>
              </w:rPr>
              <w:t xml:space="preserve"> </w:t>
            </w:r>
            <w:r>
              <w:rPr>
                <w:spacing w:val="-2"/>
                <w:sz w:val="20"/>
              </w:rPr>
              <w:t>funds</w:t>
            </w:r>
            <w:r>
              <w:rPr>
                <w:spacing w:val="-6"/>
                <w:sz w:val="20"/>
              </w:rPr>
              <w:t xml:space="preserve"> </w:t>
            </w:r>
            <w:r>
              <w:rPr>
                <w:spacing w:val="-2"/>
                <w:sz w:val="20"/>
              </w:rPr>
              <w:t>&amp;</w:t>
            </w:r>
            <w:r>
              <w:rPr>
                <w:spacing w:val="-6"/>
                <w:sz w:val="20"/>
              </w:rPr>
              <w:t xml:space="preserve"> </w:t>
            </w:r>
            <w:r>
              <w:rPr>
                <w:spacing w:val="-2"/>
                <w:sz w:val="20"/>
              </w:rPr>
              <w:t>life</w:t>
            </w:r>
            <w:r>
              <w:rPr>
                <w:spacing w:val="-6"/>
                <w:sz w:val="20"/>
              </w:rPr>
              <w:t xml:space="preserve"> </w:t>
            </w:r>
            <w:r>
              <w:rPr>
                <w:spacing w:val="-2"/>
                <w:sz w:val="20"/>
              </w:rPr>
              <w:t>insurance</w:t>
            </w:r>
          </w:p>
        </w:tc>
        <w:tc>
          <w:tcPr>
            <w:tcW w:w="2171" w:type="dxa"/>
            <w:tcBorders>
              <w:bottom w:val="single" w:sz="8" w:space="0" w:color="000000"/>
            </w:tcBorders>
            <w:shd w:val="clear" w:color="auto" w:fill="F7F7F7"/>
          </w:tcPr>
          <w:p w14:paraId="670384DB" w14:textId="77777777" w:rsidR="00620CF6" w:rsidRDefault="00000000">
            <w:pPr>
              <w:pStyle w:val="TableParagraph"/>
              <w:ind w:left="350"/>
              <w:rPr>
                <w:sz w:val="20"/>
              </w:rPr>
            </w:pPr>
            <w:proofErr w:type="spellStart"/>
            <w:r>
              <w:rPr>
                <w:spacing w:val="-4"/>
                <w:sz w:val="20"/>
              </w:rPr>
              <w:t>iwpen</w:t>
            </w:r>
            <w:proofErr w:type="spellEnd"/>
          </w:p>
        </w:tc>
      </w:tr>
    </w:tbl>
    <w:p w14:paraId="3D48244E" w14:textId="77777777" w:rsidR="00620CF6" w:rsidRDefault="00620CF6">
      <w:pPr>
        <w:rPr>
          <w:sz w:val="20"/>
        </w:rPr>
        <w:sectPr w:rsidR="00620CF6" w:rsidSect="00D60468">
          <w:type w:val="continuous"/>
          <w:pgSz w:w="12240" w:h="15840"/>
          <w:pgMar w:top="1400" w:right="1220" w:bottom="280" w:left="1300" w:header="720" w:footer="720" w:gutter="0"/>
          <w:cols w:space="720"/>
        </w:sectPr>
      </w:pPr>
    </w:p>
    <w:p w14:paraId="13A5A96B" w14:textId="77777777" w:rsidR="00620CF6" w:rsidRDefault="00620CF6">
      <w:pPr>
        <w:pStyle w:val="BodyText"/>
      </w:pPr>
    </w:p>
    <w:p w14:paraId="5561229F" w14:textId="77777777" w:rsidR="00620CF6" w:rsidRDefault="00620CF6">
      <w:pPr>
        <w:pStyle w:val="BodyText"/>
      </w:pPr>
    </w:p>
    <w:p w14:paraId="0A7A02CF" w14:textId="77777777" w:rsidR="00620CF6" w:rsidRDefault="00620CF6">
      <w:pPr>
        <w:pStyle w:val="BodyText"/>
      </w:pPr>
    </w:p>
    <w:p w14:paraId="05CA78E6" w14:textId="77777777" w:rsidR="00620CF6" w:rsidRDefault="00620CF6">
      <w:pPr>
        <w:pStyle w:val="BodyText"/>
        <w:spacing w:before="7"/>
        <w:rPr>
          <w:sz w:val="26"/>
        </w:rPr>
      </w:pPr>
    </w:p>
    <w:p w14:paraId="438CBDC9" w14:textId="77777777" w:rsidR="00620CF6" w:rsidRDefault="00000000">
      <w:pPr>
        <w:spacing w:before="139"/>
        <w:ind w:left="117"/>
        <w:rPr>
          <w:b/>
          <w:sz w:val="41"/>
        </w:rPr>
      </w:pPr>
      <w:bookmarkStart w:id="624" w:name="Appendix_to_the_Wealth_Inequality_Trends"/>
      <w:bookmarkStart w:id="625" w:name="_bookmark104"/>
      <w:bookmarkEnd w:id="624"/>
      <w:bookmarkEnd w:id="625"/>
      <w:proofErr w:type="gramStart"/>
      <w:r>
        <w:rPr>
          <w:b/>
          <w:sz w:val="41"/>
        </w:rPr>
        <w:t>Appendix</w:t>
      </w:r>
      <w:r>
        <w:rPr>
          <w:b/>
          <w:spacing w:val="26"/>
          <w:sz w:val="41"/>
        </w:rPr>
        <w:t xml:space="preserve">  </w:t>
      </w:r>
      <w:r>
        <w:rPr>
          <w:b/>
          <w:spacing w:val="-10"/>
          <w:sz w:val="41"/>
        </w:rPr>
        <w:t>C</w:t>
      </w:r>
      <w:proofErr w:type="gramEnd"/>
    </w:p>
    <w:p w14:paraId="0959A4A2" w14:textId="77777777" w:rsidR="00620CF6" w:rsidRDefault="00620CF6">
      <w:pPr>
        <w:pStyle w:val="BodyText"/>
        <w:spacing w:before="9"/>
        <w:rPr>
          <w:b/>
          <w:sz w:val="64"/>
        </w:rPr>
      </w:pPr>
    </w:p>
    <w:p w14:paraId="4F0DA1CF" w14:textId="77777777" w:rsidR="00620CF6" w:rsidRDefault="00000000">
      <w:pPr>
        <w:pStyle w:val="Heading1"/>
        <w:spacing w:line="362" w:lineRule="auto"/>
      </w:pPr>
      <w:r>
        <w:rPr>
          <w:w w:val="105"/>
        </w:rPr>
        <w:t>Appendix to the Wealth Inequality</w:t>
      </w:r>
      <w:r>
        <w:rPr>
          <w:spacing w:val="80"/>
          <w:w w:val="150"/>
        </w:rPr>
        <w:t xml:space="preserve"> </w:t>
      </w:r>
      <w:r>
        <w:rPr>
          <w:w w:val="105"/>
        </w:rPr>
        <w:t>Trends Section</w:t>
      </w:r>
    </w:p>
    <w:p w14:paraId="59055C90" w14:textId="77777777" w:rsidR="00620CF6" w:rsidRDefault="00620CF6">
      <w:pPr>
        <w:pStyle w:val="BodyText"/>
        <w:spacing w:before="1"/>
        <w:rPr>
          <w:b/>
          <w:sz w:val="54"/>
        </w:rPr>
      </w:pPr>
    </w:p>
    <w:p w14:paraId="3DBCDC66" w14:textId="77777777" w:rsidR="00620CF6" w:rsidRDefault="00000000">
      <w:pPr>
        <w:pStyle w:val="Heading2"/>
        <w:numPr>
          <w:ilvl w:val="1"/>
          <w:numId w:val="4"/>
        </w:numPr>
        <w:tabs>
          <w:tab w:val="left" w:pos="888"/>
        </w:tabs>
        <w:ind w:hanging="771"/>
      </w:pPr>
      <w:bookmarkStart w:id="626" w:name="_bookmark105"/>
      <w:bookmarkEnd w:id="626"/>
      <w:r>
        <w:rPr>
          <w:spacing w:val="-2"/>
          <w:w w:val="110"/>
        </w:rPr>
        <w:t>Introduction</w:t>
      </w:r>
    </w:p>
    <w:p w14:paraId="116017F7" w14:textId="77777777" w:rsidR="00620CF6" w:rsidRDefault="00620CF6">
      <w:pPr>
        <w:pStyle w:val="BodyText"/>
        <w:spacing w:before="12"/>
        <w:rPr>
          <w:b/>
          <w:sz w:val="30"/>
        </w:rPr>
      </w:pPr>
    </w:p>
    <w:p w14:paraId="2E840937" w14:textId="77777777" w:rsidR="00620CF6" w:rsidRDefault="00000000">
      <w:pPr>
        <w:pStyle w:val="BodyText"/>
        <w:spacing w:line="355" w:lineRule="auto"/>
        <w:ind w:left="117" w:right="195"/>
        <w:jc w:val="both"/>
      </w:pPr>
      <w:r>
        <w:t>The</w:t>
      </w:r>
      <w:r>
        <w:rPr>
          <w:spacing w:val="-2"/>
        </w:rPr>
        <w:t xml:space="preserve"> </w:t>
      </w:r>
      <w:r>
        <w:t>Appendix</w:t>
      </w:r>
      <w:r>
        <w:rPr>
          <w:spacing w:val="-2"/>
        </w:rPr>
        <w:t xml:space="preserve"> </w:t>
      </w:r>
      <w:r>
        <w:t>to</w:t>
      </w:r>
      <w:r>
        <w:rPr>
          <w:spacing w:val="-2"/>
        </w:rPr>
        <w:t xml:space="preserve"> </w:t>
      </w:r>
      <w:r>
        <w:t>the</w:t>
      </w:r>
      <w:r>
        <w:rPr>
          <w:spacing w:val="-2"/>
        </w:rPr>
        <w:t xml:space="preserve"> </w:t>
      </w:r>
      <w:r>
        <w:t>Wealth</w:t>
      </w:r>
      <w:r>
        <w:rPr>
          <w:spacing w:val="-2"/>
        </w:rPr>
        <w:t xml:space="preserve"> </w:t>
      </w:r>
      <w:r>
        <w:t>Inequality</w:t>
      </w:r>
      <w:r>
        <w:rPr>
          <w:spacing w:val="-2"/>
        </w:rPr>
        <w:t xml:space="preserve"> </w:t>
      </w:r>
      <w:r>
        <w:t>Trends</w:t>
      </w:r>
      <w:r>
        <w:rPr>
          <w:spacing w:val="-2"/>
        </w:rPr>
        <w:t xml:space="preserve"> </w:t>
      </w:r>
      <w:r>
        <w:t>section</w:t>
      </w:r>
      <w:r>
        <w:rPr>
          <w:spacing w:val="-2"/>
        </w:rPr>
        <w:t xml:space="preserve"> </w:t>
      </w:r>
      <w:r>
        <w:t>of</w:t>
      </w:r>
      <w:r>
        <w:rPr>
          <w:spacing w:val="-2"/>
        </w:rPr>
        <w:t xml:space="preserve"> </w:t>
      </w:r>
      <w:r>
        <w:t>the</w:t>
      </w:r>
      <w:r>
        <w:rPr>
          <w:spacing w:val="-2"/>
        </w:rPr>
        <w:t xml:space="preserve"> </w:t>
      </w:r>
      <w:r>
        <w:t>GC</w:t>
      </w:r>
      <w:r>
        <w:rPr>
          <w:spacing w:val="-2"/>
        </w:rPr>
        <w:t xml:space="preserve"> </w:t>
      </w:r>
      <w:r>
        <w:t>Wealth</w:t>
      </w:r>
      <w:r>
        <w:rPr>
          <w:spacing w:val="-2"/>
        </w:rPr>
        <w:t xml:space="preserve"> </w:t>
      </w:r>
      <w:r>
        <w:t>Project</w:t>
      </w:r>
      <w:r>
        <w:rPr>
          <w:spacing w:val="-2"/>
        </w:rPr>
        <w:t xml:space="preserve"> </w:t>
      </w:r>
      <w:r>
        <w:t>provides</w:t>
      </w:r>
      <w:r>
        <w:rPr>
          <w:spacing w:val="-2"/>
        </w:rPr>
        <w:t xml:space="preserve"> </w:t>
      </w:r>
      <w:r>
        <w:t>additional</w:t>
      </w:r>
      <w:r>
        <w:rPr>
          <w:spacing w:val="-2"/>
        </w:rPr>
        <w:t xml:space="preserve"> </w:t>
      </w:r>
      <w:proofErr w:type="spellStart"/>
      <w:r>
        <w:t>infor</w:t>
      </w:r>
      <w:proofErr w:type="spellEnd"/>
      <w:r>
        <w:t xml:space="preserve">- </w:t>
      </w:r>
      <w:proofErr w:type="spellStart"/>
      <w:r>
        <w:t>mation</w:t>
      </w:r>
      <w:proofErr w:type="spellEnd"/>
      <w:r>
        <w:t xml:space="preserve"> on</w:t>
      </w:r>
    </w:p>
    <w:p w14:paraId="1A625C73" w14:textId="77777777" w:rsidR="00620CF6" w:rsidRDefault="00620CF6">
      <w:pPr>
        <w:pStyle w:val="BodyText"/>
        <w:spacing w:before="2"/>
        <w:rPr>
          <w:sz w:val="21"/>
        </w:rPr>
      </w:pPr>
    </w:p>
    <w:p w14:paraId="4A81569B" w14:textId="77777777" w:rsidR="00620CF6" w:rsidRDefault="00000000">
      <w:pPr>
        <w:pStyle w:val="ListParagraph"/>
        <w:numPr>
          <w:ilvl w:val="0"/>
          <w:numId w:val="3"/>
        </w:numPr>
        <w:tabs>
          <w:tab w:val="left" w:pos="615"/>
        </w:tabs>
        <w:spacing w:line="355" w:lineRule="auto"/>
        <w:ind w:right="195"/>
        <w:rPr>
          <w:sz w:val="20"/>
        </w:rPr>
      </w:pPr>
      <w:r>
        <w:rPr>
          <w:sz w:val="20"/>
        </w:rPr>
        <w:t>the</w:t>
      </w:r>
      <w:r>
        <w:rPr>
          <w:spacing w:val="-7"/>
          <w:sz w:val="20"/>
        </w:rPr>
        <w:t xml:space="preserve"> </w:t>
      </w:r>
      <w:r>
        <w:rPr>
          <w:sz w:val="20"/>
        </w:rPr>
        <w:t>full</w:t>
      </w:r>
      <w:r>
        <w:rPr>
          <w:spacing w:val="-7"/>
          <w:sz w:val="20"/>
        </w:rPr>
        <w:t xml:space="preserve"> </w:t>
      </w:r>
      <w:r>
        <w:rPr>
          <w:sz w:val="20"/>
        </w:rPr>
        <w:t>list</w:t>
      </w:r>
      <w:r>
        <w:rPr>
          <w:spacing w:val="-7"/>
          <w:sz w:val="20"/>
        </w:rPr>
        <w:t xml:space="preserve"> </w:t>
      </w:r>
      <w:r>
        <w:rPr>
          <w:sz w:val="20"/>
        </w:rPr>
        <w:t>of</w:t>
      </w:r>
      <w:r>
        <w:rPr>
          <w:spacing w:val="-7"/>
          <w:sz w:val="20"/>
        </w:rPr>
        <w:t xml:space="preserve"> </w:t>
      </w:r>
      <w:r>
        <w:rPr>
          <w:sz w:val="20"/>
        </w:rPr>
        <w:t>sources</w:t>
      </w:r>
      <w:r>
        <w:rPr>
          <w:spacing w:val="-7"/>
          <w:sz w:val="20"/>
        </w:rPr>
        <w:t xml:space="preserve"> </w:t>
      </w:r>
      <w:r>
        <w:rPr>
          <w:sz w:val="20"/>
        </w:rPr>
        <w:t>covered</w:t>
      </w:r>
      <w:r>
        <w:rPr>
          <w:spacing w:val="-7"/>
          <w:sz w:val="20"/>
        </w:rPr>
        <w:t xml:space="preserve"> </w:t>
      </w:r>
      <w:r>
        <w:rPr>
          <w:sz w:val="20"/>
        </w:rPr>
        <w:t>by</w:t>
      </w:r>
      <w:r>
        <w:rPr>
          <w:spacing w:val="-7"/>
          <w:sz w:val="20"/>
        </w:rPr>
        <w:t xml:space="preserve"> </w:t>
      </w:r>
      <w:r>
        <w:rPr>
          <w:sz w:val="20"/>
        </w:rPr>
        <w:t>the</w:t>
      </w:r>
      <w:r>
        <w:rPr>
          <w:spacing w:val="-7"/>
          <w:sz w:val="20"/>
        </w:rPr>
        <w:t xml:space="preserve"> </w:t>
      </w:r>
      <w:r>
        <w:rPr>
          <w:sz w:val="20"/>
        </w:rPr>
        <w:t>GC</w:t>
      </w:r>
      <w:r>
        <w:rPr>
          <w:spacing w:val="-7"/>
          <w:sz w:val="20"/>
        </w:rPr>
        <w:t xml:space="preserve"> </w:t>
      </w:r>
      <w:r>
        <w:rPr>
          <w:sz w:val="20"/>
        </w:rPr>
        <w:t>Wealth</w:t>
      </w:r>
      <w:r>
        <w:rPr>
          <w:spacing w:val="-7"/>
          <w:sz w:val="20"/>
        </w:rPr>
        <w:t xml:space="preserve"> </w:t>
      </w:r>
      <w:r>
        <w:rPr>
          <w:sz w:val="20"/>
        </w:rPr>
        <w:t>Project</w:t>
      </w:r>
      <w:r>
        <w:rPr>
          <w:spacing w:val="-7"/>
          <w:sz w:val="20"/>
        </w:rPr>
        <w:t xml:space="preserve"> </w:t>
      </w:r>
      <w:r>
        <w:rPr>
          <w:sz w:val="20"/>
        </w:rPr>
        <w:t>Wealth</w:t>
      </w:r>
      <w:r>
        <w:rPr>
          <w:spacing w:val="-7"/>
          <w:sz w:val="20"/>
        </w:rPr>
        <w:t xml:space="preserve"> </w:t>
      </w:r>
      <w:r>
        <w:rPr>
          <w:sz w:val="20"/>
        </w:rPr>
        <w:t>Inequality</w:t>
      </w:r>
      <w:r>
        <w:rPr>
          <w:spacing w:val="-7"/>
          <w:sz w:val="20"/>
        </w:rPr>
        <w:t xml:space="preserve"> </w:t>
      </w:r>
      <w:r>
        <w:rPr>
          <w:sz w:val="20"/>
        </w:rPr>
        <w:t>Trends</w:t>
      </w:r>
      <w:r>
        <w:rPr>
          <w:spacing w:val="-7"/>
          <w:sz w:val="20"/>
        </w:rPr>
        <w:t xml:space="preserve"> </w:t>
      </w:r>
      <w:r>
        <w:rPr>
          <w:sz w:val="20"/>
        </w:rPr>
        <w:t>database</w:t>
      </w:r>
      <w:r>
        <w:rPr>
          <w:spacing w:val="-7"/>
          <w:sz w:val="20"/>
        </w:rPr>
        <w:t xml:space="preserve"> </w:t>
      </w:r>
      <w:r>
        <w:rPr>
          <w:sz w:val="20"/>
        </w:rPr>
        <w:t>in</w:t>
      </w:r>
      <w:r>
        <w:rPr>
          <w:spacing w:val="-7"/>
          <w:sz w:val="20"/>
        </w:rPr>
        <w:t xml:space="preserve"> </w:t>
      </w:r>
      <w:r>
        <w:rPr>
          <w:sz w:val="20"/>
        </w:rPr>
        <w:t xml:space="preserve">Section </w:t>
      </w:r>
      <w:hyperlink w:anchor="_bookmark106" w:history="1">
        <w:r>
          <w:rPr>
            <w:color w:val="7F0000"/>
            <w:spacing w:val="-4"/>
            <w:sz w:val="20"/>
          </w:rPr>
          <w:t>C.2</w:t>
        </w:r>
      </w:hyperlink>
    </w:p>
    <w:p w14:paraId="5EE4664D" w14:textId="77777777" w:rsidR="00620CF6" w:rsidRDefault="00000000">
      <w:pPr>
        <w:pStyle w:val="ListParagraph"/>
        <w:numPr>
          <w:ilvl w:val="0"/>
          <w:numId w:val="3"/>
        </w:numPr>
        <w:tabs>
          <w:tab w:val="left" w:pos="615"/>
        </w:tabs>
        <w:spacing w:before="147" w:line="355" w:lineRule="auto"/>
        <w:ind w:right="195"/>
        <w:rPr>
          <w:sz w:val="20"/>
        </w:rPr>
      </w:pPr>
      <w:r>
        <w:rPr>
          <w:sz w:val="20"/>
        </w:rPr>
        <w:t>source-specific documentation and information on the precise estimation method for own estimates (Household</w:t>
      </w:r>
      <w:r>
        <w:rPr>
          <w:spacing w:val="-4"/>
          <w:sz w:val="20"/>
        </w:rPr>
        <w:t xml:space="preserve"> </w:t>
      </w:r>
      <w:r>
        <w:rPr>
          <w:sz w:val="20"/>
        </w:rPr>
        <w:t>Finance</w:t>
      </w:r>
      <w:r>
        <w:rPr>
          <w:spacing w:val="-4"/>
          <w:sz w:val="20"/>
        </w:rPr>
        <w:t xml:space="preserve"> </w:t>
      </w:r>
      <w:r>
        <w:rPr>
          <w:sz w:val="20"/>
        </w:rPr>
        <w:t>and</w:t>
      </w:r>
      <w:r>
        <w:rPr>
          <w:spacing w:val="-4"/>
          <w:sz w:val="20"/>
        </w:rPr>
        <w:t xml:space="preserve"> </w:t>
      </w:r>
      <w:r>
        <w:rPr>
          <w:sz w:val="20"/>
        </w:rPr>
        <w:t>Consumption</w:t>
      </w:r>
      <w:r>
        <w:rPr>
          <w:spacing w:val="-4"/>
          <w:sz w:val="20"/>
        </w:rPr>
        <w:t xml:space="preserve"> </w:t>
      </w:r>
      <w:r>
        <w:rPr>
          <w:sz w:val="20"/>
        </w:rPr>
        <w:t>Survey</w:t>
      </w:r>
      <w:r>
        <w:rPr>
          <w:spacing w:val="-4"/>
          <w:sz w:val="20"/>
        </w:rPr>
        <w:t xml:space="preserve"> </w:t>
      </w:r>
      <w:r>
        <w:rPr>
          <w:sz w:val="20"/>
        </w:rPr>
        <w:t>and</w:t>
      </w:r>
      <w:r>
        <w:rPr>
          <w:spacing w:val="-4"/>
          <w:sz w:val="20"/>
        </w:rPr>
        <w:t xml:space="preserve"> </w:t>
      </w:r>
      <w:r>
        <w:rPr>
          <w:sz w:val="20"/>
        </w:rPr>
        <w:t>Luxembourg</w:t>
      </w:r>
      <w:r>
        <w:rPr>
          <w:spacing w:val="-4"/>
          <w:sz w:val="20"/>
        </w:rPr>
        <w:t xml:space="preserve"> </w:t>
      </w:r>
      <w:r>
        <w:rPr>
          <w:sz w:val="20"/>
        </w:rPr>
        <w:t>Wealth</w:t>
      </w:r>
      <w:r>
        <w:rPr>
          <w:spacing w:val="-4"/>
          <w:sz w:val="20"/>
        </w:rPr>
        <w:t xml:space="preserve"> </w:t>
      </w:r>
      <w:r>
        <w:rPr>
          <w:sz w:val="20"/>
        </w:rPr>
        <w:t>Study</w:t>
      </w:r>
      <w:r>
        <w:rPr>
          <w:spacing w:val="-4"/>
          <w:sz w:val="20"/>
        </w:rPr>
        <w:t xml:space="preserve"> </w:t>
      </w:r>
      <w:r>
        <w:rPr>
          <w:sz w:val="20"/>
        </w:rPr>
        <w:t>Database),</w:t>
      </w:r>
      <w:r>
        <w:rPr>
          <w:spacing w:val="-3"/>
          <w:sz w:val="20"/>
        </w:rPr>
        <w:t xml:space="preserve"> </w:t>
      </w:r>
      <w:r>
        <w:rPr>
          <w:sz w:val="20"/>
        </w:rPr>
        <w:t>and</w:t>
      </w:r>
      <w:r>
        <w:rPr>
          <w:spacing w:val="-4"/>
          <w:sz w:val="20"/>
        </w:rPr>
        <w:t xml:space="preserve"> </w:t>
      </w:r>
      <w:r>
        <w:rPr>
          <w:sz w:val="20"/>
        </w:rPr>
        <w:t>an</w:t>
      </w:r>
      <w:r>
        <w:rPr>
          <w:spacing w:val="-4"/>
          <w:sz w:val="20"/>
        </w:rPr>
        <w:t xml:space="preserve"> </w:t>
      </w:r>
      <w:r>
        <w:rPr>
          <w:sz w:val="20"/>
        </w:rPr>
        <w:t>ex- planation of the inclusion and exclusion of data points in the case of sources that (also) provide fully imputed</w:t>
      </w:r>
      <w:r>
        <w:rPr>
          <w:spacing w:val="-9"/>
          <w:sz w:val="20"/>
        </w:rPr>
        <w:t xml:space="preserve"> </w:t>
      </w:r>
      <w:r>
        <w:rPr>
          <w:sz w:val="20"/>
        </w:rPr>
        <w:t>wealth</w:t>
      </w:r>
      <w:r>
        <w:rPr>
          <w:spacing w:val="-9"/>
          <w:sz w:val="20"/>
        </w:rPr>
        <w:t xml:space="preserve"> </w:t>
      </w:r>
      <w:r>
        <w:rPr>
          <w:sz w:val="20"/>
        </w:rPr>
        <w:t>inequality</w:t>
      </w:r>
      <w:r>
        <w:rPr>
          <w:spacing w:val="-9"/>
          <w:sz w:val="20"/>
        </w:rPr>
        <w:t xml:space="preserve"> </w:t>
      </w:r>
      <w:r>
        <w:rPr>
          <w:sz w:val="20"/>
        </w:rPr>
        <w:t>estimates</w:t>
      </w:r>
      <w:r>
        <w:rPr>
          <w:spacing w:val="-9"/>
          <w:sz w:val="20"/>
        </w:rPr>
        <w:t xml:space="preserve"> </w:t>
      </w:r>
      <w:r>
        <w:rPr>
          <w:sz w:val="20"/>
        </w:rPr>
        <w:t>(Credit</w:t>
      </w:r>
      <w:r>
        <w:rPr>
          <w:spacing w:val="-9"/>
          <w:sz w:val="20"/>
        </w:rPr>
        <w:t xml:space="preserve"> </w:t>
      </w:r>
      <w:r>
        <w:rPr>
          <w:sz w:val="20"/>
        </w:rPr>
        <w:t>Suisse</w:t>
      </w:r>
      <w:r>
        <w:rPr>
          <w:spacing w:val="-9"/>
          <w:sz w:val="20"/>
        </w:rPr>
        <w:t xml:space="preserve"> </w:t>
      </w:r>
      <w:r>
        <w:rPr>
          <w:sz w:val="20"/>
        </w:rPr>
        <w:t>and</w:t>
      </w:r>
      <w:r>
        <w:rPr>
          <w:spacing w:val="-9"/>
          <w:sz w:val="20"/>
        </w:rPr>
        <w:t xml:space="preserve"> </w:t>
      </w:r>
      <w:r>
        <w:rPr>
          <w:sz w:val="20"/>
        </w:rPr>
        <w:t>the</w:t>
      </w:r>
      <w:r>
        <w:rPr>
          <w:spacing w:val="-9"/>
          <w:sz w:val="20"/>
        </w:rPr>
        <w:t xml:space="preserve"> </w:t>
      </w:r>
      <w:r>
        <w:rPr>
          <w:sz w:val="20"/>
        </w:rPr>
        <w:t>World</w:t>
      </w:r>
      <w:r>
        <w:rPr>
          <w:spacing w:val="-9"/>
          <w:sz w:val="20"/>
        </w:rPr>
        <w:t xml:space="preserve"> </w:t>
      </w:r>
      <w:r>
        <w:rPr>
          <w:sz w:val="20"/>
        </w:rPr>
        <w:t>Inequality</w:t>
      </w:r>
      <w:r>
        <w:rPr>
          <w:spacing w:val="-9"/>
          <w:sz w:val="20"/>
        </w:rPr>
        <w:t xml:space="preserve"> </w:t>
      </w:r>
      <w:r>
        <w:rPr>
          <w:sz w:val="20"/>
        </w:rPr>
        <w:t>Database)</w:t>
      </w:r>
      <w:r>
        <w:rPr>
          <w:spacing w:val="-9"/>
          <w:sz w:val="20"/>
        </w:rPr>
        <w:t xml:space="preserve"> </w:t>
      </w:r>
      <w:r>
        <w:rPr>
          <w:sz w:val="20"/>
        </w:rPr>
        <w:t>in</w:t>
      </w:r>
      <w:r>
        <w:rPr>
          <w:spacing w:val="-9"/>
          <w:sz w:val="20"/>
        </w:rPr>
        <w:t xml:space="preserve"> </w:t>
      </w:r>
      <w:r>
        <w:rPr>
          <w:sz w:val="20"/>
        </w:rPr>
        <w:t>Section</w:t>
      </w:r>
      <w:r>
        <w:rPr>
          <w:spacing w:val="-9"/>
          <w:sz w:val="20"/>
        </w:rPr>
        <w:t xml:space="preserve"> </w:t>
      </w:r>
      <w:hyperlink w:anchor="_bookmark108" w:history="1">
        <w:r>
          <w:rPr>
            <w:color w:val="7F0000"/>
            <w:sz w:val="20"/>
          </w:rPr>
          <w:t>C.3</w:t>
        </w:r>
      </w:hyperlink>
    </w:p>
    <w:p w14:paraId="7B358AAF" w14:textId="77777777" w:rsidR="00620CF6" w:rsidRDefault="00620CF6">
      <w:pPr>
        <w:pStyle w:val="BodyText"/>
        <w:spacing w:before="10"/>
        <w:rPr>
          <w:sz w:val="38"/>
        </w:rPr>
      </w:pPr>
    </w:p>
    <w:p w14:paraId="50165F4C" w14:textId="77777777" w:rsidR="00620CF6" w:rsidRDefault="00000000">
      <w:pPr>
        <w:pStyle w:val="Heading2"/>
        <w:numPr>
          <w:ilvl w:val="1"/>
          <w:numId w:val="4"/>
        </w:numPr>
        <w:tabs>
          <w:tab w:val="left" w:pos="888"/>
        </w:tabs>
        <w:ind w:hanging="771"/>
      </w:pPr>
      <w:bookmarkStart w:id="627" w:name="Sources_Included_in_the_Wealth_Inequalit"/>
      <w:bookmarkStart w:id="628" w:name="_bookmark106"/>
      <w:bookmarkEnd w:id="627"/>
      <w:bookmarkEnd w:id="628"/>
      <w:r>
        <w:rPr>
          <w:w w:val="105"/>
        </w:rPr>
        <w:t>Sources</w:t>
      </w:r>
      <w:r>
        <w:rPr>
          <w:spacing w:val="46"/>
          <w:w w:val="105"/>
        </w:rPr>
        <w:t xml:space="preserve"> </w:t>
      </w:r>
      <w:r>
        <w:rPr>
          <w:w w:val="105"/>
        </w:rPr>
        <w:t>Included</w:t>
      </w:r>
      <w:r>
        <w:rPr>
          <w:spacing w:val="46"/>
          <w:w w:val="105"/>
        </w:rPr>
        <w:t xml:space="preserve"> </w:t>
      </w:r>
      <w:r>
        <w:rPr>
          <w:w w:val="105"/>
        </w:rPr>
        <w:t>in</w:t>
      </w:r>
      <w:r>
        <w:rPr>
          <w:spacing w:val="46"/>
          <w:w w:val="105"/>
        </w:rPr>
        <w:t xml:space="preserve"> </w:t>
      </w:r>
      <w:r>
        <w:rPr>
          <w:w w:val="105"/>
        </w:rPr>
        <w:t>the</w:t>
      </w:r>
      <w:r>
        <w:rPr>
          <w:spacing w:val="46"/>
          <w:w w:val="105"/>
        </w:rPr>
        <w:t xml:space="preserve"> </w:t>
      </w:r>
      <w:r>
        <w:rPr>
          <w:w w:val="105"/>
        </w:rPr>
        <w:t>Wealth</w:t>
      </w:r>
      <w:r>
        <w:rPr>
          <w:spacing w:val="46"/>
          <w:w w:val="105"/>
        </w:rPr>
        <w:t xml:space="preserve"> </w:t>
      </w:r>
      <w:r>
        <w:rPr>
          <w:w w:val="105"/>
        </w:rPr>
        <w:t>Inequality</w:t>
      </w:r>
      <w:r>
        <w:rPr>
          <w:spacing w:val="46"/>
          <w:w w:val="105"/>
        </w:rPr>
        <w:t xml:space="preserve"> </w:t>
      </w:r>
      <w:r>
        <w:rPr>
          <w:w w:val="105"/>
        </w:rPr>
        <w:t>Trends</w:t>
      </w:r>
      <w:r>
        <w:rPr>
          <w:spacing w:val="47"/>
          <w:w w:val="105"/>
        </w:rPr>
        <w:t xml:space="preserve"> </w:t>
      </w:r>
      <w:r>
        <w:rPr>
          <w:spacing w:val="-2"/>
          <w:w w:val="105"/>
        </w:rPr>
        <w:t>Section</w:t>
      </w:r>
    </w:p>
    <w:p w14:paraId="0552CD0A" w14:textId="77777777" w:rsidR="00620CF6" w:rsidRDefault="00620CF6">
      <w:pPr>
        <w:pStyle w:val="BodyText"/>
        <w:spacing w:before="12"/>
        <w:rPr>
          <w:b/>
          <w:sz w:val="30"/>
        </w:rPr>
      </w:pPr>
    </w:p>
    <w:p w14:paraId="5490B7B9" w14:textId="77777777" w:rsidR="00620CF6" w:rsidRDefault="00000000">
      <w:pPr>
        <w:pStyle w:val="BodyText"/>
        <w:spacing w:line="355" w:lineRule="auto"/>
        <w:ind w:left="117" w:right="195"/>
        <w:jc w:val="both"/>
      </w:pPr>
      <w:r>
        <w:t>All data sources included in the current version of the Wealth Inequality section are reported in Table</w:t>
      </w:r>
      <w:hyperlink w:anchor="_bookmark107" w:history="1">
        <w:r>
          <w:rPr>
            <w:color w:val="7F0000"/>
          </w:rPr>
          <w:t>C.1</w:t>
        </w:r>
      </w:hyperlink>
      <w:r>
        <w:t>. The</w:t>
      </w:r>
      <w:r>
        <w:rPr>
          <w:spacing w:val="-4"/>
        </w:rPr>
        <w:t xml:space="preserve"> </w:t>
      </w:r>
      <w:r>
        <w:t>table</w:t>
      </w:r>
      <w:r>
        <w:rPr>
          <w:spacing w:val="-4"/>
        </w:rPr>
        <w:t xml:space="preserve"> </w:t>
      </w:r>
      <w:r>
        <w:t>reports</w:t>
      </w:r>
      <w:r>
        <w:rPr>
          <w:spacing w:val="-4"/>
        </w:rPr>
        <w:t xml:space="preserve"> </w:t>
      </w:r>
      <w:r>
        <w:t>the</w:t>
      </w:r>
      <w:r>
        <w:rPr>
          <w:spacing w:val="-4"/>
        </w:rPr>
        <w:t xml:space="preserve"> </w:t>
      </w:r>
      <w:r>
        <w:t>code</w:t>
      </w:r>
      <w:r>
        <w:rPr>
          <w:spacing w:val="-4"/>
        </w:rPr>
        <w:t xml:space="preserve"> </w:t>
      </w:r>
      <w:r>
        <w:t>associated</w:t>
      </w:r>
      <w:r>
        <w:rPr>
          <w:spacing w:val="-4"/>
        </w:rPr>
        <w:t xml:space="preserve"> </w:t>
      </w:r>
      <w:r>
        <w:t>to</w:t>
      </w:r>
      <w:r>
        <w:rPr>
          <w:spacing w:val="-4"/>
        </w:rPr>
        <w:t xml:space="preserve"> </w:t>
      </w:r>
      <w:r>
        <w:t>each</w:t>
      </w:r>
      <w:r>
        <w:rPr>
          <w:spacing w:val="-4"/>
        </w:rPr>
        <w:t xml:space="preserve"> </w:t>
      </w:r>
      <w:r>
        <w:t>source</w:t>
      </w:r>
      <w:r>
        <w:rPr>
          <w:spacing w:val="-4"/>
        </w:rPr>
        <w:t xml:space="preserve"> </w:t>
      </w:r>
      <w:r>
        <w:t>(Source),</w:t>
      </w:r>
      <w:r>
        <w:rPr>
          <w:spacing w:val="-3"/>
        </w:rPr>
        <w:t xml:space="preserve"> </w:t>
      </w:r>
      <w:r>
        <w:t>including</w:t>
      </w:r>
      <w:r>
        <w:rPr>
          <w:spacing w:val="-4"/>
        </w:rPr>
        <w:t xml:space="preserve"> </w:t>
      </w:r>
      <w:r>
        <w:t>the</w:t>
      </w:r>
      <w:r>
        <w:rPr>
          <w:spacing w:val="-4"/>
        </w:rPr>
        <w:t xml:space="preserve"> </w:t>
      </w:r>
      <w:r>
        <w:t>proper</w:t>
      </w:r>
      <w:r>
        <w:rPr>
          <w:spacing w:val="-4"/>
        </w:rPr>
        <w:t xml:space="preserve"> </w:t>
      </w:r>
      <w:r>
        <w:t>citation,</w:t>
      </w:r>
      <w:r>
        <w:rPr>
          <w:spacing w:val="-3"/>
        </w:rPr>
        <w:t xml:space="preserve"> </w:t>
      </w:r>
      <w:r>
        <w:t>the</w:t>
      </w:r>
      <w:r>
        <w:rPr>
          <w:spacing w:val="-4"/>
        </w:rPr>
        <w:t xml:space="preserve"> </w:t>
      </w:r>
      <w:r>
        <w:t>source</w:t>
      </w:r>
      <w:r>
        <w:rPr>
          <w:spacing w:val="-4"/>
        </w:rPr>
        <w:t xml:space="preserve"> </w:t>
      </w:r>
      <w:r>
        <w:t>type (Source</w:t>
      </w:r>
      <w:r>
        <w:rPr>
          <w:spacing w:val="40"/>
        </w:rPr>
        <w:t xml:space="preserve"> </w:t>
      </w:r>
      <w:r>
        <w:t>Type), and the final consultation date (Date).</w:t>
      </w:r>
      <w:r>
        <w:rPr>
          <w:spacing w:val="24"/>
        </w:rPr>
        <w:t xml:space="preserve"> </w:t>
      </w:r>
      <w:r>
        <w:t>In the case of databases [</w:t>
      </w:r>
      <w:hyperlink w:anchor="_bookmark220" w:history="1">
        <w:r>
          <w:rPr>
            <w:color w:val="0000FF"/>
          </w:rPr>
          <w:t>101</w:t>
        </w:r>
      </w:hyperlink>
      <w:r>
        <w:t xml:space="preserve">, </w:t>
      </w:r>
      <w:hyperlink w:anchor="_bookmark270" w:history="1">
        <w:r>
          <w:rPr>
            <w:color w:val="0000FF"/>
          </w:rPr>
          <w:t>151</w:t>
        </w:r>
      </w:hyperlink>
      <w:r>
        <w:t>] this is the date on which</w:t>
      </w:r>
      <w:r>
        <w:rPr>
          <w:spacing w:val="-4"/>
        </w:rPr>
        <w:t xml:space="preserve"> </w:t>
      </w:r>
      <w:r>
        <w:t>we</w:t>
      </w:r>
      <w:r>
        <w:rPr>
          <w:spacing w:val="-4"/>
        </w:rPr>
        <w:t xml:space="preserve"> </w:t>
      </w:r>
      <w:r>
        <w:t>have</w:t>
      </w:r>
      <w:r>
        <w:rPr>
          <w:spacing w:val="-4"/>
        </w:rPr>
        <w:t xml:space="preserve"> </w:t>
      </w:r>
      <w:r>
        <w:t>downloaded</w:t>
      </w:r>
      <w:r>
        <w:rPr>
          <w:spacing w:val="-4"/>
        </w:rPr>
        <w:t xml:space="preserve"> </w:t>
      </w:r>
      <w:r>
        <w:t>the</w:t>
      </w:r>
      <w:r>
        <w:rPr>
          <w:spacing w:val="-4"/>
        </w:rPr>
        <w:t xml:space="preserve"> </w:t>
      </w:r>
      <w:r>
        <w:t>data.</w:t>
      </w:r>
      <w:r>
        <w:rPr>
          <w:spacing w:val="15"/>
        </w:rPr>
        <w:t xml:space="preserve"> </w:t>
      </w:r>
      <w:r>
        <w:t>In</w:t>
      </w:r>
      <w:r>
        <w:rPr>
          <w:spacing w:val="-4"/>
        </w:rPr>
        <w:t xml:space="preserve"> </w:t>
      </w:r>
      <w:r>
        <w:t>the</w:t>
      </w:r>
      <w:r>
        <w:rPr>
          <w:spacing w:val="-4"/>
        </w:rPr>
        <w:t xml:space="preserve"> </w:t>
      </w:r>
      <w:r>
        <w:t>case</w:t>
      </w:r>
      <w:r>
        <w:rPr>
          <w:spacing w:val="-4"/>
        </w:rPr>
        <w:t xml:space="preserve"> </w:t>
      </w:r>
      <w:r>
        <w:t>of</w:t>
      </w:r>
      <w:r>
        <w:rPr>
          <w:spacing w:val="-3"/>
        </w:rPr>
        <w:t xml:space="preserve"> </w:t>
      </w:r>
      <w:r>
        <w:t>microdata</w:t>
      </w:r>
      <w:r>
        <w:rPr>
          <w:spacing w:val="-4"/>
        </w:rPr>
        <w:t xml:space="preserve"> </w:t>
      </w:r>
      <w:r>
        <w:t>[</w:t>
      </w:r>
      <w:hyperlink w:anchor="_bookmark187" w:history="1">
        <w:r>
          <w:rPr>
            <w:color w:val="0000FF"/>
          </w:rPr>
          <w:t>68</w:t>
        </w:r>
      </w:hyperlink>
      <w:r>
        <w:t>,</w:t>
      </w:r>
      <w:r>
        <w:rPr>
          <w:spacing w:val="-4"/>
        </w:rPr>
        <w:t xml:space="preserve"> </w:t>
      </w:r>
      <w:hyperlink w:anchor="_bookmark211" w:history="1">
        <w:r>
          <w:rPr>
            <w:color w:val="0000FF"/>
          </w:rPr>
          <w:t>92</w:t>
        </w:r>
      </w:hyperlink>
      <w:r>
        <w:t>]</w:t>
      </w:r>
      <w:r>
        <w:rPr>
          <w:spacing w:val="-3"/>
        </w:rPr>
        <w:t xml:space="preserve"> </w:t>
      </w:r>
      <w:r>
        <w:t>this</w:t>
      </w:r>
      <w:r>
        <w:rPr>
          <w:spacing w:val="-4"/>
        </w:rPr>
        <w:t xml:space="preserve"> </w:t>
      </w:r>
      <w:r>
        <w:t>column</w:t>
      </w:r>
      <w:r>
        <w:rPr>
          <w:spacing w:val="-4"/>
        </w:rPr>
        <w:t xml:space="preserve"> </w:t>
      </w:r>
      <w:r>
        <w:t>specifies</w:t>
      </w:r>
      <w:r>
        <w:rPr>
          <w:spacing w:val="-4"/>
        </w:rPr>
        <w:t xml:space="preserve"> </w:t>
      </w:r>
      <w:r>
        <w:t>the</w:t>
      </w:r>
      <w:r>
        <w:rPr>
          <w:spacing w:val="-4"/>
        </w:rPr>
        <w:t xml:space="preserve"> </w:t>
      </w:r>
      <w:proofErr w:type="gramStart"/>
      <w:r>
        <w:rPr>
          <w:spacing w:val="-2"/>
        </w:rPr>
        <w:t>publication</w:t>
      </w:r>
      <w:proofErr w:type="gramEnd"/>
    </w:p>
    <w:p w14:paraId="4EE50BCC" w14:textId="77777777" w:rsidR="00620CF6" w:rsidRDefault="00620CF6">
      <w:pPr>
        <w:spacing w:line="355" w:lineRule="auto"/>
        <w:jc w:val="both"/>
        <w:sectPr w:rsidR="00620CF6" w:rsidSect="00D60468">
          <w:pgSz w:w="12240" w:h="15840"/>
          <w:pgMar w:top="1820" w:right="1220" w:bottom="280" w:left="1300" w:header="720" w:footer="720" w:gutter="0"/>
          <w:cols w:space="720"/>
        </w:sectPr>
      </w:pPr>
    </w:p>
    <w:p w14:paraId="440277E9" w14:textId="77777777" w:rsidR="00620CF6" w:rsidRDefault="00000000">
      <w:pPr>
        <w:pStyle w:val="BodyText"/>
        <w:spacing w:before="86" w:line="355" w:lineRule="auto"/>
        <w:ind w:left="117" w:right="195"/>
        <w:jc w:val="both"/>
      </w:pPr>
      <w:r>
        <w:lastRenderedPageBreak/>
        <w:t>vintages as well as the date on which we have computed the estimates.</w:t>
      </w:r>
      <w:r>
        <w:rPr>
          <w:spacing w:val="40"/>
        </w:rPr>
        <w:t xml:space="preserve"> </w:t>
      </w:r>
      <w:r>
        <w:t>As for Credit Suisse [</w:t>
      </w:r>
      <w:hyperlink w:anchor="_bookmark143" w:history="1">
        <w:r>
          <w:rPr>
            <w:color w:val="0000FF"/>
          </w:rPr>
          <w:t>24</w:t>
        </w:r>
      </w:hyperlink>
      <w:r>
        <w:t>] several reports</w:t>
      </w:r>
      <w:r>
        <w:rPr>
          <w:spacing w:val="-2"/>
        </w:rPr>
        <w:t xml:space="preserve"> </w:t>
      </w:r>
      <w:r>
        <w:t>with</w:t>
      </w:r>
      <w:r>
        <w:rPr>
          <w:spacing w:val="-2"/>
        </w:rPr>
        <w:t xml:space="preserve"> </w:t>
      </w:r>
      <w:r>
        <w:t>wealth</w:t>
      </w:r>
      <w:r>
        <w:rPr>
          <w:spacing w:val="-2"/>
        </w:rPr>
        <w:t xml:space="preserve"> </w:t>
      </w:r>
      <w:r>
        <w:t>inequality</w:t>
      </w:r>
      <w:r>
        <w:rPr>
          <w:spacing w:val="-2"/>
        </w:rPr>
        <w:t xml:space="preserve"> </w:t>
      </w:r>
      <w:r>
        <w:t>estimates</w:t>
      </w:r>
      <w:r>
        <w:rPr>
          <w:spacing w:val="-2"/>
        </w:rPr>
        <w:t xml:space="preserve"> </w:t>
      </w:r>
      <w:r>
        <w:t>referring</w:t>
      </w:r>
      <w:r>
        <w:rPr>
          <w:spacing w:val="-2"/>
        </w:rPr>
        <w:t xml:space="preserve"> </w:t>
      </w:r>
      <w:r>
        <w:t>to</w:t>
      </w:r>
      <w:r>
        <w:rPr>
          <w:spacing w:val="-2"/>
        </w:rPr>
        <w:t xml:space="preserve"> </w:t>
      </w:r>
      <w:r>
        <w:t>the</w:t>
      </w:r>
      <w:r>
        <w:rPr>
          <w:spacing w:val="-2"/>
        </w:rPr>
        <w:t xml:space="preserve"> </w:t>
      </w:r>
      <w:r>
        <w:t>same</w:t>
      </w:r>
      <w:r>
        <w:rPr>
          <w:spacing w:val="-2"/>
        </w:rPr>
        <w:t xml:space="preserve"> </w:t>
      </w:r>
      <w:proofErr w:type="spellStart"/>
      <w:r>
        <w:t>calender</w:t>
      </w:r>
      <w:proofErr w:type="spellEnd"/>
      <w:r>
        <w:rPr>
          <w:spacing w:val="-2"/>
        </w:rPr>
        <w:t xml:space="preserve"> </w:t>
      </w:r>
      <w:r>
        <w:t>year</w:t>
      </w:r>
      <w:r>
        <w:rPr>
          <w:spacing w:val="-2"/>
        </w:rPr>
        <w:t xml:space="preserve"> </w:t>
      </w:r>
      <w:r>
        <w:t>are</w:t>
      </w:r>
      <w:r>
        <w:rPr>
          <w:spacing w:val="-2"/>
        </w:rPr>
        <w:t xml:space="preserve"> </w:t>
      </w:r>
      <w:r>
        <w:t>available,</w:t>
      </w:r>
      <w:r>
        <w:rPr>
          <w:spacing w:val="-1"/>
        </w:rPr>
        <w:t xml:space="preserve"> </w:t>
      </w:r>
      <w:r>
        <w:t>the</w:t>
      </w:r>
      <w:r>
        <w:rPr>
          <w:spacing w:val="-2"/>
        </w:rPr>
        <w:t xml:space="preserve"> </w:t>
      </w:r>
      <w:r>
        <w:t>date</w:t>
      </w:r>
      <w:r>
        <w:rPr>
          <w:spacing w:val="-2"/>
        </w:rPr>
        <w:t xml:space="preserve"> </w:t>
      </w:r>
      <w:r>
        <w:t>column specifies</w:t>
      </w:r>
      <w:r>
        <w:rPr>
          <w:spacing w:val="-6"/>
        </w:rPr>
        <w:t xml:space="preserve"> </w:t>
      </w:r>
      <w:r>
        <w:t>the</w:t>
      </w:r>
      <w:r>
        <w:rPr>
          <w:spacing w:val="-6"/>
        </w:rPr>
        <w:t xml:space="preserve"> </w:t>
      </w:r>
      <w:r>
        <w:t>precise</w:t>
      </w:r>
      <w:r>
        <w:rPr>
          <w:spacing w:val="-6"/>
        </w:rPr>
        <w:t xml:space="preserve"> </w:t>
      </w:r>
      <w:r>
        <w:t>publication</w:t>
      </w:r>
      <w:r>
        <w:rPr>
          <w:spacing w:val="-6"/>
        </w:rPr>
        <w:t xml:space="preserve"> </w:t>
      </w:r>
      <w:r>
        <w:t>years</w:t>
      </w:r>
      <w:r>
        <w:rPr>
          <w:spacing w:val="-6"/>
        </w:rPr>
        <w:t xml:space="preserve"> </w:t>
      </w:r>
      <w:r>
        <w:t>of</w:t>
      </w:r>
      <w:r>
        <w:rPr>
          <w:spacing w:val="-6"/>
        </w:rPr>
        <w:t xml:space="preserve"> </w:t>
      </w:r>
      <w:r>
        <w:t>the</w:t>
      </w:r>
      <w:r>
        <w:rPr>
          <w:spacing w:val="-6"/>
        </w:rPr>
        <w:t xml:space="preserve"> </w:t>
      </w:r>
      <w:r>
        <w:t>reports</w:t>
      </w:r>
      <w:r>
        <w:rPr>
          <w:spacing w:val="-6"/>
        </w:rPr>
        <w:t xml:space="preserve"> </w:t>
      </w:r>
      <w:r>
        <w:t>included</w:t>
      </w:r>
      <w:r>
        <w:rPr>
          <w:spacing w:val="-6"/>
        </w:rPr>
        <w:t xml:space="preserve"> </w:t>
      </w:r>
      <w:r>
        <w:t>in</w:t>
      </w:r>
      <w:r>
        <w:rPr>
          <w:spacing w:val="-6"/>
        </w:rPr>
        <w:t xml:space="preserve"> </w:t>
      </w:r>
      <w:r>
        <w:t>the</w:t>
      </w:r>
      <w:r>
        <w:rPr>
          <w:spacing w:val="-6"/>
        </w:rPr>
        <w:t xml:space="preserve"> </w:t>
      </w:r>
      <w:r>
        <w:t>Wealth</w:t>
      </w:r>
      <w:r>
        <w:rPr>
          <w:spacing w:val="-6"/>
        </w:rPr>
        <w:t xml:space="preserve"> </w:t>
      </w:r>
      <w:r>
        <w:t>Inequality</w:t>
      </w:r>
      <w:r>
        <w:rPr>
          <w:spacing w:val="-6"/>
        </w:rPr>
        <w:t xml:space="preserve"> </w:t>
      </w:r>
      <w:r>
        <w:t>Trends</w:t>
      </w:r>
      <w:r>
        <w:rPr>
          <w:spacing w:val="-6"/>
        </w:rPr>
        <w:t xml:space="preserve"> </w:t>
      </w:r>
      <w:r>
        <w:t>database,</w:t>
      </w:r>
      <w:r>
        <w:rPr>
          <w:spacing w:val="-5"/>
        </w:rPr>
        <w:t xml:space="preserve"> </w:t>
      </w:r>
      <w:r>
        <w:t>for details we refer to the Methodological Table.</w:t>
      </w:r>
    </w:p>
    <w:p w14:paraId="2DBF0794" w14:textId="77777777" w:rsidR="00620CF6" w:rsidRDefault="00620CF6">
      <w:pPr>
        <w:spacing w:line="355" w:lineRule="auto"/>
        <w:jc w:val="both"/>
        <w:sectPr w:rsidR="00620CF6" w:rsidSect="00D60468">
          <w:pgSz w:w="12240" w:h="15840"/>
          <w:pgMar w:top="1320" w:right="1220" w:bottom="280" w:left="1300" w:header="720" w:footer="720" w:gutter="0"/>
          <w:cols w:space="720"/>
        </w:sectPr>
      </w:pPr>
    </w:p>
    <w:p w14:paraId="14927BC1" w14:textId="77777777" w:rsidR="00620CF6" w:rsidRDefault="00000000">
      <w:pPr>
        <w:spacing w:before="102"/>
        <w:ind w:left="4348" w:right="4348"/>
        <w:jc w:val="center"/>
        <w:rPr>
          <w:sz w:val="16"/>
        </w:rPr>
      </w:pPr>
      <w:bookmarkStart w:id="629" w:name="_bookmark107"/>
      <w:bookmarkEnd w:id="629"/>
      <w:r>
        <w:rPr>
          <w:w w:val="105"/>
          <w:sz w:val="16"/>
        </w:rPr>
        <w:lastRenderedPageBreak/>
        <w:t>Table</w:t>
      </w:r>
      <w:r>
        <w:rPr>
          <w:spacing w:val="5"/>
          <w:w w:val="105"/>
          <w:sz w:val="16"/>
        </w:rPr>
        <w:t xml:space="preserve"> </w:t>
      </w:r>
      <w:r>
        <w:rPr>
          <w:w w:val="105"/>
          <w:sz w:val="16"/>
        </w:rPr>
        <w:t>C.1:</w:t>
      </w:r>
      <w:r>
        <w:rPr>
          <w:spacing w:val="22"/>
          <w:w w:val="105"/>
          <w:sz w:val="16"/>
        </w:rPr>
        <w:t xml:space="preserve"> </w:t>
      </w:r>
      <w:r>
        <w:rPr>
          <w:w w:val="105"/>
          <w:sz w:val="16"/>
        </w:rPr>
        <w:t>Sources</w:t>
      </w:r>
      <w:r>
        <w:rPr>
          <w:spacing w:val="5"/>
          <w:w w:val="105"/>
          <w:sz w:val="16"/>
        </w:rPr>
        <w:t xml:space="preserve"> </w:t>
      </w:r>
      <w:r>
        <w:rPr>
          <w:w w:val="105"/>
          <w:sz w:val="16"/>
        </w:rPr>
        <w:t>in</w:t>
      </w:r>
      <w:r>
        <w:rPr>
          <w:spacing w:val="6"/>
          <w:w w:val="105"/>
          <w:sz w:val="16"/>
        </w:rPr>
        <w:t xml:space="preserve"> </w:t>
      </w:r>
      <w:r>
        <w:rPr>
          <w:w w:val="105"/>
          <w:sz w:val="16"/>
        </w:rPr>
        <w:t>the</w:t>
      </w:r>
      <w:r>
        <w:rPr>
          <w:spacing w:val="6"/>
          <w:w w:val="105"/>
          <w:sz w:val="16"/>
        </w:rPr>
        <w:t xml:space="preserve"> </w:t>
      </w:r>
      <w:r>
        <w:rPr>
          <w:w w:val="105"/>
          <w:sz w:val="16"/>
        </w:rPr>
        <w:t>Wealth</w:t>
      </w:r>
      <w:r>
        <w:rPr>
          <w:spacing w:val="5"/>
          <w:w w:val="105"/>
          <w:sz w:val="16"/>
        </w:rPr>
        <w:t xml:space="preserve"> </w:t>
      </w:r>
      <w:r>
        <w:rPr>
          <w:w w:val="105"/>
          <w:sz w:val="16"/>
        </w:rPr>
        <w:t>Inequality</w:t>
      </w:r>
      <w:r>
        <w:rPr>
          <w:spacing w:val="6"/>
          <w:w w:val="105"/>
          <w:sz w:val="16"/>
        </w:rPr>
        <w:t xml:space="preserve"> </w:t>
      </w:r>
      <w:r>
        <w:rPr>
          <w:w w:val="105"/>
          <w:sz w:val="16"/>
        </w:rPr>
        <w:t>Trends</w:t>
      </w:r>
      <w:r>
        <w:rPr>
          <w:spacing w:val="5"/>
          <w:w w:val="105"/>
          <w:sz w:val="16"/>
        </w:rPr>
        <w:t xml:space="preserve"> </w:t>
      </w:r>
      <w:r>
        <w:rPr>
          <w:spacing w:val="-2"/>
          <w:w w:val="105"/>
          <w:sz w:val="16"/>
        </w:rPr>
        <w:t>Section</w:t>
      </w:r>
    </w:p>
    <w:p w14:paraId="52A25D6D" w14:textId="77777777" w:rsidR="00620CF6" w:rsidRDefault="00620CF6">
      <w:pPr>
        <w:pStyle w:val="BodyText"/>
        <w:spacing w:after="1"/>
        <w:rPr>
          <w:sz w:val="24"/>
        </w:rPr>
      </w:pPr>
    </w:p>
    <w:tbl>
      <w:tblPr>
        <w:tblW w:w="0" w:type="auto"/>
        <w:tblInd w:w="114" w:type="dxa"/>
        <w:tblLayout w:type="fixed"/>
        <w:tblCellMar>
          <w:left w:w="0" w:type="dxa"/>
          <w:right w:w="0" w:type="dxa"/>
        </w:tblCellMar>
        <w:tblLook w:val="01E0" w:firstRow="1" w:lastRow="1" w:firstColumn="1" w:lastColumn="1" w:noHBand="0" w:noVBand="0"/>
      </w:tblPr>
      <w:tblGrid>
        <w:gridCol w:w="5234"/>
        <w:gridCol w:w="2882"/>
        <w:gridCol w:w="4791"/>
      </w:tblGrid>
      <w:tr w:rsidR="00620CF6" w14:paraId="4B3BCC30" w14:textId="77777777">
        <w:trPr>
          <w:trHeight w:val="420"/>
        </w:trPr>
        <w:tc>
          <w:tcPr>
            <w:tcW w:w="5234" w:type="dxa"/>
            <w:tcBorders>
              <w:top w:val="single" w:sz="8" w:space="0" w:color="000000"/>
              <w:bottom w:val="single" w:sz="4" w:space="0" w:color="000000"/>
            </w:tcBorders>
          </w:tcPr>
          <w:p w14:paraId="39E6EEEC" w14:textId="77777777" w:rsidR="00620CF6" w:rsidRDefault="00000000">
            <w:pPr>
              <w:pStyle w:val="TableParagraph"/>
              <w:spacing w:before="118"/>
              <w:rPr>
                <w:sz w:val="16"/>
              </w:rPr>
            </w:pPr>
            <w:r>
              <w:rPr>
                <w:spacing w:val="-2"/>
                <w:sz w:val="16"/>
              </w:rPr>
              <w:t>Source</w:t>
            </w:r>
          </w:p>
        </w:tc>
        <w:tc>
          <w:tcPr>
            <w:tcW w:w="2882" w:type="dxa"/>
            <w:tcBorders>
              <w:top w:val="single" w:sz="8" w:space="0" w:color="000000"/>
              <w:bottom w:val="single" w:sz="4" w:space="0" w:color="000000"/>
            </w:tcBorders>
          </w:tcPr>
          <w:p w14:paraId="6B68A2C8" w14:textId="77777777" w:rsidR="00620CF6" w:rsidRDefault="00000000">
            <w:pPr>
              <w:pStyle w:val="TableParagraph"/>
              <w:spacing w:before="118"/>
              <w:ind w:left="227"/>
              <w:rPr>
                <w:sz w:val="16"/>
              </w:rPr>
            </w:pPr>
            <w:r>
              <w:rPr>
                <w:w w:val="105"/>
                <w:sz w:val="16"/>
              </w:rPr>
              <w:t>Source</w:t>
            </w:r>
            <w:r>
              <w:rPr>
                <w:spacing w:val="-1"/>
                <w:w w:val="105"/>
                <w:sz w:val="16"/>
              </w:rPr>
              <w:t xml:space="preserve"> </w:t>
            </w:r>
            <w:r>
              <w:rPr>
                <w:spacing w:val="-4"/>
                <w:w w:val="105"/>
                <w:sz w:val="16"/>
              </w:rPr>
              <w:t>Type</w:t>
            </w:r>
          </w:p>
        </w:tc>
        <w:tc>
          <w:tcPr>
            <w:tcW w:w="4791" w:type="dxa"/>
            <w:tcBorders>
              <w:top w:val="single" w:sz="8" w:space="0" w:color="000000"/>
              <w:bottom w:val="single" w:sz="4" w:space="0" w:color="000000"/>
            </w:tcBorders>
          </w:tcPr>
          <w:p w14:paraId="2839C4B3" w14:textId="77777777" w:rsidR="00620CF6" w:rsidRDefault="00000000">
            <w:pPr>
              <w:pStyle w:val="TableParagraph"/>
              <w:spacing w:before="118"/>
              <w:ind w:left="135"/>
              <w:rPr>
                <w:sz w:val="16"/>
              </w:rPr>
            </w:pPr>
            <w:r>
              <w:rPr>
                <w:spacing w:val="-4"/>
                <w:w w:val="105"/>
                <w:sz w:val="16"/>
              </w:rPr>
              <w:t>Date</w:t>
            </w:r>
          </w:p>
        </w:tc>
      </w:tr>
      <w:tr w:rsidR="00620CF6" w14:paraId="59080419" w14:textId="77777777">
        <w:trPr>
          <w:trHeight w:val="387"/>
        </w:trPr>
        <w:tc>
          <w:tcPr>
            <w:tcW w:w="5234" w:type="dxa"/>
            <w:tcBorders>
              <w:top w:val="single" w:sz="4" w:space="0" w:color="000000"/>
            </w:tcBorders>
          </w:tcPr>
          <w:p w14:paraId="50151A03" w14:textId="77777777" w:rsidR="00620CF6" w:rsidRDefault="00000000">
            <w:pPr>
              <w:pStyle w:val="TableParagraph"/>
              <w:spacing w:before="120"/>
              <w:rPr>
                <w:sz w:val="16"/>
              </w:rPr>
            </w:pPr>
            <w:r>
              <w:rPr>
                <w:w w:val="105"/>
                <w:sz w:val="16"/>
              </w:rPr>
              <w:t>Acciari</w:t>
            </w:r>
            <w:r>
              <w:rPr>
                <w:spacing w:val="17"/>
                <w:w w:val="105"/>
                <w:sz w:val="16"/>
              </w:rPr>
              <w:t xml:space="preserve"> </w:t>
            </w:r>
            <w:r>
              <w:rPr>
                <w:w w:val="105"/>
                <w:sz w:val="16"/>
              </w:rPr>
              <w:t>et</w:t>
            </w:r>
            <w:r>
              <w:rPr>
                <w:spacing w:val="18"/>
                <w:w w:val="105"/>
                <w:sz w:val="16"/>
              </w:rPr>
              <w:t xml:space="preserve"> </w:t>
            </w:r>
            <w:r>
              <w:rPr>
                <w:w w:val="105"/>
                <w:sz w:val="16"/>
              </w:rPr>
              <w:t>al.</w:t>
            </w:r>
            <w:r>
              <w:rPr>
                <w:spacing w:val="38"/>
                <w:w w:val="105"/>
                <w:sz w:val="16"/>
              </w:rPr>
              <w:t xml:space="preserve"> </w:t>
            </w:r>
            <w:r>
              <w:rPr>
                <w:w w:val="105"/>
                <w:sz w:val="16"/>
              </w:rPr>
              <w:t>(2022)</w:t>
            </w:r>
            <w:r>
              <w:rPr>
                <w:spacing w:val="18"/>
                <w:w w:val="105"/>
                <w:sz w:val="16"/>
              </w:rPr>
              <w:t xml:space="preserve"> </w:t>
            </w:r>
            <w:r>
              <w:rPr>
                <w:spacing w:val="-5"/>
                <w:w w:val="105"/>
                <w:sz w:val="16"/>
              </w:rPr>
              <w:t>[</w:t>
            </w:r>
            <w:hyperlink w:anchor="_bookmark120" w:history="1">
              <w:r>
                <w:rPr>
                  <w:color w:val="0000FF"/>
                  <w:spacing w:val="-5"/>
                  <w:w w:val="105"/>
                  <w:sz w:val="16"/>
                </w:rPr>
                <w:t>1</w:t>
              </w:r>
            </w:hyperlink>
            <w:r>
              <w:rPr>
                <w:spacing w:val="-5"/>
                <w:w w:val="105"/>
                <w:sz w:val="16"/>
              </w:rPr>
              <w:t>]</w:t>
            </w:r>
          </w:p>
        </w:tc>
        <w:tc>
          <w:tcPr>
            <w:tcW w:w="2882" w:type="dxa"/>
            <w:tcBorders>
              <w:top w:val="single" w:sz="4" w:space="0" w:color="000000"/>
            </w:tcBorders>
          </w:tcPr>
          <w:p w14:paraId="5493D75B" w14:textId="77777777" w:rsidR="00620CF6" w:rsidRDefault="00000000">
            <w:pPr>
              <w:pStyle w:val="TableParagraph"/>
              <w:spacing w:before="120"/>
              <w:ind w:left="226"/>
              <w:rPr>
                <w:sz w:val="16"/>
              </w:rPr>
            </w:pPr>
            <w:r>
              <w:rPr>
                <w:sz w:val="16"/>
              </w:rPr>
              <w:t>Academic</w:t>
            </w:r>
            <w:r>
              <w:rPr>
                <w:spacing w:val="18"/>
                <w:sz w:val="16"/>
              </w:rPr>
              <w:t xml:space="preserve"> </w:t>
            </w:r>
            <w:r>
              <w:rPr>
                <w:spacing w:val="-2"/>
                <w:sz w:val="16"/>
              </w:rPr>
              <w:t>research</w:t>
            </w:r>
          </w:p>
        </w:tc>
        <w:tc>
          <w:tcPr>
            <w:tcW w:w="4791" w:type="dxa"/>
            <w:tcBorders>
              <w:top w:val="single" w:sz="4" w:space="0" w:color="000000"/>
            </w:tcBorders>
          </w:tcPr>
          <w:p w14:paraId="46B997F9" w14:textId="77777777" w:rsidR="00620CF6" w:rsidRDefault="00000000">
            <w:pPr>
              <w:pStyle w:val="TableParagraph"/>
              <w:spacing w:before="120"/>
              <w:ind w:left="135"/>
              <w:rPr>
                <w:sz w:val="16"/>
              </w:rPr>
            </w:pPr>
            <w:r>
              <w:rPr>
                <w:w w:val="105"/>
                <w:sz w:val="16"/>
              </w:rPr>
              <w:t>-</w:t>
            </w:r>
          </w:p>
        </w:tc>
      </w:tr>
      <w:tr w:rsidR="00620CF6" w14:paraId="0F74BFD8" w14:textId="77777777">
        <w:trPr>
          <w:trHeight w:val="332"/>
        </w:trPr>
        <w:tc>
          <w:tcPr>
            <w:tcW w:w="5234" w:type="dxa"/>
          </w:tcPr>
          <w:p w14:paraId="2392085A" w14:textId="77777777" w:rsidR="00620CF6" w:rsidRDefault="00000000">
            <w:pPr>
              <w:pStyle w:val="TableParagraph"/>
              <w:spacing w:before="64"/>
              <w:rPr>
                <w:sz w:val="16"/>
              </w:rPr>
            </w:pPr>
            <w:r>
              <w:rPr>
                <w:w w:val="105"/>
                <w:sz w:val="16"/>
              </w:rPr>
              <w:t>Advani</w:t>
            </w:r>
            <w:r>
              <w:rPr>
                <w:spacing w:val="11"/>
                <w:w w:val="105"/>
                <w:sz w:val="16"/>
              </w:rPr>
              <w:t xml:space="preserve"> </w:t>
            </w:r>
            <w:r>
              <w:rPr>
                <w:w w:val="105"/>
                <w:sz w:val="16"/>
              </w:rPr>
              <w:t>et</w:t>
            </w:r>
            <w:r>
              <w:rPr>
                <w:spacing w:val="11"/>
                <w:w w:val="105"/>
                <w:sz w:val="16"/>
              </w:rPr>
              <w:t xml:space="preserve"> </w:t>
            </w:r>
            <w:r>
              <w:rPr>
                <w:w w:val="105"/>
                <w:sz w:val="16"/>
              </w:rPr>
              <w:t>al.</w:t>
            </w:r>
            <w:r>
              <w:rPr>
                <w:spacing w:val="29"/>
                <w:w w:val="105"/>
                <w:sz w:val="16"/>
              </w:rPr>
              <w:t xml:space="preserve"> </w:t>
            </w:r>
            <w:r>
              <w:rPr>
                <w:w w:val="105"/>
                <w:sz w:val="16"/>
              </w:rPr>
              <w:t>(2021)</w:t>
            </w:r>
            <w:r>
              <w:rPr>
                <w:spacing w:val="12"/>
                <w:w w:val="105"/>
                <w:sz w:val="16"/>
              </w:rPr>
              <w:t xml:space="preserve"> </w:t>
            </w:r>
            <w:r>
              <w:rPr>
                <w:spacing w:val="-5"/>
                <w:w w:val="105"/>
                <w:sz w:val="16"/>
              </w:rPr>
              <w:t>[</w:t>
            </w:r>
            <w:hyperlink w:anchor="_bookmark121" w:history="1">
              <w:r>
                <w:rPr>
                  <w:color w:val="0000FF"/>
                  <w:spacing w:val="-5"/>
                  <w:w w:val="105"/>
                  <w:sz w:val="16"/>
                </w:rPr>
                <w:t>2</w:t>
              </w:r>
            </w:hyperlink>
            <w:r>
              <w:rPr>
                <w:spacing w:val="-5"/>
                <w:w w:val="105"/>
                <w:sz w:val="16"/>
              </w:rPr>
              <w:t>]</w:t>
            </w:r>
          </w:p>
        </w:tc>
        <w:tc>
          <w:tcPr>
            <w:tcW w:w="2882" w:type="dxa"/>
          </w:tcPr>
          <w:p w14:paraId="3457334C" w14:textId="77777777" w:rsidR="00620CF6" w:rsidRDefault="00000000">
            <w:pPr>
              <w:pStyle w:val="TableParagraph"/>
              <w:spacing w:before="64"/>
              <w:ind w:left="226"/>
              <w:rPr>
                <w:sz w:val="16"/>
              </w:rPr>
            </w:pPr>
            <w:r>
              <w:rPr>
                <w:sz w:val="16"/>
              </w:rPr>
              <w:t>Academic</w:t>
            </w:r>
            <w:r>
              <w:rPr>
                <w:spacing w:val="18"/>
                <w:sz w:val="16"/>
              </w:rPr>
              <w:t xml:space="preserve"> </w:t>
            </w:r>
            <w:r>
              <w:rPr>
                <w:spacing w:val="-2"/>
                <w:sz w:val="16"/>
              </w:rPr>
              <w:t>research</w:t>
            </w:r>
          </w:p>
        </w:tc>
        <w:tc>
          <w:tcPr>
            <w:tcW w:w="4791" w:type="dxa"/>
          </w:tcPr>
          <w:p w14:paraId="1057B2D8" w14:textId="77777777" w:rsidR="00620CF6" w:rsidRDefault="00000000">
            <w:pPr>
              <w:pStyle w:val="TableParagraph"/>
              <w:spacing w:before="64"/>
              <w:ind w:left="135"/>
              <w:rPr>
                <w:sz w:val="16"/>
              </w:rPr>
            </w:pPr>
            <w:r>
              <w:rPr>
                <w:w w:val="105"/>
                <w:sz w:val="16"/>
              </w:rPr>
              <w:t>-</w:t>
            </w:r>
          </w:p>
        </w:tc>
      </w:tr>
      <w:tr w:rsidR="00620CF6" w14:paraId="362BDC75" w14:textId="77777777">
        <w:trPr>
          <w:trHeight w:val="332"/>
        </w:trPr>
        <w:tc>
          <w:tcPr>
            <w:tcW w:w="5234" w:type="dxa"/>
          </w:tcPr>
          <w:p w14:paraId="0CF07DDD" w14:textId="77777777" w:rsidR="00620CF6" w:rsidRDefault="00000000">
            <w:pPr>
              <w:pStyle w:val="TableParagraph"/>
              <w:spacing w:before="64"/>
              <w:rPr>
                <w:sz w:val="16"/>
              </w:rPr>
            </w:pPr>
            <w:r>
              <w:rPr>
                <w:w w:val="105"/>
                <w:sz w:val="16"/>
              </w:rPr>
              <w:t>Albers</w:t>
            </w:r>
            <w:r>
              <w:rPr>
                <w:spacing w:val="18"/>
                <w:w w:val="105"/>
                <w:sz w:val="16"/>
              </w:rPr>
              <w:t xml:space="preserve"> </w:t>
            </w:r>
            <w:r>
              <w:rPr>
                <w:w w:val="105"/>
                <w:sz w:val="16"/>
              </w:rPr>
              <w:t>et</w:t>
            </w:r>
            <w:r>
              <w:rPr>
                <w:spacing w:val="18"/>
                <w:w w:val="105"/>
                <w:sz w:val="16"/>
              </w:rPr>
              <w:t xml:space="preserve"> </w:t>
            </w:r>
            <w:r>
              <w:rPr>
                <w:w w:val="105"/>
                <w:sz w:val="16"/>
              </w:rPr>
              <w:t>al.</w:t>
            </w:r>
            <w:r>
              <w:rPr>
                <w:spacing w:val="39"/>
                <w:w w:val="105"/>
                <w:sz w:val="16"/>
              </w:rPr>
              <w:t xml:space="preserve"> </w:t>
            </w:r>
            <w:r>
              <w:rPr>
                <w:w w:val="105"/>
                <w:sz w:val="16"/>
              </w:rPr>
              <w:t>(2022)</w:t>
            </w:r>
            <w:r>
              <w:rPr>
                <w:spacing w:val="18"/>
                <w:w w:val="105"/>
                <w:sz w:val="16"/>
              </w:rPr>
              <w:t xml:space="preserve"> </w:t>
            </w:r>
            <w:r>
              <w:rPr>
                <w:spacing w:val="-5"/>
                <w:w w:val="105"/>
                <w:sz w:val="16"/>
              </w:rPr>
              <w:t>[</w:t>
            </w:r>
            <w:hyperlink w:anchor="_bookmark122" w:history="1">
              <w:r>
                <w:rPr>
                  <w:color w:val="0000FF"/>
                  <w:spacing w:val="-5"/>
                  <w:w w:val="105"/>
                  <w:sz w:val="16"/>
                </w:rPr>
                <w:t>3</w:t>
              </w:r>
            </w:hyperlink>
            <w:r>
              <w:rPr>
                <w:spacing w:val="-5"/>
                <w:w w:val="105"/>
                <w:sz w:val="16"/>
              </w:rPr>
              <w:t>]</w:t>
            </w:r>
          </w:p>
        </w:tc>
        <w:tc>
          <w:tcPr>
            <w:tcW w:w="2882" w:type="dxa"/>
          </w:tcPr>
          <w:p w14:paraId="01194A33" w14:textId="77777777" w:rsidR="00620CF6" w:rsidRDefault="00000000">
            <w:pPr>
              <w:pStyle w:val="TableParagraph"/>
              <w:spacing w:before="64"/>
              <w:ind w:left="226"/>
              <w:rPr>
                <w:sz w:val="16"/>
              </w:rPr>
            </w:pPr>
            <w:r>
              <w:rPr>
                <w:sz w:val="16"/>
              </w:rPr>
              <w:t>Academic</w:t>
            </w:r>
            <w:r>
              <w:rPr>
                <w:spacing w:val="18"/>
                <w:sz w:val="16"/>
              </w:rPr>
              <w:t xml:space="preserve"> </w:t>
            </w:r>
            <w:r>
              <w:rPr>
                <w:spacing w:val="-2"/>
                <w:sz w:val="16"/>
              </w:rPr>
              <w:t>research</w:t>
            </w:r>
          </w:p>
        </w:tc>
        <w:tc>
          <w:tcPr>
            <w:tcW w:w="4791" w:type="dxa"/>
          </w:tcPr>
          <w:p w14:paraId="424041DF" w14:textId="77777777" w:rsidR="00620CF6" w:rsidRDefault="00000000">
            <w:pPr>
              <w:pStyle w:val="TableParagraph"/>
              <w:spacing w:before="64"/>
              <w:ind w:left="135"/>
              <w:rPr>
                <w:sz w:val="16"/>
              </w:rPr>
            </w:pPr>
            <w:r>
              <w:rPr>
                <w:w w:val="105"/>
                <w:sz w:val="16"/>
              </w:rPr>
              <w:t>-</w:t>
            </w:r>
          </w:p>
        </w:tc>
      </w:tr>
      <w:tr w:rsidR="00620CF6" w14:paraId="35A5C422" w14:textId="77777777">
        <w:trPr>
          <w:trHeight w:val="332"/>
        </w:trPr>
        <w:tc>
          <w:tcPr>
            <w:tcW w:w="5234" w:type="dxa"/>
          </w:tcPr>
          <w:p w14:paraId="4BB54EA4" w14:textId="77777777" w:rsidR="00620CF6" w:rsidRDefault="00000000">
            <w:pPr>
              <w:pStyle w:val="TableParagraph"/>
              <w:spacing w:before="64"/>
              <w:rPr>
                <w:sz w:val="16"/>
              </w:rPr>
            </w:pPr>
            <w:proofErr w:type="spellStart"/>
            <w:r>
              <w:rPr>
                <w:sz w:val="16"/>
              </w:rPr>
              <w:t>Alvaredo</w:t>
            </w:r>
            <w:proofErr w:type="spellEnd"/>
            <w:r>
              <w:rPr>
                <w:spacing w:val="26"/>
                <w:sz w:val="16"/>
              </w:rPr>
              <w:t xml:space="preserve"> </w:t>
            </w:r>
            <w:r>
              <w:rPr>
                <w:sz w:val="16"/>
              </w:rPr>
              <w:t>&amp;</w:t>
            </w:r>
            <w:r>
              <w:rPr>
                <w:spacing w:val="26"/>
                <w:sz w:val="16"/>
              </w:rPr>
              <w:t xml:space="preserve"> </w:t>
            </w:r>
            <w:r>
              <w:rPr>
                <w:sz w:val="16"/>
              </w:rPr>
              <w:t>Saez</w:t>
            </w:r>
            <w:r>
              <w:rPr>
                <w:spacing w:val="26"/>
                <w:sz w:val="16"/>
              </w:rPr>
              <w:t xml:space="preserve"> </w:t>
            </w:r>
            <w:r>
              <w:rPr>
                <w:sz w:val="16"/>
              </w:rPr>
              <w:t>(2010)</w:t>
            </w:r>
            <w:r>
              <w:rPr>
                <w:spacing w:val="27"/>
                <w:sz w:val="16"/>
              </w:rPr>
              <w:t xml:space="preserve"> </w:t>
            </w:r>
            <w:r>
              <w:rPr>
                <w:spacing w:val="-5"/>
                <w:sz w:val="16"/>
              </w:rPr>
              <w:t>[</w:t>
            </w:r>
            <w:hyperlink w:anchor="_bookmark125" w:history="1">
              <w:r>
                <w:rPr>
                  <w:color w:val="0000FF"/>
                  <w:spacing w:val="-5"/>
                  <w:sz w:val="16"/>
                </w:rPr>
                <w:t>6</w:t>
              </w:r>
            </w:hyperlink>
            <w:r>
              <w:rPr>
                <w:spacing w:val="-5"/>
                <w:sz w:val="16"/>
              </w:rPr>
              <w:t>]</w:t>
            </w:r>
          </w:p>
        </w:tc>
        <w:tc>
          <w:tcPr>
            <w:tcW w:w="2882" w:type="dxa"/>
          </w:tcPr>
          <w:p w14:paraId="0596D721" w14:textId="77777777" w:rsidR="00620CF6" w:rsidRDefault="00000000">
            <w:pPr>
              <w:pStyle w:val="TableParagraph"/>
              <w:spacing w:before="64"/>
              <w:ind w:left="226"/>
              <w:rPr>
                <w:sz w:val="16"/>
              </w:rPr>
            </w:pPr>
            <w:r>
              <w:rPr>
                <w:sz w:val="16"/>
              </w:rPr>
              <w:t>Academic</w:t>
            </w:r>
            <w:r>
              <w:rPr>
                <w:spacing w:val="18"/>
                <w:sz w:val="16"/>
              </w:rPr>
              <w:t xml:space="preserve"> </w:t>
            </w:r>
            <w:r>
              <w:rPr>
                <w:spacing w:val="-2"/>
                <w:sz w:val="16"/>
              </w:rPr>
              <w:t>research</w:t>
            </w:r>
          </w:p>
        </w:tc>
        <w:tc>
          <w:tcPr>
            <w:tcW w:w="4791" w:type="dxa"/>
          </w:tcPr>
          <w:p w14:paraId="06C7AF89" w14:textId="77777777" w:rsidR="00620CF6" w:rsidRDefault="00000000">
            <w:pPr>
              <w:pStyle w:val="TableParagraph"/>
              <w:spacing w:before="64"/>
              <w:ind w:left="135"/>
              <w:rPr>
                <w:sz w:val="16"/>
              </w:rPr>
            </w:pPr>
            <w:r>
              <w:rPr>
                <w:w w:val="105"/>
                <w:sz w:val="16"/>
              </w:rPr>
              <w:t>-</w:t>
            </w:r>
          </w:p>
        </w:tc>
      </w:tr>
      <w:tr w:rsidR="00620CF6" w14:paraId="733B7650" w14:textId="77777777">
        <w:trPr>
          <w:trHeight w:val="381"/>
        </w:trPr>
        <w:tc>
          <w:tcPr>
            <w:tcW w:w="5234" w:type="dxa"/>
          </w:tcPr>
          <w:p w14:paraId="33620A05" w14:textId="77777777" w:rsidR="00620CF6" w:rsidRDefault="00000000">
            <w:pPr>
              <w:pStyle w:val="TableParagraph"/>
              <w:spacing w:before="64"/>
              <w:rPr>
                <w:sz w:val="16"/>
              </w:rPr>
            </w:pPr>
            <w:proofErr w:type="spellStart"/>
            <w:r>
              <w:rPr>
                <w:w w:val="105"/>
                <w:sz w:val="16"/>
              </w:rPr>
              <w:t>Alvaredo</w:t>
            </w:r>
            <w:proofErr w:type="spellEnd"/>
            <w:r>
              <w:rPr>
                <w:spacing w:val="9"/>
                <w:w w:val="105"/>
                <w:sz w:val="16"/>
              </w:rPr>
              <w:t xml:space="preserve"> </w:t>
            </w:r>
            <w:r>
              <w:rPr>
                <w:w w:val="105"/>
                <w:sz w:val="16"/>
              </w:rPr>
              <w:t>et</w:t>
            </w:r>
            <w:r>
              <w:rPr>
                <w:spacing w:val="10"/>
                <w:w w:val="105"/>
                <w:sz w:val="16"/>
              </w:rPr>
              <w:t xml:space="preserve"> </w:t>
            </w:r>
            <w:r>
              <w:rPr>
                <w:w w:val="105"/>
                <w:sz w:val="16"/>
              </w:rPr>
              <w:t>al.</w:t>
            </w:r>
            <w:r>
              <w:rPr>
                <w:spacing w:val="28"/>
                <w:w w:val="105"/>
                <w:sz w:val="16"/>
              </w:rPr>
              <w:t xml:space="preserve"> </w:t>
            </w:r>
            <w:r>
              <w:rPr>
                <w:w w:val="105"/>
                <w:sz w:val="16"/>
              </w:rPr>
              <w:t>(2018)</w:t>
            </w:r>
            <w:r>
              <w:rPr>
                <w:spacing w:val="10"/>
                <w:w w:val="105"/>
                <w:sz w:val="16"/>
              </w:rPr>
              <w:t xml:space="preserve"> </w:t>
            </w:r>
            <w:r>
              <w:rPr>
                <w:spacing w:val="-5"/>
                <w:w w:val="105"/>
                <w:sz w:val="16"/>
              </w:rPr>
              <w:t>[</w:t>
            </w:r>
            <w:hyperlink w:anchor="_bookmark124" w:history="1">
              <w:r>
                <w:rPr>
                  <w:color w:val="0000FF"/>
                  <w:spacing w:val="-5"/>
                  <w:w w:val="105"/>
                  <w:sz w:val="16"/>
                </w:rPr>
                <w:t>5</w:t>
              </w:r>
            </w:hyperlink>
            <w:r>
              <w:rPr>
                <w:spacing w:val="-5"/>
                <w:w w:val="105"/>
                <w:sz w:val="16"/>
              </w:rPr>
              <w:t>]</w:t>
            </w:r>
          </w:p>
        </w:tc>
        <w:tc>
          <w:tcPr>
            <w:tcW w:w="2882" w:type="dxa"/>
          </w:tcPr>
          <w:p w14:paraId="53272819" w14:textId="77777777" w:rsidR="00620CF6" w:rsidRDefault="00000000">
            <w:pPr>
              <w:pStyle w:val="TableParagraph"/>
              <w:spacing w:before="64"/>
              <w:ind w:left="227"/>
              <w:rPr>
                <w:sz w:val="16"/>
              </w:rPr>
            </w:pPr>
            <w:r>
              <w:rPr>
                <w:sz w:val="16"/>
              </w:rPr>
              <w:t>Academic</w:t>
            </w:r>
            <w:r>
              <w:rPr>
                <w:spacing w:val="18"/>
                <w:sz w:val="16"/>
              </w:rPr>
              <w:t xml:space="preserve"> </w:t>
            </w:r>
            <w:r>
              <w:rPr>
                <w:spacing w:val="-2"/>
                <w:sz w:val="16"/>
              </w:rPr>
              <w:t>research</w:t>
            </w:r>
          </w:p>
        </w:tc>
        <w:tc>
          <w:tcPr>
            <w:tcW w:w="4791" w:type="dxa"/>
          </w:tcPr>
          <w:p w14:paraId="203A2F76" w14:textId="77777777" w:rsidR="00620CF6" w:rsidRDefault="00000000">
            <w:pPr>
              <w:pStyle w:val="TableParagraph"/>
              <w:spacing w:before="64"/>
              <w:ind w:left="135"/>
              <w:rPr>
                <w:sz w:val="16"/>
              </w:rPr>
            </w:pPr>
            <w:r>
              <w:rPr>
                <w:w w:val="105"/>
                <w:sz w:val="16"/>
              </w:rPr>
              <w:t>-</w:t>
            </w:r>
          </w:p>
        </w:tc>
      </w:tr>
      <w:tr w:rsidR="00620CF6" w14:paraId="7B86DD3A" w14:textId="77777777">
        <w:trPr>
          <w:trHeight w:val="381"/>
        </w:trPr>
        <w:tc>
          <w:tcPr>
            <w:tcW w:w="5234" w:type="dxa"/>
          </w:tcPr>
          <w:p w14:paraId="4B36E0F6" w14:textId="77777777" w:rsidR="00620CF6" w:rsidRDefault="00000000">
            <w:pPr>
              <w:pStyle w:val="TableParagraph"/>
              <w:spacing w:before="114"/>
              <w:rPr>
                <w:sz w:val="16"/>
              </w:rPr>
            </w:pPr>
            <w:r>
              <w:rPr>
                <w:w w:val="105"/>
                <w:sz w:val="16"/>
              </w:rPr>
              <w:t>Anand</w:t>
            </w:r>
            <w:r>
              <w:rPr>
                <w:spacing w:val="13"/>
                <w:w w:val="105"/>
                <w:sz w:val="16"/>
              </w:rPr>
              <w:t xml:space="preserve"> </w:t>
            </w:r>
            <w:r>
              <w:rPr>
                <w:w w:val="105"/>
                <w:sz w:val="16"/>
              </w:rPr>
              <w:t>&amp;</w:t>
            </w:r>
            <w:r>
              <w:rPr>
                <w:spacing w:val="13"/>
                <w:w w:val="105"/>
                <w:sz w:val="16"/>
              </w:rPr>
              <w:t xml:space="preserve"> </w:t>
            </w:r>
            <w:r>
              <w:rPr>
                <w:w w:val="105"/>
                <w:sz w:val="16"/>
              </w:rPr>
              <w:t>Kumar</w:t>
            </w:r>
            <w:r>
              <w:rPr>
                <w:spacing w:val="13"/>
                <w:w w:val="105"/>
                <w:sz w:val="16"/>
              </w:rPr>
              <w:t xml:space="preserve"> </w:t>
            </w:r>
            <w:r>
              <w:rPr>
                <w:w w:val="105"/>
                <w:sz w:val="16"/>
              </w:rPr>
              <w:t>(2022)</w:t>
            </w:r>
            <w:r>
              <w:rPr>
                <w:spacing w:val="13"/>
                <w:w w:val="105"/>
                <w:sz w:val="16"/>
              </w:rPr>
              <w:t xml:space="preserve"> </w:t>
            </w:r>
            <w:r>
              <w:rPr>
                <w:spacing w:val="-5"/>
                <w:w w:val="105"/>
                <w:sz w:val="16"/>
              </w:rPr>
              <w:t>[</w:t>
            </w:r>
            <w:hyperlink w:anchor="_bookmark126" w:history="1">
              <w:r>
                <w:rPr>
                  <w:color w:val="0000FF"/>
                  <w:spacing w:val="-5"/>
                  <w:w w:val="105"/>
                  <w:sz w:val="16"/>
                </w:rPr>
                <w:t>7</w:t>
              </w:r>
            </w:hyperlink>
            <w:r>
              <w:rPr>
                <w:spacing w:val="-5"/>
                <w:w w:val="105"/>
                <w:sz w:val="16"/>
              </w:rPr>
              <w:t>]</w:t>
            </w:r>
          </w:p>
        </w:tc>
        <w:tc>
          <w:tcPr>
            <w:tcW w:w="2882" w:type="dxa"/>
          </w:tcPr>
          <w:p w14:paraId="136107A0" w14:textId="77777777" w:rsidR="00620CF6" w:rsidRDefault="00000000">
            <w:pPr>
              <w:pStyle w:val="TableParagraph"/>
              <w:spacing w:before="114"/>
              <w:ind w:left="227"/>
              <w:rPr>
                <w:sz w:val="16"/>
              </w:rPr>
            </w:pPr>
            <w:r>
              <w:rPr>
                <w:sz w:val="16"/>
              </w:rPr>
              <w:t>Academic</w:t>
            </w:r>
            <w:r>
              <w:rPr>
                <w:spacing w:val="18"/>
                <w:sz w:val="16"/>
              </w:rPr>
              <w:t xml:space="preserve"> </w:t>
            </w:r>
            <w:r>
              <w:rPr>
                <w:spacing w:val="-2"/>
                <w:sz w:val="16"/>
              </w:rPr>
              <w:t>research</w:t>
            </w:r>
          </w:p>
        </w:tc>
        <w:tc>
          <w:tcPr>
            <w:tcW w:w="4791" w:type="dxa"/>
          </w:tcPr>
          <w:p w14:paraId="0C6E38D4" w14:textId="77777777" w:rsidR="00620CF6" w:rsidRDefault="00000000">
            <w:pPr>
              <w:pStyle w:val="TableParagraph"/>
              <w:spacing w:before="114"/>
              <w:ind w:left="135"/>
              <w:rPr>
                <w:sz w:val="16"/>
              </w:rPr>
            </w:pPr>
            <w:r>
              <w:rPr>
                <w:w w:val="105"/>
                <w:sz w:val="16"/>
              </w:rPr>
              <w:t>-</w:t>
            </w:r>
          </w:p>
        </w:tc>
      </w:tr>
      <w:tr w:rsidR="00620CF6" w14:paraId="3CD91C2A" w14:textId="77777777">
        <w:trPr>
          <w:trHeight w:val="332"/>
        </w:trPr>
        <w:tc>
          <w:tcPr>
            <w:tcW w:w="5234" w:type="dxa"/>
          </w:tcPr>
          <w:p w14:paraId="7FE1ED75" w14:textId="77777777" w:rsidR="00620CF6" w:rsidRDefault="00000000">
            <w:pPr>
              <w:pStyle w:val="TableParagraph"/>
              <w:spacing w:before="64"/>
              <w:rPr>
                <w:sz w:val="16"/>
              </w:rPr>
            </w:pPr>
            <w:proofErr w:type="spellStart"/>
            <w:r>
              <w:rPr>
                <w:sz w:val="16"/>
              </w:rPr>
              <w:t>Assouad</w:t>
            </w:r>
            <w:proofErr w:type="spellEnd"/>
            <w:r>
              <w:rPr>
                <w:spacing w:val="34"/>
                <w:sz w:val="16"/>
              </w:rPr>
              <w:t xml:space="preserve"> </w:t>
            </w:r>
            <w:r>
              <w:rPr>
                <w:sz w:val="16"/>
              </w:rPr>
              <w:t>(2021)</w:t>
            </w:r>
            <w:r>
              <w:rPr>
                <w:spacing w:val="34"/>
                <w:sz w:val="16"/>
              </w:rPr>
              <w:t xml:space="preserve"> </w:t>
            </w:r>
            <w:r>
              <w:rPr>
                <w:spacing w:val="-5"/>
                <w:sz w:val="16"/>
              </w:rPr>
              <w:t>[</w:t>
            </w:r>
            <w:hyperlink w:anchor="_bookmark127" w:history="1">
              <w:r>
                <w:rPr>
                  <w:color w:val="0000FF"/>
                  <w:spacing w:val="-5"/>
                  <w:sz w:val="16"/>
                </w:rPr>
                <w:t>8</w:t>
              </w:r>
            </w:hyperlink>
            <w:r>
              <w:rPr>
                <w:spacing w:val="-5"/>
                <w:sz w:val="16"/>
              </w:rPr>
              <w:t>]</w:t>
            </w:r>
          </w:p>
        </w:tc>
        <w:tc>
          <w:tcPr>
            <w:tcW w:w="2882" w:type="dxa"/>
          </w:tcPr>
          <w:p w14:paraId="195F9738" w14:textId="77777777" w:rsidR="00620CF6" w:rsidRDefault="00000000">
            <w:pPr>
              <w:pStyle w:val="TableParagraph"/>
              <w:spacing w:before="64"/>
              <w:ind w:left="226"/>
              <w:rPr>
                <w:sz w:val="16"/>
              </w:rPr>
            </w:pPr>
            <w:r>
              <w:rPr>
                <w:sz w:val="16"/>
              </w:rPr>
              <w:t>Academic</w:t>
            </w:r>
            <w:r>
              <w:rPr>
                <w:spacing w:val="18"/>
                <w:sz w:val="16"/>
              </w:rPr>
              <w:t xml:space="preserve"> </w:t>
            </w:r>
            <w:r>
              <w:rPr>
                <w:spacing w:val="-2"/>
                <w:sz w:val="16"/>
              </w:rPr>
              <w:t>research</w:t>
            </w:r>
          </w:p>
        </w:tc>
        <w:tc>
          <w:tcPr>
            <w:tcW w:w="4791" w:type="dxa"/>
          </w:tcPr>
          <w:p w14:paraId="0339009C" w14:textId="77777777" w:rsidR="00620CF6" w:rsidRDefault="00000000">
            <w:pPr>
              <w:pStyle w:val="TableParagraph"/>
              <w:spacing w:before="64"/>
              <w:ind w:left="135"/>
              <w:rPr>
                <w:sz w:val="16"/>
              </w:rPr>
            </w:pPr>
            <w:r>
              <w:rPr>
                <w:w w:val="105"/>
                <w:sz w:val="16"/>
              </w:rPr>
              <w:t>-</w:t>
            </w:r>
          </w:p>
        </w:tc>
      </w:tr>
      <w:tr w:rsidR="00620CF6" w14:paraId="5016EC82" w14:textId="77777777">
        <w:trPr>
          <w:trHeight w:val="332"/>
        </w:trPr>
        <w:tc>
          <w:tcPr>
            <w:tcW w:w="5234" w:type="dxa"/>
          </w:tcPr>
          <w:p w14:paraId="701A59A3" w14:textId="77777777" w:rsidR="00620CF6" w:rsidRDefault="00000000">
            <w:pPr>
              <w:pStyle w:val="TableParagraph"/>
              <w:spacing w:before="64"/>
              <w:rPr>
                <w:sz w:val="16"/>
              </w:rPr>
            </w:pPr>
            <w:r>
              <w:rPr>
                <w:w w:val="105"/>
                <w:sz w:val="16"/>
              </w:rPr>
              <w:t>Australian</w:t>
            </w:r>
            <w:r>
              <w:rPr>
                <w:spacing w:val="15"/>
                <w:w w:val="105"/>
                <w:sz w:val="16"/>
              </w:rPr>
              <w:t xml:space="preserve"> </w:t>
            </w:r>
            <w:r>
              <w:rPr>
                <w:w w:val="105"/>
                <w:sz w:val="16"/>
              </w:rPr>
              <w:t>Bureau</w:t>
            </w:r>
            <w:r>
              <w:rPr>
                <w:spacing w:val="15"/>
                <w:w w:val="105"/>
                <w:sz w:val="16"/>
              </w:rPr>
              <w:t xml:space="preserve"> </w:t>
            </w:r>
            <w:r>
              <w:rPr>
                <w:w w:val="105"/>
                <w:sz w:val="16"/>
              </w:rPr>
              <w:t>of</w:t>
            </w:r>
            <w:r>
              <w:rPr>
                <w:spacing w:val="16"/>
                <w:w w:val="105"/>
                <w:sz w:val="16"/>
              </w:rPr>
              <w:t xml:space="preserve"> </w:t>
            </w:r>
            <w:r>
              <w:rPr>
                <w:w w:val="105"/>
                <w:sz w:val="16"/>
              </w:rPr>
              <w:t>Statistics</w:t>
            </w:r>
            <w:r>
              <w:rPr>
                <w:spacing w:val="15"/>
                <w:w w:val="105"/>
                <w:sz w:val="16"/>
              </w:rPr>
              <w:t xml:space="preserve"> </w:t>
            </w:r>
            <w:r>
              <w:rPr>
                <w:w w:val="105"/>
                <w:sz w:val="16"/>
              </w:rPr>
              <w:t>(2022)</w:t>
            </w:r>
            <w:r>
              <w:rPr>
                <w:spacing w:val="16"/>
                <w:w w:val="105"/>
                <w:sz w:val="16"/>
              </w:rPr>
              <w:t xml:space="preserve"> </w:t>
            </w:r>
            <w:r>
              <w:rPr>
                <w:spacing w:val="-5"/>
                <w:w w:val="105"/>
                <w:sz w:val="16"/>
              </w:rPr>
              <w:t>[</w:t>
            </w:r>
            <w:hyperlink w:anchor="_bookmark128" w:history="1">
              <w:r>
                <w:rPr>
                  <w:color w:val="0000FF"/>
                  <w:spacing w:val="-5"/>
                  <w:w w:val="105"/>
                  <w:sz w:val="16"/>
                </w:rPr>
                <w:t>9</w:t>
              </w:r>
            </w:hyperlink>
            <w:r>
              <w:rPr>
                <w:spacing w:val="-5"/>
                <w:w w:val="105"/>
                <w:sz w:val="16"/>
              </w:rPr>
              <w:t>]</w:t>
            </w:r>
          </w:p>
        </w:tc>
        <w:tc>
          <w:tcPr>
            <w:tcW w:w="2882" w:type="dxa"/>
          </w:tcPr>
          <w:p w14:paraId="3DEDC604" w14:textId="77777777" w:rsidR="00620CF6" w:rsidRDefault="00000000">
            <w:pPr>
              <w:pStyle w:val="TableParagraph"/>
              <w:spacing w:before="64"/>
              <w:ind w:left="227"/>
              <w:rPr>
                <w:sz w:val="16"/>
              </w:rPr>
            </w:pPr>
            <w:r>
              <w:rPr>
                <w:sz w:val="16"/>
              </w:rPr>
              <w:t>Oﬀicial</w:t>
            </w:r>
            <w:r>
              <w:rPr>
                <w:spacing w:val="13"/>
                <w:sz w:val="16"/>
              </w:rPr>
              <w:t xml:space="preserve"> </w:t>
            </w:r>
            <w:r>
              <w:rPr>
                <w:sz w:val="16"/>
              </w:rPr>
              <w:t>survey</w:t>
            </w:r>
            <w:r>
              <w:rPr>
                <w:spacing w:val="14"/>
                <w:sz w:val="16"/>
              </w:rPr>
              <w:t xml:space="preserve"> </w:t>
            </w:r>
            <w:r>
              <w:rPr>
                <w:spacing w:val="-4"/>
                <w:sz w:val="16"/>
              </w:rPr>
              <w:t>data</w:t>
            </w:r>
          </w:p>
        </w:tc>
        <w:tc>
          <w:tcPr>
            <w:tcW w:w="4791" w:type="dxa"/>
          </w:tcPr>
          <w:p w14:paraId="65D24E69" w14:textId="77777777" w:rsidR="00620CF6" w:rsidRDefault="00000000">
            <w:pPr>
              <w:pStyle w:val="TableParagraph"/>
              <w:spacing w:before="64"/>
              <w:ind w:left="135"/>
              <w:rPr>
                <w:sz w:val="16"/>
              </w:rPr>
            </w:pPr>
            <w:r>
              <w:rPr>
                <w:w w:val="105"/>
                <w:sz w:val="16"/>
              </w:rPr>
              <w:t>-</w:t>
            </w:r>
          </w:p>
        </w:tc>
      </w:tr>
      <w:tr w:rsidR="00620CF6" w14:paraId="07E33F05" w14:textId="77777777">
        <w:trPr>
          <w:trHeight w:val="332"/>
        </w:trPr>
        <w:tc>
          <w:tcPr>
            <w:tcW w:w="5234" w:type="dxa"/>
          </w:tcPr>
          <w:p w14:paraId="1A7C1351" w14:textId="77777777" w:rsidR="00620CF6" w:rsidRDefault="00000000">
            <w:pPr>
              <w:pStyle w:val="TableParagraph"/>
              <w:spacing w:before="64"/>
              <w:rPr>
                <w:sz w:val="16"/>
              </w:rPr>
            </w:pPr>
            <w:r>
              <w:rPr>
                <w:w w:val="110"/>
                <w:sz w:val="16"/>
              </w:rPr>
              <w:t>Batty</w:t>
            </w:r>
            <w:r>
              <w:rPr>
                <w:spacing w:val="13"/>
                <w:w w:val="110"/>
                <w:sz w:val="16"/>
              </w:rPr>
              <w:t xml:space="preserve"> </w:t>
            </w:r>
            <w:r>
              <w:rPr>
                <w:w w:val="110"/>
                <w:sz w:val="16"/>
              </w:rPr>
              <w:t>et</w:t>
            </w:r>
            <w:r>
              <w:rPr>
                <w:spacing w:val="13"/>
                <w:w w:val="110"/>
                <w:sz w:val="16"/>
              </w:rPr>
              <w:t xml:space="preserve"> </w:t>
            </w:r>
            <w:r>
              <w:rPr>
                <w:w w:val="110"/>
                <w:sz w:val="16"/>
              </w:rPr>
              <w:t>al.</w:t>
            </w:r>
            <w:r>
              <w:rPr>
                <w:spacing w:val="33"/>
                <w:w w:val="110"/>
                <w:sz w:val="16"/>
              </w:rPr>
              <w:t xml:space="preserve"> </w:t>
            </w:r>
            <w:r>
              <w:rPr>
                <w:w w:val="110"/>
                <w:sz w:val="16"/>
              </w:rPr>
              <w:t>(2019)</w:t>
            </w:r>
            <w:r>
              <w:rPr>
                <w:spacing w:val="13"/>
                <w:w w:val="110"/>
                <w:sz w:val="16"/>
              </w:rPr>
              <w:t xml:space="preserve"> </w:t>
            </w:r>
            <w:r>
              <w:rPr>
                <w:spacing w:val="-4"/>
                <w:w w:val="110"/>
                <w:sz w:val="16"/>
              </w:rPr>
              <w:t>[</w:t>
            </w:r>
            <w:hyperlink w:anchor="_bookmark132" w:history="1">
              <w:r>
                <w:rPr>
                  <w:color w:val="0000FF"/>
                  <w:spacing w:val="-4"/>
                  <w:w w:val="110"/>
                  <w:sz w:val="16"/>
                </w:rPr>
                <w:t>13</w:t>
              </w:r>
            </w:hyperlink>
            <w:r>
              <w:rPr>
                <w:spacing w:val="-4"/>
                <w:w w:val="110"/>
                <w:sz w:val="16"/>
              </w:rPr>
              <w:t>]</w:t>
            </w:r>
          </w:p>
        </w:tc>
        <w:tc>
          <w:tcPr>
            <w:tcW w:w="2882" w:type="dxa"/>
          </w:tcPr>
          <w:p w14:paraId="24FDC6F8" w14:textId="77777777" w:rsidR="00620CF6" w:rsidRDefault="00000000">
            <w:pPr>
              <w:pStyle w:val="TableParagraph"/>
              <w:spacing w:before="64"/>
              <w:ind w:left="227"/>
              <w:rPr>
                <w:sz w:val="16"/>
              </w:rPr>
            </w:pPr>
            <w:r>
              <w:rPr>
                <w:sz w:val="16"/>
              </w:rPr>
              <w:t>Government</w:t>
            </w:r>
            <w:r>
              <w:rPr>
                <w:spacing w:val="19"/>
                <w:sz w:val="16"/>
              </w:rPr>
              <w:t xml:space="preserve"> </w:t>
            </w:r>
            <w:r>
              <w:rPr>
                <w:spacing w:val="-2"/>
                <w:sz w:val="16"/>
              </w:rPr>
              <w:t>research</w:t>
            </w:r>
          </w:p>
        </w:tc>
        <w:tc>
          <w:tcPr>
            <w:tcW w:w="4791" w:type="dxa"/>
          </w:tcPr>
          <w:p w14:paraId="36C6E8F1" w14:textId="77777777" w:rsidR="00620CF6" w:rsidRDefault="00000000">
            <w:pPr>
              <w:pStyle w:val="TableParagraph"/>
              <w:spacing w:before="64"/>
              <w:ind w:left="135"/>
              <w:rPr>
                <w:sz w:val="16"/>
              </w:rPr>
            </w:pPr>
            <w:r>
              <w:rPr>
                <w:w w:val="105"/>
                <w:sz w:val="16"/>
              </w:rPr>
              <w:t>-</w:t>
            </w:r>
          </w:p>
        </w:tc>
      </w:tr>
      <w:tr w:rsidR="00620CF6" w14:paraId="5CB8167E" w14:textId="77777777">
        <w:trPr>
          <w:trHeight w:val="381"/>
        </w:trPr>
        <w:tc>
          <w:tcPr>
            <w:tcW w:w="5234" w:type="dxa"/>
          </w:tcPr>
          <w:p w14:paraId="33F551A6" w14:textId="77777777" w:rsidR="00620CF6" w:rsidRDefault="00000000">
            <w:pPr>
              <w:pStyle w:val="TableParagraph"/>
              <w:spacing w:before="64"/>
              <w:rPr>
                <w:sz w:val="16"/>
              </w:rPr>
            </w:pPr>
            <w:r>
              <w:rPr>
                <w:w w:val="110"/>
                <w:sz w:val="16"/>
              </w:rPr>
              <w:t>Batty</w:t>
            </w:r>
            <w:r>
              <w:rPr>
                <w:spacing w:val="13"/>
                <w:w w:val="110"/>
                <w:sz w:val="16"/>
              </w:rPr>
              <w:t xml:space="preserve"> </w:t>
            </w:r>
            <w:r>
              <w:rPr>
                <w:w w:val="110"/>
                <w:sz w:val="16"/>
              </w:rPr>
              <w:t>et</w:t>
            </w:r>
            <w:r>
              <w:rPr>
                <w:spacing w:val="13"/>
                <w:w w:val="110"/>
                <w:sz w:val="16"/>
              </w:rPr>
              <w:t xml:space="preserve"> </w:t>
            </w:r>
            <w:r>
              <w:rPr>
                <w:w w:val="110"/>
                <w:sz w:val="16"/>
              </w:rPr>
              <w:t>al.</w:t>
            </w:r>
            <w:r>
              <w:rPr>
                <w:spacing w:val="33"/>
                <w:w w:val="110"/>
                <w:sz w:val="16"/>
              </w:rPr>
              <w:t xml:space="preserve"> </w:t>
            </w:r>
            <w:r>
              <w:rPr>
                <w:w w:val="110"/>
                <w:sz w:val="16"/>
              </w:rPr>
              <w:t>(2020)</w:t>
            </w:r>
            <w:r>
              <w:rPr>
                <w:spacing w:val="13"/>
                <w:w w:val="110"/>
                <w:sz w:val="16"/>
              </w:rPr>
              <w:t xml:space="preserve"> </w:t>
            </w:r>
            <w:r>
              <w:rPr>
                <w:spacing w:val="-4"/>
                <w:w w:val="110"/>
                <w:sz w:val="16"/>
              </w:rPr>
              <w:t>[</w:t>
            </w:r>
            <w:hyperlink w:anchor="_bookmark133" w:history="1">
              <w:r>
                <w:rPr>
                  <w:color w:val="0000FF"/>
                  <w:spacing w:val="-4"/>
                  <w:w w:val="110"/>
                  <w:sz w:val="16"/>
                </w:rPr>
                <w:t>14</w:t>
              </w:r>
            </w:hyperlink>
            <w:r>
              <w:rPr>
                <w:spacing w:val="-4"/>
                <w:w w:val="110"/>
                <w:sz w:val="16"/>
              </w:rPr>
              <w:t>]</w:t>
            </w:r>
          </w:p>
        </w:tc>
        <w:tc>
          <w:tcPr>
            <w:tcW w:w="2882" w:type="dxa"/>
          </w:tcPr>
          <w:p w14:paraId="654A14EF" w14:textId="77777777" w:rsidR="00620CF6" w:rsidRDefault="00000000">
            <w:pPr>
              <w:pStyle w:val="TableParagraph"/>
              <w:spacing w:before="64"/>
              <w:ind w:left="227"/>
              <w:rPr>
                <w:sz w:val="16"/>
              </w:rPr>
            </w:pPr>
            <w:r>
              <w:rPr>
                <w:sz w:val="16"/>
              </w:rPr>
              <w:t>Government</w:t>
            </w:r>
            <w:r>
              <w:rPr>
                <w:spacing w:val="19"/>
                <w:sz w:val="16"/>
              </w:rPr>
              <w:t xml:space="preserve"> </w:t>
            </w:r>
            <w:r>
              <w:rPr>
                <w:spacing w:val="-2"/>
                <w:sz w:val="16"/>
              </w:rPr>
              <w:t>research</w:t>
            </w:r>
          </w:p>
        </w:tc>
        <w:tc>
          <w:tcPr>
            <w:tcW w:w="4791" w:type="dxa"/>
          </w:tcPr>
          <w:p w14:paraId="6612078A" w14:textId="77777777" w:rsidR="00620CF6" w:rsidRDefault="00000000">
            <w:pPr>
              <w:pStyle w:val="TableParagraph"/>
              <w:spacing w:before="64"/>
              <w:ind w:left="135"/>
              <w:rPr>
                <w:sz w:val="16"/>
              </w:rPr>
            </w:pPr>
            <w:r>
              <w:rPr>
                <w:w w:val="105"/>
                <w:sz w:val="16"/>
              </w:rPr>
              <w:t>-</w:t>
            </w:r>
          </w:p>
        </w:tc>
      </w:tr>
      <w:tr w:rsidR="00620CF6" w14:paraId="4D658553" w14:textId="77777777">
        <w:trPr>
          <w:trHeight w:val="381"/>
        </w:trPr>
        <w:tc>
          <w:tcPr>
            <w:tcW w:w="5234" w:type="dxa"/>
          </w:tcPr>
          <w:p w14:paraId="1D43C60E" w14:textId="77777777" w:rsidR="00620CF6" w:rsidRDefault="00000000">
            <w:pPr>
              <w:pStyle w:val="TableParagraph"/>
              <w:spacing w:before="114"/>
              <w:rPr>
                <w:sz w:val="16"/>
              </w:rPr>
            </w:pPr>
            <w:r>
              <w:rPr>
                <w:w w:val="105"/>
                <w:sz w:val="16"/>
              </w:rPr>
              <w:t>Bharti</w:t>
            </w:r>
            <w:r>
              <w:rPr>
                <w:spacing w:val="35"/>
                <w:w w:val="105"/>
                <w:sz w:val="16"/>
              </w:rPr>
              <w:t xml:space="preserve"> </w:t>
            </w:r>
            <w:r>
              <w:rPr>
                <w:w w:val="105"/>
                <w:sz w:val="16"/>
              </w:rPr>
              <w:t>(2018)</w:t>
            </w:r>
            <w:r>
              <w:rPr>
                <w:spacing w:val="35"/>
                <w:w w:val="105"/>
                <w:sz w:val="16"/>
              </w:rPr>
              <w:t xml:space="preserve"> </w:t>
            </w:r>
            <w:r>
              <w:rPr>
                <w:spacing w:val="-4"/>
                <w:w w:val="105"/>
                <w:sz w:val="16"/>
              </w:rPr>
              <w:t>[</w:t>
            </w:r>
            <w:hyperlink w:anchor="_bookmark134" w:history="1">
              <w:r>
                <w:rPr>
                  <w:color w:val="0000FF"/>
                  <w:spacing w:val="-4"/>
                  <w:w w:val="105"/>
                  <w:sz w:val="16"/>
                </w:rPr>
                <w:t>15</w:t>
              </w:r>
            </w:hyperlink>
            <w:r>
              <w:rPr>
                <w:spacing w:val="-4"/>
                <w:w w:val="105"/>
                <w:sz w:val="16"/>
              </w:rPr>
              <w:t>]</w:t>
            </w:r>
          </w:p>
        </w:tc>
        <w:tc>
          <w:tcPr>
            <w:tcW w:w="2882" w:type="dxa"/>
          </w:tcPr>
          <w:p w14:paraId="4C11B83D" w14:textId="77777777" w:rsidR="00620CF6" w:rsidRDefault="00000000">
            <w:pPr>
              <w:pStyle w:val="TableParagraph"/>
              <w:spacing w:before="114"/>
              <w:ind w:left="226"/>
              <w:rPr>
                <w:sz w:val="16"/>
              </w:rPr>
            </w:pPr>
            <w:r>
              <w:rPr>
                <w:sz w:val="16"/>
              </w:rPr>
              <w:t>Academic</w:t>
            </w:r>
            <w:r>
              <w:rPr>
                <w:spacing w:val="18"/>
                <w:sz w:val="16"/>
              </w:rPr>
              <w:t xml:space="preserve"> </w:t>
            </w:r>
            <w:r>
              <w:rPr>
                <w:spacing w:val="-2"/>
                <w:sz w:val="16"/>
              </w:rPr>
              <w:t>research</w:t>
            </w:r>
          </w:p>
        </w:tc>
        <w:tc>
          <w:tcPr>
            <w:tcW w:w="4791" w:type="dxa"/>
          </w:tcPr>
          <w:p w14:paraId="5ED5DBFE" w14:textId="77777777" w:rsidR="00620CF6" w:rsidRDefault="00000000">
            <w:pPr>
              <w:pStyle w:val="TableParagraph"/>
              <w:spacing w:before="114"/>
              <w:ind w:left="135"/>
              <w:rPr>
                <w:sz w:val="16"/>
              </w:rPr>
            </w:pPr>
            <w:r>
              <w:rPr>
                <w:w w:val="105"/>
                <w:sz w:val="16"/>
              </w:rPr>
              <w:t>-</w:t>
            </w:r>
          </w:p>
        </w:tc>
      </w:tr>
      <w:tr w:rsidR="00620CF6" w14:paraId="466FFB85" w14:textId="77777777">
        <w:trPr>
          <w:trHeight w:val="332"/>
        </w:trPr>
        <w:tc>
          <w:tcPr>
            <w:tcW w:w="5234" w:type="dxa"/>
          </w:tcPr>
          <w:p w14:paraId="4AB8AA20" w14:textId="77777777" w:rsidR="00620CF6" w:rsidRDefault="00000000">
            <w:pPr>
              <w:pStyle w:val="TableParagraph"/>
              <w:spacing w:before="64"/>
              <w:rPr>
                <w:sz w:val="16"/>
              </w:rPr>
            </w:pPr>
            <w:r>
              <w:rPr>
                <w:w w:val="105"/>
                <w:sz w:val="16"/>
              </w:rPr>
              <w:t>Brandolini</w:t>
            </w:r>
            <w:r>
              <w:rPr>
                <w:spacing w:val="17"/>
                <w:w w:val="105"/>
                <w:sz w:val="16"/>
              </w:rPr>
              <w:t xml:space="preserve"> </w:t>
            </w:r>
            <w:r>
              <w:rPr>
                <w:w w:val="105"/>
                <w:sz w:val="16"/>
              </w:rPr>
              <w:t>et</w:t>
            </w:r>
            <w:r>
              <w:rPr>
                <w:spacing w:val="17"/>
                <w:w w:val="105"/>
                <w:sz w:val="16"/>
              </w:rPr>
              <w:t xml:space="preserve"> </w:t>
            </w:r>
            <w:r>
              <w:rPr>
                <w:w w:val="105"/>
                <w:sz w:val="16"/>
              </w:rPr>
              <w:t>al.</w:t>
            </w:r>
            <w:r>
              <w:rPr>
                <w:spacing w:val="38"/>
                <w:w w:val="105"/>
                <w:sz w:val="16"/>
              </w:rPr>
              <w:t xml:space="preserve"> </w:t>
            </w:r>
            <w:r>
              <w:rPr>
                <w:w w:val="105"/>
                <w:sz w:val="16"/>
              </w:rPr>
              <w:t>(2004)</w:t>
            </w:r>
            <w:r>
              <w:rPr>
                <w:spacing w:val="17"/>
                <w:w w:val="105"/>
                <w:sz w:val="16"/>
              </w:rPr>
              <w:t xml:space="preserve"> </w:t>
            </w:r>
            <w:r>
              <w:rPr>
                <w:spacing w:val="-4"/>
                <w:w w:val="105"/>
                <w:sz w:val="16"/>
              </w:rPr>
              <w:t>[</w:t>
            </w:r>
            <w:hyperlink w:anchor="_bookmark136" w:history="1">
              <w:r>
                <w:rPr>
                  <w:color w:val="0000FF"/>
                  <w:spacing w:val="-4"/>
                  <w:w w:val="105"/>
                  <w:sz w:val="16"/>
                </w:rPr>
                <w:t>17</w:t>
              </w:r>
            </w:hyperlink>
            <w:r>
              <w:rPr>
                <w:spacing w:val="-4"/>
                <w:w w:val="105"/>
                <w:sz w:val="16"/>
              </w:rPr>
              <w:t>]</w:t>
            </w:r>
          </w:p>
        </w:tc>
        <w:tc>
          <w:tcPr>
            <w:tcW w:w="2882" w:type="dxa"/>
          </w:tcPr>
          <w:p w14:paraId="296379D3" w14:textId="77777777" w:rsidR="00620CF6" w:rsidRDefault="00000000">
            <w:pPr>
              <w:pStyle w:val="TableParagraph"/>
              <w:spacing w:before="64"/>
              <w:ind w:left="227"/>
              <w:rPr>
                <w:sz w:val="16"/>
              </w:rPr>
            </w:pPr>
            <w:r>
              <w:rPr>
                <w:sz w:val="16"/>
              </w:rPr>
              <w:t>Government</w:t>
            </w:r>
            <w:r>
              <w:rPr>
                <w:spacing w:val="19"/>
                <w:sz w:val="16"/>
              </w:rPr>
              <w:t xml:space="preserve"> </w:t>
            </w:r>
            <w:r>
              <w:rPr>
                <w:spacing w:val="-2"/>
                <w:sz w:val="16"/>
              </w:rPr>
              <w:t>research</w:t>
            </w:r>
          </w:p>
        </w:tc>
        <w:tc>
          <w:tcPr>
            <w:tcW w:w="4791" w:type="dxa"/>
          </w:tcPr>
          <w:p w14:paraId="68455237" w14:textId="77777777" w:rsidR="00620CF6" w:rsidRDefault="00000000">
            <w:pPr>
              <w:pStyle w:val="TableParagraph"/>
              <w:spacing w:before="64"/>
              <w:ind w:left="135"/>
              <w:rPr>
                <w:sz w:val="16"/>
              </w:rPr>
            </w:pPr>
            <w:r>
              <w:rPr>
                <w:w w:val="105"/>
                <w:sz w:val="16"/>
              </w:rPr>
              <w:t>-</w:t>
            </w:r>
          </w:p>
        </w:tc>
      </w:tr>
      <w:tr w:rsidR="00620CF6" w14:paraId="5A47B8B5" w14:textId="77777777">
        <w:trPr>
          <w:trHeight w:val="332"/>
        </w:trPr>
        <w:tc>
          <w:tcPr>
            <w:tcW w:w="5234" w:type="dxa"/>
          </w:tcPr>
          <w:p w14:paraId="5110FA9A" w14:textId="77777777" w:rsidR="00620CF6" w:rsidRDefault="00000000">
            <w:pPr>
              <w:pStyle w:val="TableParagraph"/>
              <w:spacing w:before="64"/>
              <w:rPr>
                <w:sz w:val="16"/>
              </w:rPr>
            </w:pPr>
            <w:r>
              <w:rPr>
                <w:w w:val="105"/>
                <w:sz w:val="16"/>
              </w:rPr>
              <w:t>Bricker</w:t>
            </w:r>
            <w:r>
              <w:rPr>
                <w:spacing w:val="19"/>
                <w:w w:val="105"/>
                <w:sz w:val="16"/>
              </w:rPr>
              <w:t xml:space="preserve"> </w:t>
            </w:r>
            <w:r>
              <w:rPr>
                <w:w w:val="105"/>
                <w:sz w:val="16"/>
              </w:rPr>
              <w:t>et</w:t>
            </w:r>
            <w:r>
              <w:rPr>
                <w:spacing w:val="19"/>
                <w:w w:val="105"/>
                <w:sz w:val="16"/>
              </w:rPr>
              <w:t xml:space="preserve"> </w:t>
            </w:r>
            <w:r>
              <w:rPr>
                <w:w w:val="105"/>
                <w:sz w:val="16"/>
              </w:rPr>
              <w:t>al.</w:t>
            </w:r>
            <w:r>
              <w:rPr>
                <w:spacing w:val="40"/>
                <w:w w:val="105"/>
                <w:sz w:val="16"/>
              </w:rPr>
              <w:t xml:space="preserve"> </w:t>
            </w:r>
            <w:r>
              <w:rPr>
                <w:w w:val="105"/>
                <w:sz w:val="16"/>
              </w:rPr>
              <w:t>(2021)</w:t>
            </w:r>
            <w:r>
              <w:rPr>
                <w:spacing w:val="19"/>
                <w:w w:val="105"/>
                <w:sz w:val="16"/>
              </w:rPr>
              <w:t xml:space="preserve"> </w:t>
            </w:r>
            <w:r>
              <w:rPr>
                <w:spacing w:val="-4"/>
                <w:w w:val="105"/>
                <w:sz w:val="16"/>
              </w:rPr>
              <w:t>[</w:t>
            </w:r>
            <w:hyperlink w:anchor="_bookmark137" w:history="1">
              <w:r>
                <w:rPr>
                  <w:color w:val="0000FF"/>
                  <w:spacing w:val="-4"/>
                  <w:w w:val="105"/>
                  <w:sz w:val="16"/>
                </w:rPr>
                <w:t>18</w:t>
              </w:r>
            </w:hyperlink>
            <w:r>
              <w:rPr>
                <w:spacing w:val="-4"/>
                <w:w w:val="105"/>
                <w:sz w:val="16"/>
              </w:rPr>
              <w:t>]</w:t>
            </w:r>
          </w:p>
        </w:tc>
        <w:tc>
          <w:tcPr>
            <w:tcW w:w="2882" w:type="dxa"/>
          </w:tcPr>
          <w:p w14:paraId="136AC542" w14:textId="77777777" w:rsidR="00620CF6" w:rsidRDefault="00000000">
            <w:pPr>
              <w:pStyle w:val="TableParagraph"/>
              <w:spacing w:before="64"/>
              <w:ind w:left="227"/>
              <w:rPr>
                <w:sz w:val="16"/>
              </w:rPr>
            </w:pPr>
            <w:r>
              <w:rPr>
                <w:sz w:val="16"/>
              </w:rPr>
              <w:t>Academic</w:t>
            </w:r>
            <w:r>
              <w:rPr>
                <w:spacing w:val="18"/>
                <w:sz w:val="16"/>
              </w:rPr>
              <w:t xml:space="preserve"> </w:t>
            </w:r>
            <w:r>
              <w:rPr>
                <w:spacing w:val="-2"/>
                <w:sz w:val="16"/>
              </w:rPr>
              <w:t>research</w:t>
            </w:r>
          </w:p>
        </w:tc>
        <w:tc>
          <w:tcPr>
            <w:tcW w:w="4791" w:type="dxa"/>
          </w:tcPr>
          <w:p w14:paraId="021E2A41" w14:textId="77777777" w:rsidR="00620CF6" w:rsidRDefault="00000000">
            <w:pPr>
              <w:pStyle w:val="TableParagraph"/>
              <w:spacing w:before="64"/>
              <w:ind w:left="135"/>
              <w:rPr>
                <w:sz w:val="16"/>
              </w:rPr>
            </w:pPr>
            <w:r>
              <w:rPr>
                <w:w w:val="105"/>
                <w:sz w:val="16"/>
              </w:rPr>
              <w:t>-</w:t>
            </w:r>
          </w:p>
        </w:tc>
      </w:tr>
      <w:tr w:rsidR="00620CF6" w14:paraId="73DBDA95" w14:textId="77777777">
        <w:trPr>
          <w:trHeight w:val="332"/>
        </w:trPr>
        <w:tc>
          <w:tcPr>
            <w:tcW w:w="5234" w:type="dxa"/>
          </w:tcPr>
          <w:p w14:paraId="0C85E155" w14:textId="77777777" w:rsidR="00620CF6" w:rsidRDefault="00000000">
            <w:pPr>
              <w:pStyle w:val="TableParagraph"/>
              <w:spacing w:before="64"/>
              <w:rPr>
                <w:sz w:val="16"/>
              </w:rPr>
            </w:pPr>
            <w:proofErr w:type="spellStart"/>
            <w:r>
              <w:rPr>
                <w:sz w:val="16"/>
              </w:rPr>
              <w:t>Cannari</w:t>
            </w:r>
            <w:proofErr w:type="spellEnd"/>
            <w:r>
              <w:rPr>
                <w:spacing w:val="33"/>
                <w:sz w:val="16"/>
              </w:rPr>
              <w:t xml:space="preserve"> </w:t>
            </w:r>
            <w:r>
              <w:rPr>
                <w:sz w:val="16"/>
              </w:rPr>
              <w:t>&amp;</w:t>
            </w:r>
            <w:r>
              <w:rPr>
                <w:spacing w:val="34"/>
                <w:sz w:val="16"/>
              </w:rPr>
              <w:t xml:space="preserve"> </w:t>
            </w:r>
            <w:r>
              <w:rPr>
                <w:sz w:val="16"/>
              </w:rPr>
              <w:t>D’Alessio</w:t>
            </w:r>
            <w:r>
              <w:rPr>
                <w:spacing w:val="34"/>
                <w:sz w:val="16"/>
              </w:rPr>
              <w:t xml:space="preserve"> </w:t>
            </w:r>
            <w:r>
              <w:rPr>
                <w:sz w:val="16"/>
              </w:rPr>
              <w:t>(2018)</w:t>
            </w:r>
            <w:r>
              <w:rPr>
                <w:spacing w:val="34"/>
                <w:sz w:val="16"/>
              </w:rPr>
              <w:t xml:space="preserve"> </w:t>
            </w:r>
            <w:r>
              <w:rPr>
                <w:spacing w:val="-4"/>
                <w:sz w:val="16"/>
              </w:rPr>
              <w:t>[</w:t>
            </w:r>
            <w:hyperlink w:anchor="_bookmark138" w:history="1">
              <w:r>
                <w:rPr>
                  <w:color w:val="0000FF"/>
                  <w:spacing w:val="-4"/>
                  <w:sz w:val="16"/>
                </w:rPr>
                <w:t>19</w:t>
              </w:r>
            </w:hyperlink>
            <w:r>
              <w:rPr>
                <w:spacing w:val="-4"/>
                <w:sz w:val="16"/>
              </w:rPr>
              <w:t>]</w:t>
            </w:r>
          </w:p>
        </w:tc>
        <w:tc>
          <w:tcPr>
            <w:tcW w:w="2882" w:type="dxa"/>
          </w:tcPr>
          <w:p w14:paraId="072241BD" w14:textId="77777777" w:rsidR="00620CF6" w:rsidRDefault="00000000">
            <w:pPr>
              <w:pStyle w:val="TableParagraph"/>
              <w:spacing w:before="64"/>
              <w:ind w:left="227"/>
              <w:rPr>
                <w:sz w:val="16"/>
              </w:rPr>
            </w:pPr>
            <w:r>
              <w:rPr>
                <w:sz w:val="16"/>
              </w:rPr>
              <w:t>Academic</w:t>
            </w:r>
            <w:r>
              <w:rPr>
                <w:spacing w:val="18"/>
                <w:sz w:val="16"/>
              </w:rPr>
              <w:t xml:space="preserve"> </w:t>
            </w:r>
            <w:r>
              <w:rPr>
                <w:spacing w:val="-2"/>
                <w:sz w:val="16"/>
              </w:rPr>
              <w:t>research</w:t>
            </w:r>
          </w:p>
        </w:tc>
        <w:tc>
          <w:tcPr>
            <w:tcW w:w="4791" w:type="dxa"/>
          </w:tcPr>
          <w:p w14:paraId="4840AA8E" w14:textId="77777777" w:rsidR="00620CF6" w:rsidRDefault="00000000">
            <w:pPr>
              <w:pStyle w:val="TableParagraph"/>
              <w:spacing w:before="64"/>
              <w:ind w:left="135"/>
              <w:rPr>
                <w:sz w:val="16"/>
              </w:rPr>
            </w:pPr>
            <w:r>
              <w:rPr>
                <w:w w:val="105"/>
                <w:sz w:val="16"/>
              </w:rPr>
              <w:t>-</w:t>
            </w:r>
          </w:p>
        </w:tc>
      </w:tr>
      <w:tr w:rsidR="00620CF6" w14:paraId="7D569024" w14:textId="77777777">
        <w:trPr>
          <w:trHeight w:val="381"/>
        </w:trPr>
        <w:tc>
          <w:tcPr>
            <w:tcW w:w="5234" w:type="dxa"/>
          </w:tcPr>
          <w:p w14:paraId="545D6D87" w14:textId="77777777" w:rsidR="00620CF6" w:rsidRDefault="00000000">
            <w:pPr>
              <w:pStyle w:val="TableParagraph"/>
              <w:spacing w:before="64"/>
              <w:rPr>
                <w:sz w:val="16"/>
              </w:rPr>
            </w:pPr>
            <w:r>
              <w:rPr>
                <w:w w:val="105"/>
                <w:sz w:val="16"/>
              </w:rPr>
              <w:t>Catherine</w:t>
            </w:r>
            <w:r>
              <w:rPr>
                <w:spacing w:val="19"/>
                <w:w w:val="105"/>
                <w:sz w:val="16"/>
              </w:rPr>
              <w:t xml:space="preserve"> </w:t>
            </w:r>
            <w:r>
              <w:rPr>
                <w:w w:val="105"/>
                <w:sz w:val="16"/>
              </w:rPr>
              <w:t>et</w:t>
            </w:r>
            <w:r>
              <w:rPr>
                <w:spacing w:val="19"/>
                <w:w w:val="105"/>
                <w:sz w:val="16"/>
              </w:rPr>
              <w:t xml:space="preserve"> </w:t>
            </w:r>
            <w:r>
              <w:rPr>
                <w:w w:val="105"/>
                <w:sz w:val="16"/>
              </w:rPr>
              <w:t>al.</w:t>
            </w:r>
            <w:r>
              <w:rPr>
                <w:spacing w:val="40"/>
                <w:w w:val="105"/>
                <w:sz w:val="16"/>
              </w:rPr>
              <w:t xml:space="preserve"> </w:t>
            </w:r>
            <w:r>
              <w:rPr>
                <w:w w:val="105"/>
                <w:sz w:val="16"/>
              </w:rPr>
              <w:t>(2021)</w:t>
            </w:r>
            <w:r>
              <w:rPr>
                <w:spacing w:val="19"/>
                <w:w w:val="105"/>
                <w:sz w:val="16"/>
              </w:rPr>
              <w:t xml:space="preserve"> </w:t>
            </w:r>
            <w:r>
              <w:rPr>
                <w:spacing w:val="-4"/>
                <w:w w:val="105"/>
                <w:sz w:val="16"/>
              </w:rPr>
              <w:t>[</w:t>
            </w:r>
            <w:hyperlink w:anchor="_bookmark140" w:history="1">
              <w:r>
                <w:rPr>
                  <w:color w:val="0000FF"/>
                  <w:spacing w:val="-4"/>
                  <w:w w:val="105"/>
                  <w:sz w:val="16"/>
                </w:rPr>
                <w:t>21</w:t>
              </w:r>
            </w:hyperlink>
            <w:r>
              <w:rPr>
                <w:spacing w:val="-4"/>
                <w:w w:val="105"/>
                <w:sz w:val="16"/>
              </w:rPr>
              <w:t>]</w:t>
            </w:r>
          </w:p>
        </w:tc>
        <w:tc>
          <w:tcPr>
            <w:tcW w:w="2882" w:type="dxa"/>
          </w:tcPr>
          <w:p w14:paraId="1F3FC75C" w14:textId="77777777" w:rsidR="00620CF6" w:rsidRDefault="00000000">
            <w:pPr>
              <w:pStyle w:val="TableParagraph"/>
              <w:spacing w:before="64"/>
              <w:ind w:left="227"/>
              <w:rPr>
                <w:sz w:val="16"/>
              </w:rPr>
            </w:pPr>
            <w:r>
              <w:rPr>
                <w:sz w:val="16"/>
              </w:rPr>
              <w:t>Academic</w:t>
            </w:r>
            <w:r>
              <w:rPr>
                <w:spacing w:val="18"/>
                <w:sz w:val="16"/>
              </w:rPr>
              <w:t xml:space="preserve"> </w:t>
            </w:r>
            <w:r>
              <w:rPr>
                <w:spacing w:val="-2"/>
                <w:sz w:val="16"/>
              </w:rPr>
              <w:t>research</w:t>
            </w:r>
          </w:p>
        </w:tc>
        <w:tc>
          <w:tcPr>
            <w:tcW w:w="4791" w:type="dxa"/>
          </w:tcPr>
          <w:p w14:paraId="6CCFDCCD" w14:textId="77777777" w:rsidR="00620CF6" w:rsidRDefault="00000000">
            <w:pPr>
              <w:pStyle w:val="TableParagraph"/>
              <w:spacing w:before="64"/>
              <w:ind w:left="135"/>
              <w:rPr>
                <w:sz w:val="16"/>
              </w:rPr>
            </w:pPr>
            <w:r>
              <w:rPr>
                <w:w w:val="105"/>
                <w:sz w:val="16"/>
              </w:rPr>
              <w:t>-</w:t>
            </w:r>
          </w:p>
        </w:tc>
      </w:tr>
      <w:tr w:rsidR="00620CF6" w14:paraId="4DE171DF" w14:textId="77777777">
        <w:trPr>
          <w:trHeight w:val="381"/>
        </w:trPr>
        <w:tc>
          <w:tcPr>
            <w:tcW w:w="5234" w:type="dxa"/>
          </w:tcPr>
          <w:p w14:paraId="7CE4B607" w14:textId="77777777" w:rsidR="00620CF6" w:rsidRDefault="00000000">
            <w:pPr>
              <w:pStyle w:val="TableParagraph"/>
              <w:spacing w:before="114"/>
              <w:rPr>
                <w:sz w:val="16"/>
              </w:rPr>
            </w:pPr>
            <w:r>
              <w:rPr>
                <w:w w:val="105"/>
                <w:sz w:val="16"/>
              </w:rPr>
              <w:t>Chatterjee</w:t>
            </w:r>
            <w:r>
              <w:rPr>
                <w:spacing w:val="24"/>
                <w:w w:val="105"/>
                <w:sz w:val="16"/>
              </w:rPr>
              <w:t xml:space="preserve"> </w:t>
            </w:r>
            <w:r>
              <w:rPr>
                <w:w w:val="105"/>
                <w:sz w:val="16"/>
              </w:rPr>
              <w:t>et</w:t>
            </w:r>
            <w:r>
              <w:rPr>
                <w:spacing w:val="24"/>
                <w:w w:val="105"/>
                <w:sz w:val="16"/>
              </w:rPr>
              <w:t xml:space="preserve"> </w:t>
            </w:r>
            <w:r>
              <w:rPr>
                <w:w w:val="105"/>
                <w:sz w:val="16"/>
              </w:rPr>
              <w:t>al.</w:t>
            </w:r>
            <w:r>
              <w:rPr>
                <w:spacing w:val="47"/>
                <w:w w:val="105"/>
                <w:sz w:val="16"/>
              </w:rPr>
              <w:t xml:space="preserve"> </w:t>
            </w:r>
            <w:r>
              <w:rPr>
                <w:w w:val="105"/>
                <w:sz w:val="16"/>
              </w:rPr>
              <w:t>(2022)</w:t>
            </w:r>
            <w:r>
              <w:rPr>
                <w:spacing w:val="24"/>
                <w:w w:val="105"/>
                <w:sz w:val="16"/>
              </w:rPr>
              <w:t xml:space="preserve"> </w:t>
            </w:r>
            <w:r>
              <w:rPr>
                <w:spacing w:val="-4"/>
                <w:w w:val="105"/>
                <w:sz w:val="16"/>
              </w:rPr>
              <w:t>[</w:t>
            </w:r>
            <w:hyperlink w:anchor="_bookmark141" w:history="1">
              <w:r>
                <w:rPr>
                  <w:color w:val="0000FF"/>
                  <w:spacing w:val="-4"/>
                  <w:w w:val="105"/>
                  <w:sz w:val="16"/>
                </w:rPr>
                <w:t>22</w:t>
              </w:r>
            </w:hyperlink>
            <w:r>
              <w:rPr>
                <w:spacing w:val="-4"/>
                <w:w w:val="105"/>
                <w:sz w:val="16"/>
              </w:rPr>
              <w:t>]</w:t>
            </w:r>
          </w:p>
        </w:tc>
        <w:tc>
          <w:tcPr>
            <w:tcW w:w="2882" w:type="dxa"/>
          </w:tcPr>
          <w:p w14:paraId="6D281B9B" w14:textId="77777777" w:rsidR="00620CF6" w:rsidRDefault="00000000">
            <w:pPr>
              <w:pStyle w:val="TableParagraph"/>
              <w:spacing w:before="114"/>
              <w:ind w:left="227"/>
              <w:rPr>
                <w:sz w:val="16"/>
              </w:rPr>
            </w:pPr>
            <w:r>
              <w:rPr>
                <w:sz w:val="16"/>
              </w:rPr>
              <w:t>Academic</w:t>
            </w:r>
            <w:r>
              <w:rPr>
                <w:spacing w:val="18"/>
                <w:sz w:val="16"/>
              </w:rPr>
              <w:t xml:space="preserve"> </w:t>
            </w:r>
            <w:r>
              <w:rPr>
                <w:spacing w:val="-2"/>
                <w:sz w:val="16"/>
              </w:rPr>
              <w:t>research</w:t>
            </w:r>
          </w:p>
        </w:tc>
        <w:tc>
          <w:tcPr>
            <w:tcW w:w="4791" w:type="dxa"/>
          </w:tcPr>
          <w:p w14:paraId="36B80D42" w14:textId="77777777" w:rsidR="00620CF6" w:rsidRDefault="00000000">
            <w:pPr>
              <w:pStyle w:val="TableParagraph"/>
              <w:spacing w:before="114"/>
              <w:ind w:left="135"/>
              <w:rPr>
                <w:sz w:val="16"/>
              </w:rPr>
            </w:pPr>
            <w:r>
              <w:rPr>
                <w:w w:val="105"/>
                <w:sz w:val="16"/>
              </w:rPr>
              <w:t>-</w:t>
            </w:r>
          </w:p>
        </w:tc>
      </w:tr>
      <w:tr w:rsidR="00620CF6" w14:paraId="115CDFFA" w14:textId="77777777">
        <w:trPr>
          <w:trHeight w:val="332"/>
        </w:trPr>
        <w:tc>
          <w:tcPr>
            <w:tcW w:w="5234" w:type="dxa"/>
          </w:tcPr>
          <w:p w14:paraId="5CDA4A22" w14:textId="77777777" w:rsidR="00620CF6" w:rsidRDefault="00000000">
            <w:pPr>
              <w:pStyle w:val="TableParagraph"/>
              <w:spacing w:before="64"/>
              <w:rPr>
                <w:sz w:val="16"/>
              </w:rPr>
            </w:pPr>
            <w:r>
              <w:rPr>
                <w:w w:val="105"/>
                <w:sz w:val="16"/>
              </w:rPr>
              <w:t>Credit</w:t>
            </w:r>
            <w:r>
              <w:rPr>
                <w:spacing w:val="7"/>
                <w:w w:val="105"/>
                <w:sz w:val="16"/>
              </w:rPr>
              <w:t xml:space="preserve"> </w:t>
            </w:r>
            <w:r>
              <w:rPr>
                <w:w w:val="105"/>
                <w:sz w:val="16"/>
              </w:rPr>
              <w:t>Suisse</w:t>
            </w:r>
            <w:r>
              <w:rPr>
                <w:spacing w:val="8"/>
                <w:w w:val="105"/>
                <w:sz w:val="16"/>
              </w:rPr>
              <w:t xml:space="preserve"> </w:t>
            </w:r>
            <w:r>
              <w:rPr>
                <w:w w:val="105"/>
                <w:sz w:val="16"/>
              </w:rPr>
              <w:t>Global</w:t>
            </w:r>
            <w:r>
              <w:rPr>
                <w:spacing w:val="8"/>
                <w:w w:val="105"/>
                <w:sz w:val="16"/>
              </w:rPr>
              <w:t xml:space="preserve"> </w:t>
            </w:r>
            <w:r>
              <w:rPr>
                <w:w w:val="105"/>
                <w:sz w:val="16"/>
              </w:rPr>
              <w:t>Wealth</w:t>
            </w:r>
            <w:r>
              <w:rPr>
                <w:spacing w:val="8"/>
                <w:w w:val="105"/>
                <w:sz w:val="16"/>
              </w:rPr>
              <w:t xml:space="preserve"> </w:t>
            </w:r>
            <w:r>
              <w:rPr>
                <w:w w:val="105"/>
                <w:sz w:val="16"/>
              </w:rPr>
              <w:t>Report</w:t>
            </w:r>
            <w:r>
              <w:rPr>
                <w:spacing w:val="8"/>
                <w:w w:val="105"/>
                <w:sz w:val="16"/>
              </w:rPr>
              <w:t xml:space="preserve"> </w:t>
            </w:r>
            <w:r>
              <w:rPr>
                <w:spacing w:val="-4"/>
                <w:w w:val="105"/>
                <w:sz w:val="16"/>
              </w:rPr>
              <w:t>[</w:t>
            </w:r>
            <w:hyperlink w:anchor="_bookmark143" w:history="1">
              <w:r>
                <w:rPr>
                  <w:color w:val="0000FF"/>
                  <w:spacing w:val="-4"/>
                  <w:w w:val="105"/>
                  <w:sz w:val="16"/>
                </w:rPr>
                <w:t>24</w:t>
              </w:r>
            </w:hyperlink>
            <w:r>
              <w:rPr>
                <w:spacing w:val="-4"/>
                <w:w w:val="105"/>
                <w:sz w:val="16"/>
              </w:rPr>
              <w:t>]</w:t>
            </w:r>
          </w:p>
        </w:tc>
        <w:tc>
          <w:tcPr>
            <w:tcW w:w="2882" w:type="dxa"/>
          </w:tcPr>
          <w:p w14:paraId="3D5AD730" w14:textId="77777777" w:rsidR="00620CF6" w:rsidRDefault="00000000">
            <w:pPr>
              <w:pStyle w:val="TableParagraph"/>
              <w:spacing w:before="64"/>
              <w:ind w:left="226"/>
              <w:rPr>
                <w:sz w:val="16"/>
              </w:rPr>
            </w:pPr>
            <w:r>
              <w:rPr>
                <w:sz w:val="16"/>
              </w:rPr>
              <w:t>Cross-national</w:t>
            </w:r>
            <w:r>
              <w:rPr>
                <w:spacing w:val="40"/>
                <w:sz w:val="16"/>
              </w:rPr>
              <w:t xml:space="preserve"> </w:t>
            </w:r>
            <w:r>
              <w:rPr>
                <w:sz w:val="16"/>
              </w:rPr>
              <w:t>corporate</w:t>
            </w:r>
            <w:r>
              <w:rPr>
                <w:spacing w:val="41"/>
                <w:sz w:val="16"/>
              </w:rPr>
              <w:t xml:space="preserve"> </w:t>
            </w:r>
            <w:r>
              <w:rPr>
                <w:spacing w:val="-2"/>
                <w:sz w:val="16"/>
              </w:rPr>
              <w:t>research</w:t>
            </w:r>
          </w:p>
        </w:tc>
        <w:tc>
          <w:tcPr>
            <w:tcW w:w="4791" w:type="dxa"/>
          </w:tcPr>
          <w:p w14:paraId="60FE284C" w14:textId="77777777" w:rsidR="00620CF6" w:rsidRDefault="00000000">
            <w:pPr>
              <w:pStyle w:val="TableParagraph"/>
              <w:spacing w:before="64"/>
              <w:ind w:left="135"/>
              <w:rPr>
                <w:sz w:val="16"/>
              </w:rPr>
            </w:pPr>
            <w:r>
              <w:rPr>
                <w:w w:val="105"/>
                <w:sz w:val="16"/>
              </w:rPr>
              <w:t>Global</w:t>
            </w:r>
            <w:r>
              <w:rPr>
                <w:spacing w:val="14"/>
                <w:w w:val="105"/>
                <w:sz w:val="16"/>
              </w:rPr>
              <w:t xml:space="preserve"> </w:t>
            </w:r>
            <w:r>
              <w:rPr>
                <w:w w:val="105"/>
                <w:sz w:val="16"/>
              </w:rPr>
              <w:t>Wealth</w:t>
            </w:r>
            <w:r>
              <w:rPr>
                <w:spacing w:val="15"/>
                <w:w w:val="105"/>
                <w:sz w:val="16"/>
              </w:rPr>
              <w:t xml:space="preserve"> </w:t>
            </w:r>
            <w:proofErr w:type="spellStart"/>
            <w:r>
              <w:rPr>
                <w:w w:val="105"/>
                <w:sz w:val="16"/>
              </w:rPr>
              <w:t>Databooks</w:t>
            </w:r>
            <w:proofErr w:type="spellEnd"/>
            <w:r>
              <w:rPr>
                <w:spacing w:val="15"/>
                <w:w w:val="105"/>
                <w:sz w:val="16"/>
              </w:rPr>
              <w:t xml:space="preserve"> </w:t>
            </w:r>
            <w:r>
              <w:rPr>
                <w:w w:val="105"/>
                <w:sz w:val="16"/>
              </w:rPr>
              <w:t>2014,</w:t>
            </w:r>
            <w:r>
              <w:rPr>
                <w:spacing w:val="15"/>
                <w:w w:val="105"/>
                <w:sz w:val="16"/>
              </w:rPr>
              <w:t xml:space="preserve"> </w:t>
            </w:r>
            <w:r>
              <w:rPr>
                <w:w w:val="105"/>
                <w:sz w:val="16"/>
              </w:rPr>
              <w:t>2016,</w:t>
            </w:r>
            <w:r>
              <w:rPr>
                <w:spacing w:val="14"/>
                <w:w w:val="105"/>
                <w:sz w:val="16"/>
              </w:rPr>
              <w:t xml:space="preserve"> </w:t>
            </w:r>
            <w:r>
              <w:rPr>
                <w:w w:val="105"/>
                <w:sz w:val="16"/>
              </w:rPr>
              <w:t>2017,</w:t>
            </w:r>
            <w:r>
              <w:rPr>
                <w:spacing w:val="15"/>
                <w:w w:val="105"/>
                <w:sz w:val="16"/>
              </w:rPr>
              <w:t xml:space="preserve"> </w:t>
            </w:r>
            <w:r>
              <w:rPr>
                <w:w w:val="105"/>
                <w:sz w:val="16"/>
              </w:rPr>
              <w:t>2018,</w:t>
            </w:r>
            <w:r>
              <w:rPr>
                <w:spacing w:val="15"/>
                <w:w w:val="105"/>
                <w:sz w:val="16"/>
              </w:rPr>
              <w:t xml:space="preserve"> </w:t>
            </w:r>
            <w:r>
              <w:rPr>
                <w:spacing w:val="-4"/>
                <w:w w:val="105"/>
                <w:sz w:val="16"/>
              </w:rPr>
              <w:t>2019</w:t>
            </w:r>
          </w:p>
        </w:tc>
      </w:tr>
      <w:tr w:rsidR="00620CF6" w14:paraId="7ACC9735" w14:textId="77777777">
        <w:trPr>
          <w:trHeight w:val="332"/>
        </w:trPr>
        <w:tc>
          <w:tcPr>
            <w:tcW w:w="5234" w:type="dxa"/>
          </w:tcPr>
          <w:p w14:paraId="330930AB" w14:textId="77777777" w:rsidR="00620CF6" w:rsidRDefault="00000000">
            <w:pPr>
              <w:pStyle w:val="TableParagraph"/>
              <w:spacing w:before="64"/>
              <w:rPr>
                <w:sz w:val="16"/>
              </w:rPr>
            </w:pPr>
            <w:r>
              <w:rPr>
                <w:w w:val="105"/>
                <w:sz w:val="16"/>
              </w:rPr>
              <w:t>Davies</w:t>
            </w:r>
            <w:r>
              <w:rPr>
                <w:spacing w:val="13"/>
                <w:w w:val="105"/>
                <w:sz w:val="16"/>
              </w:rPr>
              <w:t xml:space="preserve"> </w:t>
            </w:r>
            <w:r>
              <w:rPr>
                <w:w w:val="105"/>
                <w:sz w:val="16"/>
              </w:rPr>
              <w:t>&amp;</w:t>
            </w:r>
            <w:r>
              <w:rPr>
                <w:spacing w:val="13"/>
                <w:w w:val="105"/>
                <w:sz w:val="16"/>
              </w:rPr>
              <w:t xml:space="preserve"> </w:t>
            </w:r>
            <w:r>
              <w:rPr>
                <w:w w:val="105"/>
                <w:sz w:val="16"/>
              </w:rPr>
              <w:t>Di</w:t>
            </w:r>
            <w:r>
              <w:rPr>
                <w:spacing w:val="13"/>
                <w:w w:val="105"/>
                <w:sz w:val="16"/>
              </w:rPr>
              <w:t xml:space="preserve"> </w:t>
            </w:r>
            <w:r>
              <w:rPr>
                <w:w w:val="105"/>
                <w:sz w:val="16"/>
              </w:rPr>
              <w:t>Matteo</w:t>
            </w:r>
            <w:r>
              <w:rPr>
                <w:spacing w:val="13"/>
                <w:w w:val="105"/>
                <w:sz w:val="16"/>
              </w:rPr>
              <w:t xml:space="preserve"> </w:t>
            </w:r>
            <w:r>
              <w:rPr>
                <w:w w:val="105"/>
                <w:sz w:val="16"/>
              </w:rPr>
              <w:t>(2021)</w:t>
            </w:r>
            <w:r>
              <w:rPr>
                <w:spacing w:val="14"/>
                <w:w w:val="105"/>
                <w:sz w:val="16"/>
              </w:rPr>
              <w:t xml:space="preserve"> </w:t>
            </w:r>
            <w:r>
              <w:rPr>
                <w:spacing w:val="-4"/>
                <w:w w:val="105"/>
                <w:sz w:val="16"/>
              </w:rPr>
              <w:t>[</w:t>
            </w:r>
            <w:hyperlink w:anchor="_bookmark145" w:history="1">
              <w:r>
                <w:rPr>
                  <w:color w:val="0000FF"/>
                  <w:spacing w:val="-4"/>
                  <w:w w:val="105"/>
                  <w:sz w:val="16"/>
                </w:rPr>
                <w:t>26</w:t>
              </w:r>
            </w:hyperlink>
            <w:r>
              <w:rPr>
                <w:spacing w:val="-4"/>
                <w:w w:val="105"/>
                <w:sz w:val="16"/>
              </w:rPr>
              <w:t>]</w:t>
            </w:r>
          </w:p>
        </w:tc>
        <w:tc>
          <w:tcPr>
            <w:tcW w:w="2882" w:type="dxa"/>
          </w:tcPr>
          <w:p w14:paraId="029CE877" w14:textId="77777777" w:rsidR="00620CF6" w:rsidRDefault="00000000">
            <w:pPr>
              <w:pStyle w:val="TableParagraph"/>
              <w:spacing w:before="64"/>
              <w:ind w:left="226"/>
              <w:rPr>
                <w:sz w:val="16"/>
              </w:rPr>
            </w:pPr>
            <w:r>
              <w:rPr>
                <w:sz w:val="16"/>
              </w:rPr>
              <w:t>Academic</w:t>
            </w:r>
            <w:r>
              <w:rPr>
                <w:spacing w:val="18"/>
                <w:sz w:val="16"/>
              </w:rPr>
              <w:t xml:space="preserve"> </w:t>
            </w:r>
            <w:r>
              <w:rPr>
                <w:spacing w:val="-2"/>
                <w:sz w:val="16"/>
              </w:rPr>
              <w:t>research</w:t>
            </w:r>
          </w:p>
        </w:tc>
        <w:tc>
          <w:tcPr>
            <w:tcW w:w="4791" w:type="dxa"/>
          </w:tcPr>
          <w:p w14:paraId="588ED6A0" w14:textId="77777777" w:rsidR="00620CF6" w:rsidRDefault="00000000">
            <w:pPr>
              <w:pStyle w:val="TableParagraph"/>
              <w:spacing w:before="64"/>
              <w:ind w:left="135"/>
              <w:rPr>
                <w:sz w:val="16"/>
              </w:rPr>
            </w:pPr>
            <w:r>
              <w:rPr>
                <w:w w:val="105"/>
                <w:sz w:val="16"/>
              </w:rPr>
              <w:t>-</w:t>
            </w:r>
          </w:p>
        </w:tc>
      </w:tr>
      <w:tr w:rsidR="00620CF6" w14:paraId="45375652" w14:textId="77777777">
        <w:trPr>
          <w:trHeight w:val="332"/>
        </w:trPr>
        <w:tc>
          <w:tcPr>
            <w:tcW w:w="5234" w:type="dxa"/>
          </w:tcPr>
          <w:p w14:paraId="15D1D05B" w14:textId="77777777" w:rsidR="00620CF6" w:rsidRDefault="00000000">
            <w:pPr>
              <w:pStyle w:val="TableParagraph"/>
              <w:spacing w:before="64"/>
              <w:rPr>
                <w:sz w:val="16"/>
              </w:rPr>
            </w:pPr>
            <w:r>
              <w:rPr>
                <w:w w:val="105"/>
                <w:sz w:val="16"/>
              </w:rPr>
              <w:t>Dell</w:t>
            </w:r>
            <w:r>
              <w:rPr>
                <w:spacing w:val="18"/>
                <w:w w:val="105"/>
                <w:sz w:val="16"/>
              </w:rPr>
              <w:t xml:space="preserve"> </w:t>
            </w:r>
            <w:r>
              <w:rPr>
                <w:w w:val="105"/>
                <w:sz w:val="16"/>
              </w:rPr>
              <w:t>et</w:t>
            </w:r>
            <w:r>
              <w:rPr>
                <w:spacing w:val="18"/>
                <w:w w:val="105"/>
                <w:sz w:val="16"/>
              </w:rPr>
              <w:t xml:space="preserve"> </w:t>
            </w:r>
            <w:r>
              <w:rPr>
                <w:w w:val="105"/>
                <w:sz w:val="16"/>
              </w:rPr>
              <w:t>al.</w:t>
            </w:r>
            <w:r>
              <w:rPr>
                <w:spacing w:val="38"/>
                <w:w w:val="105"/>
                <w:sz w:val="16"/>
              </w:rPr>
              <w:t xml:space="preserve"> </w:t>
            </w:r>
            <w:r>
              <w:rPr>
                <w:w w:val="105"/>
                <w:sz w:val="16"/>
              </w:rPr>
              <w:t>(2007)</w:t>
            </w:r>
            <w:r>
              <w:rPr>
                <w:spacing w:val="19"/>
                <w:w w:val="105"/>
                <w:sz w:val="16"/>
              </w:rPr>
              <w:t xml:space="preserve"> </w:t>
            </w:r>
            <w:r>
              <w:rPr>
                <w:spacing w:val="-4"/>
                <w:w w:val="105"/>
                <w:sz w:val="16"/>
              </w:rPr>
              <w:t>[</w:t>
            </w:r>
            <w:hyperlink w:anchor="_bookmark147" w:history="1">
              <w:r>
                <w:rPr>
                  <w:color w:val="0000FF"/>
                  <w:spacing w:val="-4"/>
                  <w:w w:val="105"/>
                  <w:sz w:val="16"/>
                </w:rPr>
                <w:t>28</w:t>
              </w:r>
            </w:hyperlink>
            <w:r>
              <w:rPr>
                <w:spacing w:val="-4"/>
                <w:w w:val="105"/>
                <w:sz w:val="16"/>
              </w:rPr>
              <w:t>]</w:t>
            </w:r>
          </w:p>
        </w:tc>
        <w:tc>
          <w:tcPr>
            <w:tcW w:w="2882" w:type="dxa"/>
          </w:tcPr>
          <w:p w14:paraId="2D32EF87" w14:textId="77777777" w:rsidR="00620CF6" w:rsidRDefault="00000000">
            <w:pPr>
              <w:pStyle w:val="TableParagraph"/>
              <w:spacing w:before="64"/>
              <w:ind w:left="227"/>
              <w:rPr>
                <w:sz w:val="16"/>
              </w:rPr>
            </w:pPr>
            <w:r>
              <w:rPr>
                <w:sz w:val="16"/>
              </w:rPr>
              <w:t>Academic</w:t>
            </w:r>
            <w:r>
              <w:rPr>
                <w:spacing w:val="18"/>
                <w:sz w:val="16"/>
              </w:rPr>
              <w:t xml:space="preserve"> </w:t>
            </w:r>
            <w:r>
              <w:rPr>
                <w:spacing w:val="-2"/>
                <w:sz w:val="16"/>
              </w:rPr>
              <w:t>research</w:t>
            </w:r>
          </w:p>
        </w:tc>
        <w:tc>
          <w:tcPr>
            <w:tcW w:w="4791" w:type="dxa"/>
          </w:tcPr>
          <w:p w14:paraId="161BD7ED" w14:textId="77777777" w:rsidR="00620CF6" w:rsidRDefault="00000000">
            <w:pPr>
              <w:pStyle w:val="TableParagraph"/>
              <w:spacing w:before="64"/>
              <w:ind w:left="135"/>
              <w:rPr>
                <w:sz w:val="16"/>
              </w:rPr>
            </w:pPr>
            <w:r>
              <w:rPr>
                <w:w w:val="105"/>
                <w:sz w:val="16"/>
              </w:rPr>
              <w:t>-</w:t>
            </w:r>
          </w:p>
        </w:tc>
      </w:tr>
      <w:tr w:rsidR="00620CF6" w14:paraId="1404CE08" w14:textId="77777777">
        <w:trPr>
          <w:trHeight w:val="381"/>
        </w:trPr>
        <w:tc>
          <w:tcPr>
            <w:tcW w:w="5234" w:type="dxa"/>
          </w:tcPr>
          <w:p w14:paraId="76F75C9B" w14:textId="77777777" w:rsidR="00620CF6" w:rsidRDefault="00000000">
            <w:pPr>
              <w:pStyle w:val="TableParagraph"/>
              <w:spacing w:before="64"/>
              <w:rPr>
                <w:sz w:val="16"/>
              </w:rPr>
            </w:pPr>
            <w:r>
              <w:rPr>
                <w:w w:val="105"/>
                <w:sz w:val="16"/>
              </w:rPr>
              <w:t>Easton</w:t>
            </w:r>
            <w:r>
              <w:rPr>
                <w:spacing w:val="27"/>
                <w:w w:val="105"/>
                <w:sz w:val="16"/>
              </w:rPr>
              <w:t xml:space="preserve"> </w:t>
            </w:r>
            <w:r>
              <w:rPr>
                <w:w w:val="105"/>
                <w:sz w:val="16"/>
              </w:rPr>
              <w:t>(1983)</w:t>
            </w:r>
            <w:r>
              <w:rPr>
                <w:spacing w:val="27"/>
                <w:w w:val="105"/>
                <w:sz w:val="16"/>
              </w:rPr>
              <w:t xml:space="preserve"> </w:t>
            </w:r>
            <w:r>
              <w:rPr>
                <w:spacing w:val="-4"/>
                <w:w w:val="105"/>
                <w:sz w:val="16"/>
              </w:rPr>
              <w:t>[</w:t>
            </w:r>
            <w:hyperlink w:anchor="_bookmark150" w:history="1">
              <w:r>
                <w:rPr>
                  <w:color w:val="0000FF"/>
                  <w:spacing w:val="-4"/>
                  <w:w w:val="105"/>
                  <w:sz w:val="16"/>
                </w:rPr>
                <w:t>31</w:t>
              </w:r>
            </w:hyperlink>
            <w:r>
              <w:rPr>
                <w:spacing w:val="-4"/>
                <w:w w:val="105"/>
                <w:sz w:val="16"/>
              </w:rPr>
              <w:t>]</w:t>
            </w:r>
          </w:p>
        </w:tc>
        <w:tc>
          <w:tcPr>
            <w:tcW w:w="2882" w:type="dxa"/>
          </w:tcPr>
          <w:p w14:paraId="0AA897D4" w14:textId="77777777" w:rsidR="00620CF6" w:rsidRDefault="00000000">
            <w:pPr>
              <w:pStyle w:val="TableParagraph"/>
              <w:spacing w:before="64"/>
              <w:ind w:left="227"/>
              <w:rPr>
                <w:sz w:val="16"/>
              </w:rPr>
            </w:pPr>
            <w:r>
              <w:rPr>
                <w:sz w:val="16"/>
              </w:rPr>
              <w:t>Corporate</w:t>
            </w:r>
            <w:r>
              <w:rPr>
                <w:spacing w:val="37"/>
                <w:sz w:val="16"/>
              </w:rPr>
              <w:t xml:space="preserve"> </w:t>
            </w:r>
            <w:r>
              <w:rPr>
                <w:spacing w:val="-2"/>
                <w:sz w:val="16"/>
              </w:rPr>
              <w:t>research</w:t>
            </w:r>
          </w:p>
        </w:tc>
        <w:tc>
          <w:tcPr>
            <w:tcW w:w="4791" w:type="dxa"/>
          </w:tcPr>
          <w:p w14:paraId="00D55AB0" w14:textId="77777777" w:rsidR="00620CF6" w:rsidRDefault="00000000">
            <w:pPr>
              <w:pStyle w:val="TableParagraph"/>
              <w:spacing w:before="64"/>
              <w:ind w:left="135"/>
              <w:rPr>
                <w:sz w:val="16"/>
              </w:rPr>
            </w:pPr>
            <w:r>
              <w:rPr>
                <w:w w:val="105"/>
                <w:sz w:val="16"/>
              </w:rPr>
              <w:t>-</w:t>
            </w:r>
          </w:p>
        </w:tc>
      </w:tr>
      <w:tr w:rsidR="00620CF6" w14:paraId="4F605E00" w14:textId="77777777">
        <w:trPr>
          <w:trHeight w:val="381"/>
        </w:trPr>
        <w:tc>
          <w:tcPr>
            <w:tcW w:w="5234" w:type="dxa"/>
          </w:tcPr>
          <w:p w14:paraId="1760D650" w14:textId="77777777" w:rsidR="00620CF6" w:rsidRDefault="00000000">
            <w:pPr>
              <w:pStyle w:val="TableParagraph"/>
              <w:spacing w:before="114"/>
              <w:rPr>
                <w:sz w:val="16"/>
              </w:rPr>
            </w:pPr>
            <w:r>
              <w:rPr>
                <w:w w:val="110"/>
                <w:sz w:val="16"/>
              </w:rPr>
              <w:t>Frick</w:t>
            </w:r>
            <w:r>
              <w:rPr>
                <w:spacing w:val="4"/>
                <w:w w:val="110"/>
                <w:sz w:val="16"/>
              </w:rPr>
              <w:t xml:space="preserve"> </w:t>
            </w:r>
            <w:r>
              <w:rPr>
                <w:w w:val="110"/>
                <w:sz w:val="16"/>
              </w:rPr>
              <w:t>et</w:t>
            </w:r>
            <w:r>
              <w:rPr>
                <w:spacing w:val="4"/>
                <w:w w:val="110"/>
                <w:sz w:val="16"/>
              </w:rPr>
              <w:t xml:space="preserve"> </w:t>
            </w:r>
            <w:r>
              <w:rPr>
                <w:w w:val="110"/>
                <w:sz w:val="16"/>
              </w:rPr>
              <w:t>al.</w:t>
            </w:r>
            <w:r>
              <w:rPr>
                <w:spacing w:val="21"/>
                <w:w w:val="110"/>
                <w:sz w:val="16"/>
              </w:rPr>
              <w:t xml:space="preserve"> </w:t>
            </w:r>
            <w:r>
              <w:rPr>
                <w:w w:val="110"/>
                <w:sz w:val="16"/>
              </w:rPr>
              <w:t>(2010)</w:t>
            </w:r>
            <w:r>
              <w:rPr>
                <w:spacing w:val="4"/>
                <w:w w:val="110"/>
                <w:sz w:val="16"/>
              </w:rPr>
              <w:t xml:space="preserve"> </w:t>
            </w:r>
            <w:r>
              <w:rPr>
                <w:spacing w:val="-4"/>
                <w:w w:val="110"/>
                <w:sz w:val="16"/>
              </w:rPr>
              <w:t>[</w:t>
            </w:r>
            <w:hyperlink w:anchor="_bookmark180" w:history="1">
              <w:r>
                <w:rPr>
                  <w:color w:val="0000FF"/>
                  <w:spacing w:val="-4"/>
                  <w:w w:val="110"/>
                  <w:sz w:val="16"/>
                </w:rPr>
                <w:t>61</w:t>
              </w:r>
            </w:hyperlink>
            <w:r>
              <w:rPr>
                <w:spacing w:val="-4"/>
                <w:w w:val="110"/>
                <w:sz w:val="16"/>
              </w:rPr>
              <w:t>]</w:t>
            </w:r>
          </w:p>
        </w:tc>
        <w:tc>
          <w:tcPr>
            <w:tcW w:w="2882" w:type="dxa"/>
          </w:tcPr>
          <w:p w14:paraId="790A6C06" w14:textId="77777777" w:rsidR="00620CF6" w:rsidRDefault="00000000">
            <w:pPr>
              <w:pStyle w:val="TableParagraph"/>
              <w:spacing w:before="114"/>
              <w:ind w:left="226"/>
              <w:rPr>
                <w:sz w:val="16"/>
              </w:rPr>
            </w:pPr>
            <w:r>
              <w:rPr>
                <w:sz w:val="16"/>
              </w:rPr>
              <w:t>Academic</w:t>
            </w:r>
            <w:r>
              <w:rPr>
                <w:spacing w:val="18"/>
                <w:sz w:val="16"/>
              </w:rPr>
              <w:t xml:space="preserve"> </w:t>
            </w:r>
            <w:r>
              <w:rPr>
                <w:spacing w:val="-2"/>
                <w:sz w:val="16"/>
              </w:rPr>
              <w:t>research</w:t>
            </w:r>
          </w:p>
        </w:tc>
        <w:tc>
          <w:tcPr>
            <w:tcW w:w="4791" w:type="dxa"/>
          </w:tcPr>
          <w:p w14:paraId="1FDF2A24" w14:textId="77777777" w:rsidR="00620CF6" w:rsidRDefault="00000000">
            <w:pPr>
              <w:pStyle w:val="TableParagraph"/>
              <w:spacing w:before="114"/>
              <w:ind w:left="135"/>
              <w:rPr>
                <w:sz w:val="16"/>
              </w:rPr>
            </w:pPr>
            <w:r>
              <w:rPr>
                <w:w w:val="105"/>
                <w:sz w:val="16"/>
              </w:rPr>
              <w:t>-</w:t>
            </w:r>
          </w:p>
        </w:tc>
      </w:tr>
      <w:tr w:rsidR="00620CF6" w14:paraId="4C1411C0" w14:textId="77777777">
        <w:trPr>
          <w:trHeight w:val="332"/>
        </w:trPr>
        <w:tc>
          <w:tcPr>
            <w:tcW w:w="5234" w:type="dxa"/>
          </w:tcPr>
          <w:p w14:paraId="3F03054F" w14:textId="77777777" w:rsidR="00620CF6" w:rsidRDefault="00000000">
            <w:pPr>
              <w:pStyle w:val="TableParagraph"/>
              <w:spacing w:before="64"/>
              <w:rPr>
                <w:sz w:val="16"/>
              </w:rPr>
            </w:pPr>
            <w:proofErr w:type="spellStart"/>
            <w:r>
              <w:rPr>
                <w:w w:val="105"/>
                <w:sz w:val="16"/>
              </w:rPr>
              <w:t>Garbinti</w:t>
            </w:r>
            <w:proofErr w:type="spellEnd"/>
            <w:r>
              <w:rPr>
                <w:spacing w:val="21"/>
                <w:w w:val="105"/>
                <w:sz w:val="16"/>
              </w:rPr>
              <w:t xml:space="preserve"> </w:t>
            </w:r>
            <w:r>
              <w:rPr>
                <w:w w:val="105"/>
                <w:sz w:val="16"/>
              </w:rPr>
              <w:t>et</w:t>
            </w:r>
            <w:r>
              <w:rPr>
                <w:spacing w:val="22"/>
                <w:w w:val="105"/>
                <w:sz w:val="16"/>
              </w:rPr>
              <w:t xml:space="preserve"> </w:t>
            </w:r>
            <w:r>
              <w:rPr>
                <w:w w:val="105"/>
                <w:sz w:val="16"/>
              </w:rPr>
              <w:t>al.</w:t>
            </w:r>
            <w:r>
              <w:rPr>
                <w:spacing w:val="43"/>
                <w:w w:val="105"/>
                <w:sz w:val="16"/>
              </w:rPr>
              <w:t xml:space="preserve"> </w:t>
            </w:r>
            <w:r>
              <w:rPr>
                <w:w w:val="105"/>
                <w:sz w:val="16"/>
              </w:rPr>
              <w:t>(2021)</w:t>
            </w:r>
            <w:r>
              <w:rPr>
                <w:spacing w:val="22"/>
                <w:w w:val="105"/>
                <w:sz w:val="16"/>
              </w:rPr>
              <w:t xml:space="preserve"> </w:t>
            </w:r>
            <w:r>
              <w:rPr>
                <w:spacing w:val="-4"/>
                <w:w w:val="105"/>
                <w:sz w:val="16"/>
              </w:rPr>
              <w:t>[</w:t>
            </w:r>
            <w:hyperlink w:anchor="_bookmark181" w:history="1">
              <w:r>
                <w:rPr>
                  <w:color w:val="0000FF"/>
                  <w:spacing w:val="-4"/>
                  <w:w w:val="105"/>
                  <w:sz w:val="16"/>
                </w:rPr>
                <w:t>62</w:t>
              </w:r>
            </w:hyperlink>
            <w:r>
              <w:rPr>
                <w:spacing w:val="-4"/>
                <w:w w:val="105"/>
                <w:sz w:val="16"/>
              </w:rPr>
              <w:t>]</w:t>
            </w:r>
          </w:p>
        </w:tc>
        <w:tc>
          <w:tcPr>
            <w:tcW w:w="2882" w:type="dxa"/>
          </w:tcPr>
          <w:p w14:paraId="71EF8355" w14:textId="77777777" w:rsidR="00620CF6" w:rsidRDefault="00000000">
            <w:pPr>
              <w:pStyle w:val="TableParagraph"/>
              <w:spacing w:before="64"/>
              <w:ind w:left="226"/>
              <w:rPr>
                <w:sz w:val="16"/>
              </w:rPr>
            </w:pPr>
            <w:r>
              <w:rPr>
                <w:sz w:val="16"/>
              </w:rPr>
              <w:t>Academic</w:t>
            </w:r>
            <w:r>
              <w:rPr>
                <w:spacing w:val="18"/>
                <w:sz w:val="16"/>
              </w:rPr>
              <w:t xml:space="preserve"> </w:t>
            </w:r>
            <w:r>
              <w:rPr>
                <w:spacing w:val="-2"/>
                <w:sz w:val="16"/>
              </w:rPr>
              <w:t>research</w:t>
            </w:r>
          </w:p>
        </w:tc>
        <w:tc>
          <w:tcPr>
            <w:tcW w:w="4791" w:type="dxa"/>
          </w:tcPr>
          <w:p w14:paraId="0C8E59B4" w14:textId="77777777" w:rsidR="00620CF6" w:rsidRDefault="00000000">
            <w:pPr>
              <w:pStyle w:val="TableParagraph"/>
              <w:spacing w:before="64"/>
              <w:ind w:left="135"/>
              <w:rPr>
                <w:sz w:val="16"/>
              </w:rPr>
            </w:pPr>
            <w:r>
              <w:rPr>
                <w:w w:val="105"/>
                <w:sz w:val="16"/>
              </w:rPr>
              <w:t>-</w:t>
            </w:r>
          </w:p>
        </w:tc>
      </w:tr>
      <w:tr w:rsidR="00620CF6" w14:paraId="415C812B" w14:textId="77777777">
        <w:trPr>
          <w:trHeight w:val="332"/>
        </w:trPr>
        <w:tc>
          <w:tcPr>
            <w:tcW w:w="5234" w:type="dxa"/>
          </w:tcPr>
          <w:p w14:paraId="38F9D7E7" w14:textId="77777777" w:rsidR="00620CF6" w:rsidRDefault="00000000">
            <w:pPr>
              <w:pStyle w:val="TableParagraph"/>
              <w:spacing w:before="64"/>
              <w:rPr>
                <w:sz w:val="16"/>
              </w:rPr>
            </w:pPr>
            <w:r>
              <w:rPr>
                <w:sz w:val="16"/>
              </w:rPr>
              <w:t>Household</w:t>
            </w:r>
            <w:r>
              <w:rPr>
                <w:spacing w:val="22"/>
                <w:sz w:val="16"/>
              </w:rPr>
              <w:t xml:space="preserve"> </w:t>
            </w:r>
            <w:r>
              <w:rPr>
                <w:sz w:val="16"/>
              </w:rPr>
              <w:t>Finance</w:t>
            </w:r>
            <w:r>
              <w:rPr>
                <w:spacing w:val="22"/>
                <w:sz w:val="16"/>
              </w:rPr>
              <w:t xml:space="preserve"> </w:t>
            </w:r>
            <w:r>
              <w:rPr>
                <w:sz w:val="16"/>
              </w:rPr>
              <w:t>and</w:t>
            </w:r>
            <w:r>
              <w:rPr>
                <w:spacing w:val="22"/>
                <w:sz w:val="16"/>
              </w:rPr>
              <w:t xml:space="preserve"> </w:t>
            </w:r>
            <w:r>
              <w:rPr>
                <w:sz w:val="16"/>
              </w:rPr>
              <w:t>Consumption</w:t>
            </w:r>
            <w:r>
              <w:rPr>
                <w:spacing w:val="22"/>
                <w:sz w:val="16"/>
              </w:rPr>
              <w:t xml:space="preserve"> </w:t>
            </w:r>
            <w:r>
              <w:rPr>
                <w:sz w:val="16"/>
              </w:rPr>
              <w:t>Survey</w:t>
            </w:r>
            <w:r>
              <w:rPr>
                <w:spacing w:val="22"/>
                <w:sz w:val="16"/>
              </w:rPr>
              <w:t xml:space="preserve"> </w:t>
            </w:r>
            <w:r>
              <w:rPr>
                <w:sz w:val="16"/>
              </w:rPr>
              <w:t>(own</w:t>
            </w:r>
            <w:r>
              <w:rPr>
                <w:spacing w:val="22"/>
                <w:sz w:val="16"/>
              </w:rPr>
              <w:t xml:space="preserve"> </w:t>
            </w:r>
            <w:r>
              <w:rPr>
                <w:sz w:val="16"/>
              </w:rPr>
              <w:t>estimates)</w:t>
            </w:r>
            <w:r>
              <w:rPr>
                <w:spacing w:val="22"/>
                <w:sz w:val="16"/>
              </w:rPr>
              <w:t xml:space="preserve"> </w:t>
            </w:r>
            <w:r>
              <w:rPr>
                <w:spacing w:val="-4"/>
                <w:sz w:val="16"/>
              </w:rPr>
              <w:t>[</w:t>
            </w:r>
            <w:hyperlink w:anchor="_bookmark187" w:history="1">
              <w:r>
                <w:rPr>
                  <w:color w:val="0000FF"/>
                  <w:spacing w:val="-4"/>
                  <w:sz w:val="16"/>
                </w:rPr>
                <w:t>68</w:t>
              </w:r>
            </w:hyperlink>
            <w:r>
              <w:rPr>
                <w:spacing w:val="-4"/>
                <w:sz w:val="16"/>
              </w:rPr>
              <w:t>]</w:t>
            </w:r>
          </w:p>
        </w:tc>
        <w:tc>
          <w:tcPr>
            <w:tcW w:w="2882" w:type="dxa"/>
          </w:tcPr>
          <w:p w14:paraId="63DC9AFF" w14:textId="77777777" w:rsidR="00620CF6" w:rsidRDefault="00000000">
            <w:pPr>
              <w:pStyle w:val="TableParagraph"/>
              <w:spacing w:before="64"/>
              <w:ind w:left="226"/>
              <w:rPr>
                <w:sz w:val="16"/>
              </w:rPr>
            </w:pPr>
            <w:r>
              <w:rPr>
                <w:sz w:val="16"/>
              </w:rPr>
              <w:t>Cross-national</w:t>
            </w:r>
            <w:r>
              <w:rPr>
                <w:spacing w:val="21"/>
                <w:sz w:val="16"/>
              </w:rPr>
              <w:t xml:space="preserve"> </w:t>
            </w:r>
            <w:r>
              <w:rPr>
                <w:sz w:val="16"/>
              </w:rPr>
              <w:t>oﬀicial</w:t>
            </w:r>
            <w:r>
              <w:rPr>
                <w:spacing w:val="21"/>
                <w:sz w:val="16"/>
              </w:rPr>
              <w:t xml:space="preserve"> </w:t>
            </w:r>
            <w:r>
              <w:rPr>
                <w:sz w:val="16"/>
              </w:rPr>
              <w:t>survey</w:t>
            </w:r>
            <w:r>
              <w:rPr>
                <w:spacing w:val="22"/>
                <w:sz w:val="16"/>
              </w:rPr>
              <w:t xml:space="preserve"> </w:t>
            </w:r>
            <w:r>
              <w:rPr>
                <w:spacing w:val="-4"/>
                <w:sz w:val="16"/>
              </w:rPr>
              <w:t>data</w:t>
            </w:r>
          </w:p>
        </w:tc>
        <w:tc>
          <w:tcPr>
            <w:tcW w:w="4791" w:type="dxa"/>
          </w:tcPr>
          <w:p w14:paraId="21331FED" w14:textId="77777777" w:rsidR="00620CF6" w:rsidRDefault="00000000">
            <w:pPr>
              <w:pStyle w:val="TableParagraph"/>
              <w:spacing w:before="64"/>
              <w:ind w:left="135"/>
              <w:rPr>
                <w:sz w:val="16"/>
              </w:rPr>
            </w:pPr>
            <w:r>
              <w:rPr>
                <w:w w:val="105"/>
                <w:sz w:val="16"/>
              </w:rPr>
              <w:t>Waves</w:t>
            </w:r>
            <w:r>
              <w:rPr>
                <w:spacing w:val="8"/>
                <w:w w:val="105"/>
                <w:sz w:val="16"/>
              </w:rPr>
              <w:t xml:space="preserve"> </w:t>
            </w:r>
            <w:r>
              <w:rPr>
                <w:w w:val="105"/>
                <w:sz w:val="16"/>
              </w:rPr>
              <w:t>I</w:t>
            </w:r>
            <w:r>
              <w:rPr>
                <w:spacing w:val="9"/>
                <w:w w:val="105"/>
                <w:sz w:val="16"/>
              </w:rPr>
              <w:t xml:space="preserve"> </w:t>
            </w:r>
            <w:r>
              <w:rPr>
                <w:w w:val="105"/>
                <w:sz w:val="16"/>
              </w:rPr>
              <w:t>-</w:t>
            </w:r>
            <w:r>
              <w:rPr>
                <w:spacing w:val="9"/>
                <w:w w:val="105"/>
                <w:sz w:val="16"/>
              </w:rPr>
              <w:t xml:space="preserve"> </w:t>
            </w:r>
            <w:r>
              <w:rPr>
                <w:w w:val="105"/>
                <w:sz w:val="16"/>
              </w:rPr>
              <w:t>III,</w:t>
            </w:r>
            <w:r>
              <w:rPr>
                <w:spacing w:val="8"/>
                <w:w w:val="105"/>
                <w:sz w:val="16"/>
              </w:rPr>
              <w:t xml:space="preserve"> </w:t>
            </w:r>
            <w:r>
              <w:rPr>
                <w:w w:val="105"/>
                <w:sz w:val="16"/>
              </w:rPr>
              <w:t>as</w:t>
            </w:r>
            <w:r>
              <w:rPr>
                <w:spacing w:val="9"/>
                <w:w w:val="105"/>
                <w:sz w:val="16"/>
              </w:rPr>
              <w:t xml:space="preserve"> </w:t>
            </w:r>
            <w:r>
              <w:rPr>
                <w:w w:val="105"/>
                <w:sz w:val="16"/>
              </w:rPr>
              <w:t>of</w:t>
            </w:r>
            <w:r>
              <w:rPr>
                <w:spacing w:val="9"/>
                <w:w w:val="105"/>
                <w:sz w:val="16"/>
              </w:rPr>
              <w:t xml:space="preserve"> </w:t>
            </w:r>
            <w:r>
              <w:rPr>
                <w:w w:val="105"/>
                <w:sz w:val="16"/>
              </w:rPr>
              <w:t>December</w:t>
            </w:r>
            <w:r>
              <w:rPr>
                <w:spacing w:val="8"/>
                <w:w w:val="105"/>
                <w:sz w:val="16"/>
              </w:rPr>
              <w:t xml:space="preserve"> </w:t>
            </w:r>
            <w:r>
              <w:rPr>
                <w:w w:val="105"/>
                <w:sz w:val="16"/>
              </w:rPr>
              <w:t>14,</w:t>
            </w:r>
            <w:r>
              <w:rPr>
                <w:spacing w:val="9"/>
                <w:w w:val="105"/>
                <w:sz w:val="16"/>
              </w:rPr>
              <w:t xml:space="preserve"> </w:t>
            </w:r>
            <w:r>
              <w:rPr>
                <w:spacing w:val="-4"/>
                <w:w w:val="105"/>
                <w:sz w:val="16"/>
              </w:rPr>
              <w:t>2022</w:t>
            </w:r>
          </w:p>
        </w:tc>
      </w:tr>
      <w:tr w:rsidR="00620CF6" w14:paraId="5D4F8E2E" w14:textId="77777777">
        <w:trPr>
          <w:trHeight w:val="279"/>
        </w:trPr>
        <w:tc>
          <w:tcPr>
            <w:tcW w:w="5234" w:type="dxa"/>
          </w:tcPr>
          <w:p w14:paraId="14D41FB2" w14:textId="77777777" w:rsidR="00620CF6" w:rsidRDefault="00000000">
            <w:pPr>
              <w:pStyle w:val="TableParagraph"/>
              <w:spacing w:before="64" w:line="195" w:lineRule="exact"/>
              <w:rPr>
                <w:sz w:val="16"/>
              </w:rPr>
            </w:pPr>
            <w:r>
              <w:rPr>
                <w:w w:val="105"/>
                <w:sz w:val="16"/>
              </w:rPr>
              <w:t>Iacono</w:t>
            </w:r>
            <w:r>
              <w:rPr>
                <w:spacing w:val="12"/>
                <w:w w:val="105"/>
                <w:sz w:val="16"/>
              </w:rPr>
              <w:t xml:space="preserve"> </w:t>
            </w:r>
            <w:r>
              <w:rPr>
                <w:w w:val="105"/>
                <w:sz w:val="16"/>
              </w:rPr>
              <w:t>&amp;</w:t>
            </w:r>
            <w:r>
              <w:rPr>
                <w:spacing w:val="15"/>
                <w:w w:val="105"/>
                <w:sz w:val="16"/>
              </w:rPr>
              <w:t xml:space="preserve"> </w:t>
            </w:r>
            <w:r>
              <w:rPr>
                <w:w w:val="105"/>
                <w:sz w:val="16"/>
              </w:rPr>
              <w:t>Palagi</w:t>
            </w:r>
            <w:r>
              <w:rPr>
                <w:spacing w:val="14"/>
                <w:w w:val="105"/>
                <w:sz w:val="16"/>
              </w:rPr>
              <w:t xml:space="preserve"> </w:t>
            </w:r>
            <w:r>
              <w:rPr>
                <w:w w:val="105"/>
                <w:sz w:val="16"/>
              </w:rPr>
              <w:t>(2021)</w:t>
            </w:r>
            <w:r>
              <w:rPr>
                <w:spacing w:val="15"/>
                <w:w w:val="105"/>
                <w:sz w:val="16"/>
              </w:rPr>
              <w:t xml:space="preserve"> </w:t>
            </w:r>
            <w:r>
              <w:rPr>
                <w:spacing w:val="-4"/>
                <w:w w:val="105"/>
                <w:sz w:val="16"/>
              </w:rPr>
              <w:t>[</w:t>
            </w:r>
            <w:hyperlink w:anchor="_bookmark189" w:history="1">
              <w:r>
                <w:rPr>
                  <w:color w:val="0000FF"/>
                  <w:spacing w:val="-4"/>
                  <w:w w:val="105"/>
                  <w:sz w:val="16"/>
                </w:rPr>
                <w:t>70</w:t>
              </w:r>
            </w:hyperlink>
            <w:r>
              <w:rPr>
                <w:spacing w:val="-4"/>
                <w:w w:val="105"/>
                <w:sz w:val="16"/>
              </w:rPr>
              <w:t>]</w:t>
            </w:r>
          </w:p>
        </w:tc>
        <w:tc>
          <w:tcPr>
            <w:tcW w:w="2882" w:type="dxa"/>
          </w:tcPr>
          <w:p w14:paraId="28D0B7AC" w14:textId="77777777" w:rsidR="00620CF6" w:rsidRDefault="00000000">
            <w:pPr>
              <w:pStyle w:val="TableParagraph"/>
              <w:spacing w:before="64" w:line="195" w:lineRule="exact"/>
              <w:ind w:left="226"/>
              <w:rPr>
                <w:sz w:val="16"/>
              </w:rPr>
            </w:pPr>
            <w:r>
              <w:rPr>
                <w:sz w:val="16"/>
              </w:rPr>
              <w:t>Academic</w:t>
            </w:r>
            <w:r>
              <w:rPr>
                <w:spacing w:val="18"/>
                <w:sz w:val="16"/>
              </w:rPr>
              <w:t xml:space="preserve"> </w:t>
            </w:r>
            <w:r>
              <w:rPr>
                <w:spacing w:val="-2"/>
                <w:sz w:val="16"/>
              </w:rPr>
              <w:t>research</w:t>
            </w:r>
          </w:p>
        </w:tc>
        <w:tc>
          <w:tcPr>
            <w:tcW w:w="4791" w:type="dxa"/>
          </w:tcPr>
          <w:p w14:paraId="6A230A50" w14:textId="77777777" w:rsidR="00620CF6" w:rsidRDefault="00000000">
            <w:pPr>
              <w:pStyle w:val="TableParagraph"/>
              <w:spacing w:before="64" w:line="195" w:lineRule="exact"/>
              <w:ind w:left="135"/>
              <w:rPr>
                <w:sz w:val="16"/>
              </w:rPr>
            </w:pPr>
            <w:r>
              <w:rPr>
                <w:w w:val="105"/>
                <w:sz w:val="16"/>
              </w:rPr>
              <w:t>-</w:t>
            </w:r>
          </w:p>
        </w:tc>
      </w:tr>
    </w:tbl>
    <w:p w14:paraId="500E62DC" w14:textId="77777777" w:rsidR="00620CF6" w:rsidRDefault="00620CF6">
      <w:pPr>
        <w:spacing w:line="195" w:lineRule="exact"/>
        <w:rPr>
          <w:sz w:val="16"/>
        </w:rPr>
        <w:sectPr w:rsidR="00620CF6" w:rsidSect="00D60468">
          <w:pgSz w:w="15840" w:h="12240" w:orient="landscape"/>
          <w:pgMar w:top="1380" w:right="1360" w:bottom="280" w:left="1360" w:header="720" w:footer="720" w:gutter="0"/>
          <w:cols w:space="720"/>
        </w:sectPr>
      </w:pPr>
    </w:p>
    <w:p w14:paraId="52F37E31" w14:textId="77777777" w:rsidR="00620CF6" w:rsidRDefault="00620CF6">
      <w:pPr>
        <w:pStyle w:val="BodyText"/>
        <w:spacing w:before="9"/>
        <w:rPr>
          <w:sz w:val="6"/>
        </w:rPr>
      </w:pPr>
    </w:p>
    <w:tbl>
      <w:tblPr>
        <w:tblW w:w="0" w:type="auto"/>
        <w:tblInd w:w="183" w:type="dxa"/>
        <w:tblLayout w:type="fixed"/>
        <w:tblCellMar>
          <w:left w:w="0" w:type="dxa"/>
          <w:right w:w="0" w:type="dxa"/>
        </w:tblCellMar>
        <w:tblLook w:val="01E0" w:firstRow="1" w:lastRow="1" w:firstColumn="1" w:lastColumn="1" w:noHBand="0" w:noVBand="0"/>
      </w:tblPr>
      <w:tblGrid>
        <w:gridCol w:w="4869"/>
        <w:gridCol w:w="3145"/>
        <w:gridCol w:w="2929"/>
      </w:tblGrid>
      <w:tr w:rsidR="00620CF6" w14:paraId="49D9B2AB" w14:textId="77777777">
        <w:trPr>
          <w:trHeight w:val="328"/>
        </w:trPr>
        <w:tc>
          <w:tcPr>
            <w:tcW w:w="4869" w:type="dxa"/>
          </w:tcPr>
          <w:p w14:paraId="623D09B2" w14:textId="77777777" w:rsidR="00620CF6" w:rsidRDefault="00000000">
            <w:pPr>
              <w:pStyle w:val="TableParagraph"/>
              <w:spacing w:before="11"/>
              <w:ind w:left="50"/>
              <w:rPr>
                <w:sz w:val="16"/>
              </w:rPr>
            </w:pPr>
            <w:r>
              <w:rPr>
                <w:w w:val="105"/>
                <w:sz w:val="16"/>
              </w:rPr>
              <w:t>Jakobsen</w:t>
            </w:r>
            <w:r>
              <w:rPr>
                <w:spacing w:val="21"/>
                <w:w w:val="105"/>
                <w:sz w:val="16"/>
              </w:rPr>
              <w:t xml:space="preserve"> </w:t>
            </w:r>
            <w:r>
              <w:rPr>
                <w:w w:val="105"/>
                <w:sz w:val="16"/>
              </w:rPr>
              <w:t>et</w:t>
            </w:r>
            <w:r>
              <w:rPr>
                <w:spacing w:val="21"/>
                <w:w w:val="105"/>
                <w:sz w:val="16"/>
              </w:rPr>
              <w:t xml:space="preserve"> </w:t>
            </w:r>
            <w:r>
              <w:rPr>
                <w:w w:val="105"/>
                <w:sz w:val="16"/>
              </w:rPr>
              <w:t>al.</w:t>
            </w:r>
            <w:r>
              <w:rPr>
                <w:spacing w:val="42"/>
                <w:w w:val="105"/>
                <w:sz w:val="16"/>
              </w:rPr>
              <w:t xml:space="preserve"> </w:t>
            </w:r>
            <w:r>
              <w:rPr>
                <w:w w:val="105"/>
                <w:sz w:val="16"/>
              </w:rPr>
              <w:t>(2020)</w:t>
            </w:r>
            <w:r>
              <w:rPr>
                <w:spacing w:val="21"/>
                <w:w w:val="105"/>
                <w:sz w:val="16"/>
              </w:rPr>
              <w:t xml:space="preserve"> </w:t>
            </w:r>
            <w:r>
              <w:rPr>
                <w:spacing w:val="-4"/>
                <w:w w:val="105"/>
                <w:sz w:val="16"/>
              </w:rPr>
              <w:t>[</w:t>
            </w:r>
            <w:hyperlink w:anchor="_bookmark201" w:history="1">
              <w:r>
                <w:rPr>
                  <w:color w:val="0000FF"/>
                  <w:spacing w:val="-4"/>
                  <w:w w:val="105"/>
                  <w:sz w:val="16"/>
                </w:rPr>
                <w:t>82</w:t>
              </w:r>
            </w:hyperlink>
            <w:r>
              <w:rPr>
                <w:spacing w:val="-4"/>
                <w:w w:val="105"/>
                <w:sz w:val="16"/>
              </w:rPr>
              <w:t>]</w:t>
            </w:r>
          </w:p>
        </w:tc>
        <w:tc>
          <w:tcPr>
            <w:tcW w:w="3145" w:type="dxa"/>
          </w:tcPr>
          <w:p w14:paraId="5AA9E115" w14:textId="77777777" w:rsidR="00620CF6" w:rsidRDefault="00000000">
            <w:pPr>
              <w:pStyle w:val="TableParagraph"/>
              <w:spacing w:before="11"/>
              <w:ind w:left="522"/>
              <w:rPr>
                <w:sz w:val="16"/>
              </w:rPr>
            </w:pPr>
            <w:r>
              <w:rPr>
                <w:sz w:val="16"/>
              </w:rPr>
              <w:t>Academic</w:t>
            </w:r>
            <w:r>
              <w:rPr>
                <w:spacing w:val="18"/>
                <w:sz w:val="16"/>
              </w:rPr>
              <w:t xml:space="preserve"> </w:t>
            </w:r>
            <w:r>
              <w:rPr>
                <w:spacing w:val="-2"/>
                <w:sz w:val="16"/>
              </w:rPr>
              <w:t>research</w:t>
            </w:r>
          </w:p>
        </w:tc>
        <w:tc>
          <w:tcPr>
            <w:tcW w:w="2929" w:type="dxa"/>
          </w:tcPr>
          <w:p w14:paraId="422CC04A" w14:textId="77777777" w:rsidR="00620CF6" w:rsidRDefault="00000000">
            <w:pPr>
              <w:pStyle w:val="TableParagraph"/>
              <w:spacing w:before="11"/>
              <w:ind w:left="167"/>
              <w:rPr>
                <w:sz w:val="16"/>
              </w:rPr>
            </w:pPr>
            <w:r>
              <w:rPr>
                <w:w w:val="105"/>
                <w:sz w:val="16"/>
              </w:rPr>
              <w:t>-</w:t>
            </w:r>
          </w:p>
        </w:tc>
      </w:tr>
      <w:tr w:rsidR="00620CF6" w14:paraId="791DE453" w14:textId="77777777">
        <w:trPr>
          <w:trHeight w:val="381"/>
        </w:trPr>
        <w:tc>
          <w:tcPr>
            <w:tcW w:w="4869" w:type="dxa"/>
          </w:tcPr>
          <w:p w14:paraId="3FA83784" w14:textId="77777777" w:rsidR="00620CF6" w:rsidRDefault="00000000">
            <w:pPr>
              <w:pStyle w:val="TableParagraph"/>
              <w:spacing w:before="114"/>
              <w:ind w:left="50"/>
              <w:rPr>
                <w:sz w:val="16"/>
              </w:rPr>
            </w:pPr>
            <w:r>
              <w:rPr>
                <w:w w:val="105"/>
                <w:sz w:val="16"/>
              </w:rPr>
              <w:t>Katic</w:t>
            </w:r>
            <w:r>
              <w:rPr>
                <w:spacing w:val="18"/>
                <w:w w:val="105"/>
                <w:sz w:val="16"/>
              </w:rPr>
              <w:t xml:space="preserve"> </w:t>
            </w:r>
            <w:r>
              <w:rPr>
                <w:w w:val="105"/>
                <w:sz w:val="16"/>
              </w:rPr>
              <w:t>&amp;</w:t>
            </w:r>
            <w:r>
              <w:rPr>
                <w:spacing w:val="19"/>
                <w:w w:val="105"/>
                <w:sz w:val="16"/>
              </w:rPr>
              <w:t xml:space="preserve"> </w:t>
            </w:r>
            <w:r>
              <w:rPr>
                <w:w w:val="105"/>
                <w:sz w:val="16"/>
              </w:rPr>
              <w:t>Leigh</w:t>
            </w:r>
            <w:r>
              <w:rPr>
                <w:spacing w:val="19"/>
                <w:w w:val="105"/>
                <w:sz w:val="16"/>
              </w:rPr>
              <w:t xml:space="preserve"> </w:t>
            </w:r>
            <w:r>
              <w:rPr>
                <w:w w:val="105"/>
                <w:sz w:val="16"/>
              </w:rPr>
              <w:t>(2016)</w:t>
            </w:r>
            <w:r>
              <w:rPr>
                <w:spacing w:val="19"/>
                <w:w w:val="105"/>
                <w:sz w:val="16"/>
              </w:rPr>
              <w:t xml:space="preserve"> </w:t>
            </w:r>
            <w:r>
              <w:rPr>
                <w:spacing w:val="-4"/>
                <w:w w:val="105"/>
                <w:sz w:val="16"/>
              </w:rPr>
              <w:t>[</w:t>
            </w:r>
            <w:hyperlink w:anchor="_bookmark203" w:history="1">
              <w:r>
                <w:rPr>
                  <w:color w:val="0000FF"/>
                  <w:spacing w:val="-4"/>
                  <w:w w:val="105"/>
                  <w:sz w:val="16"/>
                </w:rPr>
                <w:t>84</w:t>
              </w:r>
            </w:hyperlink>
            <w:r>
              <w:rPr>
                <w:spacing w:val="-4"/>
                <w:w w:val="105"/>
                <w:sz w:val="16"/>
              </w:rPr>
              <w:t>]</w:t>
            </w:r>
          </w:p>
        </w:tc>
        <w:tc>
          <w:tcPr>
            <w:tcW w:w="3145" w:type="dxa"/>
          </w:tcPr>
          <w:p w14:paraId="3366A449" w14:textId="77777777" w:rsidR="00620CF6" w:rsidRDefault="00000000">
            <w:pPr>
              <w:pStyle w:val="TableParagraph"/>
              <w:spacing w:before="114"/>
              <w:ind w:left="522"/>
              <w:rPr>
                <w:sz w:val="16"/>
              </w:rPr>
            </w:pPr>
            <w:r>
              <w:rPr>
                <w:sz w:val="16"/>
              </w:rPr>
              <w:t>Academic</w:t>
            </w:r>
            <w:r>
              <w:rPr>
                <w:spacing w:val="18"/>
                <w:sz w:val="16"/>
              </w:rPr>
              <w:t xml:space="preserve"> </w:t>
            </w:r>
            <w:r>
              <w:rPr>
                <w:spacing w:val="-2"/>
                <w:sz w:val="16"/>
              </w:rPr>
              <w:t>research</w:t>
            </w:r>
          </w:p>
        </w:tc>
        <w:tc>
          <w:tcPr>
            <w:tcW w:w="2929" w:type="dxa"/>
          </w:tcPr>
          <w:p w14:paraId="03B95C7D" w14:textId="77777777" w:rsidR="00620CF6" w:rsidRDefault="00000000">
            <w:pPr>
              <w:pStyle w:val="TableParagraph"/>
              <w:spacing w:before="114"/>
              <w:ind w:left="167"/>
              <w:rPr>
                <w:sz w:val="16"/>
              </w:rPr>
            </w:pPr>
            <w:r>
              <w:rPr>
                <w:w w:val="105"/>
                <w:sz w:val="16"/>
              </w:rPr>
              <w:t>-</w:t>
            </w:r>
          </w:p>
        </w:tc>
      </w:tr>
      <w:tr w:rsidR="00620CF6" w14:paraId="5DCF57AA" w14:textId="77777777">
        <w:trPr>
          <w:trHeight w:val="332"/>
        </w:trPr>
        <w:tc>
          <w:tcPr>
            <w:tcW w:w="4869" w:type="dxa"/>
          </w:tcPr>
          <w:p w14:paraId="0ACD37D8" w14:textId="77777777" w:rsidR="00620CF6" w:rsidRDefault="00000000">
            <w:pPr>
              <w:pStyle w:val="TableParagraph"/>
              <w:spacing w:before="64"/>
              <w:ind w:left="50"/>
              <w:rPr>
                <w:sz w:val="16"/>
              </w:rPr>
            </w:pPr>
            <w:r>
              <w:rPr>
                <w:w w:val="105"/>
                <w:sz w:val="16"/>
              </w:rPr>
              <w:t>Kim</w:t>
            </w:r>
            <w:r>
              <w:rPr>
                <w:spacing w:val="24"/>
                <w:w w:val="105"/>
                <w:sz w:val="16"/>
              </w:rPr>
              <w:t xml:space="preserve"> </w:t>
            </w:r>
            <w:r>
              <w:rPr>
                <w:w w:val="105"/>
                <w:sz w:val="16"/>
              </w:rPr>
              <w:t>(2018)</w:t>
            </w:r>
            <w:r>
              <w:rPr>
                <w:spacing w:val="25"/>
                <w:w w:val="105"/>
                <w:sz w:val="16"/>
              </w:rPr>
              <w:t xml:space="preserve"> </w:t>
            </w:r>
            <w:r>
              <w:rPr>
                <w:spacing w:val="-4"/>
                <w:w w:val="105"/>
                <w:sz w:val="16"/>
              </w:rPr>
              <w:t>[</w:t>
            </w:r>
            <w:hyperlink w:anchor="_bookmark205" w:history="1">
              <w:r>
                <w:rPr>
                  <w:color w:val="0000FF"/>
                  <w:spacing w:val="-4"/>
                  <w:w w:val="105"/>
                  <w:sz w:val="16"/>
                </w:rPr>
                <w:t>86</w:t>
              </w:r>
            </w:hyperlink>
            <w:r>
              <w:rPr>
                <w:spacing w:val="-4"/>
                <w:w w:val="105"/>
                <w:sz w:val="16"/>
              </w:rPr>
              <w:t>]</w:t>
            </w:r>
          </w:p>
        </w:tc>
        <w:tc>
          <w:tcPr>
            <w:tcW w:w="3145" w:type="dxa"/>
          </w:tcPr>
          <w:p w14:paraId="7DE41E53" w14:textId="77777777" w:rsidR="00620CF6" w:rsidRDefault="00000000">
            <w:pPr>
              <w:pStyle w:val="TableParagraph"/>
              <w:spacing w:before="64"/>
              <w:ind w:left="522"/>
              <w:rPr>
                <w:sz w:val="16"/>
              </w:rPr>
            </w:pPr>
            <w:r>
              <w:rPr>
                <w:sz w:val="16"/>
              </w:rPr>
              <w:t>Academic</w:t>
            </w:r>
            <w:r>
              <w:rPr>
                <w:spacing w:val="18"/>
                <w:sz w:val="16"/>
              </w:rPr>
              <w:t xml:space="preserve"> </w:t>
            </w:r>
            <w:r>
              <w:rPr>
                <w:spacing w:val="-2"/>
                <w:sz w:val="16"/>
              </w:rPr>
              <w:t>research</w:t>
            </w:r>
          </w:p>
        </w:tc>
        <w:tc>
          <w:tcPr>
            <w:tcW w:w="2929" w:type="dxa"/>
          </w:tcPr>
          <w:p w14:paraId="336C5395" w14:textId="77777777" w:rsidR="00620CF6" w:rsidRDefault="00000000">
            <w:pPr>
              <w:pStyle w:val="TableParagraph"/>
              <w:spacing w:before="64"/>
              <w:ind w:left="167"/>
              <w:rPr>
                <w:sz w:val="16"/>
              </w:rPr>
            </w:pPr>
            <w:r>
              <w:rPr>
                <w:w w:val="105"/>
                <w:sz w:val="16"/>
              </w:rPr>
              <w:t>-</w:t>
            </w:r>
          </w:p>
        </w:tc>
      </w:tr>
      <w:tr w:rsidR="00620CF6" w14:paraId="6B699E52" w14:textId="77777777">
        <w:trPr>
          <w:trHeight w:val="332"/>
        </w:trPr>
        <w:tc>
          <w:tcPr>
            <w:tcW w:w="4869" w:type="dxa"/>
          </w:tcPr>
          <w:p w14:paraId="7662FB1B" w14:textId="77777777" w:rsidR="00620CF6" w:rsidRDefault="00000000">
            <w:pPr>
              <w:pStyle w:val="TableParagraph"/>
              <w:spacing w:before="64"/>
              <w:ind w:left="50"/>
              <w:rPr>
                <w:sz w:val="16"/>
              </w:rPr>
            </w:pPr>
            <w:r>
              <w:rPr>
                <w:w w:val="105"/>
                <w:sz w:val="16"/>
              </w:rPr>
              <w:t>Kitao</w:t>
            </w:r>
            <w:r>
              <w:rPr>
                <w:spacing w:val="18"/>
                <w:w w:val="105"/>
                <w:sz w:val="16"/>
              </w:rPr>
              <w:t xml:space="preserve"> </w:t>
            </w:r>
            <w:r>
              <w:rPr>
                <w:w w:val="105"/>
                <w:sz w:val="16"/>
              </w:rPr>
              <w:t>&amp;</w:t>
            </w:r>
            <w:r>
              <w:rPr>
                <w:spacing w:val="18"/>
                <w:w w:val="105"/>
                <w:sz w:val="16"/>
              </w:rPr>
              <w:t xml:space="preserve"> </w:t>
            </w:r>
            <w:r>
              <w:rPr>
                <w:w w:val="105"/>
                <w:sz w:val="16"/>
              </w:rPr>
              <w:t>Yamada</w:t>
            </w:r>
            <w:r>
              <w:rPr>
                <w:spacing w:val="18"/>
                <w:w w:val="105"/>
                <w:sz w:val="16"/>
              </w:rPr>
              <w:t xml:space="preserve"> </w:t>
            </w:r>
            <w:r>
              <w:rPr>
                <w:w w:val="105"/>
                <w:sz w:val="16"/>
              </w:rPr>
              <w:t>(2019)</w:t>
            </w:r>
            <w:r>
              <w:rPr>
                <w:spacing w:val="19"/>
                <w:w w:val="105"/>
                <w:sz w:val="16"/>
              </w:rPr>
              <w:t xml:space="preserve"> </w:t>
            </w:r>
            <w:r>
              <w:rPr>
                <w:spacing w:val="-4"/>
                <w:w w:val="105"/>
                <w:sz w:val="16"/>
              </w:rPr>
              <w:t>[</w:t>
            </w:r>
            <w:hyperlink w:anchor="_bookmark206" w:history="1">
              <w:r>
                <w:rPr>
                  <w:color w:val="0000FF"/>
                  <w:spacing w:val="-4"/>
                  <w:w w:val="105"/>
                  <w:sz w:val="16"/>
                </w:rPr>
                <w:t>87</w:t>
              </w:r>
            </w:hyperlink>
            <w:r>
              <w:rPr>
                <w:spacing w:val="-4"/>
                <w:w w:val="105"/>
                <w:sz w:val="16"/>
              </w:rPr>
              <w:t>]</w:t>
            </w:r>
          </w:p>
        </w:tc>
        <w:tc>
          <w:tcPr>
            <w:tcW w:w="3145" w:type="dxa"/>
          </w:tcPr>
          <w:p w14:paraId="4E483FA8" w14:textId="77777777" w:rsidR="00620CF6" w:rsidRDefault="00000000">
            <w:pPr>
              <w:pStyle w:val="TableParagraph"/>
              <w:spacing w:before="64"/>
              <w:ind w:left="522"/>
              <w:rPr>
                <w:sz w:val="16"/>
              </w:rPr>
            </w:pPr>
            <w:r>
              <w:rPr>
                <w:sz w:val="16"/>
              </w:rPr>
              <w:t>Academic</w:t>
            </w:r>
            <w:r>
              <w:rPr>
                <w:spacing w:val="18"/>
                <w:sz w:val="16"/>
              </w:rPr>
              <w:t xml:space="preserve"> </w:t>
            </w:r>
            <w:r>
              <w:rPr>
                <w:spacing w:val="-2"/>
                <w:sz w:val="16"/>
              </w:rPr>
              <w:t>research</w:t>
            </w:r>
          </w:p>
        </w:tc>
        <w:tc>
          <w:tcPr>
            <w:tcW w:w="2929" w:type="dxa"/>
          </w:tcPr>
          <w:p w14:paraId="44BEEBD2" w14:textId="77777777" w:rsidR="00620CF6" w:rsidRDefault="00000000">
            <w:pPr>
              <w:pStyle w:val="TableParagraph"/>
              <w:spacing w:before="64"/>
              <w:ind w:left="167"/>
              <w:rPr>
                <w:sz w:val="16"/>
              </w:rPr>
            </w:pPr>
            <w:r>
              <w:rPr>
                <w:w w:val="105"/>
                <w:sz w:val="16"/>
              </w:rPr>
              <w:t>-</w:t>
            </w:r>
          </w:p>
        </w:tc>
      </w:tr>
      <w:tr w:rsidR="00620CF6" w14:paraId="131571EA" w14:textId="77777777">
        <w:trPr>
          <w:trHeight w:val="332"/>
        </w:trPr>
        <w:tc>
          <w:tcPr>
            <w:tcW w:w="4869" w:type="dxa"/>
          </w:tcPr>
          <w:p w14:paraId="4DEB911F" w14:textId="77777777" w:rsidR="00620CF6" w:rsidRDefault="00000000">
            <w:pPr>
              <w:pStyle w:val="TableParagraph"/>
              <w:spacing w:before="64"/>
              <w:ind w:left="50"/>
              <w:rPr>
                <w:sz w:val="16"/>
              </w:rPr>
            </w:pPr>
            <w:proofErr w:type="spellStart"/>
            <w:r>
              <w:rPr>
                <w:sz w:val="16"/>
              </w:rPr>
              <w:t>Kopczuk</w:t>
            </w:r>
            <w:proofErr w:type="spellEnd"/>
            <w:r>
              <w:rPr>
                <w:spacing w:val="31"/>
                <w:sz w:val="16"/>
              </w:rPr>
              <w:t xml:space="preserve"> </w:t>
            </w:r>
            <w:r>
              <w:rPr>
                <w:sz w:val="16"/>
              </w:rPr>
              <w:t>&amp;</w:t>
            </w:r>
            <w:r>
              <w:rPr>
                <w:spacing w:val="31"/>
                <w:sz w:val="16"/>
              </w:rPr>
              <w:t xml:space="preserve"> </w:t>
            </w:r>
            <w:r>
              <w:rPr>
                <w:sz w:val="16"/>
              </w:rPr>
              <w:t>Saez</w:t>
            </w:r>
            <w:r>
              <w:rPr>
                <w:spacing w:val="31"/>
                <w:sz w:val="16"/>
              </w:rPr>
              <w:t xml:space="preserve"> </w:t>
            </w:r>
            <w:r>
              <w:rPr>
                <w:sz w:val="16"/>
              </w:rPr>
              <w:t>(2004)</w:t>
            </w:r>
            <w:r>
              <w:rPr>
                <w:spacing w:val="31"/>
                <w:sz w:val="16"/>
              </w:rPr>
              <w:t xml:space="preserve"> </w:t>
            </w:r>
            <w:r>
              <w:rPr>
                <w:spacing w:val="-4"/>
                <w:sz w:val="16"/>
              </w:rPr>
              <w:t>[</w:t>
            </w:r>
            <w:hyperlink w:anchor="_bookmark208" w:history="1">
              <w:r>
                <w:rPr>
                  <w:color w:val="0000FF"/>
                  <w:spacing w:val="-4"/>
                  <w:sz w:val="16"/>
                </w:rPr>
                <w:t>89</w:t>
              </w:r>
            </w:hyperlink>
            <w:r>
              <w:rPr>
                <w:spacing w:val="-4"/>
                <w:sz w:val="16"/>
              </w:rPr>
              <w:t>]</w:t>
            </w:r>
          </w:p>
        </w:tc>
        <w:tc>
          <w:tcPr>
            <w:tcW w:w="3145" w:type="dxa"/>
          </w:tcPr>
          <w:p w14:paraId="612B2A4D" w14:textId="77777777" w:rsidR="00620CF6" w:rsidRDefault="00000000">
            <w:pPr>
              <w:pStyle w:val="TableParagraph"/>
              <w:spacing w:before="64"/>
              <w:ind w:left="522"/>
              <w:rPr>
                <w:sz w:val="16"/>
              </w:rPr>
            </w:pPr>
            <w:r>
              <w:rPr>
                <w:sz w:val="16"/>
              </w:rPr>
              <w:t>Academic</w:t>
            </w:r>
            <w:r>
              <w:rPr>
                <w:spacing w:val="18"/>
                <w:sz w:val="16"/>
              </w:rPr>
              <w:t xml:space="preserve"> </w:t>
            </w:r>
            <w:r>
              <w:rPr>
                <w:spacing w:val="-2"/>
                <w:sz w:val="16"/>
              </w:rPr>
              <w:t>research</w:t>
            </w:r>
          </w:p>
        </w:tc>
        <w:tc>
          <w:tcPr>
            <w:tcW w:w="2929" w:type="dxa"/>
          </w:tcPr>
          <w:p w14:paraId="5002B638" w14:textId="77777777" w:rsidR="00620CF6" w:rsidRDefault="00000000">
            <w:pPr>
              <w:pStyle w:val="TableParagraph"/>
              <w:spacing w:before="64"/>
              <w:ind w:left="167"/>
              <w:rPr>
                <w:sz w:val="16"/>
              </w:rPr>
            </w:pPr>
            <w:r>
              <w:rPr>
                <w:w w:val="105"/>
                <w:sz w:val="16"/>
              </w:rPr>
              <w:t>-</w:t>
            </w:r>
          </w:p>
        </w:tc>
      </w:tr>
      <w:tr w:rsidR="00620CF6" w14:paraId="546F7314" w14:textId="77777777">
        <w:trPr>
          <w:trHeight w:val="381"/>
        </w:trPr>
        <w:tc>
          <w:tcPr>
            <w:tcW w:w="4869" w:type="dxa"/>
          </w:tcPr>
          <w:p w14:paraId="38BFE33E" w14:textId="77777777" w:rsidR="00620CF6" w:rsidRDefault="00000000">
            <w:pPr>
              <w:pStyle w:val="TableParagraph"/>
              <w:spacing w:before="64"/>
              <w:ind w:left="50"/>
              <w:rPr>
                <w:sz w:val="16"/>
              </w:rPr>
            </w:pPr>
            <w:r>
              <w:rPr>
                <w:w w:val="105"/>
                <w:sz w:val="16"/>
              </w:rPr>
              <w:t>Kuhn</w:t>
            </w:r>
            <w:r>
              <w:rPr>
                <w:spacing w:val="19"/>
                <w:w w:val="105"/>
                <w:sz w:val="16"/>
              </w:rPr>
              <w:t xml:space="preserve"> </w:t>
            </w:r>
            <w:r>
              <w:rPr>
                <w:w w:val="105"/>
                <w:sz w:val="16"/>
              </w:rPr>
              <w:t>et</w:t>
            </w:r>
            <w:r>
              <w:rPr>
                <w:spacing w:val="19"/>
                <w:w w:val="105"/>
                <w:sz w:val="16"/>
              </w:rPr>
              <w:t xml:space="preserve"> </w:t>
            </w:r>
            <w:r>
              <w:rPr>
                <w:w w:val="105"/>
                <w:sz w:val="16"/>
              </w:rPr>
              <w:t>al.</w:t>
            </w:r>
            <w:r>
              <w:rPr>
                <w:spacing w:val="39"/>
                <w:w w:val="105"/>
                <w:sz w:val="16"/>
              </w:rPr>
              <w:t xml:space="preserve"> </w:t>
            </w:r>
            <w:r>
              <w:rPr>
                <w:w w:val="105"/>
                <w:sz w:val="16"/>
              </w:rPr>
              <w:t>(2020)</w:t>
            </w:r>
            <w:r>
              <w:rPr>
                <w:spacing w:val="19"/>
                <w:w w:val="105"/>
                <w:sz w:val="16"/>
              </w:rPr>
              <w:t xml:space="preserve"> </w:t>
            </w:r>
            <w:r>
              <w:rPr>
                <w:spacing w:val="-4"/>
                <w:w w:val="105"/>
                <w:sz w:val="16"/>
              </w:rPr>
              <w:t>[</w:t>
            </w:r>
            <w:hyperlink w:anchor="_bookmark209" w:history="1">
              <w:r>
                <w:rPr>
                  <w:color w:val="0000FF"/>
                  <w:spacing w:val="-4"/>
                  <w:w w:val="105"/>
                  <w:sz w:val="16"/>
                </w:rPr>
                <w:t>90</w:t>
              </w:r>
            </w:hyperlink>
            <w:r>
              <w:rPr>
                <w:spacing w:val="-4"/>
                <w:w w:val="105"/>
                <w:sz w:val="16"/>
              </w:rPr>
              <w:t>]</w:t>
            </w:r>
          </w:p>
        </w:tc>
        <w:tc>
          <w:tcPr>
            <w:tcW w:w="3145" w:type="dxa"/>
          </w:tcPr>
          <w:p w14:paraId="347D9512" w14:textId="77777777" w:rsidR="00620CF6" w:rsidRDefault="00000000">
            <w:pPr>
              <w:pStyle w:val="TableParagraph"/>
              <w:spacing w:before="64"/>
              <w:ind w:left="522"/>
              <w:rPr>
                <w:sz w:val="16"/>
              </w:rPr>
            </w:pPr>
            <w:r>
              <w:rPr>
                <w:sz w:val="16"/>
              </w:rPr>
              <w:t>Academic</w:t>
            </w:r>
            <w:r>
              <w:rPr>
                <w:spacing w:val="18"/>
                <w:sz w:val="16"/>
              </w:rPr>
              <w:t xml:space="preserve"> </w:t>
            </w:r>
            <w:r>
              <w:rPr>
                <w:spacing w:val="-2"/>
                <w:sz w:val="16"/>
              </w:rPr>
              <w:t>research</w:t>
            </w:r>
          </w:p>
        </w:tc>
        <w:tc>
          <w:tcPr>
            <w:tcW w:w="2929" w:type="dxa"/>
          </w:tcPr>
          <w:p w14:paraId="50CC9B52" w14:textId="77777777" w:rsidR="00620CF6" w:rsidRDefault="00000000">
            <w:pPr>
              <w:pStyle w:val="TableParagraph"/>
              <w:spacing w:before="64"/>
              <w:ind w:left="167"/>
              <w:rPr>
                <w:sz w:val="16"/>
              </w:rPr>
            </w:pPr>
            <w:r>
              <w:rPr>
                <w:w w:val="105"/>
                <w:sz w:val="16"/>
              </w:rPr>
              <w:t>-</w:t>
            </w:r>
          </w:p>
        </w:tc>
      </w:tr>
      <w:tr w:rsidR="00620CF6" w14:paraId="4AD4B75A" w14:textId="77777777">
        <w:trPr>
          <w:trHeight w:val="381"/>
        </w:trPr>
        <w:tc>
          <w:tcPr>
            <w:tcW w:w="4869" w:type="dxa"/>
          </w:tcPr>
          <w:p w14:paraId="529E9B62" w14:textId="77777777" w:rsidR="00620CF6" w:rsidRDefault="00000000">
            <w:pPr>
              <w:pStyle w:val="TableParagraph"/>
              <w:spacing w:before="114"/>
              <w:ind w:left="50"/>
              <w:rPr>
                <w:sz w:val="16"/>
              </w:rPr>
            </w:pPr>
            <w:r>
              <w:rPr>
                <w:sz w:val="16"/>
              </w:rPr>
              <w:t>Lundberg</w:t>
            </w:r>
            <w:r>
              <w:rPr>
                <w:spacing w:val="30"/>
                <w:sz w:val="16"/>
              </w:rPr>
              <w:t xml:space="preserve"> </w:t>
            </w:r>
            <w:r>
              <w:rPr>
                <w:sz w:val="16"/>
              </w:rPr>
              <w:t>&amp;</w:t>
            </w:r>
            <w:r>
              <w:rPr>
                <w:spacing w:val="31"/>
                <w:sz w:val="16"/>
              </w:rPr>
              <w:t xml:space="preserve"> </w:t>
            </w:r>
            <w:r>
              <w:rPr>
                <w:sz w:val="16"/>
              </w:rPr>
              <w:t>Waldenström</w:t>
            </w:r>
            <w:r>
              <w:rPr>
                <w:spacing w:val="31"/>
                <w:sz w:val="16"/>
              </w:rPr>
              <w:t xml:space="preserve"> </w:t>
            </w:r>
            <w:r>
              <w:rPr>
                <w:sz w:val="16"/>
              </w:rPr>
              <w:t>(2018)</w:t>
            </w:r>
            <w:r>
              <w:rPr>
                <w:spacing w:val="30"/>
                <w:sz w:val="16"/>
              </w:rPr>
              <w:t xml:space="preserve"> </w:t>
            </w:r>
            <w:r>
              <w:rPr>
                <w:spacing w:val="-4"/>
                <w:sz w:val="16"/>
              </w:rPr>
              <w:t>[</w:t>
            </w:r>
            <w:hyperlink w:anchor="_bookmark212" w:history="1">
              <w:r>
                <w:rPr>
                  <w:color w:val="0000FF"/>
                  <w:spacing w:val="-4"/>
                  <w:sz w:val="16"/>
                </w:rPr>
                <w:t>93</w:t>
              </w:r>
            </w:hyperlink>
            <w:r>
              <w:rPr>
                <w:spacing w:val="-4"/>
                <w:sz w:val="16"/>
              </w:rPr>
              <w:t>]</w:t>
            </w:r>
          </w:p>
        </w:tc>
        <w:tc>
          <w:tcPr>
            <w:tcW w:w="3145" w:type="dxa"/>
          </w:tcPr>
          <w:p w14:paraId="29BBE5A1" w14:textId="77777777" w:rsidR="00620CF6" w:rsidRDefault="00000000">
            <w:pPr>
              <w:pStyle w:val="TableParagraph"/>
              <w:spacing w:before="114"/>
              <w:ind w:left="522"/>
              <w:rPr>
                <w:sz w:val="16"/>
              </w:rPr>
            </w:pPr>
            <w:r>
              <w:rPr>
                <w:sz w:val="16"/>
              </w:rPr>
              <w:t>Academic</w:t>
            </w:r>
            <w:r>
              <w:rPr>
                <w:spacing w:val="18"/>
                <w:sz w:val="16"/>
              </w:rPr>
              <w:t xml:space="preserve"> </w:t>
            </w:r>
            <w:r>
              <w:rPr>
                <w:spacing w:val="-2"/>
                <w:sz w:val="16"/>
              </w:rPr>
              <w:t>research</w:t>
            </w:r>
          </w:p>
        </w:tc>
        <w:tc>
          <w:tcPr>
            <w:tcW w:w="2929" w:type="dxa"/>
          </w:tcPr>
          <w:p w14:paraId="286521F7" w14:textId="77777777" w:rsidR="00620CF6" w:rsidRDefault="00000000">
            <w:pPr>
              <w:pStyle w:val="TableParagraph"/>
              <w:spacing w:before="114"/>
              <w:ind w:left="167"/>
              <w:rPr>
                <w:sz w:val="16"/>
              </w:rPr>
            </w:pPr>
            <w:r>
              <w:rPr>
                <w:w w:val="105"/>
                <w:sz w:val="16"/>
              </w:rPr>
              <w:t>-</w:t>
            </w:r>
          </w:p>
        </w:tc>
      </w:tr>
      <w:tr w:rsidR="00620CF6" w14:paraId="7C001676" w14:textId="77777777">
        <w:trPr>
          <w:trHeight w:val="332"/>
        </w:trPr>
        <w:tc>
          <w:tcPr>
            <w:tcW w:w="4869" w:type="dxa"/>
          </w:tcPr>
          <w:p w14:paraId="5D8AE17E" w14:textId="77777777" w:rsidR="00620CF6" w:rsidRDefault="00000000">
            <w:pPr>
              <w:pStyle w:val="TableParagraph"/>
              <w:spacing w:before="64"/>
              <w:ind w:left="50"/>
              <w:rPr>
                <w:sz w:val="16"/>
              </w:rPr>
            </w:pPr>
            <w:r>
              <w:rPr>
                <w:sz w:val="16"/>
              </w:rPr>
              <w:t>Luxembourg</w:t>
            </w:r>
            <w:r>
              <w:rPr>
                <w:spacing w:val="32"/>
                <w:sz w:val="16"/>
              </w:rPr>
              <w:t xml:space="preserve"> </w:t>
            </w:r>
            <w:r>
              <w:rPr>
                <w:sz w:val="16"/>
              </w:rPr>
              <w:t>Wealth</w:t>
            </w:r>
            <w:r>
              <w:rPr>
                <w:spacing w:val="33"/>
                <w:sz w:val="16"/>
              </w:rPr>
              <w:t xml:space="preserve"> </w:t>
            </w:r>
            <w:r>
              <w:rPr>
                <w:sz w:val="16"/>
              </w:rPr>
              <w:t>Study</w:t>
            </w:r>
            <w:r>
              <w:rPr>
                <w:spacing w:val="33"/>
                <w:sz w:val="16"/>
              </w:rPr>
              <w:t xml:space="preserve"> </w:t>
            </w:r>
            <w:r>
              <w:rPr>
                <w:sz w:val="16"/>
              </w:rPr>
              <w:t>Database</w:t>
            </w:r>
            <w:r>
              <w:rPr>
                <w:spacing w:val="33"/>
                <w:sz w:val="16"/>
              </w:rPr>
              <w:t xml:space="preserve"> </w:t>
            </w:r>
            <w:r>
              <w:rPr>
                <w:sz w:val="16"/>
              </w:rPr>
              <w:t>(own</w:t>
            </w:r>
            <w:r>
              <w:rPr>
                <w:spacing w:val="33"/>
                <w:sz w:val="16"/>
              </w:rPr>
              <w:t xml:space="preserve"> </w:t>
            </w:r>
            <w:r>
              <w:rPr>
                <w:sz w:val="16"/>
              </w:rPr>
              <w:t>estimates)</w:t>
            </w:r>
            <w:r>
              <w:rPr>
                <w:spacing w:val="33"/>
                <w:sz w:val="16"/>
              </w:rPr>
              <w:t xml:space="preserve"> </w:t>
            </w:r>
            <w:r>
              <w:rPr>
                <w:spacing w:val="-4"/>
                <w:sz w:val="16"/>
              </w:rPr>
              <w:t>[</w:t>
            </w:r>
            <w:hyperlink w:anchor="_bookmark211" w:history="1">
              <w:r>
                <w:rPr>
                  <w:color w:val="0000FF"/>
                  <w:spacing w:val="-4"/>
                  <w:sz w:val="16"/>
                </w:rPr>
                <w:t>92</w:t>
              </w:r>
            </w:hyperlink>
            <w:r>
              <w:rPr>
                <w:spacing w:val="-4"/>
                <w:sz w:val="16"/>
              </w:rPr>
              <w:t>]</w:t>
            </w:r>
          </w:p>
        </w:tc>
        <w:tc>
          <w:tcPr>
            <w:tcW w:w="3145" w:type="dxa"/>
          </w:tcPr>
          <w:p w14:paraId="33F98AE5" w14:textId="77777777" w:rsidR="00620CF6" w:rsidRDefault="00000000">
            <w:pPr>
              <w:pStyle w:val="TableParagraph"/>
              <w:spacing w:before="64"/>
              <w:ind w:left="522"/>
              <w:rPr>
                <w:sz w:val="16"/>
              </w:rPr>
            </w:pPr>
            <w:r>
              <w:rPr>
                <w:sz w:val="16"/>
              </w:rPr>
              <w:t>Cross-national</w:t>
            </w:r>
            <w:r>
              <w:rPr>
                <w:spacing w:val="34"/>
                <w:sz w:val="16"/>
              </w:rPr>
              <w:t xml:space="preserve"> </w:t>
            </w:r>
            <w:r>
              <w:rPr>
                <w:sz w:val="16"/>
              </w:rPr>
              <w:t>academic</w:t>
            </w:r>
            <w:r>
              <w:rPr>
                <w:spacing w:val="35"/>
                <w:sz w:val="16"/>
              </w:rPr>
              <w:t xml:space="preserve"> </w:t>
            </w:r>
            <w:r>
              <w:rPr>
                <w:spacing w:val="-2"/>
                <w:sz w:val="16"/>
              </w:rPr>
              <w:t>research</w:t>
            </w:r>
          </w:p>
        </w:tc>
        <w:tc>
          <w:tcPr>
            <w:tcW w:w="2929" w:type="dxa"/>
          </w:tcPr>
          <w:p w14:paraId="07525128" w14:textId="77777777" w:rsidR="00620CF6" w:rsidRDefault="00000000">
            <w:pPr>
              <w:pStyle w:val="TableParagraph"/>
              <w:spacing w:before="64"/>
              <w:ind w:left="167"/>
              <w:rPr>
                <w:sz w:val="16"/>
              </w:rPr>
            </w:pPr>
            <w:r>
              <w:rPr>
                <w:w w:val="105"/>
                <w:sz w:val="16"/>
              </w:rPr>
              <w:t>Waves</w:t>
            </w:r>
            <w:r>
              <w:rPr>
                <w:spacing w:val="10"/>
                <w:w w:val="105"/>
                <w:sz w:val="16"/>
              </w:rPr>
              <w:t xml:space="preserve"> </w:t>
            </w:r>
            <w:r>
              <w:rPr>
                <w:w w:val="105"/>
                <w:sz w:val="16"/>
              </w:rPr>
              <w:t>IV</w:t>
            </w:r>
            <w:r>
              <w:rPr>
                <w:spacing w:val="11"/>
                <w:w w:val="105"/>
                <w:sz w:val="16"/>
              </w:rPr>
              <w:t xml:space="preserve"> </w:t>
            </w:r>
            <w:r>
              <w:rPr>
                <w:w w:val="105"/>
                <w:sz w:val="16"/>
              </w:rPr>
              <w:t>-</w:t>
            </w:r>
            <w:r>
              <w:rPr>
                <w:spacing w:val="10"/>
                <w:w w:val="105"/>
                <w:sz w:val="16"/>
              </w:rPr>
              <w:t xml:space="preserve"> </w:t>
            </w:r>
            <w:r>
              <w:rPr>
                <w:w w:val="105"/>
                <w:sz w:val="16"/>
              </w:rPr>
              <w:t>XI,</w:t>
            </w:r>
            <w:r>
              <w:rPr>
                <w:spacing w:val="11"/>
                <w:w w:val="105"/>
                <w:sz w:val="16"/>
              </w:rPr>
              <w:t xml:space="preserve"> </w:t>
            </w:r>
            <w:r>
              <w:rPr>
                <w:w w:val="105"/>
                <w:sz w:val="16"/>
              </w:rPr>
              <w:t>as</w:t>
            </w:r>
            <w:r>
              <w:rPr>
                <w:spacing w:val="11"/>
                <w:w w:val="105"/>
                <w:sz w:val="16"/>
              </w:rPr>
              <w:t xml:space="preserve"> </w:t>
            </w:r>
            <w:r>
              <w:rPr>
                <w:w w:val="105"/>
                <w:sz w:val="16"/>
              </w:rPr>
              <w:t>of</w:t>
            </w:r>
            <w:r>
              <w:rPr>
                <w:spacing w:val="10"/>
                <w:w w:val="105"/>
                <w:sz w:val="16"/>
              </w:rPr>
              <w:t xml:space="preserve"> </w:t>
            </w:r>
            <w:r>
              <w:rPr>
                <w:w w:val="105"/>
                <w:sz w:val="16"/>
              </w:rPr>
              <w:t>March</w:t>
            </w:r>
            <w:r>
              <w:rPr>
                <w:spacing w:val="11"/>
                <w:w w:val="105"/>
                <w:sz w:val="16"/>
              </w:rPr>
              <w:t xml:space="preserve"> </w:t>
            </w:r>
            <w:r>
              <w:rPr>
                <w:w w:val="105"/>
                <w:sz w:val="16"/>
              </w:rPr>
              <w:t>29,</w:t>
            </w:r>
            <w:r>
              <w:rPr>
                <w:spacing w:val="10"/>
                <w:w w:val="105"/>
                <w:sz w:val="16"/>
              </w:rPr>
              <w:t xml:space="preserve"> </w:t>
            </w:r>
            <w:r>
              <w:rPr>
                <w:spacing w:val="-4"/>
                <w:w w:val="105"/>
                <w:sz w:val="16"/>
              </w:rPr>
              <w:t>2023</w:t>
            </w:r>
          </w:p>
        </w:tc>
      </w:tr>
      <w:tr w:rsidR="00620CF6" w14:paraId="06878545" w14:textId="77777777">
        <w:trPr>
          <w:trHeight w:val="332"/>
        </w:trPr>
        <w:tc>
          <w:tcPr>
            <w:tcW w:w="4869" w:type="dxa"/>
          </w:tcPr>
          <w:p w14:paraId="2A6AB025" w14:textId="77777777" w:rsidR="00620CF6" w:rsidRDefault="00000000">
            <w:pPr>
              <w:pStyle w:val="TableParagraph"/>
              <w:spacing w:before="64"/>
              <w:ind w:left="50"/>
              <w:rPr>
                <w:sz w:val="16"/>
              </w:rPr>
            </w:pPr>
            <w:r>
              <w:rPr>
                <w:w w:val="105"/>
                <w:sz w:val="16"/>
              </w:rPr>
              <w:t xml:space="preserve">Martínez-Toledano (2022) </w:t>
            </w:r>
            <w:r>
              <w:rPr>
                <w:spacing w:val="-4"/>
                <w:w w:val="105"/>
                <w:sz w:val="16"/>
              </w:rPr>
              <w:t>[</w:t>
            </w:r>
            <w:hyperlink w:anchor="_bookmark215" w:history="1">
              <w:r>
                <w:rPr>
                  <w:color w:val="0000FF"/>
                  <w:spacing w:val="-4"/>
                  <w:w w:val="105"/>
                  <w:sz w:val="16"/>
                </w:rPr>
                <w:t>96</w:t>
              </w:r>
            </w:hyperlink>
            <w:r>
              <w:rPr>
                <w:spacing w:val="-4"/>
                <w:w w:val="105"/>
                <w:sz w:val="16"/>
              </w:rPr>
              <w:t>]</w:t>
            </w:r>
          </w:p>
        </w:tc>
        <w:tc>
          <w:tcPr>
            <w:tcW w:w="3145" w:type="dxa"/>
          </w:tcPr>
          <w:p w14:paraId="59F437E8" w14:textId="77777777" w:rsidR="00620CF6" w:rsidRDefault="00000000">
            <w:pPr>
              <w:pStyle w:val="TableParagraph"/>
              <w:spacing w:before="64"/>
              <w:ind w:left="522"/>
              <w:rPr>
                <w:sz w:val="16"/>
              </w:rPr>
            </w:pPr>
            <w:r>
              <w:rPr>
                <w:sz w:val="16"/>
              </w:rPr>
              <w:t>Academic</w:t>
            </w:r>
            <w:r>
              <w:rPr>
                <w:spacing w:val="18"/>
                <w:sz w:val="16"/>
              </w:rPr>
              <w:t xml:space="preserve"> </w:t>
            </w:r>
            <w:r>
              <w:rPr>
                <w:spacing w:val="-2"/>
                <w:sz w:val="16"/>
              </w:rPr>
              <w:t>research</w:t>
            </w:r>
          </w:p>
        </w:tc>
        <w:tc>
          <w:tcPr>
            <w:tcW w:w="2929" w:type="dxa"/>
          </w:tcPr>
          <w:p w14:paraId="0911AF87" w14:textId="77777777" w:rsidR="00620CF6" w:rsidRDefault="00000000">
            <w:pPr>
              <w:pStyle w:val="TableParagraph"/>
              <w:spacing w:before="64"/>
              <w:ind w:left="167"/>
              <w:rPr>
                <w:sz w:val="16"/>
              </w:rPr>
            </w:pPr>
            <w:r>
              <w:rPr>
                <w:w w:val="105"/>
                <w:sz w:val="16"/>
              </w:rPr>
              <w:t>-</w:t>
            </w:r>
          </w:p>
        </w:tc>
      </w:tr>
      <w:tr w:rsidR="00620CF6" w14:paraId="309B9FBB" w14:textId="77777777">
        <w:trPr>
          <w:trHeight w:val="332"/>
        </w:trPr>
        <w:tc>
          <w:tcPr>
            <w:tcW w:w="4869" w:type="dxa"/>
          </w:tcPr>
          <w:p w14:paraId="18105686" w14:textId="77777777" w:rsidR="00620CF6" w:rsidRDefault="00000000">
            <w:pPr>
              <w:pStyle w:val="TableParagraph"/>
              <w:spacing w:before="64"/>
              <w:ind w:left="50"/>
              <w:rPr>
                <w:sz w:val="16"/>
              </w:rPr>
            </w:pPr>
            <w:proofErr w:type="spellStart"/>
            <w:r>
              <w:rPr>
                <w:sz w:val="16"/>
              </w:rPr>
              <w:t>Novokmet</w:t>
            </w:r>
            <w:proofErr w:type="spellEnd"/>
            <w:r>
              <w:rPr>
                <w:spacing w:val="28"/>
                <w:sz w:val="16"/>
              </w:rPr>
              <w:t xml:space="preserve"> </w:t>
            </w:r>
            <w:r>
              <w:rPr>
                <w:sz w:val="16"/>
              </w:rPr>
              <w:t>et</w:t>
            </w:r>
            <w:r>
              <w:rPr>
                <w:spacing w:val="28"/>
                <w:sz w:val="16"/>
              </w:rPr>
              <w:t xml:space="preserve"> </w:t>
            </w:r>
            <w:r>
              <w:rPr>
                <w:sz w:val="16"/>
              </w:rPr>
              <w:t>al.</w:t>
            </w:r>
            <w:r>
              <w:rPr>
                <w:spacing w:val="52"/>
                <w:sz w:val="16"/>
              </w:rPr>
              <w:t xml:space="preserve"> </w:t>
            </w:r>
            <w:r>
              <w:rPr>
                <w:sz w:val="16"/>
              </w:rPr>
              <w:t>(2018)</w:t>
            </w:r>
            <w:r>
              <w:rPr>
                <w:spacing w:val="29"/>
                <w:sz w:val="16"/>
              </w:rPr>
              <w:t xml:space="preserve"> </w:t>
            </w:r>
            <w:r>
              <w:rPr>
                <w:spacing w:val="-4"/>
                <w:sz w:val="16"/>
              </w:rPr>
              <w:t>[</w:t>
            </w:r>
            <w:hyperlink w:anchor="_bookmark217" w:history="1">
              <w:r>
                <w:rPr>
                  <w:color w:val="0000FF"/>
                  <w:spacing w:val="-4"/>
                  <w:sz w:val="16"/>
                </w:rPr>
                <w:t>98</w:t>
              </w:r>
            </w:hyperlink>
            <w:r>
              <w:rPr>
                <w:spacing w:val="-4"/>
                <w:sz w:val="16"/>
              </w:rPr>
              <w:t>]</w:t>
            </w:r>
          </w:p>
        </w:tc>
        <w:tc>
          <w:tcPr>
            <w:tcW w:w="3145" w:type="dxa"/>
          </w:tcPr>
          <w:p w14:paraId="45D41DD5" w14:textId="77777777" w:rsidR="00620CF6" w:rsidRDefault="00000000">
            <w:pPr>
              <w:pStyle w:val="TableParagraph"/>
              <w:spacing w:before="64"/>
              <w:ind w:left="522"/>
              <w:rPr>
                <w:sz w:val="16"/>
              </w:rPr>
            </w:pPr>
            <w:r>
              <w:rPr>
                <w:sz w:val="16"/>
              </w:rPr>
              <w:t>Academic</w:t>
            </w:r>
            <w:r>
              <w:rPr>
                <w:spacing w:val="18"/>
                <w:sz w:val="16"/>
              </w:rPr>
              <w:t xml:space="preserve"> </w:t>
            </w:r>
            <w:r>
              <w:rPr>
                <w:spacing w:val="-2"/>
                <w:sz w:val="16"/>
              </w:rPr>
              <w:t>research</w:t>
            </w:r>
          </w:p>
        </w:tc>
        <w:tc>
          <w:tcPr>
            <w:tcW w:w="2929" w:type="dxa"/>
          </w:tcPr>
          <w:p w14:paraId="75895555" w14:textId="77777777" w:rsidR="00620CF6" w:rsidRDefault="00000000">
            <w:pPr>
              <w:pStyle w:val="TableParagraph"/>
              <w:spacing w:before="64"/>
              <w:ind w:left="167"/>
              <w:rPr>
                <w:sz w:val="16"/>
              </w:rPr>
            </w:pPr>
            <w:r>
              <w:rPr>
                <w:w w:val="105"/>
                <w:sz w:val="16"/>
              </w:rPr>
              <w:t>-</w:t>
            </w:r>
          </w:p>
        </w:tc>
      </w:tr>
      <w:tr w:rsidR="00620CF6" w14:paraId="4639A32A" w14:textId="77777777">
        <w:trPr>
          <w:trHeight w:val="381"/>
        </w:trPr>
        <w:tc>
          <w:tcPr>
            <w:tcW w:w="4869" w:type="dxa"/>
          </w:tcPr>
          <w:p w14:paraId="5D4B9A87" w14:textId="77777777" w:rsidR="00620CF6" w:rsidRDefault="00000000">
            <w:pPr>
              <w:pStyle w:val="TableParagraph"/>
              <w:spacing w:before="64"/>
              <w:ind w:left="50"/>
              <w:rPr>
                <w:sz w:val="16"/>
              </w:rPr>
            </w:pPr>
            <w:r>
              <w:rPr>
                <w:w w:val="105"/>
                <w:sz w:val="16"/>
              </w:rPr>
              <w:t>OECD</w:t>
            </w:r>
            <w:r>
              <w:rPr>
                <w:spacing w:val="12"/>
                <w:w w:val="105"/>
                <w:sz w:val="16"/>
              </w:rPr>
              <w:t xml:space="preserve"> </w:t>
            </w:r>
            <w:r>
              <w:rPr>
                <w:w w:val="105"/>
                <w:sz w:val="16"/>
              </w:rPr>
              <w:t>Wealth</w:t>
            </w:r>
            <w:r>
              <w:rPr>
                <w:spacing w:val="13"/>
                <w:w w:val="105"/>
                <w:sz w:val="16"/>
              </w:rPr>
              <w:t xml:space="preserve"> </w:t>
            </w:r>
            <w:r>
              <w:rPr>
                <w:w w:val="105"/>
                <w:sz w:val="16"/>
              </w:rPr>
              <w:t>Distribution</w:t>
            </w:r>
            <w:r>
              <w:rPr>
                <w:spacing w:val="13"/>
                <w:w w:val="105"/>
                <w:sz w:val="16"/>
              </w:rPr>
              <w:t xml:space="preserve"> </w:t>
            </w:r>
            <w:r>
              <w:rPr>
                <w:w w:val="105"/>
                <w:sz w:val="16"/>
              </w:rPr>
              <w:t>Database</w:t>
            </w:r>
            <w:r>
              <w:rPr>
                <w:spacing w:val="12"/>
                <w:w w:val="105"/>
                <w:sz w:val="16"/>
              </w:rPr>
              <w:t xml:space="preserve"> </w:t>
            </w:r>
            <w:r>
              <w:rPr>
                <w:spacing w:val="-4"/>
                <w:w w:val="105"/>
                <w:sz w:val="16"/>
              </w:rPr>
              <w:t>[</w:t>
            </w:r>
            <w:hyperlink w:anchor="_bookmark220" w:history="1">
              <w:r>
                <w:rPr>
                  <w:color w:val="0000FF"/>
                  <w:spacing w:val="-4"/>
                  <w:w w:val="105"/>
                  <w:sz w:val="16"/>
                </w:rPr>
                <w:t>101</w:t>
              </w:r>
            </w:hyperlink>
            <w:r>
              <w:rPr>
                <w:spacing w:val="-4"/>
                <w:w w:val="105"/>
                <w:sz w:val="16"/>
              </w:rPr>
              <w:t>]</w:t>
            </w:r>
          </w:p>
        </w:tc>
        <w:tc>
          <w:tcPr>
            <w:tcW w:w="3145" w:type="dxa"/>
          </w:tcPr>
          <w:p w14:paraId="387425D4" w14:textId="77777777" w:rsidR="00620CF6" w:rsidRDefault="00000000">
            <w:pPr>
              <w:pStyle w:val="TableParagraph"/>
              <w:spacing w:before="64"/>
              <w:ind w:left="522"/>
              <w:rPr>
                <w:sz w:val="16"/>
              </w:rPr>
            </w:pPr>
            <w:r>
              <w:rPr>
                <w:sz w:val="16"/>
              </w:rPr>
              <w:t>Cross-national</w:t>
            </w:r>
            <w:r>
              <w:rPr>
                <w:spacing w:val="29"/>
                <w:sz w:val="16"/>
              </w:rPr>
              <w:t xml:space="preserve"> </w:t>
            </w:r>
            <w:r>
              <w:rPr>
                <w:sz w:val="16"/>
              </w:rPr>
              <w:t>oﬀicial</w:t>
            </w:r>
            <w:r>
              <w:rPr>
                <w:spacing w:val="29"/>
                <w:sz w:val="16"/>
              </w:rPr>
              <w:t xml:space="preserve"> </w:t>
            </w:r>
            <w:r>
              <w:rPr>
                <w:spacing w:val="-2"/>
                <w:sz w:val="16"/>
              </w:rPr>
              <w:t>statistics</w:t>
            </w:r>
          </w:p>
        </w:tc>
        <w:tc>
          <w:tcPr>
            <w:tcW w:w="2929" w:type="dxa"/>
          </w:tcPr>
          <w:p w14:paraId="5ADC085C" w14:textId="77777777" w:rsidR="00620CF6" w:rsidRDefault="00000000">
            <w:pPr>
              <w:pStyle w:val="TableParagraph"/>
              <w:spacing w:before="64"/>
              <w:ind w:left="167"/>
              <w:rPr>
                <w:sz w:val="16"/>
              </w:rPr>
            </w:pPr>
            <w:r>
              <w:rPr>
                <w:w w:val="105"/>
                <w:sz w:val="16"/>
              </w:rPr>
              <w:t>September</w:t>
            </w:r>
            <w:r>
              <w:rPr>
                <w:spacing w:val="7"/>
                <w:w w:val="105"/>
                <w:sz w:val="16"/>
              </w:rPr>
              <w:t xml:space="preserve"> </w:t>
            </w:r>
            <w:r>
              <w:rPr>
                <w:w w:val="105"/>
                <w:sz w:val="16"/>
              </w:rPr>
              <w:t>9,</w:t>
            </w:r>
            <w:r>
              <w:rPr>
                <w:spacing w:val="8"/>
                <w:w w:val="105"/>
                <w:sz w:val="16"/>
              </w:rPr>
              <w:t xml:space="preserve"> </w:t>
            </w:r>
            <w:r>
              <w:rPr>
                <w:spacing w:val="-4"/>
                <w:w w:val="105"/>
                <w:sz w:val="16"/>
              </w:rPr>
              <w:t>2022</w:t>
            </w:r>
          </w:p>
        </w:tc>
      </w:tr>
      <w:tr w:rsidR="00620CF6" w14:paraId="30A3541C" w14:textId="77777777">
        <w:trPr>
          <w:trHeight w:val="381"/>
        </w:trPr>
        <w:tc>
          <w:tcPr>
            <w:tcW w:w="4869" w:type="dxa"/>
          </w:tcPr>
          <w:p w14:paraId="2C3551C2" w14:textId="77777777" w:rsidR="00620CF6" w:rsidRDefault="00000000">
            <w:pPr>
              <w:pStyle w:val="TableParagraph"/>
              <w:spacing w:before="114"/>
              <w:ind w:left="50"/>
              <w:rPr>
                <w:sz w:val="16"/>
              </w:rPr>
            </w:pPr>
            <w:r>
              <w:rPr>
                <w:w w:val="110"/>
                <w:sz w:val="16"/>
              </w:rPr>
              <w:t>Piketty</w:t>
            </w:r>
            <w:r>
              <w:rPr>
                <w:spacing w:val="6"/>
                <w:w w:val="110"/>
                <w:sz w:val="16"/>
              </w:rPr>
              <w:t xml:space="preserve"> </w:t>
            </w:r>
            <w:r>
              <w:rPr>
                <w:w w:val="110"/>
                <w:sz w:val="16"/>
              </w:rPr>
              <w:t>et</w:t>
            </w:r>
            <w:r>
              <w:rPr>
                <w:spacing w:val="7"/>
                <w:w w:val="110"/>
                <w:sz w:val="16"/>
              </w:rPr>
              <w:t xml:space="preserve"> </w:t>
            </w:r>
            <w:r>
              <w:rPr>
                <w:w w:val="110"/>
                <w:sz w:val="16"/>
              </w:rPr>
              <w:t>al.</w:t>
            </w:r>
            <w:r>
              <w:rPr>
                <w:spacing w:val="24"/>
                <w:w w:val="110"/>
                <w:sz w:val="16"/>
              </w:rPr>
              <w:t xml:space="preserve"> </w:t>
            </w:r>
            <w:r>
              <w:rPr>
                <w:w w:val="110"/>
                <w:sz w:val="16"/>
              </w:rPr>
              <w:t>(2006)</w:t>
            </w:r>
            <w:r>
              <w:rPr>
                <w:spacing w:val="7"/>
                <w:w w:val="110"/>
                <w:sz w:val="16"/>
              </w:rPr>
              <w:t xml:space="preserve"> </w:t>
            </w:r>
            <w:r>
              <w:rPr>
                <w:spacing w:val="-2"/>
                <w:w w:val="110"/>
                <w:sz w:val="16"/>
              </w:rPr>
              <w:t>[</w:t>
            </w:r>
            <w:hyperlink w:anchor="_bookmark228" w:history="1">
              <w:r>
                <w:rPr>
                  <w:color w:val="0000FF"/>
                  <w:spacing w:val="-2"/>
                  <w:w w:val="110"/>
                  <w:sz w:val="16"/>
                </w:rPr>
                <w:t>109</w:t>
              </w:r>
            </w:hyperlink>
            <w:r>
              <w:rPr>
                <w:spacing w:val="-2"/>
                <w:w w:val="110"/>
                <w:sz w:val="16"/>
              </w:rPr>
              <w:t>]</w:t>
            </w:r>
          </w:p>
        </w:tc>
        <w:tc>
          <w:tcPr>
            <w:tcW w:w="3145" w:type="dxa"/>
          </w:tcPr>
          <w:p w14:paraId="148E4E9B" w14:textId="77777777" w:rsidR="00620CF6" w:rsidRDefault="00000000">
            <w:pPr>
              <w:pStyle w:val="TableParagraph"/>
              <w:spacing w:before="114"/>
              <w:ind w:left="522"/>
              <w:rPr>
                <w:sz w:val="16"/>
              </w:rPr>
            </w:pPr>
            <w:r>
              <w:rPr>
                <w:sz w:val="16"/>
              </w:rPr>
              <w:t>Academic</w:t>
            </w:r>
            <w:r>
              <w:rPr>
                <w:spacing w:val="18"/>
                <w:sz w:val="16"/>
              </w:rPr>
              <w:t xml:space="preserve"> </w:t>
            </w:r>
            <w:r>
              <w:rPr>
                <w:spacing w:val="-2"/>
                <w:sz w:val="16"/>
              </w:rPr>
              <w:t>research</w:t>
            </w:r>
          </w:p>
        </w:tc>
        <w:tc>
          <w:tcPr>
            <w:tcW w:w="2929" w:type="dxa"/>
          </w:tcPr>
          <w:p w14:paraId="326A3C98" w14:textId="77777777" w:rsidR="00620CF6" w:rsidRDefault="00000000">
            <w:pPr>
              <w:pStyle w:val="TableParagraph"/>
              <w:spacing w:before="114"/>
              <w:ind w:left="167"/>
              <w:rPr>
                <w:sz w:val="16"/>
              </w:rPr>
            </w:pPr>
            <w:r>
              <w:rPr>
                <w:w w:val="105"/>
                <w:sz w:val="16"/>
              </w:rPr>
              <w:t>-</w:t>
            </w:r>
          </w:p>
        </w:tc>
      </w:tr>
      <w:tr w:rsidR="00620CF6" w14:paraId="08C93B12" w14:textId="77777777">
        <w:trPr>
          <w:trHeight w:val="332"/>
        </w:trPr>
        <w:tc>
          <w:tcPr>
            <w:tcW w:w="4869" w:type="dxa"/>
          </w:tcPr>
          <w:p w14:paraId="04DE7531" w14:textId="77777777" w:rsidR="00620CF6" w:rsidRDefault="00000000">
            <w:pPr>
              <w:pStyle w:val="TableParagraph"/>
              <w:spacing w:before="64"/>
              <w:ind w:left="50"/>
              <w:rPr>
                <w:sz w:val="16"/>
              </w:rPr>
            </w:pPr>
            <w:r>
              <w:rPr>
                <w:w w:val="110"/>
                <w:sz w:val="16"/>
              </w:rPr>
              <w:t>Piketty</w:t>
            </w:r>
            <w:r>
              <w:rPr>
                <w:spacing w:val="6"/>
                <w:w w:val="110"/>
                <w:sz w:val="16"/>
              </w:rPr>
              <w:t xml:space="preserve"> </w:t>
            </w:r>
            <w:r>
              <w:rPr>
                <w:w w:val="110"/>
                <w:sz w:val="16"/>
              </w:rPr>
              <w:t>et</w:t>
            </w:r>
            <w:r>
              <w:rPr>
                <w:spacing w:val="7"/>
                <w:w w:val="110"/>
                <w:sz w:val="16"/>
              </w:rPr>
              <w:t xml:space="preserve"> </w:t>
            </w:r>
            <w:r>
              <w:rPr>
                <w:w w:val="110"/>
                <w:sz w:val="16"/>
              </w:rPr>
              <w:t>al.</w:t>
            </w:r>
            <w:r>
              <w:rPr>
                <w:spacing w:val="24"/>
                <w:w w:val="110"/>
                <w:sz w:val="16"/>
              </w:rPr>
              <w:t xml:space="preserve"> </w:t>
            </w:r>
            <w:r>
              <w:rPr>
                <w:w w:val="110"/>
                <w:sz w:val="16"/>
              </w:rPr>
              <w:t>(2019)</w:t>
            </w:r>
            <w:r>
              <w:rPr>
                <w:spacing w:val="7"/>
                <w:w w:val="110"/>
                <w:sz w:val="16"/>
              </w:rPr>
              <w:t xml:space="preserve"> </w:t>
            </w:r>
            <w:r>
              <w:rPr>
                <w:spacing w:val="-2"/>
                <w:w w:val="110"/>
                <w:sz w:val="16"/>
              </w:rPr>
              <w:t>[</w:t>
            </w:r>
            <w:hyperlink w:anchor="_bookmark229" w:history="1">
              <w:r>
                <w:rPr>
                  <w:color w:val="0000FF"/>
                  <w:spacing w:val="-2"/>
                  <w:w w:val="110"/>
                  <w:sz w:val="16"/>
                </w:rPr>
                <w:t>110</w:t>
              </w:r>
            </w:hyperlink>
            <w:r>
              <w:rPr>
                <w:spacing w:val="-2"/>
                <w:w w:val="110"/>
                <w:sz w:val="16"/>
              </w:rPr>
              <w:t>]</w:t>
            </w:r>
          </w:p>
        </w:tc>
        <w:tc>
          <w:tcPr>
            <w:tcW w:w="3145" w:type="dxa"/>
          </w:tcPr>
          <w:p w14:paraId="6542830F" w14:textId="77777777" w:rsidR="00620CF6" w:rsidRDefault="00000000">
            <w:pPr>
              <w:pStyle w:val="TableParagraph"/>
              <w:spacing w:before="64"/>
              <w:ind w:left="522"/>
              <w:rPr>
                <w:sz w:val="16"/>
              </w:rPr>
            </w:pPr>
            <w:r>
              <w:rPr>
                <w:sz w:val="16"/>
              </w:rPr>
              <w:t>Academic</w:t>
            </w:r>
            <w:r>
              <w:rPr>
                <w:spacing w:val="18"/>
                <w:sz w:val="16"/>
              </w:rPr>
              <w:t xml:space="preserve"> </w:t>
            </w:r>
            <w:r>
              <w:rPr>
                <w:spacing w:val="-2"/>
                <w:sz w:val="16"/>
              </w:rPr>
              <w:t>research</w:t>
            </w:r>
          </w:p>
        </w:tc>
        <w:tc>
          <w:tcPr>
            <w:tcW w:w="2929" w:type="dxa"/>
          </w:tcPr>
          <w:p w14:paraId="43AAC15F" w14:textId="77777777" w:rsidR="00620CF6" w:rsidRDefault="00000000">
            <w:pPr>
              <w:pStyle w:val="TableParagraph"/>
              <w:spacing w:before="64"/>
              <w:ind w:left="167"/>
              <w:rPr>
                <w:sz w:val="16"/>
              </w:rPr>
            </w:pPr>
            <w:r>
              <w:rPr>
                <w:w w:val="105"/>
                <w:sz w:val="16"/>
              </w:rPr>
              <w:t>-</w:t>
            </w:r>
          </w:p>
        </w:tc>
      </w:tr>
      <w:tr w:rsidR="00620CF6" w14:paraId="7337182E" w14:textId="77777777">
        <w:trPr>
          <w:trHeight w:val="332"/>
        </w:trPr>
        <w:tc>
          <w:tcPr>
            <w:tcW w:w="4869" w:type="dxa"/>
          </w:tcPr>
          <w:p w14:paraId="2AEBE80C" w14:textId="77777777" w:rsidR="00620CF6" w:rsidRDefault="00000000">
            <w:pPr>
              <w:pStyle w:val="TableParagraph"/>
              <w:spacing w:before="64"/>
              <w:ind w:left="50"/>
              <w:rPr>
                <w:sz w:val="16"/>
              </w:rPr>
            </w:pPr>
            <w:r>
              <w:rPr>
                <w:w w:val="105"/>
                <w:sz w:val="16"/>
              </w:rPr>
              <w:t>Roine</w:t>
            </w:r>
            <w:r>
              <w:rPr>
                <w:spacing w:val="6"/>
                <w:w w:val="105"/>
                <w:sz w:val="16"/>
              </w:rPr>
              <w:t xml:space="preserve"> </w:t>
            </w:r>
            <w:r>
              <w:rPr>
                <w:w w:val="105"/>
                <w:sz w:val="16"/>
              </w:rPr>
              <w:t>&amp;</w:t>
            </w:r>
            <w:r>
              <w:rPr>
                <w:spacing w:val="7"/>
                <w:w w:val="105"/>
                <w:sz w:val="16"/>
              </w:rPr>
              <w:t xml:space="preserve"> </w:t>
            </w:r>
            <w:r>
              <w:rPr>
                <w:w w:val="105"/>
                <w:sz w:val="16"/>
              </w:rPr>
              <w:t>Waldenström</w:t>
            </w:r>
            <w:r>
              <w:rPr>
                <w:spacing w:val="7"/>
                <w:w w:val="105"/>
                <w:sz w:val="16"/>
              </w:rPr>
              <w:t xml:space="preserve"> </w:t>
            </w:r>
            <w:r>
              <w:rPr>
                <w:w w:val="105"/>
                <w:sz w:val="16"/>
              </w:rPr>
              <w:t>(2009)</w:t>
            </w:r>
            <w:r>
              <w:rPr>
                <w:spacing w:val="6"/>
                <w:w w:val="105"/>
                <w:sz w:val="16"/>
              </w:rPr>
              <w:t xml:space="preserve"> </w:t>
            </w:r>
            <w:r>
              <w:rPr>
                <w:spacing w:val="-2"/>
                <w:w w:val="105"/>
                <w:sz w:val="16"/>
              </w:rPr>
              <w:t>[</w:t>
            </w:r>
            <w:hyperlink w:anchor="_bookmark236" w:history="1">
              <w:r>
                <w:rPr>
                  <w:color w:val="0000FF"/>
                  <w:spacing w:val="-2"/>
                  <w:w w:val="105"/>
                  <w:sz w:val="16"/>
                </w:rPr>
                <w:t>117</w:t>
              </w:r>
            </w:hyperlink>
            <w:r>
              <w:rPr>
                <w:spacing w:val="-2"/>
                <w:w w:val="105"/>
                <w:sz w:val="16"/>
              </w:rPr>
              <w:t>]</w:t>
            </w:r>
          </w:p>
        </w:tc>
        <w:tc>
          <w:tcPr>
            <w:tcW w:w="3145" w:type="dxa"/>
          </w:tcPr>
          <w:p w14:paraId="3731EB47" w14:textId="77777777" w:rsidR="00620CF6" w:rsidRDefault="00000000">
            <w:pPr>
              <w:pStyle w:val="TableParagraph"/>
              <w:spacing w:before="64"/>
              <w:ind w:left="522"/>
              <w:rPr>
                <w:sz w:val="16"/>
              </w:rPr>
            </w:pPr>
            <w:r>
              <w:rPr>
                <w:sz w:val="16"/>
              </w:rPr>
              <w:t>Academic</w:t>
            </w:r>
            <w:r>
              <w:rPr>
                <w:spacing w:val="18"/>
                <w:sz w:val="16"/>
              </w:rPr>
              <w:t xml:space="preserve"> </w:t>
            </w:r>
            <w:r>
              <w:rPr>
                <w:spacing w:val="-2"/>
                <w:sz w:val="16"/>
              </w:rPr>
              <w:t>research</w:t>
            </w:r>
          </w:p>
        </w:tc>
        <w:tc>
          <w:tcPr>
            <w:tcW w:w="2929" w:type="dxa"/>
          </w:tcPr>
          <w:p w14:paraId="111BD13F" w14:textId="77777777" w:rsidR="00620CF6" w:rsidRDefault="00000000">
            <w:pPr>
              <w:pStyle w:val="TableParagraph"/>
              <w:spacing w:before="64"/>
              <w:ind w:left="167"/>
              <w:rPr>
                <w:sz w:val="16"/>
              </w:rPr>
            </w:pPr>
            <w:r>
              <w:rPr>
                <w:w w:val="105"/>
                <w:sz w:val="16"/>
              </w:rPr>
              <w:t>-</w:t>
            </w:r>
          </w:p>
        </w:tc>
      </w:tr>
      <w:tr w:rsidR="00620CF6" w14:paraId="33D8DF18" w14:textId="77777777">
        <w:trPr>
          <w:trHeight w:val="332"/>
        </w:trPr>
        <w:tc>
          <w:tcPr>
            <w:tcW w:w="4869" w:type="dxa"/>
          </w:tcPr>
          <w:p w14:paraId="23A782B1" w14:textId="77777777" w:rsidR="00620CF6" w:rsidRDefault="00000000">
            <w:pPr>
              <w:pStyle w:val="TableParagraph"/>
              <w:spacing w:before="64"/>
              <w:ind w:left="50"/>
              <w:rPr>
                <w:sz w:val="16"/>
              </w:rPr>
            </w:pPr>
            <w:r>
              <w:rPr>
                <w:w w:val="105"/>
                <w:sz w:val="16"/>
              </w:rPr>
              <w:t>Roine</w:t>
            </w:r>
            <w:r>
              <w:rPr>
                <w:spacing w:val="6"/>
                <w:w w:val="105"/>
                <w:sz w:val="16"/>
              </w:rPr>
              <w:t xml:space="preserve"> </w:t>
            </w:r>
            <w:r>
              <w:rPr>
                <w:w w:val="105"/>
                <w:sz w:val="16"/>
              </w:rPr>
              <w:t>&amp;</w:t>
            </w:r>
            <w:r>
              <w:rPr>
                <w:spacing w:val="7"/>
                <w:w w:val="105"/>
                <w:sz w:val="16"/>
              </w:rPr>
              <w:t xml:space="preserve"> </w:t>
            </w:r>
            <w:r>
              <w:rPr>
                <w:w w:val="105"/>
                <w:sz w:val="16"/>
              </w:rPr>
              <w:t>Waldenström</w:t>
            </w:r>
            <w:r>
              <w:rPr>
                <w:spacing w:val="7"/>
                <w:w w:val="105"/>
                <w:sz w:val="16"/>
              </w:rPr>
              <w:t xml:space="preserve"> </w:t>
            </w:r>
            <w:r>
              <w:rPr>
                <w:w w:val="105"/>
                <w:sz w:val="16"/>
              </w:rPr>
              <w:t>(2015)</w:t>
            </w:r>
            <w:r>
              <w:rPr>
                <w:spacing w:val="6"/>
                <w:w w:val="105"/>
                <w:sz w:val="16"/>
              </w:rPr>
              <w:t xml:space="preserve"> </w:t>
            </w:r>
            <w:r>
              <w:rPr>
                <w:spacing w:val="-2"/>
                <w:w w:val="105"/>
                <w:sz w:val="16"/>
              </w:rPr>
              <w:t>[</w:t>
            </w:r>
            <w:hyperlink w:anchor="_bookmark235" w:history="1">
              <w:r>
                <w:rPr>
                  <w:color w:val="0000FF"/>
                  <w:spacing w:val="-2"/>
                  <w:w w:val="105"/>
                  <w:sz w:val="16"/>
                </w:rPr>
                <w:t>116</w:t>
              </w:r>
            </w:hyperlink>
            <w:r>
              <w:rPr>
                <w:spacing w:val="-2"/>
                <w:w w:val="105"/>
                <w:sz w:val="16"/>
              </w:rPr>
              <w:t>]</w:t>
            </w:r>
          </w:p>
        </w:tc>
        <w:tc>
          <w:tcPr>
            <w:tcW w:w="3145" w:type="dxa"/>
          </w:tcPr>
          <w:p w14:paraId="6C4D7C04" w14:textId="77777777" w:rsidR="00620CF6" w:rsidRDefault="00000000">
            <w:pPr>
              <w:pStyle w:val="TableParagraph"/>
              <w:spacing w:before="64"/>
              <w:ind w:left="522"/>
              <w:rPr>
                <w:sz w:val="16"/>
              </w:rPr>
            </w:pPr>
            <w:r>
              <w:rPr>
                <w:sz w:val="16"/>
              </w:rPr>
              <w:t>Cross-national</w:t>
            </w:r>
            <w:r>
              <w:rPr>
                <w:spacing w:val="34"/>
                <w:sz w:val="16"/>
              </w:rPr>
              <w:t xml:space="preserve"> </w:t>
            </w:r>
            <w:r>
              <w:rPr>
                <w:sz w:val="16"/>
              </w:rPr>
              <w:t>academic</w:t>
            </w:r>
            <w:r>
              <w:rPr>
                <w:spacing w:val="35"/>
                <w:sz w:val="16"/>
              </w:rPr>
              <w:t xml:space="preserve"> </w:t>
            </w:r>
            <w:r>
              <w:rPr>
                <w:spacing w:val="-2"/>
                <w:sz w:val="16"/>
              </w:rPr>
              <w:t>research</w:t>
            </w:r>
          </w:p>
        </w:tc>
        <w:tc>
          <w:tcPr>
            <w:tcW w:w="2929" w:type="dxa"/>
          </w:tcPr>
          <w:p w14:paraId="739B9CBC" w14:textId="77777777" w:rsidR="00620CF6" w:rsidRDefault="00000000">
            <w:pPr>
              <w:pStyle w:val="TableParagraph"/>
              <w:spacing w:before="64"/>
              <w:ind w:left="167"/>
              <w:rPr>
                <w:sz w:val="16"/>
              </w:rPr>
            </w:pPr>
            <w:r>
              <w:rPr>
                <w:w w:val="105"/>
                <w:sz w:val="16"/>
              </w:rPr>
              <w:t>-</w:t>
            </w:r>
          </w:p>
        </w:tc>
      </w:tr>
      <w:tr w:rsidR="00620CF6" w14:paraId="4E0EE7DF" w14:textId="77777777">
        <w:trPr>
          <w:trHeight w:val="381"/>
        </w:trPr>
        <w:tc>
          <w:tcPr>
            <w:tcW w:w="4869" w:type="dxa"/>
          </w:tcPr>
          <w:p w14:paraId="21F36CDE" w14:textId="77777777" w:rsidR="00620CF6" w:rsidRDefault="00000000">
            <w:pPr>
              <w:pStyle w:val="TableParagraph"/>
              <w:spacing w:before="64"/>
              <w:ind w:left="50"/>
              <w:rPr>
                <w:sz w:val="16"/>
              </w:rPr>
            </w:pPr>
            <w:r>
              <w:rPr>
                <w:sz w:val="16"/>
              </w:rPr>
              <w:t>Saez</w:t>
            </w:r>
            <w:r>
              <w:rPr>
                <w:spacing w:val="29"/>
                <w:sz w:val="16"/>
              </w:rPr>
              <w:t xml:space="preserve"> </w:t>
            </w:r>
            <w:r>
              <w:rPr>
                <w:sz w:val="16"/>
              </w:rPr>
              <w:t>&amp;</w:t>
            </w:r>
            <w:r>
              <w:rPr>
                <w:spacing w:val="30"/>
                <w:sz w:val="16"/>
              </w:rPr>
              <w:t xml:space="preserve"> </w:t>
            </w:r>
            <w:r>
              <w:rPr>
                <w:sz w:val="16"/>
              </w:rPr>
              <w:t>Zucman</w:t>
            </w:r>
            <w:r>
              <w:rPr>
                <w:spacing w:val="30"/>
                <w:sz w:val="16"/>
              </w:rPr>
              <w:t xml:space="preserve"> </w:t>
            </w:r>
            <w:r>
              <w:rPr>
                <w:sz w:val="16"/>
              </w:rPr>
              <w:t>(2016)</w:t>
            </w:r>
            <w:r>
              <w:rPr>
                <w:spacing w:val="30"/>
                <w:sz w:val="16"/>
              </w:rPr>
              <w:t xml:space="preserve"> </w:t>
            </w:r>
            <w:r>
              <w:rPr>
                <w:spacing w:val="-4"/>
                <w:sz w:val="16"/>
              </w:rPr>
              <w:t>[</w:t>
            </w:r>
            <w:hyperlink w:anchor="_bookmark240" w:history="1">
              <w:r>
                <w:rPr>
                  <w:color w:val="0000FF"/>
                  <w:spacing w:val="-4"/>
                  <w:sz w:val="16"/>
                </w:rPr>
                <w:t>121</w:t>
              </w:r>
            </w:hyperlink>
            <w:r>
              <w:rPr>
                <w:spacing w:val="-4"/>
                <w:sz w:val="16"/>
              </w:rPr>
              <w:t>]</w:t>
            </w:r>
          </w:p>
        </w:tc>
        <w:tc>
          <w:tcPr>
            <w:tcW w:w="3145" w:type="dxa"/>
          </w:tcPr>
          <w:p w14:paraId="12A44FA0" w14:textId="77777777" w:rsidR="00620CF6" w:rsidRDefault="00000000">
            <w:pPr>
              <w:pStyle w:val="TableParagraph"/>
              <w:spacing w:before="64"/>
              <w:ind w:left="522"/>
              <w:rPr>
                <w:sz w:val="16"/>
              </w:rPr>
            </w:pPr>
            <w:r>
              <w:rPr>
                <w:sz w:val="16"/>
              </w:rPr>
              <w:t>Academic</w:t>
            </w:r>
            <w:r>
              <w:rPr>
                <w:spacing w:val="18"/>
                <w:sz w:val="16"/>
              </w:rPr>
              <w:t xml:space="preserve"> </w:t>
            </w:r>
            <w:r>
              <w:rPr>
                <w:spacing w:val="-2"/>
                <w:sz w:val="16"/>
              </w:rPr>
              <w:t>research</w:t>
            </w:r>
          </w:p>
        </w:tc>
        <w:tc>
          <w:tcPr>
            <w:tcW w:w="2929" w:type="dxa"/>
          </w:tcPr>
          <w:p w14:paraId="448F71D6" w14:textId="77777777" w:rsidR="00620CF6" w:rsidRDefault="00000000">
            <w:pPr>
              <w:pStyle w:val="TableParagraph"/>
              <w:spacing w:before="64"/>
              <w:ind w:left="167"/>
              <w:rPr>
                <w:sz w:val="16"/>
              </w:rPr>
            </w:pPr>
            <w:r>
              <w:rPr>
                <w:w w:val="105"/>
                <w:sz w:val="16"/>
              </w:rPr>
              <w:t>-</w:t>
            </w:r>
          </w:p>
        </w:tc>
      </w:tr>
      <w:tr w:rsidR="00620CF6" w14:paraId="6F959821" w14:textId="77777777">
        <w:trPr>
          <w:trHeight w:val="381"/>
        </w:trPr>
        <w:tc>
          <w:tcPr>
            <w:tcW w:w="4869" w:type="dxa"/>
          </w:tcPr>
          <w:p w14:paraId="2CE23AA4" w14:textId="77777777" w:rsidR="00620CF6" w:rsidRDefault="00000000">
            <w:pPr>
              <w:pStyle w:val="TableParagraph"/>
              <w:spacing w:before="114"/>
              <w:ind w:left="50"/>
              <w:rPr>
                <w:sz w:val="16"/>
              </w:rPr>
            </w:pPr>
            <w:r>
              <w:rPr>
                <w:sz w:val="16"/>
              </w:rPr>
              <w:t>Saez</w:t>
            </w:r>
            <w:r>
              <w:rPr>
                <w:spacing w:val="29"/>
                <w:sz w:val="16"/>
              </w:rPr>
              <w:t xml:space="preserve"> </w:t>
            </w:r>
            <w:r>
              <w:rPr>
                <w:sz w:val="16"/>
              </w:rPr>
              <w:t>&amp;</w:t>
            </w:r>
            <w:r>
              <w:rPr>
                <w:spacing w:val="30"/>
                <w:sz w:val="16"/>
              </w:rPr>
              <w:t xml:space="preserve"> </w:t>
            </w:r>
            <w:r>
              <w:rPr>
                <w:sz w:val="16"/>
              </w:rPr>
              <w:t>Zucman</w:t>
            </w:r>
            <w:r>
              <w:rPr>
                <w:spacing w:val="30"/>
                <w:sz w:val="16"/>
              </w:rPr>
              <w:t xml:space="preserve"> </w:t>
            </w:r>
            <w:r>
              <w:rPr>
                <w:sz w:val="16"/>
              </w:rPr>
              <w:t>(2019)</w:t>
            </w:r>
            <w:r>
              <w:rPr>
                <w:spacing w:val="30"/>
                <w:sz w:val="16"/>
              </w:rPr>
              <w:t xml:space="preserve"> </w:t>
            </w:r>
            <w:r>
              <w:rPr>
                <w:spacing w:val="-4"/>
                <w:sz w:val="16"/>
              </w:rPr>
              <w:t>[</w:t>
            </w:r>
            <w:hyperlink w:anchor="_bookmark237" w:history="1">
              <w:r>
                <w:rPr>
                  <w:color w:val="0000FF"/>
                  <w:spacing w:val="-4"/>
                  <w:sz w:val="16"/>
                </w:rPr>
                <w:t>118</w:t>
              </w:r>
            </w:hyperlink>
            <w:r>
              <w:rPr>
                <w:spacing w:val="-4"/>
                <w:sz w:val="16"/>
              </w:rPr>
              <w:t>]</w:t>
            </w:r>
          </w:p>
        </w:tc>
        <w:tc>
          <w:tcPr>
            <w:tcW w:w="3145" w:type="dxa"/>
          </w:tcPr>
          <w:p w14:paraId="7DF07D3E" w14:textId="77777777" w:rsidR="00620CF6" w:rsidRDefault="00000000">
            <w:pPr>
              <w:pStyle w:val="TableParagraph"/>
              <w:spacing w:before="114"/>
              <w:ind w:left="522"/>
              <w:rPr>
                <w:sz w:val="16"/>
              </w:rPr>
            </w:pPr>
            <w:r>
              <w:rPr>
                <w:sz w:val="16"/>
              </w:rPr>
              <w:t>Academic</w:t>
            </w:r>
            <w:r>
              <w:rPr>
                <w:spacing w:val="18"/>
                <w:sz w:val="16"/>
              </w:rPr>
              <w:t xml:space="preserve"> </w:t>
            </w:r>
            <w:r>
              <w:rPr>
                <w:spacing w:val="-2"/>
                <w:sz w:val="16"/>
              </w:rPr>
              <w:t>research</w:t>
            </w:r>
          </w:p>
        </w:tc>
        <w:tc>
          <w:tcPr>
            <w:tcW w:w="2929" w:type="dxa"/>
          </w:tcPr>
          <w:p w14:paraId="0E01A14C" w14:textId="77777777" w:rsidR="00620CF6" w:rsidRDefault="00000000">
            <w:pPr>
              <w:pStyle w:val="TableParagraph"/>
              <w:spacing w:before="114"/>
              <w:ind w:left="167"/>
              <w:rPr>
                <w:sz w:val="16"/>
              </w:rPr>
            </w:pPr>
            <w:r>
              <w:rPr>
                <w:w w:val="105"/>
                <w:sz w:val="16"/>
              </w:rPr>
              <w:t>-</w:t>
            </w:r>
          </w:p>
        </w:tc>
      </w:tr>
      <w:tr w:rsidR="00620CF6" w14:paraId="6BB47C95" w14:textId="77777777">
        <w:trPr>
          <w:trHeight w:val="332"/>
        </w:trPr>
        <w:tc>
          <w:tcPr>
            <w:tcW w:w="4869" w:type="dxa"/>
          </w:tcPr>
          <w:p w14:paraId="58FA1AAE" w14:textId="77777777" w:rsidR="00620CF6" w:rsidRDefault="00000000">
            <w:pPr>
              <w:pStyle w:val="TableParagraph"/>
              <w:spacing w:before="64"/>
              <w:ind w:left="50"/>
              <w:rPr>
                <w:sz w:val="16"/>
              </w:rPr>
            </w:pPr>
            <w:r>
              <w:rPr>
                <w:sz w:val="16"/>
              </w:rPr>
              <w:t>Saez</w:t>
            </w:r>
            <w:r>
              <w:rPr>
                <w:spacing w:val="30"/>
                <w:sz w:val="16"/>
              </w:rPr>
              <w:t xml:space="preserve"> </w:t>
            </w:r>
            <w:r>
              <w:rPr>
                <w:sz w:val="16"/>
              </w:rPr>
              <w:t>&amp;</w:t>
            </w:r>
            <w:r>
              <w:rPr>
                <w:spacing w:val="31"/>
                <w:sz w:val="16"/>
              </w:rPr>
              <w:t xml:space="preserve"> </w:t>
            </w:r>
            <w:r>
              <w:rPr>
                <w:sz w:val="16"/>
              </w:rPr>
              <w:t>Zucman</w:t>
            </w:r>
            <w:r>
              <w:rPr>
                <w:spacing w:val="30"/>
                <w:sz w:val="16"/>
              </w:rPr>
              <w:t xml:space="preserve"> </w:t>
            </w:r>
            <w:r>
              <w:rPr>
                <w:sz w:val="16"/>
              </w:rPr>
              <w:t>(2020a)</w:t>
            </w:r>
            <w:r>
              <w:rPr>
                <w:spacing w:val="31"/>
                <w:sz w:val="16"/>
              </w:rPr>
              <w:t xml:space="preserve"> </w:t>
            </w:r>
            <w:r>
              <w:rPr>
                <w:spacing w:val="-4"/>
                <w:sz w:val="16"/>
              </w:rPr>
              <w:t>[</w:t>
            </w:r>
            <w:hyperlink w:anchor="_bookmark238" w:history="1">
              <w:r>
                <w:rPr>
                  <w:color w:val="0000FF"/>
                  <w:spacing w:val="-4"/>
                  <w:sz w:val="16"/>
                </w:rPr>
                <w:t>119</w:t>
              </w:r>
            </w:hyperlink>
            <w:r>
              <w:rPr>
                <w:spacing w:val="-4"/>
                <w:sz w:val="16"/>
              </w:rPr>
              <w:t>]</w:t>
            </w:r>
          </w:p>
        </w:tc>
        <w:tc>
          <w:tcPr>
            <w:tcW w:w="3145" w:type="dxa"/>
          </w:tcPr>
          <w:p w14:paraId="0DDE663F" w14:textId="77777777" w:rsidR="00620CF6" w:rsidRDefault="00000000">
            <w:pPr>
              <w:pStyle w:val="TableParagraph"/>
              <w:spacing w:before="64"/>
              <w:ind w:left="522"/>
              <w:rPr>
                <w:sz w:val="16"/>
              </w:rPr>
            </w:pPr>
            <w:r>
              <w:rPr>
                <w:sz w:val="16"/>
              </w:rPr>
              <w:t>Academic</w:t>
            </w:r>
            <w:r>
              <w:rPr>
                <w:spacing w:val="18"/>
                <w:sz w:val="16"/>
              </w:rPr>
              <w:t xml:space="preserve"> </w:t>
            </w:r>
            <w:r>
              <w:rPr>
                <w:spacing w:val="-2"/>
                <w:sz w:val="16"/>
              </w:rPr>
              <w:t>research</w:t>
            </w:r>
          </w:p>
        </w:tc>
        <w:tc>
          <w:tcPr>
            <w:tcW w:w="2929" w:type="dxa"/>
          </w:tcPr>
          <w:p w14:paraId="28053AFB" w14:textId="77777777" w:rsidR="00620CF6" w:rsidRDefault="00000000">
            <w:pPr>
              <w:pStyle w:val="TableParagraph"/>
              <w:spacing w:before="64"/>
              <w:ind w:left="167"/>
              <w:rPr>
                <w:sz w:val="16"/>
              </w:rPr>
            </w:pPr>
            <w:r>
              <w:rPr>
                <w:w w:val="105"/>
                <w:sz w:val="16"/>
              </w:rPr>
              <w:t>-</w:t>
            </w:r>
          </w:p>
        </w:tc>
      </w:tr>
      <w:tr w:rsidR="00620CF6" w14:paraId="194DEF58" w14:textId="77777777">
        <w:trPr>
          <w:trHeight w:val="332"/>
        </w:trPr>
        <w:tc>
          <w:tcPr>
            <w:tcW w:w="4869" w:type="dxa"/>
          </w:tcPr>
          <w:p w14:paraId="061C5253" w14:textId="77777777" w:rsidR="00620CF6" w:rsidRDefault="00000000">
            <w:pPr>
              <w:pStyle w:val="TableParagraph"/>
              <w:spacing w:before="64"/>
              <w:ind w:left="50"/>
              <w:rPr>
                <w:sz w:val="16"/>
              </w:rPr>
            </w:pPr>
            <w:r>
              <w:rPr>
                <w:sz w:val="16"/>
              </w:rPr>
              <w:t>Saez</w:t>
            </w:r>
            <w:r>
              <w:rPr>
                <w:spacing w:val="28"/>
                <w:sz w:val="16"/>
              </w:rPr>
              <w:t xml:space="preserve"> </w:t>
            </w:r>
            <w:r>
              <w:rPr>
                <w:sz w:val="16"/>
              </w:rPr>
              <w:t>&amp;</w:t>
            </w:r>
            <w:r>
              <w:rPr>
                <w:spacing w:val="31"/>
                <w:sz w:val="16"/>
              </w:rPr>
              <w:t xml:space="preserve"> </w:t>
            </w:r>
            <w:r>
              <w:rPr>
                <w:sz w:val="16"/>
              </w:rPr>
              <w:t>Zucman</w:t>
            </w:r>
            <w:r>
              <w:rPr>
                <w:spacing w:val="31"/>
                <w:sz w:val="16"/>
              </w:rPr>
              <w:t xml:space="preserve"> </w:t>
            </w:r>
            <w:r>
              <w:rPr>
                <w:sz w:val="16"/>
              </w:rPr>
              <w:t>(2020b)</w:t>
            </w:r>
            <w:r>
              <w:rPr>
                <w:spacing w:val="31"/>
                <w:sz w:val="16"/>
              </w:rPr>
              <w:t xml:space="preserve"> </w:t>
            </w:r>
            <w:r>
              <w:rPr>
                <w:spacing w:val="-4"/>
                <w:sz w:val="16"/>
              </w:rPr>
              <w:t>[</w:t>
            </w:r>
            <w:hyperlink w:anchor="_bookmark239" w:history="1">
              <w:r>
                <w:rPr>
                  <w:color w:val="0000FF"/>
                  <w:spacing w:val="-4"/>
                  <w:sz w:val="16"/>
                </w:rPr>
                <w:t>120</w:t>
              </w:r>
            </w:hyperlink>
            <w:r>
              <w:rPr>
                <w:spacing w:val="-4"/>
                <w:sz w:val="16"/>
              </w:rPr>
              <w:t>]</w:t>
            </w:r>
          </w:p>
        </w:tc>
        <w:tc>
          <w:tcPr>
            <w:tcW w:w="3145" w:type="dxa"/>
          </w:tcPr>
          <w:p w14:paraId="078EE6BD" w14:textId="77777777" w:rsidR="00620CF6" w:rsidRDefault="00000000">
            <w:pPr>
              <w:pStyle w:val="TableParagraph"/>
              <w:spacing w:before="64"/>
              <w:ind w:left="522"/>
              <w:rPr>
                <w:sz w:val="16"/>
              </w:rPr>
            </w:pPr>
            <w:r>
              <w:rPr>
                <w:sz w:val="16"/>
              </w:rPr>
              <w:t>Academic</w:t>
            </w:r>
            <w:r>
              <w:rPr>
                <w:spacing w:val="18"/>
                <w:sz w:val="16"/>
              </w:rPr>
              <w:t xml:space="preserve"> </w:t>
            </w:r>
            <w:r>
              <w:rPr>
                <w:spacing w:val="-2"/>
                <w:sz w:val="16"/>
              </w:rPr>
              <w:t>research</w:t>
            </w:r>
          </w:p>
        </w:tc>
        <w:tc>
          <w:tcPr>
            <w:tcW w:w="2929" w:type="dxa"/>
          </w:tcPr>
          <w:p w14:paraId="10369710" w14:textId="77777777" w:rsidR="00620CF6" w:rsidRDefault="00000000">
            <w:pPr>
              <w:pStyle w:val="TableParagraph"/>
              <w:spacing w:before="64"/>
              <w:ind w:left="167"/>
              <w:rPr>
                <w:sz w:val="16"/>
              </w:rPr>
            </w:pPr>
            <w:r>
              <w:rPr>
                <w:w w:val="105"/>
                <w:sz w:val="16"/>
              </w:rPr>
              <w:t>-</w:t>
            </w:r>
          </w:p>
        </w:tc>
      </w:tr>
      <w:tr w:rsidR="00620CF6" w14:paraId="0F0AFEC3" w14:textId="77777777">
        <w:trPr>
          <w:trHeight w:val="332"/>
        </w:trPr>
        <w:tc>
          <w:tcPr>
            <w:tcW w:w="4869" w:type="dxa"/>
          </w:tcPr>
          <w:p w14:paraId="5DE3D517" w14:textId="77777777" w:rsidR="00620CF6" w:rsidRDefault="00000000">
            <w:pPr>
              <w:pStyle w:val="TableParagraph"/>
              <w:spacing w:before="64"/>
              <w:ind w:left="50"/>
              <w:rPr>
                <w:sz w:val="16"/>
              </w:rPr>
            </w:pPr>
            <w:proofErr w:type="spellStart"/>
            <w:r>
              <w:rPr>
                <w:w w:val="105"/>
                <w:sz w:val="16"/>
              </w:rPr>
              <w:t>Salverda</w:t>
            </w:r>
            <w:proofErr w:type="spellEnd"/>
            <w:r>
              <w:rPr>
                <w:spacing w:val="12"/>
                <w:w w:val="105"/>
                <w:sz w:val="16"/>
              </w:rPr>
              <w:t xml:space="preserve"> </w:t>
            </w:r>
            <w:r>
              <w:rPr>
                <w:w w:val="105"/>
                <w:sz w:val="16"/>
              </w:rPr>
              <w:t>(2019)</w:t>
            </w:r>
            <w:r>
              <w:rPr>
                <w:spacing w:val="13"/>
                <w:w w:val="105"/>
                <w:sz w:val="16"/>
              </w:rPr>
              <w:t xml:space="preserve"> </w:t>
            </w:r>
            <w:r>
              <w:rPr>
                <w:spacing w:val="-2"/>
                <w:w w:val="105"/>
                <w:sz w:val="16"/>
              </w:rPr>
              <w:t>[</w:t>
            </w:r>
            <w:hyperlink w:anchor="_bookmark241" w:history="1">
              <w:r>
                <w:rPr>
                  <w:color w:val="0000FF"/>
                  <w:spacing w:val="-2"/>
                  <w:w w:val="105"/>
                  <w:sz w:val="16"/>
                </w:rPr>
                <w:t>122</w:t>
              </w:r>
            </w:hyperlink>
            <w:r>
              <w:rPr>
                <w:spacing w:val="-2"/>
                <w:w w:val="105"/>
                <w:sz w:val="16"/>
              </w:rPr>
              <w:t>]</w:t>
            </w:r>
          </w:p>
        </w:tc>
        <w:tc>
          <w:tcPr>
            <w:tcW w:w="3145" w:type="dxa"/>
          </w:tcPr>
          <w:p w14:paraId="0872B032" w14:textId="77777777" w:rsidR="00620CF6" w:rsidRDefault="00000000">
            <w:pPr>
              <w:pStyle w:val="TableParagraph"/>
              <w:spacing w:before="64"/>
              <w:ind w:left="522"/>
              <w:rPr>
                <w:sz w:val="16"/>
              </w:rPr>
            </w:pPr>
            <w:r>
              <w:rPr>
                <w:sz w:val="16"/>
              </w:rPr>
              <w:t>Academic</w:t>
            </w:r>
            <w:r>
              <w:rPr>
                <w:spacing w:val="18"/>
                <w:sz w:val="16"/>
              </w:rPr>
              <w:t xml:space="preserve"> </w:t>
            </w:r>
            <w:r>
              <w:rPr>
                <w:spacing w:val="-2"/>
                <w:sz w:val="16"/>
              </w:rPr>
              <w:t>research</w:t>
            </w:r>
          </w:p>
        </w:tc>
        <w:tc>
          <w:tcPr>
            <w:tcW w:w="2929" w:type="dxa"/>
          </w:tcPr>
          <w:p w14:paraId="32DE23AA" w14:textId="77777777" w:rsidR="00620CF6" w:rsidRDefault="00000000">
            <w:pPr>
              <w:pStyle w:val="TableParagraph"/>
              <w:spacing w:before="64"/>
              <w:ind w:left="167"/>
              <w:rPr>
                <w:sz w:val="16"/>
              </w:rPr>
            </w:pPr>
            <w:r>
              <w:rPr>
                <w:w w:val="105"/>
                <w:sz w:val="16"/>
              </w:rPr>
              <w:t>-</w:t>
            </w:r>
          </w:p>
        </w:tc>
      </w:tr>
      <w:tr w:rsidR="00620CF6" w14:paraId="39F6984F" w14:textId="77777777">
        <w:trPr>
          <w:trHeight w:val="381"/>
        </w:trPr>
        <w:tc>
          <w:tcPr>
            <w:tcW w:w="4869" w:type="dxa"/>
          </w:tcPr>
          <w:p w14:paraId="33DC35B0" w14:textId="77777777" w:rsidR="00620CF6" w:rsidRDefault="00000000">
            <w:pPr>
              <w:pStyle w:val="TableParagraph"/>
              <w:spacing w:before="64"/>
              <w:ind w:left="50"/>
              <w:rPr>
                <w:sz w:val="16"/>
              </w:rPr>
            </w:pPr>
            <w:r>
              <w:rPr>
                <w:w w:val="105"/>
                <w:sz w:val="16"/>
              </w:rPr>
              <w:t>Smith</w:t>
            </w:r>
            <w:r>
              <w:rPr>
                <w:spacing w:val="20"/>
                <w:w w:val="105"/>
                <w:sz w:val="16"/>
              </w:rPr>
              <w:t xml:space="preserve"> </w:t>
            </w:r>
            <w:r>
              <w:rPr>
                <w:w w:val="105"/>
                <w:sz w:val="16"/>
              </w:rPr>
              <w:t>et</w:t>
            </w:r>
            <w:r>
              <w:rPr>
                <w:spacing w:val="21"/>
                <w:w w:val="105"/>
                <w:sz w:val="16"/>
              </w:rPr>
              <w:t xml:space="preserve"> </w:t>
            </w:r>
            <w:r>
              <w:rPr>
                <w:w w:val="105"/>
                <w:sz w:val="16"/>
              </w:rPr>
              <w:t>al.</w:t>
            </w:r>
            <w:r>
              <w:rPr>
                <w:spacing w:val="42"/>
                <w:w w:val="105"/>
                <w:sz w:val="16"/>
              </w:rPr>
              <w:t xml:space="preserve"> </w:t>
            </w:r>
            <w:r>
              <w:rPr>
                <w:w w:val="105"/>
                <w:sz w:val="16"/>
              </w:rPr>
              <w:t>(2020)</w:t>
            </w:r>
            <w:r>
              <w:rPr>
                <w:spacing w:val="21"/>
                <w:w w:val="105"/>
                <w:sz w:val="16"/>
              </w:rPr>
              <w:t xml:space="preserve"> </w:t>
            </w:r>
            <w:r>
              <w:rPr>
                <w:spacing w:val="-2"/>
                <w:w w:val="105"/>
                <w:sz w:val="16"/>
              </w:rPr>
              <w:t>[</w:t>
            </w:r>
            <w:hyperlink w:anchor="_bookmark245" w:history="1">
              <w:r>
                <w:rPr>
                  <w:color w:val="0000FF"/>
                  <w:spacing w:val="-2"/>
                  <w:w w:val="105"/>
                  <w:sz w:val="16"/>
                </w:rPr>
                <w:t>126</w:t>
              </w:r>
            </w:hyperlink>
            <w:r>
              <w:rPr>
                <w:spacing w:val="-2"/>
                <w:w w:val="105"/>
                <w:sz w:val="16"/>
              </w:rPr>
              <w:t>]</w:t>
            </w:r>
          </w:p>
        </w:tc>
        <w:tc>
          <w:tcPr>
            <w:tcW w:w="3145" w:type="dxa"/>
          </w:tcPr>
          <w:p w14:paraId="22047948" w14:textId="77777777" w:rsidR="00620CF6" w:rsidRDefault="00000000">
            <w:pPr>
              <w:pStyle w:val="TableParagraph"/>
              <w:spacing w:before="64"/>
              <w:ind w:left="522"/>
              <w:rPr>
                <w:sz w:val="16"/>
              </w:rPr>
            </w:pPr>
            <w:r>
              <w:rPr>
                <w:sz w:val="16"/>
              </w:rPr>
              <w:t>Academic</w:t>
            </w:r>
            <w:r>
              <w:rPr>
                <w:spacing w:val="18"/>
                <w:sz w:val="16"/>
              </w:rPr>
              <w:t xml:space="preserve"> </w:t>
            </w:r>
            <w:r>
              <w:rPr>
                <w:spacing w:val="-2"/>
                <w:sz w:val="16"/>
              </w:rPr>
              <w:t>research</w:t>
            </w:r>
          </w:p>
        </w:tc>
        <w:tc>
          <w:tcPr>
            <w:tcW w:w="2929" w:type="dxa"/>
          </w:tcPr>
          <w:p w14:paraId="20AD788E" w14:textId="77777777" w:rsidR="00620CF6" w:rsidRDefault="00000000">
            <w:pPr>
              <w:pStyle w:val="TableParagraph"/>
              <w:spacing w:before="64"/>
              <w:ind w:left="167"/>
              <w:rPr>
                <w:sz w:val="16"/>
              </w:rPr>
            </w:pPr>
            <w:r>
              <w:rPr>
                <w:w w:val="105"/>
                <w:sz w:val="16"/>
              </w:rPr>
              <w:t>-</w:t>
            </w:r>
          </w:p>
        </w:tc>
      </w:tr>
      <w:tr w:rsidR="00620CF6" w14:paraId="61C8B297" w14:textId="77777777">
        <w:trPr>
          <w:trHeight w:val="381"/>
        </w:trPr>
        <w:tc>
          <w:tcPr>
            <w:tcW w:w="4869" w:type="dxa"/>
          </w:tcPr>
          <w:p w14:paraId="443DD56E" w14:textId="77777777" w:rsidR="00620CF6" w:rsidRDefault="00000000">
            <w:pPr>
              <w:pStyle w:val="TableParagraph"/>
              <w:spacing w:before="114"/>
              <w:ind w:left="50"/>
              <w:rPr>
                <w:sz w:val="16"/>
              </w:rPr>
            </w:pPr>
            <w:r>
              <w:rPr>
                <w:w w:val="105"/>
                <w:sz w:val="16"/>
              </w:rPr>
              <w:t>Smith</w:t>
            </w:r>
            <w:r>
              <w:rPr>
                <w:spacing w:val="20"/>
                <w:w w:val="105"/>
                <w:sz w:val="16"/>
              </w:rPr>
              <w:t xml:space="preserve"> </w:t>
            </w:r>
            <w:r>
              <w:rPr>
                <w:w w:val="105"/>
                <w:sz w:val="16"/>
              </w:rPr>
              <w:t>et</w:t>
            </w:r>
            <w:r>
              <w:rPr>
                <w:spacing w:val="21"/>
                <w:w w:val="105"/>
                <w:sz w:val="16"/>
              </w:rPr>
              <w:t xml:space="preserve"> </w:t>
            </w:r>
            <w:r>
              <w:rPr>
                <w:w w:val="105"/>
                <w:sz w:val="16"/>
              </w:rPr>
              <w:t>al.</w:t>
            </w:r>
            <w:r>
              <w:rPr>
                <w:spacing w:val="42"/>
                <w:w w:val="105"/>
                <w:sz w:val="16"/>
              </w:rPr>
              <w:t xml:space="preserve"> </w:t>
            </w:r>
            <w:r>
              <w:rPr>
                <w:w w:val="105"/>
                <w:sz w:val="16"/>
              </w:rPr>
              <w:t>(2022)</w:t>
            </w:r>
            <w:r>
              <w:rPr>
                <w:spacing w:val="21"/>
                <w:w w:val="105"/>
                <w:sz w:val="16"/>
              </w:rPr>
              <w:t xml:space="preserve"> </w:t>
            </w:r>
            <w:r>
              <w:rPr>
                <w:spacing w:val="-2"/>
                <w:w w:val="105"/>
                <w:sz w:val="16"/>
              </w:rPr>
              <w:t>[</w:t>
            </w:r>
            <w:hyperlink w:anchor="_bookmark246" w:history="1">
              <w:r>
                <w:rPr>
                  <w:color w:val="0000FF"/>
                  <w:spacing w:val="-2"/>
                  <w:w w:val="105"/>
                  <w:sz w:val="16"/>
                </w:rPr>
                <w:t>127</w:t>
              </w:r>
            </w:hyperlink>
            <w:r>
              <w:rPr>
                <w:spacing w:val="-2"/>
                <w:w w:val="105"/>
                <w:sz w:val="16"/>
              </w:rPr>
              <w:t>]</w:t>
            </w:r>
          </w:p>
        </w:tc>
        <w:tc>
          <w:tcPr>
            <w:tcW w:w="3145" w:type="dxa"/>
          </w:tcPr>
          <w:p w14:paraId="1331C8C9" w14:textId="77777777" w:rsidR="00620CF6" w:rsidRDefault="00000000">
            <w:pPr>
              <w:pStyle w:val="TableParagraph"/>
              <w:spacing w:before="114"/>
              <w:ind w:left="522"/>
              <w:rPr>
                <w:sz w:val="16"/>
              </w:rPr>
            </w:pPr>
            <w:r>
              <w:rPr>
                <w:sz w:val="16"/>
              </w:rPr>
              <w:t>Academic</w:t>
            </w:r>
            <w:r>
              <w:rPr>
                <w:spacing w:val="18"/>
                <w:sz w:val="16"/>
              </w:rPr>
              <w:t xml:space="preserve"> </w:t>
            </w:r>
            <w:r>
              <w:rPr>
                <w:spacing w:val="-2"/>
                <w:sz w:val="16"/>
              </w:rPr>
              <w:t>research</w:t>
            </w:r>
          </w:p>
        </w:tc>
        <w:tc>
          <w:tcPr>
            <w:tcW w:w="2929" w:type="dxa"/>
          </w:tcPr>
          <w:p w14:paraId="77F0891A" w14:textId="77777777" w:rsidR="00620CF6" w:rsidRDefault="00000000">
            <w:pPr>
              <w:pStyle w:val="TableParagraph"/>
              <w:spacing w:before="114"/>
              <w:ind w:left="167"/>
              <w:rPr>
                <w:sz w:val="16"/>
              </w:rPr>
            </w:pPr>
            <w:r>
              <w:rPr>
                <w:w w:val="105"/>
                <w:sz w:val="16"/>
              </w:rPr>
              <w:t>-</w:t>
            </w:r>
          </w:p>
        </w:tc>
      </w:tr>
      <w:tr w:rsidR="00620CF6" w14:paraId="2B75E79D" w14:textId="77777777">
        <w:trPr>
          <w:trHeight w:val="332"/>
        </w:trPr>
        <w:tc>
          <w:tcPr>
            <w:tcW w:w="4869" w:type="dxa"/>
          </w:tcPr>
          <w:p w14:paraId="6B782657" w14:textId="77777777" w:rsidR="00620CF6" w:rsidRDefault="00000000">
            <w:pPr>
              <w:pStyle w:val="TableParagraph"/>
              <w:spacing w:before="64"/>
              <w:ind w:left="50"/>
              <w:rPr>
                <w:sz w:val="16"/>
              </w:rPr>
            </w:pPr>
            <w:r>
              <w:rPr>
                <w:w w:val="105"/>
                <w:sz w:val="16"/>
              </w:rPr>
              <w:t>Statistics</w:t>
            </w:r>
            <w:r>
              <w:rPr>
                <w:spacing w:val="27"/>
                <w:w w:val="105"/>
                <w:sz w:val="16"/>
              </w:rPr>
              <w:t xml:space="preserve"> </w:t>
            </w:r>
            <w:r>
              <w:rPr>
                <w:w w:val="105"/>
                <w:sz w:val="16"/>
              </w:rPr>
              <w:t>Finland</w:t>
            </w:r>
            <w:r>
              <w:rPr>
                <w:spacing w:val="28"/>
                <w:w w:val="105"/>
                <w:sz w:val="16"/>
              </w:rPr>
              <w:t xml:space="preserve"> </w:t>
            </w:r>
            <w:r>
              <w:rPr>
                <w:w w:val="105"/>
                <w:sz w:val="16"/>
              </w:rPr>
              <w:t>(2021)</w:t>
            </w:r>
            <w:r>
              <w:rPr>
                <w:spacing w:val="27"/>
                <w:w w:val="105"/>
                <w:sz w:val="16"/>
              </w:rPr>
              <w:t xml:space="preserve"> </w:t>
            </w:r>
            <w:r>
              <w:rPr>
                <w:spacing w:val="-2"/>
                <w:w w:val="105"/>
                <w:sz w:val="16"/>
              </w:rPr>
              <w:t>[</w:t>
            </w:r>
            <w:hyperlink w:anchor="_bookmark249" w:history="1">
              <w:r>
                <w:rPr>
                  <w:color w:val="0000FF"/>
                  <w:spacing w:val="-2"/>
                  <w:w w:val="105"/>
                  <w:sz w:val="16"/>
                </w:rPr>
                <w:t>130</w:t>
              </w:r>
            </w:hyperlink>
            <w:r>
              <w:rPr>
                <w:spacing w:val="-2"/>
                <w:w w:val="105"/>
                <w:sz w:val="16"/>
              </w:rPr>
              <w:t>]</w:t>
            </w:r>
          </w:p>
        </w:tc>
        <w:tc>
          <w:tcPr>
            <w:tcW w:w="3145" w:type="dxa"/>
          </w:tcPr>
          <w:p w14:paraId="7B63CF7D" w14:textId="77777777" w:rsidR="00620CF6" w:rsidRDefault="00000000">
            <w:pPr>
              <w:pStyle w:val="TableParagraph"/>
              <w:spacing w:before="64"/>
              <w:ind w:left="522"/>
              <w:rPr>
                <w:sz w:val="16"/>
              </w:rPr>
            </w:pPr>
            <w:r>
              <w:rPr>
                <w:sz w:val="16"/>
              </w:rPr>
              <w:t>Oﬀicial</w:t>
            </w:r>
            <w:r>
              <w:rPr>
                <w:spacing w:val="13"/>
                <w:sz w:val="16"/>
              </w:rPr>
              <w:t xml:space="preserve"> </w:t>
            </w:r>
            <w:r>
              <w:rPr>
                <w:sz w:val="16"/>
              </w:rPr>
              <w:t>survey</w:t>
            </w:r>
            <w:r>
              <w:rPr>
                <w:spacing w:val="14"/>
                <w:sz w:val="16"/>
              </w:rPr>
              <w:t xml:space="preserve"> </w:t>
            </w:r>
            <w:r>
              <w:rPr>
                <w:spacing w:val="-4"/>
                <w:sz w:val="16"/>
              </w:rPr>
              <w:t>data</w:t>
            </w:r>
          </w:p>
        </w:tc>
        <w:tc>
          <w:tcPr>
            <w:tcW w:w="2929" w:type="dxa"/>
          </w:tcPr>
          <w:p w14:paraId="3F1BE03A" w14:textId="77777777" w:rsidR="00620CF6" w:rsidRDefault="00000000">
            <w:pPr>
              <w:pStyle w:val="TableParagraph"/>
              <w:spacing w:before="64"/>
              <w:ind w:left="167"/>
              <w:rPr>
                <w:sz w:val="16"/>
              </w:rPr>
            </w:pPr>
            <w:r>
              <w:rPr>
                <w:w w:val="105"/>
                <w:sz w:val="16"/>
              </w:rPr>
              <w:t>-</w:t>
            </w:r>
          </w:p>
        </w:tc>
      </w:tr>
      <w:tr w:rsidR="00620CF6" w14:paraId="1317D1B0" w14:textId="77777777">
        <w:trPr>
          <w:trHeight w:val="332"/>
        </w:trPr>
        <w:tc>
          <w:tcPr>
            <w:tcW w:w="4869" w:type="dxa"/>
          </w:tcPr>
          <w:p w14:paraId="65434401" w14:textId="77777777" w:rsidR="00620CF6" w:rsidRDefault="00000000">
            <w:pPr>
              <w:pStyle w:val="TableParagraph"/>
              <w:spacing w:before="64"/>
              <w:ind w:left="50"/>
              <w:rPr>
                <w:sz w:val="16"/>
              </w:rPr>
            </w:pPr>
            <w:r>
              <w:rPr>
                <w:w w:val="105"/>
                <w:sz w:val="16"/>
              </w:rPr>
              <w:t>Statistics</w:t>
            </w:r>
            <w:r>
              <w:rPr>
                <w:spacing w:val="8"/>
                <w:w w:val="105"/>
                <w:sz w:val="16"/>
              </w:rPr>
              <w:t xml:space="preserve"> </w:t>
            </w:r>
            <w:r>
              <w:rPr>
                <w:w w:val="105"/>
                <w:sz w:val="16"/>
              </w:rPr>
              <w:t>Norway</w:t>
            </w:r>
            <w:r>
              <w:rPr>
                <w:spacing w:val="11"/>
                <w:w w:val="105"/>
                <w:sz w:val="16"/>
              </w:rPr>
              <w:t xml:space="preserve"> </w:t>
            </w:r>
            <w:r>
              <w:rPr>
                <w:w w:val="105"/>
                <w:sz w:val="16"/>
              </w:rPr>
              <w:t>(2022)</w:t>
            </w:r>
            <w:r>
              <w:rPr>
                <w:spacing w:val="11"/>
                <w:w w:val="105"/>
                <w:sz w:val="16"/>
              </w:rPr>
              <w:t xml:space="preserve"> </w:t>
            </w:r>
            <w:r>
              <w:rPr>
                <w:spacing w:val="-4"/>
                <w:w w:val="105"/>
                <w:sz w:val="16"/>
              </w:rPr>
              <w:t>[</w:t>
            </w:r>
            <w:hyperlink w:anchor="_bookmark250" w:history="1">
              <w:r>
                <w:rPr>
                  <w:color w:val="0000FF"/>
                  <w:spacing w:val="-4"/>
                  <w:w w:val="105"/>
                  <w:sz w:val="16"/>
                </w:rPr>
                <w:t>131</w:t>
              </w:r>
            </w:hyperlink>
            <w:r>
              <w:rPr>
                <w:spacing w:val="-4"/>
                <w:w w:val="105"/>
                <w:sz w:val="16"/>
              </w:rPr>
              <w:t>]</w:t>
            </w:r>
          </w:p>
        </w:tc>
        <w:tc>
          <w:tcPr>
            <w:tcW w:w="3145" w:type="dxa"/>
          </w:tcPr>
          <w:p w14:paraId="6094CFA0" w14:textId="77777777" w:rsidR="00620CF6" w:rsidRDefault="00000000">
            <w:pPr>
              <w:pStyle w:val="TableParagraph"/>
              <w:spacing w:before="64"/>
              <w:ind w:left="522"/>
              <w:rPr>
                <w:sz w:val="16"/>
              </w:rPr>
            </w:pPr>
            <w:r>
              <w:rPr>
                <w:sz w:val="16"/>
              </w:rPr>
              <w:t>Oﬀicial</w:t>
            </w:r>
            <w:r>
              <w:rPr>
                <w:spacing w:val="21"/>
                <w:sz w:val="16"/>
              </w:rPr>
              <w:t xml:space="preserve"> </w:t>
            </w:r>
            <w:r>
              <w:rPr>
                <w:spacing w:val="-2"/>
                <w:sz w:val="16"/>
              </w:rPr>
              <w:t>statistics</w:t>
            </w:r>
          </w:p>
        </w:tc>
        <w:tc>
          <w:tcPr>
            <w:tcW w:w="2929" w:type="dxa"/>
          </w:tcPr>
          <w:p w14:paraId="47EE113B" w14:textId="77777777" w:rsidR="00620CF6" w:rsidRDefault="00000000">
            <w:pPr>
              <w:pStyle w:val="TableParagraph"/>
              <w:spacing w:before="64"/>
              <w:ind w:left="167"/>
              <w:rPr>
                <w:sz w:val="16"/>
              </w:rPr>
            </w:pPr>
            <w:r>
              <w:rPr>
                <w:w w:val="105"/>
                <w:sz w:val="16"/>
              </w:rPr>
              <w:t>-</w:t>
            </w:r>
          </w:p>
        </w:tc>
      </w:tr>
      <w:tr w:rsidR="00620CF6" w14:paraId="737199DA" w14:textId="77777777">
        <w:trPr>
          <w:trHeight w:val="332"/>
        </w:trPr>
        <w:tc>
          <w:tcPr>
            <w:tcW w:w="4869" w:type="dxa"/>
          </w:tcPr>
          <w:p w14:paraId="13D40AD5" w14:textId="77777777" w:rsidR="00620CF6" w:rsidRDefault="00000000">
            <w:pPr>
              <w:pStyle w:val="TableParagraph"/>
              <w:spacing w:before="64"/>
              <w:ind w:left="50"/>
              <w:rPr>
                <w:sz w:val="16"/>
              </w:rPr>
            </w:pPr>
            <w:r>
              <w:rPr>
                <w:sz w:val="16"/>
              </w:rPr>
              <w:t>Statistics</w:t>
            </w:r>
            <w:r>
              <w:rPr>
                <w:spacing w:val="35"/>
                <w:sz w:val="16"/>
              </w:rPr>
              <w:t xml:space="preserve"> </w:t>
            </w:r>
            <w:r>
              <w:rPr>
                <w:sz w:val="16"/>
              </w:rPr>
              <w:t>New</w:t>
            </w:r>
            <w:r>
              <w:rPr>
                <w:spacing w:val="35"/>
                <w:sz w:val="16"/>
              </w:rPr>
              <w:t xml:space="preserve"> </w:t>
            </w:r>
            <w:r>
              <w:rPr>
                <w:sz w:val="16"/>
              </w:rPr>
              <w:t>Zealand</w:t>
            </w:r>
            <w:r>
              <w:rPr>
                <w:spacing w:val="36"/>
                <w:sz w:val="16"/>
              </w:rPr>
              <w:t xml:space="preserve"> </w:t>
            </w:r>
            <w:r>
              <w:rPr>
                <w:sz w:val="16"/>
              </w:rPr>
              <w:t>(2022)</w:t>
            </w:r>
            <w:r>
              <w:rPr>
                <w:spacing w:val="35"/>
                <w:sz w:val="16"/>
              </w:rPr>
              <w:t xml:space="preserve"> </w:t>
            </w:r>
            <w:r>
              <w:rPr>
                <w:spacing w:val="-2"/>
                <w:sz w:val="16"/>
              </w:rPr>
              <w:t>[</w:t>
            </w:r>
            <w:hyperlink w:anchor="_bookmark251" w:history="1">
              <w:r>
                <w:rPr>
                  <w:color w:val="0000FF"/>
                  <w:spacing w:val="-2"/>
                  <w:sz w:val="16"/>
                </w:rPr>
                <w:t>132</w:t>
              </w:r>
            </w:hyperlink>
            <w:r>
              <w:rPr>
                <w:spacing w:val="-2"/>
                <w:sz w:val="16"/>
              </w:rPr>
              <w:t>]</w:t>
            </w:r>
          </w:p>
        </w:tc>
        <w:tc>
          <w:tcPr>
            <w:tcW w:w="3145" w:type="dxa"/>
          </w:tcPr>
          <w:p w14:paraId="48B04234" w14:textId="77777777" w:rsidR="00620CF6" w:rsidRDefault="00000000">
            <w:pPr>
              <w:pStyle w:val="TableParagraph"/>
              <w:spacing w:before="64"/>
              <w:ind w:left="522"/>
              <w:rPr>
                <w:sz w:val="16"/>
              </w:rPr>
            </w:pPr>
            <w:r>
              <w:rPr>
                <w:sz w:val="16"/>
              </w:rPr>
              <w:t>Oﬀicial</w:t>
            </w:r>
            <w:r>
              <w:rPr>
                <w:spacing w:val="13"/>
                <w:sz w:val="16"/>
              </w:rPr>
              <w:t xml:space="preserve"> </w:t>
            </w:r>
            <w:r>
              <w:rPr>
                <w:sz w:val="16"/>
              </w:rPr>
              <w:t>survey</w:t>
            </w:r>
            <w:r>
              <w:rPr>
                <w:spacing w:val="14"/>
                <w:sz w:val="16"/>
              </w:rPr>
              <w:t xml:space="preserve"> </w:t>
            </w:r>
            <w:r>
              <w:rPr>
                <w:spacing w:val="-4"/>
                <w:sz w:val="16"/>
              </w:rPr>
              <w:t>data</w:t>
            </w:r>
          </w:p>
        </w:tc>
        <w:tc>
          <w:tcPr>
            <w:tcW w:w="2929" w:type="dxa"/>
          </w:tcPr>
          <w:p w14:paraId="2CE8A0E7" w14:textId="77777777" w:rsidR="00620CF6" w:rsidRDefault="00000000">
            <w:pPr>
              <w:pStyle w:val="TableParagraph"/>
              <w:spacing w:before="64"/>
              <w:ind w:left="167"/>
              <w:rPr>
                <w:sz w:val="16"/>
              </w:rPr>
            </w:pPr>
            <w:r>
              <w:rPr>
                <w:w w:val="105"/>
                <w:sz w:val="16"/>
              </w:rPr>
              <w:t>-</w:t>
            </w:r>
          </w:p>
        </w:tc>
      </w:tr>
      <w:tr w:rsidR="00620CF6" w14:paraId="3384A432" w14:textId="77777777">
        <w:trPr>
          <w:trHeight w:val="279"/>
        </w:trPr>
        <w:tc>
          <w:tcPr>
            <w:tcW w:w="4869" w:type="dxa"/>
          </w:tcPr>
          <w:p w14:paraId="68283B86" w14:textId="77777777" w:rsidR="00620CF6" w:rsidRDefault="00000000">
            <w:pPr>
              <w:pStyle w:val="TableParagraph"/>
              <w:spacing w:before="64" w:line="195" w:lineRule="exact"/>
              <w:ind w:left="50"/>
              <w:rPr>
                <w:sz w:val="16"/>
              </w:rPr>
            </w:pPr>
            <w:r>
              <w:rPr>
                <w:w w:val="105"/>
                <w:sz w:val="16"/>
              </w:rPr>
              <w:t>van</w:t>
            </w:r>
            <w:r>
              <w:rPr>
                <w:spacing w:val="8"/>
                <w:w w:val="105"/>
                <w:sz w:val="16"/>
              </w:rPr>
              <w:t xml:space="preserve"> </w:t>
            </w:r>
            <w:r>
              <w:rPr>
                <w:w w:val="105"/>
                <w:sz w:val="16"/>
              </w:rPr>
              <w:t>Bavel</w:t>
            </w:r>
            <w:r>
              <w:rPr>
                <w:spacing w:val="8"/>
                <w:w w:val="105"/>
                <w:sz w:val="16"/>
              </w:rPr>
              <w:t xml:space="preserve"> </w:t>
            </w:r>
            <w:r>
              <w:rPr>
                <w:w w:val="105"/>
                <w:sz w:val="16"/>
              </w:rPr>
              <w:t>&amp;</w:t>
            </w:r>
            <w:r>
              <w:rPr>
                <w:spacing w:val="8"/>
                <w:w w:val="105"/>
                <w:sz w:val="16"/>
              </w:rPr>
              <w:t xml:space="preserve"> </w:t>
            </w:r>
            <w:proofErr w:type="spellStart"/>
            <w:r>
              <w:rPr>
                <w:w w:val="105"/>
                <w:sz w:val="16"/>
              </w:rPr>
              <w:t>Frankema</w:t>
            </w:r>
            <w:proofErr w:type="spellEnd"/>
            <w:r>
              <w:rPr>
                <w:spacing w:val="8"/>
                <w:w w:val="105"/>
                <w:sz w:val="16"/>
              </w:rPr>
              <w:t xml:space="preserve"> </w:t>
            </w:r>
            <w:r>
              <w:rPr>
                <w:w w:val="105"/>
                <w:sz w:val="16"/>
              </w:rPr>
              <w:t>(2017)</w:t>
            </w:r>
            <w:r>
              <w:rPr>
                <w:spacing w:val="8"/>
                <w:w w:val="105"/>
                <w:sz w:val="16"/>
              </w:rPr>
              <w:t xml:space="preserve"> </w:t>
            </w:r>
            <w:r>
              <w:rPr>
                <w:spacing w:val="-2"/>
                <w:w w:val="105"/>
                <w:sz w:val="16"/>
              </w:rPr>
              <w:t>[</w:t>
            </w:r>
            <w:hyperlink w:anchor="_bookmark264" w:history="1">
              <w:r>
                <w:rPr>
                  <w:color w:val="0000FF"/>
                  <w:spacing w:val="-2"/>
                  <w:w w:val="105"/>
                  <w:sz w:val="16"/>
                </w:rPr>
                <w:t>145</w:t>
              </w:r>
            </w:hyperlink>
            <w:r>
              <w:rPr>
                <w:spacing w:val="-2"/>
                <w:w w:val="105"/>
                <w:sz w:val="16"/>
              </w:rPr>
              <w:t>]</w:t>
            </w:r>
          </w:p>
        </w:tc>
        <w:tc>
          <w:tcPr>
            <w:tcW w:w="3145" w:type="dxa"/>
          </w:tcPr>
          <w:p w14:paraId="6A808348" w14:textId="77777777" w:rsidR="00620CF6" w:rsidRDefault="00000000">
            <w:pPr>
              <w:pStyle w:val="TableParagraph"/>
              <w:spacing w:before="64" w:line="195" w:lineRule="exact"/>
              <w:ind w:left="522"/>
              <w:rPr>
                <w:sz w:val="16"/>
              </w:rPr>
            </w:pPr>
            <w:r>
              <w:rPr>
                <w:sz w:val="16"/>
              </w:rPr>
              <w:t>Academic</w:t>
            </w:r>
            <w:r>
              <w:rPr>
                <w:spacing w:val="18"/>
                <w:sz w:val="16"/>
              </w:rPr>
              <w:t xml:space="preserve"> </w:t>
            </w:r>
            <w:r>
              <w:rPr>
                <w:spacing w:val="-2"/>
                <w:sz w:val="16"/>
              </w:rPr>
              <w:t>research</w:t>
            </w:r>
          </w:p>
        </w:tc>
        <w:tc>
          <w:tcPr>
            <w:tcW w:w="2929" w:type="dxa"/>
          </w:tcPr>
          <w:p w14:paraId="5F3947CE" w14:textId="77777777" w:rsidR="00620CF6" w:rsidRDefault="00000000">
            <w:pPr>
              <w:pStyle w:val="TableParagraph"/>
              <w:spacing w:before="64" w:line="195" w:lineRule="exact"/>
              <w:ind w:left="167"/>
              <w:rPr>
                <w:sz w:val="16"/>
              </w:rPr>
            </w:pPr>
            <w:r>
              <w:rPr>
                <w:w w:val="105"/>
                <w:sz w:val="16"/>
              </w:rPr>
              <w:t>-</w:t>
            </w:r>
          </w:p>
        </w:tc>
      </w:tr>
    </w:tbl>
    <w:p w14:paraId="029BDD65" w14:textId="77777777" w:rsidR="00620CF6" w:rsidRDefault="00620CF6">
      <w:pPr>
        <w:spacing w:line="195" w:lineRule="exact"/>
        <w:rPr>
          <w:sz w:val="16"/>
        </w:rPr>
        <w:sectPr w:rsidR="00620CF6" w:rsidSect="00D60468">
          <w:pgSz w:w="15840" w:h="12240" w:orient="landscape"/>
          <w:pgMar w:top="1380" w:right="1360" w:bottom="280" w:left="1360" w:header="720" w:footer="720" w:gutter="0"/>
          <w:cols w:space="720"/>
        </w:sectPr>
      </w:pPr>
    </w:p>
    <w:p w14:paraId="30892D41" w14:textId="77777777" w:rsidR="00620CF6" w:rsidRDefault="00620CF6">
      <w:pPr>
        <w:pStyle w:val="BodyText"/>
        <w:spacing w:before="9"/>
        <w:rPr>
          <w:sz w:val="6"/>
        </w:rPr>
      </w:pPr>
    </w:p>
    <w:tbl>
      <w:tblPr>
        <w:tblW w:w="0" w:type="auto"/>
        <w:tblInd w:w="114" w:type="dxa"/>
        <w:tblLayout w:type="fixed"/>
        <w:tblCellMar>
          <w:left w:w="0" w:type="dxa"/>
          <w:right w:w="0" w:type="dxa"/>
        </w:tblCellMar>
        <w:tblLook w:val="01E0" w:firstRow="1" w:lastRow="1" w:firstColumn="1" w:lastColumn="1" w:noHBand="0" w:noVBand="0"/>
      </w:tblPr>
      <w:tblGrid>
        <w:gridCol w:w="4073"/>
        <w:gridCol w:w="4010"/>
        <w:gridCol w:w="4824"/>
      </w:tblGrid>
      <w:tr w:rsidR="00620CF6" w14:paraId="0B40339D" w14:textId="77777777">
        <w:trPr>
          <w:trHeight w:val="279"/>
        </w:trPr>
        <w:tc>
          <w:tcPr>
            <w:tcW w:w="4073" w:type="dxa"/>
          </w:tcPr>
          <w:p w14:paraId="1999EDFC" w14:textId="77777777" w:rsidR="00620CF6" w:rsidRDefault="00000000">
            <w:pPr>
              <w:pStyle w:val="TableParagraph"/>
              <w:spacing w:before="11"/>
              <w:rPr>
                <w:sz w:val="16"/>
              </w:rPr>
            </w:pPr>
            <w:r>
              <w:rPr>
                <w:w w:val="105"/>
                <w:sz w:val="16"/>
              </w:rPr>
              <w:t>von</w:t>
            </w:r>
            <w:r>
              <w:rPr>
                <w:spacing w:val="12"/>
                <w:w w:val="105"/>
                <w:sz w:val="16"/>
              </w:rPr>
              <w:t xml:space="preserve"> </w:t>
            </w:r>
            <w:r>
              <w:rPr>
                <w:w w:val="105"/>
                <w:sz w:val="16"/>
              </w:rPr>
              <w:t>Fintel</w:t>
            </w:r>
            <w:r>
              <w:rPr>
                <w:spacing w:val="13"/>
                <w:w w:val="105"/>
                <w:sz w:val="16"/>
              </w:rPr>
              <w:t xml:space="preserve"> </w:t>
            </w:r>
            <w:r>
              <w:rPr>
                <w:w w:val="105"/>
                <w:sz w:val="16"/>
              </w:rPr>
              <w:t>&amp;</w:t>
            </w:r>
            <w:r>
              <w:rPr>
                <w:spacing w:val="13"/>
                <w:w w:val="105"/>
                <w:sz w:val="16"/>
              </w:rPr>
              <w:t xml:space="preserve"> </w:t>
            </w:r>
            <w:proofErr w:type="spellStart"/>
            <w:r>
              <w:rPr>
                <w:w w:val="105"/>
                <w:sz w:val="16"/>
              </w:rPr>
              <w:t>Orthofer</w:t>
            </w:r>
            <w:proofErr w:type="spellEnd"/>
            <w:r>
              <w:rPr>
                <w:spacing w:val="13"/>
                <w:w w:val="105"/>
                <w:sz w:val="16"/>
              </w:rPr>
              <w:t xml:space="preserve"> </w:t>
            </w:r>
            <w:r>
              <w:rPr>
                <w:w w:val="105"/>
                <w:sz w:val="16"/>
              </w:rPr>
              <w:t>(2020)</w:t>
            </w:r>
            <w:r>
              <w:rPr>
                <w:spacing w:val="13"/>
                <w:w w:val="105"/>
                <w:sz w:val="16"/>
              </w:rPr>
              <w:t xml:space="preserve"> </w:t>
            </w:r>
            <w:r>
              <w:rPr>
                <w:spacing w:val="-2"/>
                <w:w w:val="105"/>
                <w:sz w:val="16"/>
              </w:rPr>
              <w:t>[</w:t>
            </w:r>
            <w:hyperlink w:anchor="_bookmark265" w:history="1">
              <w:r>
                <w:rPr>
                  <w:color w:val="0000FF"/>
                  <w:spacing w:val="-2"/>
                  <w:w w:val="105"/>
                  <w:sz w:val="16"/>
                </w:rPr>
                <w:t>146</w:t>
              </w:r>
            </w:hyperlink>
            <w:r>
              <w:rPr>
                <w:spacing w:val="-2"/>
                <w:w w:val="105"/>
                <w:sz w:val="16"/>
              </w:rPr>
              <w:t>]</w:t>
            </w:r>
          </w:p>
        </w:tc>
        <w:tc>
          <w:tcPr>
            <w:tcW w:w="4010" w:type="dxa"/>
          </w:tcPr>
          <w:p w14:paraId="414B9F15" w14:textId="77777777" w:rsidR="00620CF6" w:rsidRDefault="00000000">
            <w:pPr>
              <w:pStyle w:val="TableParagraph"/>
              <w:spacing w:before="11"/>
              <w:ind w:left="1388"/>
              <w:rPr>
                <w:sz w:val="16"/>
              </w:rPr>
            </w:pPr>
            <w:r>
              <w:rPr>
                <w:sz w:val="16"/>
              </w:rPr>
              <w:t>Academic</w:t>
            </w:r>
            <w:r>
              <w:rPr>
                <w:spacing w:val="18"/>
                <w:sz w:val="16"/>
              </w:rPr>
              <w:t xml:space="preserve"> </w:t>
            </w:r>
            <w:r>
              <w:rPr>
                <w:spacing w:val="-2"/>
                <w:sz w:val="16"/>
              </w:rPr>
              <w:t>research</w:t>
            </w:r>
          </w:p>
        </w:tc>
        <w:tc>
          <w:tcPr>
            <w:tcW w:w="4824" w:type="dxa"/>
          </w:tcPr>
          <w:p w14:paraId="0D22CDDC" w14:textId="77777777" w:rsidR="00620CF6" w:rsidRDefault="00000000">
            <w:pPr>
              <w:pStyle w:val="TableParagraph"/>
              <w:spacing w:before="11"/>
              <w:ind w:left="168"/>
              <w:rPr>
                <w:sz w:val="16"/>
              </w:rPr>
            </w:pPr>
            <w:r>
              <w:rPr>
                <w:w w:val="105"/>
                <w:sz w:val="16"/>
              </w:rPr>
              <w:t>-</w:t>
            </w:r>
          </w:p>
        </w:tc>
      </w:tr>
      <w:tr w:rsidR="00620CF6" w14:paraId="2FA1D7E1" w14:textId="77777777">
        <w:trPr>
          <w:trHeight w:val="332"/>
        </w:trPr>
        <w:tc>
          <w:tcPr>
            <w:tcW w:w="4073" w:type="dxa"/>
          </w:tcPr>
          <w:p w14:paraId="3908B479" w14:textId="77777777" w:rsidR="00620CF6" w:rsidRDefault="00000000">
            <w:pPr>
              <w:pStyle w:val="TableParagraph"/>
              <w:spacing w:before="64"/>
              <w:rPr>
                <w:sz w:val="16"/>
              </w:rPr>
            </w:pPr>
            <w:r>
              <w:rPr>
                <w:sz w:val="16"/>
              </w:rPr>
              <w:t>Wolff</w:t>
            </w:r>
            <w:r>
              <w:rPr>
                <w:spacing w:val="30"/>
                <w:sz w:val="16"/>
              </w:rPr>
              <w:t xml:space="preserve"> </w:t>
            </w:r>
            <w:r>
              <w:rPr>
                <w:sz w:val="16"/>
              </w:rPr>
              <w:t>(2017)</w:t>
            </w:r>
            <w:r>
              <w:rPr>
                <w:spacing w:val="30"/>
                <w:sz w:val="16"/>
              </w:rPr>
              <w:t xml:space="preserve"> </w:t>
            </w:r>
            <w:r>
              <w:rPr>
                <w:spacing w:val="-2"/>
                <w:sz w:val="16"/>
              </w:rPr>
              <w:t>[</w:t>
            </w:r>
            <w:hyperlink w:anchor="_bookmark268" w:history="1">
              <w:r>
                <w:rPr>
                  <w:color w:val="0000FF"/>
                  <w:spacing w:val="-2"/>
                  <w:sz w:val="16"/>
                </w:rPr>
                <w:t>149</w:t>
              </w:r>
            </w:hyperlink>
            <w:r>
              <w:rPr>
                <w:spacing w:val="-2"/>
                <w:sz w:val="16"/>
              </w:rPr>
              <w:t>]</w:t>
            </w:r>
          </w:p>
        </w:tc>
        <w:tc>
          <w:tcPr>
            <w:tcW w:w="4010" w:type="dxa"/>
          </w:tcPr>
          <w:p w14:paraId="1E0066C4" w14:textId="77777777" w:rsidR="00620CF6" w:rsidRDefault="00000000">
            <w:pPr>
              <w:pStyle w:val="TableParagraph"/>
              <w:spacing w:before="64"/>
              <w:ind w:left="1388"/>
              <w:rPr>
                <w:sz w:val="16"/>
              </w:rPr>
            </w:pPr>
            <w:r>
              <w:rPr>
                <w:sz w:val="16"/>
              </w:rPr>
              <w:t>Academic</w:t>
            </w:r>
            <w:r>
              <w:rPr>
                <w:spacing w:val="18"/>
                <w:sz w:val="16"/>
              </w:rPr>
              <w:t xml:space="preserve"> </w:t>
            </w:r>
            <w:r>
              <w:rPr>
                <w:spacing w:val="-2"/>
                <w:sz w:val="16"/>
              </w:rPr>
              <w:t>research</w:t>
            </w:r>
          </w:p>
        </w:tc>
        <w:tc>
          <w:tcPr>
            <w:tcW w:w="4824" w:type="dxa"/>
          </w:tcPr>
          <w:p w14:paraId="10733AC2" w14:textId="77777777" w:rsidR="00620CF6" w:rsidRDefault="00000000">
            <w:pPr>
              <w:pStyle w:val="TableParagraph"/>
              <w:spacing w:before="64"/>
              <w:ind w:left="168"/>
              <w:rPr>
                <w:sz w:val="16"/>
              </w:rPr>
            </w:pPr>
            <w:r>
              <w:rPr>
                <w:w w:val="105"/>
                <w:sz w:val="16"/>
              </w:rPr>
              <w:t>-</w:t>
            </w:r>
          </w:p>
        </w:tc>
      </w:tr>
      <w:tr w:rsidR="00620CF6" w14:paraId="7337F187" w14:textId="77777777">
        <w:trPr>
          <w:trHeight w:val="332"/>
        </w:trPr>
        <w:tc>
          <w:tcPr>
            <w:tcW w:w="4073" w:type="dxa"/>
          </w:tcPr>
          <w:p w14:paraId="6EE39D70" w14:textId="77777777" w:rsidR="00620CF6" w:rsidRDefault="00000000">
            <w:pPr>
              <w:pStyle w:val="TableParagraph"/>
              <w:spacing w:before="64"/>
              <w:rPr>
                <w:sz w:val="16"/>
              </w:rPr>
            </w:pPr>
            <w:r>
              <w:rPr>
                <w:sz w:val="16"/>
              </w:rPr>
              <w:t>Wolff</w:t>
            </w:r>
            <w:r>
              <w:rPr>
                <w:spacing w:val="30"/>
                <w:sz w:val="16"/>
              </w:rPr>
              <w:t xml:space="preserve"> </w:t>
            </w:r>
            <w:r>
              <w:rPr>
                <w:sz w:val="16"/>
              </w:rPr>
              <w:t>(2021)</w:t>
            </w:r>
            <w:r>
              <w:rPr>
                <w:spacing w:val="30"/>
                <w:sz w:val="16"/>
              </w:rPr>
              <w:t xml:space="preserve"> </w:t>
            </w:r>
            <w:r>
              <w:rPr>
                <w:spacing w:val="-2"/>
                <w:sz w:val="16"/>
              </w:rPr>
              <w:t>[</w:t>
            </w:r>
            <w:hyperlink w:anchor="_bookmark269" w:history="1">
              <w:r>
                <w:rPr>
                  <w:color w:val="0000FF"/>
                  <w:spacing w:val="-2"/>
                  <w:sz w:val="16"/>
                </w:rPr>
                <w:t>150</w:t>
              </w:r>
            </w:hyperlink>
            <w:r>
              <w:rPr>
                <w:spacing w:val="-2"/>
                <w:sz w:val="16"/>
              </w:rPr>
              <w:t>]</w:t>
            </w:r>
          </w:p>
        </w:tc>
        <w:tc>
          <w:tcPr>
            <w:tcW w:w="4010" w:type="dxa"/>
          </w:tcPr>
          <w:p w14:paraId="2D1BD590" w14:textId="77777777" w:rsidR="00620CF6" w:rsidRDefault="00000000">
            <w:pPr>
              <w:pStyle w:val="TableParagraph"/>
              <w:spacing w:before="64"/>
              <w:ind w:left="1388"/>
              <w:rPr>
                <w:sz w:val="16"/>
              </w:rPr>
            </w:pPr>
            <w:r>
              <w:rPr>
                <w:sz w:val="16"/>
              </w:rPr>
              <w:t>Academic</w:t>
            </w:r>
            <w:r>
              <w:rPr>
                <w:spacing w:val="18"/>
                <w:sz w:val="16"/>
              </w:rPr>
              <w:t xml:space="preserve"> </w:t>
            </w:r>
            <w:r>
              <w:rPr>
                <w:spacing w:val="-2"/>
                <w:sz w:val="16"/>
              </w:rPr>
              <w:t>research</w:t>
            </w:r>
          </w:p>
        </w:tc>
        <w:tc>
          <w:tcPr>
            <w:tcW w:w="4824" w:type="dxa"/>
          </w:tcPr>
          <w:p w14:paraId="1FDCC32A" w14:textId="77777777" w:rsidR="00620CF6" w:rsidRDefault="00000000">
            <w:pPr>
              <w:pStyle w:val="TableParagraph"/>
              <w:spacing w:before="64"/>
              <w:ind w:left="168"/>
              <w:rPr>
                <w:sz w:val="16"/>
              </w:rPr>
            </w:pPr>
            <w:r>
              <w:rPr>
                <w:w w:val="105"/>
                <w:sz w:val="16"/>
              </w:rPr>
              <w:t>-</w:t>
            </w:r>
          </w:p>
        </w:tc>
      </w:tr>
      <w:tr w:rsidR="00620CF6" w14:paraId="66C6F8F8" w14:textId="77777777">
        <w:trPr>
          <w:trHeight w:val="332"/>
        </w:trPr>
        <w:tc>
          <w:tcPr>
            <w:tcW w:w="4073" w:type="dxa"/>
          </w:tcPr>
          <w:p w14:paraId="4439CEFD" w14:textId="77777777" w:rsidR="00620CF6" w:rsidRDefault="00000000">
            <w:pPr>
              <w:pStyle w:val="TableParagraph"/>
              <w:spacing w:before="64"/>
              <w:rPr>
                <w:sz w:val="16"/>
              </w:rPr>
            </w:pPr>
            <w:r>
              <w:rPr>
                <w:sz w:val="16"/>
              </w:rPr>
              <w:t>World</w:t>
            </w:r>
            <w:r>
              <w:rPr>
                <w:spacing w:val="28"/>
                <w:sz w:val="16"/>
              </w:rPr>
              <w:t xml:space="preserve"> </w:t>
            </w:r>
            <w:r>
              <w:rPr>
                <w:sz w:val="16"/>
              </w:rPr>
              <w:t>Inequality</w:t>
            </w:r>
            <w:r>
              <w:rPr>
                <w:spacing w:val="29"/>
                <w:sz w:val="16"/>
              </w:rPr>
              <w:t xml:space="preserve"> </w:t>
            </w:r>
            <w:r>
              <w:rPr>
                <w:sz w:val="16"/>
              </w:rPr>
              <w:t>Database</w:t>
            </w:r>
            <w:r>
              <w:rPr>
                <w:spacing w:val="29"/>
                <w:sz w:val="16"/>
              </w:rPr>
              <w:t xml:space="preserve"> </w:t>
            </w:r>
            <w:r>
              <w:rPr>
                <w:spacing w:val="-4"/>
                <w:sz w:val="16"/>
              </w:rPr>
              <w:t>[</w:t>
            </w:r>
            <w:hyperlink w:anchor="_bookmark270" w:history="1">
              <w:r>
                <w:rPr>
                  <w:color w:val="0000FF"/>
                  <w:spacing w:val="-4"/>
                  <w:sz w:val="16"/>
                </w:rPr>
                <w:t>151</w:t>
              </w:r>
            </w:hyperlink>
            <w:r>
              <w:rPr>
                <w:spacing w:val="-4"/>
                <w:sz w:val="16"/>
              </w:rPr>
              <w:t>]</w:t>
            </w:r>
          </w:p>
        </w:tc>
        <w:tc>
          <w:tcPr>
            <w:tcW w:w="4010" w:type="dxa"/>
          </w:tcPr>
          <w:p w14:paraId="78C69EFE" w14:textId="77777777" w:rsidR="00620CF6" w:rsidRDefault="00000000">
            <w:pPr>
              <w:pStyle w:val="TableParagraph"/>
              <w:spacing w:before="64"/>
              <w:ind w:left="1388"/>
              <w:rPr>
                <w:sz w:val="16"/>
              </w:rPr>
            </w:pPr>
            <w:r>
              <w:rPr>
                <w:sz w:val="16"/>
              </w:rPr>
              <w:t>Cross-national</w:t>
            </w:r>
            <w:r>
              <w:rPr>
                <w:spacing w:val="34"/>
                <w:sz w:val="16"/>
              </w:rPr>
              <w:t xml:space="preserve"> </w:t>
            </w:r>
            <w:r>
              <w:rPr>
                <w:sz w:val="16"/>
              </w:rPr>
              <w:t>academic</w:t>
            </w:r>
            <w:r>
              <w:rPr>
                <w:spacing w:val="35"/>
                <w:sz w:val="16"/>
              </w:rPr>
              <w:t xml:space="preserve"> </w:t>
            </w:r>
            <w:r>
              <w:rPr>
                <w:spacing w:val="-2"/>
                <w:sz w:val="16"/>
              </w:rPr>
              <w:t>research</w:t>
            </w:r>
          </w:p>
        </w:tc>
        <w:tc>
          <w:tcPr>
            <w:tcW w:w="4824" w:type="dxa"/>
          </w:tcPr>
          <w:p w14:paraId="76CE635E" w14:textId="77777777" w:rsidR="00620CF6" w:rsidRDefault="00000000">
            <w:pPr>
              <w:pStyle w:val="TableParagraph"/>
              <w:spacing w:before="64"/>
              <w:ind w:left="168"/>
              <w:rPr>
                <w:sz w:val="16"/>
              </w:rPr>
            </w:pPr>
            <w:r>
              <w:rPr>
                <w:sz w:val="16"/>
              </w:rPr>
              <w:t>November</w:t>
            </w:r>
            <w:r>
              <w:rPr>
                <w:spacing w:val="14"/>
                <w:sz w:val="16"/>
              </w:rPr>
              <w:t xml:space="preserve"> </w:t>
            </w:r>
            <w:r>
              <w:rPr>
                <w:sz w:val="16"/>
              </w:rPr>
              <w:t>22,</w:t>
            </w:r>
            <w:r>
              <w:rPr>
                <w:spacing w:val="15"/>
                <w:sz w:val="16"/>
              </w:rPr>
              <w:t xml:space="preserve"> </w:t>
            </w:r>
            <w:r>
              <w:rPr>
                <w:spacing w:val="-4"/>
                <w:sz w:val="16"/>
              </w:rPr>
              <w:t>2022</w:t>
            </w:r>
          </w:p>
        </w:tc>
      </w:tr>
      <w:tr w:rsidR="00620CF6" w14:paraId="5FE2A6C0" w14:textId="77777777">
        <w:trPr>
          <w:trHeight w:val="364"/>
        </w:trPr>
        <w:tc>
          <w:tcPr>
            <w:tcW w:w="4073" w:type="dxa"/>
            <w:tcBorders>
              <w:bottom w:val="single" w:sz="8" w:space="0" w:color="000000"/>
            </w:tcBorders>
          </w:tcPr>
          <w:p w14:paraId="7A4A2A9E" w14:textId="77777777" w:rsidR="00620CF6" w:rsidRDefault="00000000">
            <w:pPr>
              <w:pStyle w:val="TableParagraph"/>
              <w:spacing w:before="64"/>
              <w:rPr>
                <w:sz w:val="16"/>
              </w:rPr>
            </w:pPr>
            <w:r>
              <w:rPr>
                <w:sz w:val="16"/>
              </w:rPr>
              <w:t>Zucman</w:t>
            </w:r>
            <w:r>
              <w:rPr>
                <w:spacing w:val="37"/>
                <w:sz w:val="16"/>
              </w:rPr>
              <w:t xml:space="preserve"> </w:t>
            </w:r>
            <w:r>
              <w:rPr>
                <w:sz w:val="16"/>
              </w:rPr>
              <w:t>(2019)</w:t>
            </w:r>
            <w:r>
              <w:rPr>
                <w:spacing w:val="37"/>
                <w:sz w:val="16"/>
              </w:rPr>
              <w:t xml:space="preserve"> </w:t>
            </w:r>
            <w:r>
              <w:rPr>
                <w:spacing w:val="-2"/>
                <w:sz w:val="16"/>
              </w:rPr>
              <w:t>[</w:t>
            </w:r>
            <w:hyperlink w:anchor="_bookmark271" w:history="1">
              <w:r>
                <w:rPr>
                  <w:color w:val="0000FF"/>
                  <w:spacing w:val="-2"/>
                  <w:sz w:val="16"/>
                </w:rPr>
                <w:t>152</w:t>
              </w:r>
            </w:hyperlink>
            <w:r>
              <w:rPr>
                <w:spacing w:val="-2"/>
                <w:sz w:val="16"/>
              </w:rPr>
              <w:t>]</w:t>
            </w:r>
          </w:p>
        </w:tc>
        <w:tc>
          <w:tcPr>
            <w:tcW w:w="4010" w:type="dxa"/>
            <w:tcBorders>
              <w:bottom w:val="single" w:sz="8" w:space="0" w:color="000000"/>
            </w:tcBorders>
          </w:tcPr>
          <w:p w14:paraId="0A51D827" w14:textId="77777777" w:rsidR="00620CF6" w:rsidRDefault="00000000">
            <w:pPr>
              <w:pStyle w:val="TableParagraph"/>
              <w:spacing w:before="64"/>
              <w:ind w:left="1387"/>
              <w:rPr>
                <w:sz w:val="16"/>
              </w:rPr>
            </w:pPr>
            <w:r>
              <w:rPr>
                <w:sz w:val="16"/>
              </w:rPr>
              <w:t>Academic</w:t>
            </w:r>
            <w:r>
              <w:rPr>
                <w:spacing w:val="18"/>
                <w:sz w:val="16"/>
              </w:rPr>
              <w:t xml:space="preserve"> </w:t>
            </w:r>
            <w:r>
              <w:rPr>
                <w:spacing w:val="-2"/>
                <w:sz w:val="16"/>
              </w:rPr>
              <w:t>research</w:t>
            </w:r>
          </w:p>
        </w:tc>
        <w:tc>
          <w:tcPr>
            <w:tcW w:w="4824" w:type="dxa"/>
            <w:tcBorders>
              <w:bottom w:val="single" w:sz="8" w:space="0" w:color="000000"/>
            </w:tcBorders>
          </w:tcPr>
          <w:p w14:paraId="00DE0140" w14:textId="77777777" w:rsidR="00620CF6" w:rsidRDefault="00000000">
            <w:pPr>
              <w:pStyle w:val="TableParagraph"/>
              <w:spacing w:before="64"/>
              <w:ind w:left="168"/>
              <w:rPr>
                <w:sz w:val="16"/>
              </w:rPr>
            </w:pPr>
            <w:r>
              <w:rPr>
                <w:w w:val="105"/>
                <w:sz w:val="16"/>
              </w:rPr>
              <w:t>-</w:t>
            </w:r>
          </w:p>
        </w:tc>
      </w:tr>
    </w:tbl>
    <w:p w14:paraId="1523FDED" w14:textId="77777777" w:rsidR="00620CF6" w:rsidRDefault="00620CF6">
      <w:pPr>
        <w:rPr>
          <w:sz w:val="16"/>
        </w:rPr>
        <w:sectPr w:rsidR="00620CF6" w:rsidSect="00D60468">
          <w:pgSz w:w="15840" w:h="12240" w:orient="landscape"/>
          <w:pgMar w:top="1380" w:right="1360" w:bottom="280" w:left="1360" w:header="720" w:footer="720" w:gutter="0"/>
          <w:cols w:space="720"/>
        </w:sectPr>
      </w:pPr>
    </w:p>
    <w:p w14:paraId="20D13ACD" w14:textId="77777777" w:rsidR="00620CF6" w:rsidRDefault="00000000">
      <w:pPr>
        <w:pStyle w:val="Heading2"/>
        <w:numPr>
          <w:ilvl w:val="1"/>
          <w:numId w:val="4"/>
        </w:numPr>
        <w:tabs>
          <w:tab w:val="left" w:pos="888"/>
        </w:tabs>
        <w:spacing w:before="104"/>
        <w:ind w:hanging="771"/>
      </w:pPr>
      <w:bookmarkStart w:id="630" w:name="Source-specific_documentation"/>
      <w:bookmarkStart w:id="631" w:name="_bookmark108"/>
      <w:bookmarkEnd w:id="630"/>
      <w:bookmarkEnd w:id="631"/>
      <w:r>
        <w:rPr>
          <w:w w:val="105"/>
        </w:rPr>
        <w:lastRenderedPageBreak/>
        <w:t>Source-specific</w:t>
      </w:r>
      <w:r>
        <w:rPr>
          <w:spacing w:val="46"/>
          <w:w w:val="105"/>
        </w:rPr>
        <w:t xml:space="preserve"> </w:t>
      </w:r>
      <w:r>
        <w:rPr>
          <w:spacing w:val="-2"/>
          <w:w w:val="105"/>
        </w:rPr>
        <w:t>documentation</w:t>
      </w:r>
    </w:p>
    <w:p w14:paraId="15C98BD0" w14:textId="77777777" w:rsidR="00620CF6" w:rsidRDefault="00620CF6">
      <w:pPr>
        <w:pStyle w:val="BodyText"/>
        <w:spacing w:before="3"/>
        <w:rPr>
          <w:b/>
          <w:sz w:val="31"/>
        </w:rPr>
      </w:pPr>
    </w:p>
    <w:p w14:paraId="70056D05" w14:textId="77777777" w:rsidR="00620CF6" w:rsidRDefault="00000000">
      <w:pPr>
        <w:pStyle w:val="BodyText"/>
        <w:spacing w:before="1" w:line="355" w:lineRule="auto"/>
        <w:ind w:left="117" w:right="115"/>
        <w:jc w:val="both"/>
      </w:pPr>
      <w:r>
        <w:t xml:space="preserve">In case of the Wealth Inequality Trends database of the GC Wealth Project, the </w:t>
      </w:r>
      <w:r>
        <w:rPr>
          <w:b/>
        </w:rPr>
        <w:t xml:space="preserve">Methodological Tables </w:t>
      </w:r>
      <w:r>
        <w:rPr>
          <w:spacing w:val="-2"/>
        </w:rPr>
        <w:t>provide</w:t>
      </w:r>
      <w:r>
        <w:rPr>
          <w:spacing w:val="-11"/>
        </w:rPr>
        <w:t xml:space="preserve"> </w:t>
      </w:r>
      <w:r>
        <w:rPr>
          <w:spacing w:val="-2"/>
        </w:rPr>
        <w:t>a</w:t>
      </w:r>
      <w:r>
        <w:rPr>
          <w:spacing w:val="-10"/>
        </w:rPr>
        <w:t xml:space="preserve"> </w:t>
      </w:r>
      <w:r>
        <w:rPr>
          <w:spacing w:val="-2"/>
        </w:rPr>
        <w:t>detailed</w:t>
      </w:r>
      <w:r>
        <w:rPr>
          <w:spacing w:val="-11"/>
        </w:rPr>
        <w:t xml:space="preserve"> </w:t>
      </w:r>
      <w:r>
        <w:rPr>
          <w:spacing w:val="-2"/>
        </w:rPr>
        <w:t>documentation</w:t>
      </w:r>
      <w:r>
        <w:rPr>
          <w:spacing w:val="-10"/>
        </w:rPr>
        <w:t xml:space="preserve"> </w:t>
      </w:r>
      <w:r>
        <w:rPr>
          <w:spacing w:val="-2"/>
        </w:rPr>
        <w:t>of</w:t>
      </w:r>
      <w:r>
        <w:rPr>
          <w:spacing w:val="-11"/>
        </w:rPr>
        <w:t xml:space="preserve"> </w:t>
      </w:r>
      <w:r>
        <w:rPr>
          <w:spacing w:val="-2"/>
        </w:rPr>
        <w:t>each</w:t>
      </w:r>
      <w:r>
        <w:rPr>
          <w:spacing w:val="-10"/>
        </w:rPr>
        <w:t xml:space="preserve"> </w:t>
      </w:r>
      <w:r>
        <w:rPr>
          <w:spacing w:val="-2"/>
        </w:rPr>
        <w:t>source,</w:t>
      </w:r>
      <w:r>
        <w:rPr>
          <w:spacing w:val="-11"/>
        </w:rPr>
        <w:t xml:space="preserve"> </w:t>
      </w:r>
      <w:r>
        <w:rPr>
          <w:spacing w:val="-2"/>
        </w:rPr>
        <w:t>thus</w:t>
      </w:r>
      <w:r>
        <w:rPr>
          <w:spacing w:val="-10"/>
        </w:rPr>
        <w:t xml:space="preserve"> </w:t>
      </w:r>
      <w:r>
        <w:rPr>
          <w:spacing w:val="-2"/>
        </w:rPr>
        <w:t>the</w:t>
      </w:r>
      <w:r>
        <w:rPr>
          <w:spacing w:val="-11"/>
        </w:rPr>
        <w:t xml:space="preserve"> </w:t>
      </w:r>
      <w:r>
        <w:rPr>
          <w:spacing w:val="-2"/>
        </w:rPr>
        <w:t>primary</w:t>
      </w:r>
      <w:r>
        <w:rPr>
          <w:spacing w:val="-10"/>
        </w:rPr>
        <w:t xml:space="preserve"> </w:t>
      </w:r>
      <w:r>
        <w:rPr>
          <w:spacing w:val="-2"/>
        </w:rPr>
        <w:t>source-specific</w:t>
      </w:r>
      <w:r>
        <w:rPr>
          <w:spacing w:val="-11"/>
        </w:rPr>
        <w:t xml:space="preserve"> </w:t>
      </w:r>
      <w:r>
        <w:rPr>
          <w:spacing w:val="-2"/>
        </w:rPr>
        <w:t>documentation</w:t>
      </w:r>
      <w:r>
        <w:rPr>
          <w:spacing w:val="-10"/>
        </w:rPr>
        <w:t xml:space="preserve"> </w:t>
      </w:r>
      <w:r>
        <w:rPr>
          <w:spacing w:val="-2"/>
        </w:rPr>
        <w:t>is</w:t>
      </w:r>
      <w:r>
        <w:rPr>
          <w:spacing w:val="-11"/>
        </w:rPr>
        <w:t xml:space="preserve"> </w:t>
      </w:r>
      <w:r>
        <w:rPr>
          <w:spacing w:val="-2"/>
        </w:rPr>
        <w:t>provided in</w:t>
      </w:r>
      <w:r>
        <w:rPr>
          <w:spacing w:val="-11"/>
        </w:rPr>
        <w:t xml:space="preserve"> </w:t>
      </w:r>
      <w:r>
        <w:rPr>
          <w:spacing w:val="-2"/>
        </w:rPr>
        <w:t>these</w:t>
      </w:r>
      <w:r>
        <w:rPr>
          <w:spacing w:val="-10"/>
        </w:rPr>
        <w:t xml:space="preserve"> </w:t>
      </w:r>
      <w:r>
        <w:rPr>
          <w:spacing w:val="-2"/>
        </w:rPr>
        <w:t>tables.</w:t>
      </w:r>
      <w:r>
        <w:rPr>
          <w:spacing w:val="-11"/>
        </w:rPr>
        <w:t xml:space="preserve"> </w:t>
      </w:r>
      <w:r>
        <w:rPr>
          <w:spacing w:val="-2"/>
        </w:rPr>
        <w:t>In</w:t>
      </w:r>
      <w:r>
        <w:rPr>
          <w:spacing w:val="-10"/>
        </w:rPr>
        <w:t xml:space="preserve"> </w:t>
      </w:r>
      <w:r>
        <w:rPr>
          <w:spacing w:val="-2"/>
        </w:rPr>
        <w:t>this</w:t>
      </w:r>
      <w:r>
        <w:rPr>
          <w:spacing w:val="-11"/>
        </w:rPr>
        <w:t xml:space="preserve"> </w:t>
      </w:r>
      <w:r>
        <w:rPr>
          <w:spacing w:val="-2"/>
        </w:rPr>
        <w:t>appendix,</w:t>
      </w:r>
      <w:r>
        <w:rPr>
          <w:spacing w:val="-10"/>
        </w:rPr>
        <w:t xml:space="preserve"> </w:t>
      </w:r>
      <w:r>
        <w:rPr>
          <w:spacing w:val="-2"/>
        </w:rPr>
        <w:t>we</w:t>
      </w:r>
      <w:r>
        <w:rPr>
          <w:spacing w:val="-11"/>
        </w:rPr>
        <w:t xml:space="preserve"> </w:t>
      </w:r>
      <w:r>
        <w:rPr>
          <w:spacing w:val="-2"/>
        </w:rPr>
        <w:t>summarize</w:t>
      </w:r>
      <w:r>
        <w:rPr>
          <w:spacing w:val="-10"/>
        </w:rPr>
        <w:t xml:space="preserve"> </w:t>
      </w:r>
      <w:r>
        <w:rPr>
          <w:spacing w:val="-2"/>
        </w:rPr>
        <w:t>the</w:t>
      </w:r>
      <w:r>
        <w:rPr>
          <w:spacing w:val="-11"/>
        </w:rPr>
        <w:t xml:space="preserve"> </w:t>
      </w:r>
      <w:r>
        <w:rPr>
          <w:spacing w:val="-2"/>
        </w:rPr>
        <w:t>most</w:t>
      </w:r>
      <w:r>
        <w:rPr>
          <w:spacing w:val="-10"/>
        </w:rPr>
        <w:t xml:space="preserve"> </w:t>
      </w:r>
      <w:r>
        <w:rPr>
          <w:spacing w:val="-2"/>
        </w:rPr>
        <w:t>important</w:t>
      </w:r>
      <w:r>
        <w:rPr>
          <w:spacing w:val="-11"/>
        </w:rPr>
        <w:t xml:space="preserve"> </w:t>
      </w:r>
      <w:r>
        <w:rPr>
          <w:spacing w:val="-2"/>
        </w:rPr>
        <w:t>aspects</w:t>
      </w:r>
      <w:r>
        <w:rPr>
          <w:spacing w:val="-10"/>
        </w:rPr>
        <w:t xml:space="preserve"> </w:t>
      </w:r>
      <w:r>
        <w:rPr>
          <w:spacing w:val="-2"/>
        </w:rPr>
        <w:t>for</w:t>
      </w:r>
      <w:r>
        <w:rPr>
          <w:spacing w:val="-11"/>
        </w:rPr>
        <w:t xml:space="preserve"> </w:t>
      </w:r>
      <w:r>
        <w:rPr>
          <w:spacing w:val="-2"/>
        </w:rPr>
        <w:t>two</w:t>
      </w:r>
      <w:r>
        <w:rPr>
          <w:spacing w:val="-10"/>
        </w:rPr>
        <w:t xml:space="preserve"> </w:t>
      </w:r>
      <w:r>
        <w:rPr>
          <w:spacing w:val="-2"/>
        </w:rPr>
        <w:t>types</w:t>
      </w:r>
      <w:r>
        <w:rPr>
          <w:spacing w:val="-11"/>
        </w:rPr>
        <w:t xml:space="preserve"> </w:t>
      </w:r>
      <w:r>
        <w:rPr>
          <w:spacing w:val="-2"/>
        </w:rPr>
        <w:t>of</w:t>
      </w:r>
      <w:r>
        <w:rPr>
          <w:spacing w:val="-10"/>
        </w:rPr>
        <w:t xml:space="preserve"> </w:t>
      </w:r>
      <w:r>
        <w:rPr>
          <w:spacing w:val="-2"/>
        </w:rPr>
        <w:t>sources:</w:t>
      </w:r>
      <w:r>
        <w:rPr>
          <w:spacing w:val="-4"/>
        </w:rPr>
        <w:t xml:space="preserve"> </w:t>
      </w:r>
      <w:proofErr w:type="spellStart"/>
      <w:r>
        <w:rPr>
          <w:i/>
          <w:spacing w:val="-2"/>
        </w:rPr>
        <w:t>i</w:t>
      </w:r>
      <w:proofErr w:type="spellEnd"/>
      <w:r>
        <w:rPr>
          <w:i/>
          <w:spacing w:val="-2"/>
        </w:rPr>
        <w:t>)</w:t>
      </w:r>
      <w:r>
        <w:rPr>
          <w:i/>
          <w:spacing w:val="-10"/>
        </w:rPr>
        <w:t xml:space="preserve"> </w:t>
      </w:r>
      <w:r>
        <w:rPr>
          <w:spacing w:val="-2"/>
        </w:rPr>
        <w:t xml:space="preserve">sources </w:t>
      </w:r>
      <w:r>
        <w:t>for</w:t>
      </w:r>
      <w:r>
        <w:rPr>
          <w:spacing w:val="-12"/>
        </w:rPr>
        <w:t xml:space="preserve"> </w:t>
      </w:r>
      <w:r>
        <w:t>which</w:t>
      </w:r>
      <w:r>
        <w:rPr>
          <w:spacing w:val="-12"/>
        </w:rPr>
        <w:t xml:space="preserve"> </w:t>
      </w:r>
      <w:r>
        <w:t>we</w:t>
      </w:r>
      <w:r>
        <w:rPr>
          <w:spacing w:val="-12"/>
        </w:rPr>
        <w:t xml:space="preserve"> </w:t>
      </w:r>
      <w:r>
        <w:t>estimated</w:t>
      </w:r>
      <w:r>
        <w:rPr>
          <w:spacing w:val="-12"/>
        </w:rPr>
        <w:t xml:space="preserve"> </w:t>
      </w:r>
      <w:r>
        <w:t>measures</w:t>
      </w:r>
      <w:r>
        <w:rPr>
          <w:spacing w:val="-12"/>
        </w:rPr>
        <w:t xml:space="preserve"> </w:t>
      </w:r>
      <w:r>
        <w:t>of</w:t>
      </w:r>
      <w:r>
        <w:rPr>
          <w:spacing w:val="-12"/>
        </w:rPr>
        <w:t xml:space="preserve"> </w:t>
      </w:r>
      <w:r>
        <w:t>wealth</w:t>
      </w:r>
      <w:r>
        <w:rPr>
          <w:spacing w:val="-12"/>
        </w:rPr>
        <w:t xml:space="preserve"> </w:t>
      </w:r>
      <w:r>
        <w:t>inequality</w:t>
      </w:r>
      <w:r>
        <w:rPr>
          <w:spacing w:val="-12"/>
        </w:rPr>
        <w:t xml:space="preserve"> </w:t>
      </w:r>
      <w:r>
        <w:t>based</w:t>
      </w:r>
      <w:r>
        <w:rPr>
          <w:spacing w:val="-12"/>
        </w:rPr>
        <w:t xml:space="preserve"> </w:t>
      </w:r>
      <w:r>
        <w:t>on</w:t>
      </w:r>
      <w:r>
        <w:rPr>
          <w:spacing w:val="-12"/>
        </w:rPr>
        <w:t xml:space="preserve"> </w:t>
      </w:r>
      <w:proofErr w:type="spellStart"/>
      <w:r>
        <w:t>mircodata</w:t>
      </w:r>
      <w:proofErr w:type="spellEnd"/>
      <w:r>
        <w:rPr>
          <w:spacing w:val="-12"/>
        </w:rPr>
        <w:t xml:space="preserve"> </w:t>
      </w:r>
      <w:r>
        <w:t>[</w:t>
      </w:r>
      <w:hyperlink w:anchor="_bookmark187" w:history="1">
        <w:r>
          <w:rPr>
            <w:color w:val="0000FF"/>
          </w:rPr>
          <w:t>68</w:t>
        </w:r>
      </w:hyperlink>
      <w:r>
        <w:t>,</w:t>
      </w:r>
      <w:r>
        <w:rPr>
          <w:spacing w:val="-12"/>
        </w:rPr>
        <w:t xml:space="preserve"> </w:t>
      </w:r>
      <w:hyperlink w:anchor="_bookmark211" w:history="1">
        <w:r>
          <w:rPr>
            <w:color w:val="0000FF"/>
          </w:rPr>
          <w:t>92</w:t>
        </w:r>
      </w:hyperlink>
      <w:r>
        <w:t>],</w:t>
      </w:r>
      <w:r>
        <w:rPr>
          <w:spacing w:val="-12"/>
        </w:rPr>
        <w:t xml:space="preserve"> </w:t>
      </w:r>
      <w:r>
        <w:t>and</w:t>
      </w:r>
      <w:r>
        <w:rPr>
          <w:spacing w:val="-12"/>
        </w:rPr>
        <w:t xml:space="preserve"> </w:t>
      </w:r>
      <w:r>
        <w:rPr>
          <w:i/>
        </w:rPr>
        <w:t>ii)</w:t>
      </w:r>
      <w:r>
        <w:rPr>
          <w:i/>
          <w:spacing w:val="-12"/>
        </w:rPr>
        <w:t xml:space="preserve"> </w:t>
      </w:r>
      <w:r>
        <w:t>sources</w:t>
      </w:r>
      <w:r>
        <w:rPr>
          <w:spacing w:val="-12"/>
        </w:rPr>
        <w:t xml:space="preserve"> </w:t>
      </w:r>
      <w:r>
        <w:t>where</w:t>
      </w:r>
      <w:r>
        <w:rPr>
          <w:spacing w:val="-12"/>
        </w:rPr>
        <w:t xml:space="preserve"> </w:t>
      </w:r>
      <w:r>
        <w:t>we could</w:t>
      </w:r>
      <w:r>
        <w:rPr>
          <w:spacing w:val="-11"/>
        </w:rPr>
        <w:t xml:space="preserve"> </w:t>
      </w:r>
      <w:r>
        <w:t>not</w:t>
      </w:r>
      <w:r>
        <w:rPr>
          <w:spacing w:val="-11"/>
        </w:rPr>
        <w:t xml:space="preserve"> </w:t>
      </w:r>
      <w:r>
        <w:t>cover</w:t>
      </w:r>
      <w:r>
        <w:rPr>
          <w:spacing w:val="-11"/>
        </w:rPr>
        <w:t xml:space="preserve"> </w:t>
      </w:r>
      <w:r>
        <w:t>the</w:t>
      </w:r>
      <w:r>
        <w:rPr>
          <w:spacing w:val="-11"/>
        </w:rPr>
        <w:t xml:space="preserve"> </w:t>
      </w:r>
      <w:r>
        <w:t>full</w:t>
      </w:r>
      <w:r>
        <w:rPr>
          <w:spacing w:val="-11"/>
        </w:rPr>
        <w:t xml:space="preserve"> </w:t>
      </w:r>
      <w:r>
        <w:t>range</w:t>
      </w:r>
      <w:r>
        <w:rPr>
          <w:spacing w:val="-11"/>
        </w:rPr>
        <w:t xml:space="preserve"> </w:t>
      </w:r>
      <w:r>
        <w:t>of</w:t>
      </w:r>
      <w:r>
        <w:rPr>
          <w:spacing w:val="-11"/>
        </w:rPr>
        <w:t xml:space="preserve"> </w:t>
      </w:r>
      <w:r>
        <w:t>estimates</w:t>
      </w:r>
      <w:r>
        <w:rPr>
          <w:spacing w:val="-11"/>
        </w:rPr>
        <w:t xml:space="preserve"> </w:t>
      </w:r>
      <w:r>
        <w:t>available</w:t>
      </w:r>
      <w:r>
        <w:rPr>
          <w:spacing w:val="-11"/>
        </w:rPr>
        <w:t xml:space="preserve"> </w:t>
      </w:r>
      <w:r>
        <w:t>in</w:t>
      </w:r>
      <w:r>
        <w:rPr>
          <w:spacing w:val="-11"/>
        </w:rPr>
        <w:t xml:space="preserve"> </w:t>
      </w:r>
      <w:r>
        <w:t>the</w:t>
      </w:r>
      <w:r>
        <w:rPr>
          <w:spacing w:val="-11"/>
        </w:rPr>
        <w:t xml:space="preserve"> </w:t>
      </w:r>
      <w:r>
        <w:t>raw</w:t>
      </w:r>
      <w:r>
        <w:rPr>
          <w:spacing w:val="-11"/>
        </w:rPr>
        <w:t xml:space="preserve"> </w:t>
      </w:r>
      <w:r>
        <w:t>data</w:t>
      </w:r>
      <w:r>
        <w:rPr>
          <w:spacing w:val="-11"/>
        </w:rPr>
        <w:t xml:space="preserve"> </w:t>
      </w:r>
      <w:r>
        <w:t>of</w:t>
      </w:r>
      <w:r>
        <w:rPr>
          <w:spacing w:val="-11"/>
        </w:rPr>
        <w:t xml:space="preserve"> </w:t>
      </w:r>
      <w:r>
        <w:t>source,</w:t>
      </w:r>
      <w:r>
        <w:rPr>
          <w:spacing w:val="-10"/>
        </w:rPr>
        <w:t xml:space="preserve"> </w:t>
      </w:r>
      <w:r>
        <w:t>especially</w:t>
      </w:r>
      <w:r>
        <w:rPr>
          <w:spacing w:val="-11"/>
        </w:rPr>
        <w:t xml:space="preserve"> </w:t>
      </w:r>
      <w:r>
        <w:t>because</w:t>
      </w:r>
      <w:r>
        <w:rPr>
          <w:spacing w:val="-11"/>
        </w:rPr>
        <w:t xml:space="preserve"> </w:t>
      </w:r>
      <w:r>
        <w:t>data</w:t>
      </w:r>
      <w:r>
        <w:rPr>
          <w:spacing w:val="-11"/>
        </w:rPr>
        <w:t xml:space="preserve"> </w:t>
      </w:r>
      <w:r>
        <w:t>points provided by the source are fully imputed [</w:t>
      </w:r>
      <w:hyperlink w:anchor="_bookmark143" w:history="1">
        <w:r>
          <w:rPr>
            <w:color w:val="0000FF"/>
          </w:rPr>
          <w:t>24</w:t>
        </w:r>
      </w:hyperlink>
      <w:r>
        <w:t xml:space="preserve">, </w:t>
      </w:r>
      <w:hyperlink w:anchor="_bookmark270" w:history="1">
        <w:r>
          <w:rPr>
            <w:color w:val="0000FF"/>
          </w:rPr>
          <w:t>151</w:t>
        </w:r>
      </w:hyperlink>
      <w:r>
        <w:t>].</w:t>
      </w:r>
    </w:p>
    <w:p w14:paraId="1B345D71" w14:textId="77777777" w:rsidR="00620CF6" w:rsidRDefault="00620CF6">
      <w:pPr>
        <w:pStyle w:val="BodyText"/>
        <w:rPr>
          <w:sz w:val="31"/>
        </w:rPr>
      </w:pPr>
    </w:p>
    <w:p w14:paraId="42F17F02" w14:textId="77777777" w:rsidR="00620CF6" w:rsidRDefault="00000000">
      <w:pPr>
        <w:pStyle w:val="Heading3"/>
        <w:numPr>
          <w:ilvl w:val="2"/>
          <w:numId w:val="4"/>
        </w:numPr>
        <w:tabs>
          <w:tab w:val="left" w:pos="969"/>
        </w:tabs>
        <w:ind w:hanging="852"/>
      </w:pPr>
      <w:bookmarkStart w:id="632" w:name="Household_Finance_and_Consumption_Survey"/>
      <w:bookmarkStart w:id="633" w:name="_bookmark109"/>
      <w:bookmarkEnd w:id="632"/>
      <w:bookmarkEnd w:id="633"/>
      <w:r>
        <w:rPr>
          <w:w w:val="105"/>
        </w:rPr>
        <w:t>Household</w:t>
      </w:r>
      <w:r>
        <w:rPr>
          <w:spacing w:val="12"/>
          <w:w w:val="105"/>
        </w:rPr>
        <w:t xml:space="preserve"> </w:t>
      </w:r>
      <w:r>
        <w:rPr>
          <w:w w:val="105"/>
        </w:rPr>
        <w:t>Finance</w:t>
      </w:r>
      <w:r>
        <w:rPr>
          <w:spacing w:val="13"/>
          <w:w w:val="105"/>
        </w:rPr>
        <w:t xml:space="preserve"> </w:t>
      </w:r>
      <w:r>
        <w:rPr>
          <w:w w:val="105"/>
        </w:rPr>
        <w:t>and</w:t>
      </w:r>
      <w:r>
        <w:rPr>
          <w:spacing w:val="13"/>
          <w:w w:val="105"/>
        </w:rPr>
        <w:t xml:space="preserve"> </w:t>
      </w:r>
      <w:r>
        <w:rPr>
          <w:w w:val="105"/>
        </w:rPr>
        <w:t>Consumption</w:t>
      </w:r>
      <w:r>
        <w:rPr>
          <w:spacing w:val="13"/>
          <w:w w:val="105"/>
        </w:rPr>
        <w:t xml:space="preserve"> </w:t>
      </w:r>
      <w:r>
        <w:rPr>
          <w:w w:val="105"/>
        </w:rPr>
        <w:t>Survey</w:t>
      </w:r>
      <w:r>
        <w:rPr>
          <w:spacing w:val="13"/>
          <w:w w:val="105"/>
        </w:rPr>
        <w:t xml:space="preserve"> </w:t>
      </w:r>
      <w:r>
        <w:rPr>
          <w:spacing w:val="-2"/>
          <w:w w:val="105"/>
        </w:rPr>
        <w:t>(</w:t>
      </w:r>
      <w:proofErr w:type="spellStart"/>
      <w:r>
        <w:rPr>
          <w:spacing w:val="-2"/>
          <w:w w:val="105"/>
        </w:rPr>
        <w:t>HFCS_ineq</w:t>
      </w:r>
      <w:proofErr w:type="spellEnd"/>
      <w:r>
        <w:rPr>
          <w:spacing w:val="-2"/>
          <w:w w:val="105"/>
        </w:rPr>
        <w:t>)</w:t>
      </w:r>
    </w:p>
    <w:p w14:paraId="45A24A17" w14:textId="77777777" w:rsidR="00620CF6" w:rsidRDefault="00620CF6">
      <w:pPr>
        <w:pStyle w:val="BodyText"/>
        <w:spacing w:before="1"/>
        <w:rPr>
          <w:b/>
          <w:sz w:val="27"/>
        </w:rPr>
      </w:pPr>
    </w:p>
    <w:p w14:paraId="7E013070" w14:textId="77777777" w:rsidR="00620CF6" w:rsidRDefault="00000000">
      <w:pPr>
        <w:pStyle w:val="BodyText"/>
        <w:spacing w:line="355" w:lineRule="auto"/>
        <w:ind w:left="117" w:right="115"/>
        <w:jc w:val="both"/>
      </w:pPr>
      <w:r>
        <w:t xml:space="preserve">We have estimated wealth inequality using waves one to three data of the Household Finance and Con- </w:t>
      </w:r>
      <w:proofErr w:type="spellStart"/>
      <w:r>
        <w:t>sumption</w:t>
      </w:r>
      <w:proofErr w:type="spellEnd"/>
      <w:r>
        <w:t xml:space="preserve"> Survey [</w:t>
      </w:r>
      <w:hyperlink w:anchor="_bookmark187" w:history="1">
        <w:r>
          <w:rPr>
            <w:color w:val="0000FF"/>
          </w:rPr>
          <w:t>68</w:t>
        </w:r>
      </w:hyperlink>
      <w:r>
        <w:t>].</w:t>
      </w:r>
      <w:r>
        <w:rPr>
          <w:spacing w:val="27"/>
        </w:rPr>
        <w:t xml:space="preserve"> </w:t>
      </w:r>
      <w:r>
        <w:t xml:space="preserve">As the HFCS is a </w:t>
      </w:r>
      <w:proofErr w:type="spellStart"/>
      <w:r>
        <w:t>mutliply</w:t>
      </w:r>
      <w:proofErr w:type="spellEnd"/>
      <w:r>
        <w:t xml:space="preserve"> imputed data set, we obtained all estimates by applying Rubin’s</w:t>
      </w:r>
      <w:r>
        <w:rPr>
          <w:spacing w:val="-11"/>
        </w:rPr>
        <w:t xml:space="preserve"> </w:t>
      </w:r>
      <w:r>
        <w:t>Rule,</w:t>
      </w:r>
      <w:r>
        <w:rPr>
          <w:spacing w:val="-9"/>
        </w:rPr>
        <w:t xml:space="preserve"> </w:t>
      </w:r>
      <w:r>
        <w:t>that</w:t>
      </w:r>
      <w:r>
        <w:rPr>
          <w:spacing w:val="-10"/>
        </w:rPr>
        <w:t xml:space="preserve"> </w:t>
      </w:r>
      <w:r>
        <w:t>is,</w:t>
      </w:r>
      <w:r>
        <w:rPr>
          <w:spacing w:val="-8"/>
        </w:rPr>
        <w:t xml:space="preserve"> </w:t>
      </w:r>
      <w:r>
        <w:t>they</w:t>
      </w:r>
      <w:r>
        <w:rPr>
          <w:spacing w:val="-10"/>
        </w:rPr>
        <w:t xml:space="preserve"> </w:t>
      </w:r>
      <w:r>
        <w:t>are</w:t>
      </w:r>
      <w:r>
        <w:rPr>
          <w:spacing w:val="-10"/>
        </w:rPr>
        <w:t xml:space="preserve"> </w:t>
      </w:r>
      <w:r>
        <w:t>the</w:t>
      </w:r>
      <w:r>
        <w:rPr>
          <w:spacing w:val="-10"/>
        </w:rPr>
        <w:t xml:space="preserve"> </w:t>
      </w:r>
      <w:r>
        <w:t>mean</w:t>
      </w:r>
      <w:r>
        <w:rPr>
          <w:spacing w:val="-10"/>
        </w:rPr>
        <w:t xml:space="preserve"> </w:t>
      </w:r>
      <w:r>
        <w:t>of</w:t>
      </w:r>
      <w:r>
        <w:rPr>
          <w:spacing w:val="-10"/>
        </w:rPr>
        <w:t xml:space="preserve"> </w:t>
      </w:r>
      <w:r>
        <w:t>the</w:t>
      </w:r>
      <w:r>
        <w:rPr>
          <w:spacing w:val="-10"/>
        </w:rPr>
        <w:t xml:space="preserve"> </w:t>
      </w:r>
      <w:r>
        <w:t>estimates</w:t>
      </w:r>
      <w:r>
        <w:rPr>
          <w:spacing w:val="-10"/>
        </w:rPr>
        <w:t xml:space="preserve"> </w:t>
      </w:r>
      <w:r>
        <w:t>across</w:t>
      </w:r>
      <w:r>
        <w:rPr>
          <w:spacing w:val="-10"/>
        </w:rPr>
        <w:t xml:space="preserve"> </w:t>
      </w:r>
      <w:r>
        <w:t>the</w:t>
      </w:r>
      <w:r>
        <w:rPr>
          <w:spacing w:val="-10"/>
        </w:rPr>
        <w:t xml:space="preserve"> </w:t>
      </w:r>
      <w:r>
        <w:t>five</w:t>
      </w:r>
      <w:r>
        <w:rPr>
          <w:spacing w:val="-11"/>
        </w:rPr>
        <w:t xml:space="preserve"> </w:t>
      </w:r>
      <w:r>
        <w:t>implicates.</w:t>
      </w:r>
      <w:r>
        <w:rPr>
          <w:spacing w:val="10"/>
        </w:rPr>
        <w:t xml:space="preserve"> </w:t>
      </w:r>
      <w:r>
        <w:t>Second,</w:t>
      </w:r>
      <w:r>
        <w:rPr>
          <w:spacing w:val="-9"/>
        </w:rPr>
        <w:t xml:space="preserve"> </w:t>
      </w:r>
      <w:r>
        <w:t>we</w:t>
      </w:r>
      <w:r>
        <w:rPr>
          <w:spacing w:val="-11"/>
        </w:rPr>
        <w:t xml:space="preserve"> </w:t>
      </w:r>
      <w:r>
        <w:t>have</w:t>
      </w:r>
      <w:r>
        <w:rPr>
          <w:spacing w:val="-11"/>
        </w:rPr>
        <w:t xml:space="preserve"> </w:t>
      </w:r>
      <w:r>
        <w:t>used</w:t>
      </w:r>
      <w:r>
        <w:rPr>
          <w:spacing w:val="-10"/>
        </w:rPr>
        <w:t xml:space="preserve"> </w:t>
      </w:r>
      <w:r>
        <w:t>the household level weights provided in the dataset for the estimations.</w:t>
      </w:r>
      <w:r>
        <w:rPr>
          <w:spacing w:val="26"/>
        </w:rPr>
        <w:t xml:space="preserve"> </w:t>
      </w:r>
      <w:r>
        <w:t>Third, our estimates are based on the variable</w:t>
      </w:r>
      <w:r>
        <w:rPr>
          <w:spacing w:val="-3"/>
        </w:rPr>
        <w:t xml:space="preserve"> </w:t>
      </w:r>
      <w:r>
        <w:t>dn3001,</w:t>
      </w:r>
      <w:r>
        <w:rPr>
          <w:spacing w:val="-2"/>
        </w:rPr>
        <w:t xml:space="preserve"> </w:t>
      </w:r>
      <w:r>
        <w:t>which</w:t>
      </w:r>
      <w:r>
        <w:rPr>
          <w:spacing w:val="-3"/>
        </w:rPr>
        <w:t xml:space="preserve"> </w:t>
      </w:r>
      <w:r>
        <w:t>is</w:t>
      </w:r>
      <w:r>
        <w:rPr>
          <w:spacing w:val="-3"/>
        </w:rPr>
        <w:t xml:space="preserve"> </w:t>
      </w:r>
      <w:r>
        <w:t>net</w:t>
      </w:r>
      <w:r>
        <w:rPr>
          <w:spacing w:val="-3"/>
        </w:rPr>
        <w:t xml:space="preserve"> </w:t>
      </w:r>
      <w:r>
        <w:t>wealth</w:t>
      </w:r>
      <w:r>
        <w:rPr>
          <w:spacing w:val="-3"/>
        </w:rPr>
        <w:t xml:space="preserve"> </w:t>
      </w:r>
      <w:r>
        <w:t>at</w:t>
      </w:r>
      <w:r>
        <w:rPr>
          <w:spacing w:val="-3"/>
        </w:rPr>
        <w:t xml:space="preserve"> </w:t>
      </w:r>
      <w:r>
        <w:t>the</w:t>
      </w:r>
      <w:r>
        <w:rPr>
          <w:spacing w:val="-3"/>
        </w:rPr>
        <w:t xml:space="preserve"> </w:t>
      </w:r>
      <w:r>
        <w:t>household-level.</w:t>
      </w:r>
      <w:r>
        <w:rPr>
          <w:spacing w:val="21"/>
        </w:rPr>
        <w:t xml:space="preserve"> </w:t>
      </w:r>
      <w:r>
        <w:t>This</w:t>
      </w:r>
      <w:r>
        <w:rPr>
          <w:spacing w:val="-3"/>
        </w:rPr>
        <w:t xml:space="preserve"> </w:t>
      </w:r>
      <w:r>
        <w:t>definition</w:t>
      </w:r>
      <w:r>
        <w:rPr>
          <w:spacing w:val="-3"/>
        </w:rPr>
        <w:t xml:space="preserve"> </w:t>
      </w:r>
      <w:r>
        <w:t>does</w:t>
      </w:r>
      <w:r>
        <w:rPr>
          <w:spacing w:val="-3"/>
        </w:rPr>
        <w:t xml:space="preserve"> </w:t>
      </w:r>
      <w:r>
        <w:t>not</w:t>
      </w:r>
      <w:r>
        <w:rPr>
          <w:spacing w:val="-3"/>
        </w:rPr>
        <w:t xml:space="preserve"> </w:t>
      </w:r>
      <w:r>
        <w:t>encompass</w:t>
      </w:r>
      <w:r>
        <w:rPr>
          <w:spacing w:val="-3"/>
        </w:rPr>
        <w:t xml:space="preserve"> </w:t>
      </w:r>
      <w:r>
        <w:t>private</w:t>
      </w:r>
      <w:r>
        <w:rPr>
          <w:spacing w:val="-3"/>
        </w:rPr>
        <w:t xml:space="preserve"> </w:t>
      </w:r>
      <w:r>
        <w:t>or occupational</w:t>
      </w:r>
      <w:r>
        <w:rPr>
          <w:spacing w:val="-9"/>
        </w:rPr>
        <w:t xml:space="preserve"> </w:t>
      </w:r>
      <w:r>
        <w:t>pension</w:t>
      </w:r>
      <w:r>
        <w:rPr>
          <w:spacing w:val="-9"/>
        </w:rPr>
        <w:t xml:space="preserve"> </w:t>
      </w:r>
      <w:r>
        <w:t>wealth,</w:t>
      </w:r>
      <w:r>
        <w:rPr>
          <w:spacing w:val="-9"/>
        </w:rPr>
        <w:t xml:space="preserve"> </w:t>
      </w:r>
      <w:r>
        <w:t>while</w:t>
      </w:r>
      <w:r>
        <w:rPr>
          <w:spacing w:val="-9"/>
        </w:rPr>
        <w:t xml:space="preserve"> </w:t>
      </w:r>
      <w:r>
        <w:t>private</w:t>
      </w:r>
      <w:r>
        <w:rPr>
          <w:spacing w:val="-9"/>
        </w:rPr>
        <w:t xml:space="preserve"> </w:t>
      </w:r>
      <w:r>
        <w:t>pension</w:t>
      </w:r>
      <w:r>
        <w:rPr>
          <w:spacing w:val="-9"/>
        </w:rPr>
        <w:t xml:space="preserve"> </w:t>
      </w:r>
      <w:r>
        <w:t>wealth</w:t>
      </w:r>
      <w:r>
        <w:rPr>
          <w:spacing w:val="-9"/>
        </w:rPr>
        <w:t xml:space="preserve"> </w:t>
      </w:r>
      <w:r>
        <w:t>is</w:t>
      </w:r>
      <w:r>
        <w:rPr>
          <w:spacing w:val="-9"/>
        </w:rPr>
        <w:t xml:space="preserve"> </w:t>
      </w:r>
      <w:r>
        <w:t>included</w:t>
      </w:r>
      <w:r>
        <w:rPr>
          <w:spacing w:val="-9"/>
        </w:rPr>
        <w:t xml:space="preserve"> </w:t>
      </w:r>
      <w:r>
        <w:t>even</w:t>
      </w:r>
      <w:r>
        <w:rPr>
          <w:spacing w:val="-9"/>
        </w:rPr>
        <w:t xml:space="preserve"> </w:t>
      </w:r>
      <w:r>
        <w:t>if</w:t>
      </w:r>
      <w:r>
        <w:rPr>
          <w:spacing w:val="-9"/>
        </w:rPr>
        <w:t xml:space="preserve"> </w:t>
      </w:r>
      <w:r>
        <w:t>it</w:t>
      </w:r>
      <w:r>
        <w:rPr>
          <w:spacing w:val="-9"/>
        </w:rPr>
        <w:t xml:space="preserve"> </w:t>
      </w:r>
      <w:r>
        <w:t>is</w:t>
      </w:r>
      <w:r>
        <w:rPr>
          <w:spacing w:val="-9"/>
        </w:rPr>
        <w:t xml:space="preserve"> </w:t>
      </w:r>
      <w:r>
        <w:t>not</w:t>
      </w:r>
      <w:r>
        <w:rPr>
          <w:spacing w:val="-9"/>
        </w:rPr>
        <w:t xml:space="preserve"> </w:t>
      </w:r>
      <w:r>
        <w:t>(directly)</w:t>
      </w:r>
      <w:r>
        <w:rPr>
          <w:spacing w:val="-9"/>
        </w:rPr>
        <w:t xml:space="preserve"> </w:t>
      </w:r>
      <w:r>
        <w:t>marketable (at the same value).</w:t>
      </w:r>
      <w:r>
        <w:rPr>
          <w:spacing w:val="24"/>
        </w:rPr>
        <w:t xml:space="preserve"> </w:t>
      </w:r>
      <w:r>
        <w:t xml:space="preserve">Fourth, the HFCS is an ex-ante harmonized survey, it is coordinated by the European Central Bank but conducted by the national central banks of the </w:t>
      </w:r>
      <w:proofErr w:type="spellStart"/>
      <w:r>
        <w:t>Eurosystem</w:t>
      </w:r>
      <w:proofErr w:type="spellEnd"/>
      <w:r>
        <w:t>, and all countries survey, in principle, the same concept of net wealth.</w:t>
      </w:r>
      <w:r>
        <w:rPr>
          <w:spacing w:val="40"/>
        </w:rPr>
        <w:t xml:space="preserve"> </w:t>
      </w:r>
      <w:r>
        <w:t>There are, however, important difference in the precise survey methodologies</w:t>
      </w:r>
      <w:r>
        <w:rPr>
          <w:spacing w:val="-1"/>
        </w:rPr>
        <w:t xml:space="preserve"> </w:t>
      </w:r>
      <w:r>
        <w:t>across</w:t>
      </w:r>
      <w:r>
        <w:rPr>
          <w:spacing w:val="-1"/>
        </w:rPr>
        <w:t xml:space="preserve"> </w:t>
      </w:r>
      <w:r>
        <w:t>countries</w:t>
      </w:r>
      <w:r>
        <w:rPr>
          <w:spacing w:val="-1"/>
        </w:rPr>
        <w:t xml:space="preserve"> </w:t>
      </w:r>
      <w:r>
        <w:t>and</w:t>
      </w:r>
      <w:r>
        <w:rPr>
          <w:spacing w:val="-1"/>
        </w:rPr>
        <w:t xml:space="preserve"> </w:t>
      </w:r>
      <w:r>
        <w:t>the</w:t>
      </w:r>
      <w:r>
        <w:rPr>
          <w:spacing w:val="-1"/>
        </w:rPr>
        <w:t xml:space="preserve"> </w:t>
      </w:r>
      <w:r>
        <w:t>resulting</w:t>
      </w:r>
      <w:r>
        <w:rPr>
          <w:spacing w:val="-1"/>
        </w:rPr>
        <w:t xml:space="preserve"> </w:t>
      </w:r>
      <w:r>
        <w:t>quality</w:t>
      </w:r>
      <w:r>
        <w:rPr>
          <w:spacing w:val="-1"/>
        </w:rPr>
        <w:t xml:space="preserve"> </w:t>
      </w:r>
      <w:r>
        <w:t>of</w:t>
      </w:r>
      <w:r>
        <w:rPr>
          <w:spacing w:val="-1"/>
        </w:rPr>
        <w:t xml:space="preserve"> </w:t>
      </w:r>
      <w:r>
        <w:t>the</w:t>
      </w:r>
      <w:r>
        <w:rPr>
          <w:spacing w:val="-1"/>
        </w:rPr>
        <w:t xml:space="preserve"> </w:t>
      </w:r>
      <w:r>
        <w:t>data, especially</w:t>
      </w:r>
      <w:r>
        <w:rPr>
          <w:spacing w:val="-1"/>
        </w:rPr>
        <w:t xml:space="preserve"> </w:t>
      </w:r>
      <w:r>
        <w:t>in</w:t>
      </w:r>
      <w:r>
        <w:rPr>
          <w:spacing w:val="-1"/>
        </w:rPr>
        <w:t xml:space="preserve"> </w:t>
      </w:r>
      <w:r>
        <w:t>terms</w:t>
      </w:r>
      <w:r>
        <w:rPr>
          <w:spacing w:val="-1"/>
        </w:rPr>
        <w:t xml:space="preserve"> </w:t>
      </w:r>
      <w:r>
        <w:t>of</w:t>
      </w:r>
      <w:r>
        <w:rPr>
          <w:spacing w:val="-1"/>
        </w:rPr>
        <w:t xml:space="preserve"> </w:t>
      </w:r>
      <w:r>
        <w:t>the</w:t>
      </w:r>
      <w:r>
        <w:rPr>
          <w:spacing w:val="-1"/>
        </w:rPr>
        <w:t xml:space="preserve"> </w:t>
      </w:r>
      <w:r>
        <w:t>coverage</w:t>
      </w:r>
      <w:r>
        <w:rPr>
          <w:spacing w:val="-1"/>
        </w:rPr>
        <w:t xml:space="preserve"> </w:t>
      </w:r>
      <w:r>
        <w:t>of the</w:t>
      </w:r>
      <w:r>
        <w:rPr>
          <w:spacing w:val="-4"/>
        </w:rPr>
        <w:t xml:space="preserve"> </w:t>
      </w:r>
      <w:r>
        <w:t>upper</w:t>
      </w:r>
      <w:r>
        <w:rPr>
          <w:spacing w:val="-4"/>
        </w:rPr>
        <w:t xml:space="preserve"> </w:t>
      </w:r>
      <w:r>
        <w:t>tail</w:t>
      </w:r>
      <w:r>
        <w:rPr>
          <w:spacing w:val="-4"/>
        </w:rPr>
        <w:t xml:space="preserve"> </w:t>
      </w:r>
      <w:r>
        <w:t>and</w:t>
      </w:r>
      <w:r>
        <w:rPr>
          <w:spacing w:val="-4"/>
        </w:rPr>
        <w:t xml:space="preserve"> </w:t>
      </w:r>
      <w:r>
        <w:t>the</w:t>
      </w:r>
      <w:r>
        <w:rPr>
          <w:spacing w:val="-4"/>
        </w:rPr>
        <w:t xml:space="preserve"> </w:t>
      </w:r>
      <w:r>
        <w:t>valuation</w:t>
      </w:r>
      <w:r>
        <w:rPr>
          <w:spacing w:val="-4"/>
        </w:rPr>
        <w:t xml:space="preserve"> </w:t>
      </w:r>
      <w:r>
        <w:t>of</w:t>
      </w:r>
      <w:r>
        <w:rPr>
          <w:spacing w:val="-4"/>
        </w:rPr>
        <w:t xml:space="preserve"> </w:t>
      </w:r>
      <w:r>
        <w:t>assets.</w:t>
      </w:r>
      <w:r>
        <w:rPr>
          <w:spacing w:val="15"/>
        </w:rPr>
        <w:t xml:space="preserve"> </w:t>
      </w:r>
      <w:r>
        <w:t>Thus,</w:t>
      </w:r>
      <w:r>
        <w:rPr>
          <w:spacing w:val="-4"/>
        </w:rPr>
        <w:t xml:space="preserve"> </w:t>
      </w:r>
      <w:r>
        <w:t>while</w:t>
      </w:r>
      <w:r>
        <w:rPr>
          <w:spacing w:val="-4"/>
        </w:rPr>
        <w:t xml:space="preserve"> </w:t>
      </w:r>
      <w:r>
        <w:t>the</w:t>
      </w:r>
      <w:r>
        <w:rPr>
          <w:spacing w:val="-4"/>
        </w:rPr>
        <w:t xml:space="preserve"> </w:t>
      </w:r>
      <w:r>
        <w:t>survey</w:t>
      </w:r>
      <w:r>
        <w:rPr>
          <w:spacing w:val="-4"/>
        </w:rPr>
        <w:t xml:space="preserve"> </w:t>
      </w:r>
      <w:r>
        <w:t>is</w:t>
      </w:r>
      <w:r>
        <w:rPr>
          <w:spacing w:val="-4"/>
        </w:rPr>
        <w:t xml:space="preserve"> </w:t>
      </w:r>
      <w:r>
        <w:t>conceptually</w:t>
      </w:r>
      <w:r>
        <w:rPr>
          <w:spacing w:val="-4"/>
        </w:rPr>
        <w:t xml:space="preserve"> </w:t>
      </w:r>
      <w:r>
        <w:t>harmonized,</w:t>
      </w:r>
      <w:r>
        <w:rPr>
          <w:spacing w:val="-4"/>
        </w:rPr>
        <w:t xml:space="preserve"> </w:t>
      </w:r>
      <w:r>
        <w:t>the</w:t>
      </w:r>
      <w:r>
        <w:rPr>
          <w:spacing w:val="-4"/>
        </w:rPr>
        <w:t xml:space="preserve"> </w:t>
      </w:r>
      <w:r>
        <w:t>country- specific survey designs differ substantially.</w:t>
      </w:r>
      <w:r>
        <w:rPr>
          <w:spacing w:val="40"/>
        </w:rPr>
        <w:t xml:space="preserve"> </w:t>
      </w:r>
      <w:r>
        <w:t xml:space="preserve">Some countries use (external) administrative data of different types to attach values to single components of net wealth, especially Finland, Estonia, Ireland, </w:t>
      </w:r>
      <w:proofErr w:type="gramStart"/>
      <w:r>
        <w:t>Latvia</w:t>
      </w:r>
      <w:proofErr w:type="gramEnd"/>
      <w:r>
        <w:t xml:space="preserve"> and Lithuania.</w:t>
      </w:r>
      <w:r>
        <w:rPr>
          <w:spacing w:val="31"/>
        </w:rPr>
        <w:t xml:space="preserve"> </w:t>
      </w:r>
      <w:r>
        <w:t>While sampling in most countries includes some type of oversampling of the upper tail, others do</w:t>
      </w:r>
      <w:r>
        <w:rPr>
          <w:spacing w:val="-3"/>
        </w:rPr>
        <w:t xml:space="preserve"> </w:t>
      </w:r>
      <w:r>
        <w:t>not</w:t>
      </w:r>
      <w:r>
        <w:rPr>
          <w:spacing w:val="-3"/>
        </w:rPr>
        <w:t xml:space="preserve"> </w:t>
      </w:r>
      <w:r>
        <w:t>even</w:t>
      </w:r>
      <w:r>
        <w:rPr>
          <w:spacing w:val="-3"/>
        </w:rPr>
        <w:t xml:space="preserve"> </w:t>
      </w:r>
      <w:r>
        <w:t>attempt</w:t>
      </w:r>
      <w:r>
        <w:rPr>
          <w:spacing w:val="-3"/>
        </w:rPr>
        <w:t xml:space="preserve"> </w:t>
      </w:r>
      <w:r>
        <w:t>to</w:t>
      </w:r>
      <w:r>
        <w:rPr>
          <w:spacing w:val="-3"/>
        </w:rPr>
        <w:t xml:space="preserve"> </w:t>
      </w:r>
      <w:r>
        <w:t>counterbalance</w:t>
      </w:r>
      <w:r>
        <w:rPr>
          <w:spacing w:val="-3"/>
        </w:rPr>
        <w:t xml:space="preserve"> </w:t>
      </w:r>
      <w:r>
        <w:t>the</w:t>
      </w:r>
      <w:r>
        <w:rPr>
          <w:spacing w:val="-3"/>
        </w:rPr>
        <w:t xml:space="preserve"> </w:t>
      </w:r>
      <w:r>
        <w:t>higher</w:t>
      </w:r>
      <w:r>
        <w:rPr>
          <w:spacing w:val="-3"/>
        </w:rPr>
        <w:t xml:space="preserve"> </w:t>
      </w:r>
      <w:r>
        <w:t>non-response</w:t>
      </w:r>
      <w:r>
        <w:rPr>
          <w:spacing w:val="-3"/>
        </w:rPr>
        <w:t xml:space="preserve"> </w:t>
      </w:r>
      <w:r>
        <w:t>rate</w:t>
      </w:r>
      <w:r>
        <w:rPr>
          <w:spacing w:val="-3"/>
        </w:rPr>
        <w:t xml:space="preserve"> </w:t>
      </w:r>
      <w:r>
        <w:t>at</w:t>
      </w:r>
      <w:r>
        <w:rPr>
          <w:spacing w:val="-3"/>
        </w:rPr>
        <w:t xml:space="preserve"> </w:t>
      </w:r>
      <w:r>
        <w:t>the</w:t>
      </w:r>
      <w:r>
        <w:rPr>
          <w:spacing w:val="-3"/>
        </w:rPr>
        <w:t xml:space="preserve"> </w:t>
      </w:r>
      <w:r>
        <w:t>top</w:t>
      </w:r>
      <w:r>
        <w:rPr>
          <w:spacing w:val="-3"/>
        </w:rPr>
        <w:t xml:space="preserve"> </w:t>
      </w:r>
      <w:r>
        <w:t>(Austria,</w:t>
      </w:r>
      <w:r>
        <w:rPr>
          <w:spacing w:val="-3"/>
        </w:rPr>
        <w:t xml:space="preserve"> </w:t>
      </w:r>
      <w:r>
        <w:t>Italy,</w:t>
      </w:r>
      <w:r>
        <w:rPr>
          <w:spacing w:val="-3"/>
        </w:rPr>
        <w:t xml:space="preserve"> </w:t>
      </w:r>
      <w:r>
        <w:t>Netherlands, Malta, and Slovenia).</w:t>
      </w:r>
      <w:r>
        <w:rPr>
          <w:spacing w:val="37"/>
        </w:rPr>
        <w:t xml:space="preserve"> </w:t>
      </w:r>
      <w:r>
        <w:t xml:space="preserve">For the countries with over-sampling strategies, the precise procedure varies and is </w:t>
      </w:r>
      <w:r>
        <w:rPr>
          <w:spacing w:val="-4"/>
        </w:rPr>
        <w:t>based</w:t>
      </w:r>
      <w:r>
        <w:rPr>
          <w:spacing w:val="-5"/>
        </w:rPr>
        <w:t xml:space="preserve"> </w:t>
      </w:r>
      <w:r>
        <w:rPr>
          <w:spacing w:val="-4"/>
        </w:rPr>
        <w:t>on</w:t>
      </w:r>
      <w:r>
        <w:rPr>
          <w:spacing w:val="-5"/>
        </w:rPr>
        <w:t xml:space="preserve"> </w:t>
      </w:r>
      <w:r>
        <w:rPr>
          <w:spacing w:val="-4"/>
        </w:rPr>
        <w:t>either</w:t>
      </w:r>
      <w:r>
        <w:rPr>
          <w:spacing w:val="-5"/>
        </w:rPr>
        <w:t xml:space="preserve"> </w:t>
      </w:r>
      <w:r>
        <w:rPr>
          <w:spacing w:val="-4"/>
        </w:rPr>
        <w:t>individual, household, or</w:t>
      </w:r>
      <w:r>
        <w:rPr>
          <w:spacing w:val="-5"/>
        </w:rPr>
        <w:t xml:space="preserve"> </w:t>
      </w:r>
      <w:r>
        <w:rPr>
          <w:spacing w:val="-4"/>
        </w:rPr>
        <w:t>region-specific</w:t>
      </w:r>
      <w:r>
        <w:rPr>
          <w:spacing w:val="-5"/>
        </w:rPr>
        <w:t xml:space="preserve"> </w:t>
      </w:r>
      <w:r>
        <w:rPr>
          <w:spacing w:val="-4"/>
        </w:rPr>
        <w:t>estimates</w:t>
      </w:r>
      <w:r>
        <w:rPr>
          <w:spacing w:val="-5"/>
        </w:rPr>
        <w:t xml:space="preserve"> </w:t>
      </w:r>
      <w:r>
        <w:rPr>
          <w:spacing w:val="-4"/>
        </w:rPr>
        <w:t>of</w:t>
      </w:r>
      <w:r>
        <w:rPr>
          <w:spacing w:val="-5"/>
        </w:rPr>
        <w:t xml:space="preserve"> </w:t>
      </w:r>
      <w:r>
        <w:rPr>
          <w:spacing w:val="-4"/>
        </w:rPr>
        <w:t>wealth</w:t>
      </w:r>
      <w:r>
        <w:rPr>
          <w:spacing w:val="-5"/>
        </w:rPr>
        <w:t xml:space="preserve"> </w:t>
      </w:r>
      <w:r>
        <w:rPr>
          <w:spacing w:val="-4"/>
        </w:rPr>
        <w:t>or</w:t>
      </w:r>
      <w:r>
        <w:rPr>
          <w:spacing w:val="-5"/>
        </w:rPr>
        <w:t xml:space="preserve"> </w:t>
      </w:r>
      <w:r>
        <w:rPr>
          <w:spacing w:val="-4"/>
        </w:rPr>
        <w:t>wealth</w:t>
      </w:r>
      <w:r>
        <w:rPr>
          <w:spacing w:val="-5"/>
        </w:rPr>
        <w:t xml:space="preserve"> </w:t>
      </w:r>
      <w:r>
        <w:rPr>
          <w:spacing w:val="-4"/>
        </w:rPr>
        <w:t>correlates.</w:t>
      </w:r>
      <w:r>
        <w:rPr>
          <w:spacing w:val="24"/>
        </w:rPr>
        <w:t xml:space="preserve"> </w:t>
      </w:r>
      <w:r>
        <w:rPr>
          <w:spacing w:val="-4"/>
        </w:rPr>
        <w:t>In</w:t>
      </w:r>
      <w:r>
        <w:rPr>
          <w:spacing w:val="-5"/>
        </w:rPr>
        <w:t xml:space="preserve"> </w:t>
      </w:r>
      <w:r>
        <w:rPr>
          <w:spacing w:val="-4"/>
        </w:rPr>
        <w:t xml:space="preserve">summary, </w:t>
      </w:r>
      <w:r>
        <w:t>the</w:t>
      </w:r>
      <w:r>
        <w:rPr>
          <w:spacing w:val="-1"/>
        </w:rPr>
        <w:t xml:space="preserve"> </w:t>
      </w:r>
      <w:r>
        <w:t>effective</w:t>
      </w:r>
      <w:r>
        <w:rPr>
          <w:spacing w:val="-1"/>
        </w:rPr>
        <w:t xml:space="preserve"> </w:t>
      </w:r>
      <w:r>
        <w:t>oversampling</w:t>
      </w:r>
      <w:r>
        <w:rPr>
          <w:spacing w:val="-1"/>
        </w:rPr>
        <w:t xml:space="preserve"> </w:t>
      </w:r>
      <w:r>
        <w:t>rates of the</w:t>
      </w:r>
      <w:r>
        <w:rPr>
          <w:spacing w:val="-1"/>
        </w:rPr>
        <w:t xml:space="preserve"> </w:t>
      </w:r>
      <w:r>
        <w:t>top 5</w:t>
      </w:r>
      <w:r>
        <w:rPr>
          <w:spacing w:val="-1"/>
        </w:rPr>
        <w:t xml:space="preserve"> </w:t>
      </w:r>
      <w:r>
        <w:t>percent</w:t>
      </w:r>
      <w:r>
        <w:rPr>
          <w:spacing w:val="-1"/>
        </w:rPr>
        <w:t xml:space="preserve"> </w:t>
      </w:r>
      <w:r>
        <w:t>ranges from</w:t>
      </w:r>
      <w:r>
        <w:rPr>
          <w:spacing w:val="-1"/>
        </w:rPr>
        <w:t xml:space="preserve"> </w:t>
      </w:r>
      <w:r>
        <w:t>-15% (Austria)</w:t>
      </w:r>
      <w:r>
        <w:rPr>
          <w:spacing w:val="-1"/>
        </w:rPr>
        <w:t xml:space="preserve"> </w:t>
      </w:r>
      <w:r>
        <w:t>to</w:t>
      </w:r>
      <w:r>
        <w:rPr>
          <w:spacing w:val="-1"/>
        </w:rPr>
        <w:t xml:space="preserve"> </w:t>
      </w:r>
      <w:r>
        <w:t>413% (Spain)</w:t>
      </w:r>
      <w:r>
        <w:rPr>
          <w:spacing w:val="-1"/>
        </w:rPr>
        <w:t xml:space="preserve"> </w:t>
      </w:r>
      <w:r>
        <w:t xml:space="preserve">in the last </w:t>
      </w:r>
      <w:r>
        <w:rPr>
          <w:spacing w:val="-4"/>
        </w:rPr>
        <w:t>wave</w:t>
      </w:r>
      <w:r>
        <w:rPr>
          <w:spacing w:val="-8"/>
        </w:rPr>
        <w:t xml:space="preserve"> </w:t>
      </w:r>
      <w:r>
        <w:rPr>
          <w:spacing w:val="-4"/>
        </w:rPr>
        <w:t>of</w:t>
      </w:r>
      <w:r>
        <w:rPr>
          <w:spacing w:val="-7"/>
        </w:rPr>
        <w:t xml:space="preserve"> </w:t>
      </w:r>
      <w:r>
        <w:rPr>
          <w:spacing w:val="-4"/>
        </w:rPr>
        <w:t>the</w:t>
      </w:r>
      <w:r>
        <w:rPr>
          <w:spacing w:val="-7"/>
        </w:rPr>
        <w:t xml:space="preserve"> </w:t>
      </w:r>
      <w:r>
        <w:rPr>
          <w:spacing w:val="-4"/>
        </w:rPr>
        <w:t>survey</w:t>
      </w:r>
      <w:r>
        <w:rPr>
          <w:spacing w:val="-7"/>
        </w:rPr>
        <w:t xml:space="preserve"> </w:t>
      </w:r>
      <w:r>
        <w:rPr>
          <w:spacing w:val="-4"/>
        </w:rPr>
        <w:t>according</w:t>
      </w:r>
      <w:r>
        <w:rPr>
          <w:spacing w:val="-7"/>
        </w:rPr>
        <w:t xml:space="preserve"> </w:t>
      </w:r>
      <w:r>
        <w:rPr>
          <w:spacing w:val="-4"/>
        </w:rPr>
        <w:t>to</w:t>
      </w:r>
      <w:r>
        <w:rPr>
          <w:spacing w:val="-7"/>
        </w:rPr>
        <w:t xml:space="preserve"> </w:t>
      </w:r>
      <w:r>
        <w:rPr>
          <w:spacing w:val="-4"/>
        </w:rPr>
        <w:t>Household</w:t>
      </w:r>
      <w:r>
        <w:rPr>
          <w:spacing w:val="-7"/>
        </w:rPr>
        <w:t xml:space="preserve"> </w:t>
      </w:r>
      <w:r>
        <w:rPr>
          <w:spacing w:val="-4"/>
        </w:rPr>
        <w:t>Finance</w:t>
      </w:r>
      <w:r>
        <w:rPr>
          <w:spacing w:val="-7"/>
        </w:rPr>
        <w:t xml:space="preserve"> </w:t>
      </w:r>
      <w:r>
        <w:rPr>
          <w:spacing w:val="-4"/>
        </w:rPr>
        <w:t>and</w:t>
      </w:r>
      <w:r>
        <w:rPr>
          <w:spacing w:val="-7"/>
        </w:rPr>
        <w:t xml:space="preserve"> </w:t>
      </w:r>
      <w:r>
        <w:rPr>
          <w:spacing w:val="-4"/>
        </w:rPr>
        <w:t>Consumption</w:t>
      </w:r>
      <w:r>
        <w:rPr>
          <w:spacing w:val="-7"/>
        </w:rPr>
        <w:t xml:space="preserve"> </w:t>
      </w:r>
      <w:r>
        <w:rPr>
          <w:spacing w:val="-4"/>
        </w:rPr>
        <w:t>Network</w:t>
      </w:r>
      <w:r>
        <w:rPr>
          <w:spacing w:val="-7"/>
        </w:rPr>
        <w:t xml:space="preserve"> </w:t>
      </w:r>
      <w:r>
        <w:rPr>
          <w:spacing w:val="-4"/>
        </w:rPr>
        <w:t>[</w:t>
      </w:r>
      <w:hyperlink w:anchor="_bookmark187" w:history="1">
        <w:r>
          <w:rPr>
            <w:color w:val="0000FF"/>
            <w:spacing w:val="-4"/>
          </w:rPr>
          <w:t>68</w:t>
        </w:r>
      </w:hyperlink>
      <w:r>
        <w:rPr>
          <w:spacing w:val="-4"/>
        </w:rPr>
        <w:t>].</w:t>
      </w:r>
      <w:r>
        <w:rPr>
          <w:spacing w:val="16"/>
        </w:rPr>
        <w:t xml:space="preserve"> </w:t>
      </w:r>
      <w:r>
        <w:rPr>
          <w:spacing w:val="-4"/>
        </w:rPr>
        <w:t>Finally,</w:t>
      </w:r>
      <w:r>
        <w:rPr>
          <w:spacing w:val="-5"/>
        </w:rPr>
        <w:t xml:space="preserve"> </w:t>
      </w:r>
      <w:r>
        <w:rPr>
          <w:spacing w:val="-4"/>
        </w:rPr>
        <w:t>we</w:t>
      </w:r>
      <w:r>
        <w:rPr>
          <w:spacing w:val="-8"/>
        </w:rPr>
        <w:t xml:space="preserve"> </w:t>
      </w:r>
      <w:r>
        <w:rPr>
          <w:spacing w:val="-4"/>
        </w:rPr>
        <w:t>work</w:t>
      </w:r>
      <w:r>
        <w:rPr>
          <w:spacing w:val="-7"/>
        </w:rPr>
        <w:t xml:space="preserve"> </w:t>
      </w:r>
      <w:r>
        <w:rPr>
          <w:spacing w:val="-4"/>
        </w:rPr>
        <w:t>with</w:t>
      </w:r>
      <w:r>
        <w:rPr>
          <w:spacing w:val="-7"/>
        </w:rPr>
        <w:t xml:space="preserve"> </w:t>
      </w:r>
      <w:r>
        <w:rPr>
          <w:spacing w:val="-4"/>
        </w:rPr>
        <w:t xml:space="preserve">an </w:t>
      </w:r>
      <w:r>
        <w:t>identical</w:t>
      </w:r>
      <w:r>
        <w:rPr>
          <w:spacing w:val="-13"/>
        </w:rPr>
        <w:t xml:space="preserve"> </w:t>
      </w:r>
      <w:r>
        <w:t>definition</w:t>
      </w:r>
      <w:r>
        <w:rPr>
          <w:spacing w:val="-12"/>
        </w:rPr>
        <w:t xml:space="preserve"> </w:t>
      </w:r>
      <w:r>
        <w:t>of</w:t>
      </w:r>
      <w:r>
        <w:rPr>
          <w:spacing w:val="-13"/>
        </w:rPr>
        <w:t xml:space="preserve"> </w:t>
      </w:r>
      <w:r>
        <w:t>net</w:t>
      </w:r>
      <w:r>
        <w:rPr>
          <w:spacing w:val="-12"/>
        </w:rPr>
        <w:t xml:space="preserve"> </w:t>
      </w:r>
      <w:r>
        <w:t>wealth</w:t>
      </w:r>
      <w:r>
        <w:rPr>
          <w:spacing w:val="-13"/>
        </w:rPr>
        <w:t xml:space="preserve"> </w:t>
      </w:r>
      <w:r>
        <w:t>across</w:t>
      </w:r>
      <w:r>
        <w:rPr>
          <w:spacing w:val="-12"/>
        </w:rPr>
        <w:t xml:space="preserve"> </w:t>
      </w:r>
      <w:r>
        <w:t>countries</w:t>
      </w:r>
      <w:r>
        <w:rPr>
          <w:spacing w:val="-13"/>
        </w:rPr>
        <w:t xml:space="preserve"> </w:t>
      </w:r>
      <w:r>
        <w:t>that</w:t>
      </w:r>
      <w:r>
        <w:rPr>
          <w:spacing w:val="-12"/>
        </w:rPr>
        <w:t xml:space="preserve"> </w:t>
      </w:r>
      <w:r>
        <w:t>excludes</w:t>
      </w:r>
      <w:r>
        <w:rPr>
          <w:spacing w:val="-13"/>
        </w:rPr>
        <w:t xml:space="preserve"> </w:t>
      </w:r>
      <w:r>
        <w:t>all</w:t>
      </w:r>
      <w:r>
        <w:rPr>
          <w:spacing w:val="-12"/>
        </w:rPr>
        <w:t xml:space="preserve"> </w:t>
      </w:r>
      <w:r>
        <w:t>private</w:t>
      </w:r>
      <w:r>
        <w:rPr>
          <w:spacing w:val="-13"/>
        </w:rPr>
        <w:t xml:space="preserve"> </w:t>
      </w:r>
      <w:r>
        <w:t>and</w:t>
      </w:r>
      <w:r>
        <w:rPr>
          <w:spacing w:val="-12"/>
        </w:rPr>
        <w:t xml:space="preserve"> </w:t>
      </w:r>
      <w:r>
        <w:t>occupational</w:t>
      </w:r>
      <w:r>
        <w:rPr>
          <w:spacing w:val="-13"/>
        </w:rPr>
        <w:t xml:space="preserve"> </w:t>
      </w:r>
      <w:r>
        <w:t>pension</w:t>
      </w:r>
      <w:r>
        <w:rPr>
          <w:spacing w:val="-12"/>
        </w:rPr>
        <w:t xml:space="preserve"> </w:t>
      </w:r>
      <w:r>
        <w:t>wealth. This</w:t>
      </w:r>
      <w:r>
        <w:rPr>
          <w:spacing w:val="-1"/>
        </w:rPr>
        <w:t xml:space="preserve"> </w:t>
      </w:r>
      <w:r>
        <w:t>cross-country</w:t>
      </w:r>
      <w:r>
        <w:rPr>
          <w:spacing w:val="-1"/>
        </w:rPr>
        <w:t xml:space="preserve"> </w:t>
      </w:r>
      <w:r>
        <w:t>harmonized</w:t>
      </w:r>
      <w:r>
        <w:rPr>
          <w:spacing w:val="-1"/>
        </w:rPr>
        <w:t xml:space="preserve"> </w:t>
      </w:r>
      <w:r>
        <w:t>definition</w:t>
      </w:r>
      <w:r>
        <w:rPr>
          <w:spacing w:val="-1"/>
        </w:rPr>
        <w:t xml:space="preserve"> </w:t>
      </w:r>
      <w:r>
        <w:t>might</w:t>
      </w:r>
      <w:r>
        <w:rPr>
          <w:spacing w:val="-1"/>
        </w:rPr>
        <w:t xml:space="preserve"> </w:t>
      </w:r>
      <w:r>
        <w:t>hide</w:t>
      </w:r>
      <w:r>
        <w:rPr>
          <w:spacing w:val="-1"/>
        </w:rPr>
        <w:t xml:space="preserve"> </w:t>
      </w:r>
      <w:r>
        <w:t>important</w:t>
      </w:r>
      <w:r>
        <w:rPr>
          <w:spacing w:val="-1"/>
        </w:rPr>
        <w:t xml:space="preserve"> </w:t>
      </w:r>
      <w:r>
        <w:t>aspects</w:t>
      </w:r>
      <w:r>
        <w:rPr>
          <w:spacing w:val="-1"/>
        </w:rPr>
        <w:t xml:space="preserve"> </w:t>
      </w:r>
      <w:r>
        <w:t>in</w:t>
      </w:r>
      <w:r>
        <w:rPr>
          <w:spacing w:val="-1"/>
        </w:rPr>
        <w:t xml:space="preserve"> </w:t>
      </w:r>
      <w:r>
        <w:t>country</w:t>
      </w:r>
      <w:r>
        <w:rPr>
          <w:spacing w:val="-1"/>
        </w:rPr>
        <w:t xml:space="preserve"> </w:t>
      </w:r>
      <w:r>
        <w:t>comparisons</w:t>
      </w:r>
      <w:r>
        <w:rPr>
          <w:spacing w:val="-1"/>
        </w:rPr>
        <w:t xml:space="preserve"> </w:t>
      </w:r>
      <w:proofErr w:type="gramStart"/>
      <w:r>
        <w:t>in</w:t>
      </w:r>
      <w:r>
        <w:rPr>
          <w:spacing w:val="-1"/>
        </w:rPr>
        <w:t xml:space="preserve"> </w:t>
      </w:r>
      <w:r>
        <w:t>light</w:t>
      </w:r>
      <w:r>
        <w:rPr>
          <w:spacing w:val="-1"/>
        </w:rPr>
        <w:t xml:space="preserve"> </w:t>
      </w:r>
      <w:r>
        <w:t>of</w:t>
      </w:r>
      <w:proofErr w:type="gramEnd"/>
      <w:r>
        <w:t xml:space="preserve"> (statutory) differences on the (relative) importance of the first, second, and third tier of pensions systems.</w:t>
      </w:r>
    </w:p>
    <w:p w14:paraId="0EAC41F6" w14:textId="77777777" w:rsidR="00620CF6" w:rsidRDefault="00620CF6">
      <w:pPr>
        <w:spacing w:line="355" w:lineRule="auto"/>
        <w:jc w:val="both"/>
        <w:sectPr w:rsidR="00620CF6" w:rsidSect="00D60468">
          <w:pgSz w:w="12240" w:h="15840"/>
          <w:pgMar w:top="1220" w:right="1300" w:bottom="280" w:left="1300" w:header="720" w:footer="720" w:gutter="0"/>
          <w:cols w:space="720"/>
        </w:sectPr>
      </w:pPr>
    </w:p>
    <w:p w14:paraId="016B24DB" w14:textId="77777777" w:rsidR="00620CF6" w:rsidRDefault="00000000">
      <w:pPr>
        <w:pStyle w:val="BodyText"/>
        <w:spacing w:before="86" w:line="355" w:lineRule="auto"/>
        <w:ind w:left="117" w:right="115"/>
        <w:jc w:val="both"/>
      </w:pPr>
      <w:r>
        <w:lastRenderedPageBreak/>
        <w:t>The</w:t>
      </w:r>
      <w:r>
        <w:rPr>
          <w:spacing w:val="-13"/>
        </w:rPr>
        <w:t xml:space="preserve"> </w:t>
      </w:r>
      <w:r>
        <w:t>HFCS</w:t>
      </w:r>
      <w:r>
        <w:rPr>
          <w:spacing w:val="-12"/>
        </w:rPr>
        <w:t xml:space="preserve"> </w:t>
      </w:r>
      <w:r>
        <w:t>reports</w:t>
      </w:r>
      <w:r>
        <w:rPr>
          <w:spacing w:val="-13"/>
        </w:rPr>
        <w:t xml:space="preserve"> </w:t>
      </w:r>
      <w:r>
        <w:t>wealth</w:t>
      </w:r>
      <w:r>
        <w:rPr>
          <w:spacing w:val="-12"/>
        </w:rPr>
        <w:t xml:space="preserve"> </w:t>
      </w:r>
      <w:r>
        <w:t>only</w:t>
      </w:r>
      <w:r>
        <w:rPr>
          <w:spacing w:val="-13"/>
        </w:rPr>
        <w:t xml:space="preserve"> </w:t>
      </w:r>
      <w:r>
        <w:t>at</w:t>
      </w:r>
      <w:r>
        <w:rPr>
          <w:spacing w:val="-12"/>
        </w:rPr>
        <w:t xml:space="preserve"> </w:t>
      </w:r>
      <w:r>
        <w:t>the</w:t>
      </w:r>
      <w:r>
        <w:rPr>
          <w:spacing w:val="-13"/>
        </w:rPr>
        <w:t xml:space="preserve"> </w:t>
      </w:r>
      <w:r>
        <w:t>household</w:t>
      </w:r>
      <w:r>
        <w:rPr>
          <w:spacing w:val="-12"/>
        </w:rPr>
        <w:t xml:space="preserve"> </w:t>
      </w:r>
      <w:r>
        <w:t>level,</w:t>
      </w:r>
      <w:r>
        <w:rPr>
          <w:spacing w:val="-13"/>
        </w:rPr>
        <w:t xml:space="preserve"> </w:t>
      </w:r>
      <w:r>
        <w:t>and</w:t>
      </w:r>
      <w:r>
        <w:rPr>
          <w:spacing w:val="-12"/>
        </w:rPr>
        <w:t xml:space="preserve"> </w:t>
      </w:r>
      <w:proofErr w:type="gramStart"/>
      <w:r>
        <w:t>at</w:t>
      </w:r>
      <w:r>
        <w:rPr>
          <w:spacing w:val="-13"/>
        </w:rPr>
        <w:t xml:space="preserve"> </w:t>
      </w:r>
      <w:r>
        <w:t>the</w:t>
      </w:r>
      <w:r>
        <w:rPr>
          <w:spacing w:val="-12"/>
        </w:rPr>
        <w:t xml:space="preserve"> </w:t>
      </w:r>
      <w:r>
        <w:t>moment</w:t>
      </w:r>
      <w:proofErr w:type="gramEnd"/>
      <w:r>
        <w:rPr>
          <w:spacing w:val="-13"/>
        </w:rPr>
        <w:t xml:space="preserve"> </w:t>
      </w:r>
      <w:r>
        <w:t>our</w:t>
      </w:r>
      <w:r>
        <w:rPr>
          <w:spacing w:val="-12"/>
        </w:rPr>
        <w:t xml:space="preserve"> </w:t>
      </w:r>
      <w:r>
        <w:t>database</w:t>
      </w:r>
      <w:r>
        <w:rPr>
          <w:spacing w:val="-13"/>
        </w:rPr>
        <w:t xml:space="preserve"> </w:t>
      </w:r>
      <w:r>
        <w:t>only</w:t>
      </w:r>
      <w:r>
        <w:rPr>
          <w:spacing w:val="-12"/>
        </w:rPr>
        <w:t xml:space="preserve"> </w:t>
      </w:r>
      <w:r>
        <w:t>covers</w:t>
      </w:r>
      <w:r>
        <w:rPr>
          <w:spacing w:val="-13"/>
        </w:rPr>
        <w:t xml:space="preserve"> </w:t>
      </w:r>
      <w:r>
        <w:t>estimates of wealth inequality referring to the distribution among households.</w:t>
      </w:r>
    </w:p>
    <w:p w14:paraId="067198AA" w14:textId="77777777" w:rsidR="00620CF6" w:rsidRDefault="00620CF6">
      <w:pPr>
        <w:pStyle w:val="BodyText"/>
        <w:spacing w:before="3"/>
        <w:rPr>
          <w:sz w:val="31"/>
        </w:rPr>
      </w:pPr>
    </w:p>
    <w:p w14:paraId="4EFA6097" w14:textId="77777777" w:rsidR="00620CF6" w:rsidRDefault="00000000">
      <w:pPr>
        <w:pStyle w:val="Heading3"/>
        <w:numPr>
          <w:ilvl w:val="2"/>
          <w:numId w:val="4"/>
        </w:numPr>
        <w:tabs>
          <w:tab w:val="left" w:pos="969"/>
        </w:tabs>
        <w:spacing w:before="1"/>
        <w:ind w:hanging="852"/>
      </w:pPr>
      <w:bookmarkStart w:id="634" w:name="Luxembourg_Wealth_Study_(LWS_ineq)"/>
      <w:bookmarkStart w:id="635" w:name="_bookmark110"/>
      <w:bookmarkEnd w:id="634"/>
      <w:bookmarkEnd w:id="635"/>
      <w:r>
        <w:rPr>
          <w:w w:val="105"/>
        </w:rPr>
        <w:t>Luxembourg</w:t>
      </w:r>
      <w:r>
        <w:rPr>
          <w:spacing w:val="31"/>
          <w:w w:val="105"/>
        </w:rPr>
        <w:t xml:space="preserve"> </w:t>
      </w:r>
      <w:r>
        <w:rPr>
          <w:w w:val="105"/>
        </w:rPr>
        <w:t>Wealth</w:t>
      </w:r>
      <w:r>
        <w:rPr>
          <w:spacing w:val="31"/>
          <w:w w:val="105"/>
        </w:rPr>
        <w:t xml:space="preserve"> </w:t>
      </w:r>
      <w:r>
        <w:rPr>
          <w:w w:val="105"/>
        </w:rPr>
        <w:t>Study</w:t>
      </w:r>
      <w:r>
        <w:rPr>
          <w:spacing w:val="31"/>
          <w:w w:val="105"/>
        </w:rPr>
        <w:t xml:space="preserve"> </w:t>
      </w:r>
      <w:r>
        <w:rPr>
          <w:spacing w:val="-2"/>
          <w:w w:val="105"/>
        </w:rPr>
        <w:t>(</w:t>
      </w:r>
      <w:proofErr w:type="spellStart"/>
      <w:r>
        <w:rPr>
          <w:spacing w:val="-2"/>
          <w:w w:val="105"/>
        </w:rPr>
        <w:t>LWS_ineq</w:t>
      </w:r>
      <w:proofErr w:type="spellEnd"/>
      <w:r>
        <w:rPr>
          <w:spacing w:val="-2"/>
          <w:w w:val="105"/>
        </w:rPr>
        <w:t>)</w:t>
      </w:r>
    </w:p>
    <w:p w14:paraId="765853FB" w14:textId="77777777" w:rsidR="00620CF6" w:rsidRDefault="00620CF6">
      <w:pPr>
        <w:pStyle w:val="BodyText"/>
        <w:rPr>
          <w:b/>
          <w:sz w:val="27"/>
        </w:rPr>
      </w:pPr>
    </w:p>
    <w:p w14:paraId="359ABDF1" w14:textId="77777777" w:rsidR="00620CF6" w:rsidRDefault="00000000">
      <w:pPr>
        <w:pStyle w:val="BodyText"/>
        <w:spacing w:before="1" w:line="355" w:lineRule="auto"/>
        <w:ind w:left="117" w:right="115"/>
        <w:jc w:val="both"/>
      </w:pPr>
      <w:r>
        <w:rPr>
          <w:spacing w:val="-2"/>
        </w:rPr>
        <w:t>The</w:t>
      </w:r>
      <w:r>
        <w:rPr>
          <w:spacing w:val="-11"/>
        </w:rPr>
        <w:t xml:space="preserve"> </w:t>
      </w:r>
      <w:r>
        <w:rPr>
          <w:spacing w:val="-2"/>
        </w:rPr>
        <w:t>Luxembourg</w:t>
      </w:r>
      <w:r>
        <w:rPr>
          <w:spacing w:val="-10"/>
        </w:rPr>
        <w:t xml:space="preserve"> </w:t>
      </w:r>
      <w:r>
        <w:rPr>
          <w:spacing w:val="-2"/>
        </w:rPr>
        <w:t>Wealth</w:t>
      </w:r>
      <w:r>
        <w:rPr>
          <w:spacing w:val="-11"/>
        </w:rPr>
        <w:t xml:space="preserve"> </w:t>
      </w:r>
      <w:r>
        <w:rPr>
          <w:spacing w:val="-2"/>
        </w:rPr>
        <w:t>Study</w:t>
      </w:r>
      <w:r>
        <w:rPr>
          <w:spacing w:val="-10"/>
        </w:rPr>
        <w:t xml:space="preserve"> </w:t>
      </w:r>
      <w:r>
        <w:rPr>
          <w:spacing w:val="-2"/>
        </w:rPr>
        <w:t>[</w:t>
      </w:r>
      <w:hyperlink w:anchor="_bookmark211" w:history="1">
        <w:r>
          <w:rPr>
            <w:color w:val="0000FF"/>
            <w:spacing w:val="-2"/>
          </w:rPr>
          <w:t>92</w:t>
        </w:r>
      </w:hyperlink>
      <w:r>
        <w:rPr>
          <w:spacing w:val="-2"/>
        </w:rPr>
        <w:t>]</w:t>
      </w:r>
      <w:r>
        <w:rPr>
          <w:spacing w:val="-11"/>
        </w:rPr>
        <w:t xml:space="preserve"> </w:t>
      </w:r>
      <w:r>
        <w:rPr>
          <w:spacing w:val="-2"/>
        </w:rPr>
        <w:t>provides</w:t>
      </w:r>
      <w:r>
        <w:rPr>
          <w:spacing w:val="-10"/>
        </w:rPr>
        <w:t xml:space="preserve"> </w:t>
      </w:r>
      <w:r>
        <w:rPr>
          <w:spacing w:val="-2"/>
        </w:rPr>
        <w:t>cross-country</w:t>
      </w:r>
      <w:r>
        <w:rPr>
          <w:spacing w:val="-11"/>
        </w:rPr>
        <w:t xml:space="preserve"> </w:t>
      </w:r>
      <w:r>
        <w:rPr>
          <w:spacing w:val="-2"/>
        </w:rPr>
        <w:t>harmonized</w:t>
      </w:r>
      <w:r>
        <w:rPr>
          <w:spacing w:val="-10"/>
        </w:rPr>
        <w:t xml:space="preserve"> </w:t>
      </w:r>
      <w:r>
        <w:rPr>
          <w:spacing w:val="-2"/>
        </w:rPr>
        <w:t>micro-data</w:t>
      </w:r>
      <w:r>
        <w:rPr>
          <w:spacing w:val="-11"/>
        </w:rPr>
        <w:t xml:space="preserve"> </w:t>
      </w:r>
      <w:r>
        <w:rPr>
          <w:spacing w:val="-2"/>
        </w:rPr>
        <w:t>on</w:t>
      </w:r>
      <w:r>
        <w:rPr>
          <w:spacing w:val="-10"/>
        </w:rPr>
        <w:t xml:space="preserve"> </w:t>
      </w:r>
      <w:r>
        <w:rPr>
          <w:spacing w:val="-2"/>
        </w:rPr>
        <w:t>household</w:t>
      </w:r>
      <w:r>
        <w:rPr>
          <w:spacing w:val="-11"/>
        </w:rPr>
        <w:t xml:space="preserve"> </w:t>
      </w:r>
      <w:r>
        <w:rPr>
          <w:spacing w:val="-2"/>
        </w:rPr>
        <w:t>wealth</w:t>
      </w:r>
      <w:r>
        <w:rPr>
          <w:spacing w:val="-10"/>
        </w:rPr>
        <w:t xml:space="preserve"> </w:t>
      </w:r>
      <w:r>
        <w:rPr>
          <w:spacing w:val="-2"/>
        </w:rPr>
        <w:t>and we</w:t>
      </w:r>
      <w:r>
        <w:rPr>
          <w:spacing w:val="-11"/>
        </w:rPr>
        <w:t xml:space="preserve"> </w:t>
      </w:r>
      <w:r>
        <w:rPr>
          <w:spacing w:val="-2"/>
        </w:rPr>
        <w:t>employ</w:t>
      </w:r>
      <w:r>
        <w:rPr>
          <w:spacing w:val="-10"/>
        </w:rPr>
        <w:t xml:space="preserve"> </w:t>
      </w:r>
      <w:r>
        <w:rPr>
          <w:spacing w:val="-2"/>
        </w:rPr>
        <w:t>waves</w:t>
      </w:r>
      <w:r>
        <w:rPr>
          <w:spacing w:val="-11"/>
        </w:rPr>
        <w:t xml:space="preserve"> </w:t>
      </w:r>
      <w:proofErr w:type="spellStart"/>
      <w:r>
        <w:rPr>
          <w:spacing w:val="-2"/>
        </w:rPr>
        <w:t>Waves</w:t>
      </w:r>
      <w:proofErr w:type="spellEnd"/>
      <w:r>
        <w:rPr>
          <w:spacing w:val="-10"/>
        </w:rPr>
        <w:t xml:space="preserve"> </w:t>
      </w:r>
      <w:r>
        <w:rPr>
          <w:spacing w:val="-2"/>
        </w:rPr>
        <w:t>IV</w:t>
      </w:r>
      <w:r>
        <w:rPr>
          <w:spacing w:val="-11"/>
        </w:rPr>
        <w:t xml:space="preserve"> </w:t>
      </w:r>
      <w:r>
        <w:rPr>
          <w:spacing w:val="-2"/>
        </w:rPr>
        <w:t>-</w:t>
      </w:r>
      <w:r>
        <w:rPr>
          <w:spacing w:val="-10"/>
        </w:rPr>
        <w:t xml:space="preserve"> </w:t>
      </w:r>
      <w:r>
        <w:rPr>
          <w:spacing w:val="-2"/>
        </w:rPr>
        <w:t>XI</w:t>
      </w:r>
      <w:r>
        <w:rPr>
          <w:spacing w:val="-11"/>
        </w:rPr>
        <w:t xml:space="preserve"> </w:t>
      </w:r>
      <w:r>
        <w:rPr>
          <w:spacing w:val="-2"/>
        </w:rPr>
        <w:t>of</w:t>
      </w:r>
      <w:r>
        <w:rPr>
          <w:spacing w:val="-10"/>
        </w:rPr>
        <w:t xml:space="preserve"> </w:t>
      </w:r>
      <w:r>
        <w:rPr>
          <w:spacing w:val="-2"/>
        </w:rPr>
        <w:t>the</w:t>
      </w:r>
      <w:r>
        <w:rPr>
          <w:spacing w:val="-11"/>
        </w:rPr>
        <w:t xml:space="preserve"> </w:t>
      </w:r>
      <w:r>
        <w:rPr>
          <w:spacing w:val="-2"/>
        </w:rPr>
        <w:t>data.</w:t>
      </w:r>
      <w:r>
        <w:rPr>
          <w:spacing w:val="-10"/>
        </w:rPr>
        <w:t xml:space="preserve"> </w:t>
      </w:r>
      <w:r>
        <w:rPr>
          <w:spacing w:val="-2"/>
        </w:rPr>
        <w:t>Except</w:t>
      </w:r>
      <w:r>
        <w:rPr>
          <w:spacing w:val="-11"/>
        </w:rPr>
        <w:t xml:space="preserve"> </w:t>
      </w:r>
      <w:r>
        <w:rPr>
          <w:spacing w:val="-2"/>
        </w:rPr>
        <w:t>for</w:t>
      </w:r>
      <w:r>
        <w:rPr>
          <w:spacing w:val="-10"/>
        </w:rPr>
        <w:t xml:space="preserve"> </w:t>
      </w:r>
      <w:r>
        <w:rPr>
          <w:spacing w:val="-2"/>
        </w:rPr>
        <w:t>one</w:t>
      </w:r>
      <w:r>
        <w:rPr>
          <w:spacing w:val="-11"/>
        </w:rPr>
        <w:t xml:space="preserve"> </w:t>
      </w:r>
      <w:r>
        <w:rPr>
          <w:spacing w:val="-2"/>
        </w:rPr>
        <w:t>country,</w:t>
      </w:r>
      <w:r>
        <w:rPr>
          <w:spacing w:val="-10"/>
        </w:rPr>
        <w:t xml:space="preserve"> </w:t>
      </w:r>
      <w:r>
        <w:rPr>
          <w:spacing w:val="-2"/>
        </w:rPr>
        <w:t>Norway,</w:t>
      </w:r>
      <w:r>
        <w:rPr>
          <w:spacing w:val="-11"/>
        </w:rPr>
        <w:t xml:space="preserve"> </w:t>
      </w:r>
      <w:r>
        <w:rPr>
          <w:spacing w:val="-2"/>
        </w:rPr>
        <w:t>the</w:t>
      </w:r>
      <w:r>
        <w:rPr>
          <w:spacing w:val="-10"/>
        </w:rPr>
        <w:t xml:space="preserve"> </w:t>
      </w:r>
      <w:r>
        <w:rPr>
          <w:spacing w:val="-2"/>
        </w:rPr>
        <w:t>underlying</w:t>
      </w:r>
      <w:r>
        <w:rPr>
          <w:spacing w:val="-11"/>
        </w:rPr>
        <w:t xml:space="preserve"> </w:t>
      </w:r>
      <w:r>
        <w:rPr>
          <w:spacing w:val="-2"/>
        </w:rPr>
        <w:t>original</w:t>
      </w:r>
      <w:r>
        <w:rPr>
          <w:spacing w:val="-10"/>
        </w:rPr>
        <w:t xml:space="preserve"> </w:t>
      </w:r>
      <w:r>
        <w:rPr>
          <w:spacing w:val="-2"/>
        </w:rPr>
        <w:t>data</w:t>
      </w:r>
      <w:r>
        <w:rPr>
          <w:spacing w:val="-11"/>
        </w:rPr>
        <w:t xml:space="preserve"> </w:t>
      </w:r>
      <w:r>
        <w:rPr>
          <w:spacing w:val="-2"/>
        </w:rPr>
        <w:t xml:space="preserve">has </w:t>
      </w:r>
      <w:r>
        <w:t>been</w:t>
      </w:r>
      <w:r>
        <w:rPr>
          <w:spacing w:val="-5"/>
        </w:rPr>
        <w:t xml:space="preserve"> </w:t>
      </w:r>
      <w:r>
        <w:t>obtained</w:t>
      </w:r>
      <w:r>
        <w:rPr>
          <w:spacing w:val="-4"/>
        </w:rPr>
        <w:t xml:space="preserve"> </w:t>
      </w:r>
      <w:r>
        <w:t>via</w:t>
      </w:r>
      <w:r>
        <w:rPr>
          <w:spacing w:val="-5"/>
        </w:rPr>
        <w:t xml:space="preserve"> </w:t>
      </w:r>
      <w:r>
        <w:t>surveys</w:t>
      </w:r>
      <w:r>
        <w:rPr>
          <w:spacing w:val="-5"/>
        </w:rPr>
        <w:t xml:space="preserve"> </w:t>
      </w:r>
      <w:r>
        <w:t>and</w:t>
      </w:r>
      <w:r>
        <w:rPr>
          <w:spacing w:val="-5"/>
        </w:rPr>
        <w:t xml:space="preserve"> </w:t>
      </w:r>
      <w:r>
        <w:t>is</w:t>
      </w:r>
      <w:r>
        <w:rPr>
          <w:spacing w:val="-4"/>
        </w:rPr>
        <w:t xml:space="preserve"> </w:t>
      </w:r>
      <w:r>
        <w:t>published</w:t>
      </w:r>
      <w:r>
        <w:rPr>
          <w:spacing w:val="-5"/>
        </w:rPr>
        <w:t xml:space="preserve"> </w:t>
      </w:r>
      <w:r>
        <w:t>by</w:t>
      </w:r>
      <w:r>
        <w:rPr>
          <w:spacing w:val="-5"/>
        </w:rPr>
        <w:t xml:space="preserve"> </w:t>
      </w:r>
      <w:r>
        <w:t>the</w:t>
      </w:r>
      <w:r>
        <w:rPr>
          <w:spacing w:val="-4"/>
        </w:rPr>
        <w:t xml:space="preserve"> </w:t>
      </w:r>
      <w:r>
        <w:t>Luxembourg</w:t>
      </w:r>
      <w:r>
        <w:rPr>
          <w:spacing w:val="-5"/>
        </w:rPr>
        <w:t xml:space="preserve"> </w:t>
      </w:r>
      <w:r>
        <w:t>Wealth</w:t>
      </w:r>
      <w:r>
        <w:rPr>
          <w:spacing w:val="-5"/>
        </w:rPr>
        <w:t xml:space="preserve"> </w:t>
      </w:r>
      <w:r>
        <w:t>Study</w:t>
      </w:r>
      <w:r>
        <w:rPr>
          <w:spacing w:val="-5"/>
        </w:rPr>
        <w:t xml:space="preserve"> </w:t>
      </w:r>
      <w:r>
        <w:t>via</w:t>
      </w:r>
      <w:r>
        <w:rPr>
          <w:spacing w:val="-4"/>
        </w:rPr>
        <w:t xml:space="preserve"> </w:t>
      </w:r>
      <w:r>
        <w:t>five</w:t>
      </w:r>
      <w:r>
        <w:rPr>
          <w:spacing w:val="-5"/>
        </w:rPr>
        <w:t xml:space="preserve"> </w:t>
      </w:r>
      <w:r>
        <w:t>implicates.</w:t>
      </w:r>
      <w:r>
        <w:rPr>
          <w:spacing w:val="17"/>
        </w:rPr>
        <w:t xml:space="preserve"> </w:t>
      </w:r>
      <w:r>
        <w:t>We</w:t>
      </w:r>
      <w:r>
        <w:rPr>
          <w:spacing w:val="-5"/>
        </w:rPr>
        <w:t xml:space="preserve"> </w:t>
      </w:r>
      <w:r>
        <w:t>have obtained</w:t>
      </w:r>
      <w:r>
        <w:rPr>
          <w:spacing w:val="-5"/>
        </w:rPr>
        <w:t xml:space="preserve"> </w:t>
      </w:r>
      <w:r>
        <w:t>each</w:t>
      </w:r>
      <w:r>
        <w:rPr>
          <w:spacing w:val="-6"/>
        </w:rPr>
        <w:t xml:space="preserve"> </w:t>
      </w:r>
      <w:r>
        <w:t>as</w:t>
      </w:r>
      <w:r>
        <w:rPr>
          <w:spacing w:val="-5"/>
        </w:rPr>
        <w:t xml:space="preserve"> </w:t>
      </w:r>
      <w:r>
        <w:t>included</w:t>
      </w:r>
      <w:r>
        <w:rPr>
          <w:spacing w:val="-5"/>
        </w:rPr>
        <w:t xml:space="preserve"> </w:t>
      </w:r>
      <w:r>
        <w:t>in</w:t>
      </w:r>
      <w:r>
        <w:rPr>
          <w:spacing w:val="-5"/>
        </w:rPr>
        <w:t xml:space="preserve"> </w:t>
      </w:r>
      <w:r>
        <w:t>the</w:t>
      </w:r>
      <w:r>
        <w:rPr>
          <w:spacing w:val="-5"/>
        </w:rPr>
        <w:t xml:space="preserve"> </w:t>
      </w:r>
      <w:r>
        <w:t>Wealth</w:t>
      </w:r>
      <w:r>
        <w:rPr>
          <w:spacing w:val="-6"/>
        </w:rPr>
        <w:t xml:space="preserve"> </w:t>
      </w:r>
      <w:r>
        <w:t>Inequality</w:t>
      </w:r>
      <w:r>
        <w:rPr>
          <w:spacing w:val="-6"/>
        </w:rPr>
        <w:t xml:space="preserve"> </w:t>
      </w:r>
      <w:r>
        <w:t>Trends</w:t>
      </w:r>
      <w:r>
        <w:rPr>
          <w:spacing w:val="-6"/>
        </w:rPr>
        <w:t xml:space="preserve"> </w:t>
      </w:r>
      <w:r>
        <w:t>database</w:t>
      </w:r>
      <w:r>
        <w:rPr>
          <w:spacing w:val="-5"/>
        </w:rPr>
        <w:t xml:space="preserve"> </w:t>
      </w:r>
      <w:r>
        <w:t>thus</w:t>
      </w:r>
      <w:r>
        <w:rPr>
          <w:spacing w:val="-5"/>
        </w:rPr>
        <w:t xml:space="preserve"> </w:t>
      </w:r>
      <w:r>
        <w:t>as</w:t>
      </w:r>
      <w:r>
        <w:rPr>
          <w:spacing w:val="-5"/>
        </w:rPr>
        <w:t xml:space="preserve"> </w:t>
      </w:r>
      <w:r>
        <w:t>the</w:t>
      </w:r>
      <w:r>
        <w:rPr>
          <w:spacing w:val="-5"/>
        </w:rPr>
        <w:t xml:space="preserve"> </w:t>
      </w:r>
      <w:r>
        <w:t>average</w:t>
      </w:r>
      <w:r>
        <w:rPr>
          <w:spacing w:val="-6"/>
        </w:rPr>
        <w:t xml:space="preserve"> </w:t>
      </w:r>
      <w:r>
        <w:t>estimate</w:t>
      </w:r>
      <w:r>
        <w:rPr>
          <w:spacing w:val="-5"/>
        </w:rPr>
        <w:t xml:space="preserve"> </w:t>
      </w:r>
      <w:r>
        <w:t>across</w:t>
      </w:r>
      <w:r>
        <w:rPr>
          <w:spacing w:val="-5"/>
        </w:rPr>
        <w:t xml:space="preserve"> </w:t>
      </w:r>
      <w:r>
        <w:t>the five implicates.</w:t>
      </w:r>
      <w:r>
        <w:rPr>
          <w:spacing w:val="23"/>
        </w:rPr>
        <w:t xml:space="preserve"> </w:t>
      </w:r>
      <w:r>
        <w:t xml:space="preserve">For Norway, a single data set is available as, by contrast to all other countries, the original </w:t>
      </w:r>
      <w:r>
        <w:rPr>
          <w:spacing w:val="-4"/>
        </w:rPr>
        <w:t>data</w:t>
      </w:r>
      <w:r>
        <w:rPr>
          <w:spacing w:val="-5"/>
        </w:rPr>
        <w:t xml:space="preserve"> </w:t>
      </w:r>
      <w:r>
        <w:rPr>
          <w:spacing w:val="-4"/>
        </w:rPr>
        <w:t>is sample of administrative</w:t>
      </w:r>
      <w:r>
        <w:rPr>
          <w:spacing w:val="-5"/>
        </w:rPr>
        <w:t xml:space="preserve"> </w:t>
      </w:r>
      <w:r>
        <w:rPr>
          <w:spacing w:val="-4"/>
        </w:rPr>
        <w:t>data.</w:t>
      </w:r>
      <w:r>
        <w:rPr>
          <w:spacing w:val="23"/>
        </w:rPr>
        <w:t xml:space="preserve"> </w:t>
      </w:r>
      <w:r>
        <w:rPr>
          <w:spacing w:val="-4"/>
        </w:rPr>
        <w:t>Furthermore, we</w:t>
      </w:r>
      <w:r>
        <w:rPr>
          <w:spacing w:val="-5"/>
        </w:rPr>
        <w:t xml:space="preserve"> </w:t>
      </w:r>
      <w:r>
        <w:rPr>
          <w:spacing w:val="-4"/>
        </w:rPr>
        <w:t>have</w:t>
      </w:r>
      <w:r>
        <w:rPr>
          <w:spacing w:val="-5"/>
        </w:rPr>
        <w:t xml:space="preserve"> </w:t>
      </w:r>
      <w:r>
        <w:rPr>
          <w:spacing w:val="-4"/>
        </w:rPr>
        <w:t>used household-level</w:t>
      </w:r>
      <w:r>
        <w:rPr>
          <w:spacing w:val="-5"/>
        </w:rPr>
        <w:t xml:space="preserve"> </w:t>
      </w:r>
      <w:r>
        <w:rPr>
          <w:spacing w:val="-4"/>
        </w:rPr>
        <w:t>weights</w:t>
      </w:r>
      <w:r>
        <w:rPr>
          <w:spacing w:val="-5"/>
        </w:rPr>
        <w:t xml:space="preserve"> </w:t>
      </w:r>
      <w:r>
        <w:rPr>
          <w:spacing w:val="-4"/>
        </w:rPr>
        <w:t xml:space="preserve">in the computation </w:t>
      </w:r>
      <w:r>
        <w:t>of the wealth inequality measures.</w:t>
      </w:r>
    </w:p>
    <w:p w14:paraId="0C75A6D6" w14:textId="77777777" w:rsidR="00620CF6" w:rsidRDefault="00000000">
      <w:pPr>
        <w:pStyle w:val="BodyText"/>
        <w:spacing w:before="114" w:line="355" w:lineRule="auto"/>
        <w:ind w:left="117" w:right="115"/>
        <w:jc w:val="both"/>
      </w:pPr>
      <w:r>
        <w:t>Our</w:t>
      </w:r>
      <w:r>
        <w:rPr>
          <w:spacing w:val="-1"/>
        </w:rPr>
        <w:t xml:space="preserve"> </w:t>
      </w:r>
      <w:r>
        <w:t>preferred</w:t>
      </w:r>
      <w:r>
        <w:rPr>
          <w:spacing w:val="-1"/>
        </w:rPr>
        <w:t xml:space="preserve"> </w:t>
      </w:r>
      <w:r>
        <w:t>wealth</w:t>
      </w:r>
      <w:r>
        <w:rPr>
          <w:spacing w:val="-1"/>
        </w:rPr>
        <w:t xml:space="preserve"> </w:t>
      </w:r>
      <w:r>
        <w:t>definition</w:t>
      </w:r>
      <w:r>
        <w:rPr>
          <w:spacing w:val="-1"/>
        </w:rPr>
        <w:t xml:space="preserve"> </w:t>
      </w:r>
      <w:r>
        <w:t>is</w:t>
      </w:r>
      <w:r>
        <w:rPr>
          <w:spacing w:val="-1"/>
        </w:rPr>
        <w:t xml:space="preserve"> </w:t>
      </w:r>
      <w:r>
        <w:t>net</w:t>
      </w:r>
      <w:r>
        <w:rPr>
          <w:spacing w:val="-1"/>
        </w:rPr>
        <w:t xml:space="preserve"> </w:t>
      </w:r>
      <w:r>
        <w:t>wealth</w:t>
      </w:r>
      <w:r>
        <w:rPr>
          <w:spacing w:val="-1"/>
        </w:rPr>
        <w:t xml:space="preserve"> </w:t>
      </w:r>
      <w:r>
        <w:t>including</w:t>
      </w:r>
      <w:r>
        <w:rPr>
          <w:spacing w:val="-1"/>
        </w:rPr>
        <w:t xml:space="preserve"> </w:t>
      </w:r>
      <w:r>
        <w:t>private</w:t>
      </w:r>
      <w:r>
        <w:rPr>
          <w:spacing w:val="-1"/>
        </w:rPr>
        <w:t xml:space="preserve"> </w:t>
      </w:r>
      <w:r>
        <w:t>pension</w:t>
      </w:r>
      <w:r>
        <w:rPr>
          <w:spacing w:val="-1"/>
        </w:rPr>
        <w:t xml:space="preserve"> </w:t>
      </w:r>
      <w:r>
        <w:t>and</w:t>
      </w:r>
      <w:r>
        <w:rPr>
          <w:spacing w:val="-1"/>
        </w:rPr>
        <w:t xml:space="preserve"> </w:t>
      </w:r>
      <w:r>
        <w:t>life</w:t>
      </w:r>
      <w:r>
        <w:rPr>
          <w:spacing w:val="-1"/>
        </w:rPr>
        <w:t xml:space="preserve"> </w:t>
      </w:r>
      <w:r>
        <w:t>insurance</w:t>
      </w:r>
      <w:r>
        <w:rPr>
          <w:spacing w:val="-1"/>
        </w:rPr>
        <w:t xml:space="preserve"> </w:t>
      </w:r>
      <w:r>
        <w:t>plans</w:t>
      </w:r>
      <w:r>
        <w:rPr>
          <w:spacing w:val="-1"/>
        </w:rPr>
        <w:t xml:space="preserve"> </w:t>
      </w:r>
      <w:r>
        <w:t>(total</w:t>
      </w:r>
      <w:r>
        <w:rPr>
          <w:spacing w:val="-1"/>
        </w:rPr>
        <w:t xml:space="preserve"> </w:t>
      </w:r>
      <w:r>
        <w:t xml:space="preserve">real </w:t>
      </w:r>
      <w:r>
        <w:rPr>
          <w:spacing w:val="-4"/>
        </w:rPr>
        <w:t xml:space="preserve">assets inclusive of consumer goods such as vehicles and other valuables, plus total financial assets, inclusive of </w:t>
      </w:r>
      <w:r>
        <w:rPr>
          <w:spacing w:val="-2"/>
        </w:rPr>
        <w:t>long-term</w:t>
      </w:r>
      <w:r>
        <w:rPr>
          <w:spacing w:val="-9"/>
        </w:rPr>
        <w:t xml:space="preserve"> </w:t>
      </w:r>
      <w:r>
        <w:rPr>
          <w:spacing w:val="-2"/>
        </w:rPr>
        <w:t>savings</w:t>
      </w:r>
      <w:r>
        <w:rPr>
          <w:spacing w:val="-9"/>
        </w:rPr>
        <w:t xml:space="preserve"> </w:t>
      </w:r>
      <w:r>
        <w:rPr>
          <w:spacing w:val="-2"/>
        </w:rPr>
        <w:t>via</w:t>
      </w:r>
      <w:r>
        <w:rPr>
          <w:spacing w:val="-9"/>
        </w:rPr>
        <w:t xml:space="preserve"> </w:t>
      </w:r>
      <w:r>
        <w:rPr>
          <w:spacing w:val="-2"/>
        </w:rPr>
        <w:t>life</w:t>
      </w:r>
      <w:r>
        <w:rPr>
          <w:spacing w:val="-9"/>
        </w:rPr>
        <w:t xml:space="preserve"> </w:t>
      </w:r>
      <w:r>
        <w:rPr>
          <w:spacing w:val="-2"/>
        </w:rPr>
        <w:t>insurances</w:t>
      </w:r>
      <w:r>
        <w:rPr>
          <w:spacing w:val="-9"/>
        </w:rPr>
        <w:t xml:space="preserve"> </w:t>
      </w:r>
      <w:r>
        <w:rPr>
          <w:spacing w:val="-2"/>
        </w:rPr>
        <w:t>and</w:t>
      </w:r>
      <w:r>
        <w:rPr>
          <w:spacing w:val="-9"/>
        </w:rPr>
        <w:t xml:space="preserve"> </w:t>
      </w:r>
      <w:r>
        <w:rPr>
          <w:spacing w:val="-2"/>
        </w:rPr>
        <w:t>voluntary</w:t>
      </w:r>
      <w:r>
        <w:rPr>
          <w:spacing w:val="-9"/>
        </w:rPr>
        <w:t xml:space="preserve"> </w:t>
      </w:r>
      <w:r>
        <w:rPr>
          <w:spacing w:val="-2"/>
        </w:rPr>
        <w:t>individual</w:t>
      </w:r>
      <w:r>
        <w:rPr>
          <w:spacing w:val="-9"/>
        </w:rPr>
        <w:t xml:space="preserve"> </w:t>
      </w:r>
      <w:r>
        <w:rPr>
          <w:spacing w:val="-2"/>
        </w:rPr>
        <w:t>pensions</w:t>
      </w:r>
      <w:r>
        <w:rPr>
          <w:spacing w:val="-9"/>
        </w:rPr>
        <w:t xml:space="preserve"> </w:t>
      </w:r>
      <w:r>
        <w:rPr>
          <w:spacing w:val="-2"/>
        </w:rPr>
        <w:t>plans,</w:t>
      </w:r>
      <w:r>
        <w:rPr>
          <w:spacing w:val="-8"/>
        </w:rPr>
        <w:t xml:space="preserve"> </w:t>
      </w:r>
      <w:r>
        <w:rPr>
          <w:spacing w:val="-2"/>
        </w:rPr>
        <w:t>minus</w:t>
      </w:r>
      <w:r>
        <w:rPr>
          <w:spacing w:val="-9"/>
        </w:rPr>
        <w:t xml:space="preserve"> </w:t>
      </w:r>
      <w:r>
        <w:rPr>
          <w:spacing w:val="-2"/>
        </w:rPr>
        <w:t>total</w:t>
      </w:r>
      <w:r>
        <w:rPr>
          <w:spacing w:val="-9"/>
        </w:rPr>
        <w:t xml:space="preserve"> </w:t>
      </w:r>
      <w:r>
        <w:rPr>
          <w:spacing w:val="-2"/>
        </w:rPr>
        <w:t>liabilities;</w:t>
      </w:r>
      <w:r>
        <w:rPr>
          <w:spacing w:val="-7"/>
        </w:rPr>
        <w:t xml:space="preserve"> </w:t>
      </w:r>
      <w:r>
        <w:rPr>
          <w:spacing w:val="-2"/>
        </w:rPr>
        <w:t xml:space="preserve">variable </w:t>
      </w:r>
      <w:proofErr w:type="spellStart"/>
      <w:r>
        <w:rPr>
          <w:spacing w:val="-2"/>
        </w:rPr>
        <w:t>anw</w:t>
      </w:r>
      <w:proofErr w:type="spellEnd"/>
      <w:r>
        <w:rPr>
          <w:spacing w:val="-2"/>
        </w:rPr>
        <w:t>).</w:t>
      </w:r>
      <w:r>
        <w:rPr>
          <w:spacing w:val="13"/>
        </w:rPr>
        <w:t xml:space="preserve"> </w:t>
      </w:r>
      <w:r>
        <w:rPr>
          <w:spacing w:val="-2"/>
        </w:rPr>
        <w:t>We</w:t>
      </w:r>
      <w:r>
        <w:rPr>
          <w:spacing w:val="-6"/>
        </w:rPr>
        <w:t xml:space="preserve"> </w:t>
      </w:r>
      <w:r>
        <w:rPr>
          <w:spacing w:val="-2"/>
        </w:rPr>
        <w:t>were</w:t>
      </w:r>
      <w:r>
        <w:rPr>
          <w:spacing w:val="-6"/>
        </w:rPr>
        <w:t xml:space="preserve"> </w:t>
      </w:r>
      <w:r>
        <w:rPr>
          <w:spacing w:val="-2"/>
        </w:rPr>
        <w:t>able</w:t>
      </w:r>
      <w:r>
        <w:rPr>
          <w:spacing w:val="-6"/>
        </w:rPr>
        <w:t xml:space="preserve"> </w:t>
      </w:r>
      <w:r>
        <w:rPr>
          <w:spacing w:val="-2"/>
        </w:rPr>
        <w:t>to</w:t>
      </w:r>
      <w:r>
        <w:rPr>
          <w:spacing w:val="-6"/>
        </w:rPr>
        <w:t xml:space="preserve"> </w:t>
      </w:r>
      <w:r>
        <w:rPr>
          <w:spacing w:val="-2"/>
        </w:rPr>
        <w:t>implement</w:t>
      </w:r>
      <w:r>
        <w:rPr>
          <w:spacing w:val="-6"/>
        </w:rPr>
        <w:t xml:space="preserve"> </w:t>
      </w:r>
      <w:r>
        <w:rPr>
          <w:spacing w:val="-2"/>
        </w:rPr>
        <w:t>this</w:t>
      </w:r>
      <w:r>
        <w:rPr>
          <w:spacing w:val="-6"/>
        </w:rPr>
        <w:t xml:space="preserve"> </w:t>
      </w:r>
      <w:r>
        <w:rPr>
          <w:spacing w:val="-2"/>
        </w:rPr>
        <w:t>concept</w:t>
      </w:r>
      <w:r>
        <w:rPr>
          <w:spacing w:val="-6"/>
        </w:rPr>
        <w:t xml:space="preserve"> </w:t>
      </w:r>
      <w:r>
        <w:rPr>
          <w:spacing w:val="-2"/>
        </w:rPr>
        <w:t>for</w:t>
      </w:r>
      <w:r>
        <w:rPr>
          <w:spacing w:val="-6"/>
        </w:rPr>
        <w:t xml:space="preserve"> </w:t>
      </w:r>
      <w:r>
        <w:rPr>
          <w:spacing w:val="-2"/>
        </w:rPr>
        <w:t>the</w:t>
      </w:r>
      <w:r>
        <w:rPr>
          <w:spacing w:val="-6"/>
        </w:rPr>
        <w:t xml:space="preserve"> </w:t>
      </w:r>
      <w:r>
        <w:rPr>
          <w:spacing w:val="-2"/>
        </w:rPr>
        <w:t>following</w:t>
      </w:r>
      <w:r>
        <w:rPr>
          <w:spacing w:val="-6"/>
        </w:rPr>
        <w:t xml:space="preserve"> </w:t>
      </w:r>
      <w:r>
        <w:rPr>
          <w:spacing w:val="-2"/>
        </w:rPr>
        <w:t>countries:</w:t>
      </w:r>
      <w:r>
        <w:rPr>
          <w:spacing w:val="12"/>
        </w:rPr>
        <w:t xml:space="preserve"> </w:t>
      </w:r>
      <w:r>
        <w:rPr>
          <w:spacing w:val="-2"/>
        </w:rPr>
        <w:t>Austria,</w:t>
      </w:r>
      <w:r>
        <w:rPr>
          <w:spacing w:val="-5"/>
        </w:rPr>
        <w:t xml:space="preserve"> </w:t>
      </w:r>
      <w:r>
        <w:rPr>
          <w:spacing w:val="-2"/>
        </w:rPr>
        <w:t>Canada,</w:t>
      </w:r>
      <w:r>
        <w:rPr>
          <w:spacing w:val="-5"/>
        </w:rPr>
        <w:t xml:space="preserve"> </w:t>
      </w:r>
      <w:r>
        <w:rPr>
          <w:spacing w:val="-2"/>
        </w:rPr>
        <w:t>Chile,</w:t>
      </w:r>
      <w:r>
        <w:rPr>
          <w:spacing w:val="-5"/>
        </w:rPr>
        <w:t xml:space="preserve"> </w:t>
      </w:r>
      <w:r>
        <w:rPr>
          <w:spacing w:val="-2"/>
        </w:rPr>
        <w:t xml:space="preserve">Germany, </w:t>
      </w:r>
      <w:r>
        <w:t>Spain, Estonia, Finland, Greece, Italy after 2000, Luxembourg, Norway, Sweden, South Africa, Slovakia, Slovenia, the United Kingdom, and the United States.</w:t>
      </w:r>
      <w:r>
        <w:rPr>
          <w:spacing w:val="40"/>
        </w:rPr>
        <w:t xml:space="preserve"> </w:t>
      </w:r>
      <w:r>
        <w:t>For other countries, certain types of assets and liabilities</w:t>
      </w:r>
      <w:r>
        <w:rPr>
          <w:spacing w:val="-1"/>
        </w:rPr>
        <w:t xml:space="preserve"> </w:t>
      </w:r>
      <w:r>
        <w:t>are</w:t>
      </w:r>
      <w:r>
        <w:rPr>
          <w:spacing w:val="-1"/>
        </w:rPr>
        <w:t xml:space="preserve"> </w:t>
      </w:r>
      <w:r>
        <w:t>not</w:t>
      </w:r>
      <w:r>
        <w:rPr>
          <w:spacing w:val="-1"/>
        </w:rPr>
        <w:t xml:space="preserve"> </w:t>
      </w:r>
      <w:r>
        <w:t>available</w:t>
      </w:r>
      <w:r>
        <w:rPr>
          <w:spacing w:val="-1"/>
        </w:rPr>
        <w:t xml:space="preserve"> </w:t>
      </w:r>
      <w:r>
        <w:t>via</w:t>
      </w:r>
      <w:r>
        <w:rPr>
          <w:spacing w:val="-1"/>
        </w:rPr>
        <w:t xml:space="preserve"> </w:t>
      </w:r>
      <w:r>
        <w:t>the</w:t>
      </w:r>
      <w:r>
        <w:rPr>
          <w:spacing w:val="-1"/>
        </w:rPr>
        <w:t xml:space="preserve"> </w:t>
      </w:r>
      <w:r>
        <w:t>Luxembourg</w:t>
      </w:r>
      <w:r>
        <w:rPr>
          <w:spacing w:val="-1"/>
        </w:rPr>
        <w:t xml:space="preserve"> </w:t>
      </w:r>
      <w:r>
        <w:t>Wealth</w:t>
      </w:r>
      <w:r>
        <w:rPr>
          <w:spacing w:val="-1"/>
        </w:rPr>
        <w:t xml:space="preserve"> </w:t>
      </w:r>
      <w:r>
        <w:t>Study.</w:t>
      </w:r>
      <w:r>
        <w:rPr>
          <w:spacing w:val="22"/>
        </w:rPr>
        <w:t xml:space="preserve"> </w:t>
      </w:r>
      <w:r>
        <w:t>For</w:t>
      </w:r>
      <w:r>
        <w:rPr>
          <w:spacing w:val="-1"/>
        </w:rPr>
        <w:t xml:space="preserve"> </w:t>
      </w:r>
      <w:r>
        <w:t>instance, valuables</w:t>
      </w:r>
      <w:r>
        <w:rPr>
          <w:spacing w:val="-1"/>
        </w:rPr>
        <w:t xml:space="preserve"> </w:t>
      </w:r>
      <w:r>
        <w:t>are</w:t>
      </w:r>
      <w:r>
        <w:rPr>
          <w:spacing w:val="-1"/>
        </w:rPr>
        <w:t xml:space="preserve"> </w:t>
      </w:r>
      <w:r>
        <w:t>not</w:t>
      </w:r>
      <w:r>
        <w:rPr>
          <w:spacing w:val="-1"/>
        </w:rPr>
        <w:t xml:space="preserve"> </w:t>
      </w:r>
      <w:r>
        <w:t>available</w:t>
      </w:r>
      <w:r>
        <w:rPr>
          <w:spacing w:val="-1"/>
        </w:rPr>
        <w:t xml:space="preserve"> </w:t>
      </w:r>
      <w:r>
        <w:t xml:space="preserve">for </w:t>
      </w:r>
      <w:proofErr w:type="gramStart"/>
      <w:r>
        <w:t>Finland</w:t>
      </w:r>
      <w:proofErr w:type="gramEnd"/>
      <w:r>
        <w:t xml:space="preserve"> and we thus had to exclude them from the net wealth definition for Finland, while valuables are part of net wealth definition in all other countries.</w:t>
      </w:r>
      <w:r>
        <w:rPr>
          <w:spacing w:val="40"/>
        </w:rPr>
        <w:t xml:space="preserve"> </w:t>
      </w:r>
      <w:r>
        <w:t>Given the absence of data, the net wealth concept for the</w:t>
      </w:r>
      <w:r>
        <w:rPr>
          <w:spacing w:val="-2"/>
        </w:rPr>
        <w:t xml:space="preserve"> </w:t>
      </w:r>
      <w:r>
        <w:t>following</w:t>
      </w:r>
      <w:r>
        <w:rPr>
          <w:spacing w:val="-2"/>
        </w:rPr>
        <w:t xml:space="preserve"> </w:t>
      </w:r>
      <w:r>
        <w:t>countries</w:t>
      </w:r>
      <w:r>
        <w:rPr>
          <w:spacing w:val="-2"/>
        </w:rPr>
        <w:t xml:space="preserve"> </w:t>
      </w:r>
      <w:r>
        <w:t>does</w:t>
      </w:r>
      <w:r>
        <w:rPr>
          <w:spacing w:val="-2"/>
        </w:rPr>
        <w:t xml:space="preserve"> </w:t>
      </w:r>
      <w:r>
        <w:t>not</w:t>
      </w:r>
      <w:r>
        <w:rPr>
          <w:spacing w:val="-2"/>
        </w:rPr>
        <w:t xml:space="preserve"> </w:t>
      </w:r>
      <w:r>
        <w:t>include</w:t>
      </w:r>
      <w:r>
        <w:rPr>
          <w:spacing w:val="-2"/>
        </w:rPr>
        <w:t xml:space="preserve"> </w:t>
      </w:r>
      <w:r>
        <w:t>private</w:t>
      </w:r>
      <w:r>
        <w:rPr>
          <w:spacing w:val="-2"/>
        </w:rPr>
        <w:t xml:space="preserve"> </w:t>
      </w:r>
      <w:r>
        <w:t>pension</w:t>
      </w:r>
      <w:r>
        <w:rPr>
          <w:spacing w:val="-2"/>
        </w:rPr>
        <w:t xml:space="preserve"> </w:t>
      </w:r>
      <w:r>
        <w:t>plans:</w:t>
      </w:r>
      <w:r>
        <w:rPr>
          <w:spacing w:val="17"/>
        </w:rPr>
        <w:t xml:space="preserve"> </w:t>
      </w:r>
      <w:r>
        <w:t>Australia,</w:t>
      </w:r>
      <w:r>
        <w:rPr>
          <w:spacing w:val="-1"/>
        </w:rPr>
        <w:t xml:space="preserve"> </w:t>
      </w:r>
      <w:r>
        <w:t>Italy</w:t>
      </w:r>
      <w:r>
        <w:rPr>
          <w:spacing w:val="-2"/>
        </w:rPr>
        <w:t xml:space="preserve"> </w:t>
      </w:r>
      <w:r>
        <w:t>up</w:t>
      </w:r>
      <w:r>
        <w:rPr>
          <w:spacing w:val="-2"/>
        </w:rPr>
        <w:t xml:space="preserve"> </w:t>
      </w:r>
      <w:r>
        <w:t>to</w:t>
      </w:r>
      <w:r>
        <w:rPr>
          <w:spacing w:val="-2"/>
        </w:rPr>
        <w:t xml:space="preserve"> </w:t>
      </w:r>
      <w:r>
        <w:t>2000,</w:t>
      </w:r>
      <w:r>
        <w:rPr>
          <w:spacing w:val="-1"/>
        </w:rPr>
        <w:t xml:space="preserve"> </w:t>
      </w:r>
      <w:r>
        <w:t>Japan,</w:t>
      </w:r>
      <w:r>
        <w:rPr>
          <w:spacing w:val="-1"/>
        </w:rPr>
        <w:t xml:space="preserve"> </w:t>
      </w:r>
      <w:r>
        <w:t xml:space="preserve">Sweden, and South Africa (variable </w:t>
      </w:r>
      <w:proofErr w:type="spellStart"/>
      <w:r>
        <w:t>dnw</w:t>
      </w:r>
      <w:proofErr w:type="spellEnd"/>
      <w:r>
        <w:t>).</w:t>
      </w:r>
      <w:r>
        <w:rPr>
          <w:spacing w:val="29"/>
        </w:rPr>
        <w:t xml:space="preserve"> </w:t>
      </w:r>
      <w:r>
        <w:t>We have accessed the Luxembourg Wealth Study to estimate the wealth inequality measures on March 29, 2023.</w:t>
      </w:r>
    </w:p>
    <w:p w14:paraId="188E22E1" w14:textId="77777777" w:rsidR="00620CF6" w:rsidRDefault="00620CF6">
      <w:pPr>
        <w:pStyle w:val="BodyText"/>
        <w:spacing w:before="9"/>
        <w:rPr>
          <w:sz w:val="30"/>
        </w:rPr>
      </w:pPr>
    </w:p>
    <w:p w14:paraId="1FDCE1FD" w14:textId="77777777" w:rsidR="00620CF6" w:rsidRDefault="00000000">
      <w:pPr>
        <w:pStyle w:val="Heading3"/>
        <w:numPr>
          <w:ilvl w:val="2"/>
          <w:numId w:val="4"/>
        </w:numPr>
        <w:tabs>
          <w:tab w:val="left" w:pos="969"/>
        </w:tabs>
        <w:ind w:hanging="852"/>
      </w:pPr>
      <w:bookmarkStart w:id="636" w:name="Word_Inequality_Database_(WID_ineq)"/>
      <w:bookmarkStart w:id="637" w:name="_bookmark111"/>
      <w:bookmarkEnd w:id="636"/>
      <w:bookmarkEnd w:id="637"/>
      <w:r>
        <w:rPr>
          <w:w w:val="105"/>
        </w:rPr>
        <w:t>Word</w:t>
      </w:r>
      <w:r>
        <w:rPr>
          <w:spacing w:val="20"/>
          <w:w w:val="105"/>
        </w:rPr>
        <w:t xml:space="preserve"> </w:t>
      </w:r>
      <w:r>
        <w:rPr>
          <w:w w:val="105"/>
        </w:rPr>
        <w:t>Inequality</w:t>
      </w:r>
      <w:r>
        <w:rPr>
          <w:spacing w:val="21"/>
          <w:w w:val="105"/>
        </w:rPr>
        <w:t xml:space="preserve"> </w:t>
      </w:r>
      <w:r>
        <w:rPr>
          <w:w w:val="105"/>
        </w:rPr>
        <w:t>Database</w:t>
      </w:r>
      <w:r>
        <w:rPr>
          <w:spacing w:val="21"/>
          <w:w w:val="105"/>
        </w:rPr>
        <w:t xml:space="preserve"> </w:t>
      </w:r>
      <w:r>
        <w:rPr>
          <w:spacing w:val="-2"/>
          <w:w w:val="105"/>
        </w:rPr>
        <w:t>(</w:t>
      </w:r>
      <w:proofErr w:type="spellStart"/>
      <w:r>
        <w:rPr>
          <w:spacing w:val="-2"/>
          <w:w w:val="105"/>
        </w:rPr>
        <w:t>WID_ineq</w:t>
      </w:r>
      <w:proofErr w:type="spellEnd"/>
      <w:r>
        <w:rPr>
          <w:spacing w:val="-2"/>
          <w:w w:val="105"/>
        </w:rPr>
        <w:t>)</w:t>
      </w:r>
    </w:p>
    <w:p w14:paraId="77D66EFD" w14:textId="77777777" w:rsidR="00620CF6" w:rsidRDefault="00620CF6">
      <w:pPr>
        <w:pStyle w:val="BodyText"/>
        <w:spacing w:before="1"/>
        <w:rPr>
          <w:b/>
          <w:sz w:val="27"/>
        </w:rPr>
      </w:pPr>
    </w:p>
    <w:p w14:paraId="786CD612" w14:textId="77777777" w:rsidR="00620CF6" w:rsidRDefault="00000000">
      <w:pPr>
        <w:pStyle w:val="BodyText"/>
        <w:spacing w:line="355" w:lineRule="auto"/>
        <w:ind w:left="117" w:right="115"/>
        <w:jc w:val="both"/>
      </w:pPr>
      <w:r>
        <w:rPr>
          <w:spacing w:val="-2"/>
        </w:rPr>
        <w:t>The</w:t>
      </w:r>
      <w:r>
        <w:rPr>
          <w:spacing w:val="-6"/>
        </w:rPr>
        <w:t xml:space="preserve"> </w:t>
      </w:r>
      <w:r>
        <w:rPr>
          <w:spacing w:val="-2"/>
        </w:rPr>
        <w:t>World</w:t>
      </w:r>
      <w:r>
        <w:rPr>
          <w:spacing w:val="-6"/>
        </w:rPr>
        <w:t xml:space="preserve"> </w:t>
      </w:r>
      <w:r>
        <w:rPr>
          <w:spacing w:val="-2"/>
        </w:rPr>
        <w:t>Inequality</w:t>
      </w:r>
      <w:r>
        <w:rPr>
          <w:spacing w:val="-6"/>
        </w:rPr>
        <w:t xml:space="preserve"> </w:t>
      </w:r>
      <w:r>
        <w:rPr>
          <w:spacing w:val="-2"/>
        </w:rPr>
        <w:t>Database</w:t>
      </w:r>
      <w:r>
        <w:rPr>
          <w:spacing w:val="-6"/>
        </w:rPr>
        <w:t xml:space="preserve"> </w:t>
      </w:r>
      <w:r>
        <w:rPr>
          <w:spacing w:val="-2"/>
        </w:rPr>
        <w:t>[</w:t>
      </w:r>
      <w:hyperlink w:anchor="_bookmark270" w:history="1">
        <w:r>
          <w:rPr>
            <w:color w:val="0000FF"/>
            <w:spacing w:val="-2"/>
          </w:rPr>
          <w:t>151</w:t>
        </w:r>
      </w:hyperlink>
      <w:r>
        <w:rPr>
          <w:spacing w:val="-2"/>
        </w:rPr>
        <w:t>]</w:t>
      </w:r>
      <w:r>
        <w:rPr>
          <w:spacing w:val="-6"/>
        </w:rPr>
        <w:t xml:space="preserve"> </w:t>
      </w:r>
      <w:r>
        <w:rPr>
          <w:spacing w:val="-2"/>
        </w:rPr>
        <w:t>provides</w:t>
      </w:r>
      <w:r>
        <w:rPr>
          <w:spacing w:val="-6"/>
        </w:rPr>
        <w:t xml:space="preserve"> </w:t>
      </w:r>
      <w:r>
        <w:rPr>
          <w:spacing w:val="-2"/>
        </w:rPr>
        <w:t>estimates</w:t>
      </w:r>
      <w:r>
        <w:rPr>
          <w:spacing w:val="-5"/>
        </w:rPr>
        <w:t xml:space="preserve"> </w:t>
      </w:r>
      <w:r>
        <w:rPr>
          <w:spacing w:val="-2"/>
        </w:rPr>
        <w:t>of</w:t>
      </w:r>
      <w:r>
        <w:rPr>
          <w:spacing w:val="-6"/>
        </w:rPr>
        <w:t xml:space="preserve"> </w:t>
      </w:r>
      <w:r>
        <w:rPr>
          <w:spacing w:val="-2"/>
        </w:rPr>
        <w:t>wealth</w:t>
      </w:r>
      <w:r>
        <w:rPr>
          <w:spacing w:val="-6"/>
        </w:rPr>
        <w:t xml:space="preserve"> </w:t>
      </w:r>
      <w:r>
        <w:rPr>
          <w:spacing w:val="-2"/>
        </w:rPr>
        <w:t>inequality</w:t>
      </w:r>
      <w:r>
        <w:rPr>
          <w:spacing w:val="-6"/>
        </w:rPr>
        <w:t xml:space="preserve"> </w:t>
      </w:r>
      <w:r>
        <w:rPr>
          <w:spacing w:val="-2"/>
        </w:rPr>
        <w:t>for</w:t>
      </w:r>
      <w:r>
        <w:rPr>
          <w:spacing w:val="-5"/>
        </w:rPr>
        <w:t xml:space="preserve"> </w:t>
      </w:r>
      <w:r>
        <w:rPr>
          <w:spacing w:val="-2"/>
        </w:rPr>
        <w:t>most</w:t>
      </w:r>
      <w:r>
        <w:rPr>
          <w:spacing w:val="-6"/>
        </w:rPr>
        <w:t xml:space="preserve"> </w:t>
      </w:r>
      <w:r>
        <w:rPr>
          <w:spacing w:val="-2"/>
        </w:rPr>
        <w:t>countries</w:t>
      </w:r>
      <w:r>
        <w:rPr>
          <w:spacing w:val="-6"/>
        </w:rPr>
        <w:t xml:space="preserve"> </w:t>
      </w:r>
      <w:r>
        <w:rPr>
          <w:spacing w:val="-2"/>
        </w:rPr>
        <w:t>of</w:t>
      </w:r>
      <w:r>
        <w:rPr>
          <w:spacing w:val="-5"/>
        </w:rPr>
        <w:t xml:space="preserve"> </w:t>
      </w:r>
      <w:r>
        <w:rPr>
          <w:spacing w:val="-2"/>
        </w:rPr>
        <w:t>the</w:t>
      </w:r>
      <w:r>
        <w:rPr>
          <w:spacing w:val="-5"/>
        </w:rPr>
        <w:t xml:space="preserve"> </w:t>
      </w:r>
      <w:r>
        <w:rPr>
          <w:spacing w:val="-2"/>
        </w:rPr>
        <w:t xml:space="preserve">world. </w:t>
      </w:r>
      <w:r>
        <w:t>Among these estimates, we have selected those that are consistent with our principle of not being fully imputed wealth inequality data in nature.</w:t>
      </w:r>
      <w:r>
        <w:rPr>
          <w:spacing w:val="40"/>
        </w:rPr>
        <w:t xml:space="preserve"> </w:t>
      </w:r>
      <w:r>
        <w:t>Our database thus includes estimates that are based on either survey</w:t>
      </w:r>
      <w:r>
        <w:rPr>
          <w:spacing w:val="-5"/>
        </w:rPr>
        <w:t xml:space="preserve"> </w:t>
      </w:r>
      <w:r>
        <w:t>or</w:t>
      </w:r>
      <w:r>
        <w:rPr>
          <w:spacing w:val="-5"/>
        </w:rPr>
        <w:t xml:space="preserve"> </w:t>
      </w:r>
      <w:r>
        <w:t>administrative</w:t>
      </w:r>
      <w:r>
        <w:rPr>
          <w:spacing w:val="-5"/>
        </w:rPr>
        <w:t xml:space="preserve"> </w:t>
      </w:r>
      <w:r>
        <w:t>data</w:t>
      </w:r>
      <w:r>
        <w:rPr>
          <w:spacing w:val="-5"/>
        </w:rPr>
        <w:t xml:space="preserve"> </w:t>
      </w:r>
      <w:r>
        <w:t>on</w:t>
      </w:r>
      <w:r>
        <w:rPr>
          <w:spacing w:val="-5"/>
        </w:rPr>
        <w:t xml:space="preserve"> </w:t>
      </w:r>
      <w:r>
        <w:t>the</w:t>
      </w:r>
      <w:r>
        <w:rPr>
          <w:spacing w:val="-5"/>
        </w:rPr>
        <w:t xml:space="preserve"> </w:t>
      </w:r>
      <w:r>
        <w:t>distribution</w:t>
      </w:r>
      <w:r>
        <w:rPr>
          <w:spacing w:val="-5"/>
        </w:rPr>
        <w:t xml:space="preserve"> </w:t>
      </w:r>
      <w:r>
        <w:t>of</w:t>
      </w:r>
      <w:r>
        <w:rPr>
          <w:spacing w:val="-5"/>
        </w:rPr>
        <w:t xml:space="preserve"> </w:t>
      </w:r>
      <w:r>
        <w:t>wealth</w:t>
      </w:r>
      <w:r>
        <w:rPr>
          <w:spacing w:val="-5"/>
        </w:rPr>
        <w:t xml:space="preserve"> </w:t>
      </w:r>
      <w:r>
        <w:t>for</w:t>
      </w:r>
      <w:r>
        <w:rPr>
          <w:spacing w:val="-5"/>
        </w:rPr>
        <w:t xml:space="preserve"> </w:t>
      </w:r>
      <w:r>
        <w:t>at</w:t>
      </w:r>
      <w:r>
        <w:rPr>
          <w:spacing w:val="-5"/>
        </w:rPr>
        <w:t xml:space="preserve"> </w:t>
      </w:r>
      <w:r>
        <w:t>least</w:t>
      </w:r>
      <w:r>
        <w:rPr>
          <w:spacing w:val="-5"/>
        </w:rPr>
        <w:t xml:space="preserve"> </w:t>
      </w:r>
      <w:r>
        <w:t>one</w:t>
      </w:r>
      <w:r>
        <w:rPr>
          <w:spacing w:val="-5"/>
        </w:rPr>
        <w:t xml:space="preserve"> </w:t>
      </w:r>
      <w:r>
        <w:t>single</w:t>
      </w:r>
      <w:r>
        <w:rPr>
          <w:spacing w:val="-5"/>
        </w:rPr>
        <w:t xml:space="preserve"> </w:t>
      </w:r>
      <w:r>
        <w:t>year.</w:t>
      </w:r>
      <w:r>
        <w:rPr>
          <w:spacing w:val="12"/>
        </w:rPr>
        <w:t xml:space="preserve"> </w:t>
      </w:r>
      <w:r>
        <w:t>In</w:t>
      </w:r>
      <w:r>
        <w:rPr>
          <w:spacing w:val="-5"/>
        </w:rPr>
        <w:t xml:space="preserve"> </w:t>
      </w:r>
      <w:r>
        <w:t>the</w:t>
      </w:r>
      <w:r>
        <w:rPr>
          <w:spacing w:val="-5"/>
        </w:rPr>
        <w:t xml:space="preserve"> </w:t>
      </w:r>
      <w:r>
        <w:t>case</w:t>
      </w:r>
      <w:r>
        <w:rPr>
          <w:spacing w:val="-5"/>
        </w:rPr>
        <w:t xml:space="preserve"> </w:t>
      </w:r>
      <w:r>
        <w:t>of</w:t>
      </w:r>
      <w:r>
        <w:rPr>
          <w:spacing w:val="-5"/>
        </w:rPr>
        <w:t xml:space="preserve"> </w:t>
      </w:r>
      <w:r>
        <w:t>World Inequality</w:t>
      </w:r>
      <w:r>
        <w:rPr>
          <w:spacing w:val="-2"/>
        </w:rPr>
        <w:t xml:space="preserve"> </w:t>
      </w:r>
      <w:r>
        <w:t>Database</w:t>
      </w:r>
      <w:r>
        <w:rPr>
          <w:spacing w:val="-2"/>
        </w:rPr>
        <w:t xml:space="preserve"> </w:t>
      </w:r>
      <w:r>
        <w:t>[</w:t>
      </w:r>
      <w:hyperlink w:anchor="_bookmark270" w:history="1">
        <w:r>
          <w:rPr>
            <w:color w:val="0000FF"/>
          </w:rPr>
          <w:t>151</w:t>
        </w:r>
      </w:hyperlink>
      <w:r>
        <w:t>], this</w:t>
      </w:r>
      <w:r>
        <w:rPr>
          <w:spacing w:val="-2"/>
        </w:rPr>
        <w:t xml:space="preserve"> </w:t>
      </w:r>
      <w:r>
        <w:t>still</w:t>
      </w:r>
      <w:r>
        <w:rPr>
          <w:spacing w:val="-2"/>
        </w:rPr>
        <w:t xml:space="preserve"> </w:t>
      </w:r>
      <w:r>
        <w:t>implies</w:t>
      </w:r>
      <w:r>
        <w:rPr>
          <w:spacing w:val="-2"/>
        </w:rPr>
        <w:t xml:space="preserve"> </w:t>
      </w:r>
      <w:r>
        <w:t>a</w:t>
      </w:r>
      <w:r>
        <w:rPr>
          <w:spacing w:val="-2"/>
        </w:rPr>
        <w:t xml:space="preserve"> </w:t>
      </w:r>
      <w:r>
        <w:t>very</w:t>
      </w:r>
      <w:r>
        <w:rPr>
          <w:spacing w:val="-2"/>
        </w:rPr>
        <w:t xml:space="preserve"> </w:t>
      </w:r>
      <w:r>
        <w:t>generous</w:t>
      </w:r>
      <w:r>
        <w:rPr>
          <w:spacing w:val="-2"/>
        </w:rPr>
        <w:t xml:space="preserve"> </w:t>
      </w:r>
      <w:r>
        <w:t>coverage</w:t>
      </w:r>
      <w:r>
        <w:rPr>
          <w:spacing w:val="-2"/>
        </w:rPr>
        <w:t xml:space="preserve"> </w:t>
      </w:r>
      <w:r>
        <w:t>as</w:t>
      </w:r>
      <w:r>
        <w:rPr>
          <w:spacing w:val="-2"/>
        </w:rPr>
        <w:t xml:space="preserve"> </w:t>
      </w:r>
      <w:r>
        <w:t>for</w:t>
      </w:r>
      <w:r>
        <w:rPr>
          <w:spacing w:val="-2"/>
        </w:rPr>
        <w:t xml:space="preserve"> </w:t>
      </w:r>
      <w:r>
        <w:t>many</w:t>
      </w:r>
      <w:r>
        <w:rPr>
          <w:spacing w:val="-2"/>
        </w:rPr>
        <w:t xml:space="preserve"> </w:t>
      </w:r>
      <w:r>
        <w:t>European</w:t>
      </w:r>
      <w:r>
        <w:rPr>
          <w:spacing w:val="-2"/>
        </w:rPr>
        <w:t xml:space="preserve"> </w:t>
      </w:r>
      <w:r>
        <w:t>countries</w:t>
      </w:r>
      <w:r>
        <w:rPr>
          <w:spacing w:val="-2"/>
        </w:rPr>
        <w:t xml:space="preserve"> </w:t>
      </w:r>
      <w:r>
        <w:t xml:space="preserve">with </w:t>
      </w:r>
      <w:r>
        <w:rPr>
          <w:spacing w:val="-2"/>
        </w:rPr>
        <w:t>time-series</w:t>
      </w:r>
      <w:r>
        <w:rPr>
          <w:spacing w:val="-7"/>
        </w:rPr>
        <w:t xml:space="preserve"> </w:t>
      </w:r>
      <w:r>
        <w:rPr>
          <w:spacing w:val="-2"/>
        </w:rPr>
        <w:t>data</w:t>
      </w:r>
      <w:r>
        <w:rPr>
          <w:spacing w:val="-7"/>
        </w:rPr>
        <w:t xml:space="preserve"> </w:t>
      </w:r>
      <w:r>
        <w:rPr>
          <w:spacing w:val="-2"/>
        </w:rPr>
        <w:t>published</w:t>
      </w:r>
      <w:r>
        <w:rPr>
          <w:spacing w:val="-6"/>
        </w:rPr>
        <w:t xml:space="preserve"> </w:t>
      </w:r>
      <w:r>
        <w:rPr>
          <w:spacing w:val="-2"/>
        </w:rPr>
        <w:t>on</w:t>
      </w:r>
      <w:r>
        <w:rPr>
          <w:spacing w:val="-6"/>
        </w:rPr>
        <w:t xml:space="preserve"> </w:t>
      </w:r>
      <w:r>
        <w:rPr>
          <w:spacing w:val="-2"/>
        </w:rPr>
        <w:t>World</w:t>
      </w:r>
      <w:r>
        <w:rPr>
          <w:spacing w:val="-7"/>
        </w:rPr>
        <w:t xml:space="preserve"> </w:t>
      </w:r>
      <w:r>
        <w:rPr>
          <w:spacing w:val="-2"/>
        </w:rPr>
        <w:t>Inequality</w:t>
      </w:r>
      <w:r>
        <w:rPr>
          <w:spacing w:val="-7"/>
        </w:rPr>
        <w:t xml:space="preserve"> </w:t>
      </w:r>
      <w:r>
        <w:rPr>
          <w:spacing w:val="-2"/>
        </w:rPr>
        <w:t>Database</w:t>
      </w:r>
      <w:r>
        <w:rPr>
          <w:spacing w:val="-6"/>
        </w:rPr>
        <w:t xml:space="preserve"> </w:t>
      </w:r>
      <w:r>
        <w:rPr>
          <w:spacing w:val="-2"/>
        </w:rPr>
        <w:t>[</w:t>
      </w:r>
      <w:hyperlink w:anchor="_bookmark270" w:history="1">
        <w:r>
          <w:rPr>
            <w:color w:val="0000FF"/>
            <w:spacing w:val="-2"/>
          </w:rPr>
          <w:t>151</w:t>
        </w:r>
      </w:hyperlink>
      <w:r>
        <w:rPr>
          <w:spacing w:val="-2"/>
        </w:rPr>
        <w:t>]</w:t>
      </w:r>
      <w:r>
        <w:rPr>
          <w:spacing w:val="-7"/>
        </w:rPr>
        <w:t xml:space="preserve"> </w:t>
      </w:r>
      <w:r>
        <w:rPr>
          <w:spacing w:val="-2"/>
        </w:rPr>
        <w:t>the</w:t>
      </w:r>
      <w:r>
        <w:rPr>
          <w:spacing w:val="-7"/>
        </w:rPr>
        <w:t xml:space="preserve"> </w:t>
      </w:r>
      <w:r>
        <w:rPr>
          <w:spacing w:val="-2"/>
        </w:rPr>
        <w:t>number</w:t>
      </w:r>
      <w:r>
        <w:rPr>
          <w:spacing w:val="-6"/>
        </w:rPr>
        <w:t xml:space="preserve"> </w:t>
      </w:r>
      <w:r>
        <w:rPr>
          <w:spacing w:val="-2"/>
        </w:rPr>
        <w:t>years</w:t>
      </w:r>
      <w:r>
        <w:rPr>
          <w:spacing w:val="-7"/>
        </w:rPr>
        <w:t xml:space="preserve"> </w:t>
      </w:r>
      <w:r>
        <w:rPr>
          <w:spacing w:val="-2"/>
        </w:rPr>
        <w:t>for</w:t>
      </w:r>
      <w:r>
        <w:rPr>
          <w:spacing w:val="-6"/>
        </w:rPr>
        <w:t xml:space="preserve"> </w:t>
      </w:r>
      <w:r>
        <w:rPr>
          <w:spacing w:val="-2"/>
        </w:rPr>
        <w:t>which</w:t>
      </w:r>
      <w:r>
        <w:rPr>
          <w:spacing w:val="-7"/>
        </w:rPr>
        <w:t xml:space="preserve"> </w:t>
      </w:r>
      <w:r>
        <w:rPr>
          <w:spacing w:val="-2"/>
        </w:rPr>
        <w:t>micro</w:t>
      </w:r>
      <w:r>
        <w:rPr>
          <w:spacing w:val="-6"/>
        </w:rPr>
        <w:t xml:space="preserve"> </w:t>
      </w:r>
      <w:r>
        <w:rPr>
          <w:spacing w:val="-2"/>
        </w:rPr>
        <w:t>data</w:t>
      </w:r>
      <w:r>
        <w:rPr>
          <w:spacing w:val="-7"/>
        </w:rPr>
        <w:t xml:space="preserve"> </w:t>
      </w:r>
      <w:r>
        <w:rPr>
          <w:spacing w:val="-2"/>
        </w:rPr>
        <w:t>on</w:t>
      </w:r>
      <w:r>
        <w:rPr>
          <w:spacing w:val="-7"/>
        </w:rPr>
        <w:t xml:space="preserve"> </w:t>
      </w:r>
      <w:r>
        <w:rPr>
          <w:spacing w:val="-5"/>
        </w:rPr>
        <w:t>the</w:t>
      </w:r>
    </w:p>
    <w:p w14:paraId="025D5B9E" w14:textId="77777777" w:rsidR="00620CF6" w:rsidRDefault="00620CF6">
      <w:pPr>
        <w:spacing w:line="355" w:lineRule="auto"/>
        <w:jc w:val="both"/>
        <w:sectPr w:rsidR="00620CF6" w:rsidSect="00D60468">
          <w:pgSz w:w="12240" w:h="15840"/>
          <w:pgMar w:top="1320" w:right="1300" w:bottom="280" w:left="1300" w:header="720" w:footer="720" w:gutter="0"/>
          <w:cols w:space="720"/>
        </w:sectPr>
      </w:pPr>
    </w:p>
    <w:p w14:paraId="52905F3D" w14:textId="77777777" w:rsidR="00620CF6" w:rsidRDefault="00000000">
      <w:pPr>
        <w:pStyle w:val="BodyText"/>
        <w:spacing w:before="86" w:line="355" w:lineRule="auto"/>
        <w:ind w:left="117" w:right="115"/>
        <w:jc w:val="both"/>
      </w:pPr>
      <w:r>
        <w:lastRenderedPageBreak/>
        <w:t>wealth</w:t>
      </w:r>
      <w:r>
        <w:rPr>
          <w:spacing w:val="-4"/>
        </w:rPr>
        <w:t xml:space="preserve"> </w:t>
      </w:r>
      <w:r>
        <w:t>distribution</w:t>
      </w:r>
      <w:r>
        <w:rPr>
          <w:spacing w:val="-4"/>
        </w:rPr>
        <w:t xml:space="preserve"> </w:t>
      </w:r>
      <w:r>
        <w:t>has</w:t>
      </w:r>
      <w:r>
        <w:rPr>
          <w:spacing w:val="-4"/>
        </w:rPr>
        <w:t xml:space="preserve"> </w:t>
      </w:r>
      <w:r>
        <w:t>been</w:t>
      </w:r>
      <w:r>
        <w:rPr>
          <w:spacing w:val="-4"/>
        </w:rPr>
        <w:t xml:space="preserve"> </w:t>
      </w:r>
      <w:r>
        <w:t>used</w:t>
      </w:r>
      <w:r>
        <w:rPr>
          <w:spacing w:val="-4"/>
        </w:rPr>
        <w:t xml:space="preserve"> </w:t>
      </w:r>
      <w:r>
        <w:t>is</w:t>
      </w:r>
      <w:r>
        <w:rPr>
          <w:spacing w:val="-4"/>
        </w:rPr>
        <w:t xml:space="preserve"> </w:t>
      </w:r>
      <w:r>
        <w:t>much</w:t>
      </w:r>
      <w:r>
        <w:rPr>
          <w:spacing w:val="-4"/>
        </w:rPr>
        <w:t xml:space="preserve"> </w:t>
      </w:r>
      <w:r>
        <w:t>smaller</w:t>
      </w:r>
      <w:r>
        <w:rPr>
          <w:spacing w:val="-4"/>
        </w:rPr>
        <w:t xml:space="preserve"> </w:t>
      </w:r>
      <w:proofErr w:type="spellStart"/>
      <w:proofErr w:type="gramStart"/>
      <w:r>
        <w:t>then</w:t>
      </w:r>
      <w:proofErr w:type="spellEnd"/>
      <w:proofErr w:type="gramEnd"/>
      <w:r>
        <w:rPr>
          <w:spacing w:val="-4"/>
        </w:rPr>
        <w:t xml:space="preserve"> </w:t>
      </w:r>
      <w:r>
        <w:t>the</w:t>
      </w:r>
      <w:r>
        <w:rPr>
          <w:spacing w:val="-4"/>
        </w:rPr>
        <w:t xml:space="preserve"> </w:t>
      </w:r>
      <w:r>
        <w:t>number</w:t>
      </w:r>
      <w:r>
        <w:rPr>
          <w:spacing w:val="-4"/>
        </w:rPr>
        <w:t xml:space="preserve"> </w:t>
      </w:r>
      <w:r>
        <w:t>of</w:t>
      </w:r>
      <w:r>
        <w:rPr>
          <w:spacing w:val="-4"/>
        </w:rPr>
        <w:t xml:space="preserve"> </w:t>
      </w:r>
      <w:r>
        <w:t>years</w:t>
      </w:r>
      <w:r>
        <w:rPr>
          <w:spacing w:val="-4"/>
        </w:rPr>
        <w:t xml:space="preserve"> </w:t>
      </w:r>
      <w:r>
        <w:t>for</w:t>
      </w:r>
      <w:r>
        <w:rPr>
          <w:spacing w:val="-4"/>
        </w:rPr>
        <w:t xml:space="preserve"> </w:t>
      </w:r>
      <w:r>
        <w:t>which</w:t>
      </w:r>
      <w:r>
        <w:rPr>
          <w:spacing w:val="-4"/>
        </w:rPr>
        <w:t xml:space="preserve"> </w:t>
      </w:r>
      <w:r>
        <w:t>the</w:t>
      </w:r>
      <w:r>
        <w:rPr>
          <w:spacing w:val="-4"/>
        </w:rPr>
        <w:t xml:space="preserve"> </w:t>
      </w:r>
      <w:r>
        <w:t>estimates</w:t>
      </w:r>
      <w:r>
        <w:rPr>
          <w:spacing w:val="-4"/>
        </w:rPr>
        <w:t xml:space="preserve"> </w:t>
      </w:r>
      <w:r>
        <w:t>derive from (backwards) extrapolation.</w:t>
      </w:r>
    </w:p>
    <w:p w14:paraId="07A292C3" w14:textId="77777777" w:rsidR="00620CF6" w:rsidRDefault="00000000">
      <w:pPr>
        <w:pStyle w:val="BodyText"/>
        <w:spacing w:before="118" w:line="355" w:lineRule="auto"/>
        <w:ind w:left="117" w:right="115"/>
        <w:jc w:val="both"/>
      </w:pPr>
      <w:r>
        <w:t>Furthermore, wealth inequality estimates are available for multiple units of analysis, including equal-split adults</w:t>
      </w:r>
      <w:r>
        <w:rPr>
          <w:spacing w:val="-13"/>
        </w:rPr>
        <w:t xml:space="preserve"> </w:t>
      </w:r>
      <w:r>
        <w:t>(or</w:t>
      </w:r>
      <w:r>
        <w:rPr>
          <w:spacing w:val="-12"/>
        </w:rPr>
        <w:t xml:space="preserve"> </w:t>
      </w:r>
      <w:r>
        <w:t>households).</w:t>
      </w:r>
      <w:r>
        <w:rPr>
          <w:spacing w:val="6"/>
        </w:rPr>
        <w:t xml:space="preserve"> </w:t>
      </w:r>
      <w:r>
        <w:t>As</w:t>
      </w:r>
      <w:r>
        <w:rPr>
          <w:spacing w:val="-13"/>
        </w:rPr>
        <w:t xml:space="preserve"> </w:t>
      </w:r>
      <w:r>
        <w:t>the</w:t>
      </w:r>
      <w:r>
        <w:rPr>
          <w:spacing w:val="-12"/>
        </w:rPr>
        <w:t xml:space="preserve"> </w:t>
      </w:r>
      <w:r>
        <w:t>set</w:t>
      </w:r>
      <w:r>
        <w:rPr>
          <w:spacing w:val="-13"/>
        </w:rPr>
        <w:t xml:space="preserve"> </w:t>
      </w:r>
      <w:r>
        <w:t>of</w:t>
      </w:r>
      <w:r>
        <w:rPr>
          <w:spacing w:val="-12"/>
        </w:rPr>
        <w:t xml:space="preserve"> </w:t>
      </w:r>
      <w:r>
        <w:t>estimates</w:t>
      </w:r>
      <w:r>
        <w:rPr>
          <w:spacing w:val="-13"/>
        </w:rPr>
        <w:t xml:space="preserve"> </w:t>
      </w:r>
      <w:r>
        <w:t>referring</w:t>
      </w:r>
      <w:r>
        <w:rPr>
          <w:spacing w:val="-12"/>
        </w:rPr>
        <w:t xml:space="preserve"> </w:t>
      </w:r>
      <w:r>
        <w:t>to</w:t>
      </w:r>
      <w:r>
        <w:rPr>
          <w:spacing w:val="-13"/>
        </w:rPr>
        <w:t xml:space="preserve"> </w:t>
      </w:r>
      <w:r>
        <w:t>equal-split</w:t>
      </w:r>
      <w:r>
        <w:rPr>
          <w:spacing w:val="-12"/>
        </w:rPr>
        <w:t xml:space="preserve"> </w:t>
      </w:r>
      <w:r>
        <w:t>adults</w:t>
      </w:r>
      <w:r>
        <w:rPr>
          <w:spacing w:val="-13"/>
        </w:rPr>
        <w:t xml:space="preserve"> </w:t>
      </w:r>
      <w:r>
        <w:t>is</w:t>
      </w:r>
      <w:r>
        <w:rPr>
          <w:spacing w:val="-12"/>
        </w:rPr>
        <w:t xml:space="preserve"> </w:t>
      </w:r>
      <w:r>
        <w:t>the</w:t>
      </w:r>
      <w:r>
        <w:rPr>
          <w:spacing w:val="-13"/>
        </w:rPr>
        <w:t xml:space="preserve"> </w:t>
      </w:r>
      <w:r>
        <w:t>most</w:t>
      </w:r>
      <w:r>
        <w:rPr>
          <w:spacing w:val="-12"/>
        </w:rPr>
        <w:t xml:space="preserve"> </w:t>
      </w:r>
      <w:r>
        <w:t>complete</w:t>
      </w:r>
      <w:r>
        <w:rPr>
          <w:spacing w:val="-13"/>
        </w:rPr>
        <w:t xml:space="preserve"> </w:t>
      </w:r>
      <w:r>
        <w:t>among</w:t>
      </w:r>
      <w:r>
        <w:rPr>
          <w:spacing w:val="-12"/>
        </w:rPr>
        <w:t xml:space="preserve"> </w:t>
      </w:r>
      <w:r>
        <w:t>the sources</w:t>
      </w:r>
      <w:r>
        <w:rPr>
          <w:spacing w:val="-11"/>
        </w:rPr>
        <w:t xml:space="preserve"> </w:t>
      </w:r>
      <w:r>
        <w:t>that</w:t>
      </w:r>
      <w:r>
        <w:rPr>
          <w:spacing w:val="-11"/>
        </w:rPr>
        <w:t xml:space="preserve"> </w:t>
      </w:r>
      <w:r>
        <w:t>qualify</w:t>
      </w:r>
      <w:r>
        <w:rPr>
          <w:spacing w:val="-11"/>
        </w:rPr>
        <w:t xml:space="preserve"> </w:t>
      </w:r>
      <w:r>
        <w:t>for</w:t>
      </w:r>
      <w:r>
        <w:rPr>
          <w:spacing w:val="-11"/>
        </w:rPr>
        <w:t xml:space="preserve"> </w:t>
      </w:r>
      <w:r>
        <w:t>our</w:t>
      </w:r>
      <w:r>
        <w:rPr>
          <w:spacing w:val="-11"/>
        </w:rPr>
        <w:t xml:space="preserve"> </w:t>
      </w:r>
      <w:r>
        <w:t>database,</w:t>
      </w:r>
      <w:r>
        <w:rPr>
          <w:spacing w:val="-11"/>
        </w:rPr>
        <w:t xml:space="preserve"> </w:t>
      </w:r>
      <w:r>
        <w:t>we</w:t>
      </w:r>
      <w:r>
        <w:rPr>
          <w:spacing w:val="-11"/>
        </w:rPr>
        <w:t xml:space="preserve"> </w:t>
      </w:r>
      <w:r>
        <w:t>have</w:t>
      </w:r>
      <w:r>
        <w:rPr>
          <w:spacing w:val="-11"/>
        </w:rPr>
        <w:t xml:space="preserve"> </w:t>
      </w:r>
      <w:r>
        <w:t>chosen</w:t>
      </w:r>
      <w:r>
        <w:rPr>
          <w:spacing w:val="-11"/>
        </w:rPr>
        <w:t xml:space="preserve"> </w:t>
      </w:r>
      <w:r>
        <w:t>these</w:t>
      </w:r>
      <w:r>
        <w:rPr>
          <w:spacing w:val="-11"/>
        </w:rPr>
        <w:t xml:space="preserve"> </w:t>
      </w:r>
      <w:r>
        <w:t>estimates</w:t>
      </w:r>
      <w:r>
        <w:rPr>
          <w:spacing w:val="-11"/>
        </w:rPr>
        <w:t xml:space="preserve"> </w:t>
      </w:r>
      <w:r>
        <w:t>while</w:t>
      </w:r>
      <w:r>
        <w:rPr>
          <w:spacing w:val="-11"/>
        </w:rPr>
        <w:t xml:space="preserve"> </w:t>
      </w:r>
      <w:r>
        <w:t>not</w:t>
      </w:r>
      <w:r>
        <w:rPr>
          <w:spacing w:val="-11"/>
        </w:rPr>
        <w:t xml:space="preserve"> </w:t>
      </w:r>
      <w:r>
        <w:t>reporting</w:t>
      </w:r>
      <w:r>
        <w:rPr>
          <w:spacing w:val="-11"/>
        </w:rPr>
        <w:t xml:space="preserve"> </w:t>
      </w:r>
      <w:r>
        <w:t>statistics</w:t>
      </w:r>
      <w:r>
        <w:rPr>
          <w:spacing w:val="-11"/>
        </w:rPr>
        <w:t xml:space="preserve"> </w:t>
      </w:r>
      <w:r>
        <w:t>referring to other units of analysis.</w:t>
      </w:r>
    </w:p>
    <w:p w14:paraId="02E50707" w14:textId="77777777" w:rsidR="00620CF6" w:rsidRDefault="00000000">
      <w:pPr>
        <w:pStyle w:val="BodyText"/>
        <w:spacing w:before="117" w:line="355" w:lineRule="auto"/>
        <w:ind w:left="117" w:right="115"/>
        <w:jc w:val="both"/>
      </w:pPr>
      <w:r>
        <w:t xml:space="preserve">Table </w:t>
      </w:r>
      <w:hyperlink w:anchor="_bookmark112" w:history="1">
        <w:r>
          <w:rPr>
            <w:color w:val="7F0000"/>
          </w:rPr>
          <w:t>C.2</w:t>
        </w:r>
      </w:hyperlink>
      <w:r>
        <w:rPr>
          <w:color w:val="7F0000"/>
        </w:rPr>
        <w:t xml:space="preserve"> </w:t>
      </w:r>
      <w:r>
        <w:t>lists the countries covered by the GC Wealth Project Wealth Inequality Trends database and, for each</w:t>
      </w:r>
      <w:r>
        <w:rPr>
          <w:spacing w:val="-8"/>
        </w:rPr>
        <w:t xml:space="preserve"> </w:t>
      </w:r>
      <w:r>
        <w:t>country</w:t>
      </w:r>
      <w:r>
        <w:rPr>
          <w:spacing w:val="-8"/>
        </w:rPr>
        <w:t xml:space="preserve"> </w:t>
      </w:r>
      <w:r>
        <w:t>(Country),</w:t>
      </w:r>
      <w:r>
        <w:rPr>
          <w:spacing w:val="-5"/>
        </w:rPr>
        <w:t xml:space="preserve"> </w:t>
      </w:r>
      <w:r>
        <w:t>the</w:t>
      </w:r>
      <w:r>
        <w:rPr>
          <w:spacing w:val="-8"/>
        </w:rPr>
        <w:t xml:space="preserve"> </w:t>
      </w:r>
      <w:r>
        <w:t>primary</w:t>
      </w:r>
      <w:r>
        <w:rPr>
          <w:spacing w:val="-8"/>
        </w:rPr>
        <w:t xml:space="preserve"> </w:t>
      </w:r>
      <w:r>
        <w:t>origin</w:t>
      </w:r>
      <w:r>
        <w:rPr>
          <w:spacing w:val="-8"/>
        </w:rPr>
        <w:t xml:space="preserve"> </w:t>
      </w:r>
      <w:r>
        <w:t>of</w:t>
      </w:r>
      <w:r>
        <w:rPr>
          <w:spacing w:val="-8"/>
        </w:rPr>
        <w:t xml:space="preserve"> </w:t>
      </w:r>
      <w:r>
        <w:t>the</w:t>
      </w:r>
      <w:r>
        <w:rPr>
          <w:spacing w:val="-8"/>
        </w:rPr>
        <w:t xml:space="preserve"> </w:t>
      </w:r>
      <w:r>
        <w:t>estimates</w:t>
      </w:r>
      <w:r>
        <w:rPr>
          <w:spacing w:val="-8"/>
        </w:rPr>
        <w:t xml:space="preserve"> </w:t>
      </w:r>
      <w:r>
        <w:t>as</w:t>
      </w:r>
      <w:r>
        <w:rPr>
          <w:spacing w:val="-8"/>
        </w:rPr>
        <w:t xml:space="preserve"> </w:t>
      </w:r>
      <w:r>
        <w:t>published</w:t>
      </w:r>
      <w:r>
        <w:rPr>
          <w:spacing w:val="-8"/>
        </w:rPr>
        <w:t xml:space="preserve"> </w:t>
      </w:r>
      <w:r>
        <w:t>by</w:t>
      </w:r>
      <w:r>
        <w:rPr>
          <w:spacing w:val="-8"/>
        </w:rPr>
        <w:t xml:space="preserve"> </w:t>
      </w:r>
      <w:r>
        <w:t>WID</w:t>
      </w:r>
      <w:r>
        <w:rPr>
          <w:spacing w:val="-8"/>
        </w:rPr>
        <w:t xml:space="preserve"> </w:t>
      </w:r>
      <w:r>
        <w:t>(Original</w:t>
      </w:r>
      <w:r>
        <w:rPr>
          <w:spacing w:val="40"/>
        </w:rPr>
        <w:t xml:space="preserve"> </w:t>
      </w:r>
      <w:r>
        <w:t>Source)</w:t>
      </w:r>
      <w:r>
        <w:rPr>
          <w:spacing w:val="-8"/>
        </w:rPr>
        <w:t xml:space="preserve"> </w:t>
      </w:r>
      <w:r>
        <w:t>and</w:t>
      </w:r>
      <w:r>
        <w:rPr>
          <w:spacing w:val="-8"/>
        </w:rPr>
        <w:t xml:space="preserve"> </w:t>
      </w:r>
      <w:r>
        <w:t xml:space="preserve">the </w:t>
      </w:r>
      <w:r>
        <w:rPr>
          <w:spacing w:val="-4"/>
        </w:rPr>
        <w:t>data</w:t>
      </w:r>
      <w:r>
        <w:rPr>
          <w:spacing w:val="-5"/>
        </w:rPr>
        <w:t xml:space="preserve"> </w:t>
      </w:r>
      <w:r>
        <w:rPr>
          <w:spacing w:val="-4"/>
        </w:rPr>
        <w:t>type according to our classification (Data</w:t>
      </w:r>
      <w:r>
        <w:rPr>
          <w:spacing w:val="40"/>
        </w:rPr>
        <w:t xml:space="preserve"> </w:t>
      </w:r>
      <w:r>
        <w:rPr>
          <w:spacing w:val="-4"/>
        </w:rPr>
        <w:t>Type)</w:t>
      </w:r>
      <w:r>
        <w:rPr>
          <w:spacing w:val="-5"/>
        </w:rPr>
        <w:t xml:space="preserve"> </w:t>
      </w:r>
      <w:r>
        <w:rPr>
          <w:spacing w:val="-4"/>
        </w:rPr>
        <w:t>which</w:t>
      </w:r>
      <w:r>
        <w:rPr>
          <w:spacing w:val="-5"/>
        </w:rPr>
        <w:t xml:space="preserve"> </w:t>
      </w:r>
      <w:r>
        <w:rPr>
          <w:spacing w:val="-4"/>
        </w:rPr>
        <w:t>suggests substantial</w:t>
      </w:r>
      <w:r>
        <w:rPr>
          <w:spacing w:val="-5"/>
        </w:rPr>
        <w:t xml:space="preserve"> </w:t>
      </w:r>
      <w:r>
        <w:rPr>
          <w:spacing w:val="-4"/>
        </w:rPr>
        <w:t>methodological heterogeneity underlying</w:t>
      </w:r>
      <w:r>
        <w:rPr>
          <w:spacing w:val="-1"/>
        </w:rPr>
        <w:t xml:space="preserve"> </w:t>
      </w:r>
      <w:r>
        <w:rPr>
          <w:spacing w:val="-4"/>
        </w:rPr>
        <w:t>World</w:t>
      </w:r>
      <w:r>
        <w:rPr>
          <w:spacing w:val="-1"/>
        </w:rPr>
        <w:t xml:space="preserve"> </w:t>
      </w:r>
      <w:r>
        <w:rPr>
          <w:spacing w:val="-4"/>
        </w:rPr>
        <w:t>Inequality</w:t>
      </w:r>
      <w:r>
        <w:rPr>
          <w:spacing w:val="-1"/>
        </w:rPr>
        <w:t xml:space="preserve"> </w:t>
      </w:r>
      <w:r>
        <w:rPr>
          <w:spacing w:val="-4"/>
        </w:rPr>
        <w:t>Database</w:t>
      </w:r>
      <w:r>
        <w:rPr>
          <w:spacing w:val="-1"/>
        </w:rPr>
        <w:t xml:space="preserve"> </w:t>
      </w:r>
      <w:r>
        <w:rPr>
          <w:spacing w:val="-4"/>
        </w:rPr>
        <w:t>[</w:t>
      </w:r>
      <w:hyperlink w:anchor="_bookmark270" w:history="1">
        <w:r>
          <w:rPr>
            <w:color w:val="0000FF"/>
            <w:spacing w:val="-4"/>
          </w:rPr>
          <w:t>151</w:t>
        </w:r>
      </w:hyperlink>
      <w:r>
        <w:rPr>
          <w:spacing w:val="-4"/>
        </w:rPr>
        <w:t>]</w:t>
      </w:r>
      <w:r>
        <w:rPr>
          <w:spacing w:val="-1"/>
        </w:rPr>
        <w:t xml:space="preserve"> </w:t>
      </w:r>
      <w:r>
        <w:rPr>
          <w:spacing w:val="-4"/>
        </w:rPr>
        <w:t>estimates.</w:t>
      </w:r>
      <w:r>
        <w:rPr>
          <w:spacing w:val="23"/>
        </w:rPr>
        <w:t xml:space="preserve"> </w:t>
      </w:r>
      <w:r>
        <w:rPr>
          <w:spacing w:val="-4"/>
        </w:rPr>
        <w:t>We</w:t>
      </w:r>
      <w:r>
        <w:rPr>
          <w:spacing w:val="-1"/>
        </w:rPr>
        <w:t xml:space="preserve"> </w:t>
      </w:r>
      <w:r>
        <w:rPr>
          <w:spacing w:val="-4"/>
        </w:rPr>
        <w:t>have</w:t>
      </w:r>
      <w:r>
        <w:rPr>
          <w:spacing w:val="-1"/>
        </w:rPr>
        <w:t xml:space="preserve"> </w:t>
      </w:r>
      <w:r>
        <w:rPr>
          <w:spacing w:val="-4"/>
        </w:rPr>
        <w:t>downloaded</w:t>
      </w:r>
      <w:r>
        <w:rPr>
          <w:spacing w:val="-1"/>
        </w:rPr>
        <w:t xml:space="preserve"> </w:t>
      </w:r>
      <w:r>
        <w:rPr>
          <w:spacing w:val="-4"/>
        </w:rPr>
        <w:t>the</w:t>
      </w:r>
      <w:r>
        <w:rPr>
          <w:spacing w:val="-1"/>
        </w:rPr>
        <w:t xml:space="preserve"> </w:t>
      </w:r>
      <w:r>
        <w:rPr>
          <w:spacing w:val="-4"/>
        </w:rPr>
        <w:t>data</w:t>
      </w:r>
      <w:r>
        <w:rPr>
          <w:spacing w:val="-1"/>
        </w:rPr>
        <w:t xml:space="preserve"> </w:t>
      </w:r>
      <w:r>
        <w:rPr>
          <w:spacing w:val="-4"/>
        </w:rPr>
        <w:t>on</w:t>
      </w:r>
      <w:r>
        <w:rPr>
          <w:spacing w:val="-1"/>
        </w:rPr>
        <w:t xml:space="preserve"> </w:t>
      </w:r>
      <w:r>
        <w:rPr>
          <w:spacing w:val="-4"/>
        </w:rPr>
        <w:t>November</w:t>
      </w:r>
      <w:r>
        <w:rPr>
          <w:spacing w:val="-1"/>
        </w:rPr>
        <w:t xml:space="preserve"> </w:t>
      </w:r>
      <w:r>
        <w:rPr>
          <w:spacing w:val="-4"/>
        </w:rPr>
        <w:t>22,</w:t>
      </w:r>
      <w:r>
        <w:t xml:space="preserve"> </w:t>
      </w:r>
      <w:r>
        <w:rPr>
          <w:spacing w:val="-4"/>
        </w:rPr>
        <w:t>2022.</w:t>
      </w:r>
    </w:p>
    <w:p w14:paraId="274B5643" w14:textId="77777777" w:rsidR="00620CF6" w:rsidRDefault="00620CF6">
      <w:pPr>
        <w:spacing w:line="355" w:lineRule="auto"/>
        <w:jc w:val="both"/>
        <w:sectPr w:rsidR="00620CF6" w:rsidSect="00D60468">
          <w:pgSz w:w="12240" w:h="15840"/>
          <w:pgMar w:top="1320" w:right="1300" w:bottom="280" w:left="1300" w:header="720" w:footer="720" w:gutter="0"/>
          <w:cols w:space="720"/>
        </w:sectPr>
      </w:pPr>
    </w:p>
    <w:p w14:paraId="1038FD18" w14:textId="77777777" w:rsidR="00620CF6" w:rsidRDefault="00000000">
      <w:pPr>
        <w:spacing w:before="102" w:line="369" w:lineRule="auto"/>
        <w:ind w:left="3155" w:right="3663"/>
        <w:rPr>
          <w:sz w:val="16"/>
        </w:rPr>
      </w:pPr>
      <w:bookmarkStart w:id="638" w:name="_bookmark112"/>
      <w:bookmarkEnd w:id="638"/>
      <w:r>
        <w:rPr>
          <w:w w:val="105"/>
          <w:sz w:val="16"/>
        </w:rPr>
        <w:lastRenderedPageBreak/>
        <w:t>Table</w:t>
      </w:r>
      <w:r>
        <w:rPr>
          <w:spacing w:val="21"/>
          <w:w w:val="105"/>
          <w:sz w:val="16"/>
        </w:rPr>
        <w:t xml:space="preserve"> </w:t>
      </w:r>
      <w:r>
        <w:rPr>
          <w:w w:val="105"/>
          <w:sz w:val="16"/>
        </w:rPr>
        <w:t>C.2:</w:t>
      </w:r>
      <w:r>
        <w:rPr>
          <w:spacing w:val="40"/>
          <w:w w:val="105"/>
          <w:sz w:val="16"/>
        </w:rPr>
        <w:t xml:space="preserve"> </w:t>
      </w:r>
      <w:r>
        <w:rPr>
          <w:w w:val="105"/>
          <w:sz w:val="16"/>
        </w:rPr>
        <w:t>The</w:t>
      </w:r>
      <w:r>
        <w:rPr>
          <w:spacing w:val="22"/>
          <w:w w:val="105"/>
          <w:sz w:val="16"/>
        </w:rPr>
        <w:t xml:space="preserve"> </w:t>
      </w:r>
      <w:r>
        <w:rPr>
          <w:w w:val="105"/>
          <w:sz w:val="16"/>
        </w:rPr>
        <w:t>selection</w:t>
      </w:r>
      <w:r>
        <w:rPr>
          <w:spacing w:val="22"/>
          <w:w w:val="105"/>
          <w:sz w:val="16"/>
        </w:rPr>
        <w:t xml:space="preserve"> </w:t>
      </w:r>
      <w:r>
        <w:rPr>
          <w:w w:val="105"/>
          <w:sz w:val="16"/>
        </w:rPr>
        <w:t>of</w:t>
      </w:r>
      <w:r>
        <w:rPr>
          <w:spacing w:val="21"/>
          <w:w w:val="105"/>
          <w:sz w:val="16"/>
        </w:rPr>
        <w:t xml:space="preserve"> </w:t>
      </w:r>
      <w:r>
        <w:rPr>
          <w:w w:val="105"/>
          <w:sz w:val="16"/>
        </w:rPr>
        <w:t>WID</w:t>
      </w:r>
      <w:r>
        <w:rPr>
          <w:spacing w:val="22"/>
          <w:w w:val="105"/>
          <w:sz w:val="16"/>
        </w:rPr>
        <w:t xml:space="preserve"> </w:t>
      </w:r>
      <w:r>
        <w:rPr>
          <w:w w:val="105"/>
          <w:sz w:val="16"/>
        </w:rPr>
        <w:t>series</w:t>
      </w:r>
      <w:r>
        <w:rPr>
          <w:spacing w:val="21"/>
          <w:w w:val="105"/>
          <w:sz w:val="16"/>
        </w:rPr>
        <w:t xml:space="preserve"> </w:t>
      </w:r>
      <w:r>
        <w:rPr>
          <w:w w:val="105"/>
          <w:sz w:val="16"/>
        </w:rPr>
        <w:t>available</w:t>
      </w:r>
      <w:r>
        <w:rPr>
          <w:spacing w:val="21"/>
          <w:w w:val="105"/>
          <w:sz w:val="16"/>
        </w:rPr>
        <w:t xml:space="preserve"> </w:t>
      </w:r>
      <w:r>
        <w:rPr>
          <w:w w:val="105"/>
          <w:sz w:val="16"/>
        </w:rPr>
        <w:t>in</w:t>
      </w:r>
      <w:r>
        <w:rPr>
          <w:spacing w:val="22"/>
          <w:w w:val="105"/>
          <w:sz w:val="16"/>
        </w:rPr>
        <w:t xml:space="preserve"> </w:t>
      </w:r>
      <w:r>
        <w:rPr>
          <w:w w:val="105"/>
          <w:sz w:val="16"/>
        </w:rPr>
        <w:t>the</w:t>
      </w:r>
      <w:r>
        <w:rPr>
          <w:spacing w:val="21"/>
          <w:w w:val="105"/>
          <w:sz w:val="16"/>
        </w:rPr>
        <w:t xml:space="preserve"> </w:t>
      </w:r>
      <w:r>
        <w:rPr>
          <w:w w:val="105"/>
          <w:sz w:val="16"/>
        </w:rPr>
        <w:t>GC</w:t>
      </w:r>
      <w:r>
        <w:rPr>
          <w:spacing w:val="22"/>
          <w:w w:val="105"/>
          <w:sz w:val="16"/>
        </w:rPr>
        <w:t xml:space="preserve"> </w:t>
      </w:r>
      <w:r>
        <w:rPr>
          <w:w w:val="105"/>
          <w:sz w:val="16"/>
        </w:rPr>
        <w:t>Wealth</w:t>
      </w:r>
      <w:r>
        <w:rPr>
          <w:spacing w:val="21"/>
          <w:w w:val="105"/>
          <w:sz w:val="16"/>
        </w:rPr>
        <w:t xml:space="preserve"> </w:t>
      </w:r>
      <w:r>
        <w:rPr>
          <w:w w:val="105"/>
          <w:sz w:val="16"/>
        </w:rPr>
        <w:t>Project: notes on the primary source of data and their nature</w:t>
      </w:r>
    </w:p>
    <w:p w14:paraId="75524766" w14:textId="77777777" w:rsidR="00620CF6" w:rsidRDefault="00620CF6">
      <w:pPr>
        <w:pStyle w:val="BodyText"/>
        <w:spacing w:before="8"/>
        <w:rPr>
          <w:sz w:val="16"/>
        </w:rPr>
      </w:pPr>
    </w:p>
    <w:p w14:paraId="708A1168" w14:textId="77777777" w:rsidR="00620CF6" w:rsidRDefault="00000000">
      <w:pPr>
        <w:tabs>
          <w:tab w:val="left" w:pos="1783"/>
          <w:tab w:val="left" w:pos="8258"/>
        </w:tabs>
        <w:spacing w:before="112"/>
        <w:ind w:left="933"/>
        <w:rPr>
          <w:sz w:val="16"/>
        </w:rPr>
      </w:pPr>
      <w:r>
        <w:rPr>
          <w:spacing w:val="-2"/>
          <w:sz w:val="16"/>
        </w:rPr>
        <w:t>Country</w:t>
      </w:r>
      <w:r>
        <w:rPr>
          <w:sz w:val="16"/>
        </w:rPr>
        <w:tab/>
        <w:t>Original</w:t>
      </w:r>
      <w:r>
        <w:rPr>
          <w:spacing w:val="21"/>
          <w:sz w:val="16"/>
        </w:rPr>
        <w:t xml:space="preserve"> </w:t>
      </w:r>
      <w:r>
        <w:rPr>
          <w:spacing w:val="-2"/>
          <w:sz w:val="16"/>
        </w:rPr>
        <w:t>Source</w:t>
      </w:r>
      <w:r>
        <w:rPr>
          <w:sz w:val="16"/>
        </w:rPr>
        <w:tab/>
        <w:t>Data</w:t>
      </w:r>
      <w:r>
        <w:rPr>
          <w:spacing w:val="42"/>
          <w:sz w:val="16"/>
        </w:rPr>
        <w:t xml:space="preserve"> </w:t>
      </w:r>
      <w:r>
        <w:rPr>
          <w:spacing w:val="-4"/>
          <w:sz w:val="16"/>
        </w:rPr>
        <w:t>Type</w:t>
      </w:r>
    </w:p>
    <w:p w14:paraId="7BCABEA2" w14:textId="77777777" w:rsidR="00620CF6" w:rsidRDefault="00620CF6">
      <w:pPr>
        <w:pStyle w:val="BodyText"/>
        <w:rPr>
          <w:sz w:val="16"/>
        </w:rPr>
      </w:pPr>
    </w:p>
    <w:p w14:paraId="2C0056CC" w14:textId="77777777" w:rsidR="00620CF6" w:rsidRDefault="00000000">
      <w:pPr>
        <w:tabs>
          <w:tab w:val="left" w:pos="1783"/>
          <w:tab w:val="left" w:pos="8258"/>
        </w:tabs>
        <w:spacing w:before="1"/>
        <w:ind w:left="998"/>
        <w:rPr>
          <w:sz w:val="16"/>
        </w:rPr>
      </w:pPr>
      <w:r>
        <w:rPr>
          <w:spacing w:val="-2"/>
          <w:w w:val="105"/>
          <w:sz w:val="16"/>
        </w:rPr>
        <w:t>Austria</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240E9306" w14:textId="77777777" w:rsidR="00620CF6" w:rsidRDefault="00000000">
      <w:pPr>
        <w:tabs>
          <w:tab w:val="left" w:pos="1783"/>
          <w:tab w:val="left" w:pos="8258"/>
        </w:tabs>
        <w:spacing w:before="116"/>
        <w:ind w:left="935"/>
        <w:rPr>
          <w:sz w:val="16"/>
        </w:rPr>
      </w:pPr>
      <w:r>
        <w:rPr>
          <w:spacing w:val="-2"/>
          <w:w w:val="105"/>
          <w:sz w:val="16"/>
        </w:rPr>
        <w:t>Belgium</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5E2B0885" w14:textId="77777777" w:rsidR="00620CF6" w:rsidRDefault="00000000">
      <w:pPr>
        <w:tabs>
          <w:tab w:val="left" w:pos="1783"/>
          <w:tab w:val="left" w:pos="8258"/>
        </w:tabs>
        <w:spacing w:before="116"/>
        <w:ind w:left="1102"/>
        <w:rPr>
          <w:sz w:val="16"/>
        </w:rPr>
      </w:pPr>
      <w:r>
        <w:rPr>
          <w:spacing w:val="-4"/>
          <w:w w:val="105"/>
          <w:sz w:val="16"/>
        </w:rPr>
        <w:t>China</w:t>
      </w:r>
      <w:r>
        <w:rPr>
          <w:sz w:val="16"/>
        </w:rPr>
        <w:tab/>
      </w:r>
      <w:r>
        <w:rPr>
          <w:w w:val="105"/>
          <w:sz w:val="16"/>
        </w:rPr>
        <w:t>Piketty</w:t>
      </w:r>
      <w:r>
        <w:rPr>
          <w:spacing w:val="19"/>
          <w:w w:val="105"/>
          <w:sz w:val="16"/>
        </w:rPr>
        <w:t xml:space="preserve"> </w:t>
      </w:r>
      <w:r>
        <w:rPr>
          <w:w w:val="105"/>
          <w:sz w:val="16"/>
        </w:rPr>
        <w:t>et</w:t>
      </w:r>
      <w:r>
        <w:rPr>
          <w:spacing w:val="19"/>
          <w:w w:val="105"/>
          <w:sz w:val="16"/>
        </w:rPr>
        <w:t xml:space="preserve"> </w:t>
      </w:r>
      <w:r>
        <w:rPr>
          <w:w w:val="105"/>
          <w:sz w:val="16"/>
        </w:rPr>
        <w:t>al.</w:t>
      </w:r>
      <w:r>
        <w:rPr>
          <w:spacing w:val="40"/>
          <w:w w:val="105"/>
          <w:sz w:val="16"/>
        </w:rPr>
        <w:t xml:space="preserve"> </w:t>
      </w:r>
      <w:r>
        <w:rPr>
          <w:spacing w:val="-2"/>
          <w:w w:val="105"/>
          <w:sz w:val="16"/>
        </w:rPr>
        <w:t>(2019).</w:t>
      </w:r>
      <w:r>
        <w:rPr>
          <w:sz w:val="16"/>
        </w:rPr>
        <w:tab/>
      </w:r>
      <w:r>
        <w:rPr>
          <w:w w:val="105"/>
          <w:sz w:val="16"/>
        </w:rPr>
        <w:t>Wealth</w:t>
      </w:r>
      <w:r>
        <w:rPr>
          <w:spacing w:val="-2"/>
          <w:w w:val="105"/>
          <w:sz w:val="16"/>
        </w:rPr>
        <w:t xml:space="preserve"> </w:t>
      </w:r>
      <w:r>
        <w:rPr>
          <w:w w:val="105"/>
          <w:sz w:val="16"/>
        </w:rPr>
        <w:t>survey</w:t>
      </w:r>
      <w:r>
        <w:rPr>
          <w:spacing w:val="-2"/>
          <w:w w:val="105"/>
          <w:sz w:val="16"/>
        </w:rPr>
        <w:t xml:space="preserve"> </w:t>
      </w:r>
      <w:r>
        <w:rPr>
          <w:w w:val="105"/>
          <w:sz w:val="16"/>
        </w:rPr>
        <w:t>(with</w:t>
      </w:r>
      <w:r>
        <w:rPr>
          <w:spacing w:val="-2"/>
          <w:w w:val="105"/>
          <w:sz w:val="16"/>
        </w:rPr>
        <w:t xml:space="preserve"> adjustments)</w:t>
      </w:r>
    </w:p>
    <w:p w14:paraId="33F2D120" w14:textId="77777777" w:rsidR="00620CF6" w:rsidRDefault="00000000">
      <w:pPr>
        <w:tabs>
          <w:tab w:val="left" w:pos="1783"/>
          <w:tab w:val="left" w:pos="8258"/>
        </w:tabs>
        <w:spacing w:before="116"/>
        <w:ind w:left="1012"/>
        <w:rPr>
          <w:sz w:val="16"/>
        </w:rPr>
      </w:pPr>
      <w:r>
        <w:rPr>
          <w:spacing w:val="-2"/>
          <w:w w:val="105"/>
          <w:sz w:val="16"/>
        </w:rPr>
        <w:t>Cyprus</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054D874E" w14:textId="77777777" w:rsidR="00620CF6" w:rsidRDefault="00000000">
      <w:pPr>
        <w:tabs>
          <w:tab w:val="left" w:pos="1783"/>
          <w:tab w:val="left" w:pos="8258"/>
        </w:tabs>
        <w:spacing w:before="117"/>
        <w:ind w:left="989"/>
        <w:rPr>
          <w:sz w:val="16"/>
        </w:rPr>
      </w:pPr>
      <w:r>
        <w:rPr>
          <w:spacing w:val="-2"/>
          <w:w w:val="105"/>
          <w:sz w:val="16"/>
        </w:rPr>
        <w:t>Croatia</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0A4C642D" w14:textId="77777777" w:rsidR="00620CF6" w:rsidRDefault="00620CF6">
      <w:pPr>
        <w:pStyle w:val="BodyText"/>
        <w:spacing w:before="10"/>
        <w:rPr>
          <w:sz w:val="7"/>
        </w:rPr>
      </w:pPr>
    </w:p>
    <w:p w14:paraId="2FABC59A" w14:textId="77777777" w:rsidR="00620CF6" w:rsidRDefault="00620CF6">
      <w:pPr>
        <w:rPr>
          <w:sz w:val="7"/>
        </w:rPr>
        <w:sectPr w:rsidR="00620CF6" w:rsidSect="00D60468">
          <w:pgSz w:w="15840" w:h="12240" w:orient="landscape"/>
          <w:pgMar w:top="1380" w:right="680" w:bottom="280" w:left="2260" w:header="720" w:footer="720" w:gutter="0"/>
          <w:cols w:space="720"/>
        </w:sectPr>
      </w:pPr>
    </w:p>
    <w:p w14:paraId="6BC861B6" w14:textId="77777777" w:rsidR="00620CF6" w:rsidRDefault="00000000">
      <w:pPr>
        <w:tabs>
          <w:tab w:val="left" w:pos="1783"/>
        </w:tabs>
        <w:spacing w:before="105" w:line="369" w:lineRule="auto"/>
        <w:ind w:left="1783" w:hanging="919"/>
        <w:rPr>
          <w:sz w:val="16"/>
        </w:rPr>
      </w:pPr>
      <w:r>
        <w:rPr>
          <w:spacing w:val="-2"/>
          <w:w w:val="105"/>
          <w:sz w:val="16"/>
        </w:rPr>
        <w:t>Denmark</w:t>
      </w:r>
      <w:r>
        <w:rPr>
          <w:sz w:val="16"/>
        </w:rPr>
        <w:tab/>
      </w:r>
      <w:r>
        <w:rPr>
          <w:w w:val="105"/>
          <w:sz w:val="16"/>
        </w:rPr>
        <w:t>Jakobsen et al.</w:t>
      </w:r>
      <w:r>
        <w:rPr>
          <w:spacing w:val="40"/>
          <w:w w:val="105"/>
          <w:sz w:val="16"/>
        </w:rPr>
        <w:t xml:space="preserve"> </w:t>
      </w:r>
      <w:r>
        <w:rPr>
          <w:w w:val="105"/>
          <w:sz w:val="16"/>
        </w:rPr>
        <w:t>(2020); Survey-based estimates for Finland of Blanchet &amp; Martínez-Toledano (2022) are adjusted to align with Jakobsen et al.</w:t>
      </w:r>
      <w:r>
        <w:rPr>
          <w:spacing w:val="25"/>
          <w:w w:val="105"/>
          <w:sz w:val="16"/>
        </w:rPr>
        <w:t xml:space="preserve"> </w:t>
      </w:r>
      <w:r>
        <w:rPr>
          <w:w w:val="105"/>
          <w:sz w:val="16"/>
        </w:rPr>
        <w:t>(2020)</w:t>
      </w:r>
    </w:p>
    <w:p w14:paraId="015968E0" w14:textId="77777777" w:rsidR="00620CF6" w:rsidRDefault="00000000">
      <w:pPr>
        <w:spacing w:before="105" w:line="369" w:lineRule="auto"/>
        <w:ind w:left="839" w:right="150"/>
        <w:rPr>
          <w:sz w:val="16"/>
        </w:rPr>
      </w:pPr>
      <w:r>
        <w:br w:type="column"/>
      </w:r>
      <w:r>
        <w:rPr>
          <w:w w:val="105"/>
          <w:sz w:val="16"/>
        </w:rPr>
        <w:t xml:space="preserve">Wealth tax/register data, other sources, and national </w:t>
      </w:r>
      <w:r>
        <w:rPr>
          <w:spacing w:val="-2"/>
          <w:w w:val="105"/>
          <w:sz w:val="16"/>
        </w:rPr>
        <w:t>accounts</w:t>
      </w:r>
    </w:p>
    <w:p w14:paraId="5E190043" w14:textId="77777777" w:rsidR="00620CF6" w:rsidRDefault="00620CF6">
      <w:pPr>
        <w:spacing w:line="369" w:lineRule="auto"/>
        <w:rPr>
          <w:sz w:val="16"/>
        </w:rPr>
        <w:sectPr w:rsidR="00620CF6" w:rsidSect="00D60468">
          <w:type w:val="continuous"/>
          <w:pgSz w:w="15840" w:h="12240" w:orient="landscape"/>
          <w:pgMar w:top="1620" w:right="680" w:bottom="280" w:left="2260" w:header="720" w:footer="720" w:gutter="0"/>
          <w:cols w:num="2" w:space="720" w:equalWidth="0">
            <w:col w:w="7380" w:space="40"/>
            <w:col w:w="5480"/>
          </w:cols>
        </w:sectPr>
      </w:pPr>
    </w:p>
    <w:p w14:paraId="002BEE99" w14:textId="77777777" w:rsidR="00620CF6" w:rsidRDefault="00000000">
      <w:pPr>
        <w:tabs>
          <w:tab w:val="left" w:pos="1783"/>
          <w:tab w:val="left" w:pos="8258"/>
        </w:tabs>
        <w:spacing w:before="6"/>
        <w:ind w:left="986"/>
        <w:rPr>
          <w:sz w:val="16"/>
        </w:rPr>
      </w:pPr>
      <w:r>
        <w:rPr>
          <w:noProof/>
        </w:rPr>
        <mc:AlternateContent>
          <mc:Choice Requires="wps">
            <w:drawing>
              <wp:anchor distT="0" distB="0" distL="0" distR="0" simplePos="0" relativeHeight="15771136" behindDoc="0" locked="0" layoutInCell="1" allowOverlap="1" wp14:anchorId="569A2A43" wp14:editId="73543DDA">
                <wp:simplePos x="0" y="0"/>
                <wp:positionH relativeFrom="page">
                  <wp:posOffset>899998</wp:posOffset>
                </wp:positionH>
                <wp:positionV relativeFrom="page">
                  <wp:posOffset>1495196</wp:posOffset>
                </wp:positionV>
                <wp:extent cx="8735695" cy="1270"/>
                <wp:effectExtent l="0" t="0" r="0" b="0"/>
                <wp:wrapNone/>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35695" cy="1270"/>
                        </a:xfrm>
                        <a:custGeom>
                          <a:avLst/>
                          <a:gdLst/>
                          <a:ahLst/>
                          <a:cxnLst/>
                          <a:rect l="l" t="t" r="r" b="b"/>
                          <a:pathLst>
                            <a:path w="8735695">
                              <a:moveTo>
                                <a:pt x="0" y="0"/>
                              </a:moveTo>
                              <a:lnTo>
                                <a:pt x="8735491"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8C4F77" id="Graphic 163" o:spid="_x0000_s1026" style="position:absolute;margin-left:70.85pt;margin-top:117.75pt;width:687.85pt;height:.1pt;z-index:15771136;visibility:visible;mso-wrap-style:square;mso-wrap-distance-left:0;mso-wrap-distance-top:0;mso-wrap-distance-right:0;mso-wrap-distance-bottom:0;mso-position-horizontal:absolute;mso-position-horizontal-relative:page;mso-position-vertical:absolute;mso-position-vertical-relative:page;v-text-anchor:top" coordsize="8735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" path="m,l8735491,e" filled="f" strokeweight=".28114mm">
                <v:path arrowok="t"/>
                <w10:wrap anchorx="page" anchory="page"/>
              </v:shape>
            </w:pict>
          </mc:Fallback>
        </mc:AlternateContent>
      </w:r>
      <w:r>
        <w:rPr>
          <w:noProof/>
        </w:rPr>
        <mc:AlternateContent>
          <mc:Choice Requires="wps">
            <w:drawing>
              <wp:anchor distT="0" distB="0" distL="0" distR="0" simplePos="0" relativeHeight="15771648" behindDoc="0" locked="0" layoutInCell="1" allowOverlap="1" wp14:anchorId="01D5DB85" wp14:editId="04533298">
                <wp:simplePos x="0" y="0"/>
                <wp:positionH relativeFrom="page">
                  <wp:posOffset>899998</wp:posOffset>
                </wp:positionH>
                <wp:positionV relativeFrom="page">
                  <wp:posOffset>1771586</wp:posOffset>
                </wp:positionV>
                <wp:extent cx="8735695" cy="1270"/>
                <wp:effectExtent l="0" t="0" r="0" b="0"/>
                <wp:wrapNone/>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35695" cy="1270"/>
                        </a:xfrm>
                        <a:custGeom>
                          <a:avLst/>
                          <a:gdLst/>
                          <a:ahLst/>
                          <a:cxnLst/>
                          <a:rect l="l" t="t" r="r" b="b"/>
                          <a:pathLst>
                            <a:path w="8735695">
                              <a:moveTo>
                                <a:pt x="0" y="0"/>
                              </a:moveTo>
                              <a:lnTo>
                                <a:pt x="8735491" y="0"/>
                              </a:lnTo>
                            </a:path>
                          </a:pathLst>
                        </a:custGeom>
                        <a:ln w="632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73B12D" id="Graphic 164" o:spid="_x0000_s1026" style="position:absolute;margin-left:70.85pt;margin-top:139.5pt;width:687.85pt;height:.1pt;z-index:15771648;visibility:visible;mso-wrap-style:square;mso-wrap-distance-left:0;mso-wrap-distance-top:0;mso-wrap-distance-right:0;mso-wrap-distance-bottom:0;mso-position-horizontal:absolute;mso-position-horizontal-relative:page;mso-position-vertical:absolute;mso-position-vertical-relative:page;v-text-anchor:top" coordsize="8735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" path="m,l8735491,e" filled="f" strokeweight=".17575mm">
                <v:path arrowok="t"/>
                <w10:wrap anchorx="page" anchory="page"/>
              </v:shape>
            </w:pict>
          </mc:Fallback>
        </mc:AlternateContent>
      </w:r>
      <w:r>
        <w:rPr>
          <w:spacing w:val="-2"/>
          <w:w w:val="105"/>
          <w:sz w:val="16"/>
        </w:rPr>
        <w:t>Estonia</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306D23DF" w14:textId="77777777" w:rsidR="00620CF6" w:rsidRDefault="00000000">
      <w:pPr>
        <w:tabs>
          <w:tab w:val="left" w:pos="1783"/>
          <w:tab w:val="left" w:pos="8258"/>
        </w:tabs>
        <w:spacing w:before="116"/>
        <w:ind w:left="973"/>
        <w:rPr>
          <w:sz w:val="16"/>
        </w:rPr>
      </w:pPr>
      <w:r>
        <w:rPr>
          <w:spacing w:val="-2"/>
          <w:w w:val="105"/>
          <w:sz w:val="16"/>
        </w:rPr>
        <w:t>Finland</w:t>
      </w:r>
      <w:r>
        <w:rPr>
          <w:sz w:val="16"/>
        </w:rPr>
        <w:tab/>
      </w:r>
      <w:r>
        <w:rPr>
          <w:w w:val="105"/>
          <w:sz w:val="16"/>
        </w:rPr>
        <w:t>Blanchet</w:t>
      </w:r>
      <w:r>
        <w:rPr>
          <w:spacing w:val="-1"/>
          <w:w w:val="105"/>
          <w:sz w:val="16"/>
        </w:rPr>
        <w:t xml:space="preserve"> </w:t>
      </w:r>
      <w:r>
        <w:rPr>
          <w:w w:val="105"/>
          <w:sz w:val="16"/>
        </w:rPr>
        <w:t xml:space="preserve">&amp; Martínez-Toledano </w:t>
      </w:r>
      <w:r>
        <w:rPr>
          <w:spacing w:val="-2"/>
          <w:w w:val="105"/>
          <w:sz w:val="16"/>
        </w:rPr>
        <w:t>(2022)</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6605F601" w14:textId="77777777" w:rsidR="00620CF6" w:rsidRDefault="00000000">
      <w:pPr>
        <w:tabs>
          <w:tab w:val="left" w:pos="1783"/>
          <w:tab w:val="left" w:pos="8258"/>
        </w:tabs>
        <w:spacing w:before="116" w:line="369" w:lineRule="auto"/>
        <w:ind w:left="8259" w:right="697" w:hanging="7206"/>
        <w:rPr>
          <w:sz w:val="16"/>
        </w:rPr>
      </w:pPr>
      <w:r>
        <w:rPr>
          <w:spacing w:val="-2"/>
          <w:w w:val="105"/>
          <w:sz w:val="16"/>
        </w:rPr>
        <w:t>France</w:t>
      </w:r>
      <w:r>
        <w:rPr>
          <w:sz w:val="16"/>
        </w:rPr>
        <w:tab/>
      </w:r>
      <w:proofErr w:type="spellStart"/>
      <w:r>
        <w:rPr>
          <w:w w:val="105"/>
          <w:sz w:val="16"/>
        </w:rPr>
        <w:t>Garbinti</w:t>
      </w:r>
      <w:proofErr w:type="spellEnd"/>
      <w:r>
        <w:rPr>
          <w:w w:val="105"/>
          <w:sz w:val="16"/>
        </w:rPr>
        <w:t xml:space="preserve"> et al.</w:t>
      </w:r>
      <w:r>
        <w:rPr>
          <w:spacing w:val="40"/>
          <w:w w:val="105"/>
          <w:sz w:val="16"/>
        </w:rPr>
        <w:t xml:space="preserve"> </w:t>
      </w:r>
      <w:r>
        <w:rPr>
          <w:w w:val="105"/>
          <w:sz w:val="16"/>
        </w:rPr>
        <w:t>(2021)</w:t>
      </w:r>
      <w:r>
        <w:rPr>
          <w:sz w:val="16"/>
        </w:rPr>
        <w:tab/>
      </w:r>
      <w:r>
        <w:rPr>
          <w:w w:val="105"/>
          <w:sz w:val="16"/>
        </w:rPr>
        <w:t>Capital</w:t>
      </w:r>
      <w:r>
        <w:rPr>
          <w:spacing w:val="-2"/>
          <w:w w:val="105"/>
          <w:sz w:val="16"/>
        </w:rPr>
        <w:t xml:space="preserve"> </w:t>
      </w:r>
      <w:r>
        <w:rPr>
          <w:w w:val="105"/>
          <w:sz w:val="16"/>
        </w:rPr>
        <w:t>income</w:t>
      </w:r>
      <w:r>
        <w:rPr>
          <w:spacing w:val="-2"/>
          <w:w w:val="105"/>
          <w:sz w:val="16"/>
        </w:rPr>
        <w:t xml:space="preserve"> </w:t>
      </w:r>
      <w:r>
        <w:rPr>
          <w:w w:val="105"/>
          <w:sz w:val="16"/>
        </w:rPr>
        <w:t>tax</w:t>
      </w:r>
      <w:r>
        <w:rPr>
          <w:spacing w:val="-2"/>
          <w:w w:val="105"/>
          <w:sz w:val="16"/>
        </w:rPr>
        <w:t xml:space="preserve"> </w:t>
      </w:r>
      <w:r>
        <w:rPr>
          <w:w w:val="105"/>
          <w:sz w:val="16"/>
        </w:rPr>
        <w:t>data,</w:t>
      </w:r>
      <w:r>
        <w:rPr>
          <w:spacing w:val="-2"/>
          <w:w w:val="105"/>
          <w:sz w:val="16"/>
        </w:rPr>
        <w:t xml:space="preserve"> </w:t>
      </w:r>
      <w:r>
        <w:rPr>
          <w:w w:val="105"/>
          <w:sz w:val="16"/>
        </w:rPr>
        <w:t>wealth</w:t>
      </w:r>
      <w:r>
        <w:rPr>
          <w:spacing w:val="-2"/>
          <w:w w:val="105"/>
          <w:sz w:val="16"/>
        </w:rPr>
        <w:t xml:space="preserve"> </w:t>
      </w:r>
      <w:r>
        <w:rPr>
          <w:w w:val="105"/>
          <w:sz w:val="16"/>
        </w:rPr>
        <w:t>survey,</w:t>
      </w:r>
      <w:r>
        <w:rPr>
          <w:spacing w:val="-2"/>
          <w:w w:val="105"/>
          <w:sz w:val="16"/>
        </w:rPr>
        <w:t xml:space="preserve"> </w:t>
      </w:r>
      <w:r>
        <w:rPr>
          <w:w w:val="105"/>
          <w:sz w:val="16"/>
        </w:rPr>
        <w:t>and</w:t>
      </w:r>
      <w:r>
        <w:rPr>
          <w:spacing w:val="-2"/>
          <w:w w:val="105"/>
          <w:sz w:val="16"/>
        </w:rPr>
        <w:t xml:space="preserve"> </w:t>
      </w:r>
      <w:r>
        <w:rPr>
          <w:w w:val="105"/>
          <w:sz w:val="16"/>
        </w:rPr>
        <w:t xml:space="preserve">national </w:t>
      </w:r>
      <w:r>
        <w:rPr>
          <w:spacing w:val="-2"/>
          <w:w w:val="105"/>
          <w:sz w:val="16"/>
        </w:rPr>
        <w:t>accounts</w:t>
      </w:r>
    </w:p>
    <w:p w14:paraId="0DBB8458" w14:textId="77777777" w:rsidR="00620CF6" w:rsidRDefault="00000000">
      <w:pPr>
        <w:tabs>
          <w:tab w:val="left" w:pos="1783"/>
          <w:tab w:val="left" w:pos="8258"/>
        </w:tabs>
        <w:spacing w:line="369" w:lineRule="auto"/>
        <w:ind w:left="8259" w:right="697" w:hanging="7393"/>
        <w:rPr>
          <w:sz w:val="16"/>
        </w:rPr>
      </w:pPr>
      <w:r>
        <w:rPr>
          <w:spacing w:val="-2"/>
          <w:w w:val="105"/>
          <w:sz w:val="16"/>
        </w:rPr>
        <w:t>Germany</w:t>
      </w:r>
      <w:r>
        <w:rPr>
          <w:sz w:val="16"/>
        </w:rPr>
        <w:tab/>
      </w:r>
      <w:r>
        <w:rPr>
          <w:w w:val="105"/>
          <w:sz w:val="16"/>
        </w:rPr>
        <w:t>Albers et al.</w:t>
      </w:r>
      <w:r>
        <w:rPr>
          <w:spacing w:val="40"/>
          <w:w w:val="105"/>
          <w:sz w:val="16"/>
        </w:rPr>
        <w:t xml:space="preserve"> </w:t>
      </w:r>
      <w:r>
        <w:rPr>
          <w:w w:val="105"/>
          <w:sz w:val="16"/>
        </w:rPr>
        <w:t>(2022)</w:t>
      </w:r>
      <w:r>
        <w:rPr>
          <w:sz w:val="16"/>
        </w:rPr>
        <w:tab/>
      </w:r>
      <w:r>
        <w:rPr>
          <w:w w:val="105"/>
          <w:sz w:val="16"/>
        </w:rPr>
        <w:t xml:space="preserve">Wealth tax/register data, other sources, and national </w:t>
      </w:r>
      <w:r>
        <w:rPr>
          <w:spacing w:val="-2"/>
          <w:w w:val="105"/>
          <w:sz w:val="16"/>
        </w:rPr>
        <w:t>accounts</w:t>
      </w:r>
    </w:p>
    <w:p w14:paraId="6DD0E0BC" w14:textId="77777777" w:rsidR="00620CF6" w:rsidRDefault="00000000">
      <w:pPr>
        <w:tabs>
          <w:tab w:val="left" w:pos="1783"/>
          <w:tab w:val="left" w:pos="8258"/>
        </w:tabs>
        <w:spacing w:before="99"/>
        <w:ind w:left="1044"/>
        <w:rPr>
          <w:sz w:val="16"/>
        </w:rPr>
      </w:pPr>
      <w:r>
        <w:rPr>
          <w:spacing w:val="-2"/>
          <w:w w:val="105"/>
          <w:sz w:val="16"/>
        </w:rPr>
        <w:t>Greece</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014A720E" w14:textId="77777777" w:rsidR="00620CF6" w:rsidRDefault="00000000">
      <w:pPr>
        <w:tabs>
          <w:tab w:val="left" w:pos="1783"/>
          <w:tab w:val="left" w:pos="8258"/>
        </w:tabs>
        <w:spacing w:before="116"/>
        <w:ind w:left="904"/>
        <w:rPr>
          <w:sz w:val="16"/>
        </w:rPr>
      </w:pPr>
      <w:r>
        <w:rPr>
          <w:spacing w:val="-2"/>
          <w:w w:val="105"/>
          <w:sz w:val="16"/>
        </w:rPr>
        <w:t>Hungary</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200629FA" w14:textId="77777777" w:rsidR="00620CF6" w:rsidRDefault="00000000">
      <w:pPr>
        <w:tabs>
          <w:tab w:val="left" w:pos="1783"/>
          <w:tab w:val="left" w:pos="8258"/>
        </w:tabs>
        <w:spacing w:before="116"/>
        <w:ind w:left="1163"/>
        <w:rPr>
          <w:sz w:val="16"/>
        </w:rPr>
      </w:pPr>
      <w:r>
        <w:rPr>
          <w:spacing w:val="-2"/>
          <w:w w:val="105"/>
          <w:sz w:val="16"/>
        </w:rPr>
        <w:t>India</w:t>
      </w:r>
      <w:r>
        <w:rPr>
          <w:sz w:val="16"/>
        </w:rPr>
        <w:tab/>
      </w:r>
      <w:r>
        <w:rPr>
          <w:w w:val="105"/>
          <w:sz w:val="16"/>
        </w:rPr>
        <w:t>Bharti</w:t>
      </w:r>
      <w:r>
        <w:rPr>
          <w:spacing w:val="35"/>
          <w:w w:val="105"/>
          <w:sz w:val="16"/>
        </w:rPr>
        <w:t xml:space="preserve"> </w:t>
      </w:r>
      <w:r>
        <w:rPr>
          <w:spacing w:val="-2"/>
          <w:w w:val="105"/>
          <w:sz w:val="16"/>
        </w:rPr>
        <w:t>(2018)</w:t>
      </w:r>
      <w:r>
        <w:rPr>
          <w:sz w:val="16"/>
        </w:rPr>
        <w:tab/>
      </w:r>
      <w:r>
        <w:rPr>
          <w:w w:val="105"/>
          <w:sz w:val="16"/>
        </w:rPr>
        <w:t>Wealth</w:t>
      </w:r>
      <w:r>
        <w:rPr>
          <w:spacing w:val="-2"/>
          <w:w w:val="105"/>
          <w:sz w:val="16"/>
        </w:rPr>
        <w:t xml:space="preserve"> </w:t>
      </w:r>
      <w:r>
        <w:rPr>
          <w:w w:val="105"/>
          <w:sz w:val="16"/>
        </w:rPr>
        <w:t>survey</w:t>
      </w:r>
      <w:r>
        <w:rPr>
          <w:spacing w:val="-2"/>
          <w:w w:val="105"/>
          <w:sz w:val="16"/>
        </w:rPr>
        <w:t xml:space="preserve"> </w:t>
      </w:r>
      <w:r>
        <w:rPr>
          <w:w w:val="105"/>
          <w:sz w:val="16"/>
        </w:rPr>
        <w:t>(with</w:t>
      </w:r>
      <w:r>
        <w:rPr>
          <w:spacing w:val="-2"/>
          <w:w w:val="105"/>
          <w:sz w:val="16"/>
        </w:rPr>
        <w:t xml:space="preserve"> adjustments)</w:t>
      </w:r>
    </w:p>
    <w:p w14:paraId="278519B7" w14:textId="77777777" w:rsidR="00620CF6" w:rsidRDefault="00000000">
      <w:pPr>
        <w:tabs>
          <w:tab w:val="left" w:pos="1783"/>
          <w:tab w:val="left" w:pos="8258"/>
        </w:tabs>
        <w:spacing w:before="117"/>
        <w:ind w:left="1022"/>
        <w:rPr>
          <w:sz w:val="16"/>
        </w:rPr>
      </w:pPr>
      <w:r>
        <w:rPr>
          <w:spacing w:val="-2"/>
          <w:w w:val="105"/>
          <w:sz w:val="16"/>
        </w:rPr>
        <w:t>Ireland</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383841CF" w14:textId="77777777" w:rsidR="00620CF6" w:rsidRDefault="00000000">
      <w:pPr>
        <w:tabs>
          <w:tab w:val="left" w:pos="1783"/>
          <w:tab w:val="left" w:pos="8258"/>
        </w:tabs>
        <w:spacing w:before="116" w:line="369" w:lineRule="auto"/>
        <w:ind w:left="8259" w:right="498" w:hanging="7063"/>
        <w:rPr>
          <w:sz w:val="16"/>
        </w:rPr>
      </w:pPr>
      <w:r>
        <w:rPr>
          <w:spacing w:val="-2"/>
          <w:w w:val="105"/>
          <w:sz w:val="16"/>
        </w:rPr>
        <w:t>Italy</w:t>
      </w:r>
      <w:r>
        <w:rPr>
          <w:sz w:val="16"/>
        </w:rPr>
        <w:tab/>
      </w:r>
      <w:r>
        <w:rPr>
          <w:w w:val="105"/>
          <w:sz w:val="16"/>
        </w:rPr>
        <w:t>Acciari et al.</w:t>
      </w:r>
      <w:r>
        <w:rPr>
          <w:spacing w:val="40"/>
          <w:w w:val="105"/>
          <w:sz w:val="16"/>
        </w:rPr>
        <w:t xml:space="preserve"> </w:t>
      </w:r>
      <w:r>
        <w:rPr>
          <w:w w:val="105"/>
          <w:sz w:val="16"/>
        </w:rPr>
        <w:t>(2022)</w:t>
      </w:r>
      <w:r>
        <w:rPr>
          <w:sz w:val="16"/>
        </w:rPr>
        <w:tab/>
      </w:r>
      <w:r>
        <w:rPr>
          <w:w w:val="105"/>
          <w:sz w:val="16"/>
        </w:rPr>
        <w:t xml:space="preserve">Inheritance/estate tax data, wealth survey and national </w:t>
      </w:r>
      <w:r>
        <w:rPr>
          <w:spacing w:val="-2"/>
          <w:w w:val="105"/>
          <w:sz w:val="16"/>
        </w:rPr>
        <w:t>accounts</w:t>
      </w:r>
    </w:p>
    <w:p w14:paraId="6141667F" w14:textId="77777777" w:rsidR="00620CF6" w:rsidRDefault="00000000">
      <w:pPr>
        <w:tabs>
          <w:tab w:val="left" w:pos="1783"/>
          <w:tab w:val="left" w:pos="8258"/>
        </w:tabs>
        <w:spacing w:before="99"/>
        <w:ind w:left="1107"/>
        <w:rPr>
          <w:sz w:val="16"/>
        </w:rPr>
      </w:pPr>
      <w:r>
        <w:rPr>
          <w:spacing w:val="-2"/>
          <w:w w:val="105"/>
          <w:sz w:val="16"/>
        </w:rPr>
        <w:t>Korea</w:t>
      </w:r>
      <w:r>
        <w:rPr>
          <w:sz w:val="16"/>
        </w:rPr>
        <w:tab/>
      </w:r>
      <w:r>
        <w:rPr>
          <w:w w:val="105"/>
          <w:sz w:val="16"/>
        </w:rPr>
        <w:t>Kim</w:t>
      </w:r>
      <w:r>
        <w:rPr>
          <w:spacing w:val="14"/>
          <w:w w:val="105"/>
          <w:sz w:val="16"/>
        </w:rPr>
        <w:t xml:space="preserve"> </w:t>
      </w:r>
      <w:r>
        <w:rPr>
          <w:spacing w:val="-2"/>
          <w:w w:val="105"/>
          <w:sz w:val="16"/>
        </w:rPr>
        <w:t>(2018)</w:t>
      </w:r>
      <w:r>
        <w:rPr>
          <w:sz w:val="16"/>
        </w:rPr>
        <w:tab/>
      </w:r>
      <w:r>
        <w:rPr>
          <w:w w:val="105"/>
          <w:sz w:val="16"/>
        </w:rPr>
        <w:t>Inheritance/estate</w:t>
      </w:r>
      <w:r>
        <w:rPr>
          <w:spacing w:val="39"/>
          <w:w w:val="105"/>
          <w:sz w:val="16"/>
        </w:rPr>
        <w:t xml:space="preserve"> </w:t>
      </w:r>
      <w:proofErr w:type="gramStart"/>
      <w:r>
        <w:rPr>
          <w:w w:val="105"/>
          <w:sz w:val="16"/>
        </w:rPr>
        <w:t>tax-</w:t>
      </w:r>
      <w:r>
        <w:rPr>
          <w:spacing w:val="-2"/>
          <w:w w:val="105"/>
          <w:sz w:val="16"/>
        </w:rPr>
        <w:t>based</w:t>
      </w:r>
      <w:proofErr w:type="gramEnd"/>
      <w:r>
        <w:rPr>
          <w:spacing w:val="-2"/>
          <w:w w:val="105"/>
          <w:sz w:val="16"/>
        </w:rPr>
        <w:t>.</w:t>
      </w:r>
    </w:p>
    <w:p w14:paraId="2505F273" w14:textId="77777777" w:rsidR="00620CF6" w:rsidRDefault="00000000">
      <w:pPr>
        <w:tabs>
          <w:tab w:val="left" w:pos="1783"/>
          <w:tab w:val="left" w:pos="8258"/>
        </w:tabs>
        <w:spacing w:before="116"/>
        <w:ind w:left="1067"/>
        <w:rPr>
          <w:sz w:val="16"/>
        </w:rPr>
      </w:pPr>
      <w:r>
        <w:rPr>
          <w:spacing w:val="-2"/>
          <w:w w:val="105"/>
          <w:sz w:val="16"/>
        </w:rPr>
        <w:t>Latvia</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7032F739" w14:textId="77777777" w:rsidR="00620CF6" w:rsidRDefault="00000000">
      <w:pPr>
        <w:tabs>
          <w:tab w:val="left" w:pos="951"/>
          <w:tab w:val="left" w:pos="7426"/>
        </w:tabs>
        <w:spacing w:before="117"/>
        <w:ind w:right="1900"/>
        <w:jc w:val="right"/>
        <w:rPr>
          <w:sz w:val="16"/>
        </w:rPr>
      </w:pPr>
      <w:r>
        <w:rPr>
          <w:spacing w:val="-2"/>
          <w:w w:val="105"/>
          <w:sz w:val="16"/>
        </w:rPr>
        <w:t>Lithuania</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6E43308D" w14:textId="77777777" w:rsidR="00620CF6" w:rsidRDefault="00000000">
      <w:pPr>
        <w:tabs>
          <w:tab w:val="left" w:pos="1168"/>
          <w:tab w:val="left" w:pos="7643"/>
        </w:tabs>
        <w:spacing w:before="116"/>
        <w:ind w:right="1900"/>
        <w:jc w:val="right"/>
        <w:rPr>
          <w:sz w:val="16"/>
        </w:rPr>
      </w:pPr>
      <w:r>
        <w:rPr>
          <w:spacing w:val="-2"/>
          <w:sz w:val="16"/>
        </w:rPr>
        <w:t>Luxembourg</w:t>
      </w:r>
      <w:r>
        <w:rPr>
          <w:sz w:val="16"/>
        </w:rPr>
        <w:tab/>
      </w:r>
      <w:r>
        <w:rPr>
          <w:spacing w:val="-4"/>
          <w:sz w:val="16"/>
        </w:rPr>
        <w:t>HFCS</w:t>
      </w:r>
      <w:r>
        <w:rPr>
          <w:sz w:val="16"/>
        </w:rPr>
        <w:tab/>
        <w:t>Wealth</w:t>
      </w:r>
      <w:r>
        <w:rPr>
          <w:spacing w:val="21"/>
          <w:sz w:val="16"/>
        </w:rPr>
        <w:t xml:space="preserve"> </w:t>
      </w:r>
      <w:r>
        <w:rPr>
          <w:sz w:val="16"/>
        </w:rPr>
        <w:t>survey</w:t>
      </w:r>
      <w:r>
        <w:rPr>
          <w:spacing w:val="22"/>
          <w:sz w:val="16"/>
        </w:rPr>
        <w:t xml:space="preserve"> </w:t>
      </w:r>
      <w:r>
        <w:rPr>
          <w:sz w:val="16"/>
        </w:rPr>
        <w:t>and</w:t>
      </w:r>
      <w:r>
        <w:rPr>
          <w:spacing w:val="22"/>
          <w:sz w:val="16"/>
        </w:rPr>
        <w:t xml:space="preserve"> </w:t>
      </w:r>
      <w:r>
        <w:rPr>
          <w:sz w:val="16"/>
        </w:rPr>
        <w:t>national</w:t>
      </w:r>
      <w:r>
        <w:rPr>
          <w:spacing w:val="21"/>
          <w:sz w:val="16"/>
        </w:rPr>
        <w:t xml:space="preserve"> </w:t>
      </w:r>
      <w:r>
        <w:rPr>
          <w:spacing w:val="-2"/>
          <w:sz w:val="16"/>
        </w:rPr>
        <w:t>accounts</w:t>
      </w:r>
    </w:p>
    <w:p w14:paraId="22AA9254" w14:textId="77777777" w:rsidR="00620CF6" w:rsidRDefault="00620CF6">
      <w:pPr>
        <w:jc w:val="right"/>
        <w:rPr>
          <w:sz w:val="16"/>
        </w:rPr>
        <w:sectPr w:rsidR="00620CF6" w:rsidSect="00D60468">
          <w:type w:val="continuous"/>
          <w:pgSz w:w="15840" w:h="12240" w:orient="landscape"/>
          <w:pgMar w:top="1620" w:right="680" w:bottom="280" w:left="2260" w:header="720" w:footer="720" w:gutter="0"/>
          <w:cols w:space="720"/>
        </w:sectPr>
      </w:pPr>
    </w:p>
    <w:p w14:paraId="04BC52CC" w14:textId="77777777" w:rsidR="00620CF6" w:rsidRDefault="00000000">
      <w:pPr>
        <w:tabs>
          <w:tab w:val="left" w:pos="1783"/>
          <w:tab w:val="left" w:pos="8258"/>
        </w:tabs>
        <w:spacing w:before="102"/>
        <w:ind w:left="1107"/>
        <w:rPr>
          <w:sz w:val="16"/>
        </w:rPr>
      </w:pPr>
      <w:r>
        <w:rPr>
          <w:spacing w:val="-4"/>
          <w:w w:val="105"/>
          <w:sz w:val="16"/>
        </w:rPr>
        <w:lastRenderedPageBreak/>
        <w:t>Malta</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47C10B04" w14:textId="77777777" w:rsidR="00620CF6" w:rsidRDefault="00620CF6">
      <w:pPr>
        <w:pStyle w:val="BodyText"/>
        <w:spacing w:before="13"/>
        <w:rPr>
          <w:sz w:val="15"/>
        </w:rPr>
      </w:pPr>
    </w:p>
    <w:p w14:paraId="53D0670D" w14:textId="77777777" w:rsidR="00620CF6" w:rsidRDefault="00000000">
      <w:pPr>
        <w:tabs>
          <w:tab w:val="left" w:pos="1783"/>
          <w:tab w:val="left" w:pos="8258"/>
        </w:tabs>
        <w:spacing w:line="369" w:lineRule="auto"/>
        <w:ind w:left="8259" w:right="697" w:hanging="7605"/>
        <w:rPr>
          <w:sz w:val="16"/>
        </w:rPr>
      </w:pPr>
      <w:r>
        <w:rPr>
          <w:spacing w:val="-2"/>
          <w:w w:val="105"/>
          <w:sz w:val="16"/>
        </w:rPr>
        <w:t>Netherlands</w:t>
      </w:r>
      <w:r>
        <w:rPr>
          <w:sz w:val="16"/>
        </w:rPr>
        <w:tab/>
      </w:r>
      <w:r>
        <w:rPr>
          <w:w w:val="105"/>
          <w:sz w:val="16"/>
        </w:rPr>
        <w:t>Toussaint et al.</w:t>
      </w:r>
      <w:r>
        <w:rPr>
          <w:spacing w:val="40"/>
          <w:w w:val="105"/>
          <w:sz w:val="16"/>
        </w:rPr>
        <w:t xml:space="preserve"> </w:t>
      </w:r>
      <w:r>
        <w:rPr>
          <w:w w:val="105"/>
          <w:sz w:val="16"/>
        </w:rPr>
        <w:t>(2022)</w:t>
      </w:r>
      <w:r>
        <w:rPr>
          <w:sz w:val="16"/>
        </w:rPr>
        <w:tab/>
      </w:r>
      <w:r>
        <w:rPr>
          <w:w w:val="105"/>
          <w:sz w:val="16"/>
        </w:rPr>
        <w:t xml:space="preserve">Wealth tax/register data, other sources, and national </w:t>
      </w:r>
      <w:r>
        <w:rPr>
          <w:spacing w:val="-2"/>
          <w:w w:val="105"/>
          <w:sz w:val="16"/>
        </w:rPr>
        <w:t>accounts</w:t>
      </w:r>
    </w:p>
    <w:p w14:paraId="7D0E4C50" w14:textId="77777777" w:rsidR="00620CF6" w:rsidRDefault="00000000">
      <w:pPr>
        <w:tabs>
          <w:tab w:val="left" w:pos="1783"/>
          <w:tab w:val="left" w:pos="8258"/>
        </w:tabs>
        <w:spacing w:line="369" w:lineRule="auto"/>
        <w:ind w:left="8259" w:right="697" w:hanging="7279"/>
        <w:rPr>
          <w:sz w:val="16"/>
        </w:rPr>
      </w:pPr>
      <w:r>
        <w:rPr>
          <w:spacing w:val="-2"/>
          <w:w w:val="105"/>
          <w:sz w:val="16"/>
        </w:rPr>
        <w:t>Norway</w:t>
      </w:r>
      <w:r>
        <w:rPr>
          <w:sz w:val="16"/>
        </w:rPr>
        <w:tab/>
      </w:r>
      <w:r>
        <w:rPr>
          <w:w w:val="105"/>
          <w:sz w:val="16"/>
        </w:rPr>
        <w:t>Iacono &amp; Palagi (2021)</w:t>
      </w:r>
      <w:r>
        <w:rPr>
          <w:sz w:val="16"/>
        </w:rPr>
        <w:tab/>
      </w:r>
      <w:r>
        <w:rPr>
          <w:w w:val="105"/>
          <w:sz w:val="16"/>
        </w:rPr>
        <w:t xml:space="preserve">Wealth tax/register data, other sources, and national </w:t>
      </w:r>
      <w:r>
        <w:rPr>
          <w:spacing w:val="-2"/>
          <w:w w:val="105"/>
          <w:sz w:val="16"/>
        </w:rPr>
        <w:t>accounts</w:t>
      </w:r>
    </w:p>
    <w:p w14:paraId="28929D2A" w14:textId="77777777" w:rsidR="00620CF6" w:rsidRDefault="00000000">
      <w:pPr>
        <w:tabs>
          <w:tab w:val="left" w:pos="1783"/>
          <w:tab w:val="left" w:pos="8258"/>
        </w:tabs>
        <w:spacing w:line="215" w:lineRule="exact"/>
        <w:ind w:left="1029"/>
        <w:rPr>
          <w:sz w:val="16"/>
        </w:rPr>
      </w:pPr>
      <w:r>
        <w:rPr>
          <w:spacing w:val="-2"/>
          <w:w w:val="105"/>
          <w:sz w:val="16"/>
        </w:rPr>
        <w:t>Poland</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1BA410BA" w14:textId="77777777" w:rsidR="00620CF6" w:rsidRDefault="00000000">
      <w:pPr>
        <w:tabs>
          <w:tab w:val="left" w:pos="1783"/>
          <w:tab w:val="left" w:pos="8258"/>
        </w:tabs>
        <w:spacing w:before="116"/>
        <w:ind w:left="907"/>
        <w:rPr>
          <w:sz w:val="16"/>
        </w:rPr>
      </w:pPr>
      <w:r>
        <w:rPr>
          <w:spacing w:val="-2"/>
          <w:w w:val="105"/>
          <w:sz w:val="16"/>
        </w:rPr>
        <w:t>Portugal</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00227974" w14:textId="77777777" w:rsidR="00620CF6" w:rsidRDefault="00000000">
      <w:pPr>
        <w:tabs>
          <w:tab w:val="left" w:pos="1783"/>
          <w:tab w:val="left" w:pos="8258"/>
        </w:tabs>
        <w:spacing w:before="116" w:line="369" w:lineRule="auto"/>
        <w:ind w:left="8259" w:right="697" w:hanging="7194"/>
        <w:rPr>
          <w:sz w:val="16"/>
        </w:rPr>
      </w:pPr>
      <w:r>
        <w:rPr>
          <w:spacing w:val="-2"/>
          <w:w w:val="105"/>
          <w:sz w:val="16"/>
        </w:rPr>
        <w:t>Russia</w:t>
      </w:r>
      <w:r>
        <w:rPr>
          <w:sz w:val="16"/>
        </w:rPr>
        <w:tab/>
      </w:r>
      <w:proofErr w:type="spellStart"/>
      <w:r>
        <w:rPr>
          <w:w w:val="105"/>
          <w:sz w:val="16"/>
        </w:rPr>
        <w:t>Novokmet</w:t>
      </w:r>
      <w:proofErr w:type="spellEnd"/>
      <w:r>
        <w:rPr>
          <w:w w:val="105"/>
          <w:sz w:val="16"/>
        </w:rPr>
        <w:t xml:space="preserve"> et al.</w:t>
      </w:r>
      <w:r>
        <w:rPr>
          <w:spacing w:val="40"/>
          <w:w w:val="105"/>
          <w:sz w:val="16"/>
        </w:rPr>
        <w:t xml:space="preserve"> </w:t>
      </w:r>
      <w:r>
        <w:rPr>
          <w:w w:val="105"/>
          <w:sz w:val="16"/>
        </w:rPr>
        <w:t>(2018)</w:t>
      </w:r>
      <w:r>
        <w:rPr>
          <w:sz w:val="16"/>
        </w:rPr>
        <w:tab/>
      </w:r>
      <w:r>
        <w:rPr>
          <w:w w:val="105"/>
          <w:sz w:val="16"/>
        </w:rPr>
        <w:t xml:space="preserve">Wealth tax/register data, other sources, and national </w:t>
      </w:r>
      <w:r>
        <w:rPr>
          <w:spacing w:val="-2"/>
          <w:w w:val="105"/>
          <w:sz w:val="16"/>
        </w:rPr>
        <w:t>accounts</w:t>
      </w:r>
    </w:p>
    <w:p w14:paraId="459A0E5D" w14:textId="77777777" w:rsidR="00620CF6" w:rsidRDefault="00000000">
      <w:pPr>
        <w:tabs>
          <w:tab w:val="left" w:pos="1783"/>
          <w:tab w:val="left" w:pos="8258"/>
        </w:tabs>
        <w:spacing w:before="99"/>
        <w:ind w:left="937"/>
        <w:rPr>
          <w:sz w:val="16"/>
        </w:rPr>
      </w:pPr>
      <w:r>
        <w:rPr>
          <w:spacing w:val="-2"/>
          <w:w w:val="105"/>
          <w:sz w:val="16"/>
        </w:rPr>
        <w:t>Slovakia</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4225DA9B" w14:textId="77777777" w:rsidR="00620CF6" w:rsidRDefault="00000000">
      <w:pPr>
        <w:tabs>
          <w:tab w:val="left" w:pos="1783"/>
          <w:tab w:val="left" w:pos="8258"/>
        </w:tabs>
        <w:spacing w:before="117"/>
        <w:ind w:left="938"/>
        <w:rPr>
          <w:sz w:val="16"/>
        </w:rPr>
      </w:pPr>
      <w:r>
        <w:rPr>
          <w:spacing w:val="-2"/>
          <w:w w:val="105"/>
          <w:sz w:val="16"/>
        </w:rPr>
        <w:t>Slovenia</w:t>
      </w:r>
      <w:r>
        <w:rPr>
          <w:sz w:val="16"/>
        </w:rPr>
        <w:tab/>
      </w:r>
      <w:r>
        <w:rPr>
          <w:spacing w:val="-4"/>
          <w:w w:val="105"/>
          <w:sz w:val="16"/>
        </w:rPr>
        <w:t>HFCS</w:t>
      </w:r>
      <w:r>
        <w:rPr>
          <w:sz w:val="16"/>
        </w:rPr>
        <w:tab/>
      </w:r>
      <w:r>
        <w:rPr>
          <w:w w:val="105"/>
          <w:sz w:val="16"/>
        </w:rPr>
        <w:t>Wealth</w:t>
      </w:r>
      <w:r>
        <w:rPr>
          <w:spacing w:val="-4"/>
          <w:w w:val="105"/>
          <w:sz w:val="16"/>
        </w:rPr>
        <w:t xml:space="preserve"> </w:t>
      </w:r>
      <w:r>
        <w:rPr>
          <w:w w:val="105"/>
          <w:sz w:val="16"/>
        </w:rPr>
        <w:t>survey</w:t>
      </w:r>
      <w:r>
        <w:rPr>
          <w:spacing w:val="-3"/>
          <w:w w:val="105"/>
          <w:sz w:val="16"/>
        </w:rPr>
        <w:t xml:space="preserve"> </w:t>
      </w:r>
      <w:r>
        <w:rPr>
          <w:w w:val="105"/>
          <w:sz w:val="16"/>
        </w:rPr>
        <w:t>and</w:t>
      </w:r>
      <w:r>
        <w:rPr>
          <w:spacing w:val="-3"/>
          <w:w w:val="105"/>
          <w:sz w:val="16"/>
        </w:rPr>
        <w:t xml:space="preserve"> </w:t>
      </w:r>
      <w:r>
        <w:rPr>
          <w:w w:val="105"/>
          <w:sz w:val="16"/>
        </w:rPr>
        <w:t>national</w:t>
      </w:r>
      <w:r>
        <w:rPr>
          <w:spacing w:val="-4"/>
          <w:w w:val="105"/>
          <w:sz w:val="16"/>
        </w:rPr>
        <w:t xml:space="preserve"> </w:t>
      </w:r>
      <w:r>
        <w:rPr>
          <w:spacing w:val="-2"/>
          <w:w w:val="105"/>
          <w:sz w:val="16"/>
        </w:rPr>
        <w:t>accounts</w:t>
      </w:r>
    </w:p>
    <w:p w14:paraId="414045D9" w14:textId="77777777" w:rsidR="00620CF6" w:rsidRDefault="00000000">
      <w:pPr>
        <w:tabs>
          <w:tab w:val="left" w:pos="1783"/>
          <w:tab w:val="left" w:pos="8258"/>
        </w:tabs>
        <w:spacing w:before="116" w:line="369" w:lineRule="auto"/>
        <w:ind w:left="8259" w:right="697" w:hanging="7656"/>
        <w:rPr>
          <w:sz w:val="16"/>
        </w:rPr>
      </w:pPr>
      <w:r>
        <w:rPr>
          <w:w w:val="105"/>
          <w:sz w:val="16"/>
        </w:rPr>
        <w:t>South Africa</w:t>
      </w:r>
      <w:r>
        <w:rPr>
          <w:sz w:val="16"/>
        </w:rPr>
        <w:tab/>
      </w:r>
      <w:r>
        <w:rPr>
          <w:w w:val="105"/>
          <w:sz w:val="16"/>
        </w:rPr>
        <w:t>Chatterjee et al.</w:t>
      </w:r>
      <w:r>
        <w:rPr>
          <w:spacing w:val="40"/>
          <w:w w:val="105"/>
          <w:sz w:val="16"/>
        </w:rPr>
        <w:t xml:space="preserve"> </w:t>
      </w:r>
      <w:r>
        <w:rPr>
          <w:w w:val="105"/>
          <w:sz w:val="16"/>
        </w:rPr>
        <w:t>(2022)</w:t>
      </w:r>
      <w:r>
        <w:rPr>
          <w:sz w:val="16"/>
        </w:rPr>
        <w:tab/>
      </w:r>
      <w:r>
        <w:rPr>
          <w:w w:val="105"/>
          <w:sz w:val="16"/>
        </w:rPr>
        <w:t xml:space="preserve">Wealth tax/register data, other sources, and national </w:t>
      </w:r>
      <w:r>
        <w:rPr>
          <w:spacing w:val="-2"/>
          <w:w w:val="105"/>
          <w:sz w:val="16"/>
        </w:rPr>
        <w:t>accounts</w:t>
      </w:r>
    </w:p>
    <w:p w14:paraId="59C471FE" w14:textId="77777777" w:rsidR="00620CF6" w:rsidRDefault="00000000">
      <w:pPr>
        <w:tabs>
          <w:tab w:val="left" w:pos="1783"/>
          <w:tab w:val="left" w:pos="8258"/>
        </w:tabs>
        <w:spacing w:line="369" w:lineRule="auto"/>
        <w:ind w:left="679" w:right="103" w:firstLine="451"/>
        <w:rPr>
          <w:sz w:val="16"/>
        </w:rPr>
      </w:pPr>
      <w:r>
        <w:rPr>
          <w:spacing w:val="-2"/>
          <w:w w:val="105"/>
          <w:sz w:val="16"/>
        </w:rPr>
        <w:t>Spain</w:t>
      </w:r>
      <w:r>
        <w:rPr>
          <w:sz w:val="16"/>
        </w:rPr>
        <w:tab/>
      </w:r>
      <w:r>
        <w:rPr>
          <w:w w:val="105"/>
          <w:sz w:val="16"/>
        </w:rPr>
        <w:t>Martínez-Toledano (2022)</w:t>
      </w:r>
      <w:r>
        <w:rPr>
          <w:sz w:val="16"/>
        </w:rPr>
        <w:tab/>
      </w:r>
      <w:r>
        <w:rPr>
          <w:w w:val="105"/>
          <w:sz w:val="16"/>
        </w:rPr>
        <w:t>Capital</w:t>
      </w:r>
      <w:r>
        <w:rPr>
          <w:spacing w:val="-1"/>
          <w:w w:val="105"/>
          <w:sz w:val="16"/>
        </w:rPr>
        <w:t xml:space="preserve"> </w:t>
      </w:r>
      <w:r>
        <w:rPr>
          <w:w w:val="105"/>
          <w:sz w:val="16"/>
        </w:rPr>
        <w:t>income</w:t>
      </w:r>
      <w:r>
        <w:rPr>
          <w:spacing w:val="-1"/>
          <w:w w:val="105"/>
          <w:sz w:val="16"/>
        </w:rPr>
        <w:t xml:space="preserve"> </w:t>
      </w:r>
      <w:r>
        <w:rPr>
          <w:w w:val="105"/>
          <w:sz w:val="16"/>
        </w:rPr>
        <w:t>tax</w:t>
      </w:r>
      <w:r>
        <w:rPr>
          <w:spacing w:val="-1"/>
          <w:w w:val="105"/>
          <w:sz w:val="16"/>
        </w:rPr>
        <w:t xml:space="preserve"> </w:t>
      </w:r>
      <w:r>
        <w:rPr>
          <w:w w:val="105"/>
          <w:sz w:val="16"/>
        </w:rPr>
        <w:t>data, other sources</w:t>
      </w:r>
      <w:r>
        <w:rPr>
          <w:spacing w:val="-1"/>
          <w:w w:val="105"/>
          <w:sz w:val="16"/>
        </w:rPr>
        <w:t xml:space="preserve"> </w:t>
      </w:r>
      <w:r>
        <w:rPr>
          <w:w w:val="105"/>
          <w:sz w:val="16"/>
        </w:rPr>
        <w:t>and</w:t>
      </w:r>
      <w:r>
        <w:rPr>
          <w:spacing w:val="-1"/>
          <w:w w:val="105"/>
          <w:sz w:val="16"/>
        </w:rPr>
        <w:t xml:space="preserve"> </w:t>
      </w:r>
      <w:r>
        <w:rPr>
          <w:w w:val="105"/>
          <w:sz w:val="16"/>
        </w:rPr>
        <w:t>national</w:t>
      </w:r>
      <w:r>
        <w:rPr>
          <w:spacing w:val="-1"/>
          <w:w w:val="105"/>
          <w:sz w:val="16"/>
        </w:rPr>
        <w:t xml:space="preserve"> </w:t>
      </w:r>
      <w:r>
        <w:rPr>
          <w:w w:val="105"/>
          <w:sz w:val="16"/>
        </w:rPr>
        <w:t xml:space="preserve">accounts </w:t>
      </w:r>
      <w:r>
        <w:rPr>
          <w:spacing w:val="-2"/>
          <w:w w:val="105"/>
          <w:sz w:val="16"/>
        </w:rPr>
        <w:t>Switzerland</w:t>
      </w:r>
      <w:r>
        <w:rPr>
          <w:sz w:val="16"/>
        </w:rPr>
        <w:tab/>
      </w:r>
      <w:proofErr w:type="spellStart"/>
      <w:r>
        <w:rPr>
          <w:w w:val="105"/>
          <w:sz w:val="16"/>
        </w:rPr>
        <w:t>Foellmi</w:t>
      </w:r>
      <w:proofErr w:type="spellEnd"/>
      <w:r>
        <w:rPr>
          <w:w w:val="105"/>
          <w:sz w:val="16"/>
        </w:rPr>
        <w:t xml:space="preserve"> &amp; Martínez (2017), as estimated by Blanchet &amp; Martínez-Toledano (2022)</w:t>
      </w:r>
      <w:r>
        <w:rPr>
          <w:sz w:val="16"/>
        </w:rPr>
        <w:tab/>
      </w:r>
      <w:r>
        <w:rPr>
          <w:w w:val="105"/>
          <w:sz w:val="16"/>
        </w:rPr>
        <w:t xml:space="preserve">Wealth tax/register data, other sources, and </w:t>
      </w:r>
      <w:proofErr w:type="gramStart"/>
      <w:r>
        <w:rPr>
          <w:w w:val="105"/>
          <w:sz w:val="16"/>
        </w:rPr>
        <w:t>national</w:t>
      </w:r>
      <w:proofErr w:type="gramEnd"/>
    </w:p>
    <w:p w14:paraId="60560725" w14:textId="77777777" w:rsidR="00620CF6" w:rsidRDefault="00000000">
      <w:pPr>
        <w:spacing w:line="215" w:lineRule="exact"/>
        <w:ind w:left="8259"/>
        <w:rPr>
          <w:sz w:val="16"/>
        </w:rPr>
      </w:pPr>
      <w:r>
        <w:rPr>
          <w:spacing w:val="-2"/>
          <w:w w:val="105"/>
          <w:sz w:val="16"/>
        </w:rPr>
        <w:t>accounts</w:t>
      </w:r>
    </w:p>
    <w:p w14:paraId="5F5D0988" w14:textId="77777777" w:rsidR="00620CF6" w:rsidRDefault="00620CF6">
      <w:pPr>
        <w:pStyle w:val="BodyText"/>
        <w:spacing w:before="9"/>
        <w:rPr>
          <w:sz w:val="7"/>
        </w:rPr>
      </w:pPr>
    </w:p>
    <w:p w14:paraId="0F438040" w14:textId="77777777" w:rsidR="00620CF6" w:rsidRDefault="00620CF6">
      <w:pPr>
        <w:rPr>
          <w:sz w:val="7"/>
        </w:rPr>
        <w:sectPr w:rsidR="00620CF6" w:rsidSect="00D60468">
          <w:pgSz w:w="15840" w:h="12240" w:orient="landscape"/>
          <w:pgMar w:top="1380" w:right="680" w:bottom="280" w:left="2260" w:header="720" w:footer="720" w:gutter="0"/>
          <w:cols w:space="720"/>
        </w:sectPr>
      </w:pPr>
    </w:p>
    <w:p w14:paraId="2B9BC28F" w14:textId="77777777" w:rsidR="00620CF6" w:rsidRDefault="00000000">
      <w:pPr>
        <w:tabs>
          <w:tab w:val="left" w:pos="1783"/>
        </w:tabs>
        <w:spacing w:before="106" w:line="369" w:lineRule="auto"/>
        <w:ind w:left="1783" w:right="38" w:hanging="1476"/>
        <w:rPr>
          <w:sz w:val="16"/>
        </w:rPr>
      </w:pPr>
      <w:r>
        <w:rPr>
          <w:w w:val="105"/>
          <w:sz w:val="16"/>
        </w:rPr>
        <w:t>United Kingdom</w:t>
      </w:r>
      <w:r>
        <w:rPr>
          <w:sz w:val="16"/>
        </w:rPr>
        <w:tab/>
      </w:r>
      <w:proofErr w:type="spellStart"/>
      <w:r>
        <w:rPr>
          <w:w w:val="105"/>
          <w:sz w:val="16"/>
        </w:rPr>
        <w:t>Alvaredo</w:t>
      </w:r>
      <w:proofErr w:type="spellEnd"/>
      <w:r>
        <w:rPr>
          <w:w w:val="105"/>
          <w:sz w:val="16"/>
        </w:rPr>
        <w:t xml:space="preserve"> et al.</w:t>
      </w:r>
      <w:r>
        <w:rPr>
          <w:spacing w:val="21"/>
          <w:w w:val="105"/>
          <w:sz w:val="16"/>
        </w:rPr>
        <w:t xml:space="preserve"> </w:t>
      </w:r>
      <w:r>
        <w:rPr>
          <w:w w:val="105"/>
          <w:sz w:val="16"/>
        </w:rPr>
        <w:t>(2018); Wealth and Assets Survey 2006 - 2018 as utilized in Blanchet &amp; Martínez-Toledano (2022)</w:t>
      </w:r>
    </w:p>
    <w:p w14:paraId="1183C158" w14:textId="77777777" w:rsidR="00620CF6" w:rsidRDefault="00000000">
      <w:pPr>
        <w:spacing w:before="106" w:line="369" w:lineRule="auto"/>
        <w:ind w:left="308"/>
        <w:rPr>
          <w:sz w:val="16"/>
        </w:rPr>
      </w:pPr>
      <w:r>
        <w:br w:type="column"/>
      </w:r>
      <w:r>
        <w:rPr>
          <w:w w:val="105"/>
          <w:sz w:val="16"/>
        </w:rPr>
        <w:t xml:space="preserve">Inheritance/estate tax data, wealth survey and national </w:t>
      </w:r>
      <w:r>
        <w:rPr>
          <w:spacing w:val="-2"/>
          <w:w w:val="105"/>
          <w:sz w:val="16"/>
        </w:rPr>
        <w:t>accounts</w:t>
      </w:r>
    </w:p>
    <w:p w14:paraId="069CF4D6" w14:textId="77777777" w:rsidR="00620CF6" w:rsidRDefault="00620CF6">
      <w:pPr>
        <w:spacing w:line="369" w:lineRule="auto"/>
        <w:rPr>
          <w:sz w:val="16"/>
        </w:rPr>
        <w:sectPr w:rsidR="00620CF6" w:rsidSect="00D60468">
          <w:type w:val="continuous"/>
          <w:pgSz w:w="15840" w:h="12240" w:orient="landscape"/>
          <w:pgMar w:top="1620" w:right="680" w:bottom="280" w:left="2260" w:header="720" w:footer="720" w:gutter="0"/>
          <w:cols w:num="2" w:space="720" w:equalWidth="0">
            <w:col w:w="7415" w:space="536"/>
            <w:col w:w="4949"/>
          </w:cols>
        </w:sectPr>
      </w:pPr>
    </w:p>
    <w:p w14:paraId="4E695B21" w14:textId="77777777" w:rsidR="00620CF6" w:rsidRDefault="00000000">
      <w:pPr>
        <w:tabs>
          <w:tab w:val="left" w:pos="1783"/>
          <w:tab w:val="left" w:pos="8258"/>
        </w:tabs>
        <w:spacing w:before="5" w:line="369" w:lineRule="auto"/>
        <w:ind w:left="8259" w:right="697" w:hanging="7727"/>
        <w:rPr>
          <w:sz w:val="16"/>
        </w:rPr>
      </w:pPr>
      <w:r>
        <w:rPr>
          <w:noProof/>
        </w:rPr>
        <mc:AlternateContent>
          <mc:Choice Requires="wps">
            <w:drawing>
              <wp:anchor distT="0" distB="0" distL="0" distR="0" simplePos="0" relativeHeight="15772160" behindDoc="0" locked="0" layoutInCell="1" allowOverlap="1" wp14:anchorId="06C8AA52" wp14:editId="5B3ABFA1">
                <wp:simplePos x="0" y="0"/>
                <wp:positionH relativeFrom="page">
                  <wp:posOffset>899998</wp:posOffset>
                </wp:positionH>
                <wp:positionV relativeFrom="page">
                  <wp:posOffset>5335041</wp:posOffset>
                </wp:positionV>
                <wp:extent cx="8735695" cy="1270"/>
                <wp:effectExtent l="0" t="0" r="0" b="0"/>
                <wp:wrapNone/>
                <wp:docPr id="165" name="Graphic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35695" cy="1270"/>
                        </a:xfrm>
                        <a:custGeom>
                          <a:avLst/>
                          <a:gdLst/>
                          <a:ahLst/>
                          <a:cxnLst/>
                          <a:rect l="l" t="t" r="r" b="b"/>
                          <a:pathLst>
                            <a:path w="8735695">
                              <a:moveTo>
                                <a:pt x="0" y="0"/>
                              </a:moveTo>
                              <a:lnTo>
                                <a:pt x="8735491"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B6FA7B" id="Graphic 165" o:spid="_x0000_s1026" style="position:absolute;margin-left:70.85pt;margin-top:420.1pt;width:687.85pt;height:.1pt;z-index:15772160;visibility:visible;mso-wrap-style:square;mso-wrap-distance-left:0;mso-wrap-distance-top:0;mso-wrap-distance-right:0;mso-wrap-distance-bottom:0;mso-position-horizontal:absolute;mso-position-horizontal-relative:page;mso-position-vertical:absolute;mso-position-vertical-relative:page;v-text-anchor:top" coordsize="8735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" path="m,l8735491,e" filled="f" strokeweight=".28114mm">
                <v:path arrowok="t"/>
                <w10:wrap anchorx="page" anchory="page"/>
              </v:shape>
            </w:pict>
          </mc:Fallback>
        </mc:AlternateContent>
      </w:r>
      <w:r>
        <w:rPr>
          <w:w w:val="105"/>
          <w:sz w:val="16"/>
        </w:rPr>
        <w:t>United States</w:t>
      </w:r>
      <w:r>
        <w:rPr>
          <w:sz w:val="16"/>
        </w:rPr>
        <w:tab/>
      </w:r>
      <w:r>
        <w:rPr>
          <w:w w:val="105"/>
          <w:sz w:val="16"/>
        </w:rPr>
        <w:t>Saez &amp; Zucman (2016, 2020b)</w:t>
      </w:r>
      <w:r>
        <w:rPr>
          <w:sz w:val="16"/>
        </w:rPr>
        <w:tab/>
      </w:r>
      <w:r>
        <w:rPr>
          <w:w w:val="105"/>
          <w:sz w:val="16"/>
        </w:rPr>
        <w:t>Capital</w:t>
      </w:r>
      <w:r>
        <w:rPr>
          <w:spacing w:val="-2"/>
          <w:w w:val="105"/>
          <w:sz w:val="16"/>
        </w:rPr>
        <w:t xml:space="preserve"> </w:t>
      </w:r>
      <w:r>
        <w:rPr>
          <w:w w:val="105"/>
          <w:sz w:val="16"/>
        </w:rPr>
        <w:t>income</w:t>
      </w:r>
      <w:r>
        <w:rPr>
          <w:spacing w:val="-2"/>
          <w:w w:val="105"/>
          <w:sz w:val="16"/>
        </w:rPr>
        <w:t xml:space="preserve"> </w:t>
      </w:r>
      <w:r>
        <w:rPr>
          <w:w w:val="105"/>
          <w:sz w:val="16"/>
        </w:rPr>
        <w:t>tax</w:t>
      </w:r>
      <w:r>
        <w:rPr>
          <w:spacing w:val="-2"/>
          <w:w w:val="105"/>
          <w:sz w:val="16"/>
        </w:rPr>
        <w:t xml:space="preserve"> </w:t>
      </w:r>
      <w:r>
        <w:rPr>
          <w:w w:val="105"/>
          <w:sz w:val="16"/>
        </w:rPr>
        <w:t>data,</w:t>
      </w:r>
      <w:r>
        <w:rPr>
          <w:spacing w:val="-2"/>
          <w:w w:val="105"/>
          <w:sz w:val="16"/>
        </w:rPr>
        <w:t xml:space="preserve"> </w:t>
      </w:r>
      <w:r>
        <w:rPr>
          <w:w w:val="105"/>
          <w:sz w:val="16"/>
        </w:rPr>
        <w:t>wealth</w:t>
      </w:r>
      <w:r>
        <w:rPr>
          <w:spacing w:val="-2"/>
          <w:w w:val="105"/>
          <w:sz w:val="16"/>
        </w:rPr>
        <w:t xml:space="preserve"> </w:t>
      </w:r>
      <w:r>
        <w:rPr>
          <w:w w:val="105"/>
          <w:sz w:val="16"/>
        </w:rPr>
        <w:t>survey,</w:t>
      </w:r>
      <w:r>
        <w:rPr>
          <w:spacing w:val="-2"/>
          <w:w w:val="105"/>
          <w:sz w:val="16"/>
        </w:rPr>
        <w:t xml:space="preserve"> </w:t>
      </w:r>
      <w:r>
        <w:rPr>
          <w:w w:val="105"/>
          <w:sz w:val="16"/>
        </w:rPr>
        <w:t>and</w:t>
      </w:r>
      <w:r>
        <w:rPr>
          <w:spacing w:val="-2"/>
          <w:w w:val="105"/>
          <w:sz w:val="16"/>
        </w:rPr>
        <w:t xml:space="preserve"> </w:t>
      </w:r>
      <w:r>
        <w:rPr>
          <w:w w:val="105"/>
          <w:sz w:val="16"/>
        </w:rPr>
        <w:t xml:space="preserve">national </w:t>
      </w:r>
      <w:r>
        <w:rPr>
          <w:spacing w:val="-2"/>
          <w:w w:val="105"/>
          <w:sz w:val="16"/>
        </w:rPr>
        <w:t>accounts</w:t>
      </w:r>
    </w:p>
    <w:p w14:paraId="3AD9F354" w14:textId="77777777" w:rsidR="00620CF6" w:rsidRDefault="00620CF6">
      <w:pPr>
        <w:spacing w:line="369" w:lineRule="auto"/>
        <w:rPr>
          <w:sz w:val="16"/>
        </w:rPr>
        <w:sectPr w:rsidR="00620CF6" w:rsidSect="00D60468">
          <w:type w:val="continuous"/>
          <w:pgSz w:w="15840" w:h="12240" w:orient="landscape"/>
          <w:pgMar w:top="1620" w:right="680" w:bottom="280" w:left="2260" w:header="720" w:footer="720" w:gutter="0"/>
          <w:cols w:space="720"/>
        </w:sectPr>
      </w:pPr>
    </w:p>
    <w:p w14:paraId="5658BE66" w14:textId="77777777" w:rsidR="00620CF6" w:rsidRDefault="00000000">
      <w:pPr>
        <w:pStyle w:val="Heading3"/>
        <w:numPr>
          <w:ilvl w:val="2"/>
          <w:numId w:val="4"/>
        </w:numPr>
        <w:tabs>
          <w:tab w:val="left" w:pos="969"/>
        </w:tabs>
        <w:spacing w:before="104"/>
        <w:ind w:hanging="852"/>
      </w:pPr>
      <w:bookmarkStart w:id="639" w:name="Credit_Suisse_Global_Wealth_Report_(CS_i"/>
      <w:bookmarkStart w:id="640" w:name="_bookmark113"/>
      <w:bookmarkEnd w:id="639"/>
      <w:bookmarkEnd w:id="640"/>
      <w:r>
        <w:rPr>
          <w:w w:val="105"/>
        </w:rPr>
        <w:lastRenderedPageBreak/>
        <w:t>Credit</w:t>
      </w:r>
      <w:r>
        <w:rPr>
          <w:spacing w:val="29"/>
          <w:w w:val="105"/>
        </w:rPr>
        <w:t xml:space="preserve"> </w:t>
      </w:r>
      <w:r>
        <w:rPr>
          <w:w w:val="105"/>
        </w:rPr>
        <w:t>Suisse</w:t>
      </w:r>
      <w:r>
        <w:rPr>
          <w:spacing w:val="29"/>
          <w:w w:val="105"/>
        </w:rPr>
        <w:t xml:space="preserve"> </w:t>
      </w:r>
      <w:r>
        <w:rPr>
          <w:w w:val="105"/>
        </w:rPr>
        <w:t>Global</w:t>
      </w:r>
      <w:r>
        <w:rPr>
          <w:spacing w:val="29"/>
          <w:w w:val="105"/>
        </w:rPr>
        <w:t xml:space="preserve"> </w:t>
      </w:r>
      <w:r>
        <w:rPr>
          <w:w w:val="105"/>
        </w:rPr>
        <w:t>Wealth</w:t>
      </w:r>
      <w:r>
        <w:rPr>
          <w:spacing w:val="30"/>
          <w:w w:val="105"/>
        </w:rPr>
        <w:t xml:space="preserve"> </w:t>
      </w:r>
      <w:r>
        <w:rPr>
          <w:w w:val="105"/>
        </w:rPr>
        <w:t>Report</w:t>
      </w:r>
      <w:r>
        <w:rPr>
          <w:spacing w:val="29"/>
          <w:w w:val="105"/>
        </w:rPr>
        <w:t xml:space="preserve"> </w:t>
      </w:r>
      <w:r>
        <w:rPr>
          <w:spacing w:val="-2"/>
          <w:w w:val="105"/>
        </w:rPr>
        <w:t>(</w:t>
      </w:r>
      <w:proofErr w:type="spellStart"/>
      <w:r>
        <w:rPr>
          <w:spacing w:val="-2"/>
          <w:w w:val="105"/>
        </w:rPr>
        <w:t>CS_ineq</w:t>
      </w:r>
      <w:proofErr w:type="spellEnd"/>
      <w:r>
        <w:rPr>
          <w:spacing w:val="-2"/>
          <w:w w:val="105"/>
        </w:rPr>
        <w:t>)</w:t>
      </w:r>
    </w:p>
    <w:p w14:paraId="258D2393" w14:textId="77777777" w:rsidR="00620CF6" w:rsidRDefault="00620CF6">
      <w:pPr>
        <w:pStyle w:val="BodyText"/>
        <w:spacing w:before="1"/>
        <w:rPr>
          <w:b/>
          <w:sz w:val="27"/>
        </w:rPr>
      </w:pPr>
    </w:p>
    <w:p w14:paraId="329A940C" w14:textId="77777777" w:rsidR="00620CF6" w:rsidRDefault="00000000">
      <w:pPr>
        <w:pStyle w:val="BodyText"/>
        <w:spacing w:line="355" w:lineRule="auto"/>
        <w:ind w:left="117" w:right="115"/>
        <w:jc w:val="both"/>
      </w:pPr>
      <w:r>
        <w:t>Credit</w:t>
      </w:r>
      <w:r>
        <w:rPr>
          <w:spacing w:val="-13"/>
        </w:rPr>
        <w:t xml:space="preserve"> </w:t>
      </w:r>
      <w:r>
        <w:t>Suisse</w:t>
      </w:r>
      <w:r>
        <w:rPr>
          <w:spacing w:val="-12"/>
        </w:rPr>
        <w:t xml:space="preserve"> </w:t>
      </w:r>
      <w:r>
        <w:t>[</w:t>
      </w:r>
      <w:hyperlink w:anchor="_bookmark143" w:history="1">
        <w:r>
          <w:rPr>
            <w:color w:val="0000FF"/>
          </w:rPr>
          <w:t>24</w:t>
        </w:r>
      </w:hyperlink>
      <w:r>
        <w:t>]</w:t>
      </w:r>
      <w:r>
        <w:rPr>
          <w:spacing w:val="-13"/>
        </w:rPr>
        <w:t xml:space="preserve"> </w:t>
      </w:r>
      <w:r>
        <w:t>aims</w:t>
      </w:r>
      <w:r>
        <w:rPr>
          <w:spacing w:val="-12"/>
        </w:rPr>
        <w:t xml:space="preserve"> </w:t>
      </w:r>
      <w:r>
        <w:t>at</w:t>
      </w:r>
      <w:r>
        <w:rPr>
          <w:spacing w:val="-13"/>
        </w:rPr>
        <w:t xml:space="preserve"> </w:t>
      </w:r>
      <w:r>
        <w:t>providing</w:t>
      </w:r>
      <w:r>
        <w:rPr>
          <w:spacing w:val="-12"/>
        </w:rPr>
        <w:t xml:space="preserve"> </w:t>
      </w:r>
      <w:r>
        <w:t>estimates</w:t>
      </w:r>
      <w:r>
        <w:rPr>
          <w:spacing w:val="-13"/>
        </w:rPr>
        <w:t xml:space="preserve"> </w:t>
      </w:r>
      <w:r>
        <w:t>of</w:t>
      </w:r>
      <w:r>
        <w:rPr>
          <w:spacing w:val="-12"/>
        </w:rPr>
        <w:t xml:space="preserve"> </w:t>
      </w:r>
      <w:r>
        <w:t>wealth</w:t>
      </w:r>
      <w:r>
        <w:rPr>
          <w:spacing w:val="-13"/>
        </w:rPr>
        <w:t xml:space="preserve"> </w:t>
      </w:r>
      <w:r>
        <w:t>inequality</w:t>
      </w:r>
      <w:r>
        <w:rPr>
          <w:spacing w:val="-12"/>
        </w:rPr>
        <w:t xml:space="preserve"> </w:t>
      </w:r>
      <w:r>
        <w:t>around</w:t>
      </w:r>
      <w:r>
        <w:rPr>
          <w:spacing w:val="-13"/>
        </w:rPr>
        <w:t xml:space="preserve"> </w:t>
      </w:r>
      <w:r>
        <w:t>the</w:t>
      </w:r>
      <w:r>
        <w:rPr>
          <w:spacing w:val="-12"/>
        </w:rPr>
        <w:t xml:space="preserve"> </w:t>
      </w:r>
      <w:r>
        <w:t>global</w:t>
      </w:r>
      <w:r>
        <w:rPr>
          <w:spacing w:val="-13"/>
        </w:rPr>
        <w:t xml:space="preserve"> </w:t>
      </w:r>
      <w:r>
        <w:t>and</w:t>
      </w:r>
      <w:r>
        <w:rPr>
          <w:spacing w:val="-12"/>
        </w:rPr>
        <w:t xml:space="preserve"> </w:t>
      </w:r>
      <w:r>
        <w:t>by</w:t>
      </w:r>
      <w:r>
        <w:rPr>
          <w:spacing w:val="-13"/>
        </w:rPr>
        <w:t xml:space="preserve"> </w:t>
      </w:r>
      <w:r>
        <w:t>country.</w:t>
      </w:r>
      <w:r>
        <w:rPr>
          <w:spacing w:val="-12"/>
        </w:rPr>
        <w:t xml:space="preserve"> </w:t>
      </w:r>
      <w:r>
        <w:t xml:space="preserve">Gener- </w:t>
      </w:r>
      <w:proofErr w:type="spellStart"/>
      <w:proofErr w:type="gramStart"/>
      <w:r>
        <w:t>ally,the</w:t>
      </w:r>
      <w:proofErr w:type="spellEnd"/>
      <w:proofErr w:type="gramEnd"/>
      <w:r>
        <w:rPr>
          <w:spacing w:val="-7"/>
        </w:rPr>
        <w:t xml:space="preserve"> </w:t>
      </w:r>
      <w:r>
        <w:t>approach</w:t>
      </w:r>
      <w:r>
        <w:rPr>
          <w:spacing w:val="-7"/>
        </w:rPr>
        <w:t xml:space="preserve"> </w:t>
      </w:r>
      <w:r>
        <w:t>of</w:t>
      </w:r>
      <w:r>
        <w:rPr>
          <w:spacing w:val="-7"/>
        </w:rPr>
        <w:t xml:space="preserve"> </w:t>
      </w:r>
      <w:r>
        <w:t>Credit</w:t>
      </w:r>
      <w:r>
        <w:rPr>
          <w:spacing w:val="-6"/>
        </w:rPr>
        <w:t xml:space="preserve"> </w:t>
      </w:r>
      <w:r>
        <w:t>Suisse</w:t>
      </w:r>
      <w:r>
        <w:rPr>
          <w:spacing w:val="-7"/>
        </w:rPr>
        <w:t xml:space="preserve"> </w:t>
      </w:r>
      <w:r>
        <w:t>[</w:t>
      </w:r>
      <w:hyperlink w:anchor="_bookmark143" w:history="1">
        <w:r>
          <w:rPr>
            <w:color w:val="0000FF"/>
          </w:rPr>
          <w:t>24</w:t>
        </w:r>
      </w:hyperlink>
      <w:r>
        <w:t>]</w:t>
      </w:r>
      <w:r>
        <w:rPr>
          <w:spacing w:val="-7"/>
        </w:rPr>
        <w:t xml:space="preserve"> </w:t>
      </w:r>
      <w:r>
        <w:t>is</w:t>
      </w:r>
      <w:r>
        <w:rPr>
          <w:spacing w:val="-6"/>
        </w:rPr>
        <w:t xml:space="preserve"> </w:t>
      </w:r>
      <w:r>
        <w:t>based</w:t>
      </w:r>
      <w:r>
        <w:rPr>
          <w:spacing w:val="-7"/>
        </w:rPr>
        <w:t xml:space="preserve"> </w:t>
      </w:r>
      <w:r>
        <w:t>on</w:t>
      </w:r>
      <w:r>
        <w:rPr>
          <w:spacing w:val="-6"/>
        </w:rPr>
        <w:t xml:space="preserve"> </w:t>
      </w:r>
      <w:r>
        <w:t>combining</w:t>
      </w:r>
      <w:r>
        <w:rPr>
          <w:spacing w:val="-7"/>
        </w:rPr>
        <w:t xml:space="preserve"> </w:t>
      </w:r>
      <w:r>
        <w:t>estimates</w:t>
      </w:r>
      <w:r>
        <w:rPr>
          <w:spacing w:val="-6"/>
        </w:rPr>
        <w:t xml:space="preserve"> </w:t>
      </w:r>
      <w:r>
        <w:t>of</w:t>
      </w:r>
      <w:r>
        <w:rPr>
          <w:spacing w:val="-7"/>
        </w:rPr>
        <w:t xml:space="preserve"> </w:t>
      </w:r>
      <w:r>
        <w:t>per</w:t>
      </w:r>
      <w:r>
        <w:rPr>
          <w:spacing w:val="-6"/>
        </w:rPr>
        <w:t xml:space="preserve"> </w:t>
      </w:r>
      <w:r>
        <w:t>capita</w:t>
      </w:r>
      <w:r>
        <w:rPr>
          <w:spacing w:val="-7"/>
        </w:rPr>
        <w:t xml:space="preserve"> </w:t>
      </w:r>
      <w:r>
        <w:t>aggregate</w:t>
      </w:r>
      <w:r>
        <w:rPr>
          <w:spacing w:val="-6"/>
        </w:rPr>
        <w:t xml:space="preserve"> </w:t>
      </w:r>
      <w:r>
        <w:t>wealth</w:t>
      </w:r>
      <w:r>
        <w:rPr>
          <w:spacing w:val="-7"/>
        </w:rPr>
        <w:t xml:space="preserve"> </w:t>
      </w:r>
      <w:r>
        <w:t>from macroeconomic balance sheets (household sector balance sheets, HBS; and financial balance sheets, FBS) with estimates of the interpersonal distribution of wealth.</w:t>
      </w:r>
      <w:r>
        <w:rPr>
          <w:spacing w:val="40"/>
        </w:rPr>
        <w:t xml:space="preserve"> </w:t>
      </w:r>
      <w:r>
        <w:t>As, for most countries, no wealth distribution data is available, Credit Suisse [</w:t>
      </w:r>
      <w:hyperlink w:anchor="_bookmark143" w:history="1">
        <w:r>
          <w:rPr>
            <w:color w:val="0000FF"/>
          </w:rPr>
          <w:t>24</w:t>
        </w:r>
      </w:hyperlink>
      <w:r>
        <w:t>] in practice relies on distributional estimates of income inequality in- stead of wealth inequality for most countries.</w:t>
      </w:r>
      <w:r>
        <w:rPr>
          <w:spacing w:val="40"/>
        </w:rPr>
        <w:t xml:space="preserve"> </w:t>
      </w:r>
      <w:r>
        <w:t>The approach of Credit Suisse [</w:t>
      </w:r>
      <w:hyperlink w:anchor="_bookmark143" w:history="1">
        <w:r>
          <w:rPr>
            <w:color w:val="0000FF"/>
          </w:rPr>
          <w:t>24</w:t>
        </w:r>
      </w:hyperlink>
      <w:r>
        <w:t>] in summary rests on a large variety of data sources to estimate per capita wealth and wealth distribution, including survey data on wealth, administrative data on wealth, rich list observations and survey</w:t>
      </w:r>
      <w:r>
        <w:rPr>
          <w:spacing w:val="-1"/>
        </w:rPr>
        <w:t xml:space="preserve"> </w:t>
      </w:r>
      <w:r>
        <w:t xml:space="preserve">data on income or estimates of </w:t>
      </w:r>
      <w:r>
        <w:rPr>
          <w:spacing w:val="-2"/>
        </w:rPr>
        <w:t>income</w:t>
      </w:r>
      <w:r>
        <w:rPr>
          <w:spacing w:val="-8"/>
        </w:rPr>
        <w:t xml:space="preserve"> </w:t>
      </w:r>
      <w:r>
        <w:rPr>
          <w:spacing w:val="-2"/>
        </w:rPr>
        <w:t>inequality.</w:t>
      </w:r>
      <w:r>
        <w:rPr>
          <w:spacing w:val="7"/>
        </w:rPr>
        <w:t xml:space="preserve"> </w:t>
      </w:r>
      <w:r>
        <w:rPr>
          <w:spacing w:val="-2"/>
        </w:rPr>
        <w:t>Following</w:t>
      </w:r>
      <w:r>
        <w:rPr>
          <w:spacing w:val="-8"/>
        </w:rPr>
        <w:t xml:space="preserve"> </w:t>
      </w:r>
      <w:r>
        <w:rPr>
          <w:spacing w:val="-2"/>
        </w:rPr>
        <w:t>our</w:t>
      </w:r>
      <w:r>
        <w:rPr>
          <w:spacing w:val="-8"/>
        </w:rPr>
        <w:t xml:space="preserve"> </w:t>
      </w:r>
      <w:r>
        <w:rPr>
          <w:spacing w:val="-2"/>
        </w:rPr>
        <w:t>principle</w:t>
      </w:r>
      <w:r>
        <w:rPr>
          <w:spacing w:val="-8"/>
        </w:rPr>
        <w:t xml:space="preserve"> </w:t>
      </w:r>
      <w:r>
        <w:rPr>
          <w:spacing w:val="-2"/>
        </w:rPr>
        <w:t>of</w:t>
      </w:r>
      <w:r>
        <w:rPr>
          <w:spacing w:val="-8"/>
        </w:rPr>
        <w:t xml:space="preserve"> </w:t>
      </w:r>
      <w:r>
        <w:rPr>
          <w:spacing w:val="-2"/>
        </w:rPr>
        <w:t>not</w:t>
      </w:r>
      <w:r>
        <w:rPr>
          <w:spacing w:val="-8"/>
        </w:rPr>
        <w:t xml:space="preserve"> </w:t>
      </w:r>
      <w:r>
        <w:rPr>
          <w:spacing w:val="-2"/>
        </w:rPr>
        <w:t>covering</w:t>
      </w:r>
      <w:r>
        <w:rPr>
          <w:spacing w:val="-8"/>
        </w:rPr>
        <w:t xml:space="preserve"> </w:t>
      </w:r>
      <w:r>
        <w:rPr>
          <w:spacing w:val="-2"/>
        </w:rPr>
        <w:t>fully</w:t>
      </w:r>
      <w:r>
        <w:rPr>
          <w:spacing w:val="-8"/>
        </w:rPr>
        <w:t xml:space="preserve"> </w:t>
      </w:r>
      <w:r>
        <w:rPr>
          <w:spacing w:val="-2"/>
        </w:rPr>
        <w:t>imputed</w:t>
      </w:r>
      <w:r>
        <w:rPr>
          <w:spacing w:val="-8"/>
        </w:rPr>
        <w:t xml:space="preserve"> </w:t>
      </w:r>
      <w:r>
        <w:rPr>
          <w:spacing w:val="-2"/>
        </w:rPr>
        <w:t>wealth</w:t>
      </w:r>
      <w:r>
        <w:rPr>
          <w:spacing w:val="-8"/>
        </w:rPr>
        <w:t xml:space="preserve"> </w:t>
      </w:r>
      <w:r>
        <w:rPr>
          <w:spacing w:val="-2"/>
        </w:rPr>
        <w:t>inequality</w:t>
      </w:r>
      <w:r>
        <w:rPr>
          <w:spacing w:val="-8"/>
        </w:rPr>
        <w:t xml:space="preserve"> </w:t>
      </w:r>
      <w:r>
        <w:rPr>
          <w:spacing w:val="-2"/>
        </w:rPr>
        <w:t>estimates,</w:t>
      </w:r>
      <w:r>
        <w:rPr>
          <w:spacing w:val="-8"/>
        </w:rPr>
        <w:t xml:space="preserve"> </w:t>
      </w:r>
      <w:r>
        <w:rPr>
          <w:spacing w:val="-2"/>
        </w:rPr>
        <w:t>we</w:t>
      </w:r>
      <w:r>
        <w:rPr>
          <w:spacing w:val="-8"/>
        </w:rPr>
        <w:t xml:space="preserve"> </w:t>
      </w:r>
      <w:r>
        <w:rPr>
          <w:spacing w:val="-2"/>
        </w:rPr>
        <w:t xml:space="preserve">can </w:t>
      </w:r>
      <w:r>
        <w:t>only keep a sub-set of the countries for which Credit Suisse publishes data.</w:t>
      </w:r>
      <w:r>
        <w:rPr>
          <w:spacing w:val="24"/>
        </w:rPr>
        <w:t xml:space="preserve"> </w:t>
      </w:r>
      <w:r>
        <w:t xml:space="preserve">The countries by our database are listed in Table </w:t>
      </w:r>
      <w:hyperlink w:anchor="_bookmark114" w:history="1">
        <w:r>
          <w:rPr>
            <w:color w:val="7F0000"/>
          </w:rPr>
          <w:t>C.3</w:t>
        </w:r>
      </w:hyperlink>
      <w:r>
        <w:t>.</w:t>
      </w:r>
      <w:r>
        <w:rPr>
          <w:spacing w:val="30"/>
        </w:rPr>
        <w:t xml:space="preserve"> </w:t>
      </w:r>
      <w:r>
        <w:t xml:space="preserve">Importantly, we also, as in the case of </w:t>
      </w:r>
      <w:proofErr w:type="spellStart"/>
      <w:r>
        <w:t>WID_ineq</w:t>
      </w:r>
      <w:proofErr w:type="spellEnd"/>
      <w:r>
        <w:t xml:space="preserve">, classify an </w:t>
      </w:r>
      <w:proofErr w:type="gramStart"/>
      <w:r>
        <w:t>estimates</w:t>
      </w:r>
      <w:proofErr w:type="gramEnd"/>
      <w:r>
        <w:t xml:space="preserve"> of not fully imputed</w:t>
      </w:r>
      <w:r>
        <w:rPr>
          <w:spacing w:val="-11"/>
        </w:rPr>
        <w:t xml:space="preserve"> </w:t>
      </w:r>
      <w:r>
        <w:t>even</w:t>
      </w:r>
      <w:r>
        <w:rPr>
          <w:spacing w:val="-11"/>
        </w:rPr>
        <w:t xml:space="preserve"> </w:t>
      </w:r>
      <w:r>
        <w:t>though</w:t>
      </w:r>
      <w:r>
        <w:rPr>
          <w:spacing w:val="-11"/>
        </w:rPr>
        <w:t xml:space="preserve"> </w:t>
      </w:r>
      <w:r>
        <w:t>the</w:t>
      </w:r>
      <w:r>
        <w:rPr>
          <w:spacing w:val="-11"/>
        </w:rPr>
        <w:t xml:space="preserve"> </w:t>
      </w:r>
      <w:r>
        <w:t>distributional</w:t>
      </w:r>
      <w:r>
        <w:rPr>
          <w:spacing w:val="-11"/>
        </w:rPr>
        <w:t xml:space="preserve"> </w:t>
      </w:r>
      <w:r>
        <w:t>information</w:t>
      </w:r>
      <w:r>
        <w:rPr>
          <w:spacing w:val="-11"/>
        </w:rPr>
        <w:t xml:space="preserve"> </w:t>
      </w:r>
      <w:r>
        <w:t>has</w:t>
      </w:r>
      <w:r>
        <w:rPr>
          <w:spacing w:val="-11"/>
        </w:rPr>
        <w:t xml:space="preserve"> </w:t>
      </w:r>
      <w:r>
        <w:t>not</w:t>
      </w:r>
      <w:r>
        <w:rPr>
          <w:spacing w:val="-11"/>
        </w:rPr>
        <w:t xml:space="preserve"> </w:t>
      </w:r>
      <w:r>
        <w:t>been</w:t>
      </w:r>
      <w:r>
        <w:rPr>
          <w:spacing w:val="-11"/>
        </w:rPr>
        <w:t xml:space="preserve"> </w:t>
      </w:r>
      <w:r>
        <w:t>directly</w:t>
      </w:r>
      <w:r>
        <w:rPr>
          <w:spacing w:val="-11"/>
        </w:rPr>
        <w:t xml:space="preserve"> </w:t>
      </w:r>
      <w:r>
        <w:t>obtained</w:t>
      </w:r>
      <w:r>
        <w:rPr>
          <w:spacing w:val="-11"/>
        </w:rPr>
        <w:t xml:space="preserve"> </w:t>
      </w:r>
      <w:r>
        <w:t>from</w:t>
      </w:r>
      <w:r>
        <w:rPr>
          <w:spacing w:val="-11"/>
        </w:rPr>
        <w:t xml:space="preserve"> </w:t>
      </w:r>
      <w:r>
        <w:t>microdata</w:t>
      </w:r>
      <w:r>
        <w:rPr>
          <w:spacing w:val="-11"/>
        </w:rPr>
        <w:t xml:space="preserve"> </w:t>
      </w:r>
      <w:r>
        <w:t>(such</w:t>
      </w:r>
      <w:r>
        <w:rPr>
          <w:spacing w:val="-11"/>
        </w:rPr>
        <w:t xml:space="preserve"> </w:t>
      </w:r>
      <w:r>
        <w:t>as the HFCS micro data) but indirectly via available databases or research papers.</w:t>
      </w:r>
    </w:p>
    <w:p w14:paraId="6F2E5B6F" w14:textId="77777777" w:rsidR="00620CF6" w:rsidRDefault="00000000">
      <w:pPr>
        <w:pStyle w:val="BodyText"/>
        <w:spacing w:before="110" w:line="355" w:lineRule="auto"/>
        <w:ind w:left="117" w:right="115"/>
        <w:jc w:val="both"/>
      </w:pPr>
      <w:r>
        <w:t>In general, we have obtained data points referring to years prior to 2000 from the 2016 Databook and the 2017 Databook, data points referring to the period 2000 – 2014 derive from the 2014 Databook, while we sourced</w:t>
      </w:r>
      <w:r>
        <w:rPr>
          <w:spacing w:val="-7"/>
        </w:rPr>
        <w:t xml:space="preserve"> </w:t>
      </w:r>
      <w:r>
        <w:t>data</w:t>
      </w:r>
      <w:r>
        <w:rPr>
          <w:spacing w:val="-7"/>
        </w:rPr>
        <w:t xml:space="preserve"> </w:t>
      </w:r>
      <w:r>
        <w:t>points</w:t>
      </w:r>
      <w:r>
        <w:rPr>
          <w:spacing w:val="-7"/>
        </w:rPr>
        <w:t xml:space="preserve"> </w:t>
      </w:r>
      <w:r>
        <w:t>referring</w:t>
      </w:r>
      <w:r>
        <w:rPr>
          <w:spacing w:val="-7"/>
        </w:rPr>
        <w:t xml:space="preserve"> </w:t>
      </w:r>
      <w:r>
        <w:t>to</w:t>
      </w:r>
      <w:r>
        <w:rPr>
          <w:spacing w:val="-7"/>
        </w:rPr>
        <w:t xml:space="preserve"> </w:t>
      </w:r>
      <w:r>
        <w:t>more</w:t>
      </w:r>
      <w:r>
        <w:rPr>
          <w:spacing w:val="-7"/>
        </w:rPr>
        <w:t xml:space="preserve"> </w:t>
      </w:r>
      <w:r>
        <w:t>recent</w:t>
      </w:r>
      <w:r>
        <w:rPr>
          <w:spacing w:val="-7"/>
        </w:rPr>
        <w:t xml:space="preserve"> </w:t>
      </w:r>
      <w:r>
        <w:t>years</w:t>
      </w:r>
      <w:r>
        <w:rPr>
          <w:spacing w:val="-7"/>
        </w:rPr>
        <w:t xml:space="preserve"> </w:t>
      </w:r>
      <w:r>
        <w:t>primarily</w:t>
      </w:r>
      <w:r>
        <w:rPr>
          <w:spacing w:val="-7"/>
        </w:rPr>
        <w:t xml:space="preserve"> </w:t>
      </w:r>
      <w:r>
        <w:t>from</w:t>
      </w:r>
      <w:r>
        <w:rPr>
          <w:spacing w:val="-7"/>
        </w:rPr>
        <w:t xml:space="preserve"> </w:t>
      </w:r>
      <w:r>
        <w:t>the</w:t>
      </w:r>
      <w:r>
        <w:rPr>
          <w:spacing w:val="-7"/>
        </w:rPr>
        <w:t xml:space="preserve"> </w:t>
      </w:r>
      <w:r>
        <w:t>2019</w:t>
      </w:r>
      <w:r>
        <w:rPr>
          <w:spacing w:val="-7"/>
        </w:rPr>
        <w:t xml:space="preserve"> </w:t>
      </w:r>
      <w:r>
        <w:t>Databook.</w:t>
      </w:r>
      <w:r>
        <w:rPr>
          <w:spacing w:val="11"/>
        </w:rPr>
        <w:t xml:space="preserve"> </w:t>
      </w:r>
      <w:r>
        <w:t>For</w:t>
      </w:r>
      <w:r>
        <w:rPr>
          <w:spacing w:val="-7"/>
        </w:rPr>
        <w:t xml:space="preserve"> </w:t>
      </w:r>
      <w:r>
        <w:t>Italy</w:t>
      </w:r>
      <w:r>
        <w:rPr>
          <w:spacing w:val="-7"/>
        </w:rPr>
        <w:t xml:space="preserve"> </w:t>
      </w:r>
      <w:r>
        <w:t>and</w:t>
      </w:r>
      <w:r>
        <w:rPr>
          <w:spacing w:val="-7"/>
        </w:rPr>
        <w:t xml:space="preserve"> </w:t>
      </w:r>
      <w:proofErr w:type="gramStart"/>
      <w:r>
        <w:t>Canada</w:t>
      </w:r>
      <w:proofErr w:type="gramEnd"/>
      <w:r>
        <w:t xml:space="preserve"> we</w:t>
      </w:r>
      <w:r>
        <w:rPr>
          <w:spacing w:val="-13"/>
        </w:rPr>
        <w:t xml:space="preserve"> </w:t>
      </w:r>
      <w:r>
        <w:t>do</w:t>
      </w:r>
      <w:r>
        <w:rPr>
          <w:spacing w:val="-12"/>
        </w:rPr>
        <w:t xml:space="preserve"> </w:t>
      </w:r>
      <w:r>
        <w:t>not</w:t>
      </w:r>
      <w:r>
        <w:rPr>
          <w:spacing w:val="-13"/>
        </w:rPr>
        <w:t xml:space="preserve"> </w:t>
      </w:r>
      <w:r>
        <w:t>publish</w:t>
      </w:r>
      <w:r>
        <w:rPr>
          <w:spacing w:val="-12"/>
        </w:rPr>
        <w:t xml:space="preserve"> </w:t>
      </w:r>
      <w:r>
        <w:t>data</w:t>
      </w:r>
      <w:r>
        <w:rPr>
          <w:spacing w:val="-13"/>
        </w:rPr>
        <w:t xml:space="preserve"> </w:t>
      </w:r>
      <w:r>
        <w:t>points</w:t>
      </w:r>
      <w:r>
        <w:rPr>
          <w:spacing w:val="-12"/>
        </w:rPr>
        <w:t xml:space="preserve"> </w:t>
      </w:r>
      <w:r>
        <w:t>prior</w:t>
      </w:r>
      <w:r>
        <w:rPr>
          <w:spacing w:val="-13"/>
        </w:rPr>
        <w:t xml:space="preserve"> </w:t>
      </w:r>
      <w:r>
        <w:t>to</w:t>
      </w:r>
      <w:r>
        <w:rPr>
          <w:spacing w:val="-12"/>
        </w:rPr>
        <w:t xml:space="preserve"> </w:t>
      </w:r>
      <w:r>
        <w:t>2000</w:t>
      </w:r>
      <w:r>
        <w:rPr>
          <w:spacing w:val="-13"/>
        </w:rPr>
        <w:t xml:space="preserve"> </w:t>
      </w:r>
      <w:r>
        <w:t>and</w:t>
      </w:r>
      <w:r>
        <w:rPr>
          <w:spacing w:val="-12"/>
        </w:rPr>
        <w:t xml:space="preserve"> </w:t>
      </w:r>
      <w:r>
        <w:t>after</w:t>
      </w:r>
      <w:r>
        <w:rPr>
          <w:spacing w:val="-13"/>
        </w:rPr>
        <w:t xml:space="preserve"> </w:t>
      </w:r>
      <w:r>
        <w:t>2014</w:t>
      </w:r>
      <w:r>
        <w:rPr>
          <w:spacing w:val="-12"/>
        </w:rPr>
        <w:t xml:space="preserve"> </w:t>
      </w:r>
      <w:r>
        <w:t>because</w:t>
      </w:r>
      <w:r>
        <w:rPr>
          <w:spacing w:val="-13"/>
        </w:rPr>
        <w:t xml:space="preserve"> </w:t>
      </w:r>
      <w:r>
        <w:t>of</w:t>
      </w:r>
      <w:r>
        <w:rPr>
          <w:spacing w:val="-12"/>
        </w:rPr>
        <w:t xml:space="preserve"> </w:t>
      </w:r>
      <w:r>
        <w:t>breaks</w:t>
      </w:r>
      <w:r>
        <w:rPr>
          <w:spacing w:val="-13"/>
        </w:rPr>
        <w:t xml:space="preserve"> </w:t>
      </w:r>
      <w:r>
        <w:t>in</w:t>
      </w:r>
      <w:r>
        <w:rPr>
          <w:spacing w:val="-12"/>
        </w:rPr>
        <w:t xml:space="preserve"> </w:t>
      </w:r>
      <w:r>
        <w:t>the</w:t>
      </w:r>
      <w:r>
        <w:rPr>
          <w:spacing w:val="-13"/>
        </w:rPr>
        <w:t xml:space="preserve"> </w:t>
      </w:r>
      <w:r>
        <w:t>series</w:t>
      </w:r>
      <w:r>
        <w:rPr>
          <w:spacing w:val="-12"/>
        </w:rPr>
        <w:t xml:space="preserve"> </w:t>
      </w:r>
      <w:r>
        <w:t>and</w:t>
      </w:r>
      <w:r>
        <w:rPr>
          <w:spacing w:val="-13"/>
        </w:rPr>
        <w:t xml:space="preserve"> </w:t>
      </w:r>
      <w:r>
        <w:t xml:space="preserve">methodological </w:t>
      </w:r>
      <w:r>
        <w:rPr>
          <w:spacing w:val="-2"/>
        </w:rPr>
        <w:t>inconsistencies.</w:t>
      </w:r>
    </w:p>
    <w:p w14:paraId="6076B1AD" w14:textId="77777777" w:rsidR="00620CF6" w:rsidRDefault="00000000">
      <w:pPr>
        <w:pStyle w:val="BodyText"/>
        <w:spacing w:before="116" w:line="355" w:lineRule="auto"/>
        <w:ind w:left="117" w:right="115"/>
        <w:jc w:val="both"/>
      </w:pPr>
      <w:r>
        <w:t xml:space="preserve">Table </w:t>
      </w:r>
      <w:hyperlink w:anchor="_bookmark114" w:history="1">
        <w:r>
          <w:rPr>
            <w:color w:val="7F0000"/>
          </w:rPr>
          <w:t>C.3</w:t>
        </w:r>
      </w:hyperlink>
      <w:r>
        <w:rPr>
          <w:color w:val="7F0000"/>
        </w:rPr>
        <w:t xml:space="preserve"> </w:t>
      </w:r>
      <w:r>
        <w:t>shows for each country (Country)covered by the GC Wealth Project Wealth Inequality Trends Database the data source for the estimate of per capita wealth in the Original</w:t>
      </w:r>
      <w:r>
        <w:rPr>
          <w:spacing w:val="40"/>
        </w:rPr>
        <w:t xml:space="preserve"> </w:t>
      </w:r>
      <w:r>
        <w:t>Source:</w:t>
      </w:r>
      <w:r>
        <w:rPr>
          <w:spacing w:val="40"/>
        </w:rPr>
        <w:t xml:space="preserve"> </w:t>
      </w:r>
      <w:r>
        <w:t>Aggregate column (HBS and or FBS), the data source for the estimate of wealth inequality which can be a published research paper or report, a database, oﬀicial statistics, or microdata in the Original</w:t>
      </w:r>
      <w:r>
        <w:rPr>
          <w:spacing w:val="40"/>
        </w:rPr>
        <w:t xml:space="preserve"> </w:t>
      </w:r>
      <w:r>
        <w:t>Source:</w:t>
      </w:r>
      <w:r>
        <w:rPr>
          <w:spacing w:val="40"/>
        </w:rPr>
        <w:t xml:space="preserve"> </w:t>
      </w:r>
      <w:r>
        <w:t xml:space="preserve">Distribution, the </w:t>
      </w:r>
      <w:proofErr w:type="spellStart"/>
      <w:r>
        <w:t>the</w:t>
      </w:r>
      <w:proofErr w:type="spellEnd"/>
      <w:r>
        <w:t xml:space="preserve"> reference years of the source providing distributional data in the column Reference</w:t>
      </w:r>
      <w:r>
        <w:rPr>
          <w:spacing w:val="40"/>
        </w:rPr>
        <w:t xml:space="preserve"> </w:t>
      </w:r>
      <w:r>
        <w:t>Years:</w:t>
      </w:r>
      <w:r>
        <w:rPr>
          <w:spacing w:val="40"/>
        </w:rPr>
        <w:t xml:space="preserve"> </w:t>
      </w:r>
      <w:r>
        <w:t>Distribution Data, and the reference years for which Credit Suisse [</w:t>
      </w:r>
      <w:hyperlink w:anchor="_bookmark143" w:history="1">
        <w:r>
          <w:rPr>
            <w:color w:val="0000FF"/>
          </w:rPr>
          <w:t>24</w:t>
        </w:r>
      </w:hyperlink>
      <w:r>
        <w:t>] has used micro-level wealth data rather wealth inequality estimates published by another source in the column Reference</w:t>
      </w:r>
      <w:r>
        <w:rPr>
          <w:spacing w:val="40"/>
        </w:rPr>
        <w:t xml:space="preserve"> </w:t>
      </w:r>
      <w:r>
        <w:t>Years:</w:t>
      </w:r>
      <w:r>
        <w:rPr>
          <w:spacing w:val="40"/>
        </w:rPr>
        <w:t xml:space="preserve"> </w:t>
      </w:r>
      <w:r>
        <w:t>Microdata.</w:t>
      </w:r>
    </w:p>
    <w:p w14:paraId="448B1988" w14:textId="77777777" w:rsidR="00620CF6" w:rsidRDefault="00620CF6">
      <w:pPr>
        <w:spacing w:line="355" w:lineRule="auto"/>
        <w:jc w:val="both"/>
        <w:sectPr w:rsidR="00620CF6" w:rsidSect="00D60468">
          <w:pgSz w:w="12240" w:h="15840"/>
          <w:pgMar w:top="1260" w:right="1300" w:bottom="280" w:left="1300" w:header="720" w:footer="720" w:gutter="0"/>
          <w:cols w:space="720"/>
        </w:sectPr>
      </w:pPr>
    </w:p>
    <w:p w14:paraId="275F4E86" w14:textId="77777777" w:rsidR="00620CF6" w:rsidRDefault="00000000">
      <w:pPr>
        <w:spacing w:before="102" w:line="369" w:lineRule="auto"/>
        <w:ind w:left="4071" w:right="3591"/>
        <w:rPr>
          <w:sz w:val="16"/>
        </w:rPr>
      </w:pPr>
      <w:bookmarkStart w:id="641" w:name="_bookmark114"/>
      <w:bookmarkEnd w:id="641"/>
      <w:r>
        <w:rPr>
          <w:w w:val="105"/>
          <w:sz w:val="16"/>
        </w:rPr>
        <w:lastRenderedPageBreak/>
        <w:t>Table</w:t>
      </w:r>
      <w:r>
        <w:rPr>
          <w:spacing w:val="19"/>
          <w:w w:val="105"/>
          <w:sz w:val="16"/>
        </w:rPr>
        <w:t xml:space="preserve"> </w:t>
      </w:r>
      <w:r>
        <w:rPr>
          <w:w w:val="105"/>
          <w:sz w:val="16"/>
        </w:rPr>
        <w:t>C.3:</w:t>
      </w:r>
      <w:r>
        <w:rPr>
          <w:spacing w:val="40"/>
          <w:w w:val="105"/>
          <w:sz w:val="16"/>
        </w:rPr>
        <w:t xml:space="preserve"> </w:t>
      </w:r>
      <w:r>
        <w:rPr>
          <w:w w:val="105"/>
          <w:sz w:val="16"/>
        </w:rPr>
        <w:t>The</w:t>
      </w:r>
      <w:r>
        <w:rPr>
          <w:spacing w:val="19"/>
          <w:w w:val="105"/>
          <w:sz w:val="16"/>
        </w:rPr>
        <w:t xml:space="preserve"> </w:t>
      </w:r>
      <w:r>
        <w:rPr>
          <w:w w:val="105"/>
          <w:sz w:val="16"/>
        </w:rPr>
        <w:t>selection</w:t>
      </w:r>
      <w:r>
        <w:rPr>
          <w:spacing w:val="19"/>
          <w:w w:val="105"/>
          <w:sz w:val="16"/>
        </w:rPr>
        <w:t xml:space="preserve"> </w:t>
      </w:r>
      <w:r>
        <w:rPr>
          <w:w w:val="105"/>
          <w:sz w:val="16"/>
        </w:rPr>
        <w:t>of</w:t>
      </w:r>
      <w:r>
        <w:rPr>
          <w:spacing w:val="19"/>
          <w:w w:val="105"/>
          <w:sz w:val="16"/>
        </w:rPr>
        <w:t xml:space="preserve"> </w:t>
      </w:r>
      <w:r>
        <w:rPr>
          <w:w w:val="105"/>
          <w:sz w:val="16"/>
        </w:rPr>
        <w:t>Credit</w:t>
      </w:r>
      <w:r>
        <w:rPr>
          <w:spacing w:val="19"/>
          <w:w w:val="105"/>
          <w:sz w:val="16"/>
        </w:rPr>
        <w:t xml:space="preserve"> </w:t>
      </w:r>
      <w:r>
        <w:rPr>
          <w:w w:val="105"/>
          <w:sz w:val="16"/>
        </w:rPr>
        <w:t>Suisse</w:t>
      </w:r>
      <w:r>
        <w:rPr>
          <w:spacing w:val="19"/>
          <w:w w:val="105"/>
          <w:sz w:val="16"/>
        </w:rPr>
        <w:t xml:space="preserve"> </w:t>
      </w:r>
      <w:r>
        <w:rPr>
          <w:w w:val="105"/>
          <w:sz w:val="16"/>
        </w:rPr>
        <w:t>series</w:t>
      </w:r>
      <w:r>
        <w:rPr>
          <w:spacing w:val="19"/>
          <w:w w:val="105"/>
          <w:sz w:val="16"/>
        </w:rPr>
        <w:t xml:space="preserve"> </w:t>
      </w:r>
      <w:r>
        <w:rPr>
          <w:w w:val="105"/>
          <w:sz w:val="16"/>
        </w:rPr>
        <w:t>available</w:t>
      </w:r>
      <w:r>
        <w:rPr>
          <w:spacing w:val="19"/>
          <w:w w:val="105"/>
          <w:sz w:val="16"/>
        </w:rPr>
        <w:t xml:space="preserve"> </w:t>
      </w:r>
      <w:r>
        <w:rPr>
          <w:w w:val="105"/>
          <w:sz w:val="16"/>
        </w:rPr>
        <w:t>in</w:t>
      </w:r>
      <w:r>
        <w:rPr>
          <w:spacing w:val="19"/>
          <w:w w:val="105"/>
          <w:sz w:val="16"/>
        </w:rPr>
        <w:t xml:space="preserve"> </w:t>
      </w:r>
      <w:r>
        <w:rPr>
          <w:w w:val="105"/>
          <w:sz w:val="16"/>
        </w:rPr>
        <w:t>the</w:t>
      </w:r>
      <w:r>
        <w:rPr>
          <w:spacing w:val="19"/>
          <w:w w:val="105"/>
          <w:sz w:val="16"/>
        </w:rPr>
        <w:t xml:space="preserve"> </w:t>
      </w:r>
      <w:r>
        <w:rPr>
          <w:w w:val="105"/>
          <w:sz w:val="16"/>
        </w:rPr>
        <w:t>GC</w:t>
      </w:r>
      <w:r>
        <w:rPr>
          <w:spacing w:val="19"/>
          <w:w w:val="105"/>
          <w:sz w:val="16"/>
        </w:rPr>
        <w:t xml:space="preserve"> </w:t>
      </w:r>
      <w:r>
        <w:rPr>
          <w:w w:val="105"/>
          <w:sz w:val="16"/>
        </w:rPr>
        <w:t>Wealth Project:</w:t>
      </w:r>
      <w:r>
        <w:rPr>
          <w:spacing w:val="40"/>
          <w:w w:val="105"/>
          <w:sz w:val="16"/>
        </w:rPr>
        <w:t xml:space="preserve"> </w:t>
      </w:r>
      <w:r>
        <w:rPr>
          <w:w w:val="105"/>
          <w:sz w:val="16"/>
        </w:rPr>
        <w:t>notes on the primary source of data and their nature</w:t>
      </w:r>
    </w:p>
    <w:p w14:paraId="0E543589" w14:textId="77777777" w:rsidR="00620CF6" w:rsidRDefault="00620CF6">
      <w:pPr>
        <w:pStyle w:val="BodyText"/>
        <w:spacing w:before="5"/>
        <w:rPr>
          <w:sz w:val="15"/>
        </w:rPr>
      </w:pPr>
    </w:p>
    <w:tbl>
      <w:tblPr>
        <w:tblW w:w="0" w:type="auto"/>
        <w:tblInd w:w="124" w:type="dxa"/>
        <w:tblLayout w:type="fixed"/>
        <w:tblCellMar>
          <w:left w:w="0" w:type="dxa"/>
          <w:right w:w="0" w:type="dxa"/>
        </w:tblCellMar>
        <w:tblLook w:val="01E0" w:firstRow="1" w:lastRow="1" w:firstColumn="1" w:lastColumn="1" w:noHBand="0" w:noVBand="0"/>
      </w:tblPr>
      <w:tblGrid>
        <w:gridCol w:w="1373"/>
        <w:gridCol w:w="1331"/>
        <w:gridCol w:w="3641"/>
        <w:gridCol w:w="4482"/>
        <w:gridCol w:w="2841"/>
      </w:tblGrid>
      <w:tr w:rsidR="00620CF6" w14:paraId="769CAA57" w14:textId="77777777">
        <w:trPr>
          <w:trHeight w:val="1084"/>
        </w:trPr>
        <w:tc>
          <w:tcPr>
            <w:tcW w:w="1373" w:type="dxa"/>
            <w:tcBorders>
              <w:top w:val="single" w:sz="8" w:space="0" w:color="000000"/>
              <w:bottom w:val="single" w:sz="4" w:space="0" w:color="000000"/>
            </w:tcBorders>
          </w:tcPr>
          <w:p w14:paraId="4F968DDA" w14:textId="77777777" w:rsidR="00620CF6" w:rsidRDefault="00000000">
            <w:pPr>
              <w:pStyle w:val="TableParagraph"/>
              <w:spacing w:before="118"/>
              <w:ind w:left="0" w:right="117"/>
              <w:jc w:val="right"/>
              <w:rPr>
                <w:sz w:val="16"/>
              </w:rPr>
            </w:pPr>
            <w:r>
              <w:rPr>
                <w:spacing w:val="-2"/>
                <w:w w:val="105"/>
                <w:sz w:val="16"/>
              </w:rPr>
              <w:t>Country</w:t>
            </w:r>
          </w:p>
        </w:tc>
        <w:tc>
          <w:tcPr>
            <w:tcW w:w="1331" w:type="dxa"/>
            <w:tcBorders>
              <w:top w:val="single" w:sz="8" w:space="0" w:color="000000"/>
              <w:bottom w:val="single" w:sz="4" w:space="0" w:color="000000"/>
            </w:tcBorders>
          </w:tcPr>
          <w:p w14:paraId="5DCCD02A" w14:textId="77777777" w:rsidR="00620CF6" w:rsidRDefault="00000000">
            <w:pPr>
              <w:pStyle w:val="TableParagraph"/>
              <w:spacing w:before="4" w:line="330" w:lineRule="atLeast"/>
              <w:ind w:right="153" w:hanging="1"/>
              <w:rPr>
                <w:sz w:val="16"/>
              </w:rPr>
            </w:pPr>
            <w:r>
              <w:rPr>
                <w:spacing w:val="-2"/>
                <w:sz w:val="16"/>
              </w:rPr>
              <w:t>Original</w:t>
            </w:r>
            <w:r>
              <w:rPr>
                <w:spacing w:val="40"/>
                <w:sz w:val="16"/>
              </w:rPr>
              <w:t xml:space="preserve"> </w:t>
            </w:r>
            <w:r>
              <w:rPr>
                <w:spacing w:val="-2"/>
                <w:sz w:val="16"/>
              </w:rPr>
              <w:t>Source:</w:t>
            </w:r>
            <w:r>
              <w:rPr>
                <w:spacing w:val="40"/>
                <w:sz w:val="16"/>
              </w:rPr>
              <w:t xml:space="preserve"> </w:t>
            </w:r>
            <w:r>
              <w:rPr>
                <w:spacing w:val="-2"/>
                <w:sz w:val="16"/>
              </w:rPr>
              <w:t>Aggregate</w:t>
            </w:r>
          </w:p>
        </w:tc>
        <w:tc>
          <w:tcPr>
            <w:tcW w:w="3641" w:type="dxa"/>
            <w:tcBorders>
              <w:top w:val="single" w:sz="8" w:space="0" w:color="000000"/>
              <w:bottom w:val="single" w:sz="4" w:space="0" w:color="000000"/>
            </w:tcBorders>
          </w:tcPr>
          <w:p w14:paraId="155AD1A6" w14:textId="77777777" w:rsidR="00620CF6" w:rsidRDefault="00000000">
            <w:pPr>
              <w:pStyle w:val="TableParagraph"/>
              <w:spacing w:before="118"/>
              <w:ind w:left="161"/>
              <w:rPr>
                <w:sz w:val="16"/>
              </w:rPr>
            </w:pPr>
            <w:r>
              <w:rPr>
                <w:w w:val="105"/>
                <w:sz w:val="16"/>
              </w:rPr>
              <w:t>Original</w:t>
            </w:r>
            <w:r>
              <w:rPr>
                <w:spacing w:val="-3"/>
                <w:w w:val="105"/>
                <w:sz w:val="16"/>
              </w:rPr>
              <w:t xml:space="preserve"> </w:t>
            </w:r>
            <w:r>
              <w:rPr>
                <w:w w:val="105"/>
                <w:sz w:val="16"/>
              </w:rPr>
              <w:t>Source:</w:t>
            </w:r>
            <w:r>
              <w:rPr>
                <w:spacing w:val="14"/>
                <w:w w:val="105"/>
                <w:sz w:val="16"/>
              </w:rPr>
              <w:t xml:space="preserve"> </w:t>
            </w:r>
            <w:r>
              <w:rPr>
                <w:spacing w:val="-2"/>
                <w:w w:val="105"/>
                <w:sz w:val="16"/>
              </w:rPr>
              <w:t>Distribution</w:t>
            </w:r>
          </w:p>
        </w:tc>
        <w:tc>
          <w:tcPr>
            <w:tcW w:w="4482" w:type="dxa"/>
            <w:tcBorders>
              <w:top w:val="single" w:sz="8" w:space="0" w:color="000000"/>
              <w:bottom w:val="single" w:sz="4" w:space="0" w:color="000000"/>
            </w:tcBorders>
          </w:tcPr>
          <w:p w14:paraId="5829807B" w14:textId="77777777" w:rsidR="00620CF6" w:rsidRDefault="00000000">
            <w:pPr>
              <w:pStyle w:val="TableParagraph"/>
              <w:spacing w:before="118"/>
              <w:ind w:left="161"/>
              <w:rPr>
                <w:sz w:val="16"/>
              </w:rPr>
            </w:pPr>
            <w:r>
              <w:rPr>
                <w:w w:val="105"/>
                <w:sz w:val="16"/>
              </w:rPr>
              <w:t>Reference</w:t>
            </w:r>
            <w:r>
              <w:rPr>
                <w:spacing w:val="2"/>
                <w:w w:val="105"/>
                <w:sz w:val="16"/>
              </w:rPr>
              <w:t xml:space="preserve"> </w:t>
            </w:r>
            <w:r>
              <w:rPr>
                <w:w w:val="105"/>
                <w:sz w:val="16"/>
              </w:rPr>
              <w:t>Years:</w:t>
            </w:r>
            <w:r>
              <w:rPr>
                <w:spacing w:val="18"/>
                <w:w w:val="105"/>
                <w:sz w:val="16"/>
              </w:rPr>
              <w:t xml:space="preserve"> </w:t>
            </w:r>
            <w:r>
              <w:rPr>
                <w:w w:val="105"/>
                <w:sz w:val="16"/>
              </w:rPr>
              <w:t>Distribution</w:t>
            </w:r>
            <w:r>
              <w:rPr>
                <w:spacing w:val="3"/>
                <w:w w:val="105"/>
                <w:sz w:val="16"/>
              </w:rPr>
              <w:t xml:space="preserve"> </w:t>
            </w:r>
            <w:r>
              <w:rPr>
                <w:spacing w:val="-4"/>
                <w:w w:val="105"/>
                <w:sz w:val="16"/>
              </w:rPr>
              <w:t>Data</w:t>
            </w:r>
          </w:p>
        </w:tc>
        <w:tc>
          <w:tcPr>
            <w:tcW w:w="2841" w:type="dxa"/>
            <w:tcBorders>
              <w:top w:val="single" w:sz="8" w:space="0" w:color="000000"/>
              <w:bottom w:val="single" w:sz="4" w:space="0" w:color="000000"/>
            </w:tcBorders>
          </w:tcPr>
          <w:p w14:paraId="4B32CAD8" w14:textId="77777777" w:rsidR="00620CF6" w:rsidRDefault="00000000">
            <w:pPr>
              <w:pStyle w:val="TableParagraph"/>
              <w:spacing w:before="118"/>
              <w:ind w:left="453"/>
              <w:rPr>
                <w:sz w:val="16"/>
              </w:rPr>
            </w:pPr>
            <w:r>
              <w:rPr>
                <w:w w:val="105"/>
                <w:sz w:val="16"/>
              </w:rPr>
              <w:t>Reference</w:t>
            </w:r>
            <w:r>
              <w:rPr>
                <w:spacing w:val="1"/>
                <w:w w:val="105"/>
                <w:sz w:val="16"/>
              </w:rPr>
              <w:t xml:space="preserve"> </w:t>
            </w:r>
            <w:r>
              <w:rPr>
                <w:w w:val="105"/>
                <w:sz w:val="16"/>
              </w:rPr>
              <w:t>Years:</w:t>
            </w:r>
            <w:r>
              <w:rPr>
                <w:spacing w:val="17"/>
                <w:w w:val="105"/>
                <w:sz w:val="16"/>
              </w:rPr>
              <w:t xml:space="preserve"> </w:t>
            </w:r>
            <w:r>
              <w:rPr>
                <w:spacing w:val="-2"/>
                <w:w w:val="105"/>
                <w:sz w:val="16"/>
              </w:rPr>
              <w:t>Microdata</w:t>
            </w:r>
          </w:p>
        </w:tc>
      </w:tr>
      <w:tr w:rsidR="00620CF6" w14:paraId="33765F3E" w14:textId="77777777">
        <w:trPr>
          <w:trHeight w:val="1384"/>
        </w:trPr>
        <w:tc>
          <w:tcPr>
            <w:tcW w:w="1373" w:type="dxa"/>
            <w:tcBorders>
              <w:top w:val="single" w:sz="4" w:space="0" w:color="000000"/>
            </w:tcBorders>
          </w:tcPr>
          <w:p w14:paraId="733FBEB1" w14:textId="77777777" w:rsidR="00620CF6" w:rsidRDefault="00000000">
            <w:pPr>
              <w:pStyle w:val="TableParagraph"/>
              <w:spacing w:before="120"/>
              <w:ind w:left="706"/>
              <w:rPr>
                <w:sz w:val="16"/>
              </w:rPr>
            </w:pPr>
            <w:r>
              <w:rPr>
                <w:spacing w:val="-2"/>
                <w:w w:val="105"/>
                <w:sz w:val="16"/>
              </w:rPr>
              <w:t>Austria</w:t>
            </w:r>
          </w:p>
          <w:p w14:paraId="6F838C80" w14:textId="77777777" w:rsidR="00620CF6" w:rsidRDefault="00620CF6">
            <w:pPr>
              <w:pStyle w:val="TableParagraph"/>
              <w:spacing w:before="0"/>
              <w:ind w:left="0"/>
            </w:pPr>
          </w:p>
          <w:p w14:paraId="24B2029D" w14:textId="77777777" w:rsidR="00620CF6" w:rsidRDefault="00620CF6">
            <w:pPr>
              <w:pStyle w:val="TableParagraph"/>
              <w:spacing w:before="0"/>
              <w:ind w:left="0"/>
            </w:pPr>
          </w:p>
          <w:p w14:paraId="5C1AFB1A" w14:textId="77777777" w:rsidR="00620CF6" w:rsidRDefault="00000000">
            <w:pPr>
              <w:pStyle w:val="TableParagraph"/>
              <w:spacing w:before="187"/>
              <w:ind w:left="644"/>
              <w:rPr>
                <w:sz w:val="16"/>
              </w:rPr>
            </w:pPr>
            <w:r>
              <w:rPr>
                <w:spacing w:val="-2"/>
                <w:sz w:val="16"/>
              </w:rPr>
              <w:t>Belgium</w:t>
            </w:r>
          </w:p>
        </w:tc>
        <w:tc>
          <w:tcPr>
            <w:tcW w:w="1331" w:type="dxa"/>
            <w:tcBorders>
              <w:top w:val="single" w:sz="4" w:space="0" w:color="000000"/>
            </w:tcBorders>
          </w:tcPr>
          <w:p w14:paraId="12200BE2" w14:textId="77777777" w:rsidR="00620CF6" w:rsidRDefault="00000000">
            <w:pPr>
              <w:pStyle w:val="TableParagraph"/>
              <w:spacing w:before="120"/>
              <w:rPr>
                <w:sz w:val="16"/>
              </w:rPr>
            </w:pPr>
            <w:r>
              <w:rPr>
                <w:spacing w:val="-5"/>
                <w:w w:val="120"/>
                <w:sz w:val="16"/>
              </w:rPr>
              <w:t>FBS</w:t>
            </w:r>
          </w:p>
          <w:p w14:paraId="7274A51B" w14:textId="77777777" w:rsidR="00620CF6" w:rsidRDefault="00620CF6">
            <w:pPr>
              <w:pStyle w:val="TableParagraph"/>
              <w:spacing w:before="0"/>
              <w:ind w:left="0"/>
            </w:pPr>
          </w:p>
          <w:p w14:paraId="7FEEEC00" w14:textId="77777777" w:rsidR="00620CF6" w:rsidRDefault="00620CF6">
            <w:pPr>
              <w:pStyle w:val="TableParagraph"/>
              <w:spacing w:before="0"/>
              <w:ind w:left="0"/>
            </w:pPr>
          </w:p>
          <w:p w14:paraId="0BE0AB1F" w14:textId="77777777" w:rsidR="00620CF6" w:rsidRDefault="00000000">
            <w:pPr>
              <w:pStyle w:val="TableParagraph"/>
              <w:spacing w:before="187"/>
              <w:rPr>
                <w:sz w:val="16"/>
              </w:rPr>
            </w:pPr>
            <w:r>
              <w:rPr>
                <w:spacing w:val="-5"/>
                <w:w w:val="120"/>
                <w:sz w:val="16"/>
              </w:rPr>
              <w:t>FBS</w:t>
            </w:r>
          </w:p>
        </w:tc>
        <w:tc>
          <w:tcPr>
            <w:tcW w:w="3641" w:type="dxa"/>
            <w:tcBorders>
              <w:top w:val="single" w:sz="4" w:space="0" w:color="000000"/>
            </w:tcBorders>
          </w:tcPr>
          <w:p w14:paraId="45118620" w14:textId="77777777" w:rsidR="00620CF6" w:rsidRDefault="00000000">
            <w:pPr>
              <w:pStyle w:val="TableParagraph"/>
              <w:spacing w:before="6" w:line="330" w:lineRule="atLeast"/>
              <w:ind w:left="161" w:right="504"/>
              <w:rPr>
                <w:sz w:val="16"/>
              </w:rPr>
            </w:pPr>
            <w:proofErr w:type="spellStart"/>
            <w:r>
              <w:rPr>
                <w:sz w:val="16"/>
              </w:rPr>
              <w:t>Eurosystems</w:t>
            </w:r>
            <w:proofErr w:type="spellEnd"/>
            <w:r>
              <w:rPr>
                <w:sz w:val="16"/>
              </w:rPr>
              <w:t xml:space="preserve"> Household Finance and</w:t>
            </w:r>
            <w:r>
              <w:rPr>
                <w:spacing w:val="40"/>
                <w:sz w:val="16"/>
              </w:rPr>
              <w:t xml:space="preserve"> </w:t>
            </w:r>
            <w:r>
              <w:rPr>
                <w:sz w:val="16"/>
              </w:rPr>
              <w:t>Consumption Survey microdata and as</w:t>
            </w:r>
            <w:r>
              <w:rPr>
                <w:spacing w:val="40"/>
                <w:sz w:val="16"/>
              </w:rPr>
              <w:t xml:space="preserve"> </w:t>
            </w:r>
            <w:r>
              <w:rPr>
                <w:sz w:val="16"/>
              </w:rPr>
              <w:t>published by OECD Statistics</w:t>
            </w:r>
            <w:r>
              <w:rPr>
                <w:spacing w:val="40"/>
                <w:sz w:val="16"/>
              </w:rPr>
              <w:t xml:space="preserve"> </w:t>
            </w:r>
            <w:proofErr w:type="spellStart"/>
            <w:r>
              <w:rPr>
                <w:sz w:val="16"/>
              </w:rPr>
              <w:t>Eurosystems</w:t>
            </w:r>
            <w:proofErr w:type="spellEnd"/>
            <w:r>
              <w:rPr>
                <w:sz w:val="16"/>
              </w:rPr>
              <w:t xml:space="preserve"> Household Finance and</w:t>
            </w:r>
          </w:p>
        </w:tc>
        <w:tc>
          <w:tcPr>
            <w:tcW w:w="4482" w:type="dxa"/>
            <w:tcBorders>
              <w:top w:val="single" w:sz="4" w:space="0" w:color="000000"/>
            </w:tcBorders>
          </w:tcPr>
          <w:p w14:paraId="4C534680" w14:textId="77777777" w:rsidR="00620CF6" w:rsidRDefault="00000000">
            <w:pPr>
              <w:pStyle w:val="TableParagraph"/>
              <w:spacing w:before="120"/>
              <w:ind w:left="161"/>
              <w:rPr>
                <w:sz w:val="16"/>
              </w:rPr>
            </w:pPr>
            <w:r>
              <w:rPr>
                <w:w w:val="105"/>
                <w:sz w:val="16"/>
              </w:rPr>
              <w:t>2010</w:t>
            </w:r>
            <w:r>
              <w:rPr>
                <w:spacing w:val="22"/>
                <w:w w:val="105"/>
                <w:sz w:val="16"/>
              </w:rPr>
              <w:t xml:space="preserve"> </w:t>
            </w:r>
            <w:r>
              <w:rPr>
                <w:w w:val="105"/>
                <w:sz w:val="16"/>
              </w:rPr>
              <w:t>(HFCS</w:t>
            </w:r>
            <w:r>
              <w:rPr>
                <w:spacing w:val="22"/>
                <w:w w:val="105"/>
                <w:sz w:val="16"/>
              </w:rPr>
              <w:t xml:space="preserve"> </w:t>
            </w:r>
            <w:r>
              <w:rPr>
                <w:w w:val="105"/>
                <w:sz w:val="16"/>
              </w:rPr>
              <w:t>microdata);</w:t>
            </w:r>
            <w:r>
              <w:rPr>
                <w:spacing w:val="22"/>
                <w:w w:val="105"/>
                <w:sz w:val="16"/>
              </w:rPr>
              <w:t xml:space="preserve"> </w:t>
            </w:r>
            <w:r>
              <w:rPr>
                <w:w w:val="105"/>
                <w:sz w:val="16"/>
              </w:rPr>
              <w:t>2014</w:t>
            </w:r>
            <w:r>
              <w:rPr>
                <w:spacing w:val="22"/>
                <w:w w:val="105"/>
                <w:sz w:val="16"/>
              </w:rPr>
              <w:t xml:space="preserve"> </w:t>
            </w:r>
            <w:r>
              <w:rPr>
                <w:w w:val="105"/>
                <w:sz w:val="16"/>
              </w:rPr>
              <w:t>(OECD</w:t>
            </w:r>
            <w:r>
              <w:rPr>
                <w:spacing w:val="22"/>
                <w:w w:val="105"/>
                <w:sz w:val="16"/>
              </w:rPr>
              <w:t xml:space="preserve"> </w:t>
            </w:r>
            <w:r>
              <w:rPr>
                <w:spacing w:val="-2"/>
                <w:w w:val="105"/>
                <w:sz w:val="16"/>
              </w:rPr>
              <w:t>Statistics)</w:t>
            </w:r>
          </w:p>
          <w:p w14:paraId="31C48447" w14:textId="77777777" w:rsidR="00620CF6" w:rsidRDefault="00620CF6">
            <w:pPr>
              <w:pStyle w:val="TableParagraph"/>
              <w:spacing w:before="0"/>
              <w:ind w:left="0"/>
            </w:pPr>
          </w:p>
          <w:p w14:paraId="5B136139" w14:textId="77777777" w:rsidR="00620CF6" w:rsidRDefault="00620CF6">
            <w:pPr>
              <w:pStyle w:val="TableParagraph"/>
              <w:spacing w:before="0"/>
              <w:ind w:left="0"/>
            </w:pPr>
          </w:p>
          <w:p w14:paraId="1185A1D9" w14:textId="77777777" w:rsidR="00620CF6" w:rsidRDefault="00000000">
            <w:pPr>
              <w:pStyle w:val="TableParagraph"/>
              <w:spacing w:before="187"/>
              <w:ind w:left="161"/>
              <w:rPr>
                <w:sz w:val="16"/>
              </w:rPr>
            </w:pPr>
            <w:r>
              <w:rPr>
                <w:w w:val="105"/>
                <w:sz w:val="16"/>
              </w:rPr>
              <w:t>2010</w:t>
            </w:r>
            <w:r>
              <w:rPr>
                <w:spacing w:val="22"/>
                <w:w w:val="105"/>
                <w:sz w:val="16"/>
              </w:rPr>
              <w:t xml:space="preserve"> </w:t>
            </w:r>
            <w:r>
              <w:rPr>
                <w:w w:val="105"/>
                <w:sz w:val="16"/>
              </w:rPr>
              <w:t>(HFCS</w:t>
            </w:r>
            <w:r>
              <w:rPr>
                <w:spacing w:val="22"/>
                <w:w w:val="105"/>
                <w:sz w:val="16"/>
              </w:rPr>
              <w:t xml:space="preserve"> </w:t>
            </w:r>
            <w:r>
              <w:rPr>
                <w:w w:val="105"/>
                <w:sz w:val="16"/>
              </w:rPr>
              <w:t>microdata);</w:t>
            </w:r>
            <w:r>
              <w:rPr>
                <w:spacing w:val="22"/>
                <w:w w:val="105"/>
                <w:sz w:val="16"/>
              </w:rPr>
              <w:t xml:space="preserve"> </w:t>
            </w:r>
            <w:r>
              <w:rPr>
                <w:w w:val="105"/>
                <w:sz w:val="16"/>
              </w:rPr>
              <w:t>2014</w:t>
            </w:r>
            <w:r>
              <w:rPr>
                <w:spacing w:val="22"/>
                <w:w w:val="105"/>
                <w:sz w:val="16"/>
              </w:rPr>
              <w:t xml:space="preserve"> </w:t>
            </w:r>
            <w:r>
              <w:rPr>
                <w:w w:val="105"/>
                <w:sz w:val="16"/>
              </w:rPr>
              <w:t>(OECD</w:t>
            </w:r>
            <w:r>
              <w:rPr>
                <w:spacing w:val="22"/>
                <w:w w:val="105"/>
                <w:sz w:val="16"/>
              </w:rPr>
              <w:t xml:space="preserve"> </w:t>
            </w:r>
            <w:r>
              <w:rPr>
                <w:spacing w:val="-2"/>
                <w:w w:val="105"/>
                <w:sz w:val="16"/>
              </w:rPr>
              <w:t>Statistics)</w:t>
            </w:r>
          </w:p>
        </w:tc>
        <w:tc>
          <w:tcPr>
            <w:tcW w:w="2841" w:type="dxa"/>
            <w:tcBorders>
              <w:top w:val="single" w:sz="4" w:space="0" w:color="000000"/>
            </w:tcBorders>
          </w:tcPr>
          <w:p w14:paraId="4E9EC903" w14:textId="77777777" w:rsidR="00620CF6" w:rsidRDefault="00000000">
            <w:pPr>
              <w:pStyle w:val="TableParagraph"/>
              <w:spacing w:before="120"/>
              <w:ind w:left="510"/>
              <w:rPr>
                <w:sz w:val="16"/>
              </w:rPr>
            </w:pPr>
            <w:r>
              <w:rPr>
                <w:spacing w:val="-4"/>
                <w:w w:val="105"/>
                <w:sz w:val="16"/>
              </w:rPr>
              <w:t>2010</w:t>
            </w:r>
          </w:p>
          <w:p w14:paraId="3C92675C" w14:textId="77777777" w:rsidR="00620CF6" w:rsidRDefault="00620CF6">
            <w:pPr>
              <w:pStyle w:val="TableParagraph"/>
              <w:spacing w:before="0"/>
              <w:ind w:left="0"/>
            </w:pPr>
          </w:p>
          <w:p w14:paraId="57940425" w14:textId="77777777" w:rsidR="00620CF6" w:rsidRDefault="00620CF6">
            <w:pPr>
              <w:pStyle w:val="TableParagraph"/>
              <w:spacing w:before="0"/>
              <w:ind w:left="0"/>
            </w:pPr>
          </w:p>
          <w:p w14:paraId="646FE378" w14:textId="77777777" w:rsidR="00620CF6" w:rsidRDefault="00000000">
            <w:pPr>
              <w:pStyle w:val="TableParagraph"/>
              <w:spacing w:before="187"/>
              <w:ind w:left="510"/>
              <w:rPr>
                <w:sz w:val="16"/>
              </w:rPr>
            </w:pPr>
            <w:r>
              <w:rPr>
                <w:spacing w:val="-4"/>
                <w:w w:val="105"/>
                <w:sz w:val="16"/>
              </w:rPr>
              <w:t>2010</w:t>
            </w:r>
          </w:p>
        </w:tc>
      </w:tr>
      <w:tr w:rsidR="00620CF6" w14:paraId="23E24165" w14:textId="77777777">
        <w:trPr>
          <w:trHeight w:val="996"/>
        </w:trPr>
        <w:tc>
          <w:tcPr>
            <w:tcW w:w="1373" w:type="dxa"/>
          </w:tcPr>
          <w:p w14:paraId="5F308F89" w14:textId="77777777" w:rsidR="00620CF6" w:rsidRDefault="00620CF6">
            <w:pPr>
              <w:pStyle w:val="TableParagraph"/>
              <w:spacing w:before="0"/>
              <w:ind w:left="0"/>
            </w:pPr>
          </w:p>
          <w:p w14:paraId="64FF5595" w14:textId="77777777" w:rsidR="00620CF6" w:rsidRDefault="00620CF6">
            <w:pPr>
              <w:pStyle w:val="TableParagraph"/>
              <w:spacing w:before="0"/>
              <w:ind w:left="0"/>
              <w:rPr>
                <w:sz w:val="32"/>
              </w:rPr>
            </w:pPr>
          </w:p>
          <w:p w14:paraId="328314AA" w14:textId="77777777" w:rsidR="00620CF6" w:rsidRDefault="00000000">
            <w:pPr>
              <w:pStyle w:val="TableParagraph"/>
              <w:spacing w:before="0"/>
              <w:ind w:left="0" w:right="117"/>
              <w:jc w:val="right"/>
              <w:rPr>
                <w:sz w:val="16"/>
              </w:rPr>
            </w:pPr>
            <w:r>
              <w:rPr>
                <w:spacing w:val="-2"/>
                <w:w w:val="105"/>
                <w:sz w:val="16"/>
              </w:rPr>
              <w:t>Canada</w:t>
            </w:r>
          </w:p>
        </w:tc>
        <w:tc>
          <w:tcPr>
            <w:tcW w:w="1331" w:type="dxa"/>
          </w:tcPr>
          <w:p w14:paraId="69BC87EF" w14:textId="77777777" w:rsidR="00620CF6" w:rsidRDefault="00620CF6">
            <w:pPr>
              <w:pStyle w:val="TableParagraph"/>
              <w:spacing w:before="0"/>
              <w:ind w:left="0"/>
            </w:pPr>
          </w:p>
          <w:p w14:paraId="00B7D54A" w14:textId="77777777" w:rsidR="00620CF6" w:rsidRDefault="00620CF6">
            <w:pPr>
              <w:pStyle w:val="TableParagraph"/>
              <w:spacing w:before="0"/>
              <w:ind w:left="0"/>
              <w:rPr>
                <w:sz w:val="32"/>
              </w:rPr>
            </w:pPr>
          </w:p>
          <w:p w14:paraId="277E15DB" w14:textId="77777777" w:rsidR="00620CF6" w:rsidRDefault="00000000">
            <w:pPr>
              <w:pStyle w:val="TableParagraph"/>
              <w:spacing w:before="0"/>
              <w:rPr>
                <w:sz w:val="16"/>
              </w:rPr>
            </w:pPr>
            <w:r>
              <w:rPr>
                <w:w w:val="110"/>
                <w:sz w:val="16"/>
              </w:rPr>
              <w:t>HBS</w:t>
            </w:r>
            <w:r>
              <w:rPr>
                <w:spacing w:val="-5"/>
                <w:w w:val="110"/>
                <w:sz w:val="16"/>
              </w:rPr>
              <w:t xml:space="preserve"> </w:t>
            </w:r>
            <w:r>
              <w:rPr>
                <w:w w:val="110"/>
                <w:sz w:val="16"/>
              </w:rPr>
              <w:t>and</w:t>
            </w:r>
            <w:r>
              <w:rPr>
                <w:spacing w:val="-5"/>
                <w:w w:val="110"/>
                <w:sz w:val="16"/>
              </w:rPr>
              <w:t xml:space="preserve"> FBS</w:t>
            </w:r>
          </w:p>
        </w:tc>
        <w:tc>
          <w:tcPr>
            <w:tcW w:w="3641" w:type="dxa"/>
          </w:tcPr>
          <w:p w14:paraId="2B193F37" w14:textId="77777777" w:rsidR="00620CF6" w:rsidRDefault="00000000">
            <w:pPr>
              <w:pStyle w:val="TableParagraph"/>
              <w:spacing w:before="64" w:line="369" w:lineRule="auto"/>
              <w:ind w:left="161" w:right="504"/>
              <w:rPr>
                <w:sz w:val="16"/>
              </w:rPr>
            </w:pPr>
            <w:r>
              <w:rPr>
                <w:sz w:val="16"/>
              </w:rPr>
              <w:t>Consumption Survey microdata and as</w:t>
            </w:r>
            <w:r>
              <w:rPr>
                <w:spacing w:val="40"/>
                <w:sz w:val="16"/>
              </w:rPr>
              <w:t xml:space="preserve"> </w:t>
            </w:r>
            <w:r>
              <w:rPr>
                <w:sz w:val="16"/>
              </w:rPr>
              <w:t>published by OECD Statistics</w:t>
            </w:r>
          </w:p>
          <w:p w14:paraId="029AD8FE" w14:textId="77777777" w:rsidR="00620CF6" w:rsidRDefault="00000000">
            <w:pPr>
              <w:pStyle w:val="TableParagraph"/>
              <w:spacing w:before="0" w:line="215" w:lineRule="exact"/>
              <w:ind w:left="161"/>
              <w:rPr>
                <w:sz w:val="16"/>
              </w:rPr>
            </w:pPr>
            <w:r>
              <w:rPr>
                <w:w w:val="105"/>
                <w:sz w:val="16"/>
              </w:rPr>
              <w:t>Survey</w:t>
            </w:r>
            <w:r>
              <w:rPr>
                <w:spacing w:val="2"/>
                <w:w w:val="105"/>
                <w:sz w:val="16"/>
              </w:rPr>
              <w:t xml:space="preserve"> </w:t>
            </w:r>
            <w:r>
              <w:rPr>
                <w:w w:val="105"/>
                <w:sz w:val="16"/>
              </w:rPr>
              <w:t>of</w:t>
            </w:r>
            <w:r>
              <w:rPr>
                <w:spacing w:val="3"/>
                <w:w w:val="105"/>
                <w:sz w:val="16"/>
              </w:rPr>
              <w:t xml:space="preserve"> </w:t>
            </w:r>
            <w:r>
              <w:rPr>
                <w:w w:val="105"/>
                <w:sz w:val="16"/>
              </w:rPr>
              <w:t>Financial</w:t>
            </w:r>
            <w:r>
              <w:rPr>
                <w:spacing w:val="2"/>
                <w:w w:val="105"/>
                <w:sz w:val="16"/>
              </w:rPr>
              <w:t xml:space="preserve"> </w:t>
            </w:r>
            <w:r>
              <w:rPr>
                <w:w w:val="105"/>
                <w:sz w:val="16"/>
              </w:rPr>
              <w:t>Security</w:t>
            </w:r>
            <w:r>
              <w:rPr>
                <w:spacing w:val="3"/>
                <w:w w:val="105"/>
                <w:sz w:val="16"/>
              </w:rPr>
              <w:t xml:space="preserve"> </w:t>
            </w:r>
            <w:r>
              <w:rPr>
                <w:w w:val="105"/>
                <w:sz w:val="16"/>
              </w:rPr>
              <w:t>of</w:t>
            </w:r>
            <w:r>
              <w:rPr>
                <w:spacing w:val="3"/>
                <w:w w:val="105"/>
                <w:sz w:val="16"/>
              </w:rPr>
              <w:t xml:space="preserve"> </w:t>
            </w:r>
            <w:r>
              <w:rPr>
                <w:spacing w:val="-2"/>
                <w:w w:val="105"/>
                <w:sz w:val="16"/>
              </w:rPr>
              <w:t>Statistics</w:t>
            </w:r>
          </w:p>
        </w:tc>
        <w:tc>
          <w:tcPr>
            <w:tcW w:w="4482" w:type="dxa"/>
          </w:tcPr>
          <w:p w14:paraId="0983465B" w14:textId="77777777" w:rsidR="00620CF6" w:rsidRDefault="00620CF6">
            <w:pPr>
              <w:pStyle w:val="TableParagraph"/>
              <w:spacing w:before="0"/>
              <w:ind w:left="0"/>
            </w:pPr>
          </w:p>
          <w:p w14:paraId="0C2EC421" w14:textId="77777777" w:rsidR="00620CF6" w:rsidRDefault="00620CF6">
            <w:pPr>
              <w:pStyle w:val="TableParagraph"/>
              <w:spacing w:before="0"/>
              <w:ind w:left="0"/>
              <w:rPr>
                <w:sz w:val="32"/>
              </w:rPr>
            </w:pPr>
          </w:p>
          <w:p w14:paraId="7926D525" w14:textId="77777777" w:rsidR="00620CF6" w:rsidRDefault="00000000">
            <w:pPr>
              <w:pStyle w:val="TableParagraph"/>
              <w:spacing w:before="0"/>
              <w:ind w:left="161"/>
              <w:rPr>
                <w:sz w:val="16"/>
              </w:rPr>
            </w:pPr>
            <w:r>
              <w:rPr>
                <w:w w:val="105"/>
                <w:sz w:val="16"/>
              </w:rPr>
              <w:t>1999,</w:t>
            </w:r>
            <w:r>
              <w:rPr>
                <w:spacing w:val="21"/>
                <w:w w:val="105"/>
                <w:sz w:val="16"/>
              </w:rPr>
              <w:t xml:space="preserve"> </w:t>
            </w:r>
            <w:r>
              <w:rPr>
                <w:w w:val="105"/>
                <w:sz w:val="16"/>
              </w:rPr>
              <w:t>2005,</w:t>
            </w:r>
            <w:r>
              <w:rPr>
                <w:spacing w:val="21"/>
                <w:w w:val="105"/>
                <w:sz w:val="16"/>
              </w:rPr>
              <w:t xml:space="preserve"> </w:t>
            </w:r>
            <w:r>
              <w:rPr>
                <w:w w:val="105"/>
                <w:sz w:val="16"/>
              </w:rPr>
              <w:t>2012,</w:t>
            </w:r>
            <w:r>
              <w:rPr>
                <w:spacing w:val="21"/>
                <w:w w:val="105"/>
                <w:sz w:val="16"/>
              </w:rPr>
              <w:t xml:space="preserve"> </w:t>
            </w:r>
            <w:r>
              <w:rPr>
                <w:w w:val="105"/>
                <w:sz w:val="16"/>
              </w:rPr>
              <w:t>2016,</w:t>
            </w:r>
            <w:r>
              <w:rPr>
                <w:spacing w:val="21"/>
                <w:w w:val="105"/>
                <w:sz w:val="16"/>
              </w:rPr>
              <w:t xml:space="preserve"> </w:t>
            </w:r>
            <w:r>
              <w:rPr>
                <w:spacing w:val="-4"/>
                <w:w w:val="105"/>
                <w:sz w:val="16"/>
              </w:rPr>
              <w:t>2019</w:t>
            </w:r>
          </w:p>
        </w:tc>
        <w:tc>
          <w:tcPr>
            <w:tcW w:w="2841" w:type="dxa"/>
          </w:tcPr>
          <w:p w14:paraId="61CBD75A" w14:textId="77777777" w:rsidR="00620CF6" w:rsidRDefault="00620CF6">
            <w:pPr>
              <w:pStyle w:val="TableParagraph"/>
              <w:spacing w:before="0"/>
              <w:ind w:left="0"/>
            </w:pPr>
          </w:p>
          <w:p w14:paraId="64119067" w14:textId="77777777" w:rsidR="00620CF6" w:rsidRDefault="00620CF6">
            <w:pPr>
              <w:pStyle w:val="TableParagraph"/>
              <w:spacing w:before="0"/>
              <w:ind w:left="0"/>
              <w:rPr>
                <w:sz w:val="32"/>
              </w:rPr>
            </w:pPr>
          </w:p>
          <w:p w14:paraId="10DDB12A" w14:textId="77777777" w:rsidR="00620CF6" w:rsidRDefault="00000000">
            <w:pPr>
              <w:pStyle w:val="TableParagraph"/>
              <w:spacing w:before="0"/>
              <w:ind w:left="453"/>
              <w:rPr>
                <w:sz w:val="16"/>
              </w:rPr>
            </w:pPr>
            <w:r>
              <w:rPr>
                <w:w w:val="105"/>
                <w:sz w:val="16"/>
              </w:rPr>
              <w:t>1999,</w:t>
            </w:r>
            <w:r>
              <w:rPr>
                <w:spacing w:val="21"/>
                <w:w w:val="105"/>
                <w:sz w:val="16"/>
              </w:rPr>
              <w:t xml:space="preserve"> </w:t>
            </w:r>
            <w:r>
              <w:rPr>
                <w:w w:val="105"/>
                <w:sz w:val="16"/>
              </w:rPr>
              <w:t>2005,</w:t>
            </w:r>
            <w:r>
              <w:rPr>
                <w:spacing w:val="21"/>
                <w:w w:val="105"/>
                <w:sz w:val="16"/>
              </w:rPr>
              <w:t xml:space="preserve"> </w:t>
            </w:r>
            <w:r>
              <w:rPr>
                <w:w w:val="105"/>
                <w:sz w:val="16"/>
              </w:rPr>
              <w:t>2012,</w:t>
            </w:r>
            <w:r>
              <w:rPr>
                <w:spacing w:val="21"/>
                <w:w w:val="105"/>
                <w:sz w:val="16"/>
              </w:rPr>
              <w:t xml:space="preserve"> </w:t>
            </w:r>
            <w:r>
              <w:rPr>
                <w:w w:val="105"/>
                <w:sz w:val="16"/>
              </w:rPr>
              <w:t>2016,</w:t>
            </w:r>
            <w:r>
              <w:rPr>
                <w:spacing w:val="21"/>
                <w:w w:val="105"/>
                <w:sz w:val="16"/>
              </w:rPr>
              <w:t xml:space="preserve"> </w:t>
            </w:r>
            <w:r>
              <w:rPr>
                <w:spacing w:val="-4"/>
                <w:w w:val="105"/>
                <w:sz w:val="16"/>
              </w:rPr>
              <w:t>2019</w:t>
            </w:r>
          </w:p>
        </w:tc>
      </w:tr>
      <w:tr w:rsidR="00620CF6" w14:paraId="5DFB7B1B" w14:textId="77777777">
        <w:trPr>
          <w:trHeight w:val="664"/>
        </w:trPr>
        <w:tc>
          <w:tcPr>
            <w:tcW w:w="1373" w:type="dxa"/>
          </w:tcPr>
          <w:p w14:paraId="39F38ED1" w14:textId="77777777" w:rsidR="00620CF6" w:rsidRDefault="00620CF6">
            <w:pPr>
              <w:pStyle w:val="TableParagraph"/>
              <w:spacing w:before="5"/>
              <w:ind w:left="0"/>
              <w:rPr>
                <w:sz w:val="29"/>
              </w:rPr>
            </w:pPr>
          </w:p>
          <w:p w14:paraId="4FBABA92" w14:textId="77777777" w:rsidR="00620CF6" w:rsidRDefault="00000000">
            <w:pPr>
              <w:pStyle w:val="TableParagraph"/>
              <w:spacing w:before="0"/>
              <w:ind w:left="0" w:right="117"/>
              <w:jc w:val="right"/>
              <w:rPr>
                <w:sz w:val="16"/>
              </w:rPr>
            </w:pPr>
            <w:r>
              <w:rPr>
                <w:spacing w:val="-2"/>
                <w:sz w:val="16"/>
              </w:rPr>
              <w:t>Chile</w:t>
            </w:r>
          </w:p>
        </w:tc>
        <w:tc>
          <w:tcPr>
            <w:tcW w:w="1331" w:type="dxa"/>
          </w:tcPr>
          <w:p w14:paraId="49945A4A" w14:textId="77777777" w:rsidR="00620CF6" w:rsidRDefault="00620CF6">
            <w:pPr>
              <w:pStyle w:val="TableParagraph"/>
              <w:spacing w:before="5"/>
              <w:ind w:left="0"/>
              <w:rPr>
                <w:sz w:val="29"/>
              </w:rPr>
            </w:pPr>
          </w:p>
          <w:p w14:paraId="5B58AE42" w14:textId="77777777" w:rsidR="00620CF6" w:rsidRDefault="00000000">
            <w:pPr>
              <w:pStyle w:val="TableParagraph"/>
              <w:spacing w:before="0"/>
              <w:rPr>
                <w:sz w:val="16"/>
              </w:rPr>
            </w:pPr>
            <w:r>
              <w:rPr>
                <w:spacing w:val="-5"/>
                <w:w w:val="120"/>
                <w:sz w:val="16"/>
              </w:rPr>
              <w:t>FBS</w:t>
            </w:r>
          </w:p>
        </w:tc>
        <w:tc>
          <w:tcPr>
            <w:tcW w:w="3641" w:type="dxa"/>
          </w:tcPr>
          <w:p w14:paraId="742210F6" w14:textId="77777777" w:rsidR="00620CF6" w:rsidRPr="003A075B" w:rsidRDefault="00000000">
            <w:pPr>
              <w:pStyle w:val="TableParagraph"/>
              <w:spacing w:before="64"/>
              <w:ind w:left="161"/>
              <w:rPr>
                <w:sz w:val="16"/>
                <w:lang w:val="es-ES"/>
                <w:rPrChange w:id="642" w:author="Luca Giangregorio" w:date="2024-05-10T10:30:00Z">
                  <w:rPr>
                    <w:sz w:val="16"/>
                  </w:rPr>
                </w:rPrChange>
              </w:rPr>
            </w:pPr>
            <w:proofErr w:type="spellStart"/>
            <w:r w:rsidRPr="003A075B">
              <w:rPr>
                <w:spacing w:val="-2"/>
                <w:w w:val="105"/>
                <w:sz w:val="16"/>
                <w:lang w:val="es-ES"/>
                <w:rPrChange w:id="643" w:author="Luca Giangregorio" w:date="2024-05-10T10:30:00Z">
                  <w:rPr>
                    <w:spacing w:val="-2"/>
                    <w:w w:val="105"/>
                    <w:sz w:val="16"/>
                  </w:rPr>
                </w:rPrChange>
              </w:rPr>
              <w:t>Canada</w:t>
            </w:r>
            <w:proofErr w:type="spellEnd"/>
          </w:p>
          <w:p w14:paraId="59F1984A" w14:textId="77777777" w:rsidR="00620CF6" w:rsidRPr="003A075B" w:rsidRDefault="00000000">
            <w:pPr>
              <w:pStyle w:val="TableParagraph"/>
              <w:spacing w:before="117"/>
              <w:ind w:left="161"/>
              <w:rPr>
                <w:sz w:val="16"/>
                <w:lang w:val="es-ES"/>
                <w:rPrChange w:id="644" w:author="Luca Giangregorio" w:date="2024-05-10T10:30:00Z">
                  <w:rPr>
                    <w:sz w:val="16"/>
                  </w:rPr>
                </w:rPrChange>
              </w:rPr>
            </w:pPr>
            <w:r w:rsidRPr="003A075B">
              <w:rPr>
                <w:sz w:val="16"/>
                <w:lang w:val="es-ES"/>
                <w:rPrChange w:id="645" w:author="Luca Giangregorio" w:date="2024-05-10T10:30:00Z">
                  <w:rPr>
                    <w:sz w:val="16"/>
                  </w:rPr>
                </w:rPrChange>
              </w:rPr>
              <w:t>Encuesta</w:t>
            </w:r>
            <w:r w:rsidRPr="003A075B">
              <w:rPr>
                <w:spacing w:val="25"/>
                <w:sz w:val="16"/>
                <w:lang w:val="es-ES"/>
                <w:rPrChange w:id="646" w:author="Luca Giangregorio" w:date="2024-05-10T10:30:00Z">
                  <w:rPr>
                    <w:spacing w:val="25"/>
                    <w:sz w:val="16"/>
                  </w:rPr>
                </w:rPrChange>
              </w:rPr>
              <w:t xml:space="preserve"> </w:t>
            </w:r>
            <w:r w:rsidRPr="003A075B">
              <w:rPr>
                <w:sz w:val="16"/>
                <w:lang w:val="es-ES"/>
                <w:rPrChange w:id="647" w:author="Luca Giangregorio" w:date="2024-05-10T10:30:00Z">
                  <w:rPr>
                    <w:sz w:val="16"/>
                  </w:rPr>
                </w:rPrChange>
              </w:rPr>
              <w:t>Financiera</w:t>
            </w:r>
            <w:r w:rsidRPr="003A075B">
              <w:rPr>
                <w:spacing w:val="25"/>
                <w:sz w:val="16"/>
                <w:lang w:val="es-ES"/>
                <w:rPrChange w:id="648" w:author="Luca Giangregorio" w:date="2024-05-10T10:30:00Z">
                  <w:rPr>
                    <w:spacing w:val="25"/>
                    <w:sz w:val="16"/>
                  </w:rPr>
                </w:rPrChange>
              </w:rPr>
              <w:t xml:space="preserve"> </w:t>
            </w:r>
            <w:r w:rsidRPr="003A075B">
              <w:rPr>
                <w:sz w:val="16"/>
                <w:lang w:val="es-ES"/>
                <w:rPrChange w:id="649" w:author="Luca Giangregorio" w:date="2024-05-10T10:30:00Z">
                  <w:rPr>
                    <w:sz w:val="16"/>
                  </w:rPr>
                </w:rPrChange>
              </w:rPr>
              <w:t>de</w:t>
            </w:r>
            <w:r w:rsidRPr="003A075B">
              <w:rPr>
                <w:spacing w:val="25"/>
                <w:sz w:val="16"/>
                <w:lang w:val="es-ES"/>
                <w:rPrChange w:id="650" w:author="Luca Giangregorio" w:date="2024-05-10T10:30:00Z">
                  <w:rPr>
                    <w:spacing w:val="25"/>
                    <w:sz w:val="16"/>
                  </w:rPr>
                </w:rPrChange>
              </w:rPr>
              <w:t xml:space="preserve"> </w:t>
            </w:r>
            <w:r w:rsidRPr="003A075B">
              <w:rPr>
                <w:sz w:val="16"/>
                <w:lang w:val="es-ES"/>
                <w:rPrChange w:id="651" w:author="Luca Giangregorio" w:date="2024-05-10T10:30:00Z">
                  <w:rPr>
                    <w:sz w:val="16"/>
                  </w:rPr>
                </w:rPrChange>
              </w:rPr>
              <w:t>Hogares</w:t>
            </w:r>
            <w:r w:rsidRPr="003A075B">
              <w:rPr>
                <w:spacing w:val="26"/>
                <w:sz w:val="16"/>
                <w:lang w:val="es-ES"/>
                <w:rPrChange w:id="652" w:author="Luca Giangregorio" w:date="2024-05-10T10:30:00Z">
                  <w:rPr>
                    <w:spacing w:val="26"/>
                    <w:sz w:val="16"/>
                  </w:rPr>
                </w:rPrChange>
              </w:rPr>
              <w:t xml:space="preserve"> </w:t>
            </w:r>
            <w:proofErr w:type="spellStart"/>
            <w:r w:rsidRPr="003A075B">
              <w:rPr>
                <w:sz w:val="16"/>
                <w:lang w:val="es-ES"/>
                <w:rPrChange w:id="653" w:author="Luca Giangregorio" w:date="2024-05-10T10:30:00Z">
                  <w:rPr>
                    <w:sz w:val="16"/>
                  </w:rPr>
                </w:rPrChange>
              </w:rPr>
              <w:t>of</w:t>
            </w:r>
            <w:proofErr w:type="spellEnd"/>
            <w:r w:rsidRPr="003A075B">
              <w:rPr>
                <w:spacing w:val="25"/>
                <w:sz w:val="16"/>
                <w:lang w:val="es-ES"/>
                <w:rPrChange w:id="654" w:author="Luca Giangregorio" w:date="2024-05-10T10:30:00Z">
                  <w:rPr>
                    <w:spacing w:val="25"/>
                    <w:sz w:val="16"/>
                  </w:rPr>
                </w:rPrChange>
              </w:rPr>
              <w:t xml:space="preserve"> </w:t>
            </w:r>
            <w:proofErr w:type="spellStart"/>
            <w:r w:rsidRPr="003A075B">
              <w:rPr>
                <w:spacing w:val="-5"/>
                <w:sz w:val="16"/>
                <w:lang w:val="es-ES"/>
                <w:rPrChange w:id="655" w:author="Luca Giangregorio" w:date="2024-05-10T10:30:00Z">
                  <w:rPr>
                    <w:spacing w:val="-5"/>
                    <w:sz w:val="16"/>
                  </w:rPr>
                </w:rPrChange>
              </w:rPr>
              <w:t>the</w:t>
            </w:r>
            <w:proofErr w:type="spellEnd"/>
          </w:p>
        </w:tc>
        <w:tc>
          <w:tcPr>
            <w:tcW w:w="4482" w:type="dxa"/>
          </w:tcPr>
          <w:p w14:paraId="246C3084" w14:textId="77777777" w:rsidR="00620CF6" w:rsidRPr="003A075B" w:rsidRDefault="00620CF6">
            <w:pPr>
              <w:pStyle w:val="TableParagraph"/>
              <w:spacing w:before="5"/>
              <w:ind w:left="0"/>
              <w:rPr>
                <w:sz w:val="29"/>
                <w:lang w:val="es-ES"/>
                <w:rPrChange w:id="656" w:author="Luca Giangregorio" w:date="2024-05-10T10:30:00Z">
                  <w:rPr>
                    <w:sz w:val="29"/>
                  </w:rPr>
                </w:rPrChange>
              </w:rPr>
            </w:pPr>
          </w:p>
          <w:p w14:paraId="658E056D" w14:textId="77777777" w:rsidR="00620CF6" w:rsidRDefault="00000000">
            <w:pPr>
              <w:pStyle w:val="TableParagraph"/>
              <w:spacing w:before="0"/>
              <w:ind w:left="161"/>
              <w:rPr>
                <w:sz w:val="16"/>
              </w:rPr>
            </w:pPr>
            <w:r>
              <w:rPr>
                <w:w w:val="105"/>
                <w:sz w:val="16"/>
              </w:rPr>
              <w:t>2007,</w:t>
            </w:r>
            <w:r>
              <w:rPr>
                <w:spacing w:val="21"/>
                <w:w w:val="105"/>
                <w:sz w:val="16"/>
              </w:rPr>
              <w:t xml:space="preserve"> </w:t>
            </w:r>
            <w:r>
              <w:rPr>
                <w:w w:val="105"/>
                <w:sz w:val="16"/>
              </w:rPr>
              <w:t>2011,</w:t>
            </w:r>
            <w:r>
              <w:rPr>
                <w:spacing w:val="21"/>
                <w:w w:val="105"/>
                <w:sz w:val="16"/>
              </w:rPr>
              <w:t xml:space="preserve"> </w:t>
            </w:r>
            <w:r>
              <w:rPr>
                <w:spacing w:val="-4"/>
                <w:w w:val="105"/>
                <w:sz w:val="16"/>
              </w:rPr>
              <w:t>2014</w:t>
            </w:r>
          </w:p>
        </w:tc>
        <w:tc>
          <w:tcPr>
            <w:tcW w:w="2841" w:type="dxa"/>
          </w:tcPr>
          <w:p w14:paraId="14731FC2" w14:textId="77777777" w:rsidR="00620CF6" w:rsidRDefault="00620CF6">
            <w:pPr>
              <w:pStyle w:val="TableParagraph"/>
              <w:spacing w:before="5"/>
              <w:ind w:left="0"/>
              <w:rPr>
                <w:sz w:val="29"/>
              </w:rPr>
            </w:pPr>
          </w:p>
          <w:p w14:paraId="1F96244E" w14:textId="77777777" w:rsidR="00620CF6" w:rsidRDefault="00000000">
            <w:pPr>
              <w:pStyle w:val="TableParagraph"/>
              <w:spacing w:before="0"/>
              <w:ind w:left="453"/>
              <w:rPr>
                <w:sz w:val="16"/>
              </w:rPr>
            </w:pPr>
            <w:r>
              <w:rPr>
                <w:w w:val="105"/>
                <w:sz w:val="16"/>
              </w:rPr>
              <w:t>2007,</w:t>
            </w:r>
            <w:r>
              <w:rPr>
                <w:spacing w:val="21"/>
                <w:w w:val="105"/>
                <w:sz w:val="16"/>
              </w:rPr>
              <w:t xml:space="preserve"> </w:t>
            </w:r>
            <w:r>
              <w:rPr>
                <w:spacing w:val="-4"/>
                <w:w w:val="105"/>
                <w:sz w:val="16"/>
              </w:rPr>
              <w:t>2011</w:t>
            </w:r>
          </w:p>
        </w:tc>
      </w:tr>
      <w:tr w:rsidR="00620CF6" w14:paraId="5DFB9BA4" w14:textId="77777777">
        <w:trPr>
          <w:trHeight w:val="996"/>
        </w:trPr>
        <w:tc>
          <w:tcPr>
            <w:tcW w:w="1373" w:type="dxa"/>
          </w:tcPr>
          <w:p w14:paraId="13AEB28C" w14:textId="77777777" w:rsidR="00620CF6" w:rsidRDefault="00620CF6">
            <w:pPr>
              <w:pStyle w:val="TableParagraph"/>
              <w:spacing w:before="0"/>
              <w:ind w:left="0"/>
            </w:pPr>
          </w:p>
          <w:p w14:paraId="30046260" w14:textId="77777777" w:rsidR="00620CF6" w:rsidRDefault="00620CF6">
            <w:pPr>
              <w:pStyle w:val="TableParagraph"/>
              <w:spacing w:before="0"/>
              <w:ind w:left="0"/>
              <w:rPr>
                <w:sz w:val="32"/>
              </w:rPr>
            </w:pPr>
          </w:p>
          <w:p w14:paraId="333EDB96" w14:textId="77777777" w:rsidR="00620CF6" w:rsidRDefault="00000000">
            <w:pPr>
              <w:pStyle w:val="TableParagraph"/>
              <w:spacing w:before="0"/>
              <w:ind w:left="0" w:right="117"/>
              <w:jc w:val="right"/>
              <w:rPr>
                <w:sz w:val="16"/>
              </w:rPr>
            </w:pPr>
            <w:r>
              <w:rPr>
                <w:spacing w:val="-2"/>
                <w:w w:val="105"/>
                <w:sz w:val="16"/>
              </w:rPr>
              <w:t>France</w:t>
            </w:r>
          </w:p>
        </w:tc>
        <w:tc>
          <w:tcPr>
            <w:tcW w:w="1331" w:type="dxa"/>
          </w:tcPr>
          <w:p w14:paraId="0D7AD3C0" w14:textId="77777777" w:rsidR="00620CF6" w:rsidRDefault="00620CF6">
            <w:pPr>
              <w:pStyle w:val="TableParagraph"/>
              <w:spacing w:before="0"/>
              <w:ind w:left="0"/>
            </w:pPr>
          </w:p>
          <w:p w14:paraId="3C1A2073" w14:textId="77777777" w:rsidR="00620CF6" w:rsidRDefault="00620CF6">
            <w:pPr>
              <w:pStyle w:val="TableParagraph"/>
              <w:spacing w:before="0"/>
              <w:ind w:left="0"/>
              <w:rPr>
                <w:sz w:val="32"/>
              </w:rPr>
            </w:pPr>
          </w:p>
          <w:p w14:paraId="515BC25A" w14:textId="77777777" w:rsidR="00620CF6" w:rsidRDefault="00000000">
            <w:pPr>
              <w:pStyle w:val="TableParagraph"/>
              <w:spacing w:before="0"/>
              <w:rPr>
                <w:sz w:val="16"/>
              </w:rPr>
            </w:pPr>
            <w:r>
              <w:rPr>
                <w:w w:val="110"/>
                <w:sz w:val="16"/>
              </w:rPr>
              <w:t>HBS</w:t>
            </w:r>
            <w:r>
              <w:rPr>
                <w:spacing w:val="-5"/>
                <w:w w:val="110"/>
                <w:sz w:val="16"/>
              </w:rPr>
              <w:t xml:space="preserve"> </w:t>
            </w:r>
            <w:r>
              <w:rPr>
                <w:w w:val="110"/>
                <w:sz w:val="16"/>
              </w:rPr>
              <w:t>and</w:t>
            </w:r>
            <w:r>
              <w:rPr>
                <w:spacing w:val="-5"/>
                <w:w w:val="110"/>
                <w:sz w:val="16"/>
              </w:rPr>
              <w:t xml:space="preserve"> FBS</w:t>
            </w:r>
          </w:p>
        </w:tc>
        <w:tc>
          <w:tcPr>
            <w:tcW w:w="3641" w:type="dxa"/>
          </w:tcPr>
          <w:p w14:paraId="483BEA16" w14:textId="77777777" w:rsidR="00620CF6" w:rsidRDefault="00000000">
            <w:pPr>
              <w:pStyle w:val="TableParagraph"/>
              <w:spacing w:before="64" w:line="369" w:lineRule="auto"/>
              <w:ind w:left="161"/>
              <w:rPr>
                <w:sz w:val="16"/>
              </w:rPr>
            </w:pPr>
            <w:r>
              <w:rPr>
                <w:w w:val="105"/>
                <w:sz w:val="16"/>
              </w:rPr>
              <w:t>Central Bank of Chile (microdata) and as published</w:t>
            </w:r>
            <w:r>
              <w:rPr>
                <w:spacing w:val="-5"/>
                <w:w w:val="105"/>
                <w:sz w:val="16"/>
              </w:rPr>
              <w:t xml:space="preserve"> </w:t>
            </w:r>
            <w:r>
              <w:rPr>
                <w:w w:val="105"/>
                <w:sz w:val="16"/>
              </w:rPr>
              <w:t>by</w:t>
            </w:r>
            <w:r>
              <w:rPr>
                <w:spacing w:val="-4"/>
                <w:w w:val="105"/>
                <w:sz w:val="16"/>
              </w:rPr>
              <w:t xml:space="preserve"> </w:t>
            </w:r>
            <w:r>
              <w:rPr>
                <w:w w:val="105"/>
                <w:sz w:val="16"/>
              </w:rPr>
              <w:t>Sanroman</w:t>
            </w:r>
            <w:r>
              <w:rPr>
                <w:spacing w:val="-4"/>
                <w:w w:val="105"/>
                <w:sz w:val="16"/>
              </w:rPr>
              <w:t xml:space="preserve"> </w:t>
            </w:r>
            <w:r>
              <w:rPr>
                <w:w w:val="105"/>
                <w:sz w:val="16"/>
              </w:rPr>
              <w:t>and</w:t>
            </w:r>
            <w:r>
              <w:rPr>
                <w:spacing w:val="-4"/>
                <w:w w:val="105"/>
                <w:sz w:val="16"/>
              </w:rPr>
              <w:t xml:space="preserve"> </w:t>
            </w:r>
            <w:r>
              <w:rPr>
                <w:w w:val="105"/>
                <w:sz w:val="16"/>
              </w:rPr>
              <w:t>Santos</w:t>
            </w:r>
            <w:r>
              <w:rPr>
                <w:spacing w:val="-4"/>
                <w:w w:val="105"/>
                <w:sz w:val="16"/>
              </w:rPr>
              <w:t xml:space="preserve"> </w:t>
            </w:r>
            <w:r>
              <w:rPr>
                <w:spacing w:val="-2"/>
                <w:w w:val="105"/>
                <w:sz w:val="16"/>
              </w:rPr>
              <w:t>(2017)</w:t>
            </w:r>
          </w:p>
          <w:p w14:paraId="3D901D57" w14:textId="77777777" w:rsidR="00620CF6" w:rsidRDefault="00000000">
            <w:pPr>
              <w:pStyle w:val="TableParagraph"/>
              <w:spacing w:before="0" w:line="215" w:lineRule="exact"/>
              <w:ind w:left="161"/>
              <w:rPr>
                <w:sz w:val="16"/>
              </w:rPr>
            </w:pPr>
            <w:proofErr w:type="spellStart"/>
            <w:r>
              <w:rPr>
                <w:sz w:val="16"/>
              </w:rPr>
              <w:t>Eurosystems</w:t>
            </w:r>
            <w:proofErr w:type="spellEnd"/>
            <w:r>
              <w:rPr>
                <w:spacing w:val="23"/>
                <w:sz w:val="16"/>
              </w:rPr>
              <w:t xml:space="preserve"> </w:t>
            </w:r>
            <w:r>
              <w:rPr>
                <w:sz w:val="16"/>
              </w:rPr>
              <w:t>Household</w:t>
            </w:r>
            <w:r>
              <w:rPr>
                <w:spacing w:val="23"/>
                <w:sz w:val="16"/>
              </w:rPr>
              <w:t xml:space="preserve"> </w:t>
            </w:r>
            <w:r>
              <w:rPr>
                <w:sz w:val="16"/>
              </w:rPr>
              <w:t>Finance</w:t>
            </w:r>
            <w:r>
              <w:rPr>
                <w:spacing w:val="24"/>
                <w:sz w:val="16"/>
              </w:rPr>
              <w:t xml:space="preserve"> </w:t>
            </w:r>
            <w:r>
              <w:rPr>
                <w:spacing w:val="-5"/>
                <w:sz w:val="16"/>
              </w:rPr>
              <w:t>and</w:t>
            </w:r>
          </w:p>
        </w:tc>
        <w:tc>
          <w:tcPr>
            <w:tcW w:w="4482" w:type="dxa"/>
          </w:tcPr>
          <w:p w14:paraId="5CC27A28" w14:textId="77777777" w:rsidR="00620CF6" w:rsidRDefault="00620CF6">
            <w:pPr>
              <w:pStyle w:val="TableParagraph"/>
              <w:spacing w:before="0"/>
              <w:ind w:left="0"/>
            </w:pPr>
          </w:p>
          <w:p w14:paraId="2BD52B6C" w14:textId="77777777" w:rsidR="00620CF6" w:rsidRDefault="00620CF6">
            <w:pPr>
              <w:pStyle w:val="TableParagraph"/>
              <w:spacing w:before="0"/>
              <w:ind w:left="0"/>
              <w:rPr>
                <w:sz w:val="32"/>
              </w:rPr>
            </w:pPr>
          </w:p>
          <w:p w14:paraId="2BEF8E60" w14:textId="77777777" w:rsidR="00620CF6" w:rsidRDefault="00000000">
            <w:pPr>
              <w:pStyle w:val="TableParagraph"/>
              <w:spacing w:before="0"/>
              <w:ind w:left="161"/>
              <w:rPr>
                <w:sz w:val="16"/>
              </w:rPr>
            </w:pPr>
            <w:r>
              <w:rPr>
                <w:w w:val="105"/>
                <w:sz w:val="16"/>
              </w:rPr>
              <w:t>2010</w:t>
            </w:r>
            <w:r>
              <w:rPr>
                <w:spacing w:val="22"/>
                <w:w w:val="105"/>
                <w:sz w:val="16"/>
              </w:rPr>
              <w:t xml:space="preserve"> </w:t>
            </w:r>
            <w:r>
              <w:rPr>
                <w:w w:val="105"/>
                <w:sz w:val="16"/>
              </w:rPr>
              <w:t>(HFCS</w:t>
            </w:r>
            <w:r>
              <w:rPr>
                <w:spacing w:val="22"/>
                <w:w w:val="105"/>
                <w:sz w:val="16"/>
              </w:rPr>
              <w:t xml:space="preserve"> </w:t>
            </w:r>
            <w:r>
              <w:rPr>
                <w:w w:val="105"/>
                <w:sz w:val="16"/>
              </w:rPr>
              <w:t>microdata);</w:t>
            </w:r>
            <w:r>
              <w:rPr>
                <w:spacing w:val="22"/>
                <w:w w:val="105"/>
                <w:sz w:val="16"/>
              </w:rPr>
              <w:t xml:space="preserve"> </w:t>
            </w:r>
            <w:r>
              <w:rPr>
                <w:w w:val="105"/>
                <w:sz w:val="16"/>
              </w:rPr>
              <w:t>2014</w:t>
            </w:r>
            <w:r>
              <w:rPr>
                <w:spacing w:val="22"/>
                <w:w w:val="105"/>
                <w:sz w:val="16"/>
              </w:rPr>
              <w:t xml:space="preserve"> </w:t>
            </w:r>
            <w:r>
              <w:rPr>
                <w:w w:val="105"/>
                <w:sz w:val="16"/>
              </w:rPr>
              <w:t>(OECD</w:t>
            </w:r>
            <w:r>
              <w:rPr>
                <w:spacing w:val="22"/>
                <w:w w:val="105"/>
                <w:sz w:val="16"/>
              </w:rPr>
              <w:t xml:space="preserve"> </w:t>
            </w:r>
            <w:r>
              <w:rPr>
                <w:spacing w:val="-2"/>
                <w:w w:val="105"/>
                <w:sz w:val="16"/>
              </w:rPr>
              <w:t>Statistics)</w:t>
            </w:r>
          </w:p>
        </w:tc>
        <w:tc>
          <w:tcPr>
            <w:tcW w:w="2841" w:type="dxa"/>
          </w:tcPr>
          <w:p w14:paraId="2035BEEF" w14:textId="77777777" w:rsidR="00620CF6" w:rsidRDefault="00620CF6">
            <w:pPr>
              <w:pStyle w:val="TableParagraph"/>
              <w:spacing w:before="0"/>
              <w:ind w:left="0"/>
            </w:pPr>
          </w:p>
          <w:p w14:paraId="48EAAA4B" w14:textId="77777777" w:rsidR="00620CF6" w:rsidRDefault="00620CF6">
            <w:pPr>
              <w:pStyle w:val="TableParagraph"/>
              <w:spacing w:before="0"/>
              <w:ind w:left="0"/>
              <w:rPr>
                <w:sz w:val="32"/>
              </w:rPr>
            </w:pPr>
          </w:p>
          <w:p w14:paraId="6D93E66B" w14:textId="77777777" w:rsidR="00620CF6" w:rsidRDefault="00000000">
            <w:pPr>
              <w:pStyle w:val="TableParagraph"/>
              <w:spacing w:before="0"/>
              <w:ind w:left="510"/>
              <w:rPr>
                <w:sz w:val="16"/>
              </w:rPr>
            </w:pPr>
            <w:r>
              <w:rPr>
                <w:spacing w:val="-4"/>
                <w:w w:val="105"/>
                <w:sz w:val="16"/>
              </w:rPr>
              <w:t>2009</w:t>
            </w:r>
          </w:p>
        </w:tc>
      </w:tr>
      <w:tr w:rsidR="00620CF6" w14:paraId="2A6EA346" w14:textId="77777777">
        <w:trPr>
          <w:trHeight w:val="714"/>
        </w:trPr>
        <w:tc>
          <w:tcPr>
            <w:tcW w:w="1373" w:type="dxa"/>
          </w:tcPr>
          <w:p w14:paraId="188EDDB0" w14:textId="77777777" w:rsidR="00620CF6" w:rsidRDefault="00620CF6">
            <w:pPr>
              <w:pStyle w:val="TableParagraph"/>
              <w:spacing w:before="0"/>
              <w:ind w:left="0"/>
              <w:rPr>
                <w:rFonts w:ascii="Times New Roman"/>
                <w:sz w:val="14"/>
              </w:rPr>
            </w:pPr>
          </w:p>
        </w:tc>
        <w:tc>
          <w:tcPr>
            <w:tcW w:w="1331" w:type="dxa"/>
          </w:tcPr>
          <w:p w14:paraId="3BDB6D1F" w14:textId="77777777" w:rsidR="00620CF6" w:rsidRDefault="00620CF6">
            <w:pPr>
              <w:pStyle w:val="TableParagraph"/>
              <w:spacing w:before="0"/>
              <w:ind w:left="0"/>
              <w:rPr>
                <w:rFonts w:ascii="Times New Roman"/>
                <w:sz w:val="14"/>
              </w:rPr>
            </w:pPr>
          </w:p>
        </w:tc>
        <w:tc>
          <w:tcPr>
            <w:tcW w:w="3641" w:type="dxa"/>
          </w:tcPr>
          <w:p w14:paraId="6BF62356" w14:textId="77777777" w:rsidR="00620CF6" w:rsidRDefault="00000000">
            <w:pPr>
              <w:pStyle w:val="TableParagraph"/>
              <w:spacing w:before="64"/>
              <w:ind w:left="161"/>
              <w:rPr>
                <w:sz w:val="16"/>
              </w:rPr>
            </w:pPr>
            <w:r>
              <w:rPr>
                <w:sz w:val="16"/>
              </w:rPr>
              <w:t>Consumption</w:t>
            </w:r>
            <w:r>
              <w:rPr>
                <w:spacing w:val="25"/>
                <w:sz w:val="16"/>
              </w:rPr>
              <w:t xml:space="preserve"> </w:t>
            </w:r>
            <w:r>
              <w:rPr>
                <w:sz w:val="16"/>
              </w:rPr>
              <w:t>Survey</w:t>
            </w:r>
            <w:r>
              <w:rPr>
                <w:spacing w:val="25"/>
                <w:sz w:val="16"/>
              </w:rPr>
              <w:t xml:space="preserve"> </w:t>
            </w:r>
            <w:r>
              <w:rPr>
                <w:sz w:val="16"/>
              </w:rPr>
              <w:t>microdata</w:t>
            </w:r>
            <w:r>
              <w:rPr>
                <w:spacing w:val="26"/>
                <w:sz w:val="16"/>
              </w:rPr>
              <w:t xml:space="preserve"> </w:t>
            </w:r>
            <w:r>
              <w:rPr>
                <w:sz w:val="16"/>
              </w:rPr>
              <w:t>and</w:t>
            </w:r>
            <w:r>
              <w:rPr>
                <w:spacing w:val="25"/>
                <w:sz w:val="16"/>
              </w:rPr>
              <w:t xml:space="preserve"> </w:t>
            </w:r>
            <w:r>
              <w:rPr>
                <w:spacing w:val="-5"/>
                <w:sz w:val="16"/>
              </w:rPr>
              <w:t>as</w:t>
            </w:r>
          </w:p>
          <w:p w14:paraId="5CB69BB8" w14:textId="77777777" w:rsidR="00620CF6" w:rsidRDefault="00000000">
            <w:pPr>
              <w:pStyle w:val="TableParagraph"/>
              <w:spacing w:before="117"/>
              <w:ind w:left="161"/>
              <w:rPr>
                <w:sz w:val="16"/>
              </w:rPr>
            </w:pPr>
            <w:r>
              <w:rPr>
                <w:w w:val="105"/>
                <w:sz w:val="16"/>
              </w:rPr>
              <w:t>published</w:t>
            </w:r>
            <w:r>
              <w:rPr>
                <w:spacing w:val="1"/>
                <w:w w:val="105"/>
                <w:sz w:val="16"/>
              </w:rPr>
              <w:t xml:space="preserve"> </w:t>
            </w:r>
            <w:r>
              <w:rPr>
                <w:w w:val="105"/>
                <w:sz w:val="16"/>
              </w:rPr>
              <w:t>by</w:t>
            </w:r>
            <w:r>
              <w:rPr>
                <w:spacing w:val="2"/>
                <w:w w:val="105"/>
                <w:sz w:val="16"/>
              </w:rPr>
              <w:t xml:space="preserve"> </w:t>
            </w:r>
            <w:r>
              <w:rPr>
                <w:w w:val="105"/>
                <w:sz w:val="16"/>
              </w:rPr>
              <w:t>OECD</w:t>
            </w:r>
            <w:r>
              <w:rPr>
                <w:spacing w:val="1"/>
                <w:w w:val="105"/>
                <w:sz w:val="16"/>
              </w:rPr>
              <w:t xml:space="preserve"> </w:t>
            </w:r>
            <w:r>
              <w:rPr>
                <w:spacing w:val="-2"/>
                <w:w w:val="105"/>
                <w:sz w:val="16"/>
              </w:rPr>
              <w:t>Statistics</w:t>
            </w:r>
          </w:p>
        </w:tc>
        <w:tc>
          <w:tcPr>
            <w:tcW w:w="4482" w:type="dxa"/>
          </w:tcPr>
          <w:p w14:paraId="6480B6E3" w14:textId="77777777" w:rsidR="00620CF6" w:rsidRDefault="00620CF6">
            <w:pPr>
              <w:pStyle w:val="TableParagraph"/>
              <w:spacing w:before="0"/>
              <w:ind w:left="0"/>
              <w:rPr>
                <w:rFonts w:ascii="Times New Roman"/>
                <w:sz w:val="14"/>
              </w:rPr>
            </w:pPr>
          </w:p>
        </w:tc>
        <w:tc>
          <w:tcPr>
            <w:tcW w:w="2841" w:type="dxa"/>
          </w:tcPr>
          <w:p w14:paraId="38F50286" w14:textId="77777777" w:rsidR="00620CF6" w:rsidRDefault="00620CF6">
            <w:pPr>
              <w:pStyle w:val="TableParagraph"/>
              <w:spacing w:before="0"/>
              <w:ind w:left="0"/>
              <w:rPr>
                <w:rFonts w:ascii="Times New Roman"/>
                <w:sz w:val="14"/>
              </w:rPr>
            </w:pPr>
          </w:p>
        </w:tc>
      </w:tr>
      <w:tr w:rsidR="00620CF6" w14:paraId="1F4C2A46" w14:textId="77777777">
        <w:trPr>
          <w:trHeight w:val="1710"/>
        </w:trPr>
        <w:tc>
          <w:tcPr>
            <w:tcW w:w="1373" w:type="dxa"/>
          </w:tcPr>
          <w:p w14:paraId="717A910A" w14:textId="77777777" w:rsidR="00620CF6" w:rsidRDefault="00000000">
            <w:pPr>
              <w:pStyle w:val="TableParagraph"/>
              <w:spacing w:before="114"/>
              <w:ind w:left="682"/>
              <w:rPr>
                <w:sz w:val="16"/>
              </w:rPr>
            </w:pPr>
            <w:r>
              <w:rPr>
                <w:spacing w:val="-2"/>
                <w:w w:val="105"/>
                <w:sz w:val="16"/>
              </w:rPr>
              <w:t>Finland</w:t>
            </w:r>
          </w:p>
          <w:p w14:paraId="061B19F5" w14:textId="77777777" w:rsidR="00620CF6" w:rsidRDefault="00620CF6">
            <w:pPr>
              <w:pStyle w:val="TableParagraph"/>
              <w:spacing w:before="0"/>
              <w:ind w:left="0"/>
            </w:pPr>
          </w:p>
          <w:p w14:paraId="58BF8014" w14:textId="77777777" w:rsidR="00620CF6" w:rsidRDefault="00620CF6">
            <w:pPr>
              <w:pStyle w:val="TableParagraph"/>
              <w:spacing w:before="0"/>
              <w:ind w:left="0"/>
            </w:pPr>
          </w:p>
          <w:p w14:paraId="45A16252" w14:textId="77777777" w:rsidR="00620CF6" w:rsidRDefault="00620CF6">
            <w:pPr>
              <w:pStyle w:val="TableParagraph"/>
              <w:spacing w:before="0"/>
              <w:ind w:left="0"/>
            </w:pPr>
          </w:p>
          <w:p w14:paraId="5B45C292" w14:textId="77777777" w:rsidR="00620CF6" w:rsidRDefault="00620CF6">
            <w:pPr>
              <w:pStyle w:val="TableParagraph"/>
              <w:spacing w:before="6"/>
              <w:ind w:left="0"/>
              <w:rPr>
                <w:sz w:val="16"/>
              </w:rPr>
            </w:pPr>
          </w:p>
          <w:p w14:paraId="1E4652A1" w14:textId="77777777" w:rsidR="00620CF6" w:rsidRDefault="00000000">
            <w:pPr>
              <w:pStyle w:val="TableParagraph"/>
              <w:spacing w:before="0"/>
              <w:ind w:left="574"/>
              <w:rPr>
                <w:sz w:val="16"/>
              </w:rPr>
            </w:pPr>
            <w:r>
              <w:rPr>
                <w:spacing w:val="-2"/>
                <w:w w:val="105"/>
                <w:sz w:val="16"/>
              </w:rPr>
              <w:t>Germany</w:t>
            </w:r>
          </w:p>
        </w:tc>
        <w:tc>
          <w:tcPr>
            <w:tcW w:w="1331" w:type="dxa"/>
          </w:tcPr>
          <w:p w14:paraId="0ADC9A12" w14:textId="77777777" w:rsidR="00620CF6" w:rsidRDefault="00000000">
            <w:pPr>
              <w:pStyle w:val="TableParagraph"/>
              <w:spacing w:before="114"/>
              <w:rPr>
                <w:sz w:val="16"/>
              </w:rPr>
            </w:pPr>
            <w:r>
              <w:rPr>
                <w:w w:val="110"/>
                <w:sz w:val="16"/>
              </w:rPr>
              <w:t>HBS</w:t>
            </w:r>
            <w:r>
              <w:rPr>
                <w:spacing w:val="-5"/>
                <w:w w:val="110"/>
                <w:sz w:val="16"/>
              </w:rPr>
              <w:t xml:space="preserve"> </w:t>
            </w:r>
            <w:r>
              <w:rPr>
                <w:w w:val="110"/>
                <w:sz w:val="16"/>
              </w:rPr>
              <w:t>and</w:t>
            </w:r>
            <w:r>
              <w:rPr>
                <w:spacing w:val="-5"/>
                <w:w w:val="110"/>
                <w:sz w:val="16"/>
              </w:rPr>
              <w:t xml:space="preserve"> FBS</w:t>
            </w:r>
          </w:p>
          <w:p w14:paraId="4C0F6520" w14:textId="77777777" w:rsidR="00620CF6" w:rsidRDefault="00620CF6">
            <w:pPr>
              <w:pStyle w:val="TableParagraph"/>
              <w:spacing w:before="0"/>
              <w:ind w:left="0"/>
            </w:pPr>
          </w:p>
          <w:p w14:paraId="05A76C7F" w14:textId="77777777" w:rsidR="00620CF6" w:rsidRDefault="00620CF6">
            <w:pPr>
              <w:pStyle w:val="TableParagraph"/>
              <w:spacing w:before="0"/>
              <w:ind w:left="0"/>
            </w:pPr>
          </w:p>
          <w:p w14:paraId="02F9FEE2" w14:textId="77777777" w:rsidR="00620CF6" w:rsidRDefault="00620CF6">
            <w:pPr>
              <w:pStyle w:val="TableParagraph"/>
              <w:spacing w:before="0"/>
              <w:ind w:left="0"/>
            </w:pPr>
          </w:p>
          <w:p w14:paraId="4BB3E729" w14:textId="77777777" w:rsidR="00620CF6" w:rsidRDefault="00620CF6">
            <w:pPr>
              <w:pStyle w:val="TableParagraph"/>
              <w:spacing w:before="6"/>
              <w:ind w:left="0"/>
              <w:rPr>
                <w:sz w:val="16"/>
              </w:rPr>
            </w:pPr>
          </w:p>
          <w:p w14:paraId="4FB7FF8A" w14:textId="77777777" w:rsidR="00620CF6" w:rsidRDefault="00000000">
            <w:pPr>
              <w:pStyle w:val="TableParagraph"/>
              <w:spacing w:before="0"/>
              <w:rPr>
                <w:sz w:val="16"/>
              </w:rPr>
            </w:pPr>
            <w:r>
              <w:rPr>
                <w:w w:val="110"/>
                <w:sz w:val="16"/>
              </w:rPr>
              <w:t>HBS</w:t>
            </w:r>
            <w:r>
              <w:rPr>
                <w:spacing w:val="-5"/>
                <w:w w:val="110"/>
                <w:sz w:val="16"/>
              </w:rPr>
              <w:t xml:space="preserve"> </w:t>
            </w:r>
            <w:r>
              <w:rPr>
                <w:w w:val="110"/>
                <w:sz w:val="16"/>
              </w:rPr>
              <w:t>and</w:t>
            </w:r>
            <w:r>
              <w:rPr>
                <w:spacing w:val="-5"/>
                <w:w w:val="110"/>
                <w:sz w:val="16"/>
              </w:rPr>
              <w:t xml:space="preserve"> FBS</w:t>
            </w:r>
          </w:p>
        </w:tc>
        <w:tc>
          <w:tcPr>
            <w:tcW w:w="3641" w:type="dxa"/>
          </w:tcPr>
          <w:p w14:paraId="60D33456" w14:textId="77777777" w:rsidR="00620CF6" w:rsidRDefault="00000000">
            <w:pPr>
              <w:pStyle w:val="TableParagraph"/>
              <w:spacing w:before="114" w:line="369" w:lineRule="auto"/>
              <w:ind w:left="161" w:right="150" w:hanging="1"/>
              <w:rPr>
                <w:sz w:val="16"/>
              </w:rPr>
            </w:pPr>
            <w:r>
              <w:rPr>
                <w:w w:val="105"/>
                <w:sz w:val="16"/>
              </w:rPr>
              <w:t xml:space="preserve">Household Wealth Survey (HWS) by Statistics Finland, </w:t>
            </w:r>
            <w:proofErr w:type="spellStart"/>
            <w:r>
              <w:rPr>
                <w:w w:val="105"/>
                <w:sz w:val="16"/>
              </w:rPr>
              <w:t>Eurosystem</w:t>
            </w:r>
            <w:proofErr w:type="spellEnd"/>
            <w:r>
              <w:rPr>
                <w:w w:val="105"/>
                <w:sz w:val="16"/>
              </w:rPr>
              <w:t xml:space="preserve"> Household Finance</w:t>
            </w:r>
            <w:r>
              <w:rPr>
                <w:spacing w:val="-6"/>
                <w:w w:val="105"/>
                <w:sz w:val="16"/>
              </w:rPr>
              <w:t xml:space="preserve"> </w:t>
            </w:r>
            <w:r>
              <w:rPr>
                <w:w w:val="105"/>
                <w:sz w:val="16"/>
              </w:rPr>
              <w:t>and</w:t>
            </w:r>
            <w:r>
              <w:rPr>
                <w:spacing w:val="-6"/>
                <w:w w:val="105"/>
                <w:sz w:val="16"/>
              </w:rPr>
              <w:t xml:space="preserve"> </w:t>
            </w:r>
            <w:r>
              <w:rPr>
                <w:w w:val="105"/>
                <w:sz w:val="16"/>
              </w:rPr>
              <w:t>Consumption</w:t>
            </w:r>
            <w:r>
              <w:rPr>
                <w:spacing w:val="-5"/>
                <w:w w:val="105"/>
                <w:sz w:val="16"/>
              </w:rPr>
              <w:t xml:space="preserve"> </w:t>
            </w:r>
            <w:r>
              <w:rPr>
                <w:w w:val="105"/>
                <w:sz w:val="16"/>
              </w:rPr>
              <w:t>Survey</w:t>
            </w:r>
            <w:r>
              <w:rPr>
                <w:spacing w:val="-6"/>
                <w:w w:val="105"/>
                <w:sz w:val="16"/>
              </w:rPr>
              <w:t xml:space="preserve"> </w:t>
            </w:r>
            <w:r>
              <w:rPr>
                <w:w w:val="105"/>
                <w:sz w:val="16"/>
              </w:rPr>
              <w:t>microdata and as published by OECD Statistics</w:t>
            </w:r>
          </w:p>
          <w:p w14:paraId="218BB3F7" w14:textId="77777777" w:rsidR="00620CF6" w:rsidRDefault="00000000">
            <w:pPr>
              <w:pStyle w:val="TableParagraph"/>
              <w:spacing w:before="0" w:line="215" w:lineRule="exact"/>
              <w:ind w:left="161"/>
              <w:rPr>
                <w:sz w:val="16"/>
              </w:rPr>
            </w:pPr>
            <w:r>
              <w:rPr>
                <w:w w:val="105"/>
                <w:sz w:val="16"/>
              </w:rPr>
              <w:t>Socio-Economic</w:t>
            </w:r>
            <w:r>
              <w:rPr>
                <w:spacing w:val="16"/>
                <w:w w:val="105"/>
                <w:sz w:val="16"/>
              </w:rPr>
              <w:t xml:space="preserve"> </w:t>
            </w:r>
            <w:r>
              <w:rPr>
                <w:w w:val="105"/>
                <w:sz w:val="16"/>
              </w:rPr>
              <w:t>Panel</w:t>
            </w:r>
            <w:r>
              <w:rPr>
                <w:spacing w:val="18"/>
                <w:w w:val="105"/>
                <w:sz w:val="16"/>
              </w:rPr>
              <w:t xml:space="preserve"> </w:t>
            </w:r>
            <w:r>
              <w:rPr>
                <w:w w:val="105"/>
                <w:sz w:val="16"/>
              </w:rPr>
              <w:t>(SOEP)</w:t>
            </w:r>
            <w:r>
              <w:rPr>
                <w:spacing w:val="18"/>
                <w:w w:val="105"/>
                <w:sz w:val="16"/>
              </w:rPr>
              <w:t xml:space="preserve"> </w:t>
            </w:r>
            <w:r>
              <w:rPr>
                <w:w w:val="105"/>
                <w:sz w:val="16"/>
              </w:rPr>
              <w:t>as</w:t>
            </w:r>
            <w:r>
              <w:rPr>
                <w:spacing w:val="19"/>
                <w:w w:val="105"/>
                <w:sz w:val="16"/>
              </w:rPr>
              <w:t xml:space="preserve"> </w:t>
            </w:r>
            <w:r>
              <w:rPr>
                <w:spacing w:val="-2"/>
                <w:w w:val="105"/>
                <w:sz w:val="16"/>
              </w:rPr>
              <w:t>published</w:t>
            </w:r>
          </w:p>
        </w:tc>
        <w:tc>
          <w:tcPr>
            <w:tcW w:w="4482" w:type="dxa"/>
          </w:tcPr>
          <w:p w14:paraId="0783D3B7" w14:textId="77777777" w:rsidR="00620CF6" w:rsidRDefault="00000000">
            <w:pPr>
              <w:pStyle w:val="TableParagraph"/>
              <w:spacing w:before="114"/>
              <w:ind w:left="161"/>
              <w:rPr>
                <w:sz w:val="16"/>
              </w:rPr>
            </w:pPr>
            <w:r>
              <w:rPr>
                <w:w w:val="105"/>
                <w:sz w:val="16"/>
              </w:rPr>
              <w:t>1999</w:t>
            </w:r>
            <w:r>
              <w:rPr>
                <w:spacing w:val="20"/>
                <w:w w:val="105"/>
                <w:sz w:val="16"/>
              </w:rPr>
              <w:t xml:space="preserve"> </w:t>
            </w:r>
            <w:r>
              <w:rPr>
                <w:w w:val="105"/>
                <w:sz w:val="16"/>
              </w:rPr>
              <w:t>(HWS);</w:t>
            </w:r>
            <w:r>
              <w:rPr>
                <w:spacing w:val="21"/>
                <w:w w:val="105"/>
                <w:sz w:val="16"/>
              </w:rPr>
              <w:t xml:space="preserve"> </w:t>
            </w:r>
            <w:r>
              <w:rPr>
                <w:w w:val="105"/>
                <w:sz w:val="16"/>
              </w:rPr>
              <w:t>2010</w:t>
            </w:r>
            <w:r>
              <w:rPr>
                <w:spacing w:val="21"/>
                <w:w w:val="105"/>
                <w:sz w:val="16"/>
              </w:rPr>
              <w:t xml:space="preserve"> </w:t>
            </w:r>
            <w:r>
              <w:rPr>
                <w:w w:val="105"/>
                <w:sz w:val="16"/>
              </w:rPr>
              <w:t>(HFCS</w:t>
            </w:r>
            <w:r>
              <w:rPr>
                <w:spacing w:val="21"/>
                <w:w w:val="105"/>
                <w:sz w:val="16"/>
              </w:rPr>
              <w:t xml:space="preserve"> </w:t>
            </w:r>
            <w:r>
              <w:rPr>
                <w:w w:val="105"/>
                <w:sz w:val="16"/>
              </w:rPr>
              <w:t>microdata);</w:t>
            </w:r>
            <w:r>
              <w:rPr>
                <w:spacing w:val="21"/>
                <w:w w:val="105"/>
                <w:sz w:val="16"/>
              </w:rPr>
              <w:t xml:space="preserve"> </w:t>
            </w:r>
            <w:r>
              <w:rPr>
                <w:w w:val="105"/>
                <w:sz w:val="16"/>
              </w:rPr>
              <w:t>2013</w:t>
            </w:r>
            <w:r>
              <w:rPr>
                <w:spacing w:val="21"/>
                <w:w w:val="105"/>
                <w:sz w:val="16"/>
              </w:rPr>
              <w:t xml:space="preserve"> </w:t>
            </w:r>
            <w:r>
              <w:rPr>
                <w:spacing w:val="-2"/>
                <w:w w:val="105"/>
                <w:sz w:val="16"/>
              </w:rPr>
              <w:t>(OECD</w:t>
            </w:r>
          </w:p>
          <w:p w14:paraId="675DC3CF" w14:textId="77777777" w:rsidR="00620CF6" w:rsidRDefault="00000000">
            <w:pPr>
              <w:pStyle w:val="TableParagraph"/>
              <w:spacing w:before="116"/>
              <w:ind w:left="161"/>
              <w:rPr>
                <w:sz w:val="16"/>
              </w:rPr>
            </w:pPr>
            <w:r>
              <w:rPr>
                <w:spacing w:val="-2"/>
                <w:w w:val="110"/>
                <w:sz w:val="16"/>
              </w:rPr>
              <w:t>Statistics)</w:t>
            </w:r>
          </w:p>
          <w:p w14:paraId="132DBC1C" w14:textId="77777777" w:rsidR="00620CF6" w:rsidRDefault="00620CF6">
            <w:pPr>
              <w:pStyle w:val="TableParagraph"/>
              <w:spacing w:before="0"/>
              <w:ind w:left="0"/>
            </w:pPr>
          </w:p>
          <w:p w14:paraId="5C9644D4" w14:textId="77777777" w:rsidR="00620CF6" w:rsidRDefault="00620CF6">
            <w:pPr>
              <w:pStyle w:val="TableParagraph"/>
              <w:spacing w:before="0"/>
              <w:ind w:left="0"/>
            </w:pPr>
          </w:p>
          <w:p w14:paraId="0BDB5DDF" w14:textId="77777777" w:rsidR="00620CF6" w:rsidRDefault="00000000">
            <w:pPr>
              <w:pStyle w:val="TableParagraph"/>
              <w:spacing w:before="187"/>
              <w:ind w:left="161"/>
              <w:rPr>
                <w:sz w:val="16"/>
              </w:rPr>
            </w:pPr>
            <w:r>
              <w:rPr>
                <w:w w:val="105"/>
                <w:sz w:val="16"/>
              </w:rPr>
              <w:t>2007,</w:t>
            </w:r>
            <w:r>
              <w:rPr>
                <w:spacing w:val="28"/>
                <w:w w:val="105"/>
                <w:sz w:val="16"/>
              </w:rPr>
              <w:t xml:space="preserve"> </w:t>
            </w:r>
            <w:r>
              <w:rPr>
                <w:w w:val="105"/>
                <w:sz w:val="16"/>
              </w:rPr>
              <w:t>2007,</w:t>
            </w:r>
            <w:r>
              <w:rPr>
                <w:spacing w:val="28"/>
                <w:w w:val="105"/>
                <w:sz w:val="16"/>
              </w:rPr>
              <w:t xml:space="preserve"> </w:t>
            </w:r>
            <w:r>
              <w:rPr>
                <w:w w:val="105"/>
                <w:sz w:val="16"/>
              </w:rPr>
              <w:t>2012</w:t>
            </w:r>
            <w:r>
              <w:rPr>
                <w:spacing w:val="29"/>
                <w:w w:val="105"/>
                <w:sz w:val="16"/>
              </w:rPr>
              <w:t xml:space="preserve"> </w:t>
            </w:r>
            <w:r>
              <w:rPr>
                <w:w w:val="105"/>
                <w:sz w:val="16"/>
              </w:rPr>
              <w:t>(SOEP);</w:t>
            </w:r>
            <w:r>
              <w:rPr>
                <w:spacing w:val="28"/>
                <w:w w:val="105"/>
                <w:sz w:val="16"/>
              </w:rPr>
              <w:t xml:space="preserve"> </w:t>
            </w:r>
            <w:r>
              <w:rPr>
                <w:w w:val="105"/>
                <w:sz w:val="16"/>
              </w:rPr>
              <w:t>2010</w:t>
            </w:r>
            <w:r>
              <w:rPr>
                <w:spacing w:val="28"/>
                <w:w w:val="105"/>
                <w:sz w:val="16"/>
              </w:rPr>
              <w:t xml:space="preserve"> </w:t>
            </w:r>
            <w:r>
              <w:rPr>
                <w:w w:val="105"/>
                <w:sz w:val="16"/>
              </w:rPr>
              <w:t>(HFCS</w:t>
            </w:r>
            <w:r>
              <w:rPr>
                <w:spacing w:val="29"/>
                <w:w w:val="105"/>
                <w:sz w:val="16"/>
              </w:rPr>
              <w:t xml:space="preserve"> </w:t>
            </w:r>
            <w:r>
              <w:rPr>
                <w:spacing w:val="-2"/>
                <w:w w:val="105"/>
                <w:sz w:val="16"/>
              </w:rPr>
              <w:t>microdata)</w:t>
            </w:r>
          </w:p>
        </w:tc>
        <w:tc>
          <w:tcPr>
            <w:tcW w:w="2841" w:type="dxa"/>
          </w:tcPr>
          <w:p w14:paraId="79ACFA37" w14:textId="77777777" w:rsidR="00620CF6" w:rsidRDefault="00000000">
            <w:pPr>
              <w:pStyle w:val="TableParagraph"/>
              <w:spacing w:before="114"/>
              <w:ind w:left="453"/>
              <w:rPr>
                <w:sz w:val="16"/>
              </w:rPr>
            </w:pPr>
            <w:r>
              <w:rPr>
                <w:spacing w:val="-4"/>
                <w:w w:val="105"/>
                <w:sz w:val="16"/>
              </w:rPr>
              <w:t>2010</w:t>
            </w:r>
          </w:p>
          <w:p w14:paraId="7C0817BF" w14:textId="77777777" w:rsidR="00620CF6" w:rsidRDefault="00620CF6">
            <w:pPr>
              <w:pStyle w:val="TableParagraph"/>
              <w:spacing w:before="0"/>
              <w:ind w:left="0"/>
            </w:pPr>
          </w:p>
          <w:p w14:paraId="5D83FFAF" w14:textId="77777777" w:rsidR="00620CF6" w:rsidRDefault="00620CF6">
            <w:pPr>
              <w:pStyle w:val="TableParagraph"/>
              <w:spacing w:before="0"/>
              <w:ind w:left="0"/>
            </w:pPr>
          </w:p>
          <w:p w14:paraId="2BF4BBCF" w14:textId="77777777" w:rsidR="00620CF6" w:rsidRDefault="00620CF6">
            <w:pPr>
              <w:pStyle w:val="TableParagraph"/>
              <w:spacing w:before="0"/>
              <w:ind w:left="0"/>
            </w:pPr>
          </w:p>
          <w:p w14:paraId="66D5C8DE" w14:textId="77777777" w:rsidR="00620CF6" w:rsidRDefault="00620CF6">
            <w:pPr>
              <w:pStyle w:val="TableParagraph"/>
              <w:spacing w:before="6"/>
              <w:ind w:left="0"/>
              <w:rPr>
                <w:sz w:val="16"/>
              </w:rPr>
            </w:pPr>
          </w:p>
          <w:p w14:paraId="3287D03B" w14:textId="77777777" w:rsidR="00620CF6" w:rsidRDefault="00000000">
            <w:pPr>
              <w:pStyle w:val="TableParagraph"/>
              <w:spacing w:before="0"/>
              <w:ind w:left="453"/>
              <w:rPr>
                <w:sz w:val="16"/>
              </w:rPr>
            </w:pPr>
            <w:r>
              <w:rPr>
                <w:spacing w:val="-4"/>
                <w:w w:val="105"/>
                <w:sz w:val="16"/>
              </w:rPr>
              <w:t>2010</w:t>
            </w:r>
          </w:p>
        </w:tc>
      </w:tr>
      <w:tr w:rsidR="00620CF6" w14:paraId="4889C2C1" w14:textId="77777777">
        <w:trPr>
          <w:trHeight w:val="943"/>
        </w:trPr>
        <w:tc>
          <w:tcPr>
            <w:tcW w:w="1373" w:type="dxa"/>
          </w:tcPr>
          <w:p w14:paraId="47FE73CE" w14:textId="77777777" w:rsidR="00620CF6" w:rsidRDefault="00620CF6">
            <w:pPr>
              <w:pStyle w:val="TableParagraph"/>
              <w:spacing w:before="0"/>
              <w:ind w:left="0"/>
              <w:rPr>
                <w:rFonts w:ascii="Times New Roman"/>
                <w:sz w:val="14"/>
              </w:rPr>
            </w:pPr>
          </w:p>
        </w:tc>
        <w:tc>
          <w:tcPr>
            <w:tcW w:w="1331" w:type="dxa"/>
          </w:tcPr>
          <w:p w14:paraId="07AD7E68" w14:textId="77777777" w:rsidR="00620CF6" w:rsidRDefault="00620CF6">
            <w:pPr>
              <w:pStyle w:val="TableParagraph"/>
              <w:spacing w:before="0"/>
              <w:ind w:left="0"/>
              <w:rPr>
                <w:rFonts w:ascii="Times New Roman"/>
                <w:sz w:val="14"/>
              </w:rPr>
            </w:pPr>
          </w:p>
        </w:tc>
        <w:tc>
          <w:tcPr>
            <w:tcW w:w="3641" w:type="dxa"/>
          </w:tcPr>
          <w:p w14:paraId="25D703B8" w14:textId="77777777" w:rsidR="00620CF6" w:rsidRDefault="00000000">
            <w:pPr>
              <w:pStyle w:val="TableParagraph"/>
              <w:spacing w:before="64"/>
              <w:ind w:left="161"/>
              <w:rPr>
                <w:sz w:val="16"/>
              </w:rPr>
            </w:pPr>
            <w:r>
              <w:rPr>
                <w:w w:val="105"/>
                <w:sz w:val="16"/>
              </w:rPr>
              <w:t xml:space="preserve">by </w:t>
            </w:r>
            <w:proofErr w:type="spellStart"/>
            <w:r>
              <w:rPr>
                <w:w w:val="105"/>
                <w:sz w:val="16"/>
              </w:rPr>
              <w:t>Grabka</w:t>
            </w:r>
            <w:proofErr w:type="spellEnd"/>
            <w:r>
              <w:rPr>
                <w:spacing w:val="1"/>
                <w:w w:val="105"/>
                <w:sz w:val="16"/>
              </w:rPr>
              <w:t xml:space="preserve"> </w:t>
            </w:r>
            <w:r>
              <w:rPr>
                <w:w w:val="105"/>
                <w:sz w:val="16"/>
              </w:rPr>
              <w:t>and</w:t>
            </w:r>
            <w:r>
              <w:rPr>
                <w:spacing w:val="1"/>
                <w:w w:val="105"/>
                <w:sz w:val="16"/>
              </w:rPr>
              <w:t xml:space="preserve"> </w:t>
            </w:r>
            <w:proofErr w:type="spellStart"/>
            <w:r>
              <w:rPr>
                <w:w w:val="105"/>
                <w:sz w:val="16"/>
              </w:rPr>
              <w:t>Westermeir</w:t>
            </w:r>
            <w:proofErr w:type="spellEnd"/>
            <w:r>
              <w:rPr>
                <w:spacing w:val="1"/>
                <w:w w:val="105"/>
                <w:sz w:val="16"/>
              </w:rPr>
              <w:t xml:space="preserve"> </w:t>
            </w:r>
            <w:r>
              <w:rPr>
                <w:spacing w:val="-2"/>
                <w:w w:val="105"/>
                <w:sz w:val="16"/>
              </w:rPr>
              <w:t>(2014),</w:t>
            </w:r>
          </w:p>
          <w:p w14:paraId="44B67C91" w14:textId="77777777" w:rsidR="00620CF6" w:rsidRDefault="00000000">
            <w:pPr>
              <w:pStyle w:val="TableParagraph"/>
              <w:spacing w:before="0" w:line="330" w:lineRule="atLeast"/>
              <w:ind w:left="161"/>
              <w:rPr>
                <w:sz w:val="16"/>
              </w:rPr>
            </w:pPr>
            <w:proofErr w:type="spellStart"/>
            <w:r>
              <w:rPr>
                <w:sz w:val="16"/>
              </w:rPr>
              <w:t>Eurosystem</w:t>
            </w:r>
            <w:proofErr w:type="spellEnd"/>
            <w:r>
              <w:rPr>
                <w:sz w:val="16"/>
              </w:rPr>
              <w:t xml:space="preserve"> Household Finance and</w:t>
            </w:r>
            <w:r>
              <w:rPr>
                <w:spacing w:val="40"/>
                <w:sz w:val="16"/>
              </w:rPr>
              <w:t xml:space="preserve"> </w:t>
            </w:r>
            <w:r>
              <w:rPr>
                <w:sz w:val="16"/>
              </w:rPr>
              <w:t>Consumption Survey microdata</w:t>
            </w:r>
          </w:p>
        </w:tc>
        <w:tc>
          <w:tcPr>
            <w:tcW w:w="4482" w:type="dxa"/>
          </w:tcPr>
          <w:p w14:paraId="27D58E89" w14:textId="77777777" w:rsidR="00620CF6" w:rsidRDefault="00620CF6">
            <w:pPr>
              <w:pStyle w:val="TableParagraph"/>
              <w:spacing w:before="0"/>
              <w:ind w:left="0"/>
              <w:rPr>
                <w:rFonts w:ascii="Times New Roman"/>
                <w:sz w:val="14"/>
              </w:rPr>
            </w:pPr>
          </w:p>
        </w:tc>
        <w:tc>
          <w:tcPr>
            <w:tcW w:w="2841" w:type="dxa"/>
          </w:tcPr>
          <w:p w14:paraId="46C9D8AA" w14:textId="77777777" w:rsidR="00620CF6" w:rsidRDefault="00620CF6">
            <w:pPr>
              <w:pStyle w:val="TableParagraph"/>
              <w:spacing w:before="0"/>
              <w:ind w:left="0"/>
              <w:rPr>
                <w:rFonts w:ascii="Times New Roman"/>
                <w:sz w:val="14"/>
              </w:rPr>
            </w:pPr>
          </w:p>
        </w:tc>
      </w:tr>
    </w:tbl>
    <w:p w14:paraId="68014D83" w14:textId="77777777" w:rsidR="00620CF6" w:rsidRDefault="00620CF6">
      <w:pPr>
        <w:rPr>
          <w:rFonts w:ascii="Times New Roman"/>
          <w:sz w:val="14"/>
        </w:rPr>
        <w:sectPr w:rsidR="00620CF6" w:rsidSect="00D60468">
          <w:pgSz w:w="15840" w:h="12240" w:orient="landscape"/>
          <w:pgMar w:top="1380" w:right="640" w:bottom="280" w:left="1300" w:header="720" w:footer="720" w:gutter="0"/>
          <w:cols w:space="720"/>
        </w:sectPr>
      </w:pPr>
    </w:p>
    <w:p w14:paraId="15078DE8" w14:textId="77777777" w:rsidR="00620CF6" w:rsidRDefault="00000000">
      <w:pPr>
        <w:tabs>
          <w:tab w:val="left" w:pos="1609"/>
          <w:tab w:val="left" w:pos="2982"/>
        </w:tabs>
        <w:spacing w:before="102"/>
        <w:ind w:left="870"/>
        <w:rPr>
          <w:sz w:val="16"/>
        </w:rPr>
      </w:pPr>
      <w:r>
        <w:rPr>
          <w:spacing w:val="-2"/>
          <w:sz w:val="16"/>
        </w:rPr>
        <w:lastRenderedPageBreak/>
        <w:t>Greece</w:t>
      </w:r>
      <w:r>
        <w:rPr>
          <w:sz w:val="16"/>
        </w:rPr>
        <w:tab/>
        <w:t>HBS</w:t>
      </w:r>
      <w:r>
        <w:rPr>
          <w:spacing w:val="28"/>
          <w:sz w:val="16"/>
        </w:rPr>
        <w:t xml:space="preserve"> </w:t>
      </w:r>
      <w:r>
        <w:rPr>
          <w:sz w:val="16"/>
        </w:rPr>
        <w:t>and</w:t>
      </w:r>
      <w:r>
        <w:rPr>
          <w:spacing w:val="29"/>
          <w:sz w:val="16"/>
        </w:rPr>
        <w:t xml:space="preserve"> </w:t>
      </w:r>
      <w:r>
        <w:rPr>
          <w:spacing w:val="-5"/>
          <w:sz w:val="16"/>
        </w:rPr>
        <w:t>FBS</w:t>
      </w:r>
      <w:r>
        <w:rPr>
          <w:sz w:val="16"/>
        </w:rPr>
        <w:tab/>
      </w:r>
      <w:proofErr w:type="spellStart"/>
      <w:r>
        <w:rPr>
          <w:sz w:val="16"/>
        </w:rPr>
        <w:t>Eurosystems</w:t>
      </w:r>
      <w:proofErr w:type="spellEnd"/>
      <w:r>
        <w:rPr>
          <w:spacing w:val="23"/>
          <w:sz w:val="16"/>
        </w:rPr>
        <w:t xml:space="preserve"> </w:t>
      </w:r>
      <w:r>
        <w:rPr>
          <w:sz w:val="16"/>
        </w:rPr>
        <w:t>Household</w:t>
      </w:r>
      <w:r>
        <w:rPr>
          <w:spacing w:val="23"/>
          <w:sz w:val="16"/>
        </w:rPr>
        <w:t xml:space="preserve"> </w:t>
      </w:r>
      <w:r>
        <w:rPr>
          <w:sz w:val="16"/>
        </w:rPr>
        <w:t>Finance</w:t>
      </w:r>
      <w:r>
        <w:rPr>
          <w:spacing w:val="24"/>
          <w:sz w:val="16"/>
        </w:rPr>
        <w:t xml:space="preserve"> </w:t>
      </w:r>
      <w:r>
        <w:rPr>
          <w:spacing w:val="-5"/>
          <w:sz w:val="16"/>
        </w:rPr>
        <w:t>and</w:t>
      </w:r>
    </w:p>
    <w:p w14:paraId="5DDBC5A9" w14:textId="77777777" w:rsidR="00620CF6" w:rsidRDefault="00000000">
      <w:pPr>
        <w:spacing w:before="110" w:line="369" w:lineRule="auto"/>
        <w:ind w:left="2982"/>
        <w:rPr>
          <w:sz w:val="16"/>
        </w:rPr>
      </w:pPr>
      <w:r>
        <w:rPr>
          <w:sz w:val="16"/>
        </w:rPr>
        <w:t>Consumption Survey microdata and as</w:t>
      </w:r>
      <w:r>
        <w:rPr>
          <w:spacing w:val="40"/>
          <w:sz w:val="16"/>
        </w:rPr>
        <w:t xml:space="preserve"> </w:t>
      </w:r>
      <w:r>
        <w:rPr>
          <w:sz w:val="16"/>
        </w:rPr>
        <w:t>published by OECD Statistics</w:t>
      </w:r>
    </w:p>
    <w:p w14:paraId="533AD011" w14:textId="77777777" w:rsidR="00620CF6" w:rsidRPr="003A075B" w:rsidRDefault="00000000">
      <w:pPr>
        <w:tabs>
          <w:tab w:val="right" w:pos="5880"/>
        </w:tabs>
        <w:spacing w:before="102"/>
        <w:ind w:left="711"/>
        <w:rPr>
          <w:sz w:val="16"/>
          <w:lang w:val="it-IT"/>
          <w:rPrChange w:id="657" w:author="Luca Giangregorio" w:date="2024-05-10T10:30:00Z">
            <w:rPr>
              <w:sz w:val="16"/>
            </w:rPr>
          </w:rPrChange>
        </w:rPr>
      </w:pPr>
      <w:r w:rsidRPr="00745353">
        <w:rPr>
          <w:lang w:val="it-IT"/>
          <w:rPrChange w:id="658" w:author="Luca Giangregorio" w:date="2024-07-16T15:35:00Z">
            <w:rPr/>
          </w:rPrChange>
        </w:rPr>
        <w:br w:type="column"/>
      </w:r>
      <w:r w:rsidRPr="003A075B">
        <w:rPr>
          <w:sz w:val="16"/>
          <w:lang w:val="it-IT"/>
          <w:rPrChange w:id="659" w:author="Luca Giangregorio" w:date="2024-05-10T10:30:00Z">
            <w:rPr>
              <w:sz w:val="16"/>
            </w:rPr>
          </w:rPrChange>
        </w:rPr>
        <w:t>2010</w:t>
      </w:r>
      <w:r w:rsidRPr="003A075B">
        <w:rPr>
          <w:spacing w:val="48"/>
          <w:sz w:val="16"/>
          <w:lang w:val="it-IT"/>
          <w:rPrChange w:id="660" w:author="Luca Giangregorio" w:date="2024-05-10T10:30:00Z">
            <w:rPr>
              <w:spacing w:val="48"/>
              <w:sz w:val="16"/>
            </w:rPr>
          </w:rPrChange>
        </w:rPr>
        <w:t xml:space="preserve"> </w:t>
      </w:r>
      <w:r w:rsidRPr="003A075B">
        <w:rPr>
          <w:sz w:val="16"/>
          <w:lang w:val="it-IT"/>
          <w:rPrChange w:id="661" w:author="Luca Giangregorio" w:date="2024-05-10T10:30:00Z">
            <w:rPr>
              <w:sz w:val="16"/>
            </w:rPr>
          </w:rPrChange>
        </w:rPr>
        <w:t>(HFCS</w:t>
      </w:r>
      <w:r w:rsidRPr="003A075B">
        <w:rPr>
          <w:spacing w:val="49"/>
          <w:sz w:val="16"/>
          <w:lang w:val="it-IT"/>
          <w:rPrChange w:id="662" w:author="Luca Giangregorio" w:date="2024-05-10T10:30:00Z">
            <w:rPr>
              <w:spacing w:val="49"/>
              <w:sz w:val="16"/>
            </w:rPr>
          </w:rPrChange>
        </w:rPr>
        <w:t xml:space="preserve"> </w:t>
      </w:r>
      <w:r w:rsidRPr="003A075B">
        <w:rPr>
          <w:sz w:val="16"/>
          <w:lang w:val="it-IT"/>
          <w:rPrChange w:id="663" w:author="Luca Giangregorio" w:date="2024-05-10T10:30:00Z">
            <w:rPr>
              <w:sz w:val="16"/>
            </w:rPr>
          </w:rPrChange>
        </w:rPr>
        <w:t>microdata);</w:t>
      </w:r>
      <w:r w:rsidRPr="003A075B">
        <w:rPr>
          <w:spacing w:val="48"/>
          <w:sz w:val="16"/>
          <w:lang w:val="it-IT"/>
          <w:rPrChange w:id="664" w:author="Luca Giangregorio" w:date="2024-05-10T10:30:00Z">
            <w:rPr>
              <w:spacing w:val="48"/>
              <w:sz w:val="16"/>
            </w:rPr>
          </w:rPrChange>
        </w:rPr>
        <w:t xml:space="preserve"> </w:t>
      </w:r>
      <w:r w:rsidRPr="003A075B">
        <w:rPr>
          <w:sz w:val="16"/>
          <w:lang w:val="it-IT"/>
          <w:rPrChange w:id="665" w:author="Luca Giangregorio" w:date="2024-05-10T10:30:00Z">
            <w:rPr>
              <w:sz w:val="16"/>
            </w:rPr>
          </w:rPrChange>
        </w:rPr>
        <w:t>2014</w:t>
      </w:r>
      <w:r w:rsidRPr="003A075B">
        <w:rPr>
          <w:spacing w:val="49"/>
          <w:sz w:val="16"/>
          <w:lang w:val="it-IT"/>
          <w:rPrChange w:id="666" w:author="Luca Giangregorio" w:date="2024-05-10T10:30:00Z">
            <w:rPr>
              <w:spacing w:val="49"/>
              <w:sz w:val="16"/>
            </w:rPr>
          </w:rPrChange>
        </w:rPr>
        <w:t xml:space="preserve"> </w:t>
      </w:r>
      <w:r w:rsidRPr="003A075B">
        <w:rPr>
          <w:sz w:val="16"/>
          <w:lang w:val="it-IT"/>
          <w:rPrChange w:id="667" w:author="Luca Giangregorio" w:date="2024-05-10T10:30:00Z">
            <w:rPr>
              <w:sz w:val="16"/>
            </w:rPr>
          </w:rPrChange>
        </w:rPr>
        <w:t>(OECD</w:t>
      </w:r>
      <w:r w:rsidRPr="003A075B">
        <w:rPr>
          <w:spacing w:val="48"/>
          <w:sz w:val="16"/>
          <w:lang w:val="it-IT"/>
          <w:rPrChange w:id="668" w:author="Luca Giangregorio" w:date="2024-05-10T10:30:00Z">
            <w:rPr>
              <w:spacing w:val="48"/>
              <w:sz w:val="16"/>
            </w:rPr>
          </w:rPrChange>
        </w:rPr>
        <w:t xml:space="preserve"> </w:t>
      </w:r>
      <w:r w:rsidRPr="003A075B">
        <w:rPr>
          <w:spacing w:val="-2"/>
          <w:sz w:val="16"/>
          <w:lang w:val="it-IT"/>
          <w:rPrChange w:id="669" w:author="Luca Giangregorio" w:date="2024-05-10T10:30:00Z">
            <w:rPr>
              <w:spacing w:val="-2"/>
              <w:sz w:val="16"/>
            </w:rPr>
          </w:rPrChange>
        </w:rPr>
        <w:t>Statistics)</w:t>
      </w:r>
      <w:r w:rsidRPr="003A075B">
        <w:rPr>
          <w:sz w:val="16"/>
          <w:lang w:val="it-IT"/>
          <w:rPrChange w:id="670" w:author="Luca Giangregorio" w:date="2024-05-10T10:30:00Z">
            <w:rPr>
              <w:sz w:val="16"/>
            </w:rPr>
          </w:rPrChange>
        </w:rPr>
        <w:tab/>
      </w:r>
      <w:r w:rsidRPr="003A075B">
        <w:rPr>
          <w:spacing w:val="-4"/>
          <w:sz w:val="16"/>
          <w:lang w:val="it-IT"/>
          <w:rPrChange w:id="671" w:author="Luca Giangregorio" w:date="2024-05-10T10:30:00Z">
            <w:rPr>
              <w:spacing w:val="-4"/>
              <w:sz w:val="16"/>
            </w:rPr>
          </w:rPrChange>
        </w:rPr>
        <w:t>2009</w:t>
      </w:r>
    </w:p>
    <w:p w14:paraId="124CF6B1" w14:textId="77777777" w:rsidR="00620CF6" w:rsidRPr="003A075B" w:rsidRDefault="00620CF6">
      <w:pPr>
        <w:rPr>
          <w:sz w:val="16"/>
          <w:lang w:val="it-IT"/>
          <w:rPrChange w:id="672" w:author="Luca Giangregorio" w:date="2024-05-10T10:30:00Z">
            <w:rPr>
              <w:sz w:val="16"/>
            </w:rPr>
          </w:rPrChange>
        </w:rPr>
        <w:sectPr w:rsidR="00620CF6" w:rsidRPr="003A075B" w:rsidSect="00D60468">
          <w:pgSz w:w="15840" w:h="12240" w:orient="landscape"/>
          <w:pgMar w:top="1380" w:right="640" w:bottom="280" w:left="1300" w:header="720" w:footer="720" w:gutter="0"/>
          <w:cols w:num="2" w:space="720" w:equalWidth="0">
            <w:col w:w="5873" w:space="40"/>
            <w:col w:w="7987"/>
          </w:cols>
        </w:sectPr>
      </w:pPr>
    </w:p>
    <w:p w14:paraId="2DA0A7F6" w14:textId="77777777" w:rsidR="00620CF6" w:rsidRPr="003A075B" w:rsidRDefault="00000000">
      <w:pPr>
        <w:tabs>
          <w:tab w:val="left" w:pos="1609"/>
        </w:tabs>
        <w:spacing w:before="5"/>
        <w:ind w:left="669"/>
        <w:rPr>
          <w:sz w:val="16"/>
          <w:lang w:val="it-IT"/>
          <w:rPrChange w:id="673" w:author="Luca Giangregorio" w:date="2024-05-10T10:30:00Z">
            <w:rPr>
              <w:sz w:val="16"/>
            </w:rPr>
          </w:rPrChange>
        </w:rPr>
      </w:pPr>
      <w:r w:rsidRPr="003A075B">
        <w:rPr>
          <w:spacing w:val="-2"/>
          <w:sz w:val="16"/>
          <w:lang w:val="it-IT"/>
          <w:rPrChange w:id="674" w:author="Luca Giangregorio" w:date="2024-05-10T10:30:00Z">
            <w:rPr>
              <w:spacing w:val="-2"/>
              <w:sz w:val="16"/>
            </w:rPr>
          </w:rPrChange>
        </w:rPr>
        <w:t>Indonesia</w:t>
      </w:r>
      <w:r w:rsidRPr="003A075B">
        <w:rPr>
          <w:sz w:val="16"/>
          <w:lang w:val="it-IT"/>
          <w:rPrChange w:id="675" w:author="Luca Giangregorio" w:date="2024-05-10T10:30:00Z">
            <w:rPr>
              <w:sz w:val="16"/>
            </w:rPr>
          </w:rPrChange>
        </w:rPr>
        <w:tab/>
      </w:r>
      <w:r w:rsidRPr="003A075B">
        <w:rPr>
          <w:spacing w:val="-2"/>
          <w:sz w:val="16"/>
          <w:lang w:val="it-IT"/>
          <w:rPrChange w:id="676" w:author="Luca Giangregorio" w:date="2024-05-10T10:30:00Z">
            <w:rPr>
              <w:spacing w:val="-2"/>
              <w:sz w:val="16"/>
            </w:rPr>
          </w:rPrChange>
        </w:rPr>
        <w:t>Indonesia</w:t>
      </w:r>
    </w:p>
    <w:p w14:paraId="07586309" w14:textId="77777777" w:rsidR="00620CF6" w:rsidRDefault="00000000">
      <w:pPr>
        <w:spacing w:before="110" w:line="369" w:lineRule="auto"/>
        <w:ind w:left="1609"/>
        <w:rPr>
          <w:sz w:val="16"/>
        </w:rPr>
      </w:pPr>
      <w:r>
        <w:rPr>
          <w:spacing w:val="-2"/>
          <w:w w:val="105"/>
          <w:sz w:val="16"/>
        </w:rPr>
        <w:t>Family</w:t>
      </w:r>
      <w:r>
        <w:rPr>
          <w:spacing w:val="-6"/>
          <w:w w:val="105"/>
          <w:sz w:val="16"/>
        </w:rPr>
        <w:t xml:space="preserve"> </w:t>
      </w:r>
      <w:r>
        <w:rPr>
          <w:spacing w:val="-2"/>
          <w:w w:val="105"/>
          <w:sz w:val="16"/>
        </w:rPr>
        <w:t>Life</w:t>
      </w:r>
      <w:r>
        <w:rPr>
          <w:spacing w:val="40"/>
          <w:w w:val="105"/>
          <w:sz w:val="16"/>
        </w:rPr>
        <w:t xml:space="preserve"> </w:t>
      </w:r>
      <w:r>
        <w:rPr>
          <w:spacing w:val="-2"/>
          <w:w w:val="105"/>
          <w:sz w:val="16"/>
        </w:rPr>
        <w:t>Survey</w:t>
      </w:r>
    </w:p>
    <w:p w14:paraId="64DBFB80" w14:textId="77777777" w:rsidR="00620CF6" w:rsidRDefault="00000000">
      <w:pPr>
        <w:tabs>
          <w:tab w:val="left" w:pos="4131"/>
          <w:tab w:val="left" w:pos="8906"/>
        </w:tabs>
        <w:spacing w:before="5"/>
        <w:ind w:left="491"/>
        <w:rPr>
          <w:sz w:val="16"/>
        </w:rPr>
      </w:pPr>
      <w:r>
        <w:br w:type="column"/>
      </w:r>
      <w:r>
        <w:rPr>
          <w:w w:val="105"/>
          <w:sz w:val="16"/>
        </w:rPr>
        <w:t>Indonesia</w:t>
      </w:r>
      <w:r>
        <w:rPr>
          <w:spacing w:val="-6"/>
          <w:w w:val="105"/>
          <w:sz w:val="16"/>
        </w:rPr>
        <w:t xml:space="preserve"> </w:t>
      </w:r>
      <w:r>
        <w:rPr>
          <w:w w:val="105"/>
          <w:sz w:val="16"/>
        </w:rPr>
        <w:t>Family</w:t>
      </w:r>
      <w:r>
        <w:rPr>
          <w:spacing w:val="-5"/>
          <w:w w:val="105"/>
          <w:sz w:val="16"/>
        </w:rPr>
        <w:t xml:space="preserve"> </w:t>
      </w:r>
      <w:r>
        <w:rPr>
          <w:w w:val="105"/>
          <w:sz w:val="16"/>
        </w:rPr>
        <w:t>Life</w:t>
      </w:r>
      <w:r>
        <w:rPr>
          <w:spacing w:val="-5"/>
          <w:w w:val="105"/>
          <w:sz w:val="16"/>
        </w:rPr>
        <w:t xml:space="preserve"> </w:t>
      </w:r>
      <w:r>
        <w:rPr>
          <w:spacing w:val="-2"/>
          <w:w w:val="105"/>
          <w:sz w:val="16"/>
        </w:rPr>
        <w:t>Survey</w:t>
      </w:r>
      <w:r>
        <w:rPr>
          <w:sz w:val="16"/>
        </w:rPr>
        <w:tab/>
      </w:r>
      <w:r>
        <w:rPr>
          <w:w w:val="105"/>
          <w:sz w:val="16"/>
        </w:rPr>
        <w:t>1997,</w:t>
      </w:r>
      <w:r>
        <w:rPr>
          <w:spacing w:val="21"/>
          <w:w w:val="105"/>
          <w:sz w:val="16"/>
        </w:rPr>
        <w:t xml:space="preserve"> </w:t>
      </w:r>
      <w:r>
        <w:rPr>
          <w:spacing w:val="-4"/>
          <w:w w:val="105"/>
          <w:sz w:val="16"/>
        </w:rPr>
        <w:t>2014</w:t>
      </w:r>
      <w:r>
        <w:rPr>
          <w:sz w:val="16"/>
        </w:rPr>
        <w:tab/>
      </w:r>
      <w:r>
        <w:rPr>
          <w:w w:val="105"/>
          <w:sz w:val="16"/>
        </w:rPr>
        <w:t>1997,</w:t>
      </w:r>
      <w:r>
        <w:rPr>
          <w:spacing w:val="21"/>
          <w:w w:val="105"/>
          <w:sz w:val="16"/>
        </w:rPr>
        <w:t xml:space="preserve"> </w:t>
      </w:r>
      <w:r>
        <w:rPr>
          <w:spacing w:val="-4"/>
          <w:w w:val="105"/>
          <w:sz w:val="16"/>
        </w:rPr>
        <w:t>2014</w:t>
      </w:r>
    </w:p>
    <w:p w14:paraId="664C5648" w14:textId="77777777" w:rsidR="00620CF6" w:rsidRDefault="00620CF6">
      <w:pPr>
        <w:rPr>
          <w:sz w:val="16"/>
        </w:rPr>
        <w:sectPr w:rsidR="00620CF6" w:rsidSect="00D60468">
          <w:type w:val="continuous"/>
          <w:pgSz w:w="15840" w:h="12240" w:orient="landscape"/>
          <w:pgMar w:top="1620" w:right="640" w:bottom="280" w:left="1300" w:header="720" w:footer="720" w:gutter="0"/>
          <w:cols w:num="2" w:space="720" w:equalWidth="0">
            <w:col w:w="2452" w:space="40"/>
            <w:col w:w="11408"/>
          </w:cols>
        </w:sectPr>
      </w:pPr>
    </w:p>
    <w:p w14:paraId="199700DE" w14:textId="77777777" w:rsidR="00620CF6" w:rsidRDefault="00000000">
      <w:pPr>
        <w:tabs>
          <w:tab w:val="left" w:pos="1609"/>
          <w:tab w:val="left" w:pos="2982"/>
        </w:tabs>
        <w:spacing w:before="6"/>
        <w:ind w:left="1022"/>
        <w:rPr>
          <w:sz w:val="16"/>
        </w:rPr>
      </w:pPr>
      <w:r>
        <w:rPr>
          <w:spacing w:val="-2"/>
          <w:sz w:val="16"/>
        </w:rPr>
        <w:t>Italy</w:t>
      </w:r>
      <w:r>
        <w:rPr>
          <w:sz w:val="16"/>
        </w:rPr>
        <w:tab/>
        <w:t>HBS</w:t>
      </w:r>
      <w:r>
        <w:rPr>
          <w:spacing w:val="28"/>
          <w:sz w:val="16"/>
        </w:rPr>
        <w:t xml:space="preserve"> </w:t>
      </w:r>
      <w:r>
        <w:rPr>
          <w:sz w:val="16"/>
        </w:rPr>
        <w:t>and</w:t>
      </w:r>
      <w:r>
        <w:rPr>
          <w:spacing w:val="29"/>
          <w:sz w:val="16"/>
        </w:rPr>
        <w:t xml:space="preserve"> </w:t>
      </w:r>
      <w:r>
        <w:rPr>
          <w:spacing w:val="-5"/>
          <w:sz w:val="16"/>
        </w:rPr>
        <w:t>FBS</w:t>
      </w:r>
      <w:r>
        <w:rPr>
          <w:sz w:val="16"/>
        </w:rPr>
        <w:tab/>
        <w:t>Survey</w:t>
      </w:r>
      <w:r>
        <w:rPr>
          <w:spacing w:val="11"/>
          <w:sz w:val="16"/>
        </w:rPr>
        <w:t xml:space="preserve"> </w:t>
      </w:r>
      <w:r>
        <w:rPr>
          <w:sz w:val="16"/>
        </w:rPr>
        <w:t>of</w:t>
      </w:r>
      <w:r>
        <w:rPr>
          <w:spacing w:val="11"/>
          <w:sz w:val="16"/>
        </w:rPr>
        <w:t xml:space="preserve"> </w:t>
      </w:r>
      <w:r>
        <w:rPr>
          <w:sz w:val="16"/>
        </w:rPr>
        <w:t>Household</w:t>
      </w:r>
      <w:r>
        <w:rPr>
          <w:spacing w:val="12"/>
          <w:sz w:val="16"/>
        </w:rPr>
        <w:t xml:space="preserve"> </w:t>
      </w:r>
      <w:r>
        <w:rPr>
          <w:sz w:val="16"/>
        </w:rPr>
        <w:t>Income</w:t>
      </w:r>
      <w:r>
        <w:rPr>
          <w:spacing w:val="11"/>
          <w:sz w:val="16"/>
        </w:rPr>
        <w:t xml:space="preserve"> </w:t>
      </w:r>
      <w:r>
        <w:rPr>
          <w:sz w:val="16"/>
        </w:rPr>
        <w:t>and</w:t>
      </w:r>
      <w:r>
        <w:rPr>
          <w:spacing w:val="12"/>
          <w:sz w:val="16"/>
        </w:rPr>
        <w:t xml:space="preserve"> </w:t>
      </w:r>
      <w:r>
        <w:rPr>
          <w:spacing w:val="-2"/>
          <w:sz w:val="16"/>
        </w:rPr>
        <w:t>Wealth</w:t>
      </w:r>
    </w:p>
    <w:p w14:paraId="51091007" w14:textId="77777777" w:rsidR="00620CF6" w:rsidRDefault="00000000">
      <w:pPr>
        <w:spacing w:before="116" w:line="369" w:lineRule="auto"/>
        <w:ind w:left="2982"/>
        <w:rPr>
          <w:sz w:val="16"/>
        </w:rPr>
      </w:pPr>
      <w:r>
        <w:rPr>
          <w:sz w:val="16"/>
        </w:rPr>
        <w:t>(SHIW) as published by Mazzaferro, SHIW</w:t>
      </w:r>
      <w:r>
        <w:rPr>
          <w:spacing w:val="40"/>
          <w:sz w:val="16"/>
        </w:rPr>
        <w:t xml:space="preserve"> </w:t>
      </w:r>
      <w:r>
        <w:rPr>
          <w:sz w:val="16"/>
        </w:rPr>
        <w:t xml:space="preserve">microdata and </w:t>
      </w:r>
      <w:proofErr w:type="spellStart"/>
      <w:r>
        <w:rPr>
          <w:sz w:val="16"/>
        </w:rPr>
        <w:t>Eurosystem</w:t>
      </w:r>
      <w:proofErr w:type="spellEnd"/>
      <w:r>
        <w:rPr>
          <w:sz w:val="16"/>
        </w:rPr>
        <w:t xml:space="preserve"> Household</w:t>
      </w:r>
      <w:r>
        <w:rPr>
          <w:spacing w:val="40"/>
          <w:sz w:val="16"/>
        </w:rPr>
        <w:t xml:space="preserve"> </w:t>
      </w:r>
      <w:r>
        <w:rPr>
          <w:sz w:val="16"/>
        </w:rPr>
        <w:t>Finance and Consumption Survey as</w:t>
      </w:r>
      <w:r>
        <w:rPr>
          <w:spacing w:val="40"/>
          <w:sz w:val="16"/>
        </w:rPr>
        <w:t xml:space="preserve"> </w:t>
      </w:r>
      <w:r>
        <w:rPr>
          <w:sz w:val="16"/>
        </w:rPr>
        <w:t>published by OECD Statistics</w:t>
      </w:r>
    </w:p>
    <w:p w14:paraId="63B8AC0A" w14:textId="77777777" w:rsidR="00620CF6" w:rsidRDefault="00000000">
      <w:pPr>
        <w:spacing w:before="6"/>
        <w:ind w:left="373"/>
        <w:rPr>
          <w:sz w:val="16"/>
        </w:rPr>
      </w:pPr>
      <w:r>
        <w:br w:type="column"/>
      </w:r>
      <w:r>
        <w:rPr>
          <w:w w:val="105"/>
          <w:sz w:val="16"/>
        </w:rPr>
        <w:t>1991,</w:t>
      </w:r>
      <w:r>
        <w:rPr>
          <w:spacing w:val="22"/>
          <w:w w:val="105"/>
          <w:sz w:val="16"/>
        </w:rPr>
        <w:t xml:space="preserve"> </w:t>
      </w:r>
      <w:r>
        <w:rPr>
          <w:w w:val="105"/>
          <w:sz w:val="16"/>
        </w:rPr>
        <w:t>1993,</w:t>
      </w:r>
      <w:r>
        <w:rPr>
          <w:spacing w:val="22"/>
          <w:w w:val="105"/>
          <w:sz w:val="16"/>
        </w:rPr>
        <w:t xml:space="preserve"> </w:t>
      </w:r>
      <w:r>
        <w:rPr>
          <w:w w:val="105"/>
          <w:sz w:val="16"/>
        </w:rPr>
        <w:t>1995,</w:t>
      </w:r>
      <w:r>
        <w:rPr>
          <w:spacing w:val="22"/>
          <w:w w:val="105"/>
          <w:sz w:val="16"/>
        </w:rPr>
        <w:t xml:space="preserve"> </w:t>
      </w:r>
      <w:r>
        <w:rPr>
          <w:w w:val="105"/>
          <w:sz w:val="16"/>
        </w:rPr>
        <w:t>1998,</w:t>
      </w:r>
      <w:r>
        <w:rPr>
          <w:spacing w:val="23"/>
          <w:w w:val="105"/>
          <w:sz w:val="16"/>
        </w:rPr>
        <w:t xml:space="preserve"> </w:t>
      </w:r>
      <w:r>
        <w:rPr>
          <w:w w:val="105"/>
          <w:sz w:val="16"/>
        </w:rPr>
        <w:t>2000,</w:t>
      </w:r>
      <w:r>
        <w:rPr>
          <w:spacing w:val="22"/>
          <w:w w:val="105"/>
          <w:sz w:val="16"/>
        </w:rPr>
        <w:t xml:space="preserve"> </w:t>
      </w:r>
      <w:r>
        <w:rPr>
          <w:w w:val="105"/>
          <w:sz w:val="16"/>
        </w:rPr>
        <w:t>2002</w:t>
      </w:r>
      <w:r>
        <w:rPr>
          <w:spacing w:val="22"/>
          <w:w w:val="105"/>
          <w:sz w:val="16"/>
        </w:rPr>
        <w:t xml:space="preserve"> </w:t>
      </w:r>
      <w:r>
        <w:rPr>
          <w:w w:val="105"/>
          <w:sz w:val="16"/>
        </w:rPr>
        <w:t>(SHIW);</w:t>
      </w:r>
      <w:r>
        <w:rPr>
          <w:spacing w:val="23"/>
          <w:w w:val="105"/>
          <w:sz w:val="16"/>
        </w:rPr>
        <w:t xml:space="preserve"> </w:t>
      </w:r>
      <w:r>
        <w:rPr>
          <w:w w:val="105"/>
          <w:sz w:val="16"/>
        </w:rPr>
        <w:t>2008,</w:t>
      </w:r>
      <w:r>
        <w:rPr>
          <w:spacing w:val="22"/>
          <w:w w:val="105"/>
          <w:sz w:val="16"/>
        </w:rPr>
        <w:t xml:space="preserve"> </w:t>
      </w:r>
      <w:r>
        <w:rPr>
          <w:spacing w:val="-4"/>
          <w:w w:val="105"/>
          <w:sz w:val="16"/>
        </w:rPr>
        <w:t>2010</w:t>
      </w:r>
    </w:p>
    <w:p w14:paraId="3EACF11F" w14:textId="77777777" w:rsidR="00620CF6" w:rsidRDefault="00000000">
      <w:pPr>
        <w:spacing w:before="116"/>
        <w:ind w:left="373"/>
        <w:rPr>
          <w:sz w:val="16"/>
        </w:rPr>
      </w:pPr>
      <w:r>
        <w:rPr>
          <w:w w:val="105"/>
          <w:sz w:val="16"/>
        </w:rPr>
        <w:t>(SHIW</w:t>
      </w:r>
      <w:r>
        <w:rPr>
          <w:spacing w:val="22"/>
          <w:w w:val="105"/>
          <w:sz w:val="16"/>
        </w:rPr>
        <w:t xml:space="preserve"> </w:t>
      </w:r>
      <w:r>
        <w:rPr>
          <w:w w:val="105"/>
          <w:sz w:val="16"/>
        </w:rPr>
        <w:t>microdata);</w:t>
      </w:r>
      <w:r>
        <w:rPr>
          <w:spacing w:val="23"/>
          <w:w w:val="105"/>
          <w:sz w:val="16"/>
        </w:rPr>
        <w:t xml:space="preserve"> </w:t>
      </w:r>
      <w:r>
        <w:rPr>
          <w:w w:val="105"/>
          <w:sz w:val="16"/>
        </w:rPr>
        <w:t>2014</w:t>
      </w:r>
      <w:r>
        <w:rPr>
          <w:spacing w:val="22"/>
          <w:w w:val="105"/>
          <w:sz w:val="16"/>
        </w:rPr>
        <w:t xml:space="preserve"> </w:t>
      </w:r>
      <w:r>
        <w:rPr>
          <w:w w:val="105"/>
          <w:sz w:val="16"/>
        </w:rPr>
        <w:t>(OECD</w:t>
      </w:r>
      <w:r>
        <w:rPr>
          <w:spacing w:val="23"/>
          <w:w w:val="105"/>
          <w:sz w:val="16"/>
        </w:rPr>
        <w:t xml:space="preserve"> </w:t>
      </w:r>
      <w:r>
        <w:rPr>
          <w:spacing w:val="-2"/>
          <w:w w:val="105"/>
          <w:sz w:val="16"/>
        </w:rPr>
        <w:t>Statistics)</w:t>
      </w:r>
    </w:p>
    <w:p w14:paraId="0BAB04E9" w14:textId="77777777" w:rsidR="00620CF6" w:rsidRDefault="00000000">
      <w:pPr>
        <w:spacing w:before="6"/>
        <w:ind w:left="657"/>
        <w:rPr>
          <w:sz w:val="16"/>
        </w:rPr>
      </w:pPr>
      <w:r>
        <w:br w:type="column"/>
      </w:r>
      <w:r>
        <w:rPr>
          <w:spacing w:val="-4"/>
          <w:w w:val="105"/>
          <w:sz w:val="16"/>
        </w:rPr>
        <w:t>2008</w:t>
      </w:r>
    </w:p>
    <w:p w14:paraId="3AE81F88" w14:textId="77777777" w:rsidR="00620CF6" w:rsidRDefault="00620CF6">
      <w:pPr>
        <w:rPr>
          <w:sz w:val="16"/>
        </w:rPr>
        <w:sectPr w:rsidR="00620CF6" w:rsidSect="00D60468">
          <w:type w:val="continuous"/>
          <w:pgSz w:w="15840" w:h="12240" w:orient="landscape"/>
          <w:pgMar w:top="1620" w:right="640" w:bottom="280" w:left="1300" w:header="720" w:footer="720" w:gutter="0"/>
          <w:cols w:num="3" w:space="720" w:equalWidth="0">
            <w:col w:w="6211" w:space="40"/>
            <w:col w:w="4450" w:space="39"/>
            <w:col w:w="3160"/>
          </w:cols>
        </w:sectPr>
      </w:pPr>
    </w:p>
    <w:p w14:paraId="760E89C8" w14:textId="77777777" w:rsidR="00620CF6" w:rsidRDefault="00000000">
      <w:pPr>
        <w:tabs>
          <w:tab w:val="left" w:pos="1609"/>
          <w:tab w:val="left" w:pos="2982"/>
        </w:tabs>
        <w:spacing w:before="99" w:line="369" w:lineRule="auto"/>
        <w:ind w:left="2982" w:right="272" w:hanging="2542"/>
        <w:rPr>
          <w:sz w:val="16"/>
        </w:rPr>
      </w:pPr>
      <w:r>
        <w:rPr>
          <w:spacing w:val="-2"/>
          <w:sz w:val="16"/>
        </w:rPr>
        <w:t>Luxembourg</w:t>
      </w:r>
      <w:r>
        <w:rPr>
          <w:sz w:val="16"/>
        </w:rPr>
        <w:tab/>
      </w:r>
      <w:r>
        <w:rPr>
          <w:spacing w:val="-4"/>
          <w:sz w:val="16"/>
        </w:rPr>
        <w:t>FBS</w:t>
      </w:r>
      <w:r>
        <w:rPr>
          <w:sz w:val="16"/>
        </w:rPr>
        <w:tab/>
      </w:r>
      <w:proofErr w:type="spellStart"/>
      <w:r>
        <w:rPr>
          <w:sz w:val="16"/>
        </w:rPr>
        <w:t>Eurosystem</w:t>
      </w:r>
      <w:proofErr w:type="spellEnd"/>
      <w:r>
        <w:rPr>
          <w:sz w:val="16"/>
        </w:rPr>
        <w:t xml:space="preserve"> Household Finance and</w:t>
      </w:r>
      <w:r>
        <w:rPr>
          <w:w w:val="105"/>
          <w:sz w:val="16"/>
        </w:rPr>
        <w:t xml:space="preserve"> Consumption Survey microdata</w:t>
      </w:r>
    </w:p>
    <w:p w14:paraId="26C8B4A5" w14:textId="77777777" w:rsidR="00620CF6" w:rsidRDefault="00000000">
      <w:pPr>
        <w:tabs>
          <w:tab w:val="left" w:pos="1609"/>
          <w:tab w:val="left" w:pos="2982"/>
        </w:tabs>
        <w:spacing w:line="369" w:lineRule="auto"/>
        <w:ind w:left="2982" w:right="272" w:hanging="2050"/>
        <w:rPr>
          <w:sz w:val="16"/>
        </w:rPr>
      </w:pPr>
      <w:r>
        <w:rPr>
          <w:spacing w:val="-2"/>
          <w:sz w:val="16"/>
        </w:rPr>
        <w:t>Malta</w:t>
      </w:r>
      <w:r>
        <w:rPr>
          <w:sz w:val="16"/>
        </w:rPr>
        <w:tab/>
      </w:r>
      <w:r>
        <w:rPr>
          <w:spacing w:val="-4"/>
          <w:sz w:val="16"/>
        </w:rPr>
        <w:t>FBS</w:t>
      </w:r>
      <w:r>
        <w:rPr>
          <w:sz w:val="16"/>
        </w:rPr>
        <w:tab/>
      </w:r>
      <w:proofErr w:type="spellStart"/>
      <w:r>
        <w:rPr>
          <w:sz w:val="16"/>
        </w:rPr>
        <w:t>Eurosystem</w:t>
      </w:r>
      <w:proofErr w:type="spellEnd"/>
      <w:r>
        <w:rPr>
          <w:sz w:val="16"/>
        </w:rPr>
        <w:t xml:space="preserve"> Household Finance and</w:t>
      </w:r>
      <w:r>
        <w:rPr>
          <w:w w:val="105"/>
          <w:sz w:val="16"/>
        </w:rPr>
        <w:t xml:space="preserve"> Consumption Survey microdata</w:t>
      </w:r>
    </w:p>
    <w:p w14:paraId="7CC6E27F" w14:textId="77777777" w:rsidR="00620CF6" w:rsidRDefault="00000000">
      <w:pPr>
        <w:tabs>
          <w:tab w:val="left" w:pos="1609"/>
          <w:tab w:val="left" w:pos="2982"/>
        </w:tabs>
        <w:spacing w:line="215" w:lineRule="exact"/>
        <w:ind w:left="480"/>
        <w:rPr>
          <w:sz w:val="16"/>
        </w:rPr>
      </w:pPr>
      <w:r>
        <w:rPr>
          <w:spacing w:val="-2"/>
          <w:sz w:val="16"/>
        </w:rPr>
        <w:t>Netherlands</w:t>
      </w:r>
      <w:r>
        <w:rPr>
          <w:sz w:val="16"/>
        </w:rPr>
        <w:tab/>
        <w:t>HBS</w:t>
      </w:r>
      <w:r>
        <w:rPr>
          <w:spacing w:val="28"/>
          <w:sz w:val="16"/>
        </w:rPr>
        <w:t xml:space="preserve"> </w:t>
      </w:r>
      <w:r>
        <w:rPr>
          <w:sz w:val="16"/>
        </w:rPr>
        <w:t>and</w:t>
      </w:r>
      <w:r>
        <w:rPr>
          <w:spacing w:val="29"/>
          <w:sz w:val="16"/>
        </w:rPr>
        <w:t xml:space="preserve"> </w:t>
      </w:r>
      <w:r>
        <w:rPr>
          <w:spacing w:val="-5"/>
          <w:sz w:val="16"/>
        </w:rPr>
        <w:t>FBS</w:t>
      </w:r>
      <w:r>
        <w:rPr>
          <w:sz w:val="16"/>
        </w:rPr>
        <w:tab/>
      </w:r>
      <w:proofErr w:type="spellStart"/>
      <w:r>
        <w:rPr>
          <w:sz w:val="16"/>
        </w:rPr>
        <w:t>Eurosystems</w:t>
      </w:r>
      <w:proofErr w:type="spellEnd"/>
      <w:r>
        <w:rPr>
          <w:spacing w:val="23"/>
          <w:sz w:val="16"/>
        </w:rPr>
        <w:t xml:space="preserve"> </w:t>
      </w:r>
      <w:r>
        <w:rPr>
          <w:sz w:val="16"/>
        </w:rPr>
        <w:t>Household</w:t>
      </w:r>
      <w:r>
        <w:rPr>
          <w:spacing w:val="23"/>
          <w:sz w:val="16"/>
        </w:rPr>
        <w:t xml:space="preserve"> </w:t>
      </w:r>
      <w:r>
        <w:rPr>
          <w:sz w:val="16"/>
        </w:rPr>
        <w:t>Finance</w:t>
      </w:r>
      <w:r>
        <w:rPr>
          <w:spacing w:val="24"/>
          <w:sz w:val="16"/>
        </w:rPr>
        <w:t xml:space="preserve"> </w:t>
      </w:r>
      <w:r>
        <w:rPr>
          <w:spacing w:val="-5"/>
          <w:sz w:val="16"/>
        </w:rPr>
        <w:t>and</w:t>
      </w:r>
    </w:p>
    <w:p w14:paraId="74EC2A0E" w14:textId="77777777" w:rsidR="00620CF6" w:rsidRDefault="00000000">
      <w:pPr>
        <w:spacing w:before="116" w:line="369" w:lineRule="auto"/>
        <w:ind w:left="2982"/>
        <w:rPr>
          <w:sz w:val="16"/>
        </w:rPr>
      </w:pPr>
      <w:r>
        <w:rPr>
          <w:sz w:val="16"/>
        </w:rPr>
        <w:t>Consumption Survey microdata and as</w:t>
      </w:r>
      <w:r>
        <w:rPr>
          <w:spacing w:val="40"/>
          <w:sz w:val="16"/>
        </w:rPr>
        <w:t xml:space="preserve"> </w:t>
      </w:r>
      <w:r>
        <w:rPr>
          <w:sz w:val="16"/>
        </w:rPr>
        <w:t>published by OECD Statistics</w:t>
      </w:r>
    </w:p>
    <w:p w14:paraId="2316481C" w14:textId="77777777" w:rsidR="00620CF6" w:rsidRDefault="00000000">
      <w:pPr>
        <w:tabs>
          <w:tab w:val="left" w:pos="1609"/>
          <w:tab w:val="left" w:pos="2982"/>
        </w:tabs>
        <w:spacing w:line="369" w:lineRule="auto"/>
        <w:ind w:left="2982" w:right="38" w:hanging="2250"/>
        <w:rPr>
          <w:sz w:val="16"/>
        </w:rPr>
      </w:pPr>
      <w:r>
        <w:rPr>
          <w:spacing w:val="-2"/>
          <w:w w:val="105"/>
          <w:sz w:val="16"/>
        </w:rPr>
        <w:t>Portugal</w:t>
      </w:r>
      <w:r>
        <w:rPr>
          <w:sz w:val="16"/>
        </w:rPr>
        <w:tab/>
      </w:r>
      <w:r>
        <w:rPr>
          <w:spacing w:val="-4"/>
          <w:w w:val="105"/>
          <w:sz w:val="16"/>
        </w:rPr>
        <w:t>FBS</w:t>
      </w:r>
      <w:r>
        <w:rPr>
          <w:sz w:val="16"/>
        </w:rPr>
        <w:tab/>
      </w:r>
      <w:proofErr w:type="spellStart"/>
      <w:r>
        <w:rPr>
          <w:w w:val="105"/>
          <w:sz w:val="16"/>
        </w:rPr>
        <w:t>Eurosystems</w:t>
      </w:r>
      <w:proofErr w:type="spellEnd"/>
      <w:r>
        <w:rPr>
          <w:w w:val="105"/>
          <w:sz w:val="16"/>
        </w:rPr>
        <w:t xml:space="preserve"> Household Finance and </w:t>
      </w:r>
      <w:r>
        <w:rPr>
          <w:spacing w:val="-2"/>
          <w:w w:val="105"/>
          <w:sz w:val="16"/>
        </w:rPr>
        <w:t>Consumption Survey microdata and as</w:t>
      </w:r>
      <w:r>
        <w:rPr>
          <w:w w:val="105"/>
          <w:sz w:val="16"/>
        </w:rPr>
        <w:t xml:space="preserve"> published by OECD Statistics</w:t>
      </w:r>
    </w:p>
    <w:p w14:paraId="28D918BD" w14:textId="77777777" w:rsidR="00620CF6" w:rsidRDefault="00000000">
      <w:pPr>
        <w:tabs>
          <w:tab w:val="left" w:pos="1609"/>
          <w:tab w:val="left" w:pos="2982"/>
        </w:tabs>
        <w:spacing w:line="369" w:lineRule="auto"/>
        <w:ind w:left="2982" w:right="38" w:hanging="2219"/>
        <w:rPr>
          <w:sz w:val="16"/>
        </w:rPr>
      </w:pPr>
      <w:r>
        <w:rPr>
          <w:spacing w:val="-2"/>
          <w:sz w:val="16"/>
        </w:rPr>
        <w:t>Slovakia</w:t>
      </w:r>
      <w:r>
        <w:rPr>
          <w:sz w:val="16"/>
        </w:rPr>
        <w:tab/>
      </w:r>
      <w:r>
        <w:rPr>
          <w:spacing w:val="-4"/>
          <w:sz w:val="16"/>
        </w:rPr>
        <w:t>FBS</w:t>
      </w:r>
      <w:r>
        <w:rPr>
          <w:sz w:val="16"/>
        </w:rPr>
        <w:tab/>
      </w:r>
      <w:proofErr w:type="spellStart"/>
      <w:r>
        <w:rPr>
          <w:sz w:val="16"/>
        </w:rPr>
        <w:t>Eurosystem</w:t>
      </w:r>
      <w:proofErr w:type="spellEnd"/>
      <w:r>
        <w:rPr>
          <w:sz w:val="16"/>
        </w:rPr>
        <w:t xml:space="preserve"> Household Finance and</w:t>
      </w:r>
      <w:r>
        <w:rPr>
          <w:spacing w:val="40"/>
          <w:sz w:val="16"/>
        </w:rPr>
        <w:t xml:space="preserve"> </w:t>
      </w:r>
      <w:r>
        <w:rPr>
          <w:sz w:val="16"/>
        </w:rPr>
        <w:t>Consumption Survey microdata and as</w:t>
      </w:r>
      <w:r>
        <w:rPr>
          <w:spacing w:val="40"/>
          <w:sz w:val="16"/>
        </w:rPr>
        <w:t xml:space="preserve"> </w:t>
      </w:r>
      <w:r>
        <w:rPr>
          <w:sz w:val="16"/>
        </w:rPr>
        <w:t xml:space="preserve">published by OECD </w:t>
      </w:r>
      <w:proofErr w:type="spellStart"/>
      <w:r>
        <w:rPr>
          <w:sz w:val="16"/>
        </w:rPr>
        <w:t>Statistiks</w:t>
      </w:r>
      <w:proofErr w:type="spellEnd"/>
    </w:p>
    <w:p w14:paraId="2B96D7D6" w14:textId="77777777" w:rsidR="00620CF6" w:rsidRDefault="00000000">
      <w:pPr>
        <w:tabs>
          <w:tab w:val="left" w:pos="5216"/>
        </w:tabs>
        <w:spacing w:before="99"/>
        <w:ind w:left="441"/>
        <w:rPr>
          <w:sz w:val="16"/>
        </w:rPr>
      </w:pPr>
      <w:r>
        <w:br w:type="column"/>
      </w:r>
      <w:r>
        <w:rPr>
          <w:spacing w:val="-4"/>
          <w:w w:val="105"/>
          <w:sz w:val="16"/>
        </w:rPr>
        <w:t>2010</w:t>
      </w:r>
      <w:r>
        <w:rPr>
          <w:sz w:val="16"/>
        </w:rPr>
        <w:tab/>
      </w:r>
      <w:r>
        <w:rPr>
          <w:spacing w:val="-4"/>
          <w:w w:val="105"/>
          <w:sz w:val="16"/>
        </w:rPr>
        <w:t>2010</w:t>
      </w:r>
    </w:p>
    <w:p w14:paraId="54E30A07" w14:textId="77777777" w:rsidR="00620CF6" w:rsidRDefault="00620CF6">
      <w:pPr>
        <w:pStyle w:val="BodyText"/>
        <w:rPr>
          <w:sz w:val="22"/>
        </w:rPr>
      </w:pPr>
    </w:p>
    <w:p w14:paraId="25048DDB" w14:textId="77777777" w:rsidR="00620CF6" w:rsidRDefault="00000000">
      <w:pPr>
        <w:tabs>
          <w:tab w:val="left" w:pos="5216"/>
        </w:tabs>
        <w:spacing w:before="152"/>
        <w:ind w:left="441"/>
        <w:rPr>
          <w:sz w:val="16"/>
        </w:rPr>
      </w:pPr>
      <w:r>
        <w:rPr>
          <w:spacing w:val="-4"/>
          <w:w w:val="105"/>
          <w:sz w:val="16"/>
        </w:rPr>
        <w:t>2010</w:t>
      </w:r>
      <w:r>
        <w:rPr>
          <w:sz w:val="16"/>
        </w:rPr>
        <w:tab/>
      </w:r>
      <w:r>
        <w:rPr>
          <w:spacing w:val="-4"/>
          <w:w w:val="105"/>
          <w:sz w:val="16"/>
        </w:rPr>
        <w:t>2010</w:t>
      </w:r>
    </w:p>
    <w:p w14:paraId="3AC2BFD5" w14:textId="77777777" w:rsidR="00620CF6" w:rsidRDefault="00000000">
      <w:pPr>
        <w:tabs>
          <w:tab w:val="right" w:pos="5554"/>
        </w:tabs>
        <w:spacing w:before="448"/>
        <w:ind w:left="441"/>
        <w:rPr>
          <w:sz w:val="16"/>
        </w:rPr>
      </w:pPr>
      <w:r>
        <w:rPr>
          <w:sz w:val="16"/>
        </w:rPr>
        <w:t>2010</w:t>
      </w:r>
      <w:r>
        <w:rPr>
          <w:spacing w:val="48"/>
          <w:sz w:val="16"/>
        </w:rPr>
        <w:t xml:space="preserve"> </w:t>
      </w:r>
      <w:r>
        <w:rPr>
          <w:sz w:val="16"/>
        </w:rPr>
        <w:t>(HFCS</w:t>
      </w:r>
      <w:r>
        <w:rPr>
          <w:spacing w:val="49"/>
          <w:sz w:val="16"/>
        </w:rPr>
        <w:t xml:space="preserve"> </w:t>
      </w:r>
      <w:r>
        <w:rPr>
          <w:sz w:val="16"/>
        </w:rPr>
        <w:t>microdata);</w:t>
      </w:r>
      <w:r>
        <w:rPr>
          <w:spacing w:val="48"/>
          <w:sz w:val="16"/>
        </w:rPr>
        <w:t xml:space="preserve"> </w:t>
      </w:r>
      <w:r>
        <w:rPr>
          <w:sz w:val="16"/>
        </w:rPr>
        <w:t>2014</w:t>
      </w:r>
      <w:r>
        <w:rPr>
          <w:spacing w:val="49"/>
          <w:sz w:val="16"/>
        </w:rPr>
        <w:t xml:space="preserve"> </w:t>
      </w:r>
      <w:r>
        <w:rPr>
          <w:sz w:val="16"/>
        </w:rPr>
        <w:t>(OECD</w:t>
      </w:r>
      <w:r>
        <w:rPr>
          <w:spacing w:val="48"/>
          <w:sz w:val="16"/>
        </w:rPr>
        <w:t xml:space="preserve"> </w:t>
      </w:r>
      <w:r>
        <w:rPr>
          <w:spacing w:val="-2"/>
          <w:sz w:val="16"/>
        </w:rPr>
        <w:t>Statistics)</w:t>
      </w:r>
      <w:r>
        <w:rPr>
          <w:sz w:val="16"/>
        </w:rPr>
        <w:tab/>
      </w:r>
      <w:r>
        <w:rPr>
          <w:spacing w:val="-4"/>
          <w:sz w:val="16"/>
        </w:rPr>
        <w:t>2009</w:t>
      </w:r>
    </w:p>
    <w:p w14:paraId="5C462DD6" w14:textId="77777777" w:rsidR="00620CF6" w:rsidRDefault="00000000">
      <w:pPr>
        <w:tabs>
          <w:tab w:val="right" w:pos="5554"/>
        </w:tabs>
        <w:spacing w:before="781"/>
        <w:ind w:left="441"/>
        <w:rPr>
          <w:sz w:val="16"/>
        </w:rPr>
      </w:pPr>
      <w:r>
        <w:rPr>
          <w:sz w:val="16"/>
        </w:rPr>
        <w:t>2010</w:t>
      </w:r>
      <w:r>
        <w:rPr>
          <w:spacing w:val="48"/>
          <w:sz w:val="16"/>
        </w:rPr>
        <w:t xml:space="preserve"> </w:t>
      </w:r>
      <w:r>
        <w:rPr>
          <w:sz w:val="16"/>
        </w:rPr>
        <w:t>(HFCS</w:t>
      </w:r>
      <w:r>
        <w:rPr>
          <w:spacing w:val="49"/>
          <w:sz w:val="16"/>
        </w:rPr>
        <w:t xml:space="preserve"> </w:t>
      </w:r>
      <w:r>
        <w:rPr>
          <w:sz w:val="16"/>
        </w:rPr>
        <w:t>microdata);</w:t>
      </w:r>
      <w:r>
        <w:rPr>
          <w:spacing w:val="48"/>
          <w:sz w:val="16"/>
        </w:rPr>
        <w:t xml:space="preserve"> </w:t>
      </w:r>
      <w:r>
        <w:rPr>
          <w:sz w:val="16"/>
        </w:rPr>
        <w:t>2013</w:t>
      </w:r>
      <w:r>
        <w:rPr>
          <w:spacing w:val="49"/>
          <w:sz w:val="16"/>
        </w:rPr>
        <w:t xml:space="preserve"> </w:t>
      </w:r>
      <w:r>
        <w:rPr>
          <w:sz w:val="16"/>
        </w:rPr>
        <w:t>(OECD</w:t>
      </w:r>
      <w:r>
        <w:rPr>
          <w:spacing w:val="48"/>
          <w:sz w:val="16"/>
        </w:rPr>
        <w:t xml:space="preserve"> </w:t>
      </w:r>
      <w:r>
        <w:rPr>
          <w:spacing w:val="-2"/>
          <w:sz w:val="16"/>
        </w:rPr>
        <w:t>Statistics)</w:t>
      </w:r>
      <w:r>
        <w:rPr>
          <w:sz w:val="16"/>
        </w:rPr>
        <w:tab/>
      </w:r>
      <w:r>
        <w:rPr>
          <w:spacing w:val="-4"/>
          <w:sz w:val="16"/>
        </w:rPr>
        <w:t>2010</w:t>
      </w:r>
    </w:p>
    <w:p w14:paraId="0B595452" w14:textId="77777777" w:rsidR="00620CF6" w:rsidRDefault="00000000">
      <w:pPr>
        <w:tabs>
          <w:tab w:val="right" w:pos="5554"/>
        </w:tabs>
        <w:spacing w:before="780"/>
        <w:ind w:left="441"/>
        <w:rPr>
          <w:sz w:val="16"/>
        </w:rPr>
      </w:pPr>
      <w:r>
        <w:rPr>
          <w:sz w:val="16"/>
        </w:rPr>
        <w:t>2010</w:t>
      </w:r>
      <w:r>
        <w:rPr>
          <w:spacing w:val="48"/>
          <w:sz w:val="16"/>
        </w:rPr>
        <w:t xml:space="preserve"> </w:t>
      </w:r>
      <w:r>
        <w:rPr>
          <w:sz w:val="16"/>
        </w:rPr>
        <w:t>(HFCS</w:t>
      </w:r>
      <w:r>
        <w:rPr>
          <w:spacing w:val="49"/>
          <w:sz w:val="16"/>
        </w:rPr>
        <w:t xml:space="preserve"> </w:t>
      </w:r>
      <w:r>
        <w:rPr>
          <w:sz w:val="16"/>
        </w:rPr>
        <w:t>microdata);</w:t>
      </w:r>
      <w:r>
        <w:rPr>
          <w:spacing w:val="48"/>
          <w:sz w:val="16"/>
        </w:rPr>
        <w:t xml:space="preserve"> </w:t>
      </w:r>
      <w:r>
        <w:rPr>
          <w:sz w:val="16"/>
        </w:rPr>
        <w:t>2014</w:t>
      </w:r>
      <w:r>
        <w:rPr>
          <w:spacing w:val="49"/>
          <w:sz w:val="16"/>
        </w:rPr>
        <w:t xml:space="preserve"> </w:t>
      </w:r>
      <w:r>
        <w:rPr>
          <w:sz w:val="16"/>
        </w:rPr>
        <w:t>(OECD</w:t>
      </w:r>
      <w:r>
        <w:rPr>
          <w:spacing w:val="48"/>
          <w:sz w:val="16"/>
        </w:rPr>
        <w:t xml:space="preserve"> </w:t>
      </w:r>
      <w:r>
        <w:rPr>
          <w:spacing w:val="-2"/>
          <w:sz w:val="16"/>
        </w:rPr>
        <w:t>Statistics)</w:t>
      </w:r>
      <w:r>
        <w:rPr>
          <w:sz w:val="16"/>
        </w:rPr>
        <w:tab/>
      </w:r>
      <w:r>
        <w:rPr>
          <w:spacing w:val="-4"/>
          <w:sz w:val="16"/>
        </w:rPr>
        <w:t>2010</w:t>
      </w:r>
    </w:p>
    <w:p w14:paraId="7D047EA4" w14:textId="77777777" w:rsidR="00620CF6" w:rsidRDefault="00620CF6">
      <w:pPr>
        <w:rPr>
          <w:sz w:val="16"/>
        </w:rPr>
        <w:sectPr w:rsidR="00620CF6" w:rsidSect="00D60468">
          <w:type w:val="continuous"/>
          <w:pgSz w:w="15840" w:h="12240" w:orient="landscape"/>
          <w:pgMar w:top="1620" w:right="640" w:bottom="280" w:left="1300" w:header="720" w:footer="720" w:gutter="0"/>
          <w:cols w:num="2" w:space="720" w:equalWidth="0">
            <w:col w:w="5913" w:space="269"/>
            <w:col w:w="7718"/>
          </w:cols>
        </w:sectPr>
      </w:pPr>
    </w:p>
    <w:p w14:paraId="307B43E7" w14:textId="77777777" w:rsidR="00620CF6" w:rsidRDefault="00000000">
      <w:pPr>
        <w:tabs>
          <w:tab w:val="left" w:pos="1609"/>
          <w:tab w:val="left" w:pos="2982"/>
          <w:tab w:val="left" w:pos="6623"/>
          <w:tab w:val="left" w:pos="11397"/>
        </w:tabs>
        <w:spacing w:before="97"/>
        <w:ind w:left="956"/>
        <w:rPr>
          <w:sz w:val="16"/>
        </w:rPr>
      </w:pPr>
      <w:r>
        <w:rPr>
          <w:spacing w:val="-2"/>
          <w:sz w:val="16"/>
        </w:rPr>
        <w:t>Spain</w:t>
      </w:r>
      <w:r>
        <w:rPr>
          <w:sz w:val="16"/>
        </w:rPr>
        <w:tab/>
        <w:t>HBS</w:t>
      </w:r>
      <w:r>
        <w:rPr>
          <w:spacing w:val="28"/>
          <w:sz w:val="16"/>
        </w:rPr>
        <w:t xml:space="preserve"> </w:t>
      </w:r>
      <w:r>
        <w:rPr>
          <w:sz w:val="16"/>
        </w:rPr>
        <w:t>and</w:t>
      </w:r>
      <w:r>
        <w:rPr>
          <w:spacing w:val="29"/>
          <w:sz w:val="16"/>
        </w:rPr>
        <w:t xml:space="preserve"> </w:t>
      </w:r>
      <w:r>
        <w:rPr>
          <w:spacing w:val="-5"/>
          <w:sz w:val="16"/>
        </w:rPr>
        <w:t>FBS</w:t>
      </w:r>
      <w:r>
        <w:rPr>
          <w:sz w:val="16"/>
        </w:rPr>
        <w:tab/>
        <w:t>Survey</w:t>
      </w:r>
      <w:r>
        <w:rPr>
          <w:spacing w:val="15"/>
          <w:sz w:val="16"/>
        </w:rPr>
        <w:t xml:space="preserve"> </w:t>
      </w:r>
      <w:r>
        <w:rPr>
          <w:sz w:val="16"/>
        </w:rPr>
        <w:t>of</w:t>
      </w:r>
      <w:r>
        <w:rPr>
          <w:spacing w:val="15"/>
          <w:sz w:val="16"/>
        </w:rPr>
        <w:t xml:space="preserve"> </w:t>
      </w:r>
      <w:r>
        <w:rPr>
          <w:sz w:val="16"/>
        </w:rPr>
        <w:t>Household</w:t>
      </w:r>
      <w:r>
        <w:rPr>
          <w:spacing w:val="15"/>
          <w:sz w:val="16"/>
        </w:rPr>
        <w:t xml:space="preserve"> </w:t>
      </w:r>
      <w:r>
        <w:rPr>
          <w:sz w:val="16"/>
        </w:rPr>
        <w:t>Finances</w:t>
      </w:r>
      <w:r>
        <w:rPr>
          <w:spacing w:val="15"/>
          <w:sz w:val="16"/>
        </w:rPr>
        <w:t xml:space="preserve"> </w:t>
      </w:r>
      <w:r>
        <w:rPr>
          <w:spacing w:val="-2"/>
          <w:sz w:val="16"/>
        </w:rPr>
        <w:t>microdata</w:t>
      </w:r>
      <w:r>
        <w:rPr>
          <w:sz w:val="16"/>
        </w:rPr>
        <w:tab/>
        <w:t>2008,</w:t>
      </w:r>
      <w:r>
        <w:rPr>
          <w:spacing w:val="41"/>
          <w:sz w:val="16"/>
        </w:rPr>
        <w:t xml:space="preserve"> </w:t>
      </w:r>
      <w:r>
        <w:rPr>
          <w:sz w:val="16"/>
        </w:rPr>
        <w:t>2011,</w:t>
      </w:r>
      <w:r>
        <w:rPr>
          <w:spacing w:val="41"/>
          <w:sz w:val="16"/>
        </w:rPr>
        <w:t xml:space="preserve"> </w:t>
      </w:r>
      <w:r>
        <w:rPr>
          <w:spacing w:val="-4"/>
          <w:sz w:val="16"/>
        </w:rPr>
        <w:t>2014</w:t>
      </w:r>
      <w:r>
        <w:rPr>
          <w:sz w:val="16"/>
        </w:rPr>
        <w:tab/>
        <w:t>2008,</w:t>
      </w:r>
      <w:r>
        <w:rPr>
          <w:spacing w:val="41"/>
          <w:sz w:val="16"/>
        </w:rPr>
        <w:t xml:space="preserve"> </w:t>
      </w:r>
      <w:r>
        <w:rPr>
          <w:sz w:val="16"/>
        </w:rPr>
        <w:t>2011,</w:t>
      </w:r>
      <w:r>
        <w:rPr>
          <w:spacing w:val="41"/>
          <w:sz w:val="16"/>
        </w:rPr>
        <w:t xml:space="preserve"> </w:t>
      </w:r>
      <w:r>
        <w:rPr>
          <w:spacing w:val="-4"/>
          <w:sz w:val="16"/>
        </w:rPr>
        <w:t>2014</w:t>
      </w:r>
    </w:p>
    <w:p w14:paraId="03E8C52C" w14:textId="77777777" w:rsidR="00620CF6" w:rsidRDefault="00620CF6">
      <w:pPr>
        <w:rPr>
          <w:sz w:val="16"/>
        </w:rPr>
        <w:sectPr w:rsidR="00620CF6" w:rsidSect="00D60468">
          <w:type w:val="continuous"/>
          <w:pgSz w:w="15840" w:h="12240" w:orient="landscape"/>
          <w:pgMar w:top="1620" w:right="640" w:bottom="280" w:left="1300" w:header="720" w:footer="720" w:gutter="0"/>
          <w:cols w:space="720"/>
        </w:sectPr>
      </w:pPr>
    </w:p>
    <w:p w14:paraId="13E0CAB5" w14:textId="77777777" w:rsidR="00620CF6" w:rsidRDefault="00000000">
      <w:pPr>
        <w:spacing w:before="102" w:line="369" w:lineRule="auto"/>
        <w:ind w:left="693" w:firstLine="173"/>
        <w:rPr>
          <w:sz w:val="16"/>
        </w:rPr>
      </w:pPr>
      <w:r>
        <w:rPr>
          <w:spacing w:val="-2"/>
          <w:sz w:val="16"/>
        </w:rPr>
        <w:lastRenderedPageBreak/>
        <w:t>United</w:t>
      </w:r>
      <w:r>
        <w:rPr>
          <w:spacing w:val="40"/>
          <w:sz w:val="16"/>
        </w:rPr>
        <w:t xml:space="preserve"> </w:t>
      </w:r>
      <w:r>
        <w:rPr>
          <w:spacing w:val="-2"/>
          <w:sz w:val="16"/>
        </w:rPr>
        <w:t>Kingdom</w:t>
      </w:r>
    </w:p>
    <w:p w14:paraId="31CD2B31" w14:textId="77777777" w:rsidR="00620CF6" w:rsidRDefault="00000000">
      <w:pPr>
        <w:tabs>
          <w:tab w:val="left" w:pos="1571"/>
        </w:tabs>
        <w:spacing w:before="95" w:line="369" w:lineRule="auto"/>
        <w:ind w:left="1572" w:hanging="1373"/>
        <w:rPr>
          <w:sz w:val="16"/>
        </w:rPr>
      </w:pPr>
      <w:r>
        <w:br w:type="column"/>
      </w:r>
      <w:r>
        <w:rPr>
          <w:w w:val="105"/>
          <w:sz w:val="16"/>
        </w:rPr>
        <w:t>HBS and FBS</w:t>
      </w:r>
      <w:r>
        <w:rPr>
          <w:sz w:val="16"/>
        </w:rPr>
        <w:tab/>
      </w:r>
      <w:r>
        <w:rPr>
          <w:w w:val="105"/>
          <w:sz w:val="16"/>
        </w:rPr>
        <w:t>British</w:t>
      </w:r>
      <w:r>
        <w:rPr>
          <w:spacing w:val="-8"/>
          <w:w w:val="105"/>
          <w:sz w:val="16"/>
        </w:rPr>
        <w:t xml:space="preserve"> </w:t>
      </w:r>
      <w:r>
        <w:rPr>
          <w:w w:val="105"/>
          <w:sz w:val="16"/>
        </w:rPr>
        <w:t>Household</w:t>
      </w:r>
      <w:r>
        <w:rPr>
          <w:spacing w:val="-6"/>
          <w:w w:val="105"/>
          <w:sz w:val="16"/>
        </w:rPr>
        <w:t xml:space="preserve"> </w:t>
      </w:r>
      <w:r>
        <w:rPr>
          <w:w w:val="105"/>
          <w:sz w:val="16"/>
        </w:rPr>
        <w:t>Panel</w:t>
      </w:r>
      <w:r>
        <w:rPr>
          <w:spacing w:val="-5"/>
          <w:w w:val="105"/>
          <w:sz w:val="16"/>
        </w:rPr>
        <w:t xml:space="preserve"> </w:t>
      </w:r>
      <w:r>
        <w:rPr>
          <w:w w:val="105"/>
          <w:sz w:val="16"/>
        </w:rPr>
        <w:t>Survey</w:t>
      </w:r>
      <w:r>
        <w:rPr>
          <w:spacing w:val="-6"/>
          <w:w w:val="105"/>
          <w:sz w:val="16"/>
        </w:rPr>
        <w:t xml:space="preserve"> </w:t>
      </w:r>
      <w:r>
        <w:rPr>
          <w:w w:val="105"/>
          <w:sz w:val="16"/>
        </w:rPr>
        <w:t>as</w:t>
      </w:r>
      <w:r>
        <w:rPr>
          <w:spacing w:val="-5"/>
          <w:w w:val="105"/>
          <w:sz w:val="16"/>
        </w:rPr>
        <w:t xml:space="preserve"> </w:t>
      </w:r>
      <w:r>
        <w:rPr>
          <w:w w:val="105"/>
          <w:sz w:val="16"/>
        </w:rPr>
        <w:t xml:space="preserve">published by </w:t>
      </w:r>
      <w:proofErr w:type="spellStart"/>
      <w:r>
        <w:rPr>
          <w:w w:val="105"/>
          <w:sz w:val="16"/>
        </w:rPr>
        <w:t>Sierminska</w:t>
      </w:r>
      <w:proofErr w:type="spellEnd"/>
      <w:r>
        <w:rPr>
          <w:w w:val="105"/>
          <w:sz w:val="16"/>
        </w:rPr>
        <w:t xml:space="preserve"> et al (2006), Wealth and Asset Survey of the UK Oﬀice for National Statistics (microdata)</w:t>
      </w:r>
    </w:p>
    <w:p w14:paraId="26FEBB70" w14:textId="77777777" w:rsidR="00620CF6" w:rsidRDefault="00000000">
      <w:pPr>
        <w:tabs>
          <w:tab w:val="right" w:pos="5343"/>
        </w:tabs>
        <w:spacing w:before="102"/>
        <w:ind w:left="230"/>
        <w:rPr>
          <w:sz w:val="16"/>
        </w:rPr>
      </w:pPr>
      <w:r>
        <w:br w:type="column"/>
      </w:r>
      <w:r>
        <w:rPr>
          <w:w w:val="110"/>
          <w:sz w:val="16"/>
        </w:rPr>
        <w:t>2000,</w:t>
      </w:r>
      <w:r>
        <w:rPr>
          <w:spacing w:val="5"/>
          <w:w w:val="110"/>
          <w:sz w:val="16"/>
        </w:rPr>
        <w:t xml:space="preserve"> </w:t>
      </w:r>
      <w:r>
        <w:rPr>
          <w:w w:val="110"/>
          <w:sz w:val="16"/>
        </w:rPr>
        <w:t>2008</w:t>
      </w:r>
      <w:r>
        <w:rPr>
          <w:spacing w:val="5"/>
          <w:w w:val="110"/>
          <w:sz w:val="16"/>
        </w:rPr>
        <w:t xml:space="preserve"> </w:t>
      </w:r>
      <w:r>
        <w:rPr>
          <w:w w:val="110"/>
          <w:sz w:val="16"/>
        </w:rPr>
        <w:t>(BHPS);</w:t>
      </w:r>
      <w:r>
        <w:rPr>
          <w:spacing w:val="6"/>
          <w:w w:val="110"/>
          <w:sz w:val="16"/>
        </w:rPr>
        <w:t xml:space="preserve"> </w:t>
      </w:r>
      <w:r>
        <w:rPr>
          <w:w w:val="110"/>
          <w:sz w:val="16"/>
        </w:rPr>
        <w:t>2014</w:t>
      </w:r>
      <w:r>
        <w:rPr>
          <w:spacing w:val="5"/>
          <w:w w:val="110"/>
          <w:sz w:val="16"/>
        </w:rPr>
        <w:t xml:space="preserve"> </w:t>
      </w:r>
      <w:r>
        <w:rPr>
          <w:spacing w:val="-2"/>
          <w:w w:val="110"/>
          <w:sz w:val="16"/>
        </w:rPr>
        <w:t>(WAS)</w:t>
      </w:r>
      <w:r>
        <w:rPr>
          <w:sz w:val="16"/>
        </w:rPr>
        <w:tab/>
      </w:r>
      <w:r>
        <w:rPr>
          <w:spacing w:val="-4"/>
          <w:w w:val="105"/>
          <w:sz w:val="16"/>
        </w:rPr>
        <w:t>2014</w:t>
      </w:r>
    </w:p>
    <w:p w14:paraId="156979DA" w14:textId="77777777" w:rsidR="00620CF6" w:rsidRDefault="00620CF6">
      <w:pPr>
        <w:rPr>
          <w:sz w:val="16"/>
        </w:rPr>
        <w:sectPr w:rsidR="00620CF6" w:rsidSect="00D60468">
          <w:pgSz w:w="15840" w:h="12240" w:orient="landscape"/>
          <w:pgMar w:top="1380" w:right="640" w:bottom="280" w:left="1300" w:header="720" w:footer="720" w:gutter="0"/>
          <w:cols w:num="3" w:space="720" w:equalWidth="0">
            <w:col w:w="1371" w:space="40"/>
            <w:col w:w="4942" w:space="39"/>
            <w:col w:w="7508"/>
          </w:cols>
        </w:sectPr>
      </w:pPr>
    </w:p>
    <w:p w14:paraId="0A746296" w14:textId="77777777" w:rsidR="00620CF6" w:rsidRDefault="00000000">
      <w:pPr>
        <w:tabs>
          <w:tab w:val="left" w:pos="1609"/>
          <w:tab w:val="left" w:pos="2982"/>
        </w:tabs>
        <w:spacing w:before="5"/>
        <w:ind w:left="358"/>
        <w:rPr>
          <w:sz w:val="16"/>
        </w:rPr>
      </w:pPr>
      <w:r>
        <w:rPr>
          <w:w w:val="105"/>
          <w:sz w:val="16"/>
        </w:rPr>
        <w:t>United</w:t>
      </w:r>
      <w:r>
        <w:rPr>
          <w:spacing w:val="-1"/>
          <w:w w:val="105"/>
          <w:sz w:val="16"/>
        </w:rPr>
        <w:t xml:space="preserve"> </w:t>
      </w:r>
      <w:r>
        <w:rPr>
          <w:spacing w:val="-2"/>
          <w:w w:val="105"/>
          <w:sz w:val="16"/>
        </w:rPr>
        <w:t>States</w:t>
      </w:r>
      <w:r>
        <w:rPr>
          <w:sz w:val="16"/>
        </w:rPr>
        <w:tab/>
      </w:r>
      <w:r>
        <w:rPr>
          <w:w w:val="105"/>
          <w:sz w:val="16"/>
        </w:rPr>
        <w:t>HBS</w:t>
      </w:r>
      <w:r>
        <w:rPr>
          <w:spacing w:val="11"/>
          <w:w w:val="105"/>
          <w:sz w:val="16"/>
        </w:rPr>
        <w:t xml:space="preserve"> </w:t>
      </w:r>
      <w:r>
        <w:rPr>
          <w:w w:val="105"/>
          <w:sz w:val="16"/>
        </w:rPr>
        <w:t>and</w:t>
      </w:r>
      <w:r>
        <w:rPr>
          <w:spacing w:val="12"/>
          <w:w w:val="105"/>
          <w:sz w:val="16"/>
        </w:rPr>
        <w:t xml:space="preserve"> </w:t>
      </w:r>
      <w:r>
        <w:rPr>
          <w:spacing w:val="-5"/>
          <w:w w:val="105"/>
          <w:sz w:val="16"/>
        </w:rPr>
        <w:t>FBS</w:t>
      </w:r>
      <w:r>
        <w:rPr>
          <w:sz w:val="16"/>
        </w:rPr>
        <w:tab/>
      </w:r>
      <w:r>
        <w:rPr>
          <w:w w:val="105"/>
          <w:sz w:val="16"/>
        </w:rPr>
        <w:t>Survey</w:t>
      </w:r>
      <w:r>
        <w:rPr>
          <w:spacing w:val="-4"/>
          <w:w w:val="105"/>
          <w:sz w:val="16"/>
        </w:rPr>
        <w:t xml:space="preserve"> </w:t>
      </w:r>
      <w:r>
        <w:rPr>
          <w:w w:val="105"/>
          <w:sz w:val="16"/>
        </w:rPr>
        <w:t>of</w:t>
      </w:r>
      <w:r>
        <w:rPr>
          <w:spacing w:val="-4"/>
          <w:w w:val="105"/>
          <w:sz w:val="16"/>
        </w:rPr>
        <w:t xml:space="preserve"> </w:t>
      </w:r>
      <w:r>
        <w:rPr>
          <w:w w:val="105"/>
          <w:sz w:val="16"/>
        </w:rPr>
        <w:t>Consumer</w:t>
      </w:r>
      <w:r>
        <w:rPr>
          <w:spacing w:val="-4"/>
          <w:w w:val="105"/>
          <w:sz w:val="16"/>
        </w:rPr>
        <w:t xml:space="preserve"> </w:t>
      </w:r>
      <w:r>
        <w:rPr>
          <w:w w:val="105"/>
          <w:sz w:val="16"/>
        </w:rPr>
        <w:t>Finances</w:t>
      </w:r>
      <w:r>
        <w:rPr>
          <w:spacing w:val="-3"/>
          <w:w w:val="105"/>
          <w:sz w:val="16"/>
        </w:rPr>
        <w:t xml:space="preserve"> </w:t>
      </w:r>
      <w:r>
        <w:rPr>
          <w:w w:val="105"/>
          <w:sz w:val="16"/>
        </w:rPr>
        <w:t>microdata</w:t>
      </w:r>
      <w:r>
        <w:rPr>
          <w:spacing w:val="-4"/>
          <w:w w:val="105"/>
          <w:sz w:val="16"/>
        </w:rPr>
        <w:t xml:space="preserve"> </w:t>
      </w:r>
      <w:r>
        <w:rPr>
          <w:spacing w:val="-5"/>
          <w:w w:val="105"/>
          <w:sz w:val="16"/>
        </w:rPr>
        <w:t>and</w:t>
      </w:r>
    </w:p>
    <w:p w14:paraId="2DF6C56C" w14:textId="77777777" w:rsidR="00620CF6" w:rsidRDefault="00000000">
      <w:pPr>
        <w:spacing w:before="117" w:line="369" w:lineRule="auto"/>
        <w:ind w:left="2982"/>
        <w:rPr>
          <w:sz w:val="16"/>
        </w:rPr>
      </w:pPr>
      <w:r>
        <w:rPr>
          <w:w w:val="105"/>
          <w:sz w:val="16"/>
        </w:rPr>
        <w:t>Distributional</w:t>
      </w:r>
      <w:r>
        <w:rPr>
          <w:spacing w:val="-4"/>
          <w:w w:val="105"/>
          <w:sz w:val="16"/>
        </w:rPr>
        <w:t xml:space="preserve"> </w:t>
      </w:r>
      <w:r>
        <w:rPr>
          <w:w w:val="105"/>
          <w:sz w:val="16"/>
        </w:rPr>
        <w:t>Financial</w:t>
      </w:r>
      <w:r>
        <w:rPr>
          <w:spacing w:val="-4"/>
          <w:w w:val="105"/>
          <w:sz w:val="16"/>
        </w:rPr>
        <w:t xml:space="preserve"> </w:t>
      </w:r>
      <w:r>
        <w:rPr>
          <w:w w:val="105"/>
          <w:sz w:val="16"/>
        </w:rPr>
        <w:t>Accounts</w:t>
      </w:r>
      <w:r>
        <w:rPr>
          <w:spacing w:val="-4"/>
          <w:w w:val="105"/>
          <w:sz w:val="16"/>
        </w:rPr>
        <w:t xml:space="preserve"> </w:t>
      </w:r>
      <w:r>
        <w:rPr>
          <w:w w:val="105"/>
          <w:sz w:val="16"/>
        </w:rPr>
        <w:t>of</w:t>
      </w:r>
      <w:r>
        <w:rPr>
          <w:spacing w:val="-4"/>
          <w:w w:val="105"/>
          <w:sz w:val="16"/>
        </w:rPr>
        <w:t xml:space="preserve"> </w:t>
      </w:r>
      <w:r>
        <w:rPr>
          <w:w w:val="105"/>
          <w:sz w:val="16"/>
        </w:rPr>
        <w:t>the Federal Reserve Board (2021)</w:t>
      </w:r>
    </w:p>
    <w:p w14:paraId="6F008B29" w14:textId="77777777" w:rsidR="00620CF6" w:rsidRDefault="00000000">
      <w:pPr>
        <w:tabs>
          <w:tab w:val="left" w:pos="1609"/>
          <w:tab w:val="left" w:pos="2982"/>
        </w:tabs>
        <w:spacing w:line="215" w:lineRule="exact"/>
        <w:ind w:left="989"/>
        <w:rPr>
          <w:sz w:val="16"/>
        </w:rPr>
      </w:pPr>
      <w:r>
        <w:rPr>
          <w:spacing w:val="-2"/>
          <w:w w:val="105"/>
          <w:sz w:val="16"/>
        </w:rPr>
        <w:t>India</w:t>
      </w:r>
      <w:r>
        <w:rPr>
          <w:sz w:val="16"/>
        </w:rPr>
        <w:tab/>
      </w:r>
      <w:r>
        <w:rPr>
          <w:spacing w:val="-5"/>
          <w:w w:val="105"/>
          <w:sz w:val="16"/>
        </w:rPr>
        <w:t>FBS</w:t>
      </w:r>
      <w:r>
        <w:rPr>
          <w:sz w:val="16"/>
        </w:rPr>
        <w:tab/>
      </w:r>
      <w:r>
        <w:rPr>
          <w:w w:val="105"/>
          <w:sz w:val="16"/>
        </w:rPr>
        <w:t>All-India</w:t>
      </w:r>
      <w:r>
        <w:rPr>
          <w:spacing w:val="-2"/>
          <w:w w:val="105"/>
          <w:sz w:val="16"/>
        </w:rPr>
        <w:t xml:space="preserve"> </w:t>
      </w:r>
      <w:r>
        <w:rPr>
          <w:w w:val="105"/>
          <w:sz w:val="16"/>
        </w:rPr>
        <w:t>Debt</w:t>
      </w:r>
      <w:r>
        <w:rPr>
          <w:spacing w:val="-2"/>
          <w:w w:val="105"/>
          <w:sz w:val="16"/>
        </w:rPr>
        <w:t xml:space="preserve"> </w:t>
      </w:r>
      <w:r>
        <w:rPr>
          <w:w w:val="105"/>
          <w:sz w:val="16"/>
        </w:rPr>
        <w:t>and</w:t>
      </w:r>
      <w:r>
        <w:rPr>
          <w:spacing w:val="-2"/>
          <w:w w:val="105"/>
          <w:sz w:val="16"/>
        </w:rPr>
        <w:t xml:space="preserve"> </w:t>
      </w:r>
      <w:r>
        <w:rPr>
          <w:w w:val="105"/>
          <w:sz w:val="16"/>
        </w:rPr>
        <w:t>Investment</w:t>
      </w:r>
      <w:r>
        <w:rPr>
          <w:spacing w:val="-2"/>
          <w:w w:val="105"/>
          <w:sz w:val="16"/>
        </w:rPr>
        <w:t xml:space="preserve"> </w:t>
      </w:r>
      <w:r>
        <w:rPr>
          <w:w w:val="105"/>
          <w:sz w:val="16"/>
        </w:rPr>
        <w:t>Survey</w:t>
      </w:r>
      <w:r>
        <w:rPr>
          <w:spacing w:val="-2"/>
          <w:w w:val="105"/>
          <w:sz w:val="16"/>
        </w:rPr>
        <w:t xml:space="preserve"> </w:t>
      </w:r>
      <w:r>
        <w:rPr>
          <w:spacing w:val="-4"/>
          <w:w w:val="105"/>
          <w:sz w:val="16"/>
        </w:rPr>
        <w:t>(NSS</w:t>
      </w:r>
    </w:p>
    <w:p w14:paraId="02E79650" w14:textId="77777777" w:rsidR="00620CF6" w:rsidRDefault="00000000">
      <w:pPr>
        <w:spacing w:before="116" w:line="369" w:lineRule="auto"/>
        <w:ind w:left="2982"/>
        <w:rPr>
          <w:sz w:val="16"/>
        </w:rPr>
      </w:pPr>
      <w:r>
        <w:rPr>
          <w:noProof/>
        </w:rPr>
        <mc:AlternateContent>
          <mc:Choice Requires="wps">
            <w:drawing>
              <wp:anchor distT="0" distB="0" distL="0" distR="0" simplePos="0" relativeHeight="15772672" behindDoc="0" locked="0" layoutInCell="1" allowOverlap="1" wp14:anchorId="77D668BE" wp14:editId="777D317D">
                <wp:simplePos x="0" y="0"/>
                <wp:positionH relativeFrom="page">
                  <wp:posOffset>899998</wp:posOffset>
                </wp:positionH>
                <wp:positionV relativeFrom="paragraph">
                  <wp:posOffset>692307</wp:posOffset>
                </wp:positionV>
                <wp:extent cx="8679180" cy="1270"/>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79180" cy="1270"/>
                        </a:xfrm>
                        <a:custGeom>
                          <a:avLst/>
                          <a:gdLst/>
                          <a:ahLst/>
                          <a:cxnLst/>
                          <a:rect l="l" t="t" r="r" b="b"/>
                          <a:pathLst>
                            <a:path w="8679180">
                              <a:moveTo>
                                <a:pt x="0" y="0"/>
                              </a:moveTo>
                              <a:lnTo>
                                <a:pt x="8679154"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7D9979" id="Graphic 166" o:spid="_x0000_s1026" style="position:absolute;margin-left:70.85pt;margin-top:54.5pt;width:683.4pt;height:.1pt;z-index:15772672;visibility:visible;mso-wrap-style:square;mso-wrap-distance-left:0;mso-wrap-distance-top:0;mso-wrap-distance-right:0;mso-wrap-distance-bottom:0;mso-position-horizontal:absolute;mso-position-horizontal-relative:page;mso-position-vertical:absolute;mso-position-vertical-relative:text;v-text-anchor:top" coordsize="8679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" path="m,l8679154,e" filled="f" strokeweight=".28114mm">
                <v:path arrowok="t"/>
                <w10:wrap anchorx="page"/>
              </v:shape>
            </w:pict>
          </mc:Fallback>
        </mc:AlternateContent>
      </w:r>
      <w:r>
        <w:rPr>
          <w:w w:val="105"/>
          <w:sz w:val="16"/>
        </w:rPr>
        <w:t>59th</w:t>
      </w:r>
      <w:r>
        <w:rPr>
          <w:spacing w:val="-3"/>
          <w:w w:val="105"/>
          <w:sz w:val="16"/>
        </w:rPr>
        <w:t xml:space="preserve"> </w:t>
      </w:r>
      <w:r>
        <w:rPr>
          <w:w w:val="105"/>
          <w:sz w:val="16"/>
        </w:rPr>
        <w:t>round</w:t>
      </w:r>
      <w:r>
        <w:rPr>
          <w:spacing w:val="-3"/>
          <w:w w:val="105"/>
          <w:sz w:val="16"/>
        </w:rPr>
        <w:t xml:space="preserve"> </w:t>
      </w:r>
      <w:r>
        <w:rPr>
          <w:w w:val="105"/>
          <w:sz w:val="16"/>
        </w:rPr>
        <w:t>and</w:t>
      </w:r>
      <w:r>
        <w:rPr>
          <w:spacing w:val="-3"/>
          <w:w w:val="105"/>
          <w:sz w:val="16"/>
        </w:rPr>
        <w:t xml:space="preserve"> </w:t>
      </w:r>
      <w:r>
        <w:rPr>
          <w:w w:val="105"/>
          <w:sz w:val="16"/>
        </w:rPr>
        <w:t>70</w:t>
      </w:r>
      <w:r>
        <w:rPr>
          <w:spacing w:val="-3"/>
          <w:w w:val="105"/>
          <w:sz w:val="16"/>
        </w:rPr>
        <w:t xml:space="preserve"> </w:t>
      </w:r>
      <w:proofErr w:type="spellStart"/>
      <w:r>
        <w:rPr>
          <w:w w:val="105"/>
          <w:sz w:val="16"/>
        </w:rPr>
        <w:t>thround</w:t>
      </w:r>
      <w:proofErr w:type="spellEnd"/>
      <w:r>
        <w:rPr>
          <w:w w:val="105"/>
          <w:sz w:val="16"/>
        </w:rPr>
        <w:t>);</w:t>
      </w:r>
      <w:r>
        <w:rPr>
          <w:spacing w:val="-3"/>
          <w:w w:val="105"/>
          <w:sz w:val="16"/>
        </w:rPr>
        <w:t xml:space="preserve"> </w:t>
      </w:r>
      <w:r>
        <w:rPr>
          <w:w w:val="105"/>
          <w:sz w:val="16"/>
        </w:rPr>
        <w:t>see</w:t>
      </w:r>
      <w:r>
        <w:rPr>
          <w:spacing w:val="-3"/>
          <w:w w:val="105"/>
          <w:sz w:val="16"/>
        </w:rPr>
        <w:t xml:space="preserve"> </w:t>
      </w:r>
      <w:r>
        <w:rPr>
          <w:w w:val="105"/>
          <w:sz w:val="16"/>
        </w:rPr>
        <w:t xml:space="preserve">National Sample Survey Organization (2005) and Subramanian and </w:t>
      </w:r>
      <w:proofErr w:type="spellStart"/>
      <w:r>
        <w:rPr>
          <w:w w:val="105"/>
          <w:sz w:val="16"/>
        </w:rPr>
        <w:t>Jazaraj</w:t>
      </w:r>
      <w:proofErr w:type="spellEnd"/>
      <w:r>
        <w:rPr>
          <w:w w:val="105"/>
          <w:sz w:val="16"/>
        </w:rPr>
        <w:t xml:space="preserve"> (2008).</w:t>
      </w:r>
    </w:p>
    <w:p w14:paraId="097E3CA1" w14:textId="77777777" w:rsidR="00620CF6" w:rsidRDefault="00000000">
      <w:pPr>
        <w:tabs>
          <w:tab w:val="left" w:pos="5040"/>
        </w:tabs>
        <w:spacing w:before="5"/>
        <w:ind w:left="266"/>
        <w:rPr>
          <w:sz w:val="16"/>
        </w:rPr>
      </w:pPr>
      <w:r>
        <w:br w:type="column"/>
      </w:r>
      <w:r>
        <w:rPr>
          <w:w w:val="105"/>
          <w:sz w:val="16"/>
        </w:rPr>
        <w:t>2001,</w:t>
      </w:r>
      <w:r>
        <w:rPr>
          <w:spacing w:val="24"/>
          <w:w w:val="105"/>
          <w:sz w:val="16"/>
        </w:rPr>
        <w:t xml:space="preserve"> </w:t>
      </w:r>
      <w:r>
        <w:rPr>
          <w:w w:val="105"/>
          <w:sz w:val="16"/>
        </w:rPr>
        <w:t>2007,</w:t>
      </w:r>
      <w:r>
        <w:rPr>
          <w:spacing w:val="24"/>
          <w:w w:val="105"/>
          <w:sz w:val="16"/>
        </w:rPr>
        <w:t xml:space="preserve"> </w:t>
      </w:r>
      <w:r>
        <w:rPr>
          <w:w w:val="105"/>
          <w:sz w:val="16"/>
        </w:rPr>
        <w:t>2010,</w:t>
      </w:r>
      <w:r>
        <w:rPr>
          <w:spacing w:val="25"/>
          <w:w w:val="105"/>
          <w:sz w:val="16"/>
        </w:rPr>
        <w:t xml:space="preserve"> </w:t>
      </w:r>
      <w:r>
        <w:rPr>
          <w:w w:val="105"/>
          <w:sz w:val="16"/>
        </w:rPr>
        <w:t>2013,</w:t>
      </w:r>
      <w:r>
        <w:rPr>
          <w:spacing w:val="24"/>
          <w:w w:val="105"/>
          <w:sz w:val="16"/>
        </w:rPr>
        <w:t xml:space="preserve"> </w:t>
      </w:r>
      <w:r>
        <w:rPr>
          <w:w w:val="105"/>
          <w:sz w:val="16"/>
        </w:rPr>
        <w:t>2016,</w:t>
      </w:r>
      <w:r>
        <w:rPr>
          <w:spacing w:val="25"/>
          <w:w w:val="105"/>
          <w:sz w:val="16"/>
        </w:rPr>
        <w:t xml:space="preserve"> </w:t>
      </w:r>
      <w:r>
        <w:rPr>
          <w:w w:val="105"/>
          <w:sz w:val="16"/>
        </w:rPr>
        <w:t>2019</w:t>
      </w:r>
      <w:r>
        <w:rPr>
          <w:spacing w:val="24"/>
          <w:w w:val="105"/>
          <w:sz w:val="16"/>
        </w:rPr>
        <w:t xml:space="preserve"> </w:t>
      </w:r>
      <w:r>
        <w:rPr>
          <w:w w:val="105"/>
          <w:sz w:val="16"/>
        </w:rPr>
        <w:t>(SCF);</w:t>
      </w:r>
      <w:r>
        <w:rPr>
          <w:spacing w:val="25"/>
          <w:w w:val="105"/>
          <w:sz w:val="16"/>
        </w:rPr>
        <w:t xml:space="preserve"> </w:t>
      </w:r>
      <w:r>
        <w:rPr>
          <w:w w:val="105"/>
          <w:sz w:val="16"/>
        </w:rPr>
        <w:t>2000-2020</w:t>
      </w:r>
      <w:r>
        <w:rPr>
          <w:spacing w:val="24"/>
          <w:w w:val="105"/>
          <w:sz w:val="16"/>
        </w:rPr>
        <w:t xml:space="preserve"> </w:t>
      </w:r>
      <w:r>
        <w:rPr>
          <w:spacing w:val="-4"/>
          <w:w w:val="105"/>
          <w:sz w:val="16"/>
        </w:rPr>
        <w:t>(DFA)</w:t>
      </w:r>
      <w:r>
        <w:rPr>
          <w:sz w:val="16"/>
        </w:rPr>
        <w:tab/>
      </w:r>
      <w:r>
        <w:rPr>
          <w:w w:val="105"/>
          <w:sz w:val="16"/>
        </w:rPr>
        <w:t>2001,</w:t>
      </w:r>
      <w:r>
        <w:rPr>
          <w:spacing w:val="21"/>
          <w:w w:val="105"/>
          <w:sz w:val="16"/>
        </w:rPr>
        <w:t xml:space="preserve"> </w:t>
      </w:r>
      <w:r>
        <w:rPr>
          <w:w w:val="105"/>
          <w:sz w:val="16"/>
        </w:rPr>
        <w:t>2007,</w:t>
      </w:r>
      <w:r>
        <w:rPr>
          <w:spacing w:val="21"/>
          <w:w w:val="105"/>
          <w:sz w:val="16"/>
        </w:rPr>
        <w:t xml:space="preserve"> </w:t>
      </w:r>
      <w:r>
        <w:rPr>
          <w:w w:val="105"/>
          <w:sz w:val="16"/>
        </w:rPr>
        <w:t>2010,</w:t>
      </w:r>
      <w:r>
        <w:rPr>
          <w:spacing w:val="21"/>
          <w:w w:val="105"/>
          <w:sz w:val="16"/>
        </w:rPr>
        <w:t xml:space="preserve"> </w:t>
      </w:r>
      <w:r>
        <w:rPr>
          <w:w w:val="105"/>
          <w:sz w:val="16"/>
        </w:rPr>
        <w:t>2013,</w:t>
      </w:r>
      <w:r>
        <w:rPr>
          <w:spacing w:val="21"/>
          <w:w w:val="105"/>
          <w:sz w:val="16"/>
        </w:rPr>
        <w:t xml:space="preserve"> </w:t>
      </w:r>
      <w:r>
        <w:rPr>
          <w:spacing w:val="-2"/>
          <w:w w:val="105"/>
          <w:sz w:val="16"/>
        </w:rPr>
        <w:t>2016,</w:t>
      </w:r>
    </w:p>
    <w:p w14:paraId="4AE89D7E" w14:textId="77777777" w:rsidR="00620CF6" w:rsidRDefault="00000000">
      <w:pPr>
        <w:spacing w:before="117"/>
        <w:ind w:right="2161"/>
        <w:jc w:val="right"/>
        <w:rPr>
          <w:sz w:val="16"/>
        </w:rPr>
      </w:pPr>
      <w:r>
        <w:rPr>
          <w:spacing w:val="-4"/>
          <w:w w:val="105"/>
          <w:sz w:val="16"/>
        </w:rPr>
        <w:t>2019</w:t>
      </w:r>
    </w:p>
    <w:p w14:paraId="58EED3AA" w14:textId="77777777" w:rsidR="00620CF6" w:rsidRDefault="00620CF6">
      <w:pPr>
        <w:pStyle w:val="BodyText"/>
        <w:rPr>
          <w:sz w:val="22"/>
        </w:rPr>
      </w:pPr>
    </w:p>
    <w:p w14:paraId="5D3AF6B3" w14:textId="77777777" w:rsidR="00620CF6" w:rsidRDefault="00000000">
      <w:pPr>
        <w:tabs>
          <w:tab w:val="left" w:pos="5040"/>
        </w:tabs>
        <w:spacing w:before="151"/>
        <w:ind w:left="266"/>
        <w:rPr>
          <w:sz w:val="16"/>
        </w:rPr>
      </w:pPr>
      <w:r>
        <w:rPr>
          <w:w w:val="105"/>
          <w:sz w:val="16"/>
        </w:rPr>
        <w:t>2002,</w:t>
      </w:r>
      <w:r>
        <w:rPr>
          <w:spacing w:val="21"/>
          <w:w w:val="105"/>
          <w:sz w:val="16"/>
        </w:rPr>
        <w:t xml:space="preserve"> </w:t>
      </w:r>
      <w:r>
        <w:rPr>
          <w:spacing w:val="-4"/>
          <w:w w:val="105"/>
          <w:sz w:val="16"/>
        </w:rPr>
        <w:t>2012</w:t>
      </w:r>
      <w:r>
        <w:rPr>
          <w:sz w:val="16"/>
        </w:rPr>
        <w:tab/>
      </w:r>
      <w:r>
        <w:rPr>
          <w:w w:val="105"/>
          <w:sz w:val="16"/>
        </w:rPr>
        <w:t>2002,</w:t>
      </w:r>
      <w:r>
        <w:rPr>
          <w:spacing w:val="21"/>
          <w:w w:val="105"/>
          <w:sz w:val="16"/>
        </w:rPr>
        <w:t xml:space="preserve"> </w:t>
      </w:r>
      <w:r>
        <w:rPr>
          <w:spacing w:val="-4"/>
          <w:w w:val="105"/>
          <w:sz w:val="16"/>
        </w:rPr>
        <w:t>2012</w:t>
      </w:r>
    </w:p>
    <w:p w14:paraId="3A1717FB" w14:textId="77777777" w:rsidR="00620CF6" w:rsidRDefault="00620CF6">
      <w:pPr>
        <w:rPr>
          <w:sz w:val="16"/>
        </w:rPr>
        <w:sectPr w:rsidR="00620CF6" w:rsidSect="00D60468">
          <w:type w:val="continuous"/>
          <w:pgSz w:w="15840" w:h="12240" w:orient="landscape"/>
          <w:pgMar w:top="1620" w:right="640" w:bottom="280" w:left="1300" w:header="720" w:footer="720" w:gutter="0"/>
          <w:cols w:num="2" w:space="720" w:equalWidth="0">
            <w:col w:w="6317" w:space="40"/>
            <w:col w:w="7543"/>
          </w:cols>
        </w:sectPr>
      </w:pPr>
    </w:p>
    <w:p w14:paraId="22FFC1B1" w14:textId="77777777" w:rsidR="00620CF6" w:rsidRDefault="00620CF6">
      <w:pPr>
        <w:pStyle w:val="BodyText"/>
      </w:pPr>
    </w:p>
    <w:p w14:paraId="48B65E0B" w14:textId="77777777" w:rsidR="00620CF6" w:rsidRDefault="00620CF6">
      <w:pPr>
        <w:pStyle w:val="BodyText"/>
      </w:pPr>
    </w:p>
    <w:p w14:paraId="1742B56C" w14:textId="77777777" w:rsidR="00620CF6" w:rsidRDefault="00620CF6">
      <w:pPr>
        <w:pStyle w:val="BodyText"/>
      </w:pPr>
    </w:p>
    <w:p w14:paraId="7536B983" w14:textId="77777777" w:rsidR="00620CF6" w:rsidRDefault="00620CF6">
      <w:pPr>
        <w:pStyle w:val="BodyText"/>
        <w:spacing w:before="12"/>
        <w:rPr>
          <w:sz w:val="26"/>
        </w:rPr>
      </w:pPr>
    </w:p>
    <w:p w14:paraId="4F77C928" w14:textId="77777777" w:rsidR="00620CF6" w:rsidRDefault="00000000">
      <w:pPr>
        <w:spacing w:before="140"/>
        <w:ind w:left="117"/>
        <w:rPr>
          <w:b/>
          <w:sz w:val="41"/>
        </w:rPr>
      </w:pPr>
      <w:bookmarkStart w:id="677" w:name="Appendix_to_the_Estate,_Inheritances,_an"/>
      <w:bookmarkStart w:id="678" w:name="_bookmark115"/>
      <w:bookmarkEnd w:id="677"/>
      <w:bookmarkEnd w:id="678"/>
      <w:r>
        <w:rPr>
          <w:b/>
          <w:w w:val="105"/>
          <w:sz w:val="41"/>
        </w:rPr>
        <w:t>Appendix</w:t>
      </w:r>
      <w:r>
        <w:rPr>
          <w:b/>
          <w:spacing w:val="57"/>
          <w:w w:val="105"/>
          <w:sz w:val="41"/>
        </w:rPr>
        <w:t xml:space="preserve"> </w:t>
      </w:r>
      <w:r>
        <w:rPr>
          <w:b/>
          <w:spacing w:val="-12"/>
          <w:w w:val="105"/>
          <w:sz w:val="41"/>
        </w:rPr>
        <w:t>D</w:t>
      </w:r>
    </w:p>
    <w:p w14:paraId="416CD308" w14:textId="77777777" w:rsidR="00620CF6" w:rsidRDefault="00620CF6">
      <w:pPr>
        <w:pStyle w:val="BodyText"/>
        <w:rPr>
          <w:b/>
          <w:sz w:val="65"/>
        </w:rPr>
      </w:pPr>
    </w:p>
    <w:p w14:paraId="06E8A909" w14:textId="77777777" w:rsidR="00620CF6" w:rsidRDefault="00000000">
      <w:pPr>
        <w:pStyle w:val="Heading1"/>
        <w:spacing w:line="362" w:lineRule="auto"/>
      </w:pPr>
      <w:r>
        <w:rPr>
          <w:w w:val="110"/>
        </w:rPr>
        <w:t>Appendix to the Estate, Inheritances, and Gift Taxes (EIG) Section</w:t>
      </w:r>
    </w:p>
    <w:p w14:paraId="26A96A8E" w14:textId="77777777" w:rsidR="00620CF6" w:rsidRDefault="00620CF6">
      <w:pPr>
        <w:pStyle w:val="BodyText"/>
        <w:spacing w:before="7"/>
        <w:rPr>
          <w:b/>
          <w:sz w:val="54"/>
        </w:rPr>
      </w:pPr>
    </w:p>
    <w:p w14:paraId="4C698A79" w14:textId="77777777" w:rsidR="00620CF6" w:rsidRDefault="00000000">
      <w:pPr>
        <w:pStyle w:val="Heading2"/>
        <w:numPr>
          <w:ilvl w:val="1"/>
          <w:numId w:val="2"/>
        </w:numPr>
        <w:tabs>
          <w:tab w:val="left" w:pos="902"/>
        </w:tabs>
        <w:ind w:hanging="785"/>
      </w:pPr>
      <w:bookmarkStart w:id="679" w:name="Introduction"/>
      <w:bookmarkStart w:id="680" w:name="_bookmark116"/>
      <w:bookmarkEnd w:id="679"/>
      <w:bookmarkEnd w:id="680"/>
      <w:r>
        <w:rPr>
          <w:spacing w:val="-2"/>
          <w:w w:val="110"/>
        </w:rPr>
        <w:t>Introduction</w:t>
      </w:r>
    </w:p>
    <w:p w14:paraId="07F22957" w14:textId="77777777" w:rsidR="00620CF6" w:rsidRDefault="00620CF6">
      <w:pPr>
        <w:pStyle w:val="BodyText"/>
        <w:spacing w:before="3"/>
        <w:rPr>
          <w:b/>
          <w:sz w:val="31"/>
        </w:rPr>
      </w:pPr>
    </w:p>
    <w:p w14:paraId="702898DD" w14:textId="77777777" w:rsidR="00620CF6" w:rsidRDefault="00000000">
      <w:pPr>
        <w:pStyle w:val="BodyText"/>
        <w:spacing w:line="355" w:lineRule="auto"/>
        <w:ind w:left="117" w:right="115"/>
        <w:jc w:val="both"/>
      </w:pPr>
      <w:r>
        <w:t>The Appendix of the Estate, Inheritances, and Gift Taxes (EIG) section of the GC Wealth Project provides additional</w:t>
      </w:r>
      <w:r>
        <w:rPr>
          <w:spacing w:val="-4"/>
        </w:rPr>
        <w:t xml:space="preserve"> </w:t>
      </w:r>
      <w:r>
        <w:t>information</w:t>
      </w:r>
      <w:r>
        <w:rPr>
          <w:spacing w:val="-4"/>
        </w:rPr>
        <w:t xml:space="preserve"> </w:t>
      </w:r>
      <w:r>
        <w:t>on</w:t>
      </w:r>
      <w:r>
        <w:rPr>
          <w:spacing w:val="-4"/>
        </w:rPr>
        <w:t xml:space="preserve"> </w:t>
      </w:r>
      <w:r>
        <w:t>the</w:t>
      </w:r>
      <w:r>
        <w:rPr>
          <w:spacing w:val="-4"/>
        </w:rPr>
        <w:t xml:space="preserve"> </w:t>
      </w:r>
      <w:r>
        <w:t>data</w:t>
      </w:r>
      <w:r>
        <w:rPr>
          <w:spacing w:val="-4"/>
        </w:rPr>
        <w:t xml:space="preserve"> </w:t>
      </w:r>
      <w:r>
        <w:t>creation</w:t>
      </w:r>
      <w:r>
        <w:rPr>
          <w:spacing w:val="-4"/>
        </w:rPr>
        <w:t xml:space="preserve"> </w:t>
      </w:r>
      <w:r>
        <w:t>and</w:t>
      </w:r>
      <w:r>
        <w:rPr>
          <w:spacing w:val="-4"/>
        </w:rPr>
        <w:t xml:space="preserve"> </w:t>
      </w:r>
      <w:r>
        <w:t>data</w:t>
      </w:r>
      <w:r>
        <w:rPr>
          <w:spacing w:val="-4"/>
        </w:rPr>
        <w:t xml:space="preserve"> </w:t>
      </w:r>
      <w:r>
        <w:t>validation</w:t>
      </w:r>
      <w:r>
        <w:rPr>
          <w:spacing w:val="-4"/>
        </w:rPr>
        <w:t xml:space="preserve"> </w:t>
      </w:r>
      <w:r>
        <w:t>processes</w:t>
      </w:r>
      <w:r>
        <w:rPr>
          <w:spacing w:val="-4"/>
        </w:rPr>
        <w:t xml:space="preserve"> </w:t>
      </w:r>
      <w:r>
        <w:t>and</w:t>
      </w:r>
      <w:r>
        <w:rPr>
          <w:spacing w:val="-4"/>
        </w:rPr>
        <w:t xml:space="preserve"> </w:t>
      </w:r>
      <w:r>
        <w:t>a</w:t>
      </w:r>
      <w:r>
        <w:rPr>
          <w:spacing w:val="-4"/>
        </w:rPr>
        <w:t xml:space="preserve"> </w:t>
      </w:r>
      <w:r>
        <w:t>detailed</w:t>
      </w:r>
      <w:r>
        <w:rPr>
          <w:spacing w:val="-4"/>
        </w:rPr>
        <w:t xml:space="preserve"> </w:t>
      </w:r>
      <w:r>
        <w:t>documentation</w:t>
      </w:r>
      <w:r>
        <w:rPr>
          <w:spacing w:val="-4"/>
        </w:rPr>
        <w:t xml:space="preserve"> </w:t>
      </w:r>
      <w:r>
        <w:t>of sources.</w:t>
      </w:r>
      <w:r>
        <w:rPr>
          <w:spacing w:val="40"/>
        </w:rPr>
        <w:t xml:space="preserve"> </w:t>
      </w:r>
      <w:proofErr w:type="gramStart"/>
      <w:r>
        <w:t>In particular, this</w:t>
      </w:r>
      <w:proofErr w:type="gramEnd"/>
      <w:r>
        <w:t xml:space="preserve"> appendix provides:</w:t>
      </w:r>
    </w:p>
    <w:p w14:paraId="607D4135" w14:textId="77777777" w:rsidR="00620CF6" w:rsidRDefault="00620CF6">
      <w:pPr>
        <w:pStyle w:val="BodyText"/>
        <w:spacing w:before="6"/>
        <w:rPr>
          <w:sz w:val="23"/>
        </w:rPr>
      </w:pPr>
    </w:p>
    <w:p w14:paraId="403B6FE3" w14:textId="77777777" w:rsidR="00620CF6" w:rsidRDefault="00000000">
      <w:pPr>
        <w:pStyle w:val="ListParagraph"/>
        <w:numPr>
          <w:ilvl w:val="2"/>
          <w:numId w:val="2"/>
        </w:numPr>
        <w:tabs>
          <w:tab w:val="left" w:pos="614"/>
        </w:tabs>
        <w:spacing w:before="1"/>
        <w:ind w:left="614" w:right="0" w:hanging="254"/>
        <w:jc w:val="left"/>
        <w:rPr>
          <w:sz w:val="20"/>
        </w:rPr>
      </w:pPr>
      <w:r>
        <w:rPr>
          <w:sz w:val="20"/>
        </w:rPr>
        <w:t>an</w:t>
      </w:r>
      <w:r>
        <w:rPr>
          <w:spacing w:val="1"/>
          <w:sz w:val="20"/>
        </w:rPr>
        <w:t xml:space="preserve"> </w:t>
      </w:r>
      <w:r>
        <w:rPr>
          <w:sz w:val="20"/>
        </w:rPr>
        <w:t>explanation</w:t>
      </w:r>
      <w:r>
        <w:rPr>
          <w:spacing w:val="1"/>
          <w:sz w:val="20"/>
        </w:rPr>
        <w:t xml:space="preserve"> </w:t>
      </w:r>
      <w:r>
        <w:rPr>
          <w:sz w:val="20"/>
        </w:rPr>
        <w:t>of</w:t>
      </w:r>
      <w:r>
        <w:rPr>
          <w:spacing w:val="1"/>
          <w:sz w:val="20"/>
        </w:rPr>
        <w:t xml:space="preserve"> </w:t>
      </w:r>
      <w:r>
        <w:rPr>
          <w:sz w:val="20"/>
        </w:rPr>
        <w:t>data</w:t>
      </w:r>
      <w:r>
        <w:rPr>
          <w:spacing w:val="1"/>
          <w:sz w:val="20"/>
        </w:rPr>
        <w:t xml:space="preserve"> </w:t>
      </w:r>
      <w:r>
        <w:rPr>
          <w:sz w:val="20"/>
        </w:rPr>
        <w:t>creation</w:t>
      </w:r>
      <w:r>
        <w:rPr>
          <w:spacing w:val="1"/>
          <w:sz w:val="20"/>
        </w:rPr>
        <w:t xml:space="preserve"> </w:t>
      </w:r>
      <w:r>
        <w:rPr>
          <w:spacing w:val="-2"/>
          <w:sz w:val="20"/>
        </w:rPr>
        <w:t>processes,</w:t>
      </w:r>
    </w:p>
    <w:p w14:paraId="434024F1" w14:textId="77777777" w:rsidR="00620CF6" w:rsidRDefault="00620CF6">
      <w:pPr>
        <w:pStyle w:val="BodyText"/>
        <w:spacing w:before="4"/>
        <w:rPr>
          <w:sz w:val="21"/>
        </w:rPr>
      </w:pPr>
    </w:p>
    <w:p w14:paraId="0ED6045A" w14:textId="77777777" w:rsidR="00620CF6" w:rsidRDefault="00000000">
      <w:pPr>
        <w:pStyle w:val="ListParagraph"/>
        <w:numPr>
          <w:ilvl w:val="2"/>
          <w:numId w:val="2"/>
        </w:numPr>
        <w:tabs>
          <w:tab w:val="left" w:pos="614"/>
        </w:tabs>
        <w:ind w:left="614" w:right="0" w:hanging="254"/>
        <w:jc w:val="left"/>
        <w:rPr>
          <w:sz w:val="20"/>
        </w:rPr>
      </w:pPr>
      <w:r>
        <w:rPr>
          <w:sz w:val="20"/>
        </w:rPr>
        <w:t>the</w:t>
      </w:r>
      <w:r>
        <w:rPr>
          <w:spacing w:val="4"/>
          <w:sz w:val="20"/>
        </w:rPr>
        <w:t xml:space="preserve"> </w:t>
      </w:r>
      <w:r>
        <w:rPr>
          <w:sz w:val="20"/>
        </w:rPr>
        <w:t>full</w:t>
      </w:r>
      <w:r>
        <w:rPr>
          <w:spacing w:val="4"/>
          <w:sz w:val="20"/>
        </w:rPr>
        <w:t xml:space="preserve"> </w:t>
      </w:r>
      <w:r>
        <w:rPr>
          <w:sz w:val="20"/>
        </w:rPr>
        <w:t>list</w:t>
      </w:r>
      <w:r>
        <w:rPr>
          <w:spacing w:val="4"/>
          <w:sz w:val="20"/>
        </w:rPr>
        <w:t xml:space="preserve"> </w:t>
      </w:r>
      <w:r>
        <w:rPr>
          <w:sz w:val="20"/>
        </w:rPr>
        <w:t>of</w:t>
      </w:r>
      <w:r>
        <w:rPr>
          <w:spacing w:val="4"/>
          <w:sz w:val="20"/>
        </w:rPr>
        <w:t xml:space="preserve"> </w:t>
      </w:r>
      <w:r>
        <w:rPr>
          <w:sz w:val="20"/>
        </w:rPr>
        <w:t>sources</w:t>
      </w:r>
      <w:r>
        <w:rPr>
          <w:spacing w:val="4"/>
          <w:sz w:val="20"/>
        </w:rPr>
        <w:t xml:space="preserve"> </w:t>
      </w:r>
      <w:r>
        <w:rPr>
          <w:sz w:val="20"/>
        </w:rPr>
        <w:t>included</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Estate,</w:t>
      </w:r>
      <w:r>
        <w:rPr>
          <w:spacing w:val="4"/>
          <w:sz w:val="20"/>
        </w:rPr>
        <w:t xml:space="preserve"> </w:t>
      </w:r>
      <w:r>
        <w:rPr>
          <w:sz w:val="20"/>
        </w:rPr>
        <w:t>Inheritances,</w:t>
      </w:r>
      <w:r>
        <w:rPr>
          <w:spacing w:val="4"/>
          <w:sz w:val="20"/>
        </w:rPr>
        <w:t xml:space="preserve"> </w:t>
      </w:r>
      <w:r>
        <w:rPr>
          <w:sz w:val="20"/>
        </w:rPr>
        <w:t>and</w:t>
      </w:r>
      <w:r>
        <w:rPr>
          <w:spacing w:val="4"/>
          <w:sz w:val="20"/>
        </w:rPr>
        <w:t xml:space="preserve"> </w:t>
      </w:r>
      <w:r>
        <w:rPr>
          <w:sz w:val="20"/>
        </w:rPr>
        <w:t>Gift</w:t>
      </w:r>
      <w:r>
        <w:rPr>
          <w:spacing w:val="4"/>
          <w:sz w:val="20"/>
        </w:rPr>
        <w:t xml:space="preserve"> </w:t>
      </w:r>
      <w:r>
        <w:rPr>
          <w:sz w:val="20"/>
        </w:rPr>
        <w:t>Tax</w:t>
      </w:r>
      <w:r>
        <w:rPr>
          <w:spacing w:val="4"/>
          <w:sz w:val="20"/>
        </w:rPr>
        <w:t xml:space="preserve"> </w:t>
      </w:r>
      <w:r>
        <w:rPr>
          <w:spacing w:val="-2"/>
          <w:sz w:val="20"/>
        </w:rPr>
        <w:t>section.</w:t>
      </w:r>
    </w:p>
    <w:p w14:paraId="43719928" w14:textId="77777777" w:rsidR="00620CF6" w:rsidRDefault="00620CF6">
      <w:pPr>
        <w:pStyle w:val="BodyText"/>
        <w:rPr>
          <w:sz w:val="28"/>
        </w:rPr>
      </w:pPr>
    </w:p>
    <w:p w14:paraId="780D70AA" w14:textId="77777777" w:rsidR="00620CF6" w:rsidRDefault="00620CF6">
      <w:pPr>
        <w:pStyle w:val="BodyText"/>
        <w:spacing w:before="3"/>
        <w:rPr>
          <w:sz w:val="21"/>
        </w:rPr>
      </w:pPr>
    </w:p>
    <w:p w14:paraId="36A8217E" w14:textId="77777777" w:rsidR="00620CF6" w:rsidRDefault="00000000">
      <w:pPr>
        <w:pStyle w:val="Heading2"/>
        <w:numPr>
          <w:ilvl w:val="1"/>
          <w:numId w:val="2"/>
        </w:numPr>
        <w:tabs>
          <w:tab w:val="left" w:pos="902"/>
        </w:tabs>
        <w:spacing w:before="1"/>
        <w:ind w:hanging="785"/>
      </w:pPr>
      <w:bookmarkStart w:id="681" w:name="Data_Creation_Processes"/>
      <w:bookmarkStart w:id="682" w:name="_bookmark117"/>
      <w:bookmarkEnd w:id="681"/>
      <w:bookmarkEnd w:id="682"/>
      <w:r>
        <w:rPr>
          <w:w w:val="110"/>
        </w:rPr>
        <w:t>Data</w:t>
      </w:r>
      <w:r>
        <w:rPr>
          <w:spacing w:val="39"/>
          <w:w w:val="110"/>
        </w:rPr>
        <w:t xml:space="preserve"> </w:t>
      </w:r>
      <w:r>
        <w:rPr>
          <w:w w:val="110"/>
        </w:rPr>
        <w:t>Creation</w:t>
      </w:r>
      <w:r>
        <w:rPr>
          <w:spacing w:val="39"/>
          <w:w w:val="110"/>
        </w:rPr>
        <w:t xml:space="preserve"> </w:t>
      </w:r>
      <w:r>
        <w:rPr>
          <w:spacing w:val="-2"/>
          <w:w w:val="110"/>
        </w:rPr>
        <w:t>Processes</w:t>
      </w:r>
    </w:p>
    <w:p w14:paraId="6B19C2CD" w14:textId="77777777" w:rsidR="00620CF6" w:rsidRDefault="00620CF6">
      <w:pPr>
        <w:pStyle w:val="BodyText"/>
        <w:spacing w:before="3"/>
        <w:rPr>
          <w:b/>
          <w:sz w:val="31"/>
        </w:rPr>
      </w:pPr>
    </w:p>
    <w:p w14:paraId="56531F1E" w14:textId="77777777" w:rsidR="00620CF6" w:rsidRDefault="00000000">
      <w:pPr>
        <w:pStyle w:val="BodyText"/>
        <w:ind w:left="117"/>
        <w:jc w:val="both"/>
      </w:pPr>
      <w:r>
        <w:t>Information</w:t>
      </w:r>
      <w:r>
        <w:rPr>
          <w:spacing w:val="-11"/>
        </w:rPr>
        <w:t xml:space="preserve"> </w:t>
      </w:r>
      <w:r>
        <w:t>on</w:t>
      </w:r>
      <w:r>
        <w:rPr>
          <w:spacing w:val="-11"/>
        </w:rPr>
        <w:t xml:space="preserve"> </w:t>
      </w:r>
      <w:r>
        <w:t>Estate,</w:t>
      </w:r>
      <w:r>
        <w:rPr>
          <w:spacing w:val="-9"/>
        </w:rPr>
        <w:t xml:space="preserve"> </w:t>
      </w:r>
      <w:r>
        <w:t>Inheritance,</w:t>
      </w:r>
      <w:r>
        <w:rPr>
          <w:spacing w:val="-10"/>
        </w:rPr>
        <w:t xml:space="preserve"> </w:t>
      </w:r>
      <w:r>
        <w:t>and</w:t>
      </w:r>
      <w:r>
        <w:rPr>
          <w:spacing w:val="-10"/>
        </w:rPr>
        <w:t xml:space="preserve"> </w:t>
      </w:r>
      <w:r>
        <w:t>Gift</w:t>
      </w:r>
      <w:r>
        <w:rPr>
          <w:spacing w:val="-11"/>
        </w:rPr>
        <w:t xml:space="preserve"> </w:t>
      </w:r>
      <w:r>
        <w:t>taxes</w:t>
      </w:r>
      <w:r>
        <w:rPr>
          <w:spacing w:val="-11"/>
        </w:rPr>
        <w:t xml:space="preserve"> </w:t>
      </w:r>
      <w:r>
        <w:t>is</w:t>
      </w:r>
      <w:r>
        <w:rPr>
          <w:spacing w:val="-11"/>
        </w:rPr>
        <w:t xml:space="preserve"> </w:t>
      </w:r>
      <w:r>
        <w:t>collected</w:t>
      </w:r>
      <w:r>
        <w:rPr>
          <w:spacing w:val="-10"/>
        </w:rPr>
        <w:t xml:space="preserve"> </w:t>
      </w:r>
      <w:r>
        <w:t>from</w:t>
      </w:r>
      <w:r>
        <w:rPr>
          <w:spacing w:val="-11"/>
        </w:rPr>
        <w:t xml:space="preserve"> </w:t>
      </w:r>
      <w:r>
        <w:t>three</w:t>
      </w:r>
      <w:r>
        <w:rPr>
          <w:spacing w:val="-11"/>
        </w:rPr>
        <w:t xml:space="preserve"> </w:t>
      </w:r>
      <w:r>
        <w:t>broadly</w:t>
      </w:r>
      <w:r>
        <w:rPr>
          <w:spacing w:val="-11"/>
        </w:rPr>
        <w:t xml:space="preserve"> </w:t>
      </w:r>
      <w:r>
        <w:t>different</w:t>
      </w:r>
      <w:r>
        <w:rPr>
          <w:spacing w:val="-10"/>
        </w:rPr>
        <w:t xml:space="preserve"> </w:t>
      </w:r>
      <w:r>
        <w:t>source</w:t>
      </w:r>
      <w:r>
        <w:rPr>
          <w:spacing w:val="-11"/>
        </w:rPr>
        <w:t xml:space="preserve"> </w:t>
      </w:r>
      <w:r>
        <w:rPr>
          <w:spacing w:val="-2"/>
        </w:rPr>
        <w:t>categories:</w:t>
      </w:r>
    </w:p>
    <w:p w14:paraId="4DDDAA6C" w14:textId="77777777" w:rsidR="00620CF6" w:rsidRDefault="00000000">
      <w:pPr>
        <w:pStyle w:val="BodyText"/>
        <w:spacing w:before="129" w:line="355" w:lineRule="auto"/>
        <w:ind w:left="117" w:right="115"/>
        <w:jc w:val="both"/>
      </w:pPr>
      <w:r>
        <w:t>1) Legal tax documents from public entities, 2) information on tax codes and schedules from third-party sources, and 3) tax revenue data typically from the OECD [</w:t>
      </w:r>
      <w:hyperlink w:anchor="_bookmark221" w:history="1">
        <w:r>
          <w:rPr>
            <w:color w:val="0000FF"/>
          </w:rPr>
          <w:t>102</w:t>
        </w:r>
      </w:hyperlink>
      <w:r>
        <w:t>].</w:t>
      </w:r>
      <w:r>
        <w:rPr>
          <w:spacing w:val="40"/>
        </w:rPr>
        <w:t xml:space="preserve"> </w:t>
      </w:r>
      <w:r>
        <w:t>Depending on the source category, the information can be directly inserted into the Estate, Inheritance, and Gift Taxes database (as is the case with tax revenue information) or be subject to interpretation and harmonization procedures (as is the case with detailed information on tax schedules and rates).</w:t>
      </w:r>
    </w:p>
    <w:p w14:paraId="4BDFD9FC" w14:textId="77777777" w:rsidR="00620CF6" w:rsidRDefault="00620CF6">
      <w:pPr>
        <w:spacing w:line="355" w:lineRule="auto"/>
        <w:jc w:val="both"/>
        <w:sectPr w:rsidR="00620CF6" w:rsidSect="00D60468">
          <w:pgSz w:w="12240" w:h="15840"/>
          <w:pgMar w:top="1820" w:right="1300" w:bottom="280" w:left="1300" w:header="720" w:footer="720" w:gutter="0"/>
          <w:cols w:space="720"/>
        </w:sectPr>
      </w:pPr>
    </w:p>
    <w:p w14:paraId="65BA6FD6" w14:textId="77777777" w:rsidR="00620CF6" w:rsidRDefault="00000000">
      <w:pPr>
        <w:pStyle w:val="BodyText"/>
        <w:spacing w:before="86" w:line="355" w:lineRule="auto"/>
        <w:ind w:left="117" w:right="115"/>
        <w:jc w:val="both"/>
      </w:pPr>
      <w:r>
        <w:lastRenderedPageBreak/>
        <w:t>We</w:t>
      </w:r>
      <w:r>
        <w:rPr>
          <w:spacing w:val="-3"/>
        </w:rPr>
        <w:t xml:space="preserve"> </w:t>
      </w:r>
      <w:r>
        <w:t>only</w:t>
      </w:r>
      <w:r>
        <w:rPr>
          <w:spacing w:val="-3"/>
        </w:rPr>
        <w:t xml:space="preserve"> </w:t>
      </w:r>
      <w:r>
        <w:t>retrieve</w:t>
      </w:r>
      <w:r>
        <w:rPr>
          <w:spacing w:val="-3"/>
        </w:rPr>
        <w:t xml:space="preserve"> </w:t>
      </w:r>
      <w:r>
        <w:t>tax</w:t>
      </w:r>
      <w:r>
        <w:rPr>
          <w:spacing w:val="-3"/>
        </w:rPr>
        <w:t xml:space="preserve"> </w:t>
      </w:r>
      <w:r>
        <w:t>schedule</w:t>
      </w:r>
      <w:r>
        <w:rPr>
          <w:spacing w:val="-3"/>
        </w:rPr>
        <w:t xml:space="preserve"> </w:t>
      </w:r>
      <w:r>
        <w:t>information</w:t>
      </w:r>
      <w:r>
        <w:rPr>
          <w:spacing w:val="-3"/>
        </w:rPr>
        <w:t xml:space="preserve"> </w:t>
      </w:r>
      <w:r>
        <w:t>where</w:t>
      </w:r>
      <w:r>
        <w:rPr>
          <w:spacing w:val="-3"/>
        </w:rPr>
        <w:t xml:space="preserve"> </w:t>
      </w:r>
      <w:r>
        <w:t>interpretation</w:t>
      </w:r>
      <w:r>
        <w:rPr>
          <w:spacing w:val="-3"/>
        </w:rPr>
        <w:t xml:space="preserve"> </w:t>
      </w:r>
      <w:r>
        <w:t>of</w:t>
      </w:r>
      <w:r>
        <w:rPr>
          <w:spacing w:val="-3"/>
        </w:rPr>
        <w:t xml:space="preserve"> </w:t>
      </w:r>
      <w:r>
        <w:t>tax</w:t>
      </w:r>
      <w:r>
        <w:rPr>
          <w:spacing w:val="-3"/>
        </w:rPr>
        <w:t xml:space="preserve"> </w:t>
      </w:r>
      <w:r>
        <w:t>rates</w:t>
      </w:r>
      <w:r>
        <w:rPr>
          <w:spacing w:val="-3"/>
        </w:rPr>
        <w:t xml:space="preserve"> </w:t>
      </w:r>
      <w:r>
        <w:t>and</w:t>
      </w:r>
      <w:r>
        <w:rPr>
          <w:spacing w:val="-3"/>
        </w:rPr>
        <w:t xml:space="preserve"> </w:t>
      </w:r>
      <w:r>
        <w:t>schedules</w:t>
      </w:r>
      <w:r>
        <w:rPr>
          <w:spacing w:val="-3"/>
        </w:rPr>
        <w:t xml:space="preserve"> </w:t>
      </w:r>
      <w:r>
        <w:t>is</w:t>
      </w:r>
      <w:r>
        <w:rPr>
          <w:spacing w:val="-3"/>
        </w:rPr>
        <w:t xml:space="preserve"> </w:t>
      </w:r>
      <w:r>
        <w:t xml:space="preserve">unambiguous </w:t>
      </w:r>
      <w:proofErr w:type="gramStart"/>
      <w:r>
        <w:t>For</w:t>
      </w:r>
      <w:proofErr w:type="gramEnd"/>
      <w:r>
        <w:t xml:space="preserve"> instance, information from documents that provide a full tax schedule—from personal exemptions to specific</w:t>
      </w:r>
      <w:r>
        <w:rPr>
          <w:spacing w:val="-6"/>
        </w:rPr>
        <w:t xml:space="preserve"> </w:t>
      </w:r>
      <w:r>
        <w:t>tax</w:t>
      </w:r>
      <w:r>
        <w:rPr>
          <w:spacing w:val="-6"/>
        </w:rPr>
        <w:t xml:space="preserve"> </w:t>
      </w:r>
      <w:r>
        <w:t>rates</w:t>
      </w:r>
      <w:r>
        <w:rPr>
          <w:spacing w:val="-6"/>
        </w:rPr>
        <w:t xml:space="preserve"> </w:t>
      </w:r>
      <w:r>
        <w:t>for</w:t>
      </w:r>
      <w:r>
        <w:rPr>
          <w:spacing w:val="-6"/>
        </w:rPr>
        <w:t xml:space="preserve"> </w:t>
      </w:r>
      <w:r>
        <w:t>each</w:t>
      </w:r>
      <w:r>
        <w:rPr>
          <w:spacing w:val="-6"/>
        </w:rPr>
        <w:t xml:space="preserve"> </w:t>
      </w:r>
      <w:r>
        <w:t>bracket</w:t>
      </w:r>
      <w:r>
        <w:rPr>
          <w:spacing w:val="-6"/>
        </w:rPr>
        <w:t xml:space="preserve"> </w:t>
      </w:r>
      <w:r>
        <w:t>as</w:t>
      </w:r>
      <w:r>
        <w:rPr>
          <w:spacing w:val="-6"/>
        </w:rPr>
        <w:t xml:space="preserve"> </w:t>
      </w:r>
      <w:r>
        <w:t>well</w:t>
      </w:r>
      <w:r>
        <w:rPr>
          <w:spacing w:val="-6"/>
        </w:rPr>
        <w:t xml:space="preserve"> </w:t>
      </w:r>
      <w:r>
        <w:t>as</w:t>
      </w:r>
      <w:r>
        <w:rPr>
          <w:spacing w:val="-6"/>
        </w:rPr>
        <w:t xml:space="preserve"> </w:t>
      </w:r>
      <w:r>
        <w:t>lower</w:t>
      </w:r>
      <w:r>
        <w:rPr>
          <w:spacing w:val="-6"/>
        </w:rPr>
        <w:t xml:space="preserve"> </w:t>
      </w:r>
      <w:r>
        <w:t>and</w:t>
      </w:r>
      <w:r>
        <w:rPr>
          <w:spacing w:val="-6"/>
        </w:rPr>
        <w:t xml:space="preserve"> </w:t>
      </w:r>
      <w:r>
        <w:t>upper</w:t>
      </w:r>
      <w:r>
        <w:rPr>
          <w:spacing w:val="-6"/>
        </w:rPr>
        <w:t xml:space="preserve"> </w:t>
      </w:r>
      <w:r>
        <w:t>bounds</w:t>
      </w:r>
      <w:r>
        <w:rPr>
          <w:spacing w:val="-6"/>
        </w:rPr>
        <w:t xml:space="preserve"> </w:t>
      </w:r>
      <w:r>
        <w:t>of</w:t>
      </w:r>
      <w:r>
        <w:rPr>
          <w:spacing w:val="-6"/>
        </w:rPr>
        <w:t xml:space="preserve"> </w:t>
      </w:r>
      <w:r>
        <w:t>every</w:t>
      </w:r>
      <w:r>
        <w:rPr>
          <w:spacing w:val="-6"/>
        </w:rPr>
        <w:t xml:space="preserve"> </w:t>
      </w:r>
      <w:r>
        <w:t>bracket—can</w:t>
      </w:r>
      <w:r>
        <w:rPr>
          <w:spacing w:val="-6"/>
        </w:rPr>
        <w:t xml:space="preserve"> </w:t>
      </w:r>
      <w:r>
        <w:t>be</w:t>
      </w:r>
      <w:r>
        <w:rPr>
          <w:spacing w:val="-6"/>
        </w:rPr>
        <w:t xml:space="preserve"> </w:t>
      </w:r>
      <w:r>
        <w:t>easily</w:t>
      </w:r>
      <w:r>
        <w:rPr>
          <w:spacing w:val="-6"/>
        </w:rPr>
        <w:t xml:space="preserve"> </w:t>
      </w:r>
      <w:r>
        <w:t>added to</w:t>
      </w:r>
      <w:r>
        <w:rPr>
          <w:spacing w:val="-2"/>
        </w:rPr>
        <w:t xml:space="preserve"> </w:t>
      </w:r>
      <w:r>
        <w:t>the</w:t>
      </w:r>
      <w:r>
        <w:rPr>
          <w:spacing w:val="-1"/>
        </w:rPr>
        <w:t xml:space="preserve"> </w:t>
      </w:r>
      <w:r>
        <w:t>database.</w:t>
      </w:r>
      <w:r>
        <w:rPr>
          <w:spacing w:val="20"/>
        </w:rPr>
        <w:t xml:space="preserve"> </w:t>
      </w:r>
      <w:r>
        <w:t>Sometimes,</w:t>
      </w:r>
      <w:r>
        <w:rPr>
          <w:spacing w:val="-1"/>
        </w:rPr>
        <w:t xml:space="preserve"> </w:t>
      </w:r>
      <w:r>
        <w:t>however,</w:t>
      </w:r>
      <w:r>
        <w:rPr>
          <w:spacing w:val="-1"/>
        </w:rPr>
        <w:t xml:space="preserve"> </w:t>
      </w:r>
      <w:r>
        <w:t>sources</w:t>
      </w:r>
      <w:r>
        <w:rPr>
          <w:spacing w:val="-2"/>
        </w:rPr>
        <w:t xml:space="preserve"> </w:t>
      </w:r>
      <w:r>
        <w:t>only</w:t>
      </w:r>
      <w:r>
        <w:rPr>
          <w:spacing w:val="-1"/>
        </w:rPr>
        <w:t xml:space="preserve"> </w:t>
      </w:r>
      <w:r>
        <w:t>provide</w:t>
      </w:r>
      <w:r>
        <w:rPr>
          <w:spacing w:val="-2"/>
        </w:rPr>
        <w:t xml:space="preserve"> </w:t>
      </w:r>
      <w:r>
        <w:t>a</w:t>
      </w:r>
      <w:r>
        <w:rPr>
          <w:spacing w:val="-2"/>
        </w:rPr>
        <w:t xml:space="preserve"> </w:t>
      </w:r>
      <w:r>
        <w:t>broad</w:t>
      </w:r>
      <w:r>
        <w:rPr>
          <w:spacing w:val="-1"/>
        </w:rPr>
        <w:t xml:space="preserve"> </w:t>
      </w:r>
      <w:r>
        <w:t>range</w:t>
      </w:r>
      <w:r>
        <w:rPr>
          <w:spacing w:val="-1"/>
        </w:rPr>
        <w:t xml:space="preserve"> </w:t>
      </w:r>
      <w:r>
        <w:t>of</w:t>
      </w:r>
      <w:r>
        <w:rPr>
          <w:spacing w:val="-2"/>
        </w:rPr>
        <w:t xml:space="preserve"> </w:t>
      </w:r>
      <w:r>
        <w:t>the</w:t>
      </w:r>
      <w:r>
        <w:rPr>
          <w:spacing w:val="-1"/>
        </w:rPr>
        <w:t xml:space="preserve"> </w:t>
      </w:r>
      <w:r>
        <w:t>tax</w:t>
      </w:r>
      <w:r>
        <w:rPr>
          <w:spacing w:val="-2"/>
        </w:rPr>
        <w:t xml:space="preserve"> </w:t>
      </w:r>
      <w:r>
        <w:t>schedule</w:t>
      </w:r>
      <w:r>
        <w:rPr>
          <w:spacing w:val="-2"/>
        </w:rPr>
        <w:t xml:space="preserve"> </w:t>
      </w:r>
      <w:r>
        <w:t>(e.g.,</w:t>
      </w:r>
      <w:r>
        <w:rPr>
          <w:spacing w:val="-1"/>
        </w:rPr>
        <w:t xml:space="preserve"> </w:t>
      </w:r>
      <w:r>
        <w:t>10-30% inheritance tax).</w:t>
      </w:r>
      <w:r>
        <w:rPr>
          <w:spacing w:val="32"/>
        </w:rPr>
        <w:t xml:space="preserve"> </w:t>
      </w:r>
      <w:r>
        <w:t>In such cases we make use of the information that is evident (e.g., lowest inheritance tax rate being 10%, top inheritance tax rate being 30%) but refrain from filling tax schedule variables because the information is insuﬀicient to determine exemptions, brackets, or tax due.</w:t>
      </w:r>
    </w:p>
    <w:p w14:paraId="3C615609" w14:textId="77777777" w:rsidR="00620CF6" w:rsidRDefault="00000000">
      <w:pPr>
        <w:pStyle w:val="BodyText"/>
        <w:spacing w:before="115" w:line="355" w:lineRule="auto"/>
        <w:ind w:left="117" w:right="115"/>
        <w:jc w:val="both"/>
      </w:pPr>
      <w:r>
        <w:t>To ensure comparability of Estate, Inheritance, and Gift tax schedules and rates across countries and over time,</w:t>
      </w:r>
      <w:r>
        <w:rPr>
          <w:spacing w:val="-3"/>
        </w:rPr>
        <w:t xml:space="preserve"> </w:t>
      </w:r>
      <w:r>
        <w:t>the</w:t>
      </w:r>
      <w:r>
        <w:rPr>
          <w:spacing w:val="-3"/>
        </w:rPr>
        <w:t xml:space="preserve"> </w:t>
      </w:r>
      <w:r>
        <w:t>information</w:t>
      </w:r>
      <w:r>
        <w:rPr>
          <w:spacing w:val="-3"/>
        </w:rPr>
        <w:t xml:space="preserve"> </w:t>
      </w:r>
      <w:r>
        <w:t>is</w:t>
      </w:r>
      <w:r>
        <w:rPr>
          <w:spacing w:val="-3"/>
        </w:rPr>
        <w:t xml:space="preserve"> </w:t>
      </w:r>
      <w:r>
        <w:t>stratified</w:t>
      </w:r>
      <w:r>
        <w:rPr>
          <w:spacing w:val="-3"/>
        </w:rPr>
        <w:t xml:space="preserve"> </w:t>
      </w:r>
      <w:r>
        <w:t>by</w:t>
      </w:r>
      <w:r>
        <w:rPr>
          <w:spacing w:val="-3"/>
        </w:rPr>
        <w:t xml:space="preserve"> </w:t>
      </w:r>
      <w:r>
        <w:t>transfer</w:t>
      </w:r>
      <w:r>
        <w:rPr>
          <w:spacing w:val="-3"/>
        </w:rPr>
        <w:t xml:space="preserve"> </w:t>
      </w:r>
      <w:r>
        <w:t>category</w:t>
      </w:r>
      <w:r>
        <w:rPr>
          <w:spacing w:val="-3"/>
        </w:rPr>
        <w:t xml:space="preserve"> </w:t>
      </w:r>
      <w:r>
        <w:t>(e.g.,</w:t>
      </w:r>
      <w:r>
        <w:rPr>
          <w:spacing w:val="-3"/>
        </w:rPr>
        <w:t xml:space="preserve"> </w:t>
      </w:r>
      <w:r>
        <w:t>gift</w:t>
      </w:r>
      <w:r>
        <w:rPr>
          <w:spacing w:val="-3"/>
        </w:rPr>
        <w:t xml:space="preserve"> </w:t>
      </w:r>
      <w:r>
        <w:t>or</w:t>
      </w:r>
      <w:r>
        <w:rPr>
          <w:spacing w:val="-3"/>
        </w:rPr>
        <w:t xml:space="preserve"> </w:t>
      </w:r>
      <w:r>
        <w:t>inheritance)</w:t>
      </w:r>
      <w:r>
        <w:rPr>
          <w:spacing w:val="-3"/>
        </w:rPr>
        <w:t xml:space="preserve"> </w:t>
      </w:r>
      <w:r>
        <w:t>and</w:t>
      </w:r>
      <w:r>
        <w:rPr>
          <w:spacing w:val="-3"/>
        </w:rPr>
        <w:t xml:space="preserve"> </w:t>
      </w:r>
      <w:r>
        <w:t>donor</w:t>
      </w:r>
      <w:r>
        <w:rPr>
          <w:spacing w:val="-3"/>
        </w:rPr>
        <w:t xml:space="preserve"> </w:t>
      </w:r>
      <w:r>
        <w:t>relationship</w:t>
      </w:r>
      <w:r>
        <w:rPr>
          <w:spacing w:val="-3"/>
        </w:rPr>
        <w:t xml:space="preserve"> </w:t>
      </w:r>
      <w:r>
        <w:t>(i.e., only</w:t>
      </w:r>
      <w:r>
        <w:rPr>
          <w:spacing w:val="-3"/>
        </w:rPr>
        <w:t xml:space="preserve"> </w:t>
      </w:r>
      <w:r>
        <w:t>direct</w:t>
      </w:r>
      <w:r>
        <w:rPr>
          <w:spacing w:val="-3"/>
        </w:rPr>
        <w:t xml:space="preserve"> </w:t>
      </w:r>
      <w:r>
        <w:t>children).</w:t>
      </w:r>
      <w:r>
        <w:rPr>
          <w:spacing w:val="18"/>
        </w:rPr>
        <w:t xml:space="preserve"> </w:t>
      </w:r>
      <w:r>
        <w:t>Estate,</w:t>
      </w:r>
      <w:r>
        <w:rPr>
          <w:spacing w:val="-2"/>
        </w:rPr>
        <w:t xml:space="preserve"> </w:t>
      </w:r>
      <w:r>
        <w:t>Inheritance,</w:t>
      </w:r>
      <w:r>
        <w:rPr>
          <w:spacing w:val="-2"/>
        </w:rPr>
        <w:t xml:space="preserve"> </w:t>
      </w:r>
      <w:r>
        <w:t>and</w:t>
      </w:r>
      <w:r>
        <w:rPr>
          <w:spacing w:val="-3"/>
        </w:rPr>
        <w:t xml:space="preserve"> </w:t>
      </w:r>
      <w:r>
        <w:t>Gift</w:t>
      </w:r>
      <w:r>
        <w:rPr>
          <w:spacing w:val="-3"/>
        </w:rPr>
        <w:t xml:space="preserve"> </w:t>
      </w:r>
      <w:r>
        <w:t>tax</w:t>
      </w:r>
      <w:r>
        <w:rPr>
          <w:spacing w:val="-3"/>
        </w:rPr>
        <w:t xml:space="preserve"> </w:t>
      </w:r>
      <w:r>
        <w:t>information</w:t>
      </w:r>
      <w:r>
        <w:rPr>
          <w:spacing w:val="-3"/>
        </w:rPr>
        <w:t xml:space="preserve"> </w:t>
      </w:r>
      <w:r>
        <w:t>that</w:t>
      </w:r>
      <w:r>
        <w:rPr>
          <w:spacing w:val="-3"/>
        </w:rPr>
        <w:t xml:space="preserve"> </w:t>
      </w:r>
      <w:r>
        <w:t>does</w:t>
      </w:r>
      <w:r>
        <w:rPr>
          <w:spacing w:val="-3"/>
        </w:rPr>
        <w:t xml:space="preserve"> </w:t>
      </w:r>
      <w:r>
        <w:t>not</w:t>
      </w:r>
      <w:r>
        <w:rPr>
          <w:spacing w:val="-3"/>
        </w:rPr>
        <w:t xml:space="preserve"> </w:t>
      </w:r>
      <w:r>
        <w:t>fit</w:t>
      </w:r>
      <w:r>
        <w:rPr>
          <w:spacing w:val="-3"/>
        </w:rPr>
        <w:t xml:space="preserve"> </w:t>
      </w:r>
      <w:r>
        <w:t>into</w:t>
      </w:r>
      <w:r>
        <w:rPr>
          <w:spacing w:val="-3"/>
        </w:rPr>
        <w:t xml:space="preserve"> </w:t>
      </w:r>
      <w:r>
        <w:t>the</w:t>
      </w:r>
      <w:r>
        <w:rPr>
          <w:spacing w:val="-3"/>
        </w:rPr>
        <w:t xml:space="preserve"> </w:t>
      </w:r>
      <w:r>
        <w:t>harmonized</w:t>
      </w:r>
      <w:r>
        <w:rPr>
          <w:spacing w:val="-3"/>
        </w:rPr>
        <w:t xml:space="preserve"> </w:t>
      </w:r>
      <w:r>
        <w:t>set of variables is documented in country-year-specific notes that will be made available soon.</w:t>
      </w:r>
    </w:p>
    <w:p w14:paraId="7D2E6351" w14:textId="77777777" w:rsidR="00620CF6" w:rsidRDefault="00000000">
      <w:pPr>
        <w:pStyle w:val="BodyText"/>
        <w:spacing w:before="116" w:line="355" w:lineRule="auto"/>
        <w:ind w:left="117" w:right="115"/>
        <w:jc w:val="both"/>
      </w:pPr>
      <w:r>
        <w:t>Information</w:t>
      </w:r>
      <w:r>
        <w:rPr>
          <w:spacing w:val="-7"/>
        </w:rPr>
        <w:t xml:space="preserve"> </w:t>
      </w:r>
      <w:r>
        <w:t>on</w:t>
      </w:r>
      <w:r>
        <w:rPr>
          <w:spacing w:val="-7"/>
        </w:rPr>
        <w:t xml:space="preserve"> </w:t>
      </w:r>
      <w:r>
        <w:t>EIG</w:t>
      </w:r>
      <w:r>
        <w:rPr>
          <w:spacing w:val="-7"/>
        </w:rPr>
        <w:t xml:space="preserve"> </w:t>
      </w:r>
      <w:r>
        <w:t>taxes</w:t>
      </w:r>
      <w:r>
        <w:rPr>
          <w:spacing w:val="-7"/>
        </w:rPr>
        <w:t xml:space="preserve"> </w:t>
      </w:r>
      <w:proofErr w:type="gramStart"/>
      <w:r>
        <w:t>is</w:t>
      </w:r>
      <w:proofErr w:type="gramEnd"/>
      <w:r>
        <w:rPr>
          <w:spacing w:val="-7"/>
        </w:rPr>
        <w:t xml:space="preserve"> </w:t>
      </w:r>
      <w:r>
        <w:t>validated</w:t>
      </w:r>
      <w:r>
        <w:rPr>
          <w:spacing w:val="-7"/>
        </w:rPr>
        <w:t xml:space="preserve"> </w:t>
      </w:r>
      <w:r>
        <w:t>along</w:t>
      </w:r>
      <w:r>
        <w:rPr>
          <w:spacing w:val="-7"/>
        </w:rPr>
        <w:t xml:space="preserve"> </w:t>
      </w:r>
      <w:r>
        <w:t>two</w:t>
      </w:r>
      <w:r>
        <w:rPr>
          <w:spacing w:val="-7"/>
        </w:rPr>
        <w:t xml:space="preserve"> </w:t>
      </w:r>
      <w:r>
        <w:t>dimensions: 1)</w:t>
      </w:r>
      <w:r>
        <w:rPr>
          <w:spacing w:val="-7"/>
        </w:rPr>
        <w:t xml:space="preserve"> </w:t>
      </w:r>
      <w:r>
        <w:t>external</w:t>
      </w:r>
      <w:r>
        <w:rPr>
          <w:spacing w:val="-7"/>
        </w:rPr>
        <w:t xml:space="preserve"> </w:t>
      </w:r>
      <w:r>
        <w:t>consistency</w:t>
      </w:r>
      <w:r>
        <w:rPr>
          <w:spacing w:val="-7"/>
        </w:rPr>
        <w:t xml:space="preserve"> </w:t>
      </w:r>
      <w:r>
        <w:t>of</w:t>
      </w:r>
      <w:r>
        <w:rPr>
          <w:spacing w:val="-7"/>
        </w:rPr>
        <w:t xml:space="preserve"> </w:t>
      </w:r>
      <w:r>
        <w:t>collected</w:t>
      </w:r>
      <w:r>
        <w:rPr>
          <w:spacing w:val="-7"/>
        </w:rPr>
        <w:t xml:space="preserve"> </w:t>
      </w:r>
      <w:r>
        <w:t>data</w:t>
      </w:r>
      <w:r>
        <w:rPr>
          <w:spacing w:val="-7"/>
        </w:rPr>
        <w:t xml:space="preserve"> </w:t>
      </w:r>
      <w:r>
        <w:t>using additional</w:t>
      </w:r>
      <w:r>
        <w:rPr>
          <w:spacing w:val="-8"/>
        </w:rPr>
        <w:t xml:space="preserve"> </w:t>
      </w:r>
      <w:r>
        <w:t>sources</w:t>
      </w:r>
      <w:r>
        <w:rPr>
          <w:spacing w:val="-8"/>
        </w:rPr>
        <w:t xml:space="preserve"> </w:t>
      </w:r>
      <w:r>
        <w:t>(wherever</w:t>
      </w:r>
      <w:r>
        <w:rPr>
          <w:spacing w:val="-8"/>
        </w:rPr>
        <w:t xml:space="preserve"> </w:t>
      </w:r>
      <w:r>
        <w:t>possible),</w:t>
      </w:r>
      <w:r>
        <w:rPr>
          <w:spacing w:val="-6"/>
        </w:rPr>
        <w:t xml:space="preserve"> </w:t>
      </w:r>
      <w:r>
        <w:t>and</w:t>
      </w:r>
      <w:r>
        <w:rPr>
          <w:spacing w:val="-8"/>
        </w:rPr>
        <w:t xml:space="preserve"> </w:t>
      </w:r>
      <w:r>
        <w:t>2)</w:t>
      </w:r>
      <w:r>
        <w:rPr>
          <w:spacing w:val="-8"/>
        </w:rPr>
        <w:t xml:space="preserve"> </w:t>
      </w:r>
      <w:r>
        <w:t>internal</w:t>
      </w:r>
      <w:r>
        <w:rPr>
          <w:spacing w:val="-8"/>
        </w:rPr>
        <w:t xml:space="preserve"> </w:t>
      </w:r>
      <w:r>
        <w:t>consistency</w:t>
      </w:r>
      <w:r>
        <w:rPr>
          <w:spacing w:val="-8"/>
        </w:rPr>
        <w:t xml:space="preserve"> </w:t>
      </w:r>
      <w:r>
        <w:t>of</w:t>
      </w:r>
      <w:r>
        <w:rPr>
          <w:spacing w:val="-8"/>
        </w:rPr>
        <w:t xml:space="preserve"> </w:t>
      </w:r>
      <w:r>
        <w:t>harmonized</w:t>
      </w:r>
      <w:r>
        <w:rPr>
          <w:spacing w:val="-8"/>
        </w:rPr>
        <w:t xml:space="preserve"> </w:t>
      </w:r>
      <w:r>
        <w:t>information.</w:t>
      </w:r>
      <w:r>
        <w:rPr>
          <w:spacing w:val="15"/>
        </w:rPr>
        <w:t xml:space="preserve"> </w:t>
      </w:r>
      <w:r>
        <w:t>The</w:t>
      </w:r>
      <w:r>
        <w:rPr>
          <w:spacing w:val="-8"/>
        </w:rPr>
        <w:t xml:space="preserve"> </w:t>
      </w:r>
      <w:r>
        <w:t>former crucially depends on the availability of external sources, either from legal tax documents or third-party</w:t>
      </w:r>
      <w:r>
        <w:rPr>
          <w:spacing w:val="40"/>
        </w:rPr>
        <w:t xml:space="preserve"> </w:t>
      </w:r>
      <w:r>
        <w:t>tax information.</w:t>
      </w:r>
      <w:r>
        <w:rPr>
          <w:spacing w:val="40"/>
        </w:rPr>
        <w:t xml:space="preserve"> </w:t>
      </w:r>
      <w:r>
        <w:t>The latter is validated within the EIG data based on a set of conditions.</w:t>
      </w:r>
      <w:r>
        <w:rPr>
          <w:spacing w:val="40"/>
        </w:rPr>
        <w:t xml:space="preserve"> </w:t>
      </w:r>
      <w:r>
        <w:t>For instance, some countries report a positive value of EIG tax revenue despite not levying any EIG tax.</w:t>
      </w:r>
      <w:r>
        <w:rPr>
          <w:spacing w:val="30"/>
        </w:rPr>
        <w:t xml:space="preserve"> </w:t>
      </w:r>
      <w:r>
        <w:t>In these cases, country-years</w:t>
      </w:r>
      <w:r>
        <w:rPr>
          <w:spacing w:val="-10"/>
        </w:rPr>
        <w:t xml:space="preserve"> </w:t>
      </w:r>
      <w:r>
        <w:t>are</w:t>
      </w:r>
      <w:r>
        <w:rPr>
          <w:spacing w:val="-10"/>
        </w:rPr>
        <w:t xml:space="preserve"> </w:t>
      </w:r>
      <w:r>
        <w:t>checked</w:t>
      </w:r>
      <w:r>
        <w:rPr>
          <w:spacing w:val="-10"/>
        </w:rPr>
        <w:t xml:space="preserve"> </w:t>
      </w:r>
      <w:r>
        <w:t>individually,</w:t>
      </w:r>
      <w:r>
        <w:rPr>
          <w:spacing w:val="-9"/>
        </w:rPr>
        <w:t xml:space="preserve"> </w:t>
      </w:r>
      <w:r>
        <w:t>as</w:t>
      </w:r>
      <w:r>
        <w:rPr>
          <w:spacing w:val="-10"/>
        </w:rPr>
        <w:t xml:space="preserve"> </w:t>
      </w:r>
      <w:r>
        <w:t>revenue</w:t>
      </w:r>
      <w:r>
        <w:rPr>
          <w:spacing w:val="-10"/>
        </w:rPr>
        <w:t xml:space="preserve"> </w:t>
      </w:r>
      <w:r>
        <w:t>is</w:t>
      </w:r>
      <w:r>
        <w:rPr>
          <w:spacing w:val="-10"/>
        </w:rPr>
        <w:t xml:space="preserve"> </w:t>
      </w:r>
      <w:r>
        <w:t>sometimes</w:t>
      </w:r>
      <w:r>
        <w:rPr>
          <w:spacing w:val="-10"/>
        </w:rPr>
        <w:t xml:space="preserve"> </w:t>
      </w:r>
      <w:r>
        <w:t>collected</w:t>
      </w:r>
      <w:r>
        <w:rPr>
          <w:spacing w:val="-10"/>
        </w:rPr>
        <w:t xml:space="preserve"> </w:t>
      </w:r>
      <w:r>
        <w:t>from</w:t>
      </w:r>
      <w:r>
        <w:rPr>
          <w:spacing w:val="-10"/>
        </w:rPr>
        <w:t xml:space="preserve"> </w:t>
      </w:r>
      <w:r>
        <w:t>estates</w:t>
      </w:r>
      <w:r>
        <w:rPr>
          <w:spacing w:val="-10"/>
        </w:rPr>
        <w:t xml:space="preserve"> </w:t>
      </w:r>
      <w:r>
        <w:t>and</w:t>
      </w:r>
      <w:r>
        <w:rPr>
          <w:spacing w:val="-10"/>
        </w:rPr>
        <w:t xml:space="preserve"> </w:t>
      </w:r>
      <w:r>
        <w:t>bequests</w:t>
      </w:r>
      <w:r>
        <w:rPr>
          <w:spacing w:val="-10"/>
        </w:rPr>
        <w:t xml:space="preserve"> </w:t>
      </w:r>
      <w:r>
        <w:t>dating back several years.</w:t>
      </w:r>
    </w:p>
    <w:p w14:paraId="77A528A3" w14:textId="77777777" w:rsidR="00620CF6" w:rsidRDefault="00620CF6">
      <w:pPr>
        <w:pStyle w:val="BodyText"/>
        <w:spacing w:before="4"/>
        <w:rPr>
          <w:sz w:val="39"/>
        </w:rPr>
      </w:pPr>
    </w:p>
    <w:p w14:paraId="1614EC21" w14:textId="77777777" w:rsidR="00620CF6" w:rsidRDefault="00000000">
      <w:pPr>
        <w:pStyle w:val="Heading2"/>
        <w:numPr>
          <w:ilvl w:val="1"/>
          <w:numId w:val="2"/>
        </w:numPr>
        <w:tabs>
          <w:tab w:val="left" w:pos="902"/>
        </w:tabs>
        <w:spacing w:line="379" w:lineRule="auto"/>
        <w:ind w:right="115"/>
      </w:pPr>
      <w:bookmarkStart w:id="683" w:name="Sources_Included_in_the_Estate,_Inherita"/>
      <w:bookmarkStart w:id="684" w:name="_bookmark118"/>
      <w:bookmarkEnd w:id="683"/>
      <w:bookmarkEnd w:id="684"/>
      <w:r>
        <w:rPr>
          <w:w w:val="110"/>
        </w:rPr>
        <w:t>Sources</w:t>
      </w:r>
      <w:r>
        <w:rPr>
          <w:spacing w:val="40"/>
          <w:w w:val="110"/>
        </w:rPr>
        <w:t xml:space="preserve"> </w:t>
      </w:r>
      <w:r>
        <w:rPr>
          <w:w w:val="110"/>
        </w:rPr>
        <w:t>Included</w:t>
      </w:r>
      <w:r>
        <w:rPr>
          <w:spacing w:val="40"/>
          <w:w w:val="110"/>
        </w:rPr>
        <w:t xml:space="preserve"> </w:t>
      </w:r>
      <w:r>
        <w:rPr>
          <w:w w:val="110"/>
        </w:rPr>
        <w:t>in</w:t>
      </w:r>
      <w:r>
        <w:rPr>
          <w:spacing w:val="40"/>
          <w:w w:val="110"/>
        </w:rPr>
        <w:t xml:space="preserve"> </w:t>
      </w:r>
      <w:r>
        <w:rPr>
          <w:w w:val="110"/>
        </w:rPr>
        <w:t>the</w:t>
      </w:r>
      <w:r>
        <w:rPr>
          <w:spacing w:val="40"/>
          <w:w w:val="110"/>
        </w:rPr>
        <w:t xml:space="preserve"> </w:t>
      </w:r>
      <w:r>
        <w:rPr>
          <w:w w:val="110"/>
        </w:rPr>
        <w:t>Estate,</w:t>
      </w:r>
      <w:r>
        <w:rPr>
          <w:spacing w:val="40"/>
          <w:w w:val="110"/>
        </w:rPr>
        <w:t xml:space="preserve"> </w:t>
      </w:r>
      <w:r>
        <w:rPr>
          <w:w w:val="110"/>
        </w:rPr>
        <w:t>Inheritance,</w:t>
      </w:r>
      <w:r>
        <w:rPr>
          <w:spacing w:val="40"/>
          <w:w w:val="110"/>
        </w:rPr>
        <w:t xml:space="preserve"> </w:t>
      </w:r>
      <w:r>
        <w:rPr>
          <w:w w:val="110"/>
        </w:rPr>
        <w:t>and</w:t>
      </w:r>
      <w:r>
        <w:rPr>
          <w:spacing w:val="40"/>
          <w:w w:val="110"/>
        </w:rPr>
        <w:t xml:space="preserve"> </w:t>
      </w:r>
      <w:r>
        <w:rPr>
          <w:w w:val="110"/>
        </w:rPr>
        <w:t>Gift</w:t>
      </w:r>
      <w:r>
        <w:rPr>
          <w:spacing w:val="40"/>
          <w:w w:val="110"/>
        </w:rPr>
        <w:t xml:space="preserve"> </w:t>
      </w:r>
      <w:r>
        <w:rPr>
          <w:w w:val="110"/>
        </w:rPr>
        <w:t xml:space="preserve">Taxes </w:t>
      </w:r>
      <w:r>
        <w:rPr>
          <w:spacing w:val="-2"/>
          <w:w w:val="110"/>
        </w:rPr>
        <w:t>Section</w:t>
      </w:r>
    </w:p>
    <w:p w14:paraId="3BB36BA8" w14:textId="77777777" w:rsidR="00620CF6" w:rsidRDefault="00000000">
      <w:pPr>
        <w:pStyle w:val="BodyText"/>
        <w:spacing w:before="204" w:line="355" w:lineRule="auto"/>
        <w:ind w:left="117" w:right="115"/>
        <w:jc w:val="both"/>
      </w:pPr>
      <w:r>
        <w:t>All</w:t>
      </w:r>
      <w:r>
        <w:rPr>
          <w:spacing w:val="-6"/>
        </w:rPr>
        <w:t xml:space="preserve"> </w:t>
      </w:r>
      <w:r>
        <w:t>data</w:t>
      </w:r>
      <w:r>
        <w:rPr>
          <w:spacing w:val="-6"/>
        </w:rPr>
        <w:t xml:space="preserve"> </w:t>
      </w:r>
      <w:r>
        <w:t>sources</w:t>
      </w:r>
      <w:r>
        <w:rPr>
          <w:spacing w:val="-6"/>
        </w:rPr>
        <w:t xml:space="preserve"> </w:t>
      </w:r>
      <w:r>
        <w:t>included</w:t>
      </w:r>
      <w:r>
        <w:rPr>
          <w:spacing w:val="-6"/>
        </w:rPr>
        <w:t xml:space="preserve"> </w:t>
      </w:r>
      <w:r>
        <w:t>in</w:t>
      </w:r>
      <w:r>
        <w:rPr>
          <w:spacing w:val="-6"/>
        </w:rPr>
        <w:t xml:space="preserve"> </w:t>
      </w:r>
      <w:r>
        <w:t>the</w:t>
      </w:r>
      <w:r>
        <w:rPr>
          <w:spacing w:val="-6"/>
        </w:rPr>
        <w:t xml:space="preserve"> </w:t>
      </w:r>
      <w:r>
        <w:t>current</w:t>
      </w:r>
      <w:r>
        <w:rPr>
          <w:spacing w:val="-6"/>
        </w:rPr>
        <w:t xml:space="preserve"> </w:t>
      </w:r>
      <w:r>
        <w:t>version</w:t>
      </w:r>
      <w:r>
        <w:rPr>
          <w:spacing w:val="-6"/>
        </w:rPr>
        <w:t xml:space="preserve"> </w:t>
      </w:r>
      <w:r>
        <w:t>of</w:t>
      </w:r>
      <w:r>
        <w:rPr>
          <w:spacing w:val="-6"/>
        </w:rPr>
        <w:t xml:space="preserve"> </w:t>
      </w:r>
      <w:r>
        <w:t>the</w:t>
      </w:r>
      <w:r>
        <w:rPr>
          <w:spacing w:val="-6"/>
        </w:rPr>
        <w:t xml:space="preserve"> </w:t>
      </w:r>
      <w:r>
        <w:t>Estate,</w:t>
      </w:r>
      <w:r>
        <w:rPr>
          <w:spacing w:val="-5"/>
        </w:rPr>
        <w:t xml:space="preserve"> </w:t>
      </w:r>
      <w:r>
        <w:t>Inheritance,</w:t>
      </w:r>
      <w:r>
        <w:rPr>
          <w:spacing w:val="-5"/>
        </w:rPr>
        <w:t xml:space="preserve"> </w:t>
      </w:r>
      <w:r>
        <w:t>and</w:t>
      </w:r>
      <w:r>
        <w:rPr>
          <w:spacing w:val="-6"/>
        </w:rPr>
        <w:t xml:space="preserve"> </w:t>
      </w:r>
      <w:r>
        <w:t>Gift</w:t>
      </w:r>
      <w:r>
        <w:rPr>
          <w:spacing w:val="-6"/>
        </w:rPr>
        <w:t xml:space="preserve"> </w:t>
      </w:r>
      <w:r>
        <w:t>Tax</w:t>
      </w:r>
      <w:r>
        <w:rPr>
          <w:spacing w:val="-6"/>
        </w:rPr>
        <w:t xml:space="preserve"> </w:t>
      </w:r>
      <w:r>
        <w:t>section</w:t>
      </w:r>
      <w:r>
        <w:rPr>
          <w:spacing w:val="-6"/>
        </w:rPr>
        <w:t xml:space="preserve"> </w:t>
      </w:r>
      <w:r>
        <w:t>are</w:t>
      </w:r>
      <w:r>
        <w:rPr>
          <w:spacing w:val="-6"/>
        </w:rPr>
        <w:t xml:space="preserve"> </w:t>
      </w:r>
      <w:r>
        <w:t xml:space="preserve">reported in Table </w:t>
      </w:r>
      <w:hyperlink w:anchor="_bookmark119" w:history="1">
        <w:r>
          <w:rPr>
            <w:color w:val="7F0000"/>
          </w:rPr>
          <w:t>D.1</w:t>
        </w:r>
      </w:hyperlink>
      <w:r>
        <w:t>.</w:t>
      </w:r>
    </w:p>
    <w:p w14:paraId="6D35D250" w14:textId="77777777" w:rsidR="00620CF6" w:rsidRDefault="00620CF6">
      <w:pPr>
        <w:spacing w:line="355" w:lineRule="auto"/>
        <w:jc w:val="both"/>
        <w:sectPr w:rsidR="00620CF6" w:rsidSect="00D60468">
          <w:pgSz w:w="12240" w:h="15840"/>
          <w:pgMar w:top="1320" w:right="1300" w:bottom="280" w:left="1300" w:header="720" w:footer="720" w:gutter="0"/>
          <w:cols w:space="720"/>
        </w:sectPr>
      </w:pPr>
    </w:p>
    <w:p w14:paraId="44D22F70" w14:textId="77777777" w:rsidR="00620CF6" w:rsidRDefault="00000000">
      <w:pPr>
        <w:pStyle w:val="BodyText"/>
        <w:spacing w:before="106"/>
        <w:ind w:left="2778" w:right="2778"/>
        <w:jc w:val="center"/>
      </w:pPr>
      <w:bookmarkStart w:id="685" w:name="_bookmark119"/>
      <w:bookmarkEnd w:id="685"/>
      <w:r>
        <w:lastRenderedPageBreak/>
        <w:t>Table</w:t>
      </w:r>
      <w:r>
        <w:rPr>
          <w:spacing w:val="-6"/>
        </w:rPr>
        <w:t xml:space="preserve"> </w:t>
      </w:r>
      <w:r>
        <w:t>D.1:</w:t>
      </w:r>
      <w:r>
        <w:rPr>
          <w:spacing w:val="23"/>
        </w:rPr>
        <w:t xml:space="preserve"> </w:t>
      </w:r>
      <w:r>
        <w:t>Sources</w:t>
      </w:r>
      <w:r>
        <w:rPr>
          <w:spacing w:val="-5"/>
        </w:rPr>
        <w:t xml:space="preserve"> </w:t>
      </w:r>
      <w:r>
        <w:t>in</w:t>
      </w:r>
      <w:r>
        <w:rPr>
          <w:spacing w:val="-6"/>
        </w:rPr>
        <w:t xml:space="preserve"> </w:t>
      </w:r>
      <w:r>
        <w:t>the</w:t>
      </w:r>
      <w:r>
        <w:rPr>
          <w:spacing w:val="-5"/>
        </w:rPr>
        <w:t xml:space="preserve"> </w:t>
      </w:r>
      <w:r>
        <w:t>Estate,</w:t>
      </w:r>
      <w:r>
        <w:rPr>
          <w:spacing w:val="-2"/>
        </w:rPr>
        <w:t xml:space="preserve"> </w:t>
      </w:r>
      <w:r>
        <w:t>Inheritance,</w:t>
      </w:r>
      <w:r>
        <w:rPr>
          <w:spacing w:val="-2"/>
        </w:rPr>
        <w:t xml:space="preserve"> </w:t>
      </w:r>
      <w:r>
        <w:t>and</w:t>
      </w:r>
      <w:r>
        <w:rPr>
          <w:spacing w:val="-5"/>
        </w:rPr>
        <w:t xml:space="preserve"> </w:t>
      </w:r>
      <w:r>
        <w:t>Gift</w:t>
      </w:r>
      <w:r>
        <w:rPr>
          <w:spacing w:val="-5"/>
        </w:rPr>
        <w:t xml:space="preserve"> </w:t>
      </w:r>
      <w:r>
        <w:t>Tax</w:t>
      </w:r>
      <w:r>
        <w:rPr>
          <w:spacing w:val="-6"/>
        </w:rPr>
        <w:t xml:space="preserve"> </w:t>
      </w:r>
      <w:r>
        <w:rPr>
          <w:spacing w:val="-2"/>
        </w:rPr>
        <w:t>Section</w:t>
      </w:r>
    </w:p>
    <w:p w14:paraId="4E72B693" w14:textId="77777777" w:rsidR="00620CF6" w:rsidRDefault="00000000">
      <w:pPr>
        <w:pStyle w:val="BodyText"/>
        <w:spacing w:before="10"/>
        <w:rPr>
          <w:sz w:val="26"/>
        </w:rPr>
      </w:pPr>
      <w:r>
        <w:rPr>
          <w:noProof/>
        </w:rPr>
        <mc:AlternateContent>
          <mc:Choice Requires="wps">
            <w:drawing>
              <wp:anchor distT="0" distB="0" distL="0" distR="0" simplePos="0" relativeHeight="487632384" behindDoc="1" locked="0" layoutInCell="1" allowOverlap="1" wp14:anchorId="18E07AFA" wp14:editId="76DA9851">
                <wp:simplePos x="0" y="0"/>
                <wp:positionH relativeFrom="page">
                  <wp:posOffset>1598206</wp:posOffset>
                </wp:positionH>
                <wp:positionV relativeFrom="paragraph">
                  <wp:posOffset>244802</wp:posOffset>
                </wp:positionV>
                <wp:extent cx="6862445" cy="1270"/>
                <wp:effectExtent l="0" t="0" r="0" b="0"/>
                <wp:wrapTopAndBottom/>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2445" cy="1270"/>
                        </a:xfrm>
                        <a:custGeom>
                          <a:avLst/>
                          <a:gdLst/>
                          <a:ahLst/>
                          <a:cxnLst/>
                          <a:rect l="l" t="t" r="r" b="b"/>
                          <a:pathLst>
                            <a:path w="6862445">
                              <a:moveTo>
                                <a:pt x="0" y="0"/>
                              </a:moveTo>
                              <a:lnTo>
                                <a:pt x="6861987"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4ED5B4" id="Graphic 167" o:spid="_x0000_s1026" style="position:absolute;margin-left:125.85pt;margin-top:19.3pt;width:540.35pt;height:.1pt;z-index:-15684096;visibility:visible;mso-wrap-style:square;mso-wrap-distance-left:0;mso-wrap-distance-top:0;mso-wrap-distance-right:0;mso-wrap-distance-bottom:0;mso-position-horizontal:absolute;mso-position-horizontal-relative:page;mso-position-vertical:absolute;mso-position-vertical-relative:text;v-text-anchor:top" coordsize="68624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" path="m,l6861987,e" filled="f" strokeweight=".28114mm">
                <v:path arrowok="t"/>
                <w10:wrap type="topAndBottom" anchorx="page"/>
              </v:shape>
            </w:pict>
          </mc:Fallback>
        </mc:AlternateContent>
      </w:r>
    </w:p>
    <w:p w14:paraId="21D30BE8" w14:textId="77777777" w:rsidR="00620CF6" w:rsidRDefault="00000000">
      <w:pPr>
        <w:pStyle w:val="BodyText"/>
        <w:tabs>
          <w:tab w:val="left" w:pos="7844"/>
        </w:tabs>
        <w:spacing w:before="125"/>
        <w:ind w:left="376"/>
      </w:pPr>
      <w:r>
        <w:rPr>
          <w:spacing w:val="-2"/>
        </w:rPr>
        <w:t>Source</w:t>
      </w:r>
      <w:r>
        <w:tab/>
      </w:r>
      <w:r>
        <w:rPr>
          <w:spacing w:val="-2"/>
        </w:rPr>
        <w:t>Source</w:t>
      </w:r>
      <w:r>
        <w:rPr>
          <w:spacing w:val="4"/>
        </w:rPr>
        <w:t xml:space="preserve"> </w:t>
      </w:r>
      <w:r>
        <w:rPr>
          <w:spacing w:val="-4"/>
        </w:rPr>
        <w:t>Type</w:t>
      </w:r>
    </w:p>
    <w:p w14:paraId="387C8957" w14:textId="77777777" w:rsidR="00620CF6" w:rsidRDefault="00000000">
      <w:pPr>
        <w:pStyle w:val="BodyText"/>
        <w:spacing w:before="7"/>
        <w:rPr>
          <w:sz w:val="5"/>
        </w:rPr>
      </w:pPr>
      <w:r>
        <w:rPr>
          <w:noProof/>
        </w:rPr>
        <mc:AlternateContent>
          <mc:Choice Requires="wps">
            <w:drawing>
              <wp:anchor distT="0" distB="0" distL="0" distR="0" simplePos="0" relativeHeight="487632896" behindDoc="1" locked="0" layoutInCell="1" allowOverlap="1" wp14:anchorId="3B1250EA" wp14:editId="48B6F3A7">
                <wp:simplePos x="0" y="0"/>
                <wp:positionH relativeFrom="page">
                  <wp:posOffset>1598206</wp:posOffset>
                </wp:positionH>
                <wp:positionV relativeFrom="paragraph">
                  <wp:posOffset>62817</wp:posOffset>
                </wp:positionV>
                <wp:extent cx="6862445" cy="1270"/>
                <wp:effectExtent l="0" t="0" r="0" b="0"/>
                <wp:wrapTopAndBottom/>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2445" cy="1270"/>
                        </a:xfrm>
                        <a:custGeom>
                          <a:avLst/>
                          <a:gdLst/>
                          <a:ahLst/>
                          <a:cxnLst/>
                          <a:rect l="l" t="t" r="r" b="b"/>
                          <a:pathLst>
                            <a:path w="6862445">
                              <a:moveTo>
                                <a:pt x="0" y="0"/>
                              </a:moveTo>
                              <a:lnTo>
                                <a:pt x="6861987" y="0"/>
                              </a:lnTo>
                            </a:path>
                          </a:pathLst>
                        </a:custGeom>
                        <a:ln w="632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83D01D" id="Graphic 168" o:spid="_x0000_s1026" style="position:absolute;margin-left:125.85pt;margin-top:4.95pt;width:540.35pt;height:.1pt;z-index:-15683584;visibility:visible;mso-wrap-style:square;mso-wrap-distance-left:0;mso-wrap-distance-top:0;mso-wrap-distance-right:0;mso-wrap-distance-bottom:0;mso-position-horizontal:absolute;mso-position-horizontal-relative:page;mso-position-vertical:absolute;mso-position-vertical-relative:text;v-text-anchor:top" coordsize="68624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" path="m,l6861987,e" filled="f" strokeweight=".17575mm">
                <v:path arrowok="t"/>
                <w10:wrap type="topAndBottom" anchorx="page"/>
              </v:shape>
            </w:pict>
          </mc:Fallback>
        </mc:AlternateContent>
      </w:r>
    </w:p>
    <w:p w14:paraId="1CADA214" w14:textId="77777777" w:rsidR="00620CF6" w:rsidRDefault="00620CF6">
      <w:pPr>
        <w:pStyle w:val="BodyText"/>
        <w:spacing w:before="1"/>
        <w:rPr>
          <w:sz w:val="4"/>
        </w:rPr>
      </w:pPr>
    </w:p>
    <w:p w14:paraId="4C2F9A14" w14:textId="77777777" w:rsidR="00620CF6" w:rsidRDefault="00000000">
      <w:pPr>
        <w:pStyle w:val="BodyText"/>
        <w:ind w:left="256"/>
      </w:pPr>
      <w:r>
        <w:rPr>
          <w:noProof/>
        </w:rPr>
        <mc:AlternateContent>
          <mc:Choice Requires="wps">
            <w:drawing>
              <wp:inline distT="0" distB="0" distL="0" distR="0" wp14:anchorId="2DAE34EC" wp14:editId="0F3100C1">
                <wp:extent cx="6862445" cy="253365"/>
                <wp:effectExtent l="0" t="0" r="0" b="0"/>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2C56698C" w14:textId="77777777" w:rsidR="00620CF6" w:rsidRDefault="00000000">
                            <w:pPr>
                              <w:pStyle w:val="BodyText"/>
                              <w:tabs>
                                <w:tab w:val="left" w:pos="7587"/>
                              </w:tabs>
                              <w:spacing w:before="69"/>
                              <w:ind w:left="119"/>
                              <w:rPr>
                                <w:color w:val="000000"/>
                              </w:rPr>
                            </w:pPr>
                            <w:r>
                              <w:rPr>
                                <w:color w:val="000000"/>
                              </w:rPr>
                              <w:t>Australian</w:t>
                            </w:r>
                            <w:r>
                              <w:rPr>
                                <w:color w:val="000000"/>
                                <w:spacing w:val="-3"/>
                              </w:rPr>
                              <w:t xml:space="preserve"> </w:t>
                            </w:r>
                            <w:r>
                              <w:rPr>
                                <w:color w:val="000000"/>
                              </w:rPr>
                              <w:t>Tax</w:t>
                            </w:r>
                            <w:r>
                              <w:rPr>
                                <w:color w:val="000000"/>
                                <w:spacing w:val="-3"/>
                              </w:rPr>
                              <w:t xml:space="preserve"> </w:t>
                            </w:r>
                            <w:r>
                              <w:rPr>
                                <w:color w:val="000000"/>
                              </w:rPr>
                              <w:t>Oﬀice:</w:t>
                            </w:r>
                            <w:r>
                              <w:rPr>
                                <w:color w:val="000000"/>
                                <w:spacing w:val="14"/>
                              </w:rPr>
                              <w:t xml:space="preserve"> </w:t>
                            </w:r>
                            <w:r>
                              <w:rPr>
                                <w:color w:val="000000"/>
                              </w:rPr>
                              <w:t>Deceased</w:t>
                            </w:r>
                            <w:r>
                              <w:rPr>
                                <w:color w:val="000000"/>
                                <w:spacing w:val="-3"/>
                              </w:rPr>
                              <w:t xml:space="preserve"> </w:t>
                            </w:r>
                            <w:r>
                              <w:rPr>
                                <w:color w:val="000000"/>
                              </w:rPr>
                              <w:t>Estates</w:t>
                            </w:r>
                            <w:r>
                              <w:rPr>
                                <w:color w:val="000000"/>
                                <w:spacing w:val="-2"/>
                              </w:rPr>
                              <w:t xml:space="preserve"> </w:t>
                            </w:r>
                            <w:r>
                              <w:rPr>
                                <w:color w:val="000000"/>
                                <w:spacing w:val="-4"/>
                              </w:rPr>
                              <w:t>[</w:t>
                            </w:r>
                            <w:hyperlink w:anchor="_bookmark129" w:history="1">
                              <w:r>
                                <w:rPr>
                                  <w:color w:val="0000FF"/>
                                  <w:spacing w:val="-4"/>
                                </w:rPr>
                                <w:t>10</w:t>
                              </w:r>
                            </w:hyperlink>
                            <w:r>
                              <w:rPr>
                                <w:color w:val="000000"/>
                                <w:spacing w:val="-4"/>
                              </w:rPr>
                              <w:t>]</w:t>
                            </w:r>
                            <w:r>
                              <w:rPr>
                                <w:color w:val="000000"/>
                              </w:rPr>
                              <w:tab/>
                            </w:r>
                            <w:r>
                              <w:rPr>
                                <w:color w:val="000000"/>
                                <w:spacing w:val="-4"/>
                              </w:rPr>
                              <w:t>Government</w:t>
                            </w:r>
                            <w:r>
                              <w:rPr>
                                <w:color w:val="000000"/>
                                <w:spacing w:val="-1"/>
                              </w:rPr>
                              <w:t xml:space="preserve"> </w:t>
                            </w:r>
                            <w:r>
                              <w:rPr>
                                <w:color w:val="000000"/>
                                <w:spacing w:val="-4"/>
                              </w:rPr>
                              <w:t>legislative</w:t>
                            </w:r>
                            <w:r>
                              <w:rPr>
                                <w:color w:val="000000"/>
                              </w:rPr>
                              <w:t xml:space="preserve"> </w:t>
                            </w:r>
                            <w:r>
                              <w:rPr>
                                <w:color w:val="000000"/>
                                <w:spacing w:val="-4"/>
                              </w:rPr>
                              <w:t>info</w:t>
                            </w:r>
                          </w:p>
                        </w:txbxContent>
                      </wps:txbx>
                      <wps:bodyPr wrap="square" lIns="0" tIns="0" rIns="0" bIns="0" rtlCol="0">
                        <a:noAutofit/>
                      </wps:bodyPr>
                    </wps:wsp>
                  </a:graphicData>
                </a:graphic>
              </wp:inline>
            </w:drawing>
          </mc:Choice>
          <mc:Fallback>
            <w:pict>
              <v:shape w14:anchorId="2DAE34EC" id="Textbox 169" o:spid="_x0000_s1124"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" fillcolor="#f7f7f7" stroked="f">
                <v:textbox inset="0,0,0,0">
                  <w:txbxContent>
                    <w:p w14:paraId="2C56698C" w14:textId="77777777" w:rsidR="00620CF6" w:rsidRDefault="00000000">
                      <w:pPr>
                        <w:pStyle w:val="BodyText"/>
                        <w:tabs>
                          <w:tab w:val="left" w:pos="7587"/>
                        </w:tabs>
                        <w:spacing w:before="69"/>
                        <w:ind w:left="119"/>
                        <w:rPr>
                          <w:color w:val="000000"/>
                        </w:rPr>
                      </w:pPr>
                      <w:r>
                        <w:rPr>
                          <w:color w:val="000000"/>
                        </w:rPr>
                        <w:t>Australian</w:t>
                      </w:r>
                      <w:r>
                        <w:rPr>
                          <w:color w:val="000000"/>
                          <w:spacing w:val="-3"/>
                        </w:rPr>
                        <w:t xml:space="preserve"> </w:t>
                      </w:r>
                      <w:r>
                        <w:rPr>
                          <w:color w:val="000000"/>
                        </w:rPr>
                        <w:t>Tax</w:t>
                      </w:r>
                      <w:r>
                        <w:rPr>
                          <w:color w:val="000000"/>
                          <w:spacing w:val="-3"/>
                        </w:rPr>
                        <w:t xml:space="preserve"> </w:t>
                      </w:r>
                      <w:r>
                        <w:rPr>
                          <w:color w:val="000000"/>
                        </w:rPr>
                        <w:t>Oﬀice:</w:t>
                      </w:r>
                      <w:r>
                        <w:rPr>
                          <w:color w:val="000000"/>
                          <w:spacing w:val="14"/>
                        </w:rPr>
                        <w:t xml:space="preserve"> </w:t>
                      </w:r>
                      <w:r>
                        <w:rPr>
                          <w:color w:val="000000"/>
                        </w:rPr>
                        <w:t>Deceased</w:t>
                      </w:r>
                      <w:r>
                        <w:rPr>
                          <w:color w:val="000000"/>
                          <w:spacing w:val="-3"/>
                        </w:rPr>
                        <w:t xml:space="preserve"> </w:t>
                      </w:r>
                      <w:r>
                        <w:rPr>
                          <w:color w:val="000000"/>
                        </w:rPr>
                        <w:t>Estates</w:t>
                      </w:r>
                      <w:r>
                        <w:rPr>
                          <w:color w:val="000000"/>
                          <w:spacing w:val="-2"/>
                        </w:rPr>
                        <w:t xml:space="preserve"> </w:t>
                      </w:r>
                      <w:r>
                        <w:rPr>
                          <w:color w:val="000000"/>
                          <w:spacing w:val="-4"/>
                        </w:rPr>
                        <w:t>[</w:t>
                      </w:r>
                      <w:hyperlink w:anchor="_bookmark129" w:history="1">
                        <w:r>
                          <w:rPr>
                            <w:color w:val="0000FF"/>
                            <w:spacing w:val="-4"/>
                          </w:rPr>
                          <w:t>10</w:t>
                        </w:r>
                      </w:hyperlink>
                      <w:r>
                        <w:rPr>
                          <w:color w:val="000000"/>
                          <w:spacing w:val="-4"/>
                        </w:rPr>
                        <w:t>]</w:t>
                      </w:r>
                      <w:r>
                        <w:rPr>
                          <w:color w:val="000000"/>
                        </w:rPr>
                        <w:tab/>
                      </w:r>
                      <w:r>
                        <w:rPr>
                          <w:color w:val="000000"/>
                          <w:spacing w:val="-4"/>
                        </w:rPr>
                        <w:t>Government</w:t>
                      </w:r>
                      <w:r>
                        <w:rPr>
                          <w:color w:val="000000"/>
                          <w:spacing w:val="-1"/>
                        </w:rPr>
                        <w:t xml:space="preserve"> </w:t>
                      </w:r>
                      <w:r>
                        <w:rPr>
                          <w:color w:val="000000"/>
                          <w:spacing w:val="-4"/>
                        </w:rPr>
                        <w:t>legislative</w:t>
                      </w:r>
                      <w:r>
                        <w:rPr>
                          <w:color w:val="000000"/>
                        </w:rPr>
                        <w:t xml:space="preserve"> </w:t>
                      </w:r>
                      <w:r>
                        <w:rPr>
                          <w:color w:val="000000"/>
                          <w:spacing w:val="-4"/>
                        </w:rPr>
                        <w:t>info</w:t>
                      </w:r>
                    </w:p>
                  </w:txbxContent>
                </v:textbox>
                <w10:anchorlock/>
              </v:shape>
            </w:pict>
          </mc:Fallback>
        </mc:AlternateContent>
      </w:r>
    </w:p>
    <w:p w14:paraId="5936CFAD" w14:textId="77777777" w:rsidR="00620CF6" w:rsidRDefault="00000000">
      <w:pPr>
        <w:pStyle w:val="BodyText"/>
        <w:tabs>
          <w:tab w:val="left" w:pos="7844"/>
        </w:tabs>
        <w:spacing w:before="48"/>
        <w:ind w:left="376"/>
      </w:pPr>
      <w:r>
        <w:rPr>
          <w:noProof/>
        </w:rPr>
        <mc:AlternateContent>
          <mc:Choice Requires="wps">
            <w:drawing>
              <wp:anchor distT="0" distB="0" distL="0" distR="0" simplePos="0" relativeHeight="487633920" behindDoc="1" locked="0" layoutInCell="1" allowOverlap="1" wp14:anchorId="65F6965F" wp14:editId="3FF3A56F">
                <wp:simplePos x="0" y="0"/>
                <wp:positionH relativeFrom="page">
                  <wp:posOffset>1598206</wp:posOffset>
                </wp:positionH>
                <wp:positionV relativeFrom="paragraph">
                  <wp:posOffset>239738</wp:posOffset>
                </wp:positionV>
                <wp:extent cx="6862445" cy="253365"/>
                <wp:effectExtent l="0" t="0" r="0" b="0"/>
                <wp:wrapTopAndBottom/>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69A6CEFB" w14:textId="77777777" w:rsidR="00620CF6" w:rsidRDefault="00000000">
                            <w:pPr>
                              <w:pStyle w:val="BodyText"/>
                              <w:tabs>
                                <w:tab w:val="left" w:pos="7587"/>
                              </w:tabs>
                              <w:spacing w:before="69"/>
                              <w:ind w:left="119"/>
                              <w:rPr>
                                <w:color w:val="000000"/>
                              </w:rPr>
                            </w:pPr>
                            <w:r>
                              <w:rPr>
                                <w:color w:val="000000"/>
                              </w:rPr>
                              <w:t>Capital</w:t>
                            </w:r>
                            <w:r>
                              <w:rPr>
                                <w:color w:val="000000"/>
                                <w:spacing w:val="4"/>
                              </w:rPr>
                              <w:t xml:space="preserve"> </w:t>
                            </w:r>
                            <w:r>
                              <w:rPr>
                                <w:color w:val="000000"/>
                              </w:rPr>
                              <w:t>Acquisitions</w:t>
                            </w:r>
                            <w:r>
                              <w:rPr>
                                <w:color w:val="000000"/>
                                <w:spacing w:val="4"/>
                              </w:rPr>
                              <w:t xml:space="preserve"> </w:t>
                            </w:r>
                            <w:r>
                              <w:rPr>
                                <w:color w:val="000000"/>
                              </w:rPr>
                              <w:t>Tax</w:t>
                            </w:r>
                            <w:r>
                              <w:rPr>
                                <w:color w:val="000000"/>
                                <w:spacing w:val="4"/>
                              </w:rPr>
                              <w:t xml:space="preserve"> </w:t>
                            </w:r>
                            <w:r>
                              <w:rPr>
                                <w:color w:val="000000"/>
                              </w:rPr>
                              <w:t>Act,</w:t>
                            </w:r>
                            <w:r>
                              <w:rPr>
                                <w:color w:val="000000"/>
                                <w:spacing w:val="5"/>
                              </w:rPr>
                              <w:t xml:space="preserve"> </w:t>
                            </w:r>
                            <w:r>
                              <w:rPr>
                                <w:color w:val="000000"/>
                              </w:rPr>
                              <w:t>1976</w:t>
                            </w:r>
                            <w:r>
                              <w:rPr>
                                <w:color w:val="000000"/>
                                <w:spacing w:val="4"/>
                              </w:rPr>
                              <w:t xml:space="preserve"> </w:t>
                            </w:r>
                            <w:r>
                              <w:rPr>
                                <w:color w:val="000000"/>
                              </w:rPr>
                              <w:t>(Ireland)</w:t>
                            </w:r>
                            <w:r>
                              <w:rPr>
                                <w:color w:val="000000"/>
                                <w:spacing w:val="4"/>
                              </w:rPr>
                              <w:t xml:space="preserve"> </w:t>
                            </w:r>
                            <w:r>
                              <w:rPr>
                                <w:color w:val="000000"/>
                                <w:spacing w:val="-4"/>
                              </w:rPr>
                              <w:t>[</w:t>
                            </w:r>
                            <w:hyperlink w:anchor="_bookmark139" w:history="1">
                              <w:r>
                                <w:rPr>
                                  <w:color w:val="0000FF"/>
                                  <w:spacing w:val="-4"/>
                                </w:rPr>
                                <w:t>20</w:t>
                              </w:r>
                            </w:hyperlink>
                            <w:r>
                              <w:rPr>
                                <w:color w:val="000000"/>
                                <w:spacing w:val="-4"/>
                              </w:rPr>
                              <w:t>]</w:t>
                            </w:r>
                            <w:r>
                              <w:rPr>
                                <w:color w:val="000000"/>
                              </w:rPr>
                              <w:tab/>
                            </w:r>
                            <w:r>
                              <w:rPr>
                                <w:color w:val="000000"/>
                                <w:spacing w:val="-5"/>
                              </w:rPr>
                              <w:t>Government</w:t>
                            </w:r>
                            <w:r>
                              <w:rPr>
                                <w:color w:val="000000"/>
                                <w:spacing w:val="3"/>
                              </w:rPr>
                              <w:t xml:space="preserve"> </w:t>
                            </w:r>
                            <w:proofErr w:type="gramStart"/>
                            <w:r>
                              <w:rPr>
                                <w:color w:val="000000"/>
                                <w:spacing w:val="-2"/>
                              </w:rPr>
                              <w:t>legislation</w:t>
                            </w:r>
                            <w:proofErr w:type="gramEnd"/>
                          </w:p>
                        </w:txbxContent>
                      </wps:txbx>
                      <wps:bodyPr wrap="square" lIns="0" tIns="0" rIns="0" bIns="0" rtlCol="0">
                        <a:noAutofit/>
                      </wps:bodyPr>
                    </wps:wsp>
                  </a:graphicData>
                </a:graphic>
              </wp:anchor>
            </w:drawing>
          </mc:Choice>
          <mc:Fallback>
            <w:pict>
              <v:shape w14:anchorId="65F6965F" id="Textbox 170" o:spid="_x0000_s1125" type="#_x0000_t202" style="position:absolute;left:0;text-align:left;margin-left:125.85pt;margin-top:18.9pt;width:540.35pt;height:19.95pt;z-index:-1568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" fillcolor="#f7f7f7" stroked="f">
                <v:textbox inset="0,0,0,0">
                  <w:txbxContent>
                    <w:p w14:paraId="69A6CEFB" w14:textId="77777777" w:rsidR="00620CF6" w:rsidRDefault="00000000">
                      <w:pPr>
                        <w:pStyle w:val="BodyText"/>
                        <w:tabs>
                          <w:tab w:val="left" w:pos="7587"/>
                        </w:tabs>
                        <w:spacing w:before="69"/>
                        <w:ind w:left="119"/>
                        <w:rPr>
                          <w:color w:val="000000"/>
                        </w:rPr>
                      </w:pPr>
                      <w:r>
                        <w:rPr>
                          <w:color w:val="000000"/>
                        </w:rPr>
                        <w:t>Capital</w:t>
                      </w:r>
                      <w:r>
                        <w:rPr>
                          <w:color w:val="000000"/>
                          <w:spacing w:val="4"/>
                        </w:rPr>
                        <w:t xml:space="preserve"> </w:t>
                      </w:r>
                      <w:r>
                        <w:rPr>
                          <w:color w:val="000000"/>
                        </w:rPr>
                        <w:t>Acquisitions</w:t>
                      </w:r>
                      <w:r>
                        <w:rPr>
                          <w:color w:val="000000"/>
                          <w:spacing w:val="4"/>
                        </w:rPr>
                        <w:t xml:space="preserve"> </w:t>
                      </w:r>
                      <w:r>
                        <w:rPr>
                          <w:color w:val="000000"/>
                        </w:rPr>
                        <w:t>Tax</w:t>
                      </w:r>
                      <w:r>
                        <w:rPr>
                          <w:color w:val="000000"/>
                          <w:spacing w:val="4"/>
                        </w:rPr>
                        <w:t xml:space="preserve"> </w:t>
                      </w:r>
                      <w:r>
                        <w:rPr>
                          <w:color w:val="000000"/>
                        </w:rPr>
                        <w:t>Act,</w:t>
                      </w:r>
                      <w:r>
                        <w:rPr>
                          <w:color w:val="000000"/>
                          <w:spacing w:val="5"/>
                        </w:rPr>
                        <w:t xml:space="preserve"> </w:t>
                      </w:r>
                      <w:r>
                        <w:rPr>
                          <w:color w:val="000000"/>
                        </w:rPr>
                        <w:t>1976</w:t>
                      </w:r>
                      <w:r>
                        <w:rPr>
                          <w:color w:val="000000"/>
                          <w:spacing w:val="4"/>
                        </w:rPr>
                        <w:t xml:space="preserve"> </w:t>
                      </w:r>
                      <w:r>
                        <w:rPr>
                          <w:color w:val="000000"/>
                        </w:rPr>
                        <w:t>(Ireland)</w:t>
                      </w:r>
                      <w:r>
                        <w:rPr>
                          <w:color w:val="000000"/>
                          <w:spacing w:val="4"/>
                        </w:rPr>
                        <w:t xml:space="preserve"> </w:t>
                      </w:r>
                      <w:r>
                        <w:rPr>
                          <w:color w:val="000000"/>
                          <w:spacing w:val="-4"/>
                        </w:rPr>
                        <w:t>[</w:t>
                      </w:r>
                      <w:hyperlink w:anchor="_bookmark139" w:history="1">
                        <w:r>
                          <w:rPr>
                            <w:color w:val="0000FF"/>
                            <w:spacing w:val="-4"/>
                          </w:rPr>
                          <w:t>20</w:t>
                        </w:r>
                      </w:hyperlink>
                      <w:r>
                        <w:rPr>
                          <w:color w:val="000000"/>
                          <w:spacing w:val="-4"/>
                        </w:rPr>
                        <w:t>]</w:t>
                      </w:r>
                      <w:r>
                        <w:rPr>
                          <w:color w:val="000000"/>
                        </w:rPr>
                        <w:tab/>
                      </w:r>
                      <w:r>
                        <w:rPr>
                          <w:color w:val="000000"/>
                          <w:spacing w:val="-5"/>
                        </w:rPr>
                        <w:t>Government</w:t>
                      </w:r>
                      <w:r>
                        <w:rPr>
                          <w:color w:val="000000"/>
                          <w:spacing w:val="3"/>
                        </w:rPr>
                        <w:t xml:space="preserve"> </w:t>
                      </w:r>
                      <w:proofErr w:type="gramStart"/>
                      <w:r>
                        <w:rPr>
                          <w:color w:val="000000"/>
                          <w:spacing w:val="-2"/>
                        </w:rPr>
                        <w:t>legislation</w:t>
                      </w:r>
                      <w:proofErr w:type="gramEnd"/>
                    </w:p>
                  </w:txbxContent>
                </v:textbox>
                <w10:wrap type="topAndBottom" anchorx="page"/>
              </v:shape>
            </w:pict>
          </mc:Fallback>
        </mc:AlternateContent>
      </w:r>
      <w:r>
        <w:t>CCH</w:t>
      </w:r>
      <w:r>
        <w:rPr>
          <w:spacing w:val="5"/>
        </w:rPr>
        <w:t xml:space="preserve"> </w:t>
      </w:r>
      <w:r>
        <w:t>International</w:t>
      </w:r>
      <w:r>
        <w:rPr>
          <w:spacing w:val="5"/>
        </w:rPr>
        <w:t xml:space="preserve"> </w:t>
      </w:r>
      <w:r>
        <w:t>Master</w:t>
      </w:r>
      <w:r>
        <w:rPr>
          <w:spacing w:val="4"/>
        </w:rPr>
        <w:t xml:space="preserve"> </w:t>
      </w:r>
      <w:r>
        <w:t>Tax</w:t>
      </w:r>
      <w:r>
        <w:rPr>
          <w:spacing w:val="5"/>
        </w:rPr>
        <w:t xml:space="preserve"> </w:t>
      </w:r>
      <w:r>
        <w:t>Guide</w:t>
      </w:r>
      <w:r>
        <w:rPr>
          <w:spacing w:val="5"/>
        </w:rPr>
        <w:t xml:space="preserve"> </w:t>
      </w:r>
      <w:r>
        <w:t>(2009)</w:t>
      </w:r>
      <w:r>
        <w:rPr>
          <w:spacing w:val="5"/>
        </w:rPr>
        <w:t xml:space="preserve"> </w:t>
      </w:r>
      <w:r>
        <w:rPr>
          <w:spacing w:val="-4"/>
        </w:rPr>
        <w:t>[</w:t>
      </w:r>
      <w:hyperlink w:anchor="_bookmark144" w:history="1">
        <w:r>
          <w:rPr>
            <w:color w:val="0000FF"/>
            <w:spacing w:val="-4"/>
          </w:rPr>
          <w:t>25</w:t>
        </w:r>
      </w:hyperlink>
      <w:r>
        <w:rPr>
          <w:spacing w:val="-4"/>
        </w:rPr>
        <w:t>]</w:t>
      </w:r>
      <w:r>
        <w:tab/>
      </w:r>
      <w:r>
        <w:rPr>
          <w:spacing w:val="-2"/>
        </w:rPr>
        <w:t>Cross-national</w:t>
      </w:r>
      <w:r>
        <w:rPr>
          <w:spacing w:val="5"/>
        </w:rPr>
        <w:t xml:space="preserve"> </w:t>
      </w:r>
      <w:r>
        <w:rPr>
          <w:spacing w:val="-2"/>
        </w:rPr>
        <w:t>corporate</w:t>
      </w:r>
      <w:r>
        <w:rPr>
          <w:spacing w:val="6"/>
        </w:rPr>
        <w:t xml:space="preserve"> </w:t>
      </w:r>
      <w:r>
        <w:rPr>
          <w:spacing w:val="-2"/>
        </w:rPr>
        <w:t>research</w:t>
      </w:r>
    </w:p>
    <w:p w14:paraId="26C9F498" w14:textId="77777777" w:rsidR="00620CF6" w:rsidRDefault="00000000">
      <w:pPr>
        <w:pStyle w:val="BodyText"/>
        <w:tabs>
          <w:tab w:val="left" w:pos="7844"/>
        </w:tabs>
        <w:spacing w:before="69" w:after="60"/>
        <w:ind w:left="376"/>
      </w:pPr>
      <w:r>
        <w:t xml:space="preserve">Capital Acquisitions Tax Historical Rates (Ireland) </w:t>
      </w:r>
      <w:r>
        <w:rPr>
          <w:spacing w:val="-2"/>
        </w:rPr>
        <w:t>[</w:t>
      </w:r>
      <w:hyperlink w:anchor="_bookmark223" w:history="1">
        <w:r>
          <w:rPr>
            <w:color w:val="0000FF"/>
            <w:spacing w:val="-2"/>
          </w:rPr>
          <w:t>104</w:t>
        </w:r>
      </w:hyperlink>
      <w:r>
        <w:rPr>
          <w:spacing w:val="-2"/>
        </w:rPr>
        <w:t>]</w:t>
      </w:r>
      <w:r>
        <w:tab/>
      </w:r>
      <w:r>
        <w:rPr>
          <w:spacing w:val="-4"/>
        </w:rPr>
        <w:t>Government</w:t>
      </w:r>
      <w:r>
        <w:rPr>
          <w:spacing w:val="-1"/>
        </w:rPr>
        <w:t xml:space="preserve"> </w:t>
      </w:r>
      <w:r>
        <w:rPr>
          <w:spacing w:val="-4"/>
        </w:rPr>
        <w:t>legislative</w:t>
      </w:r>
      <w:r>
        <w:t xml:space="preserve"> </w:t>
      </w:r>
      <w:proofErr w:type="gramStart"/>
      <w:r>
        <w:rPr>
          <w:spacing w:val="-4"/>
        </w:rPr>
        <w:t>info</w:t>
      </w:r>
      <w:proofErr w:type="gramEnd"/>
    </w:p>
    <w:p w14:paraId="2CB92F68" w14:textId="77777777" w:rsidR="00620CF6" w:rsidRDefault="00000000">
      <w:pPr>
        <w:pStyle w:val="BodyText"/>
        <w:ind w:left="256"/>
      </w:pPr>
      <w:r>
        <w:rPr>
          <w:noProof/>
        </w:rPr>
        <mc:AlternateContent>
          <mc:Choice Requires="wps">
            <w:drawing>
              <wp:inline distT="0" distB="0" distL="0" distR="0" wp14:anchorId="011E74E3" wp14:editId="0876C89D">
                <wp:extent cx="6862445" cy="253365"/>
                <wp:effectExtent l="0" t="0" r="0" b="0"/>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4784E08E" w14:textId="77777777" w:rsidR="00620CF6" w:rsidRDefault="00000000">
                            <w:pPr>
                              <w:pStyle w:val="BodyText"/>
                              <w:tabs>
                                <w:tab w:val="left" w:pos="7587"/>
                              </w:tabs>
                              <w:spacing w:before="69"/>
                              <w:ind w:left="119"/>
                              <w:rPr>
                                <w:color w:val="000000"/>
                              </w:rPr>
                            </w:pPr>
                            <w:r>
                              <w:rPr>
                                <w:color w:val="000000"/>
                              </w:rPr>
                              <w:t>Capital</w:t>
                            </w:r>
                            <w:r>
                              <w:rPr>
                                <w:color w:val="000000"/>
                                <w:spacing w:val="-2"/>
                              </w:rPr>
                              <w:t xml:space="preserve"> </w:t>
                            </w:r>
                            <w:r>
                              <w:rPr>
                                <w:color w:val="000000"/>
                              </w:rPr>
                              <w:t>Acquisitions</w:t>
                            </w:r>
                            <w:r>
                              <w:rPr>
                                <w:color w:val="000000"/>
                                <w:spacing w:val="-2"/>
                              </w:rPr>
                              <w:t xml:space="preserve"> </w:t>
                            </w:r>
                            <w:r>
                              <w:rPr>
                                <w:color w:val="000000"/>
                              </w:rPr>
                              <w:t>Tax</w:t>
                            </w:r>
                            <w:r>
                              <w:rPr>
                                <w:color w:val="000000"/>
                                <w:spacing w:val="-1"/>
                              </w:rPr>
                              <w:t xml:space="preserve"> </w:t>
                            </w:r>
                            <w:r>
                              <w:rPr>
                                <w:color w:val="000000"/>
                              </w:rPr>
                              <w:t>Info</w:t>
                            </w:r>
                            <w:r>
                              <w:rPr>
                                <w:color w:val="000000"/>
                                <w:spacing w:val="-2"/>
                              </w:rPr>
                              <w:t xml:space="preserve"> </w:t>
                            </w:r>
                            <w:r>
                              <w:rPr>
                                <w:color w:val="000000"/>
                              </w:rPr>
                              <w:t>(Ireland)</w:t>
                            </w:r>
                            <w:r>
                              <w:rPr>
                                <w:color w:val="000000"/>
                                <w:spacing w:val="-2"/>
                              </w:rPr>
                              <w:t xml:space="preserve"> </w:t>
                            </w:r>
                            <w:r>
                              <w:rPr>
                                <w:color w:val="000000"/>
                                <w:spacing w:val="-4"/>
                              </w:rPr>
                              <w:t>[</w:t>
                            </w:r>
                            <w:hyperlink w:anchor="_bookmark199" w:history="1">
                              <w:r>
                                <w:rPr>
                                  <w:color w:val="0000FF"/>
                                  <w:spacing w:val="-4"/>
                                </w:rPr>
                                <w:t>80</w:t>
                              </w:r>
                            </w:hyperlink>
                            <w:r>
                              <w:rPr>
                                <w:color w:val="000000"/>
                                <w:spacing w:val="-4"/>
                              </w:rPr>
                              <w:t>]</w:t>
                            </w:r>
                            <w:r>
                              <w:rPr>
                                <w:color w:val="000000"/>
                              </w:rPr>
                              <w:tab/>
                            </w:r>
                            <w:r>
                              <w:rPr>
                                <w:color w:val="000000"/>
                                <w:spacing w:val="-4"/>
                              </w:rPr>
                              <w:t>Government</w:t>
                            </w:r>
                            <w:r>
                              <w:rPr>
                                <w:color w:val="000000"/>
                                <w:spacing w:val="-1"/>
                              </w:rPr>
                              <w:t xml:space="preserve"> </w:t>
                            </w:r>
                            <w:r>
                              <w:rPr>
                                <w:color w:val="000000"/>
                                <w:spacing w:val="-4"/>
                              </w:rPr>
                              <w:t>legislative</w:t>
                            </w:r>
                            <w:r>
                              <w:rPr>
                                <w:color w:val="000000"/>
                              </w:rPr>
                              <w:t xml:space="preserve"> </w:t>
                            </w:r>
                            <w:proofErr w:type="gramStart"/>
                            <w:r>
                              <w:rPr>
                                <w:color w:val="000000"/>
                                <w:spacing w:val="-4"/>
                              </w:rPr>
                              <w:t>info</w:t>
                            </w:r>
                            <w:proofErr w:type="gramEnd"/>
                          </w:p>
                        </w:txbxContent>
                      </wps:txbx>
                      <wps:bodyPr wrap="square" lIns="0" tIns="0" rIns="0" bIns="0" rtlCol="0">
                        <a:noAutofit/>
                      </wps:bodyPr>
                    </wps:wsp>
                  </a:graphicData>
                </a:graphic>
              </wp:inline>
            </w:drawing>
          </mc:Choice>
          <mc:Fallback>
            <w:pict>
              <v:shape w14:anchorId="011E74E3" id="Textbox 171" o:spid="_x0000_s1126"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" fillcolor="#f7f7f7" stroked="f">
                <v:textbox inset="0,0,0,0">
                  <w:txbxContent>
                    <w:p w14:paraId="4784E08E" w14:textId="77777777" w:rsidR="00620CF6" w:rsidRDefault="00000000">
                      <w:pPr>
                        <w:pStyle w:val="BodyText"/>
                        <w:tabs>
                          <w:tab w:val="left" w:pos="7587"/>
                        </w:tabs>
                        <w:spacing w:before="69"/>
                        <w:ind w:left="119"/>
                        <w:rPr>
                          <w:color w:val="000000"/>
                        </w:rPr>
                      </w:pPr>
                      <w:r>
                        <w:rPr>
                          <w:color w:val="000000"/>
                        </w:rPr>
                        <w:t>Capital</w:t>
                      </w:r>
                      <w:r>
                        <w:rPr>
                          <w:color w:val="000000"/>
                          <w:spacing w:val="-2"/>
                        </w:rPr>
                        <w:t xml:space="preserve"> </w:t>
                      </w:r>
                      <w:r>
                        <w:rPr>
                          <w:color w:val="000000"/>
                        </w:rPr>
                        <w:t>Acquisitions</w:t>
                      </w:r>
                      <w:r>
                        <w:rPr>
                          <w:color w:val="000000"/>
                          <w:spacing w:val="-2"/>
                        </w:rPr>
                        <w:t xml:space="preserve"> </w:t>
                      </w:r>
                      <w:r>
                        <w:rPr>
                          <w:color w:val="000000"/>
                        </w:rPr>
                        <w:t>Tax</w:t>
                      </w:r>
                      <w:r>
                        <w:rPr>
                          <w:color w:val="000000"/>
                          <w:spacing w:val="-1"/>
                        </w:rPr>
                        <w:t xml:space="preserve"> </w:t>
                      </w:r>
                      <w:r>
                        <w:rPr>
                          <w:color w:val="000000"/>
                        </w:rPr>
                        <w:t>Info</w:t>
                      </w:r>
                      <w:r>
                        <w:rPr>
                          <w:color w:val="000000"/>
                          <w:spacing w:val="-2"/>
                        </w:rPr>
                        <w:t xml:space="preserve"> </w:t>
                      </w:r>
                      <w:r>
                        <w:rPr>
                          <w:color w:val="000000"/>
                        </w:rPr>
                        <w:t>(Ireland)</w:t>
                      </w:r>
                      <w:r>
                        <w:rPr>
                          <w:color w:val="000000"/>
                          <w:spacing w:val="-2"/>
                        </w:rPr>
                        <w:t xml:space="preserve"> </w:t>
                      </w:r>
                      <w:r>
                        <w:rPr>
                          <w:color w:val="000000"/>
                          <w:spacing w:val="-4"/>
                        </w:rPr>
                        <w:t>[</w:t>
                      </w:r>
                      <w:hyperlink w:anchor="_bookmark199" w:history="1">
                        <w:r>
                          <w:rPr>
                            <w:color w:val="0000FF"/>
                            <w:spacing w:val="-4"/>
                          </w:rPr>
                          <w:t>80</w:t>
                        </w:r>
                      </w:hyperlink>
                      <w:r>
                        <w:rPr>
                          <w:color w:val="000000"/>
                          <w:spacing w:val="-4"/>
                        </w:rPr>
                        <w:t>]</w:t>
                      </w:r>
                      <w:r>
                        <w:rPr>
                          <w:color w:val="000000"/>
                        </w:rPr>
                        <w:tab/>
                      </w:r>
                      <w:r>
                        <w:rPr>
                          <w:color w:val="000000"/>
                          <w:spacing w:val="-4"/>
                        </w:rPr>
                        <w:t>Government</w:t>
                      </w:r>
                      <w:r>
                        <w:rPr>
                          <w:color w:val="000000"/>
                          <w:spacing w:val="-1"/>
                        </w:rPr>
                        <w:t xml:space="preserve"> </w:t>
                      </w:r>
                      <w:r>
                        <w:rPr>
                          <w:color w:val="000000"/>
                          <w:spacing w:val="-4"/>
                        </w:rPr>
                        <w:t>legislative</w:t>
                      </w:r>
                      <w:r>
                        <w:rPr>
                          <w:color w:val="000000"/>
                        </w:rPr>
                        <w:t xml:space="preserve"> </w:t>
                      </w:r>
                      <w:proofErr w:type="gramStart"/>
                      <w:r>
                        <w:rPr>
                          <w:color w:val="000000"/>
                          <w:spacing w:val="-4"/>
                        </w:rPr>
                        <w:t>info</w:t>
                      </w:r>
                      <w:proofErr w:type="gramEnd"/>
                    </w:p>
                  </w:txbxContent>
                </v:textbox>
                <w10:anchorlock/>
              </v:shape>
            </w:pict>
          </mc:Fallback>
        </mc:AlternateContent>
      </w:r>
    </w:p>
    <w:p w14:paraId="575C677F" w14:textId="77777777" w:rsidR="00620CF6" w:rsidRDefault="00000000">
      <w:pPr>
        <w:pStyle w:val="BodyText"/>
        <w:tabs>
          <w:tab w:val="left" w:pos="7844"/>
        </w:tabs>
        <w:spacing w:before="147"/>
        <w:ind w:left="376"/>
      </w:pPr>
      <w:r>
        <w:rPr>
          <w:noProof/>
        </w:rPr>
        <mc:AlternateContent>
          <mc:Choice Requires="wps">
            <w:drawing>
              <wp:anchor distT="0" distB="0" distL="0" distR="0" simplePos="0" relativeHeight="487634944" behindDoc="1" locked="0" layoutInCell="1" allowOverlap="1" wp14:anchorId="4FFADF97" wp14:editId="66607DCE">
                <wp:simplePos x="0" y="0"/>
                <wp:positionH relativeFrom="page">
                  <wp:posOffset>1598206</wp:posOffset>
                </wp:positionH>
                <wp:positionV relativeFrom="paragraph">
                  <wp:posOffset>302603</wp:posOffset>
                </wp:positionV>
                <wp:extent cx="6862445" cy="253365"/>
                <wp:effectExtent l="0" t="0" r="0" b="0"/>
                <wp:wrapTopAndBottom/>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6AB7E643" w14:textId="77777777" w:rsidR="00620CF6" w:rsidRDefault="00000000">
                            <w:pPr>
                              <w:pStyle w:val="BodyText"/>
                              <w:tabs>
                                <w:tab w:val="left" w:pos="7587"/>
                              </w:tabs>
                              <w:spacing w:before="69"/>
                              <w:ind w:left="119"/>
                              <w:rPr>
                                <w:color w:val="000000"/>
                              </w:rPr>
                            </w:pPr>
                            <w:r>
                              <w:rPr>
                                <w:color w:val="000000"/>
                                <w:spacing w:val="-2"/>
                              </w:rPr>
                              <w:t>Capital</w:t>
                            </w:r>
                            <w:r>
                              <w:rPr>
                                <w:color w:val="000000"/>
                                <w:spacing w:val="7"/>
                              </w:rPr>
                              <w:t xml:space="preserve"> </w:t>
                            </w:r>
                            <w:r>
                              <w:rPr>
                                <w:color w:val="000000"/>
                                <w:spacing w:val="-2"/>
                              </w:rPr>
                              <w:t>Acquisitions</w:t>
                            </w:r>
                            <w:r>
                              <w:rPr>
                                <w:color w:val="000000"/>
                                <w:spacing w:val="8"/>
                              </w:rPr>
                              <w:t xml:space="preserve"> </w:t>
                            </w:r>
                            <w:r>
                              <w:rPr>
                                <w:color w:val="000000"/>
                                <w:spacing w:val="-2"/>
                              </w:rPr>
                              <w:t>Tax</w:t>
                            </w:r>
                            <w:r>
                              <w:rPr>
                                <w:color w:val="000000"/>
                                <w:spacing w:val="7"/>
                              </w:rPr>
                              <w:t xml:space="preserve"> </w:t>
                            </w:r>
                            <w:r>
                              <w:rPr>
                                <w:color w:val="000000"/>
                                <w:spacing w:val="-2"/>
                              </w:rPr>
                              <w:t>manuals</w:t>
                            </w:r>
                            <w:r>
                              <w:rPr>
                                <w:color w:val="000000"/>
                                <w:spacing w:val="8"/>
                              </w:rPr>
                              <w:t xml:space="preserve"> </w:t>
                            </w:r>
                            <w:r>
                              <w:rPr>
                                <w:color w:val="000000"/>
                                <w:spacing w:val="-2"/>
                              </w:rPr>
                              <w:t>(Ireland)</w:t>
                            </w:r>
                            <w:r>
                              <w:rPr>
                                <w:color w:val="000000"/>
                                <w:spacing w:val="8"/>
                              </w:rPr>
                              <w:t xml:space="preserve"> </w:t>
                            </w:r>
                            <w:r>
                              <w:rPr>
                                <w:color w:val="000000"/>
                                <w:spacing w:val="-2"/>
                              </w:rPr>
                              <w:t>[</w:t>
                            </w:r>
                            <w:hyperlink w:anchor="_bookmark254" w:history="1">
                              <w:r>
                                <w:rPr>
                                  <w:color w:val="0000FF"/>
                                  <w:spacing w:val="-2"/>
                                </w:rPr>
                                <w:t>135</w:t>
                              </w:r>
                            </w:hyperlink>
                            <w:r>
                              <w:rPr>
                                <w:color w:val="000000"/>
                                <w:spacing w:val="-2"/>
                              </w:rPr>
                              <w:t>]</w:t>
                            </w:r>
                            <w:r>
                              <w:rPr>
                                <w:color w:val="000000"/>
                              </w:rPr>
                              <w:tab/>
                              <w:t>Corporate</w:t>
                            </w:r>
                            <w:r>
                              <w:rPr>
                                <w:color w:val="000000"/>
                                <w:spacing w:val="-6"/>
                              </w:rPr>
                              <w:t xml:space="preserve"> </w:t>
                            </w:r>
                            <w:proofErr w:type="gramStart"/>
                            <w:r>
                              <w:rPr>
                                <w:color w:val="000000"/>
                                <w:spacing w:val="-2"/>
                              </w:rPr>
                              <w:t>research</w:t>
                            </w:r>
                            <w:proofErr w:type="gramEnd"/>
                          </w:p>
                        </w:txbxContent>
                      </wps:txbx>
                      <wps:bodyPr wrap="square" lIns="0" tIns="0" rIns="0" bIns="0" rtlCol="0">
                        <a:noAutofit/>
                      </wps:bodyPr>
                    </wps:wsp>
                  </a:graphicData>
                </a:graphic>
              </wp:anchor>
            </w:drawing>
          </mc:Choice>
          <mc:Fallback>
            <w:pict>
              <v:shape w14:anchorId="4FFADF97" id="Textbox 172" o:spid="_x0000_s1127" type="#_x0000_t202" style="position:absolute;left:0;text-align:left;margin-left:125.85pt;margin-top:23.85pt;width:540.35pt;height:19.95pt;z-index:-1568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" fillcolor="#f7f7f7" stroked="f">
                <v:textbox inset="0,0,0,0">
                  <w:txbxContent>
                    <w:p w14:paraId="6AB7E643" w14:textId="77777777" w:rsidR="00620CF6" w:rsidRDefault="00000000">
                      <w:pPr>
                        <w:pStyle w:val="BodyText"/>
                        <w:tabs>
                          <w:tab w:val="left" w:pos="7587"/>
                        </w:tabs>
                        <w:spacing w:before="69"/>
                        <w:ind w:left="119"/>
                        <w:rPr>
                          <w:color w:val="000000"/>
                        </w:rPr>
                      </w:pPr>
                      <w:r>
                        <w:rPr>
                          <w:color w:val="000000"/>
                          <w:spacing w:val="-2"/>
                        </w:rPr>
                        <w:t>Capital</w:t>
                      </w:r>
                      <w:r>
                        <w:rPr>
                          <w:color w:val="000000"/>
                          <w:spacing w:val="7"/>
                        </w:rPr>
                        <w:t xml:space="preserve"> </w:t>
                      </w:r>
                      <w:r>
                        <w:rPr>
                          <w:color w:val="000000"/>
                          <w:spacing w:val="-2"/>
                        </w:rPr>
                        <w:t>Acquisitions</w:t>
                      </w:r>
                      <w:r>
                        <w:rPr>
                          <w:color w:val="000000"/>
                          <w:spacing w:val="8"/>
                        </w:rPr>
                        <w:t xml:space="preserve"> </w:t>
                      </w:r>
                      <w:r>
                        <w:rPr>
                          <w:color w:val="000000"/>
                          <w:spacing w:val="-2"/>
                        </w:rPr>
                        <w:t>Tax</w:t>
                      </w:r>
                      <w:r>
                        <w:rPr>
                          <w:color w:val="000000"/>
                          <w:spacing w:val="7"/>
                        </w:rPr>
                        <w:t xml:space="preserve"> </w:t>
                      </w:r>
                      <w:r>
                        <w:rPr>
                          <w:color w:val="000000"/>
                          <w:spacing w:val="-2"/>
                        </w:rPr>
                        <w:t>manuals</w:t>
                      </w:r>
                      <w:r>
                        <w:rPr>
                          <w:color w:val="000000"/>
                          <w:spacing w:val="8"/>
                        </w:rPr>
                        <w:t xml:space="preserve"> </w:t>
                      </w:r>
                      <w:r>
                        <w:rPr>
                          <w:color w:val="000000"/>
                          <w:spacing w:val="-2"/>
                        </w:rPr>
                        <w:t>(Ireland)</w:t>
                      </w:r>
                      <w:r>
                        <w:rPr>
                          <w:color w:val="000000"/>
                          <w:spacing w:val="8"/>
                        </w:rPr>
                        <w:t xml:space="preserve"> </w:t>
                      </w:r>
                      <w:r>
                        <w:rPr>
                          <w:color w:val="000000"/>
                          <w:spacing w:val="-2"/>
                        </w:rPr>
                        <w:t>[</w:t>
                      </w:r>
                      <w:hyperlink w:anchor="_bookmark254" w:history="1">
                        <w:r>
                          <w:rPr>
                            <w:color w:val="0000FF"/>
                            <w:spacing w:val="-2"/>
                          </w:rPr>
                          <w:t>135</w:t>
                        </w:r>
                      </w:hyperlink>
                      <w:r>
                        <w:rPr>
                          <w:color w:val="000000"/>
                          <w:spacing w:val="-2"/>
                        </w:rPr>
                        <w:t>]</w:t>
                      </w:r>
                      <w:r>
                        <w:rPr>
                          <w:color w:val="000000"/>
                        </w:rPr>
                        <w:tab/>
                        <w:t>Corporate</w:t>
                      </w:r>
                      <w:r>
                        <w:rPr>
                          <w:color w:val="000000"/>
                          <w:spacing w:val="-6"/>
                        </w:rPr>
                        <w:t xml:space="preserve"> </w:t>
                      </w:r>
                      <w:proofErr w:type="gramStart"/>
                      <w:r>
                        <w:rPr>
                          <w:color w:val="000000"/>
                          <w:spacing w:val="-2"/>
                        </w:rPr>
                        <w:t>research</w:t>
                      </w:r>
                      <w:proofErr w:type="gramEnd"/>
                    </w:p>
                  </w:txbxContent>
                </v:textbox>
                <w10:wrap type="topAndBottom" anchorx="page"/>
              </v:shape>
            </w:pict>
          </mc:Fallback>
        </mc:AlternateContent>
      </w:r>
      <w:r>
        <w:t>Capital</w:t>
      </w:r>
      <w:r>
        <w:rPr>
          <w:spacing w:val="3"/>
        </w:rPr>
        <w:t xml:space="preserve"> </w:t>
      </w:r>
      <w:r>
        <w:t>Acquisitions</w:t>
      </w:r>
      <w:r>
        <w:rPr>
          <w:spacing w:val="4"/>
        </w:rPr>
        <w:t xml:space="preserve"> </w:t>
      </w:r>
      <w:r>
        <w:t>Tax</w:t>
      </w:r>
      <w:r>
        <w:rPr>
          <w:spacing w:val="4"/>
        </w:rPr>
        <w:t xml:space="preserve"> </w:t>
      </w:r>
      <w:r>
        <w:t>Rates</w:t>
      </w:r>
      <w:r>
        <w:rPr>
          <w:spacing w:val="4"/>
        </w:rPr>
        <w:t xml:space="preserve"> </w:t>
      </w:r>
      <w:r>
        <w:t>(Ireland)</w:t>
      </w:r>
      <w:r>
        <w:rPr>
          <w:spacing w:val="4"/>
        </w:rPr>
        <w:t xml:space="preserve"> </w:t>
      </w:r>
      <w:r>
        <w:rPr>
          <w:spacing w:val="-2"/>
        </w:rPr>
        <w:t>[</w:t>
      </w:r>
      <w:hyperlink w:anchor="_bookmark222" w:history="1">
        <w:r>
          <w:rPr>
            <w:color w:val="0000FF"/>
            <w:spacing w:val="-2"/>
          </w:rPr>
          <w:t>103</w:t>
        </w:r>
      </w:hyperlink>
      <w:r>
        <w:rPr>
          <w:spacing w:val="-2"/>
        </w:rPr>
        <w:t>]</w:t>
      </w:r>
      <w:r>
        <w:tab/>
      </w:r>
      <w:r>
        <w:rPr>
          <w:spacing w:val="-4"/>
        </w:rPr>
        <w:t>Government</w:t>
      </w:r>
      <w:r>
        <w:rPr>
          <w:spacing w:val="-1"/>
        </w:rPr>
        <w:t xml:space="preserve"> </w:t>
      </w:r>
      <w:r>
        <w:rPr>
          <w:spacing w:val="-4"/>
        </w:rPr>
        <w:t>legislative</w:t>
      </w:r>
      <w:r>
        <w:t xml:space="preserve"> </w:t>
      </w:r>
      <w:proofErr w:type="gramStart"/>
      <w:r>
        <w:rPr>
          <w:spacing w:val="-4"/>
        </w:rPr>
        <w:t>info</w:t>
      </w:r>
      <w:proofErr w:type="gramEnd"/>
    </w:p>
    <w:p w14:paraId="0EFB4E41" w14:textId="77777777" w:rsidR="00620CF6" w:rsidRDefault="00000000">
      <w:pPr>
        <w:pStyle w:val="BodyText"/>
        <w:tabs>
          <w:tab w:val="left" w:pos="7844"/>
        </w:tabs>
        <w:spacing w:before="69" w:after="60"/>
        <w:ind w:left="376"/>
      </w:pPr>
      <w:r>
        <w:t>Changes</w:t>
      </w:r>
      <w:r>
        <w:rPr>
          <w:spacing w:val="-1"/>
        </w:rPr>
        <w:t xml:space="preserve"> </w:t>
      </w:r>
      <w:r>
        <w:t>in</w:t>
      </w:r>
      <w:r>
        <w:rPr>
          <w:spacing w:val="-1"/>
        </w:rPr>
        <w:t xml:space="preserve"> </w:t>
      </w:r>
      <w:r>
        <w:t>the</w:t>
      </w:r>
      <w:r>
        <w:rPr>
          <w:spacing w:val="-1"/>
        </w:rPr>
        <w:t xml:space="preserve"> </w:t>
      </w:r>
      <w:r>
        <w:t>Revenue</w:t>
      </w:r>
      <w:r>
        <w:rPr>
          <w:spacing w:val="-1"/>
        </w:rPr>
        <w:t xml:space="preserve"> </w:t>
      </w:r>
      <w:r>
        <w:t>Act</w:t>
      </w:r>
      <w:r>
        <w:rPr>
          <w:spacing w:val="-1"/>
        </w:rPr>
        <w:t xml:space="preserve"> </w:t>
      </w:r>
      <w:r>
        <w:t>of</w:t>
      </w:r>
      <w:r>
        <w:rPr>
          <w:spacing w:val="-1"/>
        </w:rPr>
        <w:t xml:space="preserve"> </w:t>
      </w:r>
      <w:r>
        <w:t>1940</w:t>
      </w:r>
      <w:r>
        <w:rPr>
          <w:spacing w:val="-1"/>
        </w:rPr>
        <w:t xml:space="preserve"> </w:t>
      </w:r>
      <w:r>
        <w:rPr>
          <w:spacing w:val="-2"/>
        </w:rPr>
        <w:t>[</w:t>
      </w:r>
      <w:hyperlink w:anchor="_bookmark231" w:history="1">
        <w:r>
          <w:rPr>
            <w:color w:val="0000FF"/>
            <w:spacing w:val="-2"/>
          </w:rPr>
          <w:t>112</w:t>
        </w:r>
      </w:hyperlink>
      <w:r>
        <w:rPr>
          <w:spacing w:val="-2"/>
        </w:rPr>
        <w:t>]</w:t>
      </w:r>
      <w:r>
        <w:tab/>
        <w:t>Corporate</w:t>
      </w:r>
      <w:r>
        <w:rPr>
          <w:spacing w:val="-6"/>
        </w:rPr>
        <w:t xml:space="preserve"> </w:t>
      </w:r>
      <w:r>
        <w:rPr>
          <w:spacing w:val="-2"/>
        </w:rPr>
        <w:t>research</w:t>
      </w:r>
    </w:p>
    <w:p w14:paraId="59F5C24B" w14:textId="77777777" w:rsidR="00620CF6" w:rsidRDefault="00000000">
      <w:pPr>
        <w:pStyle w:val="BodyText"/>
        <w:ind w:left="256"/>
      </w:pPr>
      <w:r>
        <w:rPr>
          <w:noProof/>
        </w:rPr>
        <mc:AlternateContent>
          <mc:Choice Requires="wps">
            <w:drawing>
              <wp:inline distT="0" distB="0" distL="0" distR="0" wp14:anchorId="1EC7372F" wp14:editId="5B9CB667">
                <wp:extent cx="6862445" cy="253365"/>
                <wp:effectExtent l="0" t="0" r="0" b="0"/>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078F99C6" w14:textId="77777777" w:rsidR="00620CF6" w:rsidRDefault="00000000">
                            <w:pPr>
                              <w:pStyle w:val="BodyText"/>
                              <w:tabs>
                                <w:tab w:val="left" w:pos="7587"/>
                              </w:tabs>
                              <w:spacing w:before="69"/>
                              <w:ind w:left="119"/>
                              <w:rPr>
                                <w:color w:val="000000"/>
                              </w:rPr>
                            </w:pPr>
                            <w:r>
                              <w:rPr>
                                <w:color w:val="000000"/>
                              </w:rPr>
                              <w:t>Comparison</w:t>
                            </w:r>
                            <w:r>
                              <w:rPr>
                                <w:color w:val="000000"/>
                                <w:spacing w:val="-4"/>
                              </w:rPr>
                              <w:t xml:space="preserve"> </w:t>
                            </w:r>
                            <w:r>
                              <w:rPr>
                                <w:color w:val="000000"/>
                              </w:rPr>
                              <w:t>of</w:t>
                            </w:r>
                            <w:r>
                              <w:rPr>
                                <w:color w:val="000000"/>
                                <w:spacing w:val="-3"/>
                              </w:rPr>
                              <w:t xml:space="preserve"> </w:t>
                            </w:r>
                            <w:r>
                              <w:rPr>
                                <w:color w:val="000000"/>
                              </w:rPr>
                              <w:t>the</w:t>
                            </w:r>
                            <w:r>
                              <w:rPr>
                                <w:color w:val="000000"/>
                                <w:spacing w:val="-3"/>
                              </w:rPr>
                              <w:t xml:space="preserve"> </w:t>
                            </w:r>
                            <w:r>
                              <w:rPr>
                                <w:color w:val="000000"/>
                              </w:rPr>
                              <w:t>Revenue</w:t>
                            </w:r>
                            <w:r>
                              <w:rPr>
                                <w:color w:val="000000"/>
                                <w:spacing w:val="-3"/>
                              </w:rPr>
                              <w:t xml:space="preserve"> </w:t>
                            </w:r>
                            <w:r>
                              <w:rPr>
                                <w:color w:val="000000"/>
                              </w:rPr>
                              <w:t>Acts</w:t>
                            </w:r>
                            <w:r>
                              <w:rPr>
                                <w:color w:val="000000"/>
                                <w:spacing w:val="-3"/>
                              </w:rPr>
                              <w:t xml:space="preserve"> </w:t>
                            </w:r>
                            <w:r>
                              <w:rPr>
                                <w:color w:val="000000"/>
                              </w:rPr>
                              <w:t>of</w:t>
                            </w:r>
                            <w:r>
                              <w:rPr>
                                <w:color w:val="000000"/>
                                <w:spacing w:val="-4"/>
                              </w:rPr>
                              <w:t xml:space="preserve"> </w:t>
                            </w:r>
                            <w:r>
                              <w:rPr>
                                <w:color w:val="000000"/>
                              </w:rPr>
                              <w:t>1932</w:t>
                            </w:r>
                            <w:r>
                              <w:rPr>
                                <w:color w:val="000000"/>
                                <w:spacing w:val="-3"/>
                              </w:rPr>
                              <w:t xml:space="preserve"> </w:t>
                            </w:r>
                            <w:r>
                              <w:rPr>
                                <w:color w:val="000000"/>
                              </w:rPr>
                              <w:t>and</w:t>
                            </w:r>
                            <w:r>
                              <w:rPr>
                                <w:color w:val="000000"/>
                                <w:spacing w:val="-3"/>
                              </w:rPr>
                              <w:t xml:space="preserve"> </w:t>
                            </w:r>
                            <w:r>
                              <w:rPr>
                                <w:color w:val="000000"/>
                              </w:rPr>
                              <w:t>1934</w:t>
                            </w:r>
                            <w:r>
                              <w:rPr>
                                <w:color w:val="000000"/>
                                <w:spacing w:val="-3"/>
                              </w:rPr>
                              <w:t xml:space="preserve"> </w:t>
                            </w:r>
                            <w:r>
                              <w:rPr>
                                <w:color w:val="000000"/>
                                <w:spacing w:val="-4"/>
                              </w:rPr>
                              <w:t>[</w:t>
                            </w:r>
                            <w:hyperlink w:anchor="_bookmark188" w:history="1">
                              <w:r>
                                <w:rPr>
                                  <w:color w:val="0000FF"/>
                                  <w:spacing w:val="-4"/>
                                </w:rPr>
                                <w:t>69</w:t>
                              </w:r>
                            </w:hyperlink>
                            <w:r>
                              <w:rPr>
                                <w:color w:val="000000"/>
                                <w:spacing w:val="-4"/>
                              </w:rPr>
                              <w:t>]</w:t>
                            </w:r>
                            <w:r>
                              <w:rPr>
                                <w:color w:val="000000"/>
                              </w:rPr>
                              <w:tab/>
                            </w:r>
                            <w:r>
                              <w:rPr>
                                <w:color w:val="000000"/>
                                <w:spacing w:val="-5"/>
                              </w:rPr>
                              <w:t>Government</w:t>
                            </w:r>
                            <w:r>
                              <w:rPr>
                                <w:color w:val="000000"/>
                                <w:spacing w:val="1"/>
                              </w:rPr>
                              <w:t xml:space="preserve"> </w:t>
                            </w:r>
                            <w:r>
                              <w:rPr>
                                <w:color w:val="000000"/>
                                <w:spacing w:val="-2"/>
                              </w:rPr>
                              <w:t>documents</w:t>
                            </w:r>
                          </w:p>
                        </w:txbxContent>
                      </wps:txbx>
                      <wps:bodyPr wrap="square" lIns="0" tIns="0" rIns="0" bIns="0" rtlCol="0">
                        <a:noAutofit/>
                      </wps:bodyPr>
                    </wps:wsp>
                  </a:graphicData>
                </a:graphic>
              </wp:inline>
            </w:drawing>
          </mc:Choice>
          <mc:Fallback>
            <w:pict>
              <v:shape w14:anchorId="1EC7372F" id="Textbox 173" o:spid="_x0000_s1128"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" fillcolor="#f7f7f7" stroked="f">
                <v:textbox inset="0,0,0,0">
                  <w:txbxContent>
                    <w:p w14:paraId="078F99C6" w14:textId="77777777" w:rsidR="00620CF6" w:rsidRDefault="00000000">
                      <w:pPr>
                        <w:pStyle w:val="BodyText"/>
                        <w:tabs>
                          <w:tab w:val="left" w:pos="7587"/>
                        </w:tabs>
                        <w:spacing w:before="69"/>
                        <w:ind w:left="119"/>
                        <w:rPr>
                          <w:color w:val="000000"/>
                        </w:rPr>
                      </w:pPr>
                      <w:r>
                        <w:rPr>
                          <w:color w:val="000000"/>
                        </w:rPr>
                        <w:t>Comparison</w:t>
                      </w:r>
                      <w:r>
                        <w:rPr>
                          <w:color w:val="000000"/>
                          <w:spacing w:val="-4"/>
                        </w:rPr>
                        <w:t xml:space="preserve"> </w:t>
                      </w:r>
                      <w:r>
                        <w:rPr>
                          <w:color w:val="000000"/>
                        </w:rPr>
                        <w:t>of</w:t>
                      </w:r>
                      <w:r>
                        <w:rPr>
                          <w:color w:val="000000"/>
                          <w:spacing w:val="-3"/>
                        </w:rPr>
                        <w:t xml:space="preserve"> </w:t>
                      </w:r>
                      <w:r>
                        <w:rPr>
                          <w:color w:val="000000"/>
                        </w:rPr>
                        <w:t>the</w:t>
                      </w:r>
                      <w:r>
                        <w:rPr>
                          <w:color w:val="000000"/>
                          <w:spacing w:val="-3"/>
                        </w:rPr>
                        <w:t xml:space="preserve"> </w:t>
                      </w:r>
                      <w:r>
                        <w:rPr>
                          <w:color w:val="000000"/>
                        </w:rPr>
                        <w:t>Revenue</w:t>
                      </w:r>
                      <w:r>
                        <w:rPr>
                          <w:color w:val="000000"/>
                          <w:spacing w:val="-3"/>
                        </w:rPr>
                        <w:t xml:space="preserve"> </w:t>
                      </w:r>
                      <w:r>
                        <w:rPr>
                          <w:color w:val="000000"/>
                        </w:rPr>
                        <w:t>Acts</w:t>
                      </w:r>
                      <w:r>
                        <w:rPr>
                          <w:color w:val="000000"/>
                          <w:spacing w:val="-3"/>
                        </w:rPr>
                        <w:t xml:space="preserve"> </w:t>
                      </w:r>
                      <w:r>
                        <w:rPr>
                          <w:color w:val="000000"/>
                        </w:rPr>
                        <w:t>of</w:t>
                      </w:r>
                      <w:r>
                        <w:rPr>
                          <w:color w:val="000000"/>
                          <w:spacing w:val="-4"/>
                        </w:rPr>
                        <w:t xml:space="preserve"> </w:t>
                      </w:r>
                      <w:r>
                        <w:rPr>
                          <w:color w:val="000000"/>
                        </w:rPr>
                        <w:t>1932</w:t>
                      </w:r>
                      <w:r>
                        <w:rPr>
                          <w:color w:val="000000"/>
                          <w:spacing w:val="-3"/>
                        </w:rPr>
                        <w:t xml:space="preserve"> </w:t>
                      </w:r>
                      <w:r>
                        <w:rPr>
                          <w:color w:val="000000"/>
                        </w:rPr>
                        <w:t>and</w:t>
                      </w:r>
                      <w:r>
                        <w:rPr>
                          <w:color w:val="000000"/>
                          <w:spacing w:val="-3"/>
                        </w:rPr>
                        <w:t xml:space="preserve"> </w:t>
                      </w:r>
                      <w:r>
                        <w:rPr>
                          <w:color w:val="000000"/>
                        </w:rPr>
                        <w:t>1934</w:t>
                      </w:r>
                      <w:r>
                        <w:rPr>
                          <w:color w:val="000000"/>
                          <w:spacing w:val="-3"/>
                        </w:rPr>
                        <w:t xml:space="preserve"> </w:t>
                      </w:r>
                      <w:r>
                        <w:rPr>
                          <w:color w:val="000000"/>
                          <w:spacing w:val="-4"/>
                        </w:rPr>
                        <w:t>[</w:t>
                      </w:r>
                      <w:hyperlink w:anchor="_bookmark188" w:history="1">
                        <w:r>
                          <w:rPr>
                            <w:color w:val="0000FF"/>
                            <w:spacing w:val="-4"/>
                          </w:rPr>
                          <w:t>69</w:t>
                        </w:r>
                      </w:hyperlink>
                      <w:r>
                        <w:rPr>
                          <w:color w:val="000000"/>
                          <w:spacing w:val="-4"/>
                        </w:rPr>
                        <w:t>]</w:t>
                      </w:r>
                      <w:r>
                        <w:rPr>
                          <w:color w:val="000000"/>
                        </w:rPr>
                        <w:tab/>
                      </w:r>
                      <w:r>
                        <w:rPr>
                          <w:color w:val="000000"/>
                          <w:spacing w:val="-5"/>
                        </w:rPr>
                        <w:t>Government</w:t>
                      </w:r>
                      <w:r>
                        <w:rPr>
                          <w:color w:val="000000"/>
                          <w:spacing w:val="1"/>
                        </w:rPr>
                        <w:t xml:space="preserve"> </w:t>
                      </w:r>
                      <w:r>
                        <w:rPr>
                          <w:color w:val="000000"/>
                          <w:spacing w:val="-2"/>
                        </w:rPr>
                        <w:t>documents</w:t>
                      </w:r>
                    </w:p>
                  </w:txbxContent>
                </v:textbox>
                <w10:anchorlock/>
              </v:shape>
            </w:pict>
          </mc:Fallback>
        </mc:AlternateContent>
      </w:r>
    </w:p>
    <w:p w14:paraId="442B974E" w14:textId="77777777" w:rsidR="00620CF6" w:rsidRDefault="00000000">
      <w:pPr>
        <w:pStyle w:val="BodyText"/>
        <w:tabs>
          <w:tab w:val="left" w:pos="7844"/>
        </w:tabs>
        <w:spacing w:before="47"/>
        <w:ind w:left="376"/>
      </w:pPr>
      <w:r>
        <w:t>Coordination</w:t>
      </w:r>
      <w:r>
        <w:rPr>
          <w:spacing w:val="8"/>
        </w:rPr>
        <w:t xml:space="preserve"> </w:t>
      </w:r>
      <w:r>
        <w:t>of</w:t>
      </w:r>
      <w:r>
        <w:rPr>
          <w:spacing w:val="8"/>
        </w:rPr>
        <w:t xml:space="preserve"> </w:t>
      </w:r>
      <w:r>
        <w:t>State</w:t>
      </w:r>
      <w:r>
        <w:rPr>
          <w:spacing w:val="8"/>
        </w:rPr>
        <w:t xml:space="preserve"> </w:t>
      </w:r>
      <w:r>
        <w:t>and</w:t>
      </w:r>
      <w:r>
        <w:rPr>
          <w:spacing w:val="8"/>
        </w:rPr>
        <w:t xml:space="preserve"> </w:t>
      </w:r>
      <w:r>
        <w:t>Federal</w:t>
      </w:r>
      <w:r>
        <w:rPr>
          <w:spacing w:val="8"/>
        </w:rPr>
        <w:t xml:space="preserve"> </w:t>
      </w:r>
      <w:r>
        <w:t>Inheritance,</w:t>
      </w:r>
      <w:r>
        <w:rPr>
          <w:spacing w:val="8"/>
        </w:rPr>
        <w:t xml:space="preserve"> </w:t>
      </w:r>
      <w:r>
        <w:t>Estate,</w:t>
      </w:r>
      <w:r>
        <w:rPr>
          <w:spacing w:val="8"/>
        </w:rPr>
        <w:t xml:space="preserve"> </w:t>
      </w:r>
      <w:r>
        <w:t>and</w:t>
      </w:r>
      <w:r>
        <w:rPr>
          <w:spacing w:val="8"/>
        </w:rPr>
        <w:t xml:space="preserve"> </w:t>
      </w:r>
      <w:r>
        <w:t>Gift</w:t>
      </w:r>
      <w:r>
        <w:rPr>
          <w:spacing w:val="8"/>
        </w:rPr>
        <w:t xml:space="preserve"> </w:t>
      </w:r>
      <w:r>
        <w:t>Taxes</w:t>
      </w:r>
      <w:r>
        <w:rPr>
          <w:spacing w:val="8"/>
        </w:rPr>
        <w:t xml:space="preserve"> </w:t>
      </w:r>
      <w:r>
        <w:t>(1961)</w:t>
      </w:r>
      <w:r>
        <w:rPr>
          <w:spacing w:val="8"/>
        </w:rPr>
        <w:t xml:space="preserve"> </w:t>
      </w:r>
      <w:r>
        <w:rPr>
          <w:spacing w:val="-2"/>
        </w:rPr>
        <w:t>[</w:t>
      </w:r>
      <w:hyperlink w:anchor="_bookmark262" w:history="1">
        <w:r>
          <w:rPr>
            <w:color w:val="0000FF"/>
            <w:spacing w:val="-2"/>
          </w:rPr>
          <w:t>143</w:t>
        </w:r>
      </w:hyperlink>
      <w:r>
        <w:rPr>
          <w:spacing w:val="-2"/>
        </w:rPr>
        <w:t>]</w:t>
      </w:r>
      <w:r>
        <w:tab/>
      </w:r>
      <w:r>
        <w:rPr>
          <w:spacing w:val="-5"/>
        </w:rPr>
        <w:t>Government</w:t>
      </w:r>
      <w:r>
        <w:rPr>
          <w:spacing w:val="3"/>
        </w:rPr>
        <w:t xml:space="preserve"> </w:t>
      </w:r>
      <w:r>
        <w:rPr>
          <w:spacing w:val="-2"/>
        </w:rPr>
        <w:t>research</w:t>
      </w:r>
    </w:p>
    <w:p w14:paraId="57585FEE" w14:textId="77777777" w:rsidR="00620CF6" w:rsidRDefault="00000000">
      <w:pPr>
        <w:pStyle w:val="BodyText"/>
        <w:spacing w:before="1"/>
        <w:rPr>
          <w:sz w:val="10"/>
        </w:rPr>
      </w:pPr>
      <w:r>
        <w:rPr>
          <w:noProof/>
        </w:rPr>
        <mc:AlternateContent>
          <mc:Choice Requires="wps">
            <w:drawing>
              <wp:anchor distT="0" distB="0" distL="0" distR="0" simplePos="0" relativeHeight="487635968" behindDoc="1" locked="0" layoutInCell="1" allowOverlap="1" wp14:anchorId="260E6D54" wp14:editId="1284F62D">
                <wp:simplePos x="0" y="0"/>
                <wp:positionH relativeFrom="page">
                  <wp:posOffset>1598206</wp:posOffset>
                </wp:positionH>
                <wp:positionV relativeFrom="paragraph">
                  <wp:posOffset>101584</wp:posOffset>
                </wp:positionV>
                <wp:extent cx="6862445" cy="253365"/>
                <wp:effectExtent l="0" t="0" r="0" b="0"/>
                <wp:wrapTopAndBottom/>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603D7535" w14:textId="77777777" w:rsidR="00620CF6" w:rsidRDefault="00000000">
                            <w:pPr>
                              <w:pStyle w:val="BodyText"/>
                              <w:tabs>
                                <w:tab w:val="left" w:pos="7587"/>
                              </w:tabs>
                              <w:spacing w:before="69"/>
                              <w:ind w:left="119"/>
                              <w:rPr>
                                <w:color w:val="000000"/>
                              </w:rPr>
                            </w:pPr>
                            <w:r>
                              <w:rPr>
                                <w:color w:val="000000"/>
                                <w:spacing w:val="-2"/>
                              </w:rPr>
                              <w:t>Copenhagen</w:t>
                            </w:r>
                            <w:r>
                              <w:rPr>
                                <w:color w:val="000000"/>
                                <w:spacing w:val="5"/>
                              </w:rPr>
                              <w:t xml:space="preserve"> </w:t>
                            </w:r>
                            <w:r>
                              <w:rPr>
                                <w:color w:val="000000"/>
                                <w:spacing w:val="-2"/>
                              </w:rPr>
                              <w:t>Economics</w:t>
                            </w:r>
                            <w:r>
                              <w:rPr>
                                <w:color w:val="000000"/>
                                <w:spacing w:val="6"/>
                              </w:rPr>
                              <w:t xml:space="preserve"> </w:t>
                            </w:r>
                            <w:r>
                              <w:rPr>
                                <w:color w:val="000000"/>
                                <w:spacing w:val="-2"/>
                              </w:rPr>
                              <w:t>(2010)</w:t>
                            </w:r>
                            <w:r>
                              <w:rPr>
                                <w:color w:val="000000"/>
                                <w:spacing w:val="6"/>
                              </w:rPr>
                              <w:t xml:space="preserve"> </w:t>
                            </w:r>
                            <w:r>
                              <w:rPr>
                                <w:color w:val="000000"/>
                                <w:spacing w:val="-4"/>
                              </w:rPr>
                              <w:t>[</w:t>
                            </w:r>
                            <w:hyperlink w:anchor="_bookmark142" w:history="1">
                              <w:r>
                                <w:rPr>
                                  <w:color w:val="0000FF"/>
                                  <w:spacing w:val="-4"/>
                                </w:rPr>
                                <w:t>23</w:t>
                              </w:r>
                            </w:hyperlink>
                            <w:r>
                              <w:rPr>
                                <w:color w:val="000000"/>
                                <w:spacing w:val="-4"/>
                              </w:rPr>
                              <w:t>]</w:t>
                            </w:r>
                            <w:r>
                              <w:rPr>
                                <w:color w:val="000000"/>
                              </w:rPr>
                              <w:tab/>
                            </w:r>
                            <w:r>
                              <w:rPr>
                                <w:color w:val="000000"/>
                                <w:spacing w:val="-4"/>
                              </w:rPr>
                              <w:t>Cross-national</w:t>
                            </w:r>
                            <w:r>
                              <w:rPr>
                                <w:color w:val="000000"/>
                                <w:spacing w:val="6"/>
                              </w:rPr>
                              <w:t xml:space="preserve"> </w:t>
                            </w:r>
                            <w:r>
                              <w:rPr>
                                <w:color w:val="000000"/>
                                <w:spacing w:val="-4"/>
                              </w:rPr>
                              <w:t>government</w:t>
                            </w:r>
                            <w:r>
                              <w:rPr>
                                <w:color w:val="000000"/>
                                <w:spacing w:val="6"/>
                              </w:rPr>
                              <w:t xml:space="preserve"> </w:t>
                            </w:r>
                            <w:r>
                              <w:rPr>
                                <w:color w:val="000000"/>
                                <w:spacing w:val="-4"/>
                              </w:rPr>
                              <w:t>research</w:t>
                            </w:r>
                          </w:p>
                        </w:txbxContent>
                      </wps:txbx>
                      <wps:bodyPr wrap="square" lIns="0" tIns="0" rIns="0" bIns="0" rtlCol="0">
                        <a:noAutofit/>
                      </wps:bodyPr>
                    </wps:wsp>
                  </a:graphicData>
                </a:graphic>
              </wp:anchor>
            </w:drawing>
          </mc:Choice>
          <mc:Fallback>
            <w:pict>
              <v:shape w14:anchorId="260E6D54" id="Textbox 174" o:spid="_x0000_s1129" type="#_x0000_t202" style="position:absolute;margin-left:125.85pt;margin-top:8pt;width:540.35pt;height:19.95pt;z-index:-1568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" fillcolor="#f7f7f7" stroked="f">
                <v:textbox inset="0,0,0,0">
                  <w:txbxContent>
                    <w:p w14:paraId="603D7535" w14:textId="77777777" w:rsidR="00620CF6" w:rsidRDefault="00000000">
                      <w:pPr>
                        <w:pStyle w:val="BodyText"/>
                        <w:tabs>
                          <w:tab w:val="left" w:pos="7587"/>
                        </w:tabs>
                        <w:spacing w:before="69"/>
                        <w:ind w:left="119"/>
                        <w:rPr>
                          <w:color w:val="000000"/>
                        </w:rPr>
                      </w:pPr>
                      <w:r>
                        <w:rPr>
                          <w:color w:val="000000"/>
                          <w:spacing w:val="-2"/>
                        </w:rPr>
                        <w:t>Copenhagen</w:t>
                      </w:r>
                      <w:r>
                        <w:rPr>
                          <w:color w:val="000000"/>
                          <w:spacing w:val="5"/>
                        </w:rPr>
                        <w:t xml:space="preserve"> </w:t>
                      </w:r>
                      <w:r>
                        <w:rPr>
                          <w:color w:val="000000"/>
                          <w:spacing w:val="-2"/>
                        </w:rPr>
                        <w:t>Economics</w:t>
                      </w:r>
                      <w:r>
                        <w:rPr>
                          <w:color w:val="000000"/>
                          <w:spacing w:val="6"/>
                        </w:rPr>
                        <w:t xml:space="preserve"> </w:t>
                      </w:r>
                      <w:r>
                        <w:rPr>
                          <w:color w:val="000000"/>
                          <w:spacing w:val="-2"/>
                        </w:rPr>
                        <w:t>(2010)</w:t>
                      </w:r>
                      <w:r>
                        <w:rPr>
                          <w:color w:val="000000"/>
                          <w:spacing w:val="6"/>
                        </w:rPr>
                        <w:t xml:space="preserve"> </w:t>
                      </w:r>
                      <w:r>
                        <w:rPr>
                          <w:color w:val="000000"/>
                          <w:spacing w:val="-4"/>
                        </w:rPr>
                        <w:t>[</w:t>
                      </w:r>
                      <w:hyperlink w:anchor="_bookmark142" w:history="1">
                        <w:r>
                          <w:rPr>
                            <w:color w:val="0000FF"/>
                            <w:spacing w:val="-4"/>
                          </w:rPr>
                          <w:t>23</w:t>
                        </w:r>
                      </w:hyperlink>
                      <w:r>
                        <w:rPr>
                          <w:color w:val="000000"/>
                          <w:spacing w:val="-4"/>
                        </w:rPr>
                        <w:t>]</w:t>
                      </w:r>
                      <w:r>
                        <w:rPr>
                          <w:color w:val="000000"/>
                        </w:rPr>
                        <w:tab/>
                      </w:r>
                      <w:r>
                        <w:rPr>
                          <w:color w:val="000000"/>
                          <w:spacing w:val="-4"/>
                        </w:rPr>
                        <w:t>Cross-national</w:t>
                      </w:r>
                      <w:r>
                        <w:rPr>
                          <w:color w:val="000000"/>
                          <w:spacing w:val="6"/>
                        </w:rPr>
                        <w:t xml:space="preserve"> </w:t>
                      </w:r>
                      <w:r>
                        <w:rPr>
                          <w:color w:val="000000"/>
                          <w:spacing w:val="-4"/>
                        </w:rPr>
                        <w:t>government</w:t>
                      </w:r>
                      <w:r>
                        <w:rPr>
                          <w:color w:val="000000"/>
                          <w:spacing w:val="6"/>
                        </w:rPr>
                        <w:t xml:space="preserve"> </w:t>
                      </w:r>
                      <w:r>
                        <w:rPr>
                          <w:color w:val="000000"/>
                          <w:spacing w:val="-4"/>
                        </w:rPr>
                        <w:t>research</w:t>
                      </w:r>
                    </w:p>
                  </w:txbxContent>
                </v:textbox>
                <w10:wrap type="topAndBottom" anchorx="page"/>
              </v:shape>
            </w:pict>
          </mc:Fallback>
        </mc:AlternateContent>
      </w:r>
    </w:p>
    <w:p w14:paraId="74650A12" w14:textId="77777777" w:rsidR="00620CF6" w:rsidRDefault="00000000">
      <w:pPr>
        <w:pStyle w:val="BodyText"/>
        <w:tabs>
          <w:tab w:val="left" w:pos="7844"/>
        </w:tabs>
        <w:spacing w:before="69" w:after="60"/>
        <w:ind w:left="376"/>
      </w:pPr>
      <w:r>
        <w:t>Davies</w:t>
      </w:r>
      <w:r>
        <w:rPr>
          <w:spacing w:val="10"/>
        </w:rPr>
        <w:t xml:space="preserve"> </w:t>
      </w:r>
      <w:r>
        <w:t>&amp;</w:t>
      </w:r>
      <w:r>
        <w:rPr>
          <w:spacing w:val="10"/>
        </w:rPr>
        <w:t xml:space="preserve"> </w:t>
      </w:r>
      <w:r>
        <w:t>Di</w:t>
      </w:r>
      <w:r>
        <w:rPr>
          <w:spacing w:val="11"/>
        </w:rPr>
        <w:t xml:space="preserve"> </w:t>
      </w:r>
      <w:r>
        <w:t>Matteo</w:t>
      </w:r>
      <w:r>
        <w:rPr>
          <w:spacing w:val="10"/>
        </w:rPr>
        <w:t xml:space="preserve"> </w:t>
      </w:r>
      <w:r>
        <w:t>(2021)</w:t>
      </w:r>
      <w:r>
        <w:rPr>
          <w:spacing w:val="11"/>
        </w:rPr>
        <w:t xml:space="preserve"> </w:t>
      </w:r>
      <w:r>
        <w:rPr>
          <w:spacing w:val="-4"/>
        </w:rPr>
        <w:t>[</w:t>
      </w:r>
      <w:hyperlink w:anchor="_bookmark145" w:history="1">
        <w:r>
          <w:rPr>
            <w:color w:val="0000FF"/>
            <w:spacing w:val="-4"/>
          </w:rPr>
          <w:t>26</w:t>
        </w:r>
      </w:hyperlink>
      <w:r>
        <w:rPr>
          <w:spacing w:val="-4"/>
        </w:rPr>
        <w:t>]</w:t>
      </w:r>
      <w:r>
        <w:tab/>
      </w:r>
      <w:r>
        <w:rPr>
          <w:spacing w:val="-5"/>
        </w:rPr>
        <w:t>Academic</w:t>
      </w:r>
      <w:r>
        <w:rPr>
          <w:spacing w:val="7"/>
        </w:rPr>
        <w:t xml:space="preserve"> </w:t>
      </w:r>
      <w:r>
        <w:rPr>
          <w:spacing w:val="-2"/>
        </w:rPr>
        <w:t>research</w:t>
      </w:r>
    </w:p>
    <w:p w14:paraId="634041DC" w14:textId="77777777" w:rsidR="00620CF6" w:rsidRDefault="00000000">
      <w:pPr>
        <w:pStyle w:val="BodyText"/>
        <w:ind w:left="256"/>
      </w:pPr>
      <w:r>
        <w:rPr>
          <w:noProof/>
        </w:rPr>
        <mc:AlternateContent>
          <mc:Choice Requires="wps">
            <w:drawing>
              <wp:inline distT="0" distB="0" distL="0" distR="0" wp14:anchorId="11E4DAD7" wp14:editId="13AC3051">
                <wp:extent cx="6862445" cy="253365"/>
                <wp:effectExtent l="0" t="0" r="0" b="0"/>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45532482" w14:textId="77777777" w:rsidR="00620CF6" w:rsidRDefault="00000000">
                            <w:pPr>
                              <w:pStyle w:val="BodyText"/>
                              <w:tabs>
                                <w:tab w:val="left" w:pos="7587"/>
                              </w:tabs>
                              <w:spacing w:before="69"/>
                              <w:ind w:left="119"/>
                              <w:rPr>
                                <w:color w:val="000000"/>
                              </w:rPr>
                            </w:pPr>
                            <w:r>
                              <w:rPr>
                                <w:color w:val="000000"/>
                              </w:rPr>
                              <w:t>Deficit</w:t>
                            </w:r>
                            <w:r>
                              <w:rPr>
                                <w:color w:val="000000"/>
                                <w:spacing w:val="7"/>
                              </w:rPr>
                              <w:t xml:space="preserve"> </w:t>
                            </w:r>
                            <w:r>
                              <w:rPr>
                                <w:color w:val="000000"/>
                              </w:rPr>
                              <w:t>Reduction</w:t>
                            </w:r>
                            <w:r>
                              <w:rPr>
                                <w:color w:val="000000"/>
                                <w:spacing w:val="8"/>
                              </w:rPr>
                              <w:t xml:space="preserve"> </w:t>
                            </w:r>
                            <w:r>
                              <w:rPr>
                                <w:color w:val="000000"/>
                              </w:rPr>
                              <w:t>Act</w:t>
                            </w:r>
                            <w:r>
                              <w:rPr>
                                <w:color w:val="000000"/>
                                <w:spacing w:val="8"/>
                              </w:rPr>
                              <w:t xml:space="preserve"> </w:t>
                            </w:r>
                            <w:r>
                              <w:rPr>
                                <w:color w:val="000000"/>
                              </w:rPr>
                              <w:t>of</w:t>
                            </w:r>
                            <w:r>
                              <w:rPr>
                                <w:color w:val="000000"/>
                                <w:spacing w:val="8"/>
                              </w:rPr>
                              <w:t xml:space="preserve"> </w:t>
                            </w:r>
                            <w:r>
                              <w:rPr>
                                <w:color w:val="000000"/>
                              </w:rPr>
                              <w:t>1984</w:t>
                            </w:r>
                            <w:r>
                              <w:rPr>
                                <w:color w:val="000000"/>
                                <w:spacing w:val="8"/>
                              </w:rPr>
                              <w:t xml:space="preserve"> </w:t>
                            </w:r>
                            <w:r>
                              <w:rPr>
                                <w:color w:val="000000"/>
                              </w:rPr>
                              <w:t>(United</w:t>
                            </w:r>
                            <w:r>
                              <w:rPr>
                                <w:color w:val="000000"/>
                                <w:spacing w:val="8"/>
                              </w:rPr>
                              <w:t xml:space="preserve"> </w:t>
                            </w:r>
                            <w:r>
                              <w:rPr>
                                <w:color w:val="000000"/>
                              </w:rPr>
                              <w:t>States)</w:t>
                            </w:r>
                            <w:r>
                              <w:rPr>
                                <w:color w:val="000000"/>
                                <w:spacing w:val="8"/>
                              </w:rPr>
                              <w:t xml:space="preserve"> </w:t>
                            </w:r>
                            <w:r>
                              <w:rPr>
                                <w:color w:val="000000"/>
                                <w:spacing w:val="-4"/>
                              </w:rPr>
                              <w:t>[</w:t>
                            </w:r>
                            <w:hyperlink w:anchor="_bookmark146" w:history="1">
                              <w:r>
                                <w:rPr>
                                  <w:color w:val="0000FF"/>
                                  <w:spacing w:val="-4"/>
                                </w:rPr>
                                <w:t>27</w:t>
                              </w:r>
                            </w:hyperlink>
                            <w:r>
                              <w:rPr>
                                <w:color w:val="000000"/>
                                <w:spacing w:val="-4"/>
                              </w:rPr>
                              <w:t>]</w:t>
                            </w:r>
                            <w:r>
                              <w:rPr>
                                <w:color w:val="000000"/>
                              </w:rPr>
                              <w:tab/>
                            </w:r>
                            <w:r>
                              <w:rPr>
                                <w:color w:val="000000"/>
                                <w:spacing w:val="-5"/>
                              </w:rPr>
                              <w:t>Government</w:t>
                            </w:r>
                            <w:r>
                              <w:rPr>
                                <w:color w:val="000000"/>
                                <w:spacing w:val="1"/>
                              </w:rPr>
                              <w:t xml:space="preserve"> </w:t>
                            </w:r>
                            <w:r>
                              <w:rPr>
                                <w:color w:val="000000"/>
                                <w:spacing w:val="-2"/>
                              </w:rPr>
                              <w:t>legislation</w:t>
                            </w:r>
                          </w:p>
                        </w:txbxContent>
                      </wps:txbx>
                      <wps:bodyPr wrap="square" lIns="0" tIns="0" rIns="0" bIns="0" rtlCol="0">
                        <a:noAutofit/>
                      </wps:bodyPr>
                    </wps:wsp>
                  </a:graphicData>
                </a:graphic>
              </wp:inline>
            </w:drawing>
          </mc:Choice>
          <mc:Fallback>
            <w:pict>
              <v:shape w14:anchorId="11E4DAD7" id="Textbox 175" o:spid="_x0000_s1130"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" fillcolor="#f7f7f7" stroked="f">
                <v:textbox inset="0,0,0,0">
                  <w:txbxContent>
                    <w:p w14:paraId="45532482" w14:textId="77777777" w:rsidR="00620CF6" w:rsidRDefault="00000000">
                      <w:pPr>
                        <w:pStyle w:val="BodyText"/>
                        <w:tabs>
                          <w:tab w:val="left" w:pos="7587"/>
                        </w:tabs>
                        <w:spacing w:before="69"/>
                        <w:ind w:left="119"/>
                        <w:rPr>
                          <w:color w:val="000000"/>
                        </w:rPr>
                      </w:pPr>
                      <w:r>
                        <w:rPr>
                          <w:color w:val="000000"/>
                        </w:rPr>
                        <w:t>Deficit</w:t>
                      </w:r>
                      <w:r>
                        <w:rPr>
                          <w:color w:val="000000"/>
                          <w:spacing w:val="7"/>
                        </w:rPr>
                        <w:t xml:space="preserve"> </w:t>
                      </w:r>
                      <w:r>
                        <w:rPr>
                          <w:color w:val="000000"/>
                        </w:rPr>
                        <w:t>Reduction</w:t>
                      </w:r>
                      <w:r>
                        <w:rPr>
                          <w:color w:val="000000"/>
                          <w:spacing w:val="8"/>
                        </w:rPr>
                        <w:t xml:space="preserve"> </w:t>
                      </w:r>
                      <w:r>
                        <w:rPr>
                          <w:color w:val="000000"/>
                        </w:rPr>
                        <w:t>Act</w:t>
                      </w:r>
                      <w:r>
                        <w:rPr>
                          <w:color w:val="000000"/>
                          <w:spacing w:val="8"/>
                        </w:rPr>
                        <w:t xml:space="preserve"> </w:t>
                      </w:r>
                      <w:r>
                        <w:rPr>
                          <w:color w:val="000000"/>
                        </w:rPr>
                        <w:t>of</w:t>
                      </w:r>
                      <w:r>
                        <w:rPr>
                          <w:color w:val="000000"/>
                          <w:spacing w:val="8"/>
                        </w:rPr>
                        <w:t xml:space="preserve"> </w:t>
                      </w:r>
                      <w:r>
                        <w:rPr>
                          <w:color w:val="000000"/>
                        </w:rPr>
                        <w:t>1984</w:t>
                      </w:r>
                      <w:r>
                        <w:rPr>
                          <w:color w:val="000000"/>
                          <w:spacing w:val="8"/>
                        </w:rPr>
                        <w:t xml:space="preserve"> </w:t>
                      </w:r>
                      <w:r>
                        <w:rPr>
                          <w:color w:val="000000"/>
                        </w:rPr>
                        <w:t>(United</w:t>
                      </w:r>
                      <w:r>
                        <w:rPr>
                          <w:color w:val="000000"/>
                          <w:spacing w:val="8"/>
                        </w:rPr>
                        <w:t xml:space="preserve"> </w:t>
                      </w:r>
                      <w:r>
                        <w:rPr>
                          <w:color w:val="000000"/>
                        </w:rPr>
                        <w:t>States)</w:t>
                      </w:r>
                      <w:r>
                        <w:rPr>
                          <w:color w:val="000000"/>
                          <w:spacing w:val="8"/>
                        </w:rPr>
                        <w:t xml:space="preserve"> </w:t>
                      </w:r>
                      <w:r>
                        <w:rPr>
                          <w:color w:val="000000"/>
                          <w:spacing w:val="-4"/>
                        </w:rPr>
                        <w:t>[</w:t>
                      </w:r>
                      <w:hyperlink w:anchor="_bookmark146" w:history="1">
                        <w:r>
                          <w:rPr>
                            <w:color w:val="0000FF"/>
                            <w:spacing w:val="-4"/>
                          </w:rPr>
                          <w:t>27</w:t>
                        </w:r>
                      </w:hyperlink>
                      <w:r>
                        <w:rPr>
                          <w:color w:val="000000"/>
                          <w:spacing w:val="-4"/>
                        </w:rPr>
                        <w:t>]</w:t>
                      </w:r>
                      <w:r>
                        <w:rPr>
                          <w:color w:val="000000"/>
                        </w:rPr>
                        <w:tab/>
                      </w:r>
                      <w:r>
                        <w:rPr>
                          <w:color w:val="000000"/>
                          <w:spacing w:val="-5"/>
                        </w:rPr>
                        <w:t>Government</w:t>
                      </w:r>
                      <w:r>
                        <w:rPr>
                          <w:color w:val="000000"/>
                          <w:spacing w:val="1"/>
                        </w:rPr>
                        <w:t xml:space="preserve"> </w:t>
                      </w:r>
                      <w:r>
                        <w:rPr>
                          <w:color w:val="000000"/>
                          <w:spacing w:val="-2"/>
                        </w:rPr>
                        <w:t>legislation</w:t>
                      </w:r>
                    </w:p>
                  </w:txbxContent>
                </v:textbox>
                <w10:anchorlock/>
              </v:shape>
            </w:pict>
          </mc:Fallback>
        </mc:AlternateContent>
      </w:r>
    </w:p>
    <w:p w14:paraId="332B6F5D" w14:textId="77777777" w:rsidR="00620CF6" w:rsidRDefault="00000000">
      <w:pPr>
        <w:pStyle w:val="BodyText"/>
        <w:tabs>
          <w:tab w:val="left" w:pos="7844"/>
        </w:tabs>
        <w:spacing w:before="47"/>
        <w:ind w:left="376"/>
      </w:pPr>
      <w:r>
        <w:rPr>
          <w:noProof/>
        </w:rPr>
        <mc:AlternateContent>
          <mc:Choice Requires="wps">
            <w:drawing>
              <wp:anchor distT="0" distB="0" distL="0" distR="0" simplePos="0" relativeHeight="487636992" behindDoc="1" locked="0" layoutInCell="1" allowOverlap="1" wp14:anchorId="4FC64E78" wp14:editId="05BD3088">
                <wp:simplePos x="0" y="0"/>
                <wp:positionH relativeFrom="page">
                  <wp:posOffset>1598206</wp:posOffset>
                </wp:positionH>
                <wp:positionV relativeFrom="paragraph">
                  <wp:posOffset>239116</wp:posOffset>
                </wp:positionV>
                <wp:extent cx="6862445" cy="253365"/>
                <wp:effectExtent l="0" t="0" r="0" b="0"/>
                <wp:wrapTopAndBottom/>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6D618D31" w14:textId="77777777" w:rsidR="00620CF6" w:rsidRDefault="00000000">
                            <w:pPr>
                              <w:pStyle w:val="BodyText"/>
                              <w:tabs>
                                <w:tab w:val="left" w:pos="7587"/>
                              </w:tabs>
                              <w:spacing w:before="69"/>
                              <w:ind w:left="119"/>
                              <w:rPr>
                                <w:color w:val="000000"/>
                              </w:rPr>
                            </w:pPr>
                            <w:proofErr w:type="spellStart"/>
                            <w:r>
                              <w:rPr>
                                <w:color w:val="000000"/>
                              </w:rPr>
                              <w:t>Drometer</w:t>
                            </w:r>
                            <w:proofErr w:type="spellEnd"/>
                            <w:r>
                              <w:rPr>
                                <w:color w:val="000000"/>
                                <w:spacing w:val="13"/>
                              </w:rPr>
                              <w:t xml:space="preserve"> </w:t>
                            </w:r>
                            <w:proofErr w:type="gramStart"/>
                            <w:r>
                              <w:rPr>
                                <w:color w:val="000000"/>
                              </w:rPr>
                              <w:t>et</w:t>
                            </w:r>
                            <w:r>
                              <w:rPr>
                                <w:color w:val="000000"/>
                                <w:spacing w:val="14"/>
                              </w:rPr>
                              <w:t xml:space="preserve"> </w:t>
                            </w:r>
                            <w:r>
                              <w:rPr>
                                <w:color w:val="000000"/>
                              </w:rPr>
                              <w:t>al.(</w:t>
                            </w:r>
                            <w:proofErr w:type="gramEnd"/>
                            <w:r>
                              <w:rPr>
                                <w:color w:val="000000"/>
                              </w:rPr>
                              <w:t>2018)</w:t>
                            </w:r>
                            <w:r>
                              <w:rPr>
                                <w:color w:val="000000"/>
                                <w:spacing w:val="13"/>
                              </w:rPr>
                              <w:t xml:space="preserve"> </w:t>
                            </w:r>
                            <w:r>
                              <w:rPr>
                                <w:color w:val="000000"/>
                                <w:spacing w:val="-4"/>
                              </w:rPr>
                              <w:t>[</w:t>
                            </w:r>
                            <w:hyperlink w:anchor="_bookmark149" w:history="1">
                              <w:r>
                                <w:rPr>
                                  <w:color w:val="0000FF"/>
                                  <w:spacing w:val="-4"/>
                                </w:rPr>
                                <w:t>30</w:t>
                              </w:r>
                            </w:hyperlink>
                            <w:r>
                              <w:rPr>
                                <w:color w:val="000000"/>
                                <w:spacing w:val="-4"/>
                              </w:rPr>
                              <w:t>]</w:t>
                            </w:r>
                            <w:r>
                              <w:rPr>
                                <w:color w:val="000000"/>
                              </w:rPr>
                              <w:tab/>
                            </w:r>
                            <w:r>
                              <w:rPr>
                                <w:color w:val="000000"/>
                                <w:spacing w:val="-2"/>
                              </w:rPr>
                              <w:t>Cross-national</w:t>
                            </w:r>
                            <w:r>
                              <w:rPr>
                                <w:color w:val="000000"/>
                                <w:spacing w:val="-3"/>
                              </w:rPr>
                              <w:t xml:space="preserve"> </w:t>
                            </w:r>
                            <w:r>
                              <w:rPr>
                                <w:color w:val="000000"/>
                                <w:spacing w:val="-2"/>
                              </w:rPr>
                              <w:t>academic research</w:t>
                            </w:r>
                          </w:p>
                        </w:txbxContent>
                      </wps:txbx>
                      <wps:bodyPr wrap="square" lIns="0" tIns="0" rIns="0" bIns="0" rtlCol="0">
                        <a:noAutofit/>
                      </wps:bodyPr>
                    </wps:wsp>
                  </a:graphicData>
                </a:graphic>
              </wp:anchor>
            </w:drawing>
          </mc:Choice>
          <mc:Fallback>
            <w:pict>
              <v:shape w14:anchorId="4FC64E78" id="Textbox 176" o:spid="_x0000_s1131" type="#_x0000_t202" style="position:absolute;left:0;text-align:left;margin-left:125.85pt;margin-top:18.85pt;width:540.35pt;height:19.95pt;z-index:-1567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" fillcolor="#f7f7f7" stroked="f">
                <v:textbox inset="0,0,0,0">
                  <w:txbxContent>
                    <w:p w14:paraId="6D618D31" w14:textId="77777777" w:rsidR="00620CF6" w:rsidRDefault="00000000">
                      <w:pPr>
                        <w:pStyle w:val="BodyText"/>
                        <w:tabs>
                          <w:tab w:val="left" w:pos="7587"/>
                        </w:tabs>
                        <w:spacing w:before="69"/>
                        <w:ind w:left="119"/>
                        <w:rPr>
                          <w:color w:val="000000"/>
                        </w:rPr>
                      </w:pPr>
                      <w:proofErr w:type="spellStart"/>
                      <w:r>
                        <w:rPr>
                          <w:color w:val="000000"/>
                        </w:rPr>
                        <w:t>Drometer</w:t>
                      </w:r>
                      <w:proofErr w:type="spellEnd"/>
                      <w:r>
                        <w:rPr>
                          <w:color w:val="000000"/>
                          <w:spacing w:val="13"/>
                        </w:rPr>
                        <w:t xml:space="preserve"> </w:t>
                      </w:r>
                      <w:proofErr w:type="gramStart"/>
                      <w:r>
                        <w:rPr>
                          <w:color w:val="000000"/>
                        </w:rPr>
                        <w:t>et</w:t>
                      </w:r>
                      <w:r>
                        <w:rPr>
                          <w:color w:val="000000"/>
                          <w:spacing w:val="14"/>
                        </w:rPr>
                        <w:t xml:space="preserve"> </w:t>
                      </w:r>
                      <w:r>
                        <w:rPr>
                          <w:color w:val="000000"/>
                        </w:rPr>
                        <w:t>al.(</w:t>
                      </w:r>
                      <w:proofErr w:type="gramEnd"/>
                      <w:r>
                        <w:rPr>
                          <w:color w:val="000000"/>
                        </w:rPr>
                        <w:t>2018)</w:t>
                      </w:r>
                      <w:r>
                        <w:rPr>
                          <w:color w:val="000000"/>
                          <w:spacing w:val="13"/>
                        </w:rPr>
                        <w:t xml:space="preserve"> </w:t>
                      </w:r>
                      <w:r>
                        <w:rPr>
                          <w:color w:val="000000"/>
                          <w:spacing w:val="-4"/>
                        </w:rPr>
                        <w:t>[</w:t>
                      </w:r>
                      <w:hyperlink w:anchor="_bookmark149" w:history="1">
                        <w:r>
                          <w:rPr>
                            <w:color w:val="0000FF"/>
                            <w:spacing w:val="-4"/>
                          </w:rPr>
                          <w:t>30</w:t>
                        </w:r>
                      </w:hyperlink>
                      <w:r>
                        <w:rPr>
                          <w:color w:val="000000"/>
                          <w:spacing w:val="-4"/>
                        </w:rPr>
                        <w:t>]</w:t>
                      </w:r>
                      <w:r>
                        <w:rPr>
                          <w:color w:val="000000"/>
                        </w:rPr>
                        <w:tab/>
                      </w:r>
                      <w:r>
                        <w:rPr>
                          <w:color w:val="000000"/>
                          <w:spacing w:val="-2"/>
                        </w:rPr>
                        <w:t>Cross-national</w:t>
                      </w:r>
                      <w:r>
                        <w:rPr>
                          <w:color w:val="000000"/>
                          <w:spacing w:val="-3"/>
                        </w:rPr>
                        <w:t xml:space="preserve"> </w:t>
                      </w:r>
                      <w:r>
                        <w:rPr>
                          <w:color w:val="000000"/>
                          <w:spacing w:val="-2"/>
                        </w:rPr>
                        <w:t>academic research</w:t>
                      </w:r>
                    </w:p>
                  </w:txbxContent>
                </v:textbox>
                <w10:wrap type="topAndBottom" anchorx="page"/>
              </v:shape>
            </w:pict>
          </mc:Fallback>
        </mc:AlternateContent>
      </w:r>
      <w:r>
        <w:t>Deloitte</w:t>
      </w:r>
      <w:r>
        <w:rPr>
          <w:spacing w:val="16"/>
        </w:rPr>
        <w:t xml:space="preserve"> </w:t>
      </w:r>
      <w:r>
        <w:t>(2018)</w:t>
      </w:r>
      <w:r>
        <w:rPr>
          <w:spacing w:val="17"/>
        </w:rPr>
        <w:t xml:space="preserve"> </w:t>
      </w:r>
      <w:r>
        <w:rPr>
          <w:spacing w:val="-4"/>
        </w:rPr>
        <w:t>[</w:t>
      </w:r>
      <w:hyperlink w:anchor="_bookmark148" w:history="1">
        <w:r>
          <w:rPr>
            <w:color w:val="0000FF"/>
            <w:spacing w:val="-4"/>
          </w:rPr>
          <w:t>29</w:t>
        </w:r>
      </w:hyperlink>
      <w:r>
        <w:rPr>
          <w:spacing w:val="-4"/>
        </w:rPr>
        <w:t>]</w:t>
      </w:r>
      <w:r>
        <w:tab/>
        <w:t>Corporate</w:t>
      </w:r>
      <w:r>
        <w:rPr>
          <w:spacing w:val="-6"/>
        </w:rPr>
        <w:t xml:space="preserve"> </w:t>
      </w:r>
      <w:r>
        <w:rPr>
          <w:spacing w:val="-2"/>
        </w:rPr>
        <w:t>research</w:t>
      </w:r>
    </w:p>
    <w:p w14:paraId="245BFF7B" w14:textId="77777777" w:rsidR="00620CF6" w:rsidRDefault="00000000">
      <w:pPr>
        <w:pStyle w:val="BodyText"/>
        <w:tabs>
          <w:tab w:val="left" w:pos="7844"/>
        </w:tabs>
        <w:spacing w:before="168" w:after="60"/>
        <w:ind w:left="376"/>
      </w:pPr>
      <w:r>
        <w:t>Easton</w:t>
      </w:r>
      <w:r>
        <w:rPr>
          <w:spacing w:val="22"/>
        </w:rPr>
        <w:t xml:space="preserve"> </w:t>
      </w:r>
      <w:r>
        <w:t>(1983)</w:t>
      </w:r>
      <w:r>
        <w:rPr>
          <w:spacing w:val="24"/>
        </w:rPr>
        <w:t xml:space="preserve"> </w:t>
      </w:r>
      <w:r>
        <w:rPr>
          <w:spacing w:val="-4"/>
        </w:rPr>
        <w:t>[</w:t>
      </w:r>
      <w:hyperlink w:anchor="_bookmark150" w:history="1">
        <w:r>
          <w:rPr>
            <w:color w:val="0000FF"/>
            <w:spacing w:val="-4"/>
          </w:rPr>
          <w:t>31</w:t>
        </w:r>
      </w:hyperlink>
      <w:r>
        <w:rPr>
          <w:spacing w:val="-4"/>
        </w:rPr>
        <w:t>]</w:t>
      </w:r>
      <w:r>
        <w:tab/>
        <w:t>Corporate</w:t>
      </w:r>
      <w:r>
        <w:rPr>
          <w:spacing w:val="-6"/>
        </w:rPr>
        <w:t xml:space="preserve"> </w:t>
      </w:r>
      <w:r>
        <w:rPr>
          <w:spacing w:val="-2"/>
        </w:rPr>
        <w:t>research</w:t>
      </w:r>
    </w:p>
    <w:p w14:paraId="7864CA1A" w14:textId="77777777" w:rsidR="00620CF6" w:rsidRDefault="00000000">
      <w:pPr>
        <w:pStyle w:val="BodyText"/>
        <w:ind w:left="256"/>
      </w:pPr>
      <w:r>
        <w:rPr>
          <w:noProof/>
        </w:rPr>
        <mc:AlternateContent>
          <mc:Choice Requires="wps">
            <w:drawing>
              <wp:inline distT="0" distB="0" distL="0" distR="0" wp14:anchorId="45FB8A34" wp14:editId="5DF1BA97">
                <wp:extent cx="6862445" cy="253365"/>
                <wp:effectExtent l="0" t="0" r="0" b="0"/>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0DCA80CA" w14:textId="77777777" w:rsidR="00620CF6" w:rsidRDefault="00000000">
                            <w:pPr>
                              <w:pStyle w:val="BodyText"/>
                              <w:tabs>
                                <w:tab w:val="left" w:pos="7587"/>
                              </w:tabs>
                              <w:spacing w:before="69"/>
                              <w:ind w:left="119"/>
                              <w:rPr>
                                <w:color w:val="000000"/>
                              </w:rPr>
                            </w:pPr>
                            <w:r>
                              <w:rPr>
                                <w:color w:val="000000"/>
                              </w:rPr>
                              <w:t>Economic</w:t>
                            </w:r>
                            <w:r>
                              <w:rPr>
                                <w:color w:val="000000"/>
                                <w:spacing w:val="2"/>
                              </w:rPr>
                              <w:t xml:space="preserve"> </w:t>
                            </w:r>
                            <w:r>
                              <w:rPr>
                                <w:color w:val="000000"/>
                              </w:rPr>
                              <w:t>Recovery</w:t>
                            </w:r>
                            <w:r>
                              <w:rPr>
                                <w:color w:val="000000"/>
                                <w:spacing w:val="2"/>
                              </w:rPr>
                              <w:t xml:space="preserve"> </w:t>
                            </w:r>
                            <w:r>
                              <w:rPr>
                                <w:color w:val="000000"/>
                              </w:rPr>
                              <w:t>Tax</w:t>
                            </w:r>
                            <w:r>
                              <w:rPr>
                                <w:color w:val="000000"/>
                                <w:spacing w:val="3"/>
                              </w:rPr>
                              <w:t xml:space="preserve"> </w:t>
                            </w:r>
                            <w:r>
                              <w:rPr>
                                <w:color w:val="000000"/>
                              </w:rPr>
                              <w:t>Act</w:t>
                            </w:r>
                            <w:r>
                              <w:rPr>
                                <w:color w:val="000000"/>
                                <w:spacing w:val="2"/>
                              </w:rPr>
                              <w:t xml:space="preserve"> </w:t>
                            </w:r>
                            <w:r>
                              <w:rPr>
                                <w:color w:val="000000"/>
                              </w:rPr>
                              <w:t>of</w:t>
                            </w:r>
                            <w:r>
                              <w:rPr>
                                <w:color w:val="000000"/>
                                <w:spacing w:val="2"/>
                              </w:rPr>
                              <w:t xml:space="preserve"> </w:t>
                            </w:r>
                            <w:r>
                              <w:rPr>
                                <w:color w:val="000000"/>
                              </w:rPr>
                              <w:t>1981</w:t>
                            </w:r>
                            <w:r>
                              <w:rPr>
                                <w:color w:val="000000"/>
                                <w:spacing w:val="3"/>
                              </w:rPr>
                              <w:t xml:space="preserve"> </w:t>
                            </w:r>
                            <w:r>
                              <w:rPr>
                                <w:color w:val="000000"/>
                                <w:spacing w:val="-2"/>
                              </w:rPr>
                              <w:t>[</w:t>
                            </w:r>
                            <w:hyperlink w:anchor="_bookmark257" w:history="1">
                              <w:r>
                                <w:rPr>
                                  <w:color w:val="0000FF"/>
                                  <w:spacing w:val="-2"/>
                                </w:rPr>
                                <w:t>138</w:t>
                              </w:r>
                            </w:hyperlink>
                            <w:r>
                              <w:rPr>
                                <w:color w:val="000000"/>
                                <w:spacing w:val="-2"/>
                              </w:rPr>
                              <w:t>]</w:t>
                            </w:r>
                            <w:r>
                              <w:rPr>
                                <w:color w:val="000000"/>
                              </w:rPr>
                              <w:tab/>
                            </w:r>
                            <w:r>
                              <w:rPr>
                                <w:color w:val="000000"/>
                                <w:spacing w:val="-5"/>
                              </w:rPr>
                              <w:t>Government</w:t>
                            </w:r>
                            <w:r>
                              <w:rPr>
                                <w:color w:val="000000"/>
                                <w:spacing w:val="1"/>
                              </w:rPr>
                              <w:t xml:space="preserve"> </w:t>
                            </w:r>
                            <w:r>
                              <w:rPr>
                                <w:color w:val="000000"/>
                                <w:spacing w:val="-2"/>
                              </w:rPr>
                              <w:t>legislation</w:t>
                            </w:r>
                          </w:p>
                        </w:txbxContent>
                      </wps:txbx>
                      <wps:bodyPr wrap="square" lIns="0" tIns="0" rIns="0" bIns="0" rtlCol="0">
                        <a:noAutofit/>
                      </wps:bodyPr>
                    </wps:wsp>
                  </a:graphicData>
                </a:graphic>
              </wp:inline>
            </w:drawing>
          </mc:Choice>
          <mc:Fallback>
            <w:pict>
              <v:shape w14:anchorId="45FB8A34" id="Textbox 177" o:spid="_x0000_s1132"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" fillcolor="#f7f7f7" stroked="f">
                <v:textbox inset="0,0,0,0">
                  <w:txbxContent>
                    <w:p w14:paraId="0DCA80CA" w14:textId="77777777" w:rsidR="00620CF6" w:rsidRDefault="00000000">
                      <w:pPr>
                        <w:pStyle w:val="BodyText"/>
                        <w:tabs>
                          <w:tab w:val="left" w:pos="7587"/>
                        </w:tabs>
                        <w:spacing w:before="69"/>
                        <w:ind w:left="119"/>
                        <w:rPr>
                          <w:color w:val="000000"/>
                        </w:rPr>
                      </w:pPr>
                      <w:r>
                        <w:rPr>
                          <w:color w:val="000000"/>
                        </w:rPr>
                        <w:t>Economic</w:t>
                      </w:r>
                      <w:r>
                        <w:rPr>
                          <w:color w:val="000000"/>
                          <w:spacing w:val="2"/>
                        </w:rPr>
                        <w:t xml:space="preserve"> </w:t>
                      </w:r>
                      <w:r>
                        <w:rPr>
                          <w:color w:val="000000"/>
                        </w:rPr>
                        <w:t>Recovery</w:t>
                      </w:r>
                      <w:r>
                        <w:rPr>
                          <w:color w:val="000000"/>
                          <w:spacing w:val="2"/>
                        </w:rPr>
                        <w:t xml:space="preserve"> </w:t>
                      </w:r>
                      <w:r>
                        <w:rPr>
                          <w:color w:val="000000"/>
                        </w:rPr>
                        <w:t>Tax</w:t>
                      </w:r>
                      <w:r>
                        <w:rPr>
                          <w:color w:val="000000"/>
                          <w:spacing w:val="3"/>
                        </w:rPr>
                        <w:t xml:space="preserve"> </w:t>
                      </w:r>
                      <w:r>
                        <w:rPr>
                          <w:color w:val="000000"/>
                        </w:rPr>
                        <w:t>Act</w:t>
                      </w:r>
                      <w:r>
                        <w:rPr>
                          <w:color w:val="000000"/>
                          <w:spacing w:val="2"/>
                        </w:rPr>
                        <w:t xml:space="preserve"> </w:t>
                      </w:r>
                      <w:r>
                        <w:rPr>
                          <w:color w:val="000000"/>
                        </w:rPr>
                        <w:t>of</w:t>
                      </w:r>
                      <w:r>
                        <w:rPr>
                          <w:color w:val="000000"/>
                          <w:spacing w:val="2"/>
                        </w:rPr>
                        <w:t xml:space="preserve"> </w:t>
                      </w:r>
                      <w:r>
                        <w:rPr>
                          <w:color w:val="000000"/>
                        </w:rPr>
                        <w:t>1981</w:t>
                      </w:r>
                      <w:r>
                        <w:rPr>
                          <w:color w:val="000000"/>
                          <w:spacing w:val="3"/>
                        </w:rPr>
                        <w:t xml:space="preserve"> </w:t>
                      </w:r>
                      <w:r>
                        <w:rPr>
                          <w:color w:val="000000"/>
                          <w:spacing w:val="-2"/>
                        </w:rPr>
                        <w:t>[</w:t>
                      </w:r>
                      <w:hyperlink w:anchor="_bookmark257" w:history="1">
                        <w:r>
                          <w:rPr>
                            <w:color w:val="0000FF"/>
                            <w:spacing w:val="-2"/>
                          </w:rPr>
                          <w:t>138</w:t>
                        </w:r>
                      </w:hyperlink>
                      <w:r>
                        <w:rPr>
                          <w:color w:val="000000"/>
                          <w:spacing w:val="-2"/>
                        </w:rPr>
                        <w:t>]</w:t>
                      </w:r>
                      <w:r>
                        <w:rPr>
                          <w:color w:val="000000"/>
                        </w:rPr>
                        <w:tab/>
                      </w:r>
                      <w:r>
                        <w:rPr>
                          <w:color w:val="000000"/>
                          <w:spacing w:val="-5"/>
                        </w:rPr>
                        <w:t>Government</w:t>
                      </w:r>
                      <w:r>
                        <w:rPr>
                          <w:color w:val="000000"/>
                          <w:spacing w:val="1"/>
                        </w:rPr>
                        <w:t xml:space="preserve"> </w:t>
                      </w:r>
                      <w:r>
                        <w:rPr>
                          <w:color w:val="000000"/>
                          <w:spacing w:val="-2"/>
                        </w:rPr>
                        <w:t>legislation</w:t>
                      </w:r>
                    </w:p>
                  </w:txbxContent>
                </v:textbox>
                <w10:anchorlock/>
              </v:shape>
            </w:pict>
          </mc:Fallback>
        </mc:AlternateContent>
      </w:r>
    </w:p>
    <w:p w14:paraId="4DAA3F08" w14:textId="77777777" w:rsidR="00620CF6" w:rsidRDefault="00000000">
      <w:pPr>
        <w:pStyle w:val="BodyText"/>
        <w:tabs>
          <w:tab w:val="left" w:pos="7844"/>
        </w:tabs>
        <w:spacing w:before="47"/>
        <w:ind w:left="376"/>
      </w:pPr>
      <w:r>
        <w:rPr>
          <w:noProof/>
        </w:rPr>
        <mc:AlternateContent>
          <mc:Choice Requires="wps">
            <w:drawing>
              <wp:anchor distT="0" distB="0" distL="0" distR="0" simplePos="0" relativeHeight="487638016" behindDoc="1" locked="0" layoutInCell="1" allowOverlap="1" wp14:anchorId="1D901A8F" wp14:editId="3C57A269">
                <wp:simplePos x="0" y="0"/>
                <wp:positionH relativeFrom="page">
                  <wp:posOffset>1598206</wp:posOffset>
                </wp:positionH>
                <wp:positionV relativeFrom="paragraph">
                  <wp:posOffset>229578</wp:posOffset>
                </wp:positionV>
                <wp:extent cx="6862445" cy="253365"/>
                <wp:effectExtent l="0" t="0" r="0" b="0"/>
                <wp:wrapTopAndBottom/>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3001371F" w14:textId="77777777" w:rsidR="00620CF6" w:rsidRDefault="00000000">
                            <w:pPr>
                              <w:pStyle w:val="BodyText"/>
                              <w:tabs>
                                <w:tab w:val="left" w:pos="7587"/>
                              </w:tabs>
                              <w:spacing w:before="69"/>
                              <w:ind w:left="119"/>
                              <w:rPr>
                                <w:color w:val="000000"/>
                              </w:rPr>
                            </w:pPr>
                            <w:r>
                              <w:rPr>
                                <w:color w:val="000000"/>
                              </w:rPr>
                              <w:t>Ernst</w:t>
                            </w:r>
                            <w:r>
                              <w:rPr>
                                <w:color w:val="000000"/>
                                <w:spacing w:val="2"/>
                              </w:rPr>
                              <w:t xml:space="preserve"> </w:t>
                            </w:r>
                            <w:r>
                              <w:rPr>
                                <w:color w:val="000000"/>
                              </w:rPr>
                              <w:t>&amp;</w:t>
                            </w:r>
                            <w:r>
                              <w:rPr>
                                <w:color w:val="000000"/>
                                <w:spacing w:val="2"/>
                              </w:rPr>
                              <w:t xml:space="preserve"> </w:t>
                            </w:r>
                            <w:r>
                              <w:rPr>
                                <w:color w:val="000000"/>
                              </w:rPr>
                              <w:t>Young</w:t>
                            </w:r>
                            <w:r>
                              <w:rPr>
                                <w:color w:val="000000"/>
                                <w:spacing w:val="2"/>
                              </w:rPr>
                              <w:t xml:space="preserve"> </w:t>
                            </w:r>
                            <w:r>
                              <w:rPr>
                                <w:color w:val="000000"/>
                              </w:rPr>
                              <w:t>2007</w:t>
                            </w:r>
                            <w:r>
                              <w:rPr>
                                <w:color w:val="000000"/>
                                <w:spacing w:val="2"/>
                              </w:rPr>
                              <w:t xml:space="preserve"> </w:t>
                            </w:r>
                            <w:r>
                              <w:rPr>
                                <w:color w:val="000000"/>
                              </w:rPr>
                              <w:t>Personal</w:t>
                            </w:r>
                            <w:r>
                              <w:rPr>
                                <w:color w:val="000000"/>
                                <w:spacing w:val="2"/>
                              </w:rPr>
                              <w:t xml:space="preserve"> </w:t>
                            </w:r>
                            <w:r>
                              <w:rPr>
                                <w:color w:val="000000"/>
                              </w:rPr>
                              <w:t>Tax</w:t>
                            </w:r>
                            <w:r>
                              <w:rPr>
                                <w:color w:val="000000"/>
                                <w:spacing w:val="2"/>
                              </w:rPr>
                              <w:t xml:space="preserve"> </w:t>
                            </w:r>
                            <w:r>
                              <w:rPr>
                                <w:color w:val="000000"/>
                              </w:rPr>
                              <w:t>Guide</w:t>
                            </w:r>
                            <w:r>
                              <w:rPr>
                                <w:color w:val="000000"/>
                                <w:spacing w:val="2"/>
                              </w:rPr>
                              <w:t xml:space="preserve"> </w:t>
                            </w:r>
                            <w:r>
                              <w:rPr>
                                <w:color w:val="000000"/>
                                <w:spacing w:val="-4"/>
                              </w:rPr>
                              <w:t>[</w:t>
                            </w:r>
                            <w:hyperlink w:anchor="_bookmark156" w:history="1">
                              <w:r>
                                <w:rPr>
                                  <w:color w:val="0000FF"/>
                                  <w:spacing w:val="-4"/>
                                </w:rPr>
                                <w:t>37</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wps:txbx>
                      <wps:bodyPr wrap="square" lIns="0" tIns="0" rIns="0" bIns="0" rtlCol="0">
                        <a:noAutofit/>
                      </wps:bodyPr>
                    </wps:wsp>
                  </a:graphicData>
                </a:graphic>
              </wp:anchor>
            </w:drawing>
          </mc:Choice>
          <mc:Fallback>
            <w:pict>
              <v:shape w14:anchorId="1D901A8F" id="Textbox 178" o:spid="_x0000_s1133" type="#_x0000_t202" style="position:absolute;left:0;text-align:left;margin-left:125.85pt;margin-top:18.1pt;width:540.35pt;height:19.95pt;z-index:-15678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" fillcolor="#f7f7f7" stroked="f">
                <v:textbox inset="0,0,0,0">
                  <w:txbxContent>
                    <w:p w14:paraId="3001371F" w14:textId="77777777" w:rsidR="00620CF6" w:rsidRDefault="00000000">
                      <w:pPr>
                        <w:pStyle w:val="BodyText"/>
                        <w:tabs>
                          <w:tab w:val="left" w:pos="7587"/>
                        </w:tabs>
                        <w:spacing w:before="69"/>
                        <w:ind w:left="119"/>
                        <w:rPr>
                          <w:color w:val="000000"/>
                        </w:rPr>
                      </w:pPr>
                      <w:r>
                        <w:rPr>
                          <w:color w:val="000000"/>
                        </w:rPr>
                        <w:t>Ernst</w:t>
                      </w:r>
                      <w:r>
                        <w:rPr>
                          <w:color w:val="000000"/>
                          <w:spacing w:val="2"/>
                        </w:rPr>
                        <w:t xml:space="preserve"> </w:t>
                      </w:r>
                      <w:r>
                        <w:rPr>
                          <w:color w:val="000000"/>
                        </w:rPr>
                        <w:t>&amp;</w:t>
                      </w:r>
                      <w:r>
                        <w:rPr>
                          <w:color w:val="000000"/>
                          <w:spacing w:val="2"/>
                        </w:rPr>
                        <w:t xml:space="preserve"> </w:t>
                      </w:r>
                      <w:r>
                        <w:rPr>
                          <w:color w:val="000000"/>
                        </w:rPr>
                        <w:t>Young</w:t>
                      </w:r>
                      <w:r>
                        <w:rPr>
                          <w:color w:val="000000"/>
                          <w:spacing w:val="2"/>
                        </w:rPr>
                        <w:t xml:space="preserve"> </w:t>
                      </w:r>
                      <w:r>
                        <w:rPr>
                          <w:color w:val="000000"/>
                        </w:rPr>
                        <w:t>2007</w:t>
                      </w:r>
                      <w:r>
                        <w:rPr>
                          <w:color w:val="000000"/>
                          <w:spacing w:val="2"/>
                        </w:rPr>
                        <w:t xml:space="preserve"> </w:t>
                      </w:r>
                      <w:r>
                        <w:rPr>
                          <w:color w:val="000000"/>
                        </w:rPr>
                        <w:t>Personal</w:t>
                      </w:r>
                      <w:r>
                        <w:rPr>
                          <w:color w:val="000000"/>
                          <w:spacing w:val="2"/>
                        </w:rPr>
                        <w:t xml:space="preserve"> </w:t>
                      </w:r>
                      <w:r>
                        <w:rPr>
                          <w:color w:val="000000"/>
                        </w:rPr>
                        <w:t>Tax</w:t>
                      </w:r>
                      <w:r>
                        <w:rPr>
                          <w:color w:val="000000"/>
                          <w:spacing w:val="2"/>
                        </w:rPr>
                        <w:t xml:space="preserve"> </w:t>
                      </w:r>
                      <w:r>
                        <w:rPr>
                          <w:color w:val="000000"/>
                        </w:rPr>
                        <w:t>Guide</w:t>
                      </w:r>
                      <w:r>
                        <w:rPr>
                          <w:color w:val="000000"/>
                          <w:spacing w:val="2"/>
                        </w:rPr>
                        <w:t xml:space="preserve"> </w:t>
                      </w:r>
                      <w:r>
                        <w:rPr>
                          <w:color w:val="000000"/>
                          <w:spacing w:val="-4"/>
                        </w:rPr>
                        <w:t>[</w:t>
                      </w:r>
                      <w:hyperlink w:anchor="_bookmark156" w:history="1">
                        <w:r>
                          <w:rPr>
                            <w:color w:val="0000FF"/>
                            <w:spacing w:val="-4"/>
                          </w:rPr>
                          <w:t>37</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v:textbox>
                <w10:wrap type="topAndBottom" anchorx="page"/>
              </v:shape>
            </w:pict>
          </mc:Fallback>
        </mc:AlternateContent>
      </w:r>
      <w:r>
        <w:t>Ernst</w:t>
      </w:r>
      <w:r>
        <w:rPr>
          <w:spacing w:val="2"/>
        </w:rPr>
        <w:t xml:space="preserve"> </w:t>
      </w:r>
      <w:r>
        <w:t>&amp;</w:t>
      </w:r>
      <w:r>
        <w:rPr>
          <w:spacing w:val="2"/>
        </w:rPr>
        <w:t xml:space="preserve"> </w:t>
      </w:r>
      <w:r>
        <w:t>Young</w:t>
      </w:r>
      <w:r>
        <w:rPr>
          <w:spacing w:val="2"/>
        </w:rPr>
        <w:t xml:space="preserve"> </w:t>
      </w:r>
      <w:r>
        <w:t>2006</w:t>
      </w:r>
      <w:r>
        <w:rPr>
          <w:spacing w:val="2"/>
        </w:rPr>
        <w:t xml:space="preserve"> </w:t>
      </w:r>
      <w:r>
        <w:t>Personal</w:t>
      </w:r>
      <w:r>
        <w:rPr>
          <w:spacing w:val="2"/>
        </w:rPr>
        <w:t xml:space="preserve"> </w:t>
      </w:r>
      <w:r>
        <w:t>Tax</w:t>
      </w:r>
      <w:r>
        <w:rPr>
          <w:spacing w:val="2"/>
        </w:rPr>
        <w:t xml:space="preserve"> </w:t>
      </w:r>
      <w:r>
        <w:t>Guide</w:t>
      </w:r>
      <w:r>
        <w:rPr>
          <w:spacing w:val="2"/>
        </w:rPr>
        <w:t xml:space="preserve"> </w:t>
      </w:r>
      <w:r>
        <w:rPr>
          <w:spacing w:val="-4"/>
        </w:rPr>
        <w:t>[</w:t>
      </w:r>
      <w:hyperlink w:anchor="_bookmark155" w:history="1">
        <w:r>
          <w:rPr>
            <w:color w:val="0000FF"/>
            <w:spacing w:val="-4"/>
          </w:rPr>
          <w:t>36</w:t>
        </w:r>
      </w:hyperlink>
      <w:r>
        <w:rPr>
          <w:spacing w:val="-4"/>
        </w:rPr>
        <w:t>]</w:t>
      </w:r>
      <w:r>
        <w:tab/>
      </w:r>
      <w:r>
        <w:rPr>
          <w:spacing w:val="-2"/>
        </w:rPr>
        <w:t>Cross-national</w:t>
      </w:r>
      <w:r>
        <w:rPr>
          <w:spacing w:val="5"/>
        </w:rPr>
        <w:t xml:space="preserve"> </w:t>
      </w:r>
      <w:r>
        <w:rPr>
          <w:spacing w:val="-2"/>
        </w:rPr>
        <w:t>corporate</w:t>
      </w:r>
      <w:r>
        <w:rPr>
          <w:spacing w:val="6"/>
        </w:rPr>
        <w:t xml:space="preserve"> </w:t>
      </w:r>
      <w:r>
        <w:rPr>
          <w:spacing w:val="-2"/>
        </w:rPr>
        <w:t>research</w:t>
      </w:r>
    </w:p>
    <w:p w14:paraId="1740EBDA" w14:textId="77777777" w:rsidR="00620CF6" w:rsidRDefault="00620CF6">
      <w:pPr>
        <w:sectPr w:rsidR="00620CF6" w:rsidSect="00D60468">
          <w:pgSz w:w="15840" w:h="12240" w:orient="landscape"/>
          <w:pgMar w:top="1380" w:right="2260" w:bottom="280" w:left="2260" w:header="720" w:footer="720" w:gutter="0"/>
          <w:cols w:space="720"/>
        </w:sectPr>
      </w:pPr>
    </w:p>
    <w:p w14:paraId="30A4CAC9" w14:textId="77777777" w:rsidR="00620CF6" w:rsidRDefault="00000000">
      <w:pPr>
        <w:pStyle w:val="BodyText"/>
        <w:tabs>
          <w:tab w:val="left" w:pos="7844"/>
        </w:tabs>
        <w:spacing w:before="106"/>
        <w:ind w:left="376"/>
      </w:pPr>
      <w:r>
        <w:lastRenderedPageBreak/>
        <w:t>Ernst</w:t>
      </w:r>
      <w:r>
        <w:rPr>
          <w:spacing w:val="2"/>
        </w:rPr>
        <w:t xml:space="preserve"> </w:t>
      </w:r>
      <w:r>
        <w:t>&amp;</w:t>
      </w:r>
      <w:r>
        <w:rPr>
          <w:spacing w:val="2"/>
        </w:rPr>
        <w:t xml:space="preserve"> </w:t>
      </w:r>
      <w:r>
        <w:t>Young</w:t>
      </w:r>
      <w:r>
        <w:rPr>
          <w:spacing w:val="2"/>
        </w:rPr>
        <w:t xml:space="preserve"> </w:t>
      </w:r>
      <w:r>
        <w:t>2008</w:t>
      </w:r>
      <w:r>
        <w:rPr>
          <w:spacing w:val="2"/>
        </w:rPr>
        <w:t xml:space="preserve"> </w:t>
      </w:r>
      <w:r>
        <w:t>Personal</w:t>
      </w:r>
      <w:r>
        <w:rPr>
          <w:spacing w:val="2"/>
        </w:rPr>
        <w:t xml:space="preserve"> </w:t>
      </w:r>
      <w:r>
        <w:t>Tax</w:t>
      </w:r>
      <w:r>
        <w:rPr>
          <w:spacing w:val="2"/>
        </w:rPr>
        <w:t xml:space="preserve"> </w:t>
      </w:r>
      <w:r>
        <w:t>Guide</w:t>
      </w:r>
      <w:r>
        <w:rPr>
          <w:spacing w:val="2"/>
        </w:rPr>
        <w:t xml:space="preserve"> </w:t>
      </w:r>
      <w:r>
        <w:rPr>
          <w:spacing w:val="-4"/>
        </w:rPr>
        <w:t>[</w:t>
      </w:r>
      <w:hyperlink w:anchor="_bookmark151" w:history="1">
        <w:r>
          <w:rPr>
            <w:color w:val="0000FF"/>
            <w:spacing w:val="-4"/>
          </w:rPr>
          <w:t>32</w:t>
        </w:r>
      </w:hyperlink>
      <w:r>
        <w:rPr>
          <w:spacing w:val="-4"/>
        </w:rPr>
        <w:t>]</w:t>
      </w:r>
      <w:r>
        <w:tab/>
      </w:r>
      <w:r>
        <w:rPr>
          <w:spacing w:val="-2"/>
        </w:rPr>
        <w:t>Cross-national</w:t>
      </w:r>
      <w:r>
        <w:rPr>
          <w:spacing w:val="5"/>
        </w:rPr>
        <w:t xml:space="preserve"> </w:t>
      </w:r>
      <w:r>
        <w:rPr>
          <w:spacing w:val="-2"/>
        </w:rPr>
        <w:t>corporate</w:t>
      </w:r>
      <w:r>
        <w:rPr>
          <w:spacing w:val="6"/>
        </w:rPr>
        <w:t xml:space="preserve"> </w:t>
      </w:r>
      <w:r>
        <w:rPr>
          <w:spacing w:val="-2"/>
        </w:rPr>
        <w:t>research</w:t>
      </w:r>
    </w:p>
    <w:p w14:paraId="3D044A86" w14:textId="77777777" w:rsidR="00620CF6" w:rsidRDefault="00000000">
      <w:pPr>
        <w:pStyle w:val="BodyText"/>
        <w:rPr>
          <w:sz w:val="10"/>
        </w:rPr>
      </w:pPr>
      <w:r>
        <w:rPr>
          <w:noProof/>
        </w:rPr>
        <mc:AlternateContent>
          <mc:Choice Requires="wps">
            <w:drawing>
              <wp:anchor distT="0" distB="0" distL="0" distR="0" simplePos="0" relativeHeight="487638528" behindDoc="1" locked="0" layoutInCell="1" allowOverlap="1" wp14:anchorId="08FE7468" wp14:editId="24C48097">
                <wp:simplePos x="0" y="0"/>
                <wp:positionH relativeFrom="page">
                  <wp:posOffset>1598206</wp:posOffset>
                </wp:positionH>
                <wp:positionV relativeFrom="paragraph">
                  <wp:posOffset>101419</wp:posOffset>
                </wp:positionV>
                <wp:extent cx="6862445" cy="253365"/>
                <wp:effectExtent l="0" t="0" r="0" b="0"/>
                <wp:wrapTopAndBottom/>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24BBD853" w14:textId="77777777" w:rsidR="00620CF6" w:rsidRDefault="00000000">
                            <w:pPr>
                              <w:pStyle w:val="BodyText"/>
                              <w:tabs>
                                <w:tab w:val="left" w:pos="7587"/>
                              </w:tabs>
                              <w:spacing w:before="69"/>
                              <w:ind w:left="119"/>
                              <w:rPr>
                                <w:color w:val="000000"/>
                              </w:rPr>
                            </w:pPr>
                            <w:r>
                              <w:rPr>
                                <w:color w:val="000000"/>
                              </w:rPr>
                              <w:t>Ernst</w:t>
                            </w:r>
                            <w:r>
                              <w:rPr>
                                <w:color w:val="000000"/>
                                <w:spacing w:val="2"/>
                              </w:rPr>
                              <w:t xml:space="preserve"> </w:t>
                            </w:r>
                            <w:r>
                              <w:rPr>
                                <w:color w:val="000000"/>
                              </w:rPr>
                              <w:t>&amp;</w:t>
                            </w:r>
                            <w:r>
                              <w:rPr>
                                <w:color w:val="000000"/>
                                <w:spacing w:val="2"/>
                              </w:rPr>
                              <w:t xml:space="preserve"> </w:t>
                            </w:r>
                            <w:r>
                              <w:rPr>
                                <w:color w:val="000000"/>
                              </w:rPr>
                              <w:t>Young</w:t>
                            </w:r>
                            <w:r>
                              <w:rPr>
                                <w:color w:val="000000"/>
                                <w:spacing w:val="2"/>
                              </w:rPr>
                              <w:t xml:space="preserve"> </w:t>
                            </w:r>
                            <w:r>
                              <w:rPr>
                                <w:color w:val="000000"/>
                              </w:rPr>
                              <w:t>2009</w:t>
                            </w:r>
                            <w:r>
                              <w:rPr>
                                <w:color w:val="000000"/>
                                <w:spacing w:val="2"/>
                              </w:rPr>
                              <w:t xml:space="preserve"> </w:t>
                            </w:r>
                            <w:r>
                              <w:rPr>
                                <w:color w:val="000000"/>
                              </w:rPr>
                              <w:t>Personal</w:t>
                            </w:r>
                            <w:r>
                              <w:rPr>
                                <w:color w:val="000000"/>
                                <w:spacing w:val="2"/>
                              </w:rPr>
                              <w:t xml:space="preserve"> </w:t>
                            </w:r>
                            <w:r>
                              <w:rPr>
                                <w:color w:val="000000"/>
                              </w:rPr>
                              <w:t>Tax</w:t>
                            </w:r>
                            <w:r>
                              <w:rPr>
                                <w:color w:val="000000"/>
                                <w:spacing w:val="2"/>
                              </w:rPr>
                              <w:t xml:space="preserve"> </w:t>
                            </w:r>
                            <w:r>
                              <w:rPr>
                                <w:color w:val="000000"/>
                              </w:rPr>
                              <w:t>Guide</w:t>
                            </w:r>
                            <w:r>
                              <w:rPr>
                                <w:color w:val="000000"/>
                                <w:spacing w:val="2"/>
                              </w:rPr>
                              <w:t xml:space="preserve"> </w:t>
                            </w:r>
                            <w:r>
                              <w:rPr>
                                <w:color w:val="000000"/>
                                <w:spacing w:val="-4"/>
                              </w:rPr>
                              <w:t>[</w:t>
                            </w:r>
                            <w:hyperlink w:anchor="_bookmark152" w:history="1">
                              <w:r>
                                <w:rPr>
                                  <w:color w:val="0000FF"/>
                                  <w:spacing w:val="-4"/>
                                </w:rPr>
                                <w:t>33</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wps:txbx>
                      <wps:bodyPr wrap="square" lIns="0" tIns="0" rIns="0" bIns="0" rtlCol="0">
                        <a:noAutofit/>
                      </wps:bodyPr>
                    </wps:wsp>
                  </a:graphicData>
                </a:graphic>
              </wp:anchor>
            </w:drawing>
          </mc:Choice>
          <mc:Fallback>
            <w:pict>
              <v:shape w14:anchorId="08FE7468" id="Textbox 179" o:spid="_x0000_s1134" type="#_x0000_t202" style="position:absolute;margin-left:125.85pt;margin-top:8pt;width:540.35pt;height:19.95pt;z-index:-1567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" fillcolor="#f7f7f7" stroked="f">
                <v:textbox inset="0,0,0,0">
                  <w:txbxContent>
                    <w:p w14:paraId="24BBD853" w14:textId="77777777" w:rsidR="00620CF6" w:rsidRDefault="00000000">
                      <w:pPr>
                        <w:pStyle w:val="BodyText"/>
                        <w:tabs>
                          <w:tab w:val="left" w:pos="7587"/>
                        </w:tabs>
                        <w:spacing w:before="69"/>
                        <w:ind w:left="119"/>
                        <w:rPr>
                          <w:color w:val="000000"/>
                        </w:rPr>
                      </w:pPr>
                      <w:r>
                        <w:rPr>
                          <w:color w:val="000000"/>
                        </w:rPr>
                        <w:t>Ernst</w:t>
                      </w:r>
                      <w:r>
                        <w:rPr>
                          <w:color w:val="000000"/>
                          <w:spacing w:val="2"/>
                        </w:rPr>
                        <w:t xml:space="preserve"> </w:t>
                      </w:r>
                      <w:r>
                        <w:rPr>
                          <w:color w:val="000000"/>
                        </w:rPr>
                        <w:t>&amp;</w:t>
                      </w:r>
                      <w:r>
                        <w:rPr>
                          <w:color w:val="000000"/>
                          <w:spacing w:val="2"/>
                        </w:rPr>
                        <w:t xml:space="preserve"> </w:t>
                      </w:r>
                      <w:r>
                        <w:rPr>
                          <w:color w:val="000000"/>
                        </w:rPr>
                        <w:t>Young</w:t>
                      </w:r>
                      <w:r>
                        <w:rPr>
                          <w:color w:val="000000"/>
                          <w:spacing w:val="2"/>
                        </w:rPr>
                        <w:t xml:space="preserve"> </w:t>
                      </w:r>
                      <w:r>
                        <w:rPr>
                          <w:color w:val="000000"/>
                        </w:rPr>
                        <w:t>2009</w:t>
                      </w:r>
                      <w:r>
                        <w:rPr>
                          <w:color w:val="000000"/>
                          <w:spacing w:val="2"/>
                        </w:rPr>
                        <w:t xml:space="preserve"> </w:t>
                      </w:r>
                      <w:r>
                        <w:rPr>
                          <w:color w:val="000000"/>
                        </w:rPr>
                        <w:t>Personal</w:t>
                      </w:r>
                      <w:r>
                        <w:rPr>
                          <w:color w:val="000000"/>
                          <w:spacing w:val="2"/>
                        </w:rPr>
                        <w:t xml:space="preserve"> </w:t>
                      </w:r>
                      <w:r>
                        <w:rPr>
                          <w:color w:val="000000"/>
                        </w:rPr>
                        <w:t>Tax</w:t>
                      </w:r>
                      <w:r>
                        <w:rPr>
                          <w:color w:val="000000"/>
                          <w:spacing w:val="2"/>
                        </w:rPr>
                        <w:t xml:space="preserve"> </w:t>
                      </w:r>
                      <w:r>
                        <w:rPr>
                          <w:color w:val="000000"/>
                        </w:rPr>
                        <w:t>Guide</w:t>
                      </w:r>
                      <w:r>
                        <w:rPr>
                          <w:color w:val="000000"/>
                          <w:spacing w:val="2"/>
                        </w:rPr>
                        <w:t xml:space="preserve"> </w:t>
                      </w:r>
                      <w:r>
                        <w:rPr>
                          <w:color w:val="000000"/>
                          <w:spacing w:val="-4"/>
                        </w:rPr>
                        <w:t>[</w:t>
                      </w:r>
                      <w:hyperlink w:anchor="_bookmark152" w:history="1">
                        <w:r>
                          <w:rPr>
                            <w:color w:val="0000FF"/>
                            <w:spacing w:val="-4"/>
                          </w:rPr>
                          <w:t>33</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v:textbox>
                <w10:wrap type="topAndBottom" anchorx="page"/>
              </v:shape>
            </w:pict>
          </mc:Fallback>
        </mc:AlternateContent>
      </w:r>
    </w:p>
    <w:p w14:paraId="68ABD7C9" w14:textId="77777777" w:rsidR="00620CF6" w:rsidRDefault="00000000">
      <w:pPr>
        <w:pStyle w:val="BodyText"/>
        <w:tabs>
          <w:tab w:val="left" w:pos="7844"/>
        </w:tabs>
        <w:spacing w:before="69" w:after="60"/>
        <w:ind w:left="376"/>
      </w:pPr>
      <w:r>
        <w:t>Ernst</w:t>
      </w:r>
      <w:r>
        <w:rPr>
          <w:spacing w:val="2"/>
        </w:rPr>
        <w:t xml:space="preserve"> </w:t>
      </w:r>
      <w:r>
        <w:t>&amp;</w:t>
      </w:r>
      <w:r>
        <w:rPr>
          <w:spacing w:val="2"/>
        </w:rPr>
        <w:t xml:space="preserve"> </w:t>
      </w:r>
      <w:r>
        <w:t>Young</w:t>
      </w:r>
      <w:r>
        <w:rPr>
          <w:spacing w:val="2"/>
        </w:rPr>
        <w:t xml:space="preserve"> </w:t>
      </w:r>
      <w:r>
        <w:t>2010</w:t>
      </w:r>
      <w:r>
        <w:rPr>
          <w:spacing w:val="2"/>
        </w:rPr>
        <w:t xml:space="preserve"> </w:t>
      </w:r>
      <w:r>
        <w:t>Personal</w:t>
      </w:r>
      <w:r>
        <w:rPr>
          <w:spacing w:val="2"/>
        </w:rPr>
        <w:t xml:space="preserve"> </w:t>
      </w:r>
      <w:r>
        <w:t>Tax</w:t>
      </w:r>
      <w:r>
        <w:rPr>
          <w:spacing w:val="2"/>
        </w:rPr>
        <w:t xml:space="preserve"> </w:t>
      </w:r>
      <w:r>
        <w:t>Guide</w:t>
      </w:r>
      <w:r>
        <w:rPr>
          <w:spacing w:val="2"/>
        </w:rPr>
        <w:t xml:space="preserve"> </w:t>
      </w:r>
      <w:r>
        <w:rPr>
          <w:spacing w:val="-4"/>
        </w:rPr>
        <w:t>[</w:t>
      </w:r>
      <w:hyperlink w:anchor="_bookmark153" w:history="1">
        <w:r>
          <w:rPr>
            <w:color w:val="0000FF"/>
            <w:spacing w:val="-4"/>
          </w:rPr>
          <w:t>34</w:t>
        </w:r>
      </w:hyperlink>
      <w:r>
        <w:rPr>
          <w:spacing w:val="-4"/>
        </w:rPr>
        <w:t>]</w:t>
      </w:r>
      <w:r>
        <w:tab/>
      </w:r>
      <w:r>
        <w:rPr>
          <w:spacing w:val="-2"/>
        </w:rPr>
        <w:t>Cross-national</w:t>
      </w:r>
      <w:r>
        <w:rPr>
          <w:spacing w:val="5"/>
        </w:rPr>
        <w:t xml:space="preserve"> </w:t>
      </w:r>
      <w:r>
        <w:rPr>
          <w:spacing w:val="-2"/>
        </w:rPr>
        <w:t>corporate</w:t>
      </w:r>
      <w:r>
        <w:rPr>
          <w:spacing w:val="6"/>
        </w:rPr>
        <w:t xml:space="preserve"> </w:t>
      </w:r>
      <w:r>
        <w:rPr>
          <w:spacing w:val="-2"/>
        </w:rPr>
        <w:t>research</w:t>
      </w:r>
    </w:p>
    <w:p w14:paraId="23822372" w14:textId="77777777" w:rsidR="00620CF6" w:rsidRDefault="00000000">
      <w:pPr>
        <w:pStyle w:val="BodyText"/>
        <w:ind w:left="256"/>
      </w:pPr>
      <w:r>
        <w:rPr>
          <w:noProof/>
        </w:rPr>
        <mc:AlternateContent>
          <mc:Choice Requires="wps">
            <w:drawing>
              <wp:inline distT="0" distB="0" distL="0" distR="0" wp14:anchorId="2185ED49" wp14:editId="29ECC77D">
                <wp:extent cx="6862445" cy="253365"/>
                <wp:effectExtent l="0" t="0" r="0" b="0"/>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5D8F9419" w14:textId="77777777" w:rsidR="00620CF6" w:rsidRDefault="00000000">
                            <w:pPr>
                              <w:pStyle w:val="BodyText"/>
                              <w:tabs>
                                <w:tab w:val="left" w:pos="7587"/>
                              </w:tabs>
                              <w:spacing w:before="69"/>
                              <w:ind w:left="119"/>
                              <w:rPr>
                                <w:color w:val="000000"/>
                              </w:rPr>
                            </w:pPr>
                            <w:r>
                              <w:rPr>
                                <w:color w:val="000000"/>
                              </w:rPr>
                              <w:t>Ernst</w:t>
                            </w:r>
                            <w:r>
                              <w:rPr>
                                <w:color w:val="000000"/>
                                <w:spacing w:val="2"/>
                              </w:rPr>
                              <w:t xml:space="preserve"> </w:t>
                            </w:r>
                            <w:r>
                              <w:rPr>
                                <w:color w:val="000000"/>
                              </w:rPr>
                              <w:t>&amp;</w:t>
                            </w:r>
                            <w:r>
                              <w:rPr>
                                <w:color w:val="000000"/>
                                <w:spacing w:val="2"/>
                              </w:rPr>
                              <w:t xml:space="preserve"> </w:t>
                            </w:r>
                            <w:r>
                              <w:rPr>
                                <w:color w:val="000000"/>
                              </w:rPr>
                              <w:t>Young</w:t>
                            </w:r>
                            <w:r>
                              <w:rPr>
                                <w:color w:val="000000"/>
                                <w:spacing w:val="2"/>
                              </w:rPr>
                              <w:t xml:space="preserve"> </w:t>
                            </w:r>
                            <w:r>
                              <w:rPr>
                                <w:color w:val="000000"/>
                              </w:rPr>
                              <w:t>2011</w:t>
                            </w:r>
                            <w:r>
                              <w:rPr>
                                <w:color w:val="000000"/>
                                <w:spacing w:val="2"/>
                              </w:rPr>
                              <w:t xml:space="preserve"> </w:t>
                            </w:r>
                            <w:r>
                              <w:rPr>
                                <w:color w:val="000000"/>
                              </w:rPr>
                              <w:t>Personal</w:t>
                            </w:r>
                            <w:r>
                              <w:rPr>
                                <w:color w:val="000000"/>
                                <w:spacing w:val="2"/>
                              </w:rPr>
                              <w:t xml:space="preserve"> </w:t>
                            </w:r>
                            <w:r>
                              <w:rPr>
                                <w:color w:val="000000"/>
                              </w:rPr>
                              <w:t>Tax</w:t>
                            </w:r>
                            <w:r>
                              <w:rPr>
                                <w:color w:val="000000"/>
                                <w:spacing w:val="2"/>
                              </w:rPr>
                              <w:t xml:space="preserve"> </w:t>
                            </w:r>
                            <w:r>
                              <w:rPr>
                                <w:color w:val="000000"/>
                              </w:rPr>
                              <w:t>Guide</w:t>
                            </w:r>
                            <w:r>
                              <w:rPr>
                                <w:color w:val="000000"/>
                                <w:spacing w:val="2"/>
                              </w:rPr>
                              <w:t xml:space="preserve"> </w:t>
                            </w:r>
                            <w:r>
                              <w:rPr>
                                <w:color w:val="000000"/>
                                <w:spacing w:val="-4"/>
                              </w:rPr>
                              <w:t>[</w:t>
                            </w:r>
                            <w:hyperlink w:anchor="_bookmark154" w:history="1">
                              <w:r>
                                <w:rPr>
                                  <w:color w:val="0000FF"/>
                                  <w:spacing w:val="-4"/>
                                </w:rPr>
                                <w:t>35</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wps:txbx>
                      <wps:bodyPr wrap="square" lIns="0" tIns="0" rIns="0" bIns="0" rtlCol="0">
                        <a:noAutofit/>
                      </wps:bodyPr>
                    </wps:wsp>
                  </a:graphicData>
                </a:graphic>
              </wp:inline>
            </w:drawing>
          </mc:Choice>
          <mc:Fallback>
            <w:pict>
              <v:shape w14:anchorId="2185ED49" id="Textbox 180" o:spid="_x0000_s1135"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BtXkO22AQAAVwMAAA4AAAAAAAAAAAAAAAAALgIAAGRycy9lMm9Eb2Mu&#10;eG1sUEsBAi0AFAAGAAgAAAAhAELK2ZfaAAAABQEAAA8AAAAAAAAAAAAAAAAAEAQAAGRycy9kb3du&#10;cmV2LnhtbFBLBQYAAAAABAAEAPMAAAAXBQAAAAA=&#10;" fillcolor="#f7f7f7" stroked="f">
                <v:textbox inset="0,0,0,0">
                  <w:txbxContent>
                    <w:p w14:paraId="5D8F9419" w14:textId="77777777" w:rsidR="00620CF6" w:rsidRDefault="00000000">
                      <w:pPr>
                        <w:pStyle w:val="BodyText"/>
                        <w:tabs>
                          <w:tab w:val="left" w:pos="7587"/>
                        </w:tabs>
                        <w:spacing w:before="69"/>
                        <w:ind w:left="119"/>
                        <w:rPr>
                          <w:color w:val="000000"/>
                        </w:rPr>
                      </w:pPr>
                      <w:r>
                        <w:rPr>
                          <w:color w:val="000000"/>
                        </w:rPr>
                        <w:t>Ernst</w:t>
                      </w:r>
                      <w:r>
                        <w:rPr>
                          <w:color w:val="000000"/>
                          <w:spacing w:val="2"/>
                        </w:rPr>
                        <w:t xml:space="preserve"> </w:t>
                      </w:r>
                      <w:r>
                        <w:rPr>
                          <w:color w:val="000000"/>
                        </w:rPr>
                        <w:t>&amp;</w:t>
                      </w:r>
                      <w:r>
                        <w:rPr>
                          <w:color w:val="000000"/>
                          <w:spacing w:val="2"/>
                        </w:rPr>
                        <w:t xml:space="preserve"> </w:t>
                      </w:r>
                      <w:r>
                        <w:rPr>
                          <w:color w:val="000000"/>
                        </w:rPr>
                        <w:t>Young</w:t>
                      </w:r>
                      <w:r>
                        <w:rPr>
                          <w:color w:val="000000"/>
                          <w:spacing w:val="2"/>
                        </w:rPr>
                        <w:t xml:space="preserve"> </w:t>
                      </w:r>
                      <w:r>
                        <w:rPr>
                          <w:color w:val="000000"/>
                        </w:rPr>
                        <w:t>2011</w:t>
                      </w:r>
                      <w:r>
                        <w:rPr>
                          <w:color w:val="000000"/>
                          <w:spacing w:val="2"/>
                        </w:rPr>
                        <w:t xml:space="preserve"> </w:t>
                      </w:r>
                      <w:r>
                        <w:rPr>
                          <w:color w:val="000000"/>
                        </w:rPr>
                        <w:t>Personal</w:t>
                      </w:r>
                      <w:r>
                        <w:rPr>
                          <w:color w:val="000000"/>
                          <w:spacing w:val="2"/>
                        </w:rPr>
                        <w:t xml:space="preserve"> </w:t>
                      </w:r>
                      <w:r>
                        <w:rPr>
                          <w:color w:val="000000"/>
                        </w:rPr>
                        <w:t>Tax</w:t>
                      </w:r>
                      <w:r>
                        <w:rPr>
                          <w:color w:val="000000"/>
                          <w:spacing w:val="2"/>
                        </w:rPr>
                        <w:t xml:space="preserve"> </w:t>
                      </w:r>
                      <w:r>
                        <w:rPr>
                          <w:color w:val="000000"/>
                        </w:rPr>
                        <w:t>Guide</w:t>
                      </w:r>
                      <w:r>
                        <w:rPr>
                          <w:color w:val="000000"/>
                          <w:spacing w:val="2"/>
                        </w:rPr>
                        <w:t xml:space="preserve"> </w:t>
                      </w:r>
                      <w:r>
                        <w:rPr>
                          <w:color w:val="000000"/>
                          <w:spacing w:val="-4"/>
                        </w:rPr>
                        <w:t>[</w:t>
                      </w:r>
                      <w:hyperlink w:anchor="_bookmark154" w:history="1">
                        <w:r>
                          <w:rPr>
                            <w:color w:val="0000FF"/>
                            <w:spacing w:val="-4"/>
                          </w:rPr>
                          <w:t>35</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v:textbox>
                <w10:anchorlock/>
              </v:shape>
            </w:pict>
          </mc:Fallback>
        </mc:AlternateContent>
      </w:r>
    </w:p>
    <w:p w14:paraId="529695B1" w14:textId="77777777" w:rsidR="00620CF6" w:rsidRDefault="00000000">
      <w:pPr>
        <w:pStyle w:val="BodyText"/>
        <w:tabs>
          <w:tab w:val="left" w:pos="7844"/>
        </w:tabs>
        <w:spacing w:before="47"/>
        <w:ind w:left="376"/>
      </w:pPr>
      <w:r>
        <w:rPr>
          <w:noProof/>
        </w:rPr>
        <mc:AlternateContent>
          <mc:Choice Requires="wps">
            <w:drawing>
              <wp:anchor distT="0" distB="0" distL="0" distR="0" simplePos="0" relativeHeight="487639552" behindDoc="1" locked="0" layoutInCell="1" allowOverlap="1" wp14:anchorId="7BADC233" wp14:editId="54001CC8">
                <wp:simplePos x="0" y="0"/>
                <wp:positionH relativeFrom="page">
                  <wp:posOffset>1598206</wp:posOffset>
                </wp:positionH>
                <wp:positionV relativeFrom="paragraph">
                  <wp:posOffset>239103</wp:posOffset>
                </wp:positionV>
                <wp:extent cx="6862445" cy="253365"/>
                <wp:effectExtent l="0" t="0" r="0" b="0"/>
                <wp:wrapTopAndBottom/>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4992B239" w14:textId="77777777" w:rsidR="00620CF6" w:rsidRDefault="00000000">
                            <w:pPr>
                              <w:pStyle w:val="BodyText"/>
                              <w:tabs>
                                <w:tab w:val="left" w:pos="7587"/>
                              </w:tabs>
                              <w:spacing w:before="69"/>
                              <w:ind w:left="119"/>
                              <w:rPr>
                                <w:color w:val="000000"/>
                              </w:rPr>
                            </w:pPr>
                            <w:r>
                              <w:rPr>
                                <w:color w:val="000000"/>
                              </w:rPr>
                              <w:t>Ernst</w:t>
                            </w:r>
                            <w:r>
                              <w:rPr>
                                <w:color w:val="000000"/>
                                <w:spacing w:val="1"/>
                              </w:rPr>
                              <w:t xml:space="preserve"> </w:t>
                            </w:r>
                            <w:r>
                              <w:rPr>
                                <w:color w:val="000000"/>
                              </w:rPr>
                              <w:t>&amp;</w:t>
                            </w:r>
                            <w:r>
                              <w:rPr>
                                <w:color w:val="000000"/>
                                <w:spacing w:val="2"/>
                              </w:rPr>
                              <w:t xml:space="preserve"> </w:t>
                            </w:r>
                            <w:r>
                              <w:rPr>
                                <w:color w:val="000000"/>
                              </w:rPr>
                              <w:t>Young</w:t>
                            </w:r>
                            <w:r>
                              <w:rPr>
                                <w:color w:val="000000"/>
                                <w:spacing w:val="1"/>
                              </w:rPr>
                              <w:t xml:space="preserve"> </w:t>
                            </w:r>
                            <w:r>
                              <w:rPr>
                                <w:color w:val="000000"/>
                              </w:rPr>
                              <w:t>2013–14</w:t>
                            </w:r>
                            <w:r>
                              <w:rPr>
                                <w:color w:val="000000"/>
                                <w:spacing w:val="2"/>
                              </w:rPr>
                              <w:t xml:space="preserve"> </w:t>
                            </w:r>
                            <w:r>
                              <w:rPr>
                                <w:color w:val="000000"/>
                              </w:rPr>
                              <w:t>Personal</w:t>
                            </w:r>
                            <w:r>
                              <w:rPr>
                                <w:color w:val="000000"/>
                                <w:spacing w:val="2"/>
                              </w:rPr>
                              <w:t xml:space="preserve"> </w:t>
                            </w:r>
                            <w:r>
                              <w:rPr>
                                <w:color w:val="000000"/>
                              </w:rPr>
                              <w:t>Tax</w:t>
                            </w:r>
                            <w:r>
                              <w:rPr>
                                <w:color w:val="000000"/>
                                <w:spacing w:val="1"/>
                              </w:rPr>
                              <w:t xml:space="preserve"> </w:t>
                            </w:r>
                            <w:r>
                              <w:rPr>
                                <w:color w:val="000000"/>
                              </w:rPr>
                              <w:t>Guide</w:t>
                            </w:r>
                            <w:r>
                              <w:rPr>
                                <w:color w:val="000000"/>
                                <w:spacing w:val="2"/>
                              </w:rPr>
                              <w:t xml:space="preserve"> </w:t>
                            </w:r>
                            <w:r>
                              <w:rPr>
                                <w:color w:val="000000"/>
                                <w:spacing w:val="-4"/>
                              </w:rPr>
                              <w:t>[</w:t>
                            </w:r>
                            <w:hyperlink w:anchor="_bookmark168" w:history="1">
                              <w:r>
                                <w:rPr>
                                  <w:color w:val="0000FF"/>
                                  <w:spacing w:val="-4"/>
                                </w:rPr>
                                <w:t>49</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wps:txbx>
                      <wps:bodyPr wrap="square" lIns="0" tIns="0" rIns="0" bIns="0" rtlCol="0">
                        <a:noAutofit/>
                      </wps:bodyPr>
                    </wps:wsp>
                  </a:graphicData>
                </a:graphic>
              </wp:anchor>
            </w:drawing>
          </mc:Choice>
          <mc:Fallback>
            <w:pict>
              <v:shape w14:anchorId="7BADC233" id="Textbox 181" o:spid="_x0000_s1136" type="#_x0000_t202" style="position:absolute;left:0;text-align:left;margin-left:125.85pt;margin-top:18.85pt;width:540.35pt;height:19.95pt;z-index:-1567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" fillcolor="#f7f7f7" stroked="f">
                <v:textbox inset="0,0,0,0">
                  <w:txbxContent>
                    <w:p w14:paraId="4992B239" w14:textId="77777777" w:rsidR="00620CF6" w:rsidRDefault="00000000">
                      <w:pPr>
                        <w:pStyle w:val="BodyText"/>
                        <w:tabs>
                          <w:tab w:val="left" w:pos="7587"/>
                        </w:tabs>
                        <w:spacing w:before="69"/>
                        <w:ind w:left="119"/>
                        <w:rPr>
                          <w:color w:val="000000"/>
                        </w:rPr>
                      </w:pPr>
                      <w:r>
                        <w:rPr>
                          <w:color w:val="000000"/>
                        </w:rPr>
                        <w:t>Ernst</w:t>
                      </w:r>
                      <w:r>
                        <w:rPr>
                          <w:color w:val="000000"/>
                          <w:spacing w:val="1"/>
                        </w:rPr>
                        <w:t xml:space="preserve"> </w:t>
                      </w:r>
                      <w:r>
                        <w:rPr>
                          <w:color w:val="000000"/>
                        </w:rPr>
                        <w:t>&amp;</w:t>
                      </w:r>
                      <w:r>
                        <w:rPr>
                          <w:color w:val="000000"/>
                          <w:spacing w:val="2"/>
                        </w:rPr>
                        <w:t xml:space="preserve"> </w:t>
                      </w:r>
                      <w:r>
                        <w:rPr>
                          <w:color w:val="000000"/>
                        </w:rPr>
                        <w:t>Young</w:t>
                      </w:r>
                      <w:r>
                        <w:rPr>
                          <w:color w:val="000000"/>
                          <w:spacing w:val="1"/>
                        </w:rPr>
                        <w:t xml:space="preserve"> </w:t>
                      </w:r>
                      <w:r>
                        <w:rPr>
                          <w:color w:val="000000"/>
                        </w:rPr>
                        <w:t>2013–14</w:t>
                      </w:r>
                      <w:r>
                        <w:rPr>
                          <w:color w:val="000000"/>
                          <w:spacing w:val="2"/>
                        </w:rPr>
                        <w:t xml:space="preserve"> </w:t>
                      </w:r>
                      <w:r>
                        <w:rPr>
                          <w:color w:val="000000"/>
                        </w:rPr>
                        <w:t>Personal</w:t>
                      </w:r>
                      <w:r>
                        <w:rPr>
                          <w:color w:val="000000"/>
                          <w:spacing w:val="2"/>
                        </w:rPr>
                        <w:t xml:space="preserve"> </w:t>
                      </w:r>
                      <w:r>
                        <w:rPr>
                          <w:color w:val="000000"/>
                        </w:rPr>
                        <w:t>Tax</w:t>
                      </w:r>
                      <w:r>
                        <w:rPr>
                          <w:color w:val="000000"/>
                          <w:spacing w:val="1"/>
                        </w:rPr>
                        <w:t xml:space="preserve"> </w:t>
                      </w:r>
                      <w:r>
                        <w:rPr>
                          <w:color w:val="000000"/>
                        </w:rPr>
                        <w:t>Guide</w:t>
                      </w:r>
                      <w:r>
                        <w:rPr>
                          <w:color w:val="000000"/>
                          <w:spacing w:val="2"/>
                        </w:rPr>
                        <w:t xml:space="preserve"> </w:t>
                      </w:r>
                      <w:r>
                        <w:rPr>
                          <w:color w:val="000000"/>
                          <w:spacing w:val="-4"/>
                        </w:rPr>
                        <w:t>[</w:t>
                      </w:r>
                      <w:hyperlink w:anchor="_bookmark168" w:history="1">
                        <w:r>
                          <w:rPr>
                            <w:color w:val="0000FF"/>
                            <w:spacing w:val="-4"/>
                          </w:rPr>
                          <w:t>49</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v:textbox>
                <w10:wrap type="topAndBottom" anchorx="page"/>
              </v:shape>
            </w:pict>
          </mc:Fallback>
        </mc:AlternateContent>
      </w:r>
      <w:r>
        <w:t>Ernst</w:t>
      </w:r>
      <w:r>
        <w:rPr>
          <w:spacing w:val="1"/>
        </w:rPr>
        <w:t xml:space="preserve"> </w:t>
      </w:r>
      <w:r>
        <w:t>&amp;</w:t>
      </w:r>
      <w:r>
        <w:rPr>
          <w:spacing w:val="2"/>
        </w:rPr>
        <w:t xml:space="preserve"> </w:t>
      </w:r>
      <w:r>
        <w:t>Young</w:t>
      </w:r>
      <w:r>
        <w:rPr>
          <w:spacing w:val="1"/>
        </w:rPr>
        <w:t xml:space="preserve"> </w:t>
      </w:r>
      <w:r>
        <w:t>2012–13</w:t>
      </w:r>
      <w:r>
        <w:rPr>
          <w:spacing w:val="2"/>
        </w:rPr>
        <w:t xml:space="preserve"> </w:t>
      </w:r>
      <w:r>
        <w:t>Personal</w:t>
      </w:r>
      <w:r>
        <w:rPr>
          <w:spacing w:val="2"/>
        </w:rPr>
        <w:t xml:space="preserve"> </w:t>
      </w:r>
      <w:r>
        <w:t>Tax</w:t>
      </w:r>
      <w:r>
        <w:rPr>
          <w:spacing w:val="1"/>
        </w:rPr>
        <w:t xml:space="preserve"> </w:t>
      </w:r>
      <w:r>
        <w:t>Guide</w:t>
      </w:r>
      <w:r>
        <w:rPr>
          <w:spacing w:val="2"/>
        </w:rPr>
        <w:t xml:space="preserve"> </w:t>
      </w:r>
      <w:r>
        <w:rPr>
          <w:spacing w:val="-4"/>
        </w:rPr>
        <w:t>[</w:t>
      </w:r>
      <w:hyperlink w:anchor="_bookmark167" w:history="1">
        <w:r>
          <w:rPr>
            <w:color w:val="0000FF"/>
            <w:spacing w:val="-4"/>
          </w:rPr>
          <w:t>48</w:t>
        </w:r>
      </w:hyperlink>
      <w:r>
        <w:rPr>
          <w:spacing w:val="-4"/>
        </w:rPr>
        <w:t>]</w:t>
      </w:r>
      <w:r>
        <w:tab/>
      </w:r>
      <w:r>
        <w:rPr>
          <w:spacing w:val="-2"/>
        </w:rPr>
        <w:t>Cross-national</w:t>
      </w:r>
      <w:r>
        <w:rPr>
          <w:spacing w:val="5"/>
        </w:rPr>
        <w:t xml:space="preserve"> </w:t>
      </w:r>
      <w:r>
        <w:rPr>
          <w:spacing w:val="-2"/>
        </w:rPr>
        <w:t>corporate</w:t>
      </w:r>
      <w:r>
        <w:rPr>
          <w:spacing w:val="6"/>
        </w:rPr>
        <w:t xml:space="preserve"> </w:t>
      </w:r>
      <w:r>
        <w:rPr>
          <w:spacing w:val="-2"/>
        </w:rPr>
        <w:t>research</w:t>
      </w:r>
    </w:p>
    <w:p w14:paraId="75F999DD" w14:textId="77777777" w:rsidR="00620CF6" w:rsidRDefault="00000000">
      <w:pPr>
        <w:pStyle w:val="BodyText"/>
        <w:tabs>
          <w:tab w:val="left" w:pos="7844"/>
        </w:tabs>
        <w:spacing w:before="168" w:after="60"/>
        <w:ind w:left="376"/>
      </w:pPr>
      <w:r>
        <w:t>Ernst</w:t>
      </w:r>
      <w:r>
        <w:rPr>
          <w:spacing w:val="8"/>
        </w:rPr>
        <w:t xml:space="preserve"> </w:t>
      </w:r>
      <w:r>
        <w:t>&amp;</w:t>
      </w:r>
      <w:r>
        <w:rPr>
          <w:spacing w:val="8"/>
        </w:rPr>
        <w:t xml:space="preserve"> </w:t>
      </w:r>
      <w:r>
        <w:t>Young</w:t>
      </w:r>
      <w:r>
        <w:rPr>
          <w:spacing w:val="9"/>
        </w:rPr>
        <w:t xml:space="preserve"> </w:t>
      </w:r>
      <w:r>
        <w:t>2014</w:t>
      </w:r>
      <w:r>
        <w:rPr>
          <w:spacing w:val="8"/>
        </w:rPr>
        <w:t xml:space="preserve"> </w:t>
      </w:r>
      <w:r>
        <w:t>Estate</w:t>
      </w:r>
      <w:r>
        <w:rPr>
          <w:spacing w:val="9"/>
        </w:rPr>
        <w:t xml:space="preserve"> </w:t>
      </w:r>
      <w:r>
        <w:t>&amp;</w:t>
      </w:r>
      <w:r>
        <w:rPr>
          <w:spacing w:val="8"/>
        </w:rPr>
        <w:t xml:space="preserve"> </w:t>
      </w:r>
      <w:r>
        <w:t>Inheritance</w:t>
      </w:r>
      <w:r>
        <w:rPr>
          <w:spacing w:val="9"/>
        </w:rPr>
        <w:t xml:space="preserve"> </w:t>
      </w:r>
      <w:r>
        <w:t>Tax</w:t>
      </w:r>
      <w:r>
        <w:rPr>
          <w:spacing w:val="8"/>
        </w:rPr>
        <w:t xml:space="preserve"> </w:t>
      </w:r>
      <w:r>
        <w:t>Guide</w:t>
      </w:r>
      <w:r>
        <w:rPr>
          <w:spacing w:val="9"/>
        </w:rPr>
        <w:t xml:space="preserve"> </w:t>
      </w:r>
      <w:r>
        <w:rPr>
          <w:spacing w:val="-4"/>
        </w:rPr>
        <w:t>[</w:t>
      </w:r>
      <w:hyperlink w:anchor="_bookmark157" w:history="1">
        <w:r>
          <w:rPr>
            <w:color w:val="0000FF"/>
            <w:spacing w:val="-4"/>
          </w:rPr>
          <w:t>38</w:t>
        </w:r>
      </w:hyperlink>
      <w:r>
        <w:rPr>
          <w:spacing w:val="-4"/>
        </w:rPr>
        <w:t>]</w:t>
      </w:r>
      <w:r>
        <w:tab/>
      </w:r>
      <w:r>
        <w:rPr>
          <w:spacing w:val="-2"/>
        </w:rPr>
        <w:t>Cross-national</w:t>
      </w:r>
      <w:r>
        <w:rPr>
          <w:spacing w:val="5"/>
        </w:rPr>
        <w:t xml:space="preserve"> </w:t>
      </w:r>
      <w:r>
        <w:rPr>
          <w:spacing w:val="-2"/>
        </w:rPr>
        <w:t>corporate</w:t>
      </w:r>
      <w:r>
        <w:rPr>
          <w:spacing w:val="6"/>
        </w:rPr>
        <w:t xml:space="preserve"> </w:t>
      </w:r>
      <w:r>
        <w:rPr>
          <w:spacing w:val="-2"/>
        </w:rPr>
        <w:t>research</w:t>
      </w:r>
    </w:p>
    <w:p w14:paraId="0390A914" w14:textId="77777777" w:rsidR="00620CF6" w:rsidRDefault="00000000">
      <w:pPr>
        <w:pStyle w:val="BodyText"/>
        <w:ind w:left="256"/>
      </w:pPr>
      <w:r>
        <w:rPr>
          <w:noProof/>
        </w:rPr>
        <mc:AlternateContent>
          <mc:Choice Requires="wps">
            <w:drawing>
              <wp:inline distT="0" distB="0" distL="0" distR="0" wp14:anchorId="235D010B" wp14:editId="41FDDB69">
                <wp:extent cx="6862445" cy="253365"/>
                <wp:effectExtent l="0" t="0" r="0" b="0"/>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006AAA9C" w14:textId="77777777" w:rsidR="00620CF6" w:rsidRDefault="00000000">
                            <w:pPr>
                              <w:pStyle w:val="BodyText"/>
                              <w:tabs>
                                <w:tab w:val="left" w:pos="7587"/>
                              </w:tabs>
                              <w:spacing w:before="69"/>
                              <w:ind w:left="119"/>
                              <w:rPr>
                                <w:color w:val="000000"/>
                              </w:rPr>
                            </w:pPr>
                            <w:r>
                              <w:rPr>
                                <w:color w:val="000000"/>
                              </w:rPr>
                              <w:t>Ernst</w:t>
                            </w:r>
                            <w:r>
                              <w:rPr>
                                <w:color w:val="000000"/>
                                <w:spacing w:val="1"/>
                              </w:rPr>
                              <w:t xml:space="preserve"> </w:t>
                            </w:r>
                            <w:r>
                              <w:rPr>
                                <w:color w:val="000000"/>
                              </w:rPr>
                              <w:t>&amp;</w:t>
                            </w:r>
                            <w:r>
                              <w:rPr>
                                <w:color w:val="000000"/>
                                <w:spacing w:val="2"/>
                              </w:rPr>
                              <w:t xml:space="preserve"> </w:t>
                            </w:r>
                            <w:r>
                              <w:rPr>
                                <w:color w:val="000000"/>
                              </w:rPr>
                              <w:t>Young</w:t>
                            </w:r>
                            <w:r>
                              <w:rPr>
                                <w:color w:val="000000"/>
                                <w:spacing w:val="1"/>
                              </w:rPr>
                              <w:t xml:space="preserve"> </w:t>
                            </w:r>
                            <w:r>
                              <w:rPr>
                                <w:color w:val="000000"/>
                              </w:rPr>
                              <w:t>2014–15</w:t>
                            </w:r>
                            <w:r>
                              <w:rPr>
                                <w:color w:val="000000"/>
                                <w:spacing w:val="2"/>
                              </w:rPr>
                              <w:t xml:space="preserve"> </w:t>
                            </w:r>
                            <w:r>
                              <w:rPr>
                                <w:color w:val="000000"/>
                              </w:rPr>
                              <w:t>Personal</w:t>
                            </w:r>
                            <w:r>
                              <w:rPr>
                                <w:color w:val="000000"/>
                                <w:spacing w:val="2"/>
                              </w:rPr>
                              <w:t xml:space="preserve"> </w:t>
                            </w:r>
                            <w:r>
                              <w:rPr>
                                <w:color w:val="000000"/>
                              </w:rPr>
                              <w:t>Tax</w:t>
                            </w:r>
                            <w:r>
                              <w:rPr>
                                <w:color w:val="000000"/>
                                <w:spacing w:val="1"/>
                              </w:rPr>
                              <w:t xml:space="preserve"> </w:t>
                            </w:r>
                            <w:r>
                              <w:rPr>
                                <w:color w:val="000000"/>
                              </w:rPr>
                              <w:t>Guide</w:t>
                            </w:r>
                            <w:r>
                              <w:rPr>
                                <w:color w:val="000000"/>
                                <w:spacing w:val="2"/>
                              </w:rPr>
                              <w:t xml:space="preserve"> </w:t>
                            </w:r>
                            <w:r>
                              <w:rPr>
                                <w:color w:val="000000"/>
                                <w:spacing w:val="-4"/>
                              </w:rPr>
                              <w:t>[</w:t>
                            </w:r>
                            <w:hyperlink w:anchor="_bookmark169" w:history="1">
                              <w:r>
                                <w:rPr>
                                  <w:color w:val="0000FF"/>
                                  <w:spacing w:val="-4"/>
                                </w:rPr>
                                <w:t>50</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wps:txbx>
                      <wps:bodyPr wrap="square" lIns="0" tIns="0" rIns="0" bIns="0" rtlCol="0">
                        <a:noAutofit/>
                      </wps:bodyPr>
                    </wps:wsp>
                  </a:graphicData>
                </a:graphic>
              </wp:inline>
            </w:drawing>
          </mc:Choice>
          <mc:Fallback>
            <w:pict>
              <v:shape w14:anchorId="235D010B" id="Textbox 182" o:spid="_x0000_s1137"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JXnyQ62AQAAVwMAAA4AAAAAAAAAAAAAAAAALgIAAGRycy9lMm9Eb2Mu&#10;eG1sUEsBAi0AFAAGAAgAAAAhAELK2ZfaAAAABQEAAA8AAAAAAAAAAAAAAAAAEAQAAGRycy9kb3du&#10;cmV2LnhtbFBLBQYAAAAABAAEAPMAAAAXBQAAAAA=&#10;" fillcolor="#f7f7f7" stroked="f">
                <v:textbox inset="0,0,0,0">
                  <w:txbxContent>
                    <w:p w14:paraId="006AAA9C" w14:textId="77777777" w:rsidR="00620CF6" w:rsidRDefault="00000000">
                      <w:pPr>
                        <w:pStyle w:val="BodyText"/>
                        <w:tabs>
                          <w:tab w:val="left" w:pos="7587"/>
                        </w:tabs>
                        <w:spacing w:before="69"/>
                        <w:ind w:left="119"/>
                        <w:rPr>
                          <w:color w:val="000000"/>
                        </w:rPr>
                      </w:pPr>
                      <w:r>
                        <w:rPr>
                          <w:color w:val="000000"/>
                        </w:rPr>
                        <w:t>Ernst</w:t>
                      </w:r>
                      <w:r>
                        <w:rPr>
                          <w:color w:val="000000"/>
                          <w:spacing w:val="1"/>
                        </w:rPr>
                        <w:t xml:space="preserve"> </w:t>
                      </w:r>
                      <w:r>
                        <w:rPr>
                          <w:color w:val="000000"/>
                        </w:rPr>
                        <w:t>&amp;</w:t>
                      </w:r>
                      <w:r>
                        <w:rPr>
                          <w:color w:val="000000"/>
                          <w:spacing w:val="2"/>
                        </w:rPr>
                        <w:t xml:space="preserve"> </w:t>
                      </w:r>
                      <w:r>
                        <w:rPr>
                          <w:color w:val="000000"/>
                        </w:rPr>
                        <w:t>Young</w:t>
                      </w:r>
                      <w:r>
                        <w:rPr>
                          <w:color w:val="000000"/>
                          <w:spacing w:val="1"/>
                        </w:rPr>
                        <w:t xml:space="preserve"> </w:t>
                      </w:r>
                      <w:r>
                        <w:rPr>
                          <w:color w:val="000000"/>
                        </w:rPr>
                        <w:t>2014–15</w:t>
                      </w:r>
                      <w:r>
                        <w:rPr>
                          <w:color w:val="000000"/>
                          <w:spacing w:val="2"/>
                        </w:rPr>
                        <w:t xml:space="preserve"> </w:t>
                      </w:r>
                      <w:r>
                        <w:rPr>
                          <w:color w:val="000000"/>
                        </w:rPr>
                        <w:t>Personal</w:t>
                      </w:r>
                      <w:r>
                        <w:rPr>
                          <w:color w:val="000000"/>
                          <w:spacing w:val="2"/>
                        </w:rPr>
                        <w:t xml:space="preserve"> </w:t>
                      </w:r>
                      <w:r>
                        <w:rPr>
                          <w:color w:val="000000"/>
                        </w:rPr>
                        <w:t>Tax</w:t>
                      </w:r>
                      <w:r>
                        <w:rPr>
                          <w:color w:val="000000"/>
                          <w:spacing w:val="1"/>
                        </w:rPr>
                        <w:t xml:space="preserve"> </w:t>
                      </w:r>
                      <w:r>
                        <w:rPr>
                          <w:color w:val="000000"/>
                        </w:rPr>
                        <w:t>Guide</w:t>
                      </w:r>
                      <w:r>
                        <w:rPr>
                          <w:color w:val="000000"/>
                          <w:spacing w:val="2"/>
                        </w:rPr>
                        <w:t xml:space="preserve"> </w:t>
                      </w:r>
                      <w:r>
                        <w:rPr>
                          <w:color w:val="000000"/>
                          <w:spacing w:val="-4"/>
                        </w:rPr>
                        <w:t>[</w:t>
                      </w:r>
                      <w:hyperlink w:anchor="_bookmark169" w:history="1">
                        <w:r>
                          <w:rPr>
                            <w:color w:val="0000FF"/>
                            <w:spacing w:val="-4"/>
                          </w:rPr>
                          <w:t>50</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v:textbox>
                <w10:anchorlock/>
              </v:shape>
            </w:pict>
          </mc:Fallback>
        </mc:AlternateContent>
      </w:r>
    </w:p>
    <w:p w14:paraId="5FB3060F" w14:textId="77777777" w:rsidR="00620CF6" w:rsidRDefault="00000000">
      <w:pPr>
        <w:pStyle w:val="BodyText"/>
        <w:tabs>
          <w:tab w:val="left" w:pos="7844"/>
        </w:tabs>
        <w:spacing w:before="47"/>
        <w:ind w:left="376"/>
      </w:pPr>
      <w:r>
        <w:rPr>
          <w:noProof/>
        </w:rPr>
        <mc:AlternateContent>
          <mc:Choice Requires="wps">
            <w:drawing>
              <wp:anchor distT="0" distB="0" distL="0" distR="0" simplePos="0" relativeHeight="487640576" behindDoc="1" locked="0" layoutInCell="1" allowOverlap="1" wp14:anchorId="42D731DF" wp14:editId="54A112F9">
                <wp:simplePos x="0" y="0"/>
                <wp:positionH relativeFrom="page">
                  <wp:posOffset>1598206</wp:posOffset>
                </wp:positionH>
                <wp:positionV relativeFrom="paragraph">
                  <wp:posOffset>239103</wp:posOffset>
                </wp:positionV>
                <wp:extent cx="6862445" cy="253365"/>
                <wp:effectExtent l="0" t="0" r="0" b="0"/>
                <wp:wrapTopAndBottom/>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3C10D9D9" w14:textId="77777777" w:rsidR="00620CF6" w:rsidRDefault="00000000">
                            <w:pPr>
                              <w:pStyle w:val="BodyText"/>
                              <w:tabs>
                                <w:tab w:val="left" w:pos="7587"/>
                              </w:tabs>
                              <w:spacing w:before="69"/>
                              <w:ind w:left="119"/>
                              <w:rPr>
                                <w:color w:val="000000"/>
                              </w:rPr>
                            </w:pPr>
                            <w:r>
                              <w:rPr>
                                <w:color w:val="000000"/>
                              </w:rPr>
                              <w:t>Ernst</w:t>
                            </w:r>
                            <w:r>
                              <w:rPr>
                                <w:color w:val="000000"/>
                                <w:spacing w:val="8"/>
                              </w:rPr>
                              <w:t xml:space="preserve"> </w:t>
                            </w:r>
                            <w:r>
                              <w:rPr>
                                <w:color w:val="000000"/>
                              </w:rPr>
                              <w:t>&amp;</w:t>
                            </w:r>
                            <w:r>
                              <w:rPr>
                                <w:color w:val="000000"/>
                                <w:spacing w:val="8"/>
                              </w:rPr>
                              <w:t xml:space="preserve"> </w:t>
                            </w:r>
                            <w:r>
                              <w:rPr>
                                <w:color w:val="000000"/>
                              </w:rPr>
                              <w:t>Young</w:t>
                            </w:r>
                            <w:r>
                              <w:rPr>
                                <w:color w:val="000000"/>
                                <w:spacing w:val="9"/>
                              </w:rPr>
                              <w:t xml:space="preserve"> </w:t>
                            </w:r>
                            <w:r>
                              <w:rPr>
                                <w:color w:val="000000"/>
                              </w:rPr>
                              <w:t>2016</w:t>
                            </w:r>
                            <w:r>
                              <w:rPr>
                                <w:color w:val="000000"/>
                                <w:spacing w:val="8"/>
                              </w:rPr>
                              <w:t xml:space="preserve"> </w:t>
                            </w:r>
                            <w:r>
                              <w:rPr>
                                <w:color w:val="000000"/>
                              </w:rPr>
                              <w:t>Estate</w:t>
                            </w:r>
                            <w:r>
                              <w:rPr>
                                <w:color w:val="000000"/>
                                <w:spacing w:val="9"/>
                              </w:rPr>
                              <w:t xml:space="preserve"> </w:t>
                            </w:r>
                            <w:r>
                              <w:rPr>
                                <w:color w:val="000000"/>
                              </w:rPr>
                              <w:t>&amp;</w:t>
                            </w:r>
                            <w:r>
                              <w:rPr>
                                <w:color w:val="000000"/>
                                <w:spacing w:val="8"/>
                              </w:rPr>
                              <w:t xml:space="preserve"> </w:t>
                            </w:r>
                            <w:r>
                              <w:rPr>
                                <w:color w:val="000000"/>
                              </w:rPr>
                              <w:t>Inheritance</w:t>
                            </w:r>
                            <w:r>
                              <w:rPr>
                                <w:color w:val="000000"/>
                                <w:spacing w:val="9"/>
                              </w:rPr>
                              <w:t xml:space="preserve"> </w:t>
                            </w:r>
                            <w:r>
                              <w:rPr>
                                <w:color w:val="000000"/>
                              </w:rPr>
                              <w:t>Tax</w:t>
                            </w:r>
                            <w:r>
                              <w:rPr>
                                <w:color w:val="000000"/>
                                <w:spacing w:val="8"/>
                              </w:rPr>
                              <w:t xml:space="preserve"> </w:t>
                            </w:r>
                            <w:r>
                              <w:rPr>
                                <w:color w:val="000000"/>
                              </w:rPr>
                              <w:t>Guide</w:t>
                            </w:r>
                            <w:r>
                              <w:rPr>
                                <w:color w:val="000000"/>
                                <w:spacing w:val="9"/>
                              </w:rPr>
                              <w:t xml:space="preserve"> </w:t>
                            </w:r>
                            <w:r>
                              <w:rPr>
                                <w:color w:val="000000"/>
                                <w:spacing w:val="-4"/>
                              </w:rPr>
                              <w:t>[</w:t>
                            </w:r>
                            <w:hyperlink w:anchor="_bookmark158" w:history="1">
                              <w:r>
                                <w:rPr>
                                  <w:color w:val="0000FF"/>
                                  <w:spacing w:val="-4"/>
                                </w:rPr>
                                <w:t>39</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wps:txbx>
                      <wps:bodyPr wrap="square" lIns="0" tIns="0" rIns="0" bIns="0" rtlCol="0">
                        <a:noAutofit/>
                      </wps:bodyPr>
                    </wps:wsp>
                  </a:graphicData>
                </a:graphic>
              </wp:anchor>
            </w:drawing>
          </mc:Choice>
          <mc:Fallback>
            <w:pict>
              <v:shape w14:anchorId="42D731DF" id="Textbox 183" o:spid="_x0000_s1138" type="#_x0000_t202" style="position:absolute;left:0;text-align:left;margin-left:125.85pt;margin-top:18.85pt;width:540.35pt;height:19.95pt;z-index:-15675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" fillcolor="#f7f7f7" stroked="f">
                <v:textbox inset="0,0,0,0">
                  <w:txbxContent>
                    <w:p w14:paraId="3C10D9D9" w14:textId="77777777" w:rsidR="00620CF6" w:rsidRDefault="00000000">
                      <w:pPr>
                        <w:pStyle w:val="BodyText"/>
                        <w:tabs>
                          <w:tab w:val="left" w:pos="7587"/>
                        </w:tabs>
                        <w:spacing w:before="69"/>
                        <w:ind w:left="119"/>
                        <w:rPr>
                          <w:color w:val="000000"/>
                        </w:rPr>
                      </w:pPr>
                      <w:r>
                        <w:rPr>
                          <w:color w:val="000000"/>
                        </w:rPr>
                        <w:t>Ernst</w:t>
                      </w:r>
                      <w:r>
                        <w:rPr>
                          <w:color w:val="000000"/>
                          <w:spacing w:val="8"/>
                        </w:rPr>
                        <w:t xml:space="preserve"> </w:t>
                      </w:r>
                      <w:r>
                        <w:rPr>
                          <w:color w:val="000000"/>
                        </w:rPr>
                        <w:t>&amp;</w:t>
                      </w:r>
                      <w:r>
                        <w:rPr>
                          <w:color w:val="000000"/>
                          <w:spacing w:val="8"/>
                        </w:rPr>
                        <w:t xml:space="preserve"> </w:t>
                      </w:r>
                      <w:r>
                        <w:rPr>
                          <w:color w:val="000000"/>
                        </w:rPr>
                        <w:t>Young</w:t>
                      </w:r>
                      <w:r>
                        <w:rPr>
                          <w:color w:val="000000"/>
                          <w:spacing w:val="9"/>
                        </w:rPr>
                        <w:t xml:space="preserve"> </w:t>
                      </w:r>
                      <w:r>
                        <w:rPr>
                          <w:color w:val="000000"/>
                        </w:rPr>
                        <w:t>2016</w:t>
                      </w:r>
                      <w:r>
                        <w:rPr>
                          <w:color w:val="000000"/>
                          <w:spacing w:val="8"/>
                        </w:rPr>
                        <w:t xml:space="preserve"> </w:t>
                      </w:r>
                      <w:r>
                        <w:rPr>
                          <w:color w:val="000000"/>
                        </w:rPr>
                        <w:t>Estate</w:t>
                      </w:r>
                      <w:r>
                        <w:rPr>
                          <w:color w:val="000000"/>
                          <w:spacing w:val="9"/>
                        </w:rPr>
                        <w:t xml:space="preserve"> </w:t>
                      </w:r>
                      <w:r>
                        <w:rPr>
                          <w:color w:val="000000"/>
                        </w:rPr>
                        <w:t>&amp;</w:t>
                      </w:r>
                      <w:r>
                        <w:rPr>
                          <w:color w:val="000000"/>
                          <w:spacing w:val="8"/>
                        </w:rPr>
                        <w:t xml:space="preserve"> </w:t>
                      </w:r>
                      <w:r>
                        <w:rPr>
                          <w:color w:val="000000"/>
                        </w:rPr>
                        <w:t>Inheritance</w:t>
                      </w:r>
                      <w:r>
                        <w:rPr>
                          <w:color w:val="000000"/>
                          <w:spacing w:val="9"/>
                        </w:rPr>
                        <w:t xml:space="preserve"> </w:t>
                      </w:r>
                      <w:r>
                        <w:rPr>
                          <w:color w:val="000000"/>
                        </w:rPr>
                        <w:t>Tax</w:t>
                      </w:r>
                      <w:r>
                        <w:rPr>
                          <w:color w:val="000000"/>
                          <w:spacing w:val="8"/>
                        </w:rPr>
                        <w:t xml:space="preserve"> </w:t>
                      </w:r>
                      <w:r>
                        <w:rPr>
                          <w:color w:val="000000"/>
                        </w:rPr>
                        <w:t>Guide</w:t>
                      </w:r>
                      <w:r>
                        <w:rPr>
                          <w:color w:val="000000"/>
                          <w:spacing w:val="9"/>
                        </w:rPr>
                        <w:t xml:space="preserve"> </w:t>
                      </w:r>
                      <w:r>
                        <w:rPr>
                          <w:color w:val="000000"/>
                          <w:spacing w:val="-4"/>
                        </w:rPr>
                        <w:t>[</w:t>
                      </w:r>
                      <w:hyperlink w:anchor="_bookmark158" w:history="1">
                        <w:r>
                          <w:rPr>
                            <w:color w:val="0000FF"/>
                            <w:spacing w:val="-4"/>
                          </w:rPr>
                          <w:t>39</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v:textbox>
                <w10:wrap type="topAndBottom" anchorx="page"/>
              </v:shape>
            </w:pict>
          </mc:Fallback>
        </mc:AlternateContent>
      </w:r>
      <w:r>
        <w:t>Ernst</w:t>
      </w:r>
      <w:r>
        <w:rPr>
          <w:spacing w:val="1"/>
        </w:rPr>
        <w:t xml:space="preserve"> </w:t>
      </w:r>
      <w:r>
        <w:t>&amp;</w:t>
      </w:r>
      <w:r>
        <w:rPr>
          <w:spacing w:val="2"/>
        </w:rPr>
        <w:t xml:space="preserve"> </w:t>
      </w:r>
      <w:r>
        <w:t>Young</w:t>
      </w:r>
      <w:r>
        <w:rPr>
          <w:spacing w:val="1"/>
        </w:rPr>
        <w:t xml:space="preserve"> </w:t>
      </w:r>
      <w:r>
        <w:t>2015–16</w:t>
      </w:r>
      <w:r>
        <w:rPr>
          <w:spacing w:val="2"/>
        </w:rPr>
        <w:t xml:space="preserve"> </w:t>
      </w:r>
      <w:r>
        <w:t>Personal</w:t>
      </w:r>
      <w:r>
        <w:rPr>
          <w:spacing w:val="2"/>
        </w:rPr>
        <w:t xml:space="preserve"> </w:t>
      </w:r>
      <w:r>
        <w:t>Tax</w:t>
      </w:r>
      <w:r>
        <w:rPr>
          <w:spacing w:val="1"/>
        </w:rPr>
        <w:t xml:space="preserve"> </w:t>
      </w:r>
      <w:r>
        <w:t>Guide</w:t>
      </w:r>
      <w:r>
        <w:rPr>
          <w:spacing w:val="2"/>
        </w:rPr>
        <w:t xml:space="preserve"> </w:t>
      </w:r>
      <w:r>
        <w:rPr>
          <w:spacing w:val="-4"/>
        </w:rPr>
        <w:t>[</w:t>
      </w:r>
      <w:hyperlink w:anchor="_bookmark170" w:history="1">
        <w:r>
          <w:rPr>
            <w:color w:val="0000FF"/>
            <w:spacing w:val="-4"/>
          </w:rPr>
          <w:t>51</w:t>
        </w:r>
      </w:hyperlink>
      <w:r>
        <w:rPr>
          <w:spacing w:val="-4"/>
        </w:rPr>
        <w:t>]</w:t>
      </w:r>
      <w:r>
        <w:tab/>
      </w:r>
      <w:r>
        <w:rPr>
          <w:spacing w:val="-2"/>
        </w:rPr>
        <w:t>Cross-national</w:t>
      </w:r>
      <w:r>
        <w:rPr>
          <w:spacing w:val="5"/>
        </w:rPr>
        <w:t xml:space="preserve"> </w:t>
      </w:r>
      <w:r>
        <w:rPr>
          <w:spacing w:val="-2"/>
        </w:rPr>
        <w:t>corporate</w:t>
      </w:r>
      <w:r>
        <w:rPr>
          <w:spacing w:val="6"/>
        </w:rPr>
        <w:t xml:space="preserve"> </w:t>
      </w:r>
      <w:r>
        <w:rPr>
          <w:spacing w:val="-2"/>
        </w:rPr>
        <w:t>research</w:t>
      </w:r>
    </w:p>
    <w:p w14:paraId="71FC4437" w14:textId="77777777" w:rsidR="00620CF6" w:rsidRDefault="00000000">
      <w:pPr>
        <w:pStyle w:val="BodyText"/>
        <w:tabs>
          <w:tab w:val="left" w:pos="7844"/>
        </w:tabs>
        <w:spacing w:before="69"/>
        <w:ind w:left="376"/>
      </w:pPr>
      <w:r>
        <w:t>Ernst</w:t>
      </w:r>
      <w:r>
        <w:rPr>
          <w:spacing w:val="1"/>
        </w:rPr>
        <w:t xml:space="preserve"> </w:t>
      </w:r>
      <w:r>
        <w:t>&amp;</w:t>
      </w:r>
      <w:r>
        <w:rPr>
          <w:spacing w:val="2"/>
        </w:rPr>
        <w:t xml:space="preserve"> </w:t>
      </w:r>
      <w:r>
        <w:t>Young</w:t>
      </w:r>
      <w:r>
        <w:rPr>
          <w:spacing w:val="1"/>
        </w:rPr>
        <w:t xml:space="preserve"> </w:t>
      </w:r>
      <w:r>
        <w:t>2016–17</w:t>
      </w:r>
      <w:r>
        <w:rPr>
          <w:spacing w:val="2"/>
        </w:rPr>
        <w:t xml:space="preserve"> </w:t>
      </w:r>
      <w:r>
        <w:t>Personal</w:t>
      </w:r>
      <w:r>
        <w:rPr>
          <w:spacing w:val="2"/>
        </w:rPr>
        <w:t xml:space="preserve"> </w:t>
      </w:r>
      <w:r>
        <w:t>Tax</w:t>
      </w:r>
      <w:r>
        <w:rPr>
          <w:spacing w:val="1"/>
        </w:rPr>
        <w:t xml:space="preserve"> </w:t>
      </w:r>
      <w:r>
        <w:t>Guide</w:t>
      </w:r>
      <w:r>
        <w:rPr>
          <w:spacing w:val="2"/>
        </w:rPr>
        <w:t xml:space="preserve"> </w:t>
      </w:r>
      <w:r>
        <w:rPr>
          <w:spacing w:val="-4"/>
        </w:rPr>
        <w:t>[</w:t>
      </w:r>
      <w:hyperlink w:anchor="_bookmark161" w:history="1">
        <w:r>
          <w:rPr>
            <w:color w:val="0000FF"/>
            <w:spacing w:val="-4"/>
          </w:rPr>
          <w:t>42</w:t>
        </w:r>
      </w:hyperlink>
      <w:r>
        <w:rPr>
          <w:spacing w:val="-4"/>
        </w:rPr>
        <w:t>]</w:t>
      </w:r>
      <w:r>
        <w:tab/>
      </w:r>
      <w:r>
        <w:rPr>
          <w:spacing w:val="-2"/>
        </w:rPr>
        <w:t>Cross-national</w:t>
      </w:r>
      <w:r>
        <w:rPr>
          <w:spacing w:val="5"/>
        </w:rPr>
        <w:t xml:space="preserve"> </w:t>
      </w:r>
      <w:r>
        <w:rPr>
          <w:spacing w:val="-2"/>
        </w:rPr>
        <w:t>corporate</w:t>
      </w:r>
      <w:r>
        <w:rPr>
          <w:spacing w:val="6"/>
        </w:rPr>
        <w:t xml:space="preserve"> </w:t>
      </w:r>
      <w:r>
        <w:rPr>
          <w:spacing w:val="-2"/>
        </w:rPr>
        <w:t>research</w:t>
      </w:r>
    </w:p>
    <w:p w14:paraId="75D1D8DB" w14:textId="77777777" w:rsidR="00620CF6" w:rsidRDefault="00000000">
      <w:pPr>
        <w:pStyle w:val="BodyText"/>
        <w:rPr>
          <w:sz w:val="10"/>
        </w:rPr>
      </w:pPr>
      <w:r>
        <w:rPr>
          <w:noProof/>
        </w:rPr>
        <mc:AlternateContent>
          <mc:Choice Requires="wps">
            <w:drawing>
              <wp:anchor distT="0" distB="0" distL="0" distR="0" simplePos="0" relativeHeight="487641088" behindDoc="1" locked="0" layoutInCell="1" allowOverlap="1" wp14:anchorId="4261C7ED" wp14:editId="3C3FB766">
                <wp:simplePos x="0" y="0"/>
                <wp:positionH relativeFrom="page">
                  <wp:posOffset>1598206</wp:posOffset>
                </wp:positionH>
                <wp:positionV relativeFrom="paragraph">
                  <wp:posOffset>101216</wp:posOffset>
                </wp:positionV>
                <wp:extent cx="6862445" cy="253365"/>
                <wp:effectExtent l="0" t="0" r="0" b="0"/>
                <wp:wrapTopAndBottom/>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36BBD26B" w14:textId="77777777" w:rsidR="00620CF6" w:rsidRDefault="00000000">
                            <w:pPr>
                              <w:pStyle w:val="BodyText"/>
                              <w:tabs>
                                <w:tab w:val="left" w:pos="7587"/>
                              </w:tabs>
                              <w:spacing w:before="69"/>
                              <w:ind w:left="119"/>
                              <w:rPr>
                                <w:color w:val="000000"/>
                              </w:rPr>
                            </w:pPr>
                            <w:r>
                              <w:rPr>
                                <w:color w:val="000000"/>
                              </w:rPr>
                              <w:t>Ernst</w:t>
                            </w:r>
                            <w:r>
                              <w:rPr>
                                <w:color w:val="000000"/>
                                <w:spacing w:val="8"/>
                              </w:rPr>
                              <w:t xml:space="preserve"> </w:t>
                            </w:r>
                            <w:r>
                              <w:rPr>
                                <w:color w:val="000000"/>
                              </w:rPr>
                              <w:t>&amp;</w:t>
                            </w:r>
                            <w:r>
                              <w:rPr>
                                <w:color w:val="000000"/>
                                <w:spacing w:val="8"/>
                              </w:rPr>
                              <w:t xml:space="preserve"> </w:t>
                            </w:r>
                            <w:r>
                              <w:rPr>
                                <w:color w:val="000000"/>
                              </w:rPr>
                              <w:t>Young</w:t>
                            </w:r>
                            <w:r>
                              <w:rPr>
                                <w:color w:val="000000"/>
                                <w:spacing w:val="9"/>
                              </w:rPr>
                              <w:t xml:space="preserve"> </w:t>
                            </w:r>
                            <w:r>
                              <w:rPr>
                                <w:color w:val="000000"/>
                              </w:rPr>
                              <w:t>2017</w:t>
                            </w:r>
                            <w:r>
                              <w:rPr>
                                <w:color w:val="000000"/>
                                <w:spacing w:val="8"/>
                              </w:rPr>
                              <w:t xml:space="preserve"> </w:t>
                            </w:r>
                            <w:r>
                              <w:rPr>
                                <w:color w:val="000000"/>
                              </w:rPr>
                              <w:t>Estate</w:t>
                            </w:r>
                            <w:r>
                              <w:rPr>
                                <w:color w:val="000000"/>
                                <w:spacing w:val="9"/>
                              </w:rPr>
                              <w:t xml:space="preserve"> </w:t>
                            </w:r>
                            <w:r>
                              <w:rPr>
                                <w:color w:val="000000"/>
                              </w:rPr>
                              <w:t>&amp;</w:t>
                            </w:r>
                            <w:r>
                              <w:rPr>
                                <w:color w:val="000000"/>
                                <w:spacing w:val="8"/>
                              </w:rPr>
                              <w:t xml:space="preserve"> </w:t>
                            </w:r>
                            <w:r>
                              <w:rPr>
                                <w:color w:val="000000"/>
                              </w:rPr>
                              <w:t>Inheritance</w:t>
                            </w:r>
                            <w:r>
                              <w:rPr>
                                <w:color w:val="000000"/>
                                <w:spacing w:val="9"/>
                              </w:rPr>
                              <w:t xml:space="preserve"> </w:t>
                            </w:r>
                            <w:r>
                              <w:rPr>
                                <w:color w:val="000000"/>
                              </w:rPr>
                              <w:t>Tax</w:t>
                            </w:r>
                            <w:r>
                              <w:rPr>
                                <w:color w:val="000000"/>
                                <w:spacing w:val="8"/>
                              </w:rPr>
                              <w:t xml:space="preserve"> </w:t>
                            </w:r>
                            <w:r>
                              <w:rPr>
                                <w:color w:val="000000"/>
                              </w:rPr>
                              <w:t>Guide</w:t>
                            </w:r>
                            <w:r>
                              <w:rPr>
                                <w:color w:val="000000"/>
                                <w:spacing w:val="9"/>
                              </w:rPr>
                              <w:t xml:space="preserve"> </w:t>
                            </w:r>
                            <w:r>
                              <w:rPr>
                                <w:color w:val="000000"/>
                                <w:spacing w:val="-4"/>
                              </w:rPr>
                              <w:t>[</w:t>
                            </w:r>
                            <w:hyperlink w:anchor="_bookmark159" w:history="1">
                              <w:r>
                                <w:rPr>
                                  <w:color w:val="0000FF"/>
                                  <w:spacing w:val="-4"/>
                                </w:rPr>
                                <w:t>40</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wps:txbx>
                      <wps:bodyPr wrap="square" lIns="0" tIns="0" rIns="0" bIns="0" rtlCol="0">
                        <a:noAutofit/>
                      </wps:bodyPr>
                    </wps:wsp>
                  </a:graphicData>
                </a:graphic>
              </wp:anchor>
            </w:drawing>
          </mc:Choice>
          <mc:Fallback>
            <w:pict>
              <v:shape w14:anchorId="4261C7ED" id="Textbox 184" o:spid="_x0000_s1139" type="#_x0000_t202" style="position:absolute;margin-left:125.85pt;margin-top:7.95pt;width:540.35pt;height:19.95pt;z-index:-1567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" fillcolor="#f7f7f7" stroked="f">
                <v:textbox inset="0,0,0,0">
                  <w:txbxContent>
                    <w:p w14:paraId="36BBD26B" w14:textId="77777777" w:rsidR="00620CF6" w:rsidRDefault="00000000">
                      <w:pPr>
                        <w:pStyle w:val="BodyText"/>
                        <w:tabs>
                          <w:tab w:val="left" w:pos="7587"/>
                        </w:tabs>
                        <w:spacing w:before="69"/>
                        <w:ind w:left="119"/>
                        <w:rPr>
                          <w:color w:val="000000"/>
                        </w:rPr>
                      </w:pPr>
                      <w:r>
                        <w:rPr>
                          <w:color w:val="000000"/>
                        </w:rPr>
                        <w:t>Ernst</w:t>
                      </w:r>
                      <w:r>
                        <w:rPr>
                          <w:color w:val="000000"/>
                          <w:spacing w:val="8"/>
                        </w:rPr>
                        <w:t xml:space="preserve"> </w:t>
                      </w:r>
                      <w:r>
                        <w:rPr>
                          <w:color w:val="000000"/>
                        </w:rPr>
                        <w:t>&amp;</w:t>
                      </w:r>
                      <w:r>
                        <w:rPr>
                          <w:color w:val="000000"/>
                          <w:spacing w:val="8"/>
                        </w:rPr>
                        <w:t xml:space="preserve"> </w:t>
                      </w:r>
                      <w:r>
                        <w:rPr>
                          <w:color w:val="000000"/>
                        </w:rPr>
                        <w:t>Young</w:t>
                      </w:r>
                      <w:r>
                        <w:rPr>
                          <w:color w:val="000000"/>
                          <w:spacing w:val="9"/>
                        </w:rPr>
                        <w:t xml:space="preserve"> </w:t>
                      </w:r>
                      <w:r>
                        <w:rPr>
                          <w:color w:val="000000"/>
                        </w:rPr>
                        <w:t>2017</w:t>
                      </w:r>
                      <w:r>
                        <w:rPr>
                          <w:color w:val="000000"/>
                          <w:spacing w:val="8"/>
                        </w:rPr>
                        <w:t xml:space="preserve"> </w:t>
                      </w:r>
                      <w:r>
                        <w:rPr>
                          <w:color w:val="000000"/>
                        </w:rPr>
                        <w:t>Estate</w:t>
                      </w:r>
                      <w:r>
                        <w:rPr>
                          <w:color w:val="000000"/>
                          <w:spacing w:val="9"/>
                        </w:rPr>
                        <w:t xml:space="preserve"> </w:t>
                      </w:r>
                      <w:r>
                        <w:rPr>
                          <w:color w:val="000000"/>
                        </w:rPr>
                        <w:t>&amp;</w:t>
                      </w:r>
                      <w:r>
                        <w:rPr>
                          <w:color w:val="000000"/>
                          <w:spacing w:val="8"/>
                        </w:rPr>
                        <w:t xml:space="preserve"> </w:t>
                      </w:r>
                      <w:r>
                        <w:rPr>
                          <w:color w:val="000000"/>
                        </w:rPr>
                        <w:t>Inheritance</w:t>
                      </w:r>
                      <w:r>
                        <w:rPr>
                          <w:color w:val="000000"/>
                          <w:spacing w:val="9"/>
                        </w:rPr>
                        <w:t xml:space="preserve"> </w:t>
                      </w:r>
                      <w:r>
                        <w:rPr>
                          <w:color w:val="000000"/>
                        </w:rPr>
                        <w:t>Tax</w:t>
                      </w:r>
                      <w:r>
                        <w:rPr>
                          <w:color w:val="000000"/>
                          <w:spacing w:val="8"/>
                        </w:rPr>
                        <w:t xml:space="preserve"> </w:t>
                      </w:r>
                      <w:r>
                        <w:rPr>
                          <w:color w:val="000000"/>
                        </w:rPr>
                        <w:t>Guide</w:t>
                      </w:r>
                      <w:r>
                        <w:rPr>
                          <w:color w:val="000000"/>
                          <w:spacing w:val="9"/>
                        </w:rPr>
                        <w:t xml:space="preserve"> </w:t>
                      </w:r>
                      <w:r>
                        <w:rPr>
                          <w:color w:val="000000"/>
                          <w:spacing w:val="-4"/>
                        </w:rPr>
                        <w:t>[</w:t>
                      </w:r>
                      <w:hyperlink w:anchor="_bookmark159" w:history="1">
                        <w:r>
                          <w:rPr>
                            <w:color w:val="0000FF"/>
                            <w:spacing w:val="-4"/>
                          </w:rPr>
                          <w:t>40</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v:textbox>
                <w10:wrap type="topAndBottom" anchorx="page"/>
              </v:shape>
            </w:pict>
          </mc:Fallback>
        </mc:AlternateContent>
      </w:r>
    </w:p>
    <w:p w14:paraId="0E793289" w14:textId="77777777" w:rsidR="00620CF6" w:rsidRDefault="00000000">
      <w:pPr>
        <w:pStyle w:val="BodyText"/>
        <w:tabs>
          <w:tab w:val="left" w:pos="7844"/>
        </w:tabs>
        <w:spacing w:before="69" w:after="60"/>
        <w:ind w:left="376"/>
      </w:pPr>
      <w:r>
        <w:t>Ernst</w:t>
      </w:r>
      <w:r>
        <w:rPr>
          <w:spacing w:val="1"/>
        </w:rPr>
        <w:t xml:space="preserve"> </w:t>
      </w:r>
      <w:r>
        <w:t>&amp;</w:t>
      </w:r>
      <w:r>
        <w:rPr>
          <w:spacing w:val="2"/>
        </w:rPr>
        <w:t xml:space="preserve"> </w:t>
      </w:r>
      <w:r>
        <w:t>Young</w:t>
      </w:r>
      <w:r>
        <w:rPr>
          <w:spacing w:val="1"/>
        </w:rPr>
        <w:t xml:space="preserve"> </w:t>
      </w:r>
      <w:r>
        <w:t>2017–18</w:t>
      </w:r>
      <w:r>
        <w:rPr>
          <w:spacing w:val="2"/>
        </w:rPr>
        <w:t xml:space="preserve"> </w:t>
      </w:r>
      <w:r>
        <w:t>Personal</w:t>
      </w:r>
      <w:r>
        <w:rPr>
          <w:spacing w:val="2"/>
        </w:rPr>
        <w:t xml:space="preserve"> </w:t>
      </w:r>
      <w:r>
        <w:t>Tax</w:t>
      </w:r>
      <w:r>
        <w:rPr>
          <w:spacing w:val="1"/>
        </w:rPr>
        <w:t xml:space="preserve"> </w:t>
      </w:r>
      <w:r>
        <w:t>Guide</w:t>
      </w:r>
      <w:r>
        <w:rPr>
          <w:spacing w:val="2"/>
        </w:rPr>
        <w:t xml:space="preserve"> </w:t>
      </w:r>
      <w:r>
        <w:rPr>
          <w:spacing w:val="-4"/>
        </w:rPr>
        <w:t>[</w:t>
      </w:r>
      <w:hyperlink w:anchor="_bookmark162" w:history="1">
        <w:r>
          <w:rPr>
            <w:color w:val="0000FF"/>
            <w:spacing w:val="-4"/>
          </w:rPr>
          <w:t>43</w:t>
        </w:r>
      </w:hyperlink>
      <w:r>
        <w:rPr>
          <w:spacing w:val="-4"/>
        </w:rPr>
        <w:t>]</w:t>
      </w:r>
      <w:r>
        <w:tab/>
      </w:r>
      <w:r>
        <w:rPr>
          <w:spacing w:val="-2"/>
        </w:rPr>
        <w:t>Cross-national</w:t>
      </w:r>
      <w:r>
        <w:rPr>
          <w:spacing w:val="5"/>
        </w:rPr>
        <w:t xml:space="preserve"> </w:t>
      </w:r>
      <w:r>
        <w:rPr>
          <w:spacing w:val="-2"/>
        </w:rPr>
        <w:t>corporate</w:t>
      </w:r>
      <w:r>
        <w:rPr>
          <w:spacing w:val="6"/>
        </w:rPr>
        <w:t xml:space="preserve"> </w:t>
      </w:r>
      <w:r>
        <w:rPr>
          <w:spacing w:val="-2"/>
        </w:rPr>
        <w:t>research</w:t>
      </w:r>
    </w:p>
    <w:p w14:paraId="5A9477AD" w14:textId="77777777" w:rsidR="00620CF6" w:rsidRDefault="00000000">
      <w:pPr>
        <w:pStyle w:val="BodyText"/>
        <w:ind w:left="256"/>
      </w:pPr>
      <w:r>
        <w:rPr>
          <w:noProof/>
        </w:rPr>
        <mc:AlternateContent>
          <mc:Choice Requires="wps">
            <w:drawing>
              <wp:inline distT="0" distB="0" distL="0" distR="0" wp14:anchorId="736B97E6" wp14:editId="01AF3637">
                <wp:extent cx="6862445" cy="253365"/>
                <wp:effectExtent l="0" t="0" r="0" b="0"/>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0DA32B97" w14:textId="77777777" w:rsidR="00620CF6" w:rsidRDefault="00000000">
                            <w:pPr>
                              <w:pStyle w:val="BodyText"/>
                              <w:tabs>
                                <w:tab w:val="left" w:pos="7587"/>
                              </w:tabs>
                              <w:spacing w:before="69"/>
                              <w:ind w:left="119"/>
                              <w:rPr>
                                <w:color w:val="000000"/>
                              </w:rPr>
                            </w:pPr>
                            <w:r>
                              <w:rPr>
                                <w:color w:val="000000"/>
                              </w:rPr>
                              <w:t>Ernst</w:t>
                            </w:r>
                            <w:r>
                              <w:rPr>
                                <w:color w:val="000000"/>
                                <w:spacing w:val="8"/>
                              </w:rPr>
                              <w:t xml:space="preserve"> </w:t>
                            </w:r>
                            <w:r>
                              <w:rPr>
                                <w:color w:val="000000"/>
                              </w:rPr>
                              <w:t>&amp;</w:t>
                            </w:r>
                            <w:r>
                              <w:rPr>
                                <w:color w:val="000000"/>
                                <w:spacing w:val="8"/>
                              </w:rPr>
                              <w:t xml:space="preserve"> </w:t>
                            </w:r>
                            <w:r>
                              <w:rPr>
                                <w:color w:val="000000"/>
                              </w:rPr>
                              <w:t>Young</w:t>
                            </w:r>
                            <w:r>
                              <w:rPr>
                                <w:color w:val="000000"/>
                                <w:spacing w:val="9"/>
                              </w:rPr>
                              <w:t xml:space="preserve"> </w:t>
                            </w:r>
                            <w:r>
                              <w:rPr>
                                <w:color w:val="000000"/>
                              </w:rPr>
                              <w:t>2018</w:t>
                            </w:r>
                            <w:r>
                              <w:rPr>
                                <w:color w:val="000000"/>
                                <w:spacing w:val="8"/>
                              </w:rPr>
                              <w:t xml:space="preserve"> </w:t>
                            </w:r>
                            <w:r>
                              <w:rPr>
                                <w:color w:val="000000"/>
                              </w:rPr>
                              <w:t>Estate</w:t>
                            </w:r>
                            <w:r>
                              <w:rPr>
                                <w:color w:val="000000"/>
                                <w:spacing w:val="9"/>
                              </w:rPr>
                              <w:t xml:space="preserve"> </w:t>
                            </w:r>
                            <w:r>
                              <w:rPr>
                                <w:color w:val="000000"/>
                              </w:rPr>
                              <w:t>&amp;</w:t>
                            </w:r>
                            <w:r>
                              <w:rPr>
                                <w:color w:val="000000"/>
                                <w:spacing w:val="8"/>
                              </w:rPr>
                              <w:t xml:space="preserve"> </w:t>
                            </w:r>
                            <w:r>
                              <w:rPr>
                                <w:color w:val="000000"/>
                              </w:rPr>
                              <w:t>Inheritance</w:t>
                            </w:r>
                            <w:r>
                              <w:rPr>
                                <w:color w:val="000000"/>
                                <w:spacing w:val="9"/>
                              </w:rPr>
                              <w:t xml:space="preserve"> </w:t>
                            </w:r>
                            <w:r>
                              <w:rPr>
                                <w:color w:val="000000"/>
                              </w:rPr>
                              <w:t>Tax</w:t>
                            </w:r>
                            <w:r>
                              <w:rPr>
                                <w:color w:val="000000"/>
                                <w:spacing w:val="8"/>
                              </w:rPr>
                              <w:t xml:space="preserve"> </w:t>
                            </w:r>
                            <w:r>
                              <w:rPr>
                                <w:color w:val="000000"/>
                              </w:rPr>
                              <w:t>Guide</w:t>
                            </w:r>
                            <w:r>
                              <w:rPr>
                                <w:color w:val="000000"/>
                                <w:spacing w:val="9"/>
                              </w:rPr>
                              <w:t xml:space="preserve"> </w:t>
                            </w:r>
                            <w:r>
                              <w:rPr>
                                <w:color w:val="000000"/>
                                <w:spacing w:val="-4"/>
                              </w:rPr>
                              <w:t>[</w:t>
                            </w:r>
                            <w:hyperlink w:anchor="_bookmark160" w:history="1">
                              <w:r>
                                <w:rPr>
                                  <w:color w:val="0000FF"/>
                                  <w:spacing w:val="-4"/>
                                </w:rPr>
                                <w:t>41</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wps:txbx>
                      <wps:bodyPr wrap="square" lIns="0" tIns="0" rIns="0" bIns="0" rtlCol="0">
                        <a:noAutofit/>
                      </wps:bodyPr>
                    </wps:wsp>
                  </a:graphicData>
                </a:graphic>
              </wp:inline>
            </w:drawing>
          </mc:Choice>
          <mc:Fallback>
            <w:pict>
              <v:shape w14:anchorId="736B97E6" id="Textbox 185" o:spid="_x0000_s1140"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I9Yp2K2AQAAVwMAAA4AAAAAAAAAAAAAAAAALgIAAGRycy9lMm9Eb2Mu&#10;eG1sUEsBAi0AFAAGAAgAAAAhAELK2ZfaAAAABQEAAA8AAAAAAAAAAAAAAAAAEAQAAGRycy9kb3du&#10;cmV2LnhtbFBLBQYAAAAABAAEAPMAAAAXBQAAAAA=&#10;" fillcolor="#f7f7f7" stroked="f">
                <v:textbox inset="0,0,0,0">
                  <w:txbxContent>
                    <w:p w14:paraId="0DA32B97" w14:textId="77777777" w:rsidR="00620CF6" w:rsidRDefault="00000000">
                      <w:pPr>
                        <w:pStyle w:val="BodyText"/>
                        <w:tabs>
                          <w:tab w:val="left" w:pos="7587"/>
                        </w:tabs>
                        <w:spacing w:before="69"/>
                        <w:ind w:left="119"/>
                        <w:rPr>
                          <w:color w:val="000000"/>
                        </w:rPr>
                      </w:pPr>
                      <w:r>
                        <w:rPr>
                          <w:color w:val="000000"/>
                        </w:rPr>
                        <w:t>Ernst</w:t>
                      </w:r>
                      <w:r>
                        <w:rPr>
                          <w:color w:val="000000"/>
                          <w:spacing w:val="8"/>
                        </w:rPr>
                        <w:t xml:space="preserve"> </w:t>
                      </w:r>
                      <w:r>
                        <w:rPr>
                          <w:color w:val="000000"/>
                        </w:rPr>
                        <w:t>&amp;</w:t>
                      </w:r>
                      <w:r>
                        <w:rPr>
                          <w:color w:val="000000"/>
                          <w:spacing w:val="8"/>
                        </w:rPr>
                        <w:t xml:space="preserve"> </w:t>
                      </w:r>
                      <w:r>
                        <w:rPr>
                          <w:color w:val="000000"/>
                        </w:rPr>
                        <w:t>Young</w:t>
                      </w:r>
                      <w:r>
                        <w:rPr>
                          <w:color w:val="000000"/>
                          <w:spacing w:val="9"/>
                        </w:rPr>
                        <w:t xml:space="preserve"> </w:t>
                      </w:r>
                      <w:r>
                        <w:rPr>
                          <w:color w:val="000000"/>
                        </w:rPr>
                        <w:t>2018</w:t>
                      </w:r>
                      <w:r>
                        <w:rPr>
                          <w:color w:val="000000"/>
                          <w:spacing w:val="8"/>
                        </w:rPr>
                        <w:t xml:space="preserve"> </w:t>
                      </w:r>
                      <w:r>
                        <w:rPr>
                          <w:color w:val="000000"/>
                        </w:rPr>
                        <w:t>Estate</w:t>
                      </w:r>
                      <w:r>
                        <w:rPr>
                          <w:color w:val="000000"/>
                          <w:spacing w:val="9"/>
                        </w:rPr>
                        <w:t xml:space="preserve"> </w:t>
                      </w:r>
                      <w:r>
                        <w:rPr>
                          <w:color w:val="000000"/>
                        </w:rPr>
                        <w:t>&amp;</w:t>
                      </w:r>
                      <w:r>
                        <w:rPr>
                          <w:color w:val="000000"/>
                          <w:spacing w:val="8"/>
                        </w:rPr>
                        <w:t xml:space="preserve"> </w:t>
                      </w:r>
                      <w:r>
                        <w:rPr>
                          <w:color w:val="000000"/>
                        </w:rPr>
                        <w:t>Inheritance</w:t>
                      </w:r>
                      <w:r>
                        <w:rPr>
                          <w:color w:val="000000"/>
                          <w:spacing w:val="9"/>
                        </w:rPr>
                        <w:t xml:space="preserve"> </w:t>
                      </w:r>
                      <w:r>
                        <w:rPr>
                          <w:color w:val="000000"/>
                        </w:rPr>
                        <w:t>Tax</w:t>
                      </w:r>
                      <w:r>
                        <w:rPr>
                          <w:color w:val="000000"/>
                          <w:spacing w:val="8"/>
                        </w:rPr>
                        <w:t xml:space="preserve"> </w:t>
                      </w:r>
                      <w:r>
                        <w:rPr>
                          <w:color w:val="000000"/>
                        </w:rPr>
                        <w:t>Guide</w:t>
                      </w:r>
                      <w:r>
                        <w:rPr>
                          <w:color w:val="000000"/>
                          <w:spacing w:val="9"/>
                        </w:rPr>
                        <w:t xml:space="preserve"> </w:t>
                      </w:r>
                      <w:r>
                        <w:rPr>
                          <w:color w:val="000000"/>
                          <w:spacing w:val="-4"/>
                        </w:rPr>
                        <w:t>[</w:t>
                      </w:r>
                      <w:hyperlink w:anchor="_bookmark160" w:history="1">
                        <w:r>
                          <w:rPr>
                            <w:color w:val="0000FF"/>
                            <w:spacing w:val="-4"/>
                          </w:rPr>
                          <w:t>41</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v:textbox>
                <w10:anchorlock/>
              </v:shape>
            </w:pict>
          </mc:Fallback>
        </mc:AlternateContent>
      </w:r>
    </w:p>
    <w:p w14:paraId="0CC013BF" w14:textId="77777777" w:rsidR="00620CF6" w:rsidRDefault="00000000">
      <w:pPr>
        <w:pStyle w:val="BodyText"/>
        <w:tabs>
          <w:tab w:val="left" w:pos="7844"/>
        </w:tabs>
        <w:spacing w:before="47"/>
        <w:ind w:left="376"/>
      </w:pPr>
      <w:r>
        <w:rPr>
          <w:noProof/>
        </w:rPr>
        <mc:AlternateContent>
          <mc:Choice Requires="wps">
            <w:drawing>
              <wp:anchor distT="0" distB="0" distL="0" distR="0" simplePos="0" relativeHeight="487642112" behindDoc="1" locked="0" layoutInCell="1" allowOverlap="1" wp14:anchorId="39BF7F92" wp14:editId="028DE899">
                <wp:simplePos x="0" y="0"/>
                <wp:positionH relativeFrom="page">
                  <wp:posOffset>1598206</wp:posOffset>
                </wp:positionH>
                <wp:positionV relativeFrom="paragraph">
                  <wp:posOffset>239116</wp:posOffset>
                </wp:positionV>
                <wp:extent cx="6862445" cy="253365"/>
                <wp:effectExtent l="0" t="0" r="0" b="0"/>
                <wp:wrapTopAndBottom/>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74D8A5D8" w14:textId="77777777" w:rsidR="00620CF6" w:rsidRDefault="00000000">
                            <w:pPr>
                              <w:pStyle w:val="BodyText"/>
                              <w:tabs>
                                <w:tab w:val="left" w:pos="7587"/>
                              </w:tabs>
                              <w:spacing w:before="69"/>
                              <w:ind w:left="119"/>
                              <w:rPr>
                                <w:color w:val="000000"/>
                              </w:rPr>
                            </w:pPr>
                            <w:r>
                              <w:rPr>
                                <w:color w:val="000000"/>
                              </w:rPr>
                              <w:t>Ernst</w:t>
                            </w:r>
                            <w:r>
                              <w:rPr>
                                <w:color w:val="000000"/>
                                <w:spacing w:val="1"/>
                              </w:rPr>
                              <w:t xml:space="preserve"> </w:t>
                            </w:r>
                            <w:r>
                              <w:rPr>
                                <w:color w:val="000000"/>
                              </w:rPr>
                              <w:t>&amp;</w:t>
                            </w:r>
                            <w:r>
                              <w:rPr>
                                <w:color w:val="000000"/>
                                <w:spacing w:val="2"/>
                              </w:rPr>
                              <w:t xml:space="preserve"> </w:t>
                            </w:r>
                            <w:r>
                              <w:rPr>
                                <w:color w:val="000000"/>
                              </w:rPr>
                              <w:t>Young</w:t>
                            </w:r>
                            <w:r>
                              <w:rPr>
                                <w:color w:val="000000"/>
                                <w:spacing w:val="1"/>
                              </w:rPr>
                              <w:t xml:space="preserve"> </w:t>
                            </w:r>
                            <w:r>
                              <w:rPr>
                                <w:color w:val="000000"/>
                              </w:rPr>
                              <w:t>2019–20</w:t>
                            </w:r>
                            <w:r>
                              <w:rPr>
                                <w:color w:val="000000"/>
                                <w:spacing w:val="2"/>
                              </w:rPr>
                              <w:t xml:space="preserve"> </w:t>
                            </w:r>
                            <w:r>
                              <w:rPr>
                                <w:color w:val="000000"/>
                              </w:rPr>
                              <w:t>Personal</w:t>
                            </w:r>
                            <w:r>
                              <w:rPr>
                                <w:color w:val="000000"/>
                                <w:spacing w:val="2"/>
                              </w:rPr>
                              <w:t xml:space="preserve"> </w:t>
                            </w:r>
                            <w:r>
                              <w:rPr>
                                <w:color w:val="000000"/>
                              </w:rPr>
                              <w:t>Tax</w:t>
                            </w:r>
                            <w:r>
                              <w:rPr>
                                <w:color w:val="000000"/>
                                <w:spacing w:val="1"/>
                              </w:rPr>
                              <w:t xml:space="preserve"> </w:t>
                            </w:r>
                            <w:r>
                              <w:rPr>
                                <w:color w:val="000000"/>
                              </w:rPr>
                              <w:t>Guide</w:t>
                            </w:r>
                            <w:r>
                              <w:rPr>
                                <w:color w:val="000000"/>
                                <w:spacing w:val="2"/>
                              </w:rPr>
                              <w:t xml:space="preserve"> </w:t>
                            </w:r>
                            <w:r>
                              <w:rPr>
                                <w:color w:val="000000"/>
                                <w:spacing w:val="-4"/>
                              </w:rPr>
                              <w:t>[</w:t>
                            </w:r>
                            <w:hyperlink w:anchor="_bookmark164" w:history="1">
                              <w:r>
                                <w:rPr>
                                  <w:color w:val="0000FF"/>
                                  <w:spacing w:val="-4"/>
                                </w:rPr>
                                <w:t>45</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wps:txbx>
                      <wps:bodyPr wrap="square" lIns="0" tIns="0" rIns="0" bIns="0" rtlCol="0">
                        <a:noAutofit/>
                      </wps:bodyPr>
                    </wps:wsp>
                  </a:graphicData>
                </a:graphic>
              </wp:anchor>
            </w:drawing>
          </mc:Choice>
          <mc:Fallback>
            <w:pict>
              <v:shape w14:anchorId="39BF7F92" id="Textbox 186" o:spid="_x0000_s1141" type="#_x0000_t202" style="position:absolute;left:0;text-align:left;margin-left:125.85pt;margin-top:18.85pt;width:540.35pt;height:19.95pt;z-index:-15674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" fillcolor="#f7f7f7" stroked="f">
                <v:textbox inset="0,0,0,0">
                  <w:txbxContent>
                    <w:p w14:paraId="74D8A5D8" w14:textId="77777777" w:rsidR="00620CF6" w:rsidRDefault="00000000">
                      <w:pPr>
                        <w:pStyle w:val="BodyText"/>
                        <w:tabs>
                          <w:tab w:val="left" w:pos="7587"/>
                        </w:tabs>
                        <w:spacing w:before="69"/>
                        <w:ind w:left="119"/>
                        <w:rPr>
                          <w:color w:val="000000"/>
                        </w:rPr>
                      </w:pPr>
                      <w:r>
                        <w:rPr>
                          <w:color w:val="000000"/>
                        </w:rPr>
                        <w:t>Ernst</w:t>
                      </w:r>
                      <w:r>
                        <w:rPr>
                          <w:color w:val="000000"/>
                          <w:spacing w:val="1"/>
                        </w:rPr>
                        <w:t xml:space="preserve"> </w:t>
                      </w:r>
                      <w:r>
                        <w:rPr>
                          <w:color w:val="000000"/>
                        </w:rPr>
                        <w:t>&amp;</w:t>
                      </w:r>
                      <w:r>
                        <w:rPr>
                          <w:color w:val="000000"/>
                          <w:spacing w:val="2"/>
                        </w:rPr>
                        <w:t xml:space="preserve"> </w:t>
                      </w:r>
                      <w:r>
                        <w:rPr>
                          <w:color w:val="000000"/>
                        </w:rPr>
                        <w:t>Young</w:t>
                      </w:r>
                      <w:r>
                        <w:rPr>
                          <w:color w:val="000000"/>
                          <w:spacing w:val="1"/>
                        </w:rPr>
                        <w:t xml:space="preserve"> </w:t>
                      </w:r>
                      <w:r>
                        <w:rPr>
                          <w:color w:val="000000"/>
                        </w:rPr>
                        <w:t>2019–20</w:t>
                      </w:r>
                      <w:r>
                        <w:rPr>
                          <w:color w:val="000000"/>
                          <w:spacing w:val="2"/>
                        </w:rPr>
                        <w:t xml:space="preserve"> </w:t>
                      </w:r>
                      <w:r>
                        <w:rPr>
                          <w:color w:val="000000"/>
                        </w:rPr>
                        <w:t>Personal</w:t>
                      </w:r>
                      <w:r>
                        <w:rPr>
                          <w:color w:val="000000"/>
                          <w:spacing w:val="2"/>
                        </w:rPr>
                        <w:t xml:space="preserve"> </w:t>
                      </w:r>
                      <w:r>
                        <w:rPr>
                          <w:color w:val="000000"/>
                        </w:rPr>
                        <w:t>Tax</w:t>
                      </w:r>
                      <w:r>
                        <w:rPr>
                          <w:color w:val="000000"/>
                          <w:spacing w:val="1"/>
                        </w:rPr>
                        <w:t xml:space="preserve"> </w:t>
                      </w:r>
                      <w:r>
                        <w:rPr>
                          <w:color w:val="000000"/>
                        </w:rPr>
                        <w:t>Guide</w:t>
                      </w:r>
                      <w:r>
                        <w:rPr>
                          <w:color w:val="000000"/>
                          <w:spacing w:val="2"/>
                        </w:rPr>
                        <w:t xml:space="preserve"> </w:t>
                      </w:r>
                      <w:r>
                        <w:rPr>
                          <w:color w:val="000000"/>
                          <w:spacing w:val="-4"/>
                        </w:rPr>
                        <w:t>[</w:t>
                      </w:r>
                      <w:hyperlink w:anchor="_bookmark164" w:history="1">
                        <w:r>
                          <w:rPr>
                            <w:color w:val="0000FF"/>
                            <w:spacing w:val="-4"/>
                          </w:rPr>
                          <w:t>45</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v:textbox>
                <w10:wrap type="topAndBottom" anchorx="page"/>
              </v:shape>
            </w:pict>
          </mc:Fallback>
        </mc:AlternateContent>
      </w:r>
      <w:r>
        <w:t>Ernst</w:t>
      </w:r>
      <w:r>
        <w:rPr>
          <w:spacing w:val="1"/>
        </w:rPr>
        <w:t xml:space="preserve"> </w:t>
      </w:r>
      <w:r>
        <w:t>&amp;</w:t>
      </w:r>
      <w:r>
        <w:rPr>
          <w:spacing w:val="2"/>
        </w:rPr>
        <w:t xml:space="preserve"> </w:t>
      </w:r>
      <w:r>
        <w:t>Young</w:t>
      </w:r>
      <w:r>
        <w:rPr>
          <w:spacing w:val="1"/>
        </w:rPr>
        <w:t xml:space="preserve"> </w:t>
      </w:r>
      <w:r>
        <w:t>2018–19</w:t>
      </w:r>
      <w:r>
        <w:rPr>
          <w:spacing w:val="2"/>
        </w:rPr>
        <w:t xml:space="preserve"> </w:t>
      </w:r>
      <w:r>
        <w:t>Personal</w:t>
      </w:r>
      <w:r>
        <w:rPr>
          <w:spacing w:val="2"/>
        </w:rPr>
        <w:t xml:space="preserve"> </w:t>
      </w:r>
      <w:r>
        <w:t>Tax</w:t>
      </w:r>
      <w:r>
        <w:rPr>
          <w:spacing w:val="1"/>
        </w:rPr>
        <w:t xml:space="preserve"> </w:t>
      </w:r>
      <w:r>
        <w:t>Guide</w:t>
      </w:r>
      <w:r>
        <w:rPr>
          <w:spacing w:val="2"/>
        </w:rPr>
        <w:t xml:space="preserve"> </w:t>
      </w:r>
      <w:r>
        <w:rPr>
          <w:spacing w:val="-4"/>
        </w:rPr>
        <w:t>[</w:t>
      </w:r>
      <w:hyperlink w:anchor="_bookmark163" w:history="1">
        <w:r>
          <w:rPr>
            <w:color w:val="0000FF"/>
            <w:spacing w:val="-4"/>
          </w:rPr>
          <w:t>44</w:t>
        </w:r>
      </w:hyperlink>
      <w:r>
        <w:rPr>
          <w:spacing w:val="-4"/>
        </w:rPr>
        <w:t>]</w:t>
      </w:r>
      <w:r>
        <w:tab/>
      </w:r>
      <w:r>
        <w:rPr>
          <w:spacing w:val="-2"/>
        </w:rPr>
        <w:t>Cross-national</w:t>
      </w:r>
      <w:r>
        <w:rPr>
          <w:spacing w:val="5"/>
        </w:rPr>
        <w:t xml:space="preserve"> </w:t>
      </w:r>
      <w:r>
        <w:rPr>
          <w:spacing w:val="-2"/>
        </w:rPr>
        <w:t>corporate</w:t>
      </w:r>
      <w:r>
        <w:rPr>
          <w:spacing w:val="6"/>
        </w:rPr>
        <w:t xml:space="preserve"> </w:t>
      </w:r>
      <w:r>
        <w:rPr>
          <w:spacing w:val="-2"/>
        </w:rPr>
        <w:t>research</w:t>
      </w:r>
    </w:p>
    <w:p w14:paraId="3FC24F71" w14:textId="77777777" w:rsidR="00620CF6" w:rsidRDefault="00000000">
      <w:pPr>
        <w:pStyle w:val="BodyText"/>
        <w:tabs>
          <w:tab w:val="left" w:pos="7844"/>
        </w:tabs>
        <w:spacing w:before="168" w:after="60"/>
        <w:ind w:left="376"/>
      </w:pPr>
      <w:r>
        <w:t>Ernst</w:t>
      </w:r>
      <w:r>
        <w:rPr>
          <w:spacing w:val="1"/>
        </w:rPr>
        <w:t xml:space="preserve"> </w:t>
      </w:r>
      <w:r>
        <w:t>&amp;</w:t>
      </w:r>
      <w:r>
        <w:rPr>
          <w:spacing w:val="2"/>
        </w:rPr>
        <w:t xml:space="preserve"> </w:t>
      </w:r>
      <w:r>
        <w:t>Young</w:t>
      </w:r>
      <w:r>
        <w:rPr>
          <w:spacing w:val="1"/>
        </w:rPr>
        <w:t xml:space="preserve"> </w:t>
      </w:r>
      <w:r>
        <w:t>2020–21</w:t>
      </w:r>
      <w:r>
        <w:rPr>
          <w:spacing w:val="2"/>
        </w:rPr>
        <w:t xml:space="preserve"> </w:t>
      </w:r>
      <w:r>
        <w:t>Personal</w:t>
      </w:r>
      <w:r>
        <w:rPr>
          <w:spacing w:val="2"/>
        </w:rPr>
        <w:t xml:space="preserve"> </w:t>
      </w:r>
      <w:r>
        <w:t>Tax</w:t>
      </w:r>
      <w:r>
        <w:rPr>
          <w:spacing w:val="1"/>
        </w:rPr>
        <w:t xml:space="preserve"> </w:t>
      </w:r>
      <w:r>
        <w:t>Guide</w:t>
      </w:r>
      <w:r>
        <w:rPr>
          <w:spacing w:val="2"/>
        </w:rPr>
        <w:t xml:space="preserve"> </w:t>
      </w:r>
      <w:r>
        <w:rPr>
          <w:spacing w:val="-4"/>
        </w:rPr>
        <w:t>[</w:t>
      </w:r>
      <w:hyperlink w:anchor="_bookmark165" w:history="1">
        <w:r>
          <w:rPr>
            <w:color w:val="0000FF"/>
            <w:spacing w:val="-4"/>
          </w:rPr>
          <w:t>46</w:t>
        </w:r>
      </w:hyperlink>
      <w:r>
        <w:rPr>
          <w:spacing w:val="-4"/>
        </w:rPr>
        <w:t>]</w:t>
      </w:r>
      <w:r>
        <w:tab/>
      </w:r>
      <w:r>
        <w:rPr>
          <w:spacing w:val="-2"/>
        </w:rPr>
        <w:t>Cross-national</w:t>
      </w:r>
      <w:r>
        <w:rPr>
          <w:spacing w:val="5"/>
        </w:rPr>
        <w:t xml:space="preserve"> </w:t>
      </w:r>
      <w:r>
        <w:rPr>
          <w:spacing w:val="-2"/>
        </w:rPr>
        <w:t>corporate</w:t>
      </w:r>
      <w:r>
        <w:rPr>
          <w:spacing w:val="6"/>
        </w:rPr>
        <w:t xml:space="preserve"> </w:t>
      </w:r>
      <w:r>
        <w:rPr>
          <w:spacing w:val="-2"/>
        </w:rPr>
        <w:t>research</w:t>
      </w:r>
    </w:p>
    <w:p w14:paraId="1C6E7FB7" w14:textId="77777777" w:rsidR="00620CF6" w:rsidRDefault="00000000">
      <w:pPr>
        <w:pStyle w:val="BodyText"/>
        <w:ind w:left="256"/>
      </w:pPr>
      <w:r>
        <w:rPr>
          <w:noProof/>
        </w:rPr>
        <mc:AlternateContent>
          <mc:Choice Requires="wps">
            <w:drawing>
              <wp:inline distT="0" distB="0" distL="0" distR="0" wp14:anchorId="1920F6EC" wp14:editId="20AD7E33">
                <wp:extent cx="6862445" cy="253365"/>
                <wp:effectExtent l="0" t="0" r="0" b="0"/>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7EC2EAC8" w14:textId="77777777" w:rsidR="00620CF6" w:rsidRDefault="00000000">
                            <w:pPr>
                              <w:pStyle w:val="BodyText"/>
                              <w:tabs>
                                <w:tab w:val="left" w:pos="7587"/>
                              </w:tabs>
                              <w:spacing w:before="69"/>
                              <w:ind w:left="119"/>
                              <w:rPr>
                                <w:color w:val="000000"/>
                              </w:rPr>
                            </w:pPr>
                            <w:r>
                              <w:rPr>
                                <w:color w:val="000000"/>
                              </w:rPr>
                              <w:t>Ernst</w:t>
                            </w:r>
                            <w:r>
                              <w:rPr>
                                <w:color w:val="000000"/>
                                <w:spacing w:val="1"/>
                              </w:rPr>
                              <w:t xml:space="preserve"> </w:t>
                            </w:r>
                            <w:r>
                              <w:rPr>
                                <w:color w:val="000000"/>
                              </w:rPr>
                              <w:t>&amp;</w:t>
                            </w:r>
                            <w:r>
                              <w:rPr>
                                <w:color w:val="000000"/>
                                <w:spacing w:val="2"/>
                              </w:rPr>
                              <w:t xml:space="preserve"> </w:t>
                            </w:r>
                            <w:r>
                              <w:rPr>
                                <w:color w:val="000000"/>
                              </w:rPr>
                              <w:t>Young</w:t>
                            </w:r>
                            <w:r>
                              <w:rPr>
                                <w:color w:val="000000"/>
                                <w:spacing w:val="1"/>
                              </w:rPr>
                              <w:t xml:space="preserve"> </w:t>
                            </w:r>
                            <w:r>
                              <w:rPr>
                                <w:color w:val="000000"/>
                              </w:rPr>
                              <w:t>2021–22</w:t>
                            </w:r>
                            <w:r>
                              <w:rPr>
                                <w:color w:val="000000"/>
                                <w:spacing w:val="2"/>
                              </w:rPr>
                              <w:t xml:space="preserve"> </w:t>
                            </w:r>
                            <w:r>
                              <w:rPr>
                                <w:color w:val="000000"/>
                              </w:rPr>
                              <w:t>Personal</w:t>
                            </w:r>
                            <w:r>
                              <w:rPr>
                                <w:color w:val="000000"/>
                                <w:spacing w:val="2"/>
                              </w:rPr>
                              <w:t xml:space="preserve"> </w:t>
                            </w:r>
                            <w:r>
                              <w:rPr>
                                <w:color w:val="000000"/>
                              </w:rPr>
                              <w:t>Tax</w:t>
                            </w:r>
                            <w:r>
                              <w:rPr>
                                <w:color w:val="000000"/>
                                <w:spacing w:val="1"/>
                              </w:rPr>
                              <w:t xml:space="preserve"> </w:t>
                            </w:r>
                            <w:r>
                              <w:rPr>
                                <w:color w:val="000000"/>
                              </w:rPr>
                              <w:t>Guide</w:t>
                            </w:r>
                            <w:r>
                              <w:rPr>
                                <w:color w:val="000000"/>
                                <w:spacing w:val="2"/>
                              </w:rPr>
                              <w:t xml:space="preserve"> </w:t>
                            </w:r>
                            <w:r>
                              <w:rPr>
                                <w:color w:val="000000"/>
                                <w:spacing w:val="-4"/>
                              </w:rPr>
                              <w:t>[</w:t>
                            </w:r>
                            <w:hyperlink w:anchor="_bookmark166" w:history="1">
                              <w:r>
                                <w:rPr>
                                  <w:color w:val="0000FF"/>
                                  <w:spacing w:val="-4"/>
                                </w:rPr>
                                <w:t>47</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wps:txbx>
                      <wps:bodyPr wrap="square" lIns="0" tIns="0" rIns="0" bIns="0" rtlCol="0">
                        <a:noAutofit/>
                      </wps:bodyPr>
                    </wps:wsp>
                  </a:graphicData>
                </a:graphic>
              </wp:inline>
            </w:drawing>
          </mc:Choice>
          <mc:Fallback>
            <w:pict>
              <v:shape w14:anchorId="1920F6EC" id="Textbox 187" o:spid="_x0000_s1142"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OZBuKe2AQAAVwMAAA4AAAAAAAAAAAAAAAAALgIAAGRycy9lMm9Eb2Mu&#10;eG1sUEsBAi0AFAAGAAgAAAAhAELK2ZfaAAAABQEAAA8AAAAAAAAAAAAAAAAAEAQAAGRycy9kb3du&#10;cmV2LnhtbFBLBQYAAAAABAAEAPMAAAAXBQAAAAA=&#10;" fillcolor="#f7f7f7" stroked="f">
                <v:textbox inset="0,0,0,0">
                  <w:txbxContent>
                    <w:p w14:paraId="7EC2EAC8" w14:textId="77777777" w:rsidR="00620CF6" w:rsidRDefault="00000000">
                      <w:pPr>
                        <w:pStyle w:val="BodyText"/>
                        <w:tabs>
                          <w:tab w:val="left" w:pos="7587"/>
                        </w:tabs>
                        <w:spacing w:before="69"/>
                        <w:ind w:left="119"/>
                        <w:rPr>
                          <w:color w:val="000000"/>
                        </w:rPr>
                      </w:pPr>
                      <w:r>
                        <w:rPr>
                          <w:color w:val="000000"/>
                        </w:rPr>
                        <w:t>Ernst</w:t>
                      </w:r>
                      <w:r>
                        <w:rPr>
                          <w:color w:val="000000"/>
                          <w:spacing w:val="1"/>
                        </w:rPr>
                        <w:t xml:space="preserve"> </w:t>
                      </w:r>
                      <w:r>
                        <w:rPr>
                          <w:color w:val="000000"/>
                        </w:rPr>
                        <w:t>&amp;</w:t>
                      </w:r>
                      <w:r>
                        <w:rPr>
                          <w:color w:val="000000"/>
                          <w:spacing w:val="2"/>
                        </w:rPr>
                        <w:t xml:space="preserve"> </w:t>
                      </w:r>
                      <w:r>
                        <w:rPr>
                          <w:color w:val="000000"/>
                        </w:rPr>
                        <w:t>Young</w:t>
                      </w:r>
                      <w:r>
                        <w:rPr>
                          <w:color w:val="000000"/>
                          <w:spacing w:val="1"/>
                        </w:rPr>
                        <w:t xml:space="preserve"> </w:t>
                      </w:r>
                      <w:r>
                        <w:rPr>
                          <w:color w:val="000000"/>
                        </w:rPr>
                        <w:t>2021–22</w:t>
                      </w:r>
                      <w:r>
                        <w:rPr>
                          <w:color w:val="000000"/>
                          <w:spacing w:val="2"/>
                        </w:rPr>
                        <w:t xml:space="preserve"> </w:t>
                      </w:r>
                      <w:r>
                        <w:rPr>
                          <w:color w:val="000000"/>
                        </w:rPr>
                        <w:t>Personal</w:t>
                      </w:r>
                      <w:r>
                        <w:rPr>
                          <w:color w:val="000000"/>
                          <w:spacing w:val="2"/>
                        </w:rPr>
                        <w:t xml:space="preserve"> </w:t>
                      </w:r>
                      <w:r>
                        <w:rPr>
                          <w:color w:val="000000"/>
                        </w:rPr>
                        <w:t>Tax</w:t>
                      </w:r>
                      <w:r>
                        <w:rPr>
                          <w:color w:val="000000"/>
                          <w:spacing w:val="1"/>
                        </w:rPr>
                        <w:t xml:space="preserve"> </w:t>
                      </w:r>
                      <w:r>
                        <w:rPr>
                          <w:color w:val="000000"/>
                        </w:rPr>
                        <w:t>Guide</w:t>
                      </w:r>
                      <w:r>
                        <w:rPr>
                          <w:color w:val="000000"/>
                          <w:spacing w:val="2"/>
                        </w:rPr>
                        <w:t xml:space="preserve"> </w:t>
                      </w:r>
                      <w:r>
                        <w:rPr>
                          <w:color w:val="000000"/>
                          <w:spacing w:val="-4"/>
                        </w:rPr>
                        <w:t>[</w:t>
                      </w:r>
                      <w:hyperlink w:anchor="_bookmark166" w:history="1">
                        <w:r>
                          <w:rPr>
                            <w:color w:val="0000FF"/>
                            <w:spacing w:val="-4"/>
                          </w:rPr>
                          <w:t>47</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v:textbox>
                <w10:anchorlock/>
              </v:shape>
            </w:pict>
          </mc:Fallback>
        </mc:AlternateContent>
      </w:r>
    </w:p>
    <w:p w14:paraId="562644E7" w14:textId="77777777" w:rsidR="00620CF6" w:rsidRDefault="00000000">
      <w:pPr>
        <w:pStyle w:val="BodyText"/>
        <w:tabs>
          <w:tab w:val="left" w:pos="7844"/>
        </w:tabs>
        <w:spacing w:before="47"/>
        <w:ind w:left="376"/>
      </w:pPr>
      <w:r>
        <w:rPr>
          <w:noProof/>
        </w:rPr>
        <mc:AlternateContent>
          <mc:Choice Requires="wps">
            <w:drawing>
              <wp:anchor distT="0" distB="0" distL="0" distR="0" simplePos="0" relativeHeight="487643136" behindDoc="1" locked="0" layoutInCell="1" allowOverlap="1" wp14:anchorId="3ACF396D" wp14:editId="3ADAEEB4">
                <wp:simplePos x="0" y="0"/>
                <wp:positionH relativeFrom="page">
                  <wp:posOffset>1598206</wp:posOffset>
                </wp:positionH>
                <wp:positionV relativeFrom="paragraph">
                  <wp:posOffset>239103</wp:posOffset>
                </wp:positionV>
                <wp:extent cx="6862445" cy="253365"/>
                <wp:effectExtent l="0" t="0" r="0" b="0"/>
                <wp:wrapTopAndBottom/>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60962286" w14:textId="77777777" w:rsidR="00620CF6" w:rsidRDefault="00000000">
                            <w:pPr>
                              <w:pStyle w:val="BodyText"/>
                              <w:tabs>
                                <w:tab w:val="left" w:pos="7587"/>
                              </w:tabs>
                              <w:spacing w:before="69"/>
                              <w:ind w:left="119"/>
                              <w:rPr>
                                <w:color w:val="000000"/>
                              </w:rPr>
                            </w:pPr>
                            <w:r>
                              <w:rPr>
                                <w:color w:val="000000"/>
                              </w:rPr>
                              <w:t>Finance Act, 1971,</w:t>
                            </w:r>
                            <w:r>
                              <w:rPr>
                                <w:color w:val="000000"/>
                                <w:spacing w:val="1"/>
                              </w:rPr>
                              <w:t xml:space="preserve"> </w:t>
                            </w:r>
                            <w:r>
                              <w:rPr>
                                <w:color w:val="000000"/>
                              </w:rPr>
                              <w:t>Second Schedule</w:t>
                            </w:r>
                            <w:r>
                              <w:rPr>
                                <w:color w:val="000000"/>
                                <w:spacing w:val="1"/>
                              </w:rPr>
                              <w:t xml:space="preserve"> </w:t>
                            </w:r>
                            <w:r>
                              <w:rPr>
                                <w:color w:val="000000"/>
                              </w:rPr>
                              <w:t xml:space="preserve">(Ireland) </w:t>
                            </w:r>
                            <w:r>
                              <w:rPr>
                                <w:color w:val="000000"/>
                                <w:spacing w:val="-4"/>
                              </w:rPr>
                              <w:t>[</w:t>
                            </w:r>
                            <w:hyperlink w:anchor="_bookmark174" w:history="1">
                              <w:r>
                                <w:rPr>
                                  <w:color w:val="0000FF"/>
                                  <w:spacing w:val="-4"/>
                                </w:rPr>
                                <w:t>55</w:t>
                              </w:r>
                            </w:hyperlink>
                            <w:r>
                              <w:rPr>
                                <w:color w:val="000000"/>
                                <w:spacing w:val="-4"/>
                              </w:rPr>
                              <w:t>]</w:t>
                            </w:r>
                            <w:r>
                              <w:rPr>
                                <w:color w:val="000000"/>
                              </w:rPr>
                              <w:tab/>
                            </w:r>
                            <w:r>
                              <w:rPr>
                                <w:color w:val="000000"/>
                                <w:spacing w:val="-5"/>
                              </w:rPr>
                              <w:t>Government</w:t>
                            </w:r>
                            <w:r>
                              <w:rPr>
                                <w:color w:val="000000"/>
                                <w:spacing w:val="3"/>
                              </w:rPr>
                              <w:t xml:space="preserve"> </w:t>
                            </w:r>
                            <w:r>
                              <w:rPr>
                                <w:color w:val="000000"/>
                                <w:spacing w:val="-2"/>
                              </w:rPr>
                              <w:t>legislation</w:t>
                            </w:r>
                          </w:p>
                        </w:txbxContent>
                      </wps:txbx>
                      <wps:bodyPr wrap="square" lIns="0" tIns="0" rIns="0" bIns="0" rtlCol="0">
                        <a:noAutofit/>
                      </wps:bodyPr>
                    </wps:wsp>
                  </a:graphicData>
                </a:graphic>
              </wp:anchor>
            </w:drawing>
          </mc:Choice>
          <mc:Fallback>
            <w:pict>
              <v:shape w14:anchorId="3ACF396D" id="Textbox 188" o:spid="_x0000_s1143" type="#_x0000_t202" style="position:absolute;left:0;text-align:left;margin-left:125.85pt;margin-top:18.85pt;width:540.35pt;height:19.95pt;z-index:-15673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" fillcolor="#f7f7f7" stroked="f">
                <v:textbox inset="0,0,0,0">
                  <w:txbxContent>
                    <w:p w14:paraId="60962286" w14:textId="77777777" w:rsidR="00620CF6" w:rsidRDefault="00000000">
                      <w:pPr>
                        <w:pStyle w:val="BodyText"/>
                        <w:tabs>
                          <w:tab w:val="left" w:pos="7587"/>
                        </w:tabs>
                        <w:spacing w:before="69"/>
                        <w:ind w:left="119"/>
                        <w:rPr>
                          <w:color w:val="000000"/>
                        </w:rPr>
                      </w:pPr>
                      <w:r>
                        <w:rPr>
                          <w:color w:val="000000"/>
                        </w:rPr>
                        <w:t>Finance Act, 1971,</w:t>
                      </w:r>
                      <w:r>
                        <w:rPr>
                          <w:color w:val="000000"/>
                          <w:spacing w:val="1"/>
                        </w:rPr>
                        <w:t xml:space="preserve"> </w:t>
                      </w:r>
                      <w:r>
                        <w:rPr>
                          <w:color w:val="000000"/>
                        </w:rPr>
                        <w:t>Second Schedule</w:t>
                      </w:r>
                      <w:r>
                        <w:rPr>
                          <w:color w:val="000000"/>
                          <w:spacing w:val="1"/>
                        </w:rPr>
                        <w:t xml:space="preserve"> </w:t>
                      </w:r>
                      <w:r>
                        <w:rPr>
                          <w:color w:val="000000"/>
                        </w:rPr>
                        <w:t xml:space="preserve">(Ireland) </w:t>
                      </w:r>
                      <w:r>
                        <w:rPr>
                          <w:color w:val="000000"/>
                          <w:spacing w:val="-4"/>
                        </w:rPr>
                        <w:t>[</w:t>
                      </w:r>
                      <w:hyperlink w:anchor="_bookmark174" w:history="1">
                        <w:r>
                          <w:rPr>
                            <w:color w:val="0000FF"/>
                            <w:spacing w:val="-4"/>
                          </w:rPr>
                          <w:t>55</w:t>
                        </w:r>
                      </w:hyperlink>
                      <w:r>
                        <w:rPr>
                          <w:color w:val="000000"/>
                          <w:spacing w:val="-4"/>
                        </w:rPr>
                        <w:t>]</w:t>
                      </w:r>
                      <w:r>
                        <w:rPr>
                          <w:color w:val="000000"/>
                        </w:rPr>
                        <w:tab/>
                      </w:r>
                      <w:r>
                        <w:rPr>
                          <w:color w:val="000000"/>
                          <w:spacing w:val="-5"/>
                        </w:rPr>
                        <w:t>Government</w:t>
                      </w:r>
                      <w:r>
                        <w:rPr>
                          <w:color w:val="000000"/>
                          <w:spacing w:val="3"/>
                        </w:rPr>
                        <w:t xml:space="preserve"> </w:t>
                      </w:r>
                      <w:r>
                        <w:rPr>
                          <w:color w:val="000000"/>
                          <w:spacing w:val="-2"/>
                        </w:rPr>
                        <w:t>legislation</w:t>
                      </w:r>
                    </w:p>
                  </w:txbxContent>
                </v:textbox>
                <w10:wrap type="topAndBottom" anchorx="page"/>
              </v:shape>
            </w:pict>
          </mc:Fallback>
        </mc:AlternateContent>
      </w:r>
      <w:r>
        <w:t>Estate</w:t>
      </w:r>
      <w:r>
        <w:rPr>
          <w:spacing w:val="9"/>
        </w:rPr>
        <w:t xml:space="preserve"> </w:t>
      </w:r>
      <w:r>
        <w:t>Tax</w:t>
      </w:r>
      <w:r>
        <w:rPr>
          <w:spacing w:val="10"/>
        </w:rPr>
        <w:t xml:space="preserve"> </w:t>
      </w:r>
      <w:r>
        <w:t>Exemption</w:t>
      </w:r>
      <w:r>
        <w:rPr>
          <w:spacing w:val="10"/>
        </w:rPr>
        <w:t xml:space="preserve"> </w:t>
      </w:r>
      <w:r>
        <w:t>Level</w:t>
      </w:r>
      <w:r>
        <w:rPr>
          <w:spacing w:val="10"/>
        </w:rPr>
        <w:t xml:space="preserve"> </w:t>
      </w:r>
      <w:r>
        <w:rPr>
          <w:spacing w:val="-2"/>
        </w:rPr>
        <w:t>[</w:t>
      </w:r>
      <w:hyperlink w:anchor="_bookmark252" w:history="1">
        <w:r>
          <w:rPr>
            <w:color w:val="0000FF"/>
            <w:spacing w:val="-2"/>
          </w:rPr>
          <w:t>133</w:t>
        </w:r>
      </w:hyperlink>
      <w:r>
        <w:rPr>
          <w:spacing w:val="-2"/>
        </w:rPr>
        <w:t>]</w:t>
      </w:r>
      <w:r>
        <w:tab/>
        <w:t>Corporate</w:t>
      </w:r>
      <w:r>
        <w:rPr>
          <w:spacing w:val="-6"/>
        </w:rPr>
        <w:t xml:space="preserve"> </w:t>
      </w:r>
      <w:r>
        <w:rPr>
          <w:spacing w:val="-2"/>
        </w:rPr>
        <w:t>research</w:t>
      </w:r>
    </w:p>
    <w:p w14:paraId="152E3F51" w14:textId="77777777" w:rsidR="00620CF6" w:rsidRDefault="00000000">
      <w:pPr>
        <w:pStyle w:val="BodyText"/>
        <w:tabs>
          <w:tab w:val="left" w:pos="7844"/>
        </w:tabs>
        <w:spacing w:before="69"/>
        <w:ind w:left="376"/>
      </w:pPr>
      <w:r>
        <w:t>Finance</w:t>
      </w:r>
      <w:r>
        <w:rPr>
          <w:spacing w:val="14"/>
        </w:rPr>
        <w:t xml:space="preserve"> </w:t>
      </w:r>
      <w:r>
        <w:t>Act,</w:t>
      </w:r>
      <w:r>
        <w:rPr>
          <w:spacing w:val="15"/>
        </w:rPr>
        <w:t xml:space="preserve"> </w:t>
      </w:r>
      <w:r>
        <w:t>1975,</w:t>
      </w:r>
      <w:r>
        <w:rPr>
          <w:spacing w:val="14"/>
        </w:rPr>
        <w:t xml:space="preserve"> </w:t>
      </w:r>
      <w:r>
        <w:t>Sec.</w:t>
      </w:r>
      <w:r>
        <w:rPr>
          <w:spacing w:val="36"/>
        </w:rPr>
        <w:t xml:space="preserve"> </w:t>
      </w:r>
      <w:r>
        <w:t>47</w:t>
      </w:r>
      <w:r>
        <w:rPr>
          <w:spacing w:val="15"/>
        </w:rPr>
        <w:t xml:space="preserve"> </w:t>
      </w:r>
      <w:r>
        <w:t>(Ireland)</w:t>
      </w:r>
      <w:r>
        <w:rPr>
          <w:spacing w:val="14"/>
        </w:rPr>
        <w:t xml:space="preserve"> </w:t>
      </w:r>
      <w:r>
        <w:rPr>
          <w:spacing w:val="-4"/>
        </w:rPr>
        <w:t>[</w:t>
      </w:r>
      <w:hyperlink w:anchor="_bookmark175" w:history="1">
        <w:r>
          <w:rPr>
            <w:color w:val="0000FF"/>
            <w:spacing w:val="-4"/>
          </w:rPr>
          <w:t>56</w:t>
        </w:r>
      </w:hyperlink>
      <w:r>
        <w:rPr>
          <w:spacing w:val="-4"/>
        </w:rPr>
        <w:t>]</w:t>
      </w:r>
      <w:r>
        <w:tab/>
      </w:r>
      <w:r>
        <w:rPr>
          <w:spacing w:val="-5"/>
        </w:rPr>
        <w:t>Government</w:t>
      </w:r>
      <w:r>
        <w:rPr>
          <w:spacing w:val="3"/>
        </w:rPr>
        <w:t xml:space="preserve"> </w:t>
      </w:r>
      <w:r>
        <w:rPr>
          <w:spacing w:val="-2"/>
        </w:rPr>
        <w:t>legislation</w:t>
      </w:r>
    </w:p>
    <w:p w14:paraId="2A3FC165" w14:textId="77777777" w:rsidR="00620CF6" w:rsidRDefault="00000000">
      <w:pPr>
        <w:pStyle w:val="BodyText"/>
        <w:rPr>
          <w:sz w:val="10"/>
        </w:rPr>
      </w:pPr>
      <w:r>
        <w:rPr>
          <w:noProof/>
        </w:rPr>
        <mc:AlternateContent>
          <mc:Choice Requires="wps">
            <w:drawing>
              <wp:anchor distT="0" distB="0" distL="0" distR="0" simplePos="0" relativeHeight="487643648" behindDoc="1" locked="0" layoutInCell="1" allowOverlap="1" wp14:anchorId="7C043CA3" wp14:editId="499743D5">
                <wp:simplePos x="0" y="0"/>
                <wp:positionH relativeFrom="page">
                  <wp:posOffset>1598206</wp:posOffset>
                </wp:positionH>
                <wp:positionV relativeFrom="paragraph">
                  <wp:posOffset>100909</wp:posOffset>
                </wp:positionV>
                <wp:extent cx="6862445" cy="253365"/>
                <wp:effectExtent l="0" t="0" r="0" b="0"/>
                <wp:wrapTopAndBottom/>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66B8ED37" w14:textId="77777777" w:rsidR="00620CF6" w:rsidRDefault="00000000">
                            <w:pPr>
                              <w:pStyle w:val="BodyText"/>
                              <w:tabs>
                                <w:tab w:val="left" w:pos="7587"/>
                              </w:tabs>
                              <w:spacing w:before="69"/>
                              <w:ind w:left="119"/>
                              <w:rPr>
                                <w:color w:val="000000"/>
                              </w:rPr>
                            </w:pPr>
                            <w:r>
                              <w:rPr>
                                <w:color w:val="000000"/>
                              </w:rPr>
                              <w:t>Finance</w:t>
                            </w:r>
                            <w:r>
                              <w:rPr>
                                <w:color w:val="000000"/>
                                <w:spacing w:val="14"/>
                              </w:rPr>
                              <w:t xml:space="preserve"> </w:t>
                            </w:r>
                            <w:r>
                              <w:rPr>
                                <w:color w:val="000000"/>
                              </w:rPr>
                              <w:t>Act,</w:t>
                            </w:r>
                            <w:r>
                              <w:rPr>
                                <w:color w:val="000000"/>
                                <w:spacing w:val="14"/>
                              </w:rPr>
                              <w:t xml:space="preserve"> </w:t>
                            </w:r>
                            <w:r>
                              <w:rPr>
                                <w:color w:val="000000"/>
                              </w:rPr>
                              <w:t>1984,</w:t>
                            </w:r>
                            <w:r>
                              <w:rPr>
                                <w:color w:val="000000"/>
                                <w:spacing w:val="15"/>
                              </w:rPr>
                              <w:t xml:space="preserve"> </w:t>
                            </w:r>
                            <w:r>
                              <w:rPr>
                                <w:color w:val="000000"/>
                              </w:rPr>
                              <w:t>Sec.</w:t>
                            </w:r>
                            <w:r>
                              <w:rPr>
                                <w:color w:val="000000"/>
                                <w:spacing w:val="36"/>
                              </w:rPr>
                              <w:t xml:space="preserve"> </w:t>
                            </w:r>
                            <w:r>
                              <w:rPr>
                                <w:color w:val="000000"/>
                              </w:rPr>
                              <w:t>111</w:t>
                            </w:r>
                            <w:r>
                              <w:rPr>
                                <w:color w:val="000000"/>
                                <w:spacing w:val="14"/>
                              </w:rPr>
                              <w:t xml:space="preserve"> </w:t>
                            </w:r>
                            <w:r>
                              <w:rPr>
                                <w:color w:val="000000"/>
                              </w:rPr>
                              <w:t>(Ireland)</w:t>
                            </w:r>
                            <w:r>
                              <w:rPr>
                                <w:color w:val="000000"/>
                                <w:spacing w:val="14"/>
                              </w:rPr>
                              <w:t xml:space="preserve"> </w:t>
                            </w:r>
                            <w:r>
                              <w:rPr>
                                <w:color w:val="000000"/>
                                <w:spacing w:val="-4"/>
                              </w:rPr>
                              <w:t>[</w:t>
                            </w:r>
                            <w:hyperlink w:anchor="_bookmark176" w:history="1">
                              <w:r>
                                <w:rPr>
                                  <w:color w:val="0000FF"/>
                                  <w:spacing w:val="-4"/>
                                </w:rPr>
                                <w:t>57</w:t>
                              </w:r>
                            </w:hyperlink>
                            <w:r>
                              <w:rPr>
                                <w:color w:val="000000"/>
                                <w:spacing w:val="-4"/>
                              </w:rPr>
                              <w:t>]</w:t>
                            </w:r>
                            <w:r>
                              <w:rPr>
                                <w:color w:val="000000"/>
                              </w:rPr>
                              <w:tab/>
                            </w:r>
                            <w:r>
                              <w:rPr>
                                <w:color w:val="000000"/>
                                <w:spacing w:val="-5"/>
                              </w:rPr>
                              <w:t>Government</w:t>
                            </w:r>
                            <w:r>
                              <w:rPr>
                                <w:color w:val="000000"/>
                                <w:spacing w:val="3"/>
                              </w:rPr>
                              <w:t xml:space="preserve"> </w:t>
                            </w:r>
                            <w:r>
                              <w:rPr>
                                <w:color w:val="000000"/>
                                <w:spacing w:val="-2"/>
                              </w:rPr>
                              <w:t>legislation</w:t>
                            </w:r>
                          </w:p>
                        </w:txbxContent>
                      </wps:txbx>
                      <wps:bodyPr wrap="square" lIns="0" tIns="0" rIns="0" bIns="0" rtlCol="0">
                        <a:noAutofit/>
                      </wps:bodyPr>
                    </wps:wsp>
                  </a:graphicData>
                </a:graphic>
              </wp:anchor>
            </w:drawing>
          </mc:Choice>
          <mc:Fallback>
            <w:pict>
              <v:shape w14:anchorId="7C043CA3" id="Textbox 189" o:spid="_x0000_s1144" type="#_x0000_t202" style="position:absolute;margin-left:125.85pt;margin-top:7.95pt;width:540.35pt;height:19.95pt;z-index:-15672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" fillcolor="#f7f7f7" stroked="f">
                <v:textbox inset="0,0,0,0">
                  <w:txbxContent>
                    <w:p w14:paraId="66B8ED37" w14:textId="77777777" w:rsidR="00620CF6" w:rsidRDefault="00000000">
                      <w:pPr>
                        <w:pStyle w:val="BodyText"/>
                        <w:tabs>
                          <w:tab w:val="left" w:pos="7587"/>
                        </w:tabs>
                        <w:spacing w:before="69"/>
                        <w:ind w:left="119"/>
                        <w:rPr>
                          <w:color w:val="000000"/>
                        </w:rPr>
                      </w:pPr>
                      <w:r>
                        <w:rPr>
                          <w:color w:val="000000"/>
                        </w:rPr>
                        <w:t>Finance</w:t>
                      </w:r>
                      <w:r>
                        <w:rPr>
                          <w:color w:val="000000"/>
                          <w:spacing w:val="14"/>
                        </w:rPr>
                        <w:t xml:space="preserve"> </w:t>
                      </w:r>
                      <w:r>
                        <w:rPr>
                          <w:color w:val="000000"/>
                        </w:rPr>
                        <w:t>Act,</w:t>
                      </w:r>
                      <w:r>
                        <w:rPr>
                          <w:color w:val="000000"/>
                          <w:spacing w:val="14"/>
                        </w:rPr>
                        <w:t xml:space="preserve"> </w:t>
                      </w:r>
                      <w:r>
                        <w:rPr>
                          <w:color w:val="000000"/>
                        </w:rPr>
                        <w:t>1984,</w:t>
                      </w:r>
                      <w:r>
                        <w:rPr>
                          <w:color w:val="000000"/>
                          <w:spacing w:val="15"/>
                        </w:rPr>
                        <w:t xml:space="preserve"> </w:t>
                      </w:r>
                      <w:r>
                        <w:rPr>
                          <w:color w:val="000000"/>
                        </w:rPr>
                        <w:t>Sec.</w:t>
                      </w:r>
                      <w:r>
                        <w:rPr>
                          <w:color w:val="000000"/>
                          <w:spacing w:val="36"/>
                        </w:rPr>
                        <w:t xml:space="preserve"> </w:t>
                      </w:r>
                      <w:r>
                        <w:rPr>
                          <w:color w:val="000000"/>
                        </w:rPr>
                        <w:t>111</w:t>
                      </w:r>
                      <w:r>
                        <w:rPr>
                          <w:color w:val="000000"/>
                          <w:spacing w:val="14"/>
                        </w:rPr>
                        <w:t xml:space="preserve"> </w:t>
                      </w:r>
                      <w:r>
                        <w:rPr>
                          <w:color w:val="000000"/>
                        </w:rPr>
                        <w:t>(Ireland)</w:t>
                      </w:r>
                      <w:r>
                        <w:rPr>
                          <w:color w:val="000000"/>
                          <w:spacing w:val="14"/>
                        </w:rPr>
                        <w:t xml:space="preserve"> </w:t>
                      </w:r>
                      <w:r>
                        <w:rPr>
                          <w:color w:val="000000"/>
                          <w:spacing w:val="-4"/>
                        </w:rPr>
                        <w:t>[</w:t>
                      </w:r>
                      <w:hyperlink w:anchor="_bookmark176" w:history="1">
                        <w:r>
                          <w:rPr>
                            <w:color w:val="0000FF"/>
                            <w:spacing w:val="-4"/>
                          </w:rPr>
                          <w:t>57</w:t>
                        </w:r>
                      </w:hyperlink>
                      <w:r>
                        <w:rPr>
                          <w:color w:val="000000"/>
                          <w:spacing w:val="-4"/>
                        </w:rPr>
                        <w:t>]</w:t>
                      </w:r>
                      <w:r>
                        <w:rPr>
                          <w:color w:val="000000"/>
                        </w:rPr>
                        <w:tab/>
                      </w:r>
                      <w:r>
                        <w:rPr>
                          <w:color w:val="000000"/>
                          <w:spacing w:val="-5"/>
                        </w:rPr>
                        <w:t>Government</w:t>
                      </w:r>
                      <w:r>
                        <w:rPr>
                          <w:color w:val="000000"/>
                          <w:spacing w:val="3"/>
                        </w:rPr>
                        <w:t xml:space="preserve"> </w:t>
                      </w:r>
                      <w:r>
                        <w:rPr>
                          <w:color w:val="000000"/>
                          <w:spacing w:val="-2"/>
                        </w:rPr>
                        <w:t>legislation</w:t>
                      </w:r>
                    </w:p>
                  </w:txbxContent>
                </v:textbox>
                <w10:wrap type="topAndBottom" anchorx="page"/>
              </v:shape>
            </w:pict>
          </mc:Fallback>
        </mc:AlternateContent>
      </w:r>
    </w:p>
    <w:p w14:paraId="6AEB17A8" w14:textId="77777777" w:rsidR="00620CF6" w:rsidRDefault="00620CF6">
      <w:pPr>
        <w:rPr>
          <w:sz w:val="10"/>
        </w:rPr>
        <w:sectPr w:rsidR="00620CF6" w:rsidSect="00D60468">
          <w:pgSz w:w="15840" w:h="12240" w:orient="landscape"/>
          <w:pgMar w:top="1380" w:right="2260" w:bottom="280" w:left="2260" w:header="720" w:footer="720" w:gutter="0"/>
          <w:cols w:space="720"/>
        </w:sectPr>
      </w:pPr>
    </w:p>
    <w:p w14:paraId="57F76B4F" w14:textId="77777777" w:rsidR="00620CF6" w:rsidRDefault="00000000">
      <w:pPr>
        <w:pStyle w:val="BodyText"/>
        <w:tabs>
          <w:tab w:val="left" w:pos="7844"/>
        </w:tabs>
        <w:spacing w:before="106"/>
        <w:ind w:left="376"/>
      </w:pPr>
      <w:r>
        <w:rPr>
          <w:noProof/>
        </w:rPr>
        <w:lastRenderedPageBreak/>
        <mc:AlternateContent>
          <mc:Choice Requires="wps">
            <w:drawing>
              <wp:anchor distT="0" distB="0" distL="0" distR="0" simplePos="0" relativeHeight="487644160" behindDoc="1" locked="0" layoutInCell="1" allowOverlap="1" wp14:anchorId="4B121DB7" wp14:editId="110ADF6F">
                <wp:simplePos x="0" y="0"/>
                <wp:positionH relativeFrom="page">
                  <wp:posOffset>1598206</wp:posOffset>
                </wp:positionH>
                <wp:positionV relativeFrom="paragraph">
                  <wp:posOffset>276568</wp:posOffset>
                </wp:positionV>
                <wp:extent cx="6862445" cy="253365"/>
                <wp:effectExtent l="0" t="0" r="0" b="0"/>
                <wp:wrapTopAndBottom/>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18C0480B" w14:textId="77777777" w:rsidR="00620CF6" w:rsidRDefault="00000000">
                            <w:pPr>
                              <w:pStyle w:val="BodyText"/>
                              <w:tabs>
                                <w:tab w:val="left" w:pos="7587"/>
                              </w:tabs>
                              <w:spacing w:before="69"/>
                              <w:ind w:left="119"/>
                              <w:rPr>
                                <w:color w:val="000000"/>
                              </w:rPr>
                            </w:pPr>
                            <w:r>
                              <w:rPr>
                                <w:color w:val="000000"/>
                              </w:rPr>
                              <w:t>Finance</w:t>
                            </w:r>
                            <w:r>
                              <w:rPr>
                                <w:color w:val="000000"/>
                                <w:spacing w:val="14"/>
                              </w:rPr>
                              <w:t xml:space="preserve"> </w:t>
                            </w:r>
                            <w:r>
                              <w:rPr>
                                <w:color w:val="000000"/>
                              </w:rPr>
                              <w:t>Act,</w:t>
                            </w:r>
                            <w:r>
                              <w:rPr>
                                <w:color w:val="000000"/>
                                <w:spacing w:val="14"/>
                              </w:rPr>
                              <w:t xml:space="preserve"> </w:t>
                            </w:r>
                            <w:r>
                              <w:rPr>
                                <w:color w:val="000000"/>
                              </w:rPr>
                              <w:t>1991,</w:t>
                            </w:r>
                            <w:r>
                              <w:rPr>
                                <w:color w:val="000000"/>
                                <w:spacing w:val="15"/>
                              </w:rPr>
                              <w:t xml:space="preserve"> </w:t>
                            </w:r>
                            <w:r>
                              <w:rPr>
                                <w:color w:val="000000"/>
                              </w:rPr>
                              <w:t>Sec.</w:t>
                            </w:r>
                            <w:r>
                              <w:rPr>
                                <w:color w:val="000000"/>
                                <w:spacing w:val="36"/>
                              </w:rPr>
                              <w:t xml:space="preserve"> </w:t>
                            </w:r>
                            <w:r>
                              <w:rPr>
                                <w:color w:val="000000"/>
                              </w:rPr>
                              <w:t>115</w:t>
                            </w:r>
                            <w:r>
                              <w:rPr>
                                <w:color w:val="000000"/>
                                <w:spacing w:val="14"/>
                              </w:rPr>
                              <w:t xml:space="preserve"> </w:t>
                            </w:r>
                            <w:r>
                              <w:rPr>
                                <w:color w:val="000000"/>
                              </w:rPr>
                              <w:t>(Ireland)</w:t>
                            </w:r>
                            <w:r>
                              <w:rPr>
                                <w:color w:val="000000"/>
                                <w:spacing w:val="14"/>
                              </w:rPr>
                              <w:t xml:space="preserve"> </w:t>
                            </w:r>
                            <w:r>
                              <w:rPr>
                                <w:color w:val="000000"/>
                                <w:spacing w:val="-4"/>
                              </w:rPr>
                              <w:t>[</w:t>
                            </w:r>
                            <w:hyperlink w:anchor="_bookmark178" w:history="1">
                              <w:r>
                                <w:rPr>
                                  <w:color w:val="0000FF"/>
                                  <w:spacing w:val="-4"/>
                                </w:rPr>
                                <w:t>59</w:t>
                              </w:r>
                            </w:hyperlink>
                            <w:r>
                              <w:rPr>
                                <w:color w:val="000000"/>
                                <w:spacing w:val="-4"/>
                              </w:rPr>
                              <w:t>]</w:t>
                            </w:r>
                            <w:r>
                              <w:rPr>
                                <w:color w:val="000000"/>
                              </w:rPr>
                              <w:tab/>
                            </w:r>
                            <w:r>
                              <w:rPr>
                                <w:color w:val="000000"/>
                                <w:spacing w:val="-5"/>
                              </w:rPr>
                              <w:t>Government</w:t>
                            </w:r>
                            <w:r>
                              <w:rPr>
                                <w:color w:val="000000"/>
                                <w:spacing w:val="3"/>
                              </w:rPr>
                              <w:t xml:space="preserve"> </w:t>
                            </w:r>
                            <w:r>
                              <w:rPr>
                                <w:color w:val="000000"/>
                                <w:spacing w:val="-2"/>
                              </w:rPr>
                              <w:t>legislation</w:t>
                            </w:r>
                          </w:p>
                        </w:txbxContent>
                      </wps:txbx>
                      <wps:bodyPr wrap="square" lIns="0" tIns="0" rIns="0" bIns="0" rtlCol="0">
                        <a:noAutofit/>
                      </wps:bodyPr>
                    </wps:wsp>
                  </a:graphicData>
                </a:graphic>
              </wp:anchor>
            </w:drawing>
          </mc:Choice>
          <mc:Fallback>
            <w:pict>
              <v:shape w14:anchorId="4B121DB7" id="Textbox 190" o:spid="_x0000_s1145" type="#_x0000_t202" style="position:absolute;left:0;text-align:left;margin-left:125.85pt;margin-top:21.8pt;width:540.35pt;height:19.95pt;z-index:-15672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" fillcolor="#f7f7f7" stroked="f">
                <v:textbox inset="0,0,0,0">
                  <w:txbxContent>
                    <w:p w14:paraId="18C0480B" w14:textId="77777777" w:rsidR="00620CF6" w:rsidRDefault="00000000">
                      <w:pPr>
                        <w:pStyle w:val="BodyText"/>
                        <w:tabs>
                          <w:tab w:val="left" w:pos="7587"/>
                        </w:tabs>
                        <w:spacing w:before="69"/>
                        <w:ind w:left="119"/>
                        <w:rPr>
                          <w:color w:val="000000"/>
                        </w:rPr>
                      </w:pPr>
                      <w:r>
                        <w:rPr>
                          <w:color w:val="000000"/>
                        </w:rPr>
                        <w:t>Finance</w:t>
                      </w:r>
                      <w:r>
                        <w:rPr>
                          <w:color w:val="000000"/>
                          <w:spacing w:val="14"/>
                        </w:rPr>
                        <w:t xml:space="preserve"> </w:t>
                      </w:r>
                      <w:r>
                        <w:rPr>
                          <w:color w:val="000000"/>
                        </w:rPr>
                        <w:t>Act,</w:t>
                      </w:r>
                      <w:r>
                        <w:rPr>
                          <w:color w:val="000000"/>
                          <w:spacing w:val="14"/>
                        </w:rPr>
                        <w:t xml:space="preserve"> </w:t>
                      </w:r>
                      <w:r>
                        <w:rPr>
                          <w:color w:val="000000"/>
                        </w:rPr>
                        <w:t>1991,</w:t>
                      </w:r>
                      <w:r>
                        <w:rPr>
                          <w:color w:val="000000"/>
                          <w:spacing w:val="15"/>
                        </w:rPr>
                        <w:t xml:space="preserve"> </w:t>
                      </w:r>
                      <w:r>
                        <w:rPr>
                          <w:color w:val="000000"/>
                        </w:rPr>
                        <w:t>Sec.</w:t>
                      </w:r>
                      <w:r>
                        <w:rPr>
                          <w:color w:val="000000"/>
                          <w:spacing w:val="36"/>
                        </w:rPr>
                        <w:t xml:space="preserve"> </w:t>
                      </w:r>
                      <w:r>
                        <w:rPr>
                          <w:color w:val="000000"/>
                        </w:rPr>
                        <w:t>115</w:t>
                      </w:r>
                      <w:r>
                        <w:rPr>
                          <w:color w:val="000000"/>
                          <w:spacing w:val="14"/>
                        </w:rPr>
                        <w:t xml:space="preserve"> </w:t>
                      </w:r>
                      <w:r>
                        <w:rPr>
                          <w:color w:val="000000"/>
                        </w:rPr>
                        <w:t>(Ireland)</w:t>
                      </w:r>
                      <w:r>
                        <w:rPr>
                          <w:color w:val="000000"/>
                          <w:spacing w:val="14"/>
                        </w:rPr>
                        <w:t xml:space="preserve"> </w:t>
                      </w:r>
                      <w:r>
                        <w:rPr>
                          <w:color w:val="000000"/>
                          <w:spacing w:val="-4"/>
                        </w:rPr>
                        <w:t>[</w:t>
                      </w:r>
                      <w:hyperlink w:anchor="_bookmark178" w:history="1">
                        <w:r>
                          <w:rPr>
                            <w:color w:val="0000FF"/>
                            <w:spacing w:val="-4"/>
                          </w:rPr>
                          <w:t>59</w:t>
                        </w:r>
                      </w:hyperlink>
                      <w:r>
                        <w:rPr>
                          <w:color w:val="000000"/>
                          <w:spacing w:val="-4"/>
                        </w:rPr>
                        <w:t>]</w:t>
                      </w:r>
                      <w:r>
                        <w:rPr>
                          <w:color w:val="000000"/>
                        </w:rPr>
                        <w:tab/>
                      </w:r>
                      <w:r>
                        <w:rPr>
                          <w:color w:val="000000"/>
                          <w:spacing w:val="-5"/>
                        </w:rPr>
                        <w:t>Government</w:t>
                      </w:r>
                      <w:r>
                        <w:rPr>
                          <w:color w:val="000000"/>
                          <w:spacing w:val="3"/>
                        </w:rPr>
                        <w:t xml:space="preserve"> </w:t>
                      </w:r>
                      <w:r>
                        <w:rPr>
                          <w:color w:val="000000"/>
                          <w:spacing w:val="-2"/>
                        </w:rPr>
                        <w:t>legislation</w:t>
                      </w:r>
                    </w:p>
                  </w:txbxContent>
                </v:textbox>
                <w10:wrap type="topAndBottom" anchorx="page"/>
              </v:shape>
            </w:pict>
          </mc:Fallback>
        </mc:AlternateContent>
      </w:r>
      <w:r>
        <w:t>Finance</w:t>
      </w:r>
      <w:r>
        <w:rPr>
          <w:spacing w:val="14"/>
        </w:rPr>
        <w:t xml:space="preserve"> </w:t>
      </w:r>
      <w:r>
        <w:t>Act,</w:t>
      </w:r>
      <w:r>
        <w:rPr>
          <w:spacing w:val="14"/>
        </w:rPr>
        <w:t xml:space="preserve"> </w:t>
      </w:r>
      <w:r>
        <w:t>1990,</w:t>
      </w:r>
      <w:r>
        <w:rPr>
          <w:spacing w:val="15"/>
        </w:rPr>
        <w:t xml:space="preserve"> </w:t>
      </w:r>
      <w:r>
        <w:t>Sec.</w:t>
      </w:r>
      <w:r>
        <w:rPr>
          <w:spacing w:val="36"/>
        </w:rPr>
        <w:t xml:space="preserve"> </w:t>
      </w:r>
      <w:r>
        <w:t>128</w:t>
      </w:r>
      <w:r>
        <w:rPr>
          <w:spacing w:val="14"/>
        </w:rPr>
        <w:t xml:space="preserve"> </w:t>
      </w:r>
      <w:r>
        <w:t>(Ireland)</w:t>
      </w:r>
      <w:r>
        <w:rPr>
          <w:spacing w:val="14"/>
        </w:rPr>
        <w:t xml:space="preserve"> </w:t>
      </w:r>
      <w:r>
        <w:rPr>
          <w:spacing w:val="-4"/>
        </w:rPr>
        <w:t>[</w:t>
      </w:r>
      <w:hyperlink w:anchor="_bookmark177" w:history="1">
        <w:r>
          <w:rPr>
            <w:color w:val="0000FF"/>
            <w:spacing w:val="-4"/>
          </w:rPr>
          <w:t>58</w:t>
        </w:r>
      </w:hyperlink>
      <w:r>
        <w:rPr>
          <w:spacing w:val="-4"/>
        </w:rPr>
        <w:t>]</w:t>
      </w:r>
      <w:r>
        <w:tab/>
      </w:r>
      <w:r>
        <w:rPr>
          <w:spacing w:val="-5"/>
        </w:rPr>
        <w:t>Government</w:t>
      </w:r>
      <w:r>
        <w:rPr>
          <w:spacing w:val="3"/>
        </w:rPr>
        <w:t xml:space="preserve"> </w:t>
      </w:r>
      <w:r>
        <w:rPr>
          <w:spacing w:val="-2"/>
        </w:rPr>
        <w:t>legislation</w:t>
      </w:r>
    </w:p>
    <w:p w14:paraId="49DCA977" w14:textId="77777777" w:rsidR="00620CF6" w:rsidRDefault="00000000">
      <w:pPr>
        <w:pStyle w:val="BodyText"/>
        <w:tabs>
          <w:tab w:val="left" w:pos="7844"/>
        </w:tabs>
        <w:spacing w:before="69" w:after="60"/>
        <w:ind w:left="376"/>
      </w:pPr>
      <w:r>
        <w:t>Frank</w:t>
      </w:r>
      <w:r>
        <w:rPr>
          <w:spacing w:val="16"/>
        </w:rPr>
        <w:t xml:space="preserve"> </w:t>
      </w:r>
      <w:r>
        <w:t>(2021)</w:t>
      </w:r>
      <w:r>
        <w:rPr>
          <w:spacing w:val="16"/>
        </w:rPr>
        <w:t xml:space="preserve"> </w:t>
      </w:r>
      <w:r>
        <w:rPr>
          <w:spacing w:val="-4"/>
        </w:rPr>
        <w:t>[</w:t>
      </w:r>
      <w:hyperlink w:anchor="_bookmark179" w:history="1">
        <w:r>
          <w:rPr>
            <w:color w:val="0000FF"/>
            <w:spacing w:val="-4"/>
          </w:rPr>
          <w:t>60</w:t>
        </w:r>
      </w:hyperlink>
      <w:r>
        <w:rPr>
          <w:spacing w:val="-4"/>
        </w:rPr>
        <w:t>]</w:t>
      </w:r>
      <w:r>
        <w:tab/>
        <w:t>Corporate</w:t>
      </w:r>
      <w:r>
        <w:rPr>
          <w:spacing w:val="-6"/>
        </w:rPr>
        <w:t xml:space="preserve"> </w:t>
      </w:r>
      <w:r>
        <w:rPr>
          <w:spacing w:val="-2"/>
        </w:rPr>
        <w:t>research</w:t>
      </w:r>
    </w:p>
    <w:p w14:paraId="315E060F" w14:textId="77777777" w:rsidR="00620CF6" w:rsidRDefault="00000000">
      <w:pPr>
        <w:pStyle w:val="BodyText"/>
        <w:ind w:left="256"/>
      </w:pPr>
      <w:r>
        <w:rPr>
          <w:noProof/>
        </w:rPr>
        <mc:AlternateContent>
          <mc:Choice Requires="wps">
            <w:drawing>
              <wp:inline distT="0" distB="0" distL="0" distR="0" wp14:anchorId="692A52A7" wp14:editId="17B1CCC1">
                <wp:extent cx="6862445" cy="253365"/>
                <wp:effectExtent l="0" t="0" r="0" b="0"/>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2FAE2DF9" w14:textId="77777777" w:rsidR="00620CF6" w:rsidRDefault="00000000">
                            <w:pPr>
                              <w:pStyle w:val="BodyText"/>
                              <w:tabs>
                                <w:tab w:val="left" w:pos="7587"/>
                              </w:tabs>
                              <w:spacing w:before="69"/>
                              <w:ind w:left="119"/>
                              <w:rPr>
                                <w:color w:val="000000"/>
                              </w:rPr>
                            </w:pPr>
                            <w:r>
                              <w:rPr>
                                <w:color w:val="000000"/>
                              </w:rPr>
                              <w:t>French</w:t>
                            </w:r>
                            <w:r>
                              <w:rPr>
                                <w:color w:val="000000"/>
                                <w:spacing w:val="-10"/>
                              </w:rPr>
                              <w:t xml:space="preserve"> </w:t>
                            </w:r>
                            <w:r>
                              <w:rPr>
                                <w:color w:val="000000"/>
                              </w:rPr>
                              <w:t>Inheritance</w:t>
                            </w:r>
                            <w:r>
                              <w:rPr>
                                <w:color w:val="000000"/>
                                <w:spacing w:val="-10"/>
                              </w:rPr>
                              <w:t xml:space="preserve"> </w:t>
                            </w:r>
                            <w:r>
                              <w:rPr>
                                <w:color w:val="000000"/>
                              </w:rPr>
                              <w:t>Law</w:t>
                            </w:r>
                            <w:r>
                              <w:rPr>
                                <w:color w:val="000000"/>
                                <w:spacing w:val="-10"/>
                              </w:rPr>
                              <w:t xml:space="preserve"> </w:t>
                            </w:r>
                            <w:r>
                              <w:rPr>
                                <w:color w:val="000000"/>
                              </w:rPr>
                              <w:t>Brochure</w:t>
                            </w:r>
                            <w:r>
                              <w:rPr>
                                <w:color w:val="000000"/>
                                <w:spacing w:val="-10"/>
                              </w:rPr>
                              <w:t xml:space="preserve"> </w:t>
                            </w:r>
                            <w:r>
                              <w:rPr>
                                <w:color w:val="000000"/>
                                <w:spacing w:val="-5"/>
                              </w:rPr>
                              <w:t>[</w:t>
                            </w:r>
                            <w:hyperlink w:anchor="_bookmark123" w:history="1">
                              <w:r>
                                <w:rPr>
                                  <w:color w:val="0000FF"/>
                                  <w:spacing w:val="-5"/>
                                </w:rPr>
                                <w:t>4</w:t>
                              </w:r>
                            </w:hyperlink>
                            <w:r>
                              <w:rPr>
                                <w:color w:val="000000"/>
                                <w:spacing w:val="-5"/>
                              </w:rPr>
                              <w:t>]</w:t>
                            </w:r>
                            <w:r>
                              <w:rPr>
                                <w:color w:val="000000"/>
                              </w:rPr>
                              <w:tab/>
                              <w:t>Corporate</w:t>
                            </w:r>
                            <w:r>
                              <w:rPr>
                                <w:color w:val="000000"/>
                                <w:spacing w:val="-8"/>
                              </w:rPr>
                              <w:t xml:space="preserve"> </w:t>
                            </w:r>
                            <w:r>
                              <w:rPr>
                                <w:color w:val="000000"/>
                                <w:spacing w:val="-2"/>
                              </w:rPr>
                              <w:t>research</w:t>
                            </w:r>
                          </w:p>
                        </w:txbxContent>
                      </wps:txbx>
                      <wps:bodyPr wrap="square" lIns="0" tIns="0" rIns="0" bIns="0" rtlCol="0">
                        <a:noAutofit/>
                      </wps:bodyPr>
                    </wps:wsp>
                  </a:graphicData>
                </a:graphic>
              </wp:inline>
            </w:drawing>
          </mc:Choice>
          <mc:Fallback>
            <w:pict>
              <v:shape w14:anchorId="692A52A7" id="Textbox 191" o:spid="_x0000_s1146"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NyBB6O2AQAAVwMAAA4AAAAAAAAAAAAAAAAALgIAAGRycy9lMm9Eb2Mu&#10;eG1sUEsBAi0AFAAGAAgAAAAhAELK2ZfaAAAABQEAAA8AAAAAAAAAAAAAAAAAEAQAAGRycy9kb3du&#10;cmV2LnhtbFBLBQYAAAAABAAEAPMAAAAXBQAAAAA=&#10;" fillcolor="#f7f7f7" stroked="f">
                <v:textbox inset="0,0,0,0">
                  <w:txbxContent>
                    <w:p w14:paraId="2FAE2DF9" w14:textId="77777777" w:rsidR="00620CF6" w:rsidRDefault="00000000">
                      <w:pPr>
                        <w:pStyle w:val="BodyText"/>
                        <w:tabs>
                          <w:tab w:val="left" w:pos="7587"/>
                        </w:tabs>
                        <w:spacing w:before="69"/>
                        <w:ind w:left="119"/>
                        <w:rPr>
                          <w:color w:val="000000"/>
                        </w:rPr>
                      </w:pPr>
                      <w:r>
                        <w:rPr>
                          <w:color w:val="000000"/>
                        </w:rPr>
                        <w:t>French</w:t>
                      </w:r>
                      <w:r>
                        <w:rPr>
                          <w:color w:val="000000"/>
                          <w:spacing w:val="-10"/>
                        </w:rPr>
                        <w:t xml:space="preserve"> </w:t>
                      </w:r>
                      <w:r>
                        <w:rPr>
                          <w:color w:val="000000"/>
                        </w:rPr>
                        <w:t>Inheritance</w:t>
                      </w:r>
                      <w:r>
                        <w:rPr>
                          <w:color w:val="000000"/>
                          <w:spacing w:val="-10"/>
                        </w:rPr>
                        <w:t xml:space="preserve"> </w:t>
                      </w:r>
                      <w:r>
                        <w:rPr>
                          <w:color w:val="000000"/>
                        </w:rPr>
                        <w:t>Law</w:t>
                      </w:r>
                      <w:r>
                        <w:rPr>
                          <w:color w:val="000000"/>
                          <w:spacing w:val="-10"/>
                        </w:rPr>
                        <w:t xml:space="preserve"> </w:t>
                      </w:r>
                      <w:r>
                        <w:rPr>
                          <w:color w:val="000000"/>
                        </w:rPr>
                        <w:t>Brochure</w:t>
                      </w:r>
                      <w:r>
                        <w:rPr>
                          <w:color w:val="000000"/>
                          <w:spacing w:val="-10"/>
                        </w:rPr>
                        <w:t xml:space="preserve"> </w:t>
                      </w:r>
                      <w:r>
                        <w:rPr>
                          <w:color w:val="000000"/>
                          <w:spacing w:val="-5"/>
                        </w:rPr>
                        <w:t>[</w:t>
                      </w:r>
                      <w:hyperlink w:anchor="_bookmark123" w:history="1">
                        <w:r>
                          <w:rPr>
                            <w:color w:val="0000FF"/>
                            <w:spacing w:val="-5"/>
                          </w:rPr>
                          <w:t>4</w:t>
                        </w:r>
                      </w:hyperlink>
                      <w:r>
                        <w:rPr>
                          <w:color w:val="000000"/>
                          <w:spacing w:val="-5"/>
                        </w:rPr>
                        <w:t>]</w:t>
                      </w:r>
                      <w:r>
                        <w:rPr>
                          <w:color w:val="000000"/>
                        </w:rPr>
                        <w:tab/>
                        <w:t>Corporate</w:t>
                      </w:r>
                      <w:r>
                        <w:rPr>
                          <w:color w:val="000000"/>
                          <w:spacing w:val="-8"/>
                        </w:rPr>
                        <w:t xml:space="preserve"> </w:t>
                      </w:r>
                      <w:r>
                        <w:rPr>
                          <w:color w:val="000000"/>
                          <w:spacing w:val="-2"/>
                        </w:rPr>
                        <w:t>research</w:t>
                      </w:r>
                    </w:p>
                  </w:txbxContent>
                </v:textbox>
                <w10:anchorlock/>
              </v:shape>
            </w:pict>
          </mc:Fallback>
        </mc:AlternateContent>
      </w:r>
    </w:p>
    <w:p w14:paraId="7F1B4064" w14:textId="77777777" w:rsidR="00620CF6" w:rsidRDefault="00000000">
      <w:pPr>
        <w:pStyle w:val="BodyText"/>
        <w:tabs>
          <w:tab w:val="left" w:pos="7844"/>
        </w:tabs>
        <w:spacing w:before="147"/>
        <w:ind w:left="376"/>
      </w:pPr>
      <w:r>
        <w:rPr>
          <w:noProof/>
        </w:rPr>
        <mc:AlternateContent>
          <mc:Choice Requires="wps">
            <w:drawing>
              <wp:anchor distT="0" distB="0" distL="0" distR="0" simplePos="0" relativeHeight="487645184" behindDoc="1" locked="0" layoutInCell="1" allowOverlap="1" wp14:anchorId="1B08B3CD" wp14:editId="37E66EFA">
                <wp:simplePos x="0" y="0"/>
                <wp:positionH relativeFrom="page">
                  <wp:posOffset>1598206</wp:posOffset>
                </wp:positionH>
                <wp:positionV relativeFrom="paragraph">
                  <wp:posOffset>302603</wp:posOffset>
                </wp:positionV>
                <wp:extent cx="6862445" cy="253365"/>
                <wp:effectExtent l="0" t="0" r="0" b="0"/>
                <wp:wrapTopAndBottom/>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03ED414F" w14:textId="77777777" w:rsidR="00620CF6" w:rsidRDefault="00000000">
                            <w:pPr>
                              <w:pStyle w:val="BodyText"/>
                              <w:tabs>
                                <w:tab w:val="left" w:pos="7587"/>
                              </w:tabs>
                              <w:spacing w:before="69"/>
                              <w:ind w:left="119"/>
                              <w:rPr>
                                <w:color w:val="000000"/>
                              </w:rPr>
                            </w:pPr>
                            <w:r>
                              <w:rPr>
                                <w:color w:val="000000"/>
                                <w:spacing w:val="-2"/>
                              </w:rPr>
                              <w:t>Frequently</w:t>
                            </w:r>
                            <w:r>
                              <w:rPr>
                                <w:color w:val="000000"/>
                                <w:spacing w:val="-1"/>
                              </w:rPr>
                              <w:t xml:space="preserve"> </w:t>
                            </w:r>
                            <w:r>
                              <w:rPr>
                                <w:color w:val="000000"/>
                                <w:spacing w:val="-2"/>
                              </w:rPr>
                              <w:t>Asked</w:t>
                            </w:r>
                            <w:r>
                              <w:rPr>
                                <w:color w:val="000000"/>
                                <w:spacing w:val="1"/>
                              </w:rPr>
                              <w:t xml:space="preserve"> </w:t>
                            </w:r>
                            <w:r>
                              <w:rPr>
                                <w:color w:val="000000"/>
                                <w:spacing w:val="-2"/>
                              </w:rPr>
                              <w:t>Questions</w:t>
                            </w:r>
                            <w:r>
                              <w:rPr>
                                <w:color w:val="000000"/>
                                <w:spacing w:val="2"/>
                              </w:rPr>
                              <w:t xml:space="preserve"> </w:t>
                            </w:r>
                            <w:r>
                              <w:rPr>
                                <w:color w:val="000000"/>
                                <w:spacing w:val="-2"/>
                              </w:rPr>
                              <w:t>on</w:t>
                            </w:r>
                            <w:r>
                              <w:rPr>
                                <w:color w:val="000000"/>
                                <w:spacing w:val="1"/>
                              </w:rPr>
                              <w:t xml:space="preserve"> </w:t>
                            </w:r>
                            <w:r>
                              <w:rPr>
                                <w:color w:val="000000"/>
                                <w:spacing w:val="-2"/>
                              </w:rPr>
                              <w:t>Gift</w:t>
                            </w:r>
                            <w:r>
                              <w:rPr>
                                <w:color w:val="000000"/>
                                <w:spacing w:val="1"/>
                              </w:rPr>
                              <w:t xml:space="preserve"> </w:t>
                            </w:r>
                            <w:r>
                              <w:rPr>
                                <w:color w:val="000000"/>
                                <w:spacing w:val="-2"/>
                              </w:rPr>
                              <w:t>Taxes</w:t>
                            </w:r>
                            <w:r>
                              <w:rPr>
                                <w:color w:val="000000"/>
                                <w:spacing w:val="2"/>
                              </w:rPr>
                              <w:t xml:space="preserve"> </w:t>
                            </w:r>
                            <w:r>
                              <w:rPr>
                                <w:color w:val="000000"/>
                                <w:spacing w:val="-4"/>
                              </w:rPr>
                              <w:t>[</w:t>
                            </w:r>
                            <w:hyperlink w:anchor="_bookmark190" w:history="1">
                              <w:r>
                                <w:rPr>
                                  <w:color w:val="0000FF"/>
                                  <w:spacing w:val="-4"/>
                                </w:rPr>
                                <w:t>71</w:t>
                              </w:r>
                            </w:hyperlink>
                            <w:r>
                              <w:rPr>
                                <w:color w:val="000000"/>
                                <w:spacing w:val="-4"/>
                              </w:rPr>
                              <w:t>]</w:t>
                            </w:r>
                            <w:r>
                              <w:rPr>
                                <w:color w:val="000000"/>
                              </w:rPr>
                              <w:tab/>
                            </w:r>
                            <w:r>
                              <w:rPr>
                                <w:color w:val="000000"/>
                                <w:spacing w:val="-4"/>
                              </w:rPr>
                              <w:t>Government</w:t>
                            </w:r>
                            <w:r>
                              <w:rPr>
                                <w:color w:val="000000"/>
                                <w:spacing w:val="-1"/>
                              </w:rPr>
                              <w:t xml:space="preserve"> </w:t>
                            </w:r>
                            <w:r>
                              <w:rPr>
                                <w:color w:val="000000"/>
                                <w:spacing w:val="-4"/>
                              </w:rPr>
                              <w:t>legislative</w:t>
                            </w:r>
                            <w:r>
                              <w:rPr>
                                <w:color w:val="000000"/>
                              </w:rPr>
                              <w:t xml:space="preserve"> </w:t>
                            </w:r>
                            <w:r>
                              <w:rPr>
                                <w:color w:val="000000"/>
                                <w:spacing w:val="-4"/>
                              </w:rPr>
                              <w:t>info</w:t>
                            </w:r>
                          </w:p>
                        </w:txbxContent>
                      </wps:txbx>
                      <wps:bodyPr wrap="square" lIns="0" tIns="0" rIns="0" bIns="0" rtlCol="0">
                        <a:noAutofit/>
                      </wps:bodyPr>
                    </wps:wsp>
                  </a:graphicData>
                </a:graphic>
              </wp:anchor>
            </w:drawing>
          </mc:Choice>
          <mc:Fallback>
            <w:pict>
              <v:shape w14:anchorId="1B08B3CD" id="Textbox 192" o:spid="_x0000_s1147" type="#_x0000_t202" style="position:absolute;left:0;text-align:left;margin-left:125.85pt;margin-top:23.85pt;width:540.35pt;height:19.95pt;z-index:-1567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" fillcolor="#f7f7f7" stroked="f">
                <v:textbox inset="0,0,0,0">
                  <w:txbxContent>
                    <w:p w14:paraId="03ED414F" w14:textId="77777777" w:rsidR="00620CF6" w:rsidRDefault="00000000">
                      <w:pPr>
                        <w:pStyle w:val="BodyText"/>
                        <w:tabs>
                          <w:tab w:val="left" w:pos="7587"/>
                        </w:tabs>
                        <w:spacing w:before="69"/>
                        <w:ind w:left="119"/>
                        <w:rPr>
                          <w:color w:val="000000"/>
                        </w:rPr>
                      </w:pPr>
                      <w:r>
                        <w:rPr>
                          <w:color w:val="000000"/>
                          <w:spacing w:val="-2"/>
                        </w:rPr>
                        <w:t>Frequently</w:t>
                      </w:r>
                      <w:r>
                        <w:rPr>
                          <w:color w:val="000000"/>
                          <w:spacing w:val="-1"/>
                        </w:rPr>
                        <w:t xml:space="preserve"> </w:t>
                      </w:r>
                      <w:r>
                        <w:rPr>
                          <w:color w:val="000000"/>
                          <w:spacing w:val="-2"/>
                        </w:rPr>
                        <w:t>Asked</w:t>
                      </w:r>
                      <w:r>
                        <w:rPr>
                          <w:color w:val="000000"/>
                          <w:spacing w:val="1"/>
                        </w:rPr>
                        <w:t xml:space="preserve"> </w:t>
                      </w:r>
                      <w:r>
                        <w:rPr>
                          <w:color w:val="000000"/>
                          <w:spacing w:val="-2"/>
                        </w:rPr>
                        <w:t>Questions</w:t>
                      </w:r>
                      <w:r>
                        <w:rPr>
                          <w:color w:val="000000"/>
                          <w:spacing w:val="2"/>
                        </w:rPr>
                        <w:t xml:space="preserve"> </w:t>
                      </w:r>
                      <w:r>
                        <w:rPr>
                          <w:color w:val="000000"/>
                          <w:spacing w:val="-2"/>
                        </w:rPr>
                        <w:t>on</w:t>
                      </w:r>
                      <w:r>
                        <w:rPr>
                          <w:color w:val="000000"/>
                          <w:spacing w:val="1"/>
                        </w:rPr>
                        <w:t xml:space="preserve"> </w:t>
                      </w:r>
                      <w:r>
                        <w:rPr>
                          <w:color w:val="000000"/>
                          <w:spacing w:val="-2"/>
                        </w:rPr>
                        <w:t>Gift</w:t>
                      </w:r>
                      <w:r>
                        <w:rPr>
                          <w:color w:val="000000"/>
                          <w:spacing w:val="1"/>
                        </w:rPr>
                        <w:t xml:space="preserve"> </w:t>
                      </w:r>
                      <w:r>
                        <w:rPr>
                          <w:color w:val="000000"/>
                          <w:spacing w:val="-2"/>
                        </w:rPr>
                        <w:t>Taxes</w:t>
                      </w:r>
                      <w:r>
                        <w:rPr>
                          <w:color w:val="000000"/>
                          <w:spacing w:val="2"/>
                        </w:rPr>
                        <w:t xml:space="preserve"> </w:t>
                      </w:r>
                      <w:r>
                        <w:rPr>
                          <w:color w:val="000000"/>
                          <w:spacing w:val="-4"/>
                        </w:rPr>
                        <w:t>[</w:t>
                      </w:r>
                      <w:hyperlink w:anchor="_bookmark190" w:history="1">
                        <w:r>
                          <w:rPr>
                            <w:color w:val="0000FF"/>
                            <w:spacing w:val="-4"/>
                          </w:rPr>
                          <w:t>71</w:t>
                        </w:r>
                      </w:hyperlink>
                      <w:r>
                        <w:rPr>
                          <w:color w:val="000000"/>
                          <w:spacing w:val="-4"/>
                        </w:rPr>
                        <w:t>]</w:t>
                      </w:r>
                      <w:r>
                        <w:rPr>
                          <w:color w:val="000000"/>
                        </w:rPr>
                        <w:tab/>
                      </w:r>
                      <w:r>
                        <w:rPr>
                          <w:color w:val="000000"/>
                          <w:spacing w:val="-4"/>
                        </w:rPr>
                        <w:t>Government</w:t>
                      </w:r>
                      <w:r>
                        <w:rPr>
                          <w:color w:val="000000"/>
                          <w:spacing w:val="-1"/>
                        </w:rPr>
                        <w:t xml:space="preserve"> </w:t>
                      </w:r>
                      <w:r>
                        <w:rPr>
                          <w:color w:val="000000"/>
                          <w:spacing w:val="-4"/>
                        </w:rPr>
                        <w:t>legislative</w:t>
                      </w:r>
                      <w:r>
                        <w:rPr>
                          <w:color w:val="000000"/>
                        </w:rPr>
                        <w:t xml:space="preserve"> </w:t>
                      </w:r>
                      <w:r>
                        <w:rPr>
                          <w:color w:val="000000"/>
                          <w:spacing w:val="-4"/>
                        </w:rPr>
                        <w:t>info</w:t>
                      </w:r>
                    </w:p>
                  </w:txbxContent>
                </v:textbox>
                <w10:wrap type="topAndBottom" anchorx="page"/>
              </v:shape>
            </w:pict>
          </mc:Fallback>
        </mc:AlternateContent>
      </w:r>
      <w:r>
        <w:t>French</w:t>
      </w:r>
      <w:r>
        <w:rPr>
          <w:spacing w:val="5"/>
        </w:rPr>
        <w:t xml:space="preserve"> </w:t>
      </w:r>
      <w:r>
        <w:t>Public</w:t>
      </w:r>
      <w:r>
        <w:rPr>
          <w:spacing w:val="6"/>
        </w:rPr>
        <w:t xml:space="preserve"> </w:t>
      </w:r>
      <w:r>
        <w:t>Finances</w:t>
      </w:r>
      <w:r>
        <w:rPr>
          <w:spacing w:val="5"/>
        </w:rPr>
        <w:t xml:space="preserve"> </w:t>
      </w:r>
      <w:r>
        <w:t>Directorate</w:t>
      </w:r>
      <w:r>
        <w:rPr>
          <w:spacing w:val="6"/>
        </w:rPr>
        <w:t xml:space="preserve"> </w:t>
      </w:r>
      <w:r>
        <w:t>General</w:t>
      </w:r>
      <w:r>
        <w:rPr>
          <w:spacing w:val="6"/>
        </w:rPr>
        <w:t xml:space="preserve"> </w:t>
      </w:r>
      <w:r>
        <w:t>(2015)</w:t>
      </w:r>
      <w:r>
        <w:rPr>
          <w:spacing w:val="5"/>
        </w:rPr>
        <w:t xml:space="preserve"> </w:t>
      </w:r>
      <w:r>
        <w:rPr>
          <w:spacing w:val="-2"/>
        </w:rPr>
        <w:t>[</w:t>
      </w:r>
      <w:hyperlink w:anchor="_bookmark234" w:history="1">
        <w:r>
          <w:rPr>
            <w:color w:val="0000FF"/>
            <w:spacing w:val="-2"/>
          </w:rPr>
          <w:t>115</w:t>
        </w:r>
      </w:hyperlink>
      <w:r>
        <w:rPr>
          <w:spacing w:val="-2"/>
        </w:rPr>
        <w:t>]</w:t>
      </w:r>
      <w:r>
        <w:tab/>
      </w:r>
      <w:r>
        <w:rPr>
          <w:spacing w:val="-5"/>
        </w:rPr>
        <w:t>Government</w:t>
      </w:r>
      <w:r>
        <w:rPr>
          <w:spacing w:val="3"/>
        </w:rPr>
        <w:t xml:space="preserve"> </w:t>
      </w:r>
      <w:r>
        <w:rPr>
          <w:spacing w:val="-2"/>
        </w:rPr>
        <w:t>research</w:t>
      </w:r>
    </w:p>
    <w:p w14:paraId="53823F74" w14:textId="77777777" w:rsidR="00620CF6" w:rsidRDefault="00000000">
      <w:pPr>
        <w:pStyle w:val="BodyText"/>
        <w:tabs>
          <w:tab w:val="left" w:pos="7844"/>
        </w:tabs>
        <w:spacing w:before="69" w:after="60"/>
        <w:ind w:left="376"/>
      </w:pPr>
      <w:r>
        <w:t>Gift, Estate, and Generation-Skipping</w:t>
      </w:r>
      <w:r>
        <w:rPr>
          <w:spacing w:val="1"/>
        </w:rPr>
        <w:t xml:space="preserve"> </w:t>
      </w:r>
      <w:r>
        <w:t xml:space="preserve">Transfer Tax Calculations </w:t>
      </w:r>
      <w:r>
        <w:rPr>
          <w:spacing w:val="-2"/>
        </w:rPr>
        <w:t>[</w:t>
      </w:r>
      <w:hyperlink w:anchor="_bookmark248" w:history="1">
        <w:r>
          <w:rPr>
            <w:color w:val="0000FF"/>
            <w:spacing w:val="-2"/>
          </w:rPr>
          <w:t>129</w:t>
        </w:r>
      </w:hyperlink>
      <w:r>
        <w:rPr>
          <w:spacing w:val="-2"/>
        </w:rPr>
        <w:t>]</w:t>
      </w:r>
      <w:r>
        <w:tab/>
        <w:t>Corporate</w:t>
      </w:r>
      <w:r>
        <w:rPr>
          <w:spacing w:val="-6"/>
        </w:rPr>
        <w:t xml:space="preserve"> </w:t>
      </w:r>
      <w:r>
        <w:rPr>
          <w:spacing w:val="-2"/>
        </w:rPr>
        <w:t>research</w:t>
      </w:r>
    </w:p>
    <w:p w14:paraId="46C91A2F" w14:textId="77777777" w:rsidR="00620CF6" w:rsidRDefault="00000000">
      <w:pPr>
        <w:pStyle w:val="BodyText"/>
        <w:ind w:left="256"/>
      </w:pPr>
      <w:r>
        <w:rPr>
          <w:noProof/>
        </w:rPr>
        <mc:AlternateContent>
          <mc:Choice Requires="wps">
            <w:drawing>
              <wp:inline distT="0" distB="0" distL="0" distR="0" wp14:anchorId="1E3C4CCE" wp14:editId="0A5B4877">
                <wp:extent cx="6862445" cy="253365"/>
                <wp:effectExtent l="0" t="0" r="0" b="0"/>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54ECB8F3" w14:textId="77777777" w:rsidR="00620CF6" w:rsidRDefault="00000000">
                            <w:pPr>
                              <w:pStyle w:val="BodyText"/>
                              <w:tabs>
                                <w:tab w:val="left" w:pos="7587"/>
                              </w:tabs>
                              <w:spacing w:before="69"/>
                              <w:ind w:left="119"/>
                              <w:rPr>
                                <w:color w:val="000000"/>
                              </w:rPr>
                            </w:pPr>
                            <w:r>
                              <w:rPr>
                                <w:color w:val="000000"/>
                              </w:rPr>
                              <w:t>Guerrero</w:t>
                            </w:r>
                            <w:r>
                              <w:rPr>
                                <w:color w:val="000000"/>
                                <w:spacing w:val="1"/>
                              </w:rPr>
                              <w:t xml:space="preserve"> </w:t>
                            </w:r>
                            <w:r>
                              <w:rPr>
                                <w:color w:val="000000"/>
                              </w:rPr>
                              <w:t>(2021)</w:t>
                            </w:r>
                            <w:r>
                              <w:rPr>
                                <w:color w:val="000000"/>
                                <w:spacing w:val="4"/>
                              </w:rPr>
                              <w:t xml:space="preserve"> </w:t>
                            </w:r>
                            <w:r>
                              <w:rPr>
                                <w:color w:val="000000"/>
                                <w:spacing w:val="-4"/>
                              </w:rPr>
                              <w:t>[</w:t>
                            </w:r>
                            <w:hyperlink w:anchor="_bookmark185" w:history="1">
                              <w:r>
                                <w:rPr>
                                  <w:color w:val="0000FF"/>
                                  <w:spacing w:val="-4"/>
                                </w:rPr>
                                <w:t>66</w:t>
                              </w:r>
                            </w:hyperlink>
                            <w:r>
                              <w:rPr>
                                <w:color w:val="000000"/>
                                <w:spacing w:val="-4"/>
                              </w:rPr>
                              <w:t>]</w:t>
                            </w:r>
                            <w:r>
                              <w:rPr>
                                <w:color w:val="000000"/>
                              </w:rPr>
                              <w:tab/>
                              <w:t>Corporate</w:t>
                            </w:r>
                            <w:r>
                              <w:rPr>
                                <w:color w:val="000000"/>
                                <w:spacing w:val="-8"/>
                              </w:rPr>
                              <w:t xml:space="preserve"> </w:t>
                            </w:r>
                            <w:r>
                              <w:rPr>
                                <w:color w:val="000000"/>
                                <w:spacing w:val="-2"/>
                              </w:rPr>
                              <w:t>research</w:t>
                            </w:r>
                          </w:p>
                        </w:txbxContent>
                      </wps:txbx>
                      <wps:bodyPr wrap="square" lIns="0" tIns="0" rIns="0" bIns="0" rtlCol="0">
                        <a:noAutofit/>
                      </wps:bodyPr>
                    </wps:wsp>
                  </a:graphicData>
                </a:graphic>
              </wp:inline>
            </w:drawing>
          </mc:Choice>
          <mc:Fallback>
            <w:pict>
              <v:shape w14:anchorId="1E3C4CCE" id="Textbox 193" o:spid="_x0000_s1148"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A9WnF22AQAAVwMAAA4AAAAAAAAAAAAAAAAALgIAAGRycy9lMm9Eb2Mu&#10;eG1sUEsBAi0AFAAGAAgAAAAhAELK2ZfaAAAABQEAAA8AAAAAAAAAAAAAAAAAEAQAAGRycy9kb3du&#10;cmV2LnhtbFBLBQYAAAAABAAEAPMAAAAXBQAAAAA=&#10;" fillcolor="#f7f7f7" stroked="f">
                <v:textbox inset="0,0,0,0">
                  <w:txbxContent>
                    <w:p w14:paraId="54ECB8F3" w14:textId="77777777" w:rsidR="00620CF6" w:rsidRDefault="00000000">
                      <w:pPr>
                        <w:pStyle w:val="BodyText"/>
                        <w:tabs>
                          <w:tab w:val="left" w:pos="7587"/>
                        </w:tabs>
                        <w:spacing w:before="69"/>
                        <w:ind w:left="119"/>
                        <w:rPr>
                          <w:color w:val="000000"/>
                        </w:rPr>
                      </w:pPr>
                      <w:r>
                        <w:rPr>
                          <w:color w:val="000000"/>
                        </w:rPr>
                        <w:t>Guerrero</w:t>
                      </w:r>
                      <w:r>
                        <w:rPr>
                          <w:color w:val="000000"/>
                          <w:spacing w:val="1"/>
                        </w:rPr>
                        <w:t xml:space="preserve"> </w:t>
                      </w:r>
                      <w:r>
                        <w:rPr>
                          <w:color w:val="000000"/>
                        </w:rPr>
                        <w:t>(2021)</w:t>
                      </w:r>
                      <w:r>
                        <w:rPr>
                          <w:color w:val="000000"/>
                          <w:spacing w:val="4"/>
                        </w:rPr>
                        <w:t xml:space="preserve"> </w:t>
                      </w:r>
                      <w:r>
                        <w:rPr>
                          <w:color w:val="000000"/>
                          <w:spacing w:val="-4"/>
                        </w:rPr>
                        <w:t>[</w:t>
                      </w:r>
                      <w:hyperlink w:anchor="_bookmark185" w:history="1">
                        <w:r>
                          <w:rPr>
                            <w:color w:val="0000FF"/>
                            <w:spacing w:val="-4"/>
                          </w:rPr>
                          <w:t>66</w:t>
                        </w:r>
                      </w:hyperlink>
                      <w:r>
                        <w:rPr>
                          <w:color w:val="000000"/>
                          <w:spacing w:val="-4"/>
                        </w:rPr>
                        <w:t>]</w:t>
                      </w:r>
                      <w:r>
                        <w:rPr>
                          <w:color w:val="000000"/>
                        </w:rPr>
                        <w:tab/>
                        <w:t>Corporate</w:t>
                      </w:r>
                      <w:r>
                        <w:rPr>
                          <w:color w:val="000000"/>
                          <w:spacing w:val="-8"/>
                        </w:rPr>
                        <w:t xml:space="preserve"> </w:t>
                      </w:r>
                      <w:r>
                        <w:rPr>
                          <w:color w:val="000000"/>
                          <w:spacing w:val="-2"/>
                        </w:rPr>
                        <w:t>research</w:t>
                      </w:r>
                    </w:p>
                  </w:txbxContent>
                </v:textbox>
                <w10:anchorlock/>
              </v:shape>
            </w:pict>
          </mc:Fallback>
        </mc:AlternateContent>
      </w:r>
    </w:p>
    <w:p w14:paraId="2BFE5D22" w14:textId="77777777" w:rsidR="00620CF6" w:rsidRDefault="00000000">
      <w:pPr>
        <w:pStyle w:val="BodyText"/>
        <w:tabs>
          <w:tab w:val="left" w:pos="7844"/>
        </w:tabs>
        <w:spacing w:before="47"/>
        <w:ind w:left="376"/>
      </w:pPr>
      <w:r>
        <w:t>HM</w:t>
      </w:r>
      <w:r>
        <w:rPr>
          <w:spacing w:val="-6"/>
        </w:rPr>
        <w:t xml:space="preserve"> </w:t>
      </w:r>
      <w:r>
        <w:t>Revenue</w:t>
      </w:r>
      <w:r>
        <w:rPr>
          <w:spacing w:val="-6"/>
        </w:rPr>
        <w:t xml:space="preserve"> </w:t>
      </w:r>
      <w:r>
        <w:t>and</w:t>
      </w:r>
      <w:r>
        <w:rPr>
          <w:spacing w:val="-5"/>
        </w:rPr>
        <w:t xml:space="preserve"> </w:t>
      </w:r>
      <w:r>
        <w:t>Customs</w:t>
      </w:r>
      <w:r>
        <w:rPr>
          <w:spacing w:val="-6"/>
        </w:rPr>
        <w:t xml:space="preserve"> </w:t>
      </w:r>
      <w:r>
        <w:t>(2016)</w:t>
      </w:r>
      <w:r>
        <w:rPr>
          <w:spacing w:val="-6"/>
        </w:rPr>
        <w:t xml:space="preserve"> </w:t>
      </w:r>
      <w:r>
        <w:rPr>
          <w:spacing w:val="-4"/>
        </w:rPr>
        <w:t>[</w:t>
      </w:r>
      <w:hyperlink w:anchor="_bookmark186" w:history="1">
        <w:r>
          <w:rPr>
            <w:color w:val="0000FF"/>
            <w:spacing w:val="-4"/>
          </w:rPr>
          <w:t>67</w:t>
        </w:r>
      </w:hyperlink>
      <w:r>
        <w:rPr>
          <w:spacing w:val="-4"/>
        </w:rPr>
        <w:t>]</w:t>
      </w:r>
      <w:r>
        <w:tab/>
      </w:r>
      <w:r>
        <w:rPr>
          <w:spacing w:val="-4"/>
        </w:rPr>
        <w:t>Government</w:t>
      </w:r>
      <w:r>
        <w:rPr>
          <w:spacing w:val="-1"/>
        </w:rPr>
        <w:t xml:space="preserve"> </w:t>
      </w:r>
      <w:r>
        <w:rPr>
          <w:spacing w:val="-4"/>
        </w:rPr>
        <w:t>legislative</w:t>
      </w:r>
      <w:r>
        <w:t xml:space="preserve"> </w:t>
      </w:r>
      <w:r>
        <w:rPr>
          <w:spacing w:val="-4"/>
        </w:rPr>
        <w:t>info</w:t>
      </w:r>
    </w:p>
    <w:p w14:paraId="5847B5F2" w14:textId="77777777" w:rsidR="00620CF6" w:rsidRDefault="00000000">
      <w:pPr>
        <w:pStyle w:val="BodyText"/>
        <w:spacing w:before="1"/>
        <w:rPr>
          <w:sz w:val="10"/>
        </w:rPr>
      </w:pPr>
      <w:r>
        <w:rPr>
          <w:noProof/>
        </w:rPr>
        <mc:AlternateContent>
          <mc:Choice Requires="wps">
            <w:drawing>
              <wp:anchor distT="0" distB="0" distL="0" distR="0" simplePos="0" relativeHeight="487646208" behindDoc="1" locked="0" layoutInCell="1" allowOverlap="1" wp14:anchorId="6AF7B799" wp14:editId="3C4B5587">
                <wp:simplePos x="0" y="0"/>
                <wp:positionH relativeFrom="page">
                  <wp:posOffset>1598206</wp:posOffset>
                </wp:positionH>
                <wp:positionV relativeFrom="paragraph">
                  <wp:posOffset>101584</wp:posOffset>
                </wp:positionV>
                <wp:extent cx="6862445" cy="253365"/>
                <wp:effectExtent l="0" t="0" r="0" b="0"/>
                <wp:wrapTopAndBottom/>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07502ABA" w14:textId="77777777" w:rsidR="00620CF6" w:rsidRDefault="00000000">
                            <w:pPr>
                              <w:pStyle w:val="BodyText"/>
                              <w:tabs>
                                <w:tab w:val="left" w:pos="7587"/>
                              </w:tabs>
                              <w:spacing w:before="69"/>
                              <w:ind w:left="119"/>
                              <w:rPr>
                                <w:color w:val="000000"/>
                              </w:rPr>
                            </w:pPr>
                            <w:r>
                              <w:rPr>
                                <w:color w:val="000000"/>
                              </w:rPr>
                              <w:t>Historical</w:t>
                            </w:r>
                            <w:r>
                              <w:rPr>
                                <w:color w:val="000000"/>
                                <w:spacing w:val="13"/>
                              </w:rPr>
                              <w:t xml:space="preserve"> </w:t>
                            </w:r>
                            <w:r>
                              <w:rPr>
                                <w:color w:val="000000"/>
                              </w:rPr>
                              <w:t>Look</w:t>
                            </w:r>
                            <w:r>
                              <w:rPr>
                                <w:color w:val="000000"/>
                                <w:spacing w:val="13"/>
                              </w:rPr>
                              <w:t xml:space="preserve"> </w:t>
                            </w:r>
                            <w:r>
                              <w:rPr>
                                <w:color w:val="000000"/>
                              </w:rPr>
                              <w:t>at</w:t>
                            </w:r>
                            <w:r>
                              <w:rPr>
                                <w:color w:val="000000"/>
                                <w:spacing w:val="13"/>
                              </w:rPr>
                              <w:t xml:space="preserve"> </w:t>
                            </w:r>
                            <w:r>
                              <w:rPr>
                                <w:color w:val="000000"/>
                              </w:rPr>
                              <w:t>Estate</w:t>
                            </w:r>
                            <w:r>
                              <w:rPr>
                                <w:color w:val="000000"/>
                                <w:spacing w:val="13"/>
                              </w:rPr>
                              <w:t xml:space="preserve"> </w:t>
                            </w:r>
                            <w:r>
                              <w:rPr>
                                <w:color w:val="000000"/>
                              </w:rPr>
                              <w:t>and</w:t>
                            </w:r>
                            <w:r>
                              <w:rPr>
                                <w:color w:val="000000"/>
                                <w:spacing w:val="13"/>
                              </w:rPr>
                              <w:t xml:space="preserve"> </w:t>
                            </w:r>
                            <w:r>
                              <w:rPr>
                                <w:color w:val="000000"/>
                              </w:rPr>
                              <w:t>Gift</w:t>
                            </w:r>
                            <w:r>
                              <w:rPr>
                                <w:color w:val="000000"/>
                                <w:spacing w:val="13"/>
                              </w:rPr>
                              <w:t xml:space="preserve"> </w:t>
                            </w:r>
                            <w:r>
                              <w:rPr>
                                <w:color w:val="000000"/>
                              </w:rPr>
                              <w:t>Tax</w:t>
                            </w:r>
                            <w:r>
                              <w:rPr>
                                <w:color w:val="000000"/>
                                <w:spacing w:val="13"/>
                              </w:rPr>
                              <w:t xml:space="preserve"> </w:t>
                            </w:r>
                            <w:r>
                              <w:rPr>
                                <w:color w:val="000000"/>
                              </w:rPr>
                              <w:t>Rates</w:t>
                            </w:r>
                            <w:r>
                              <w:rPr>
                                <w:color w:val="000000"/>
                                <w:spacing w:val="13"/>
                              </w:rPr>
                              <w:t xml:space="preserve"> </w:t>
                            </w:r>
                            <w:r>
                              <w:rPr>
                                <w:color w:val="000000"/>
                                <w:spacing w:val="-4"/>
                              </w:rPr>
                              <w:t>[</w:t>
                            </w:r>
                            <w:hyperlink w:anchor="_bookmark213" w:history="1">
                              <w:r>
                                <w:rPr>
                                  <w:color w:val="0000FF"/>
                                  <w:spacing w:val="-4"/>
                                </w:rPr>
                                <w:t>94</w:t>
                              </w:r>
                            </w:hyperlink>
                            <w:r>
                              <w:rPr>
                                <w:color w:val="000000"/>
                                <w:spacing w:val="-4"/>
                              </w:rPr>
                              <w:t>]</w:t>
                            </w:r>
                            <w:r>
                              <w:rPr>
                                <w:color w:val="000000"/>
                              </w:rPr>
                              <w:tab/>
                              <w:t>Corporate</w:t>
                            </w:r>
                            <w:r>
                              <w:rPr>
                                <w:color w:val="000000"/>
                                <w:spacing w:val="-6"/>
                              </w:rPr>
                              <w:t xml:space="preserve"> </w:t>
                            </w:r>
                            <w:r>
                              <w:rPr>
                                <w:color w:val="000000"/>
                                <w:spacing w:val="-2"/>
                              </w:rPr>
                              <w:t>research</w:t>
                            </w:r>
                          </w:p>
                        </w:txbxContent>
                      </wps:txbx>
                      <wps:bodyPr wrap="square" lIns="0" tIns="0" rIns="0" bIns="0" rtlCol="0">
                        <a:noAutofit/>
                      </wps:bodyPr>
                    </wps:wsp>
                  </a:graphicData>
                </a:graphic>
              </wp:anchor>
            </w:drawing>
          </mc:Choice>
          <mc:Fallback>
            <w:pict>
              <v:shape w14:anchorId="6AF7B799" id="Textbox 194" o:spid="_x0000_s1149" type="#_x0000_t202" style="position:absolute;margin-left:125.85pt;margin-top:8pt;width:540.35pt;height:19.95pt;z-index:-15670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" fillcolor="#f7f7f7" stroked="f">
                <v:textbox inset="0,0,0,0">
                  <w:txbxContent>
                    <w:p w14:paraId="07502ABA" w14:textId="77777777" w:rsidR="00620CF6" w:rsidRDefault="00000000">
                      <w:pPr>
                        <w:pStyle w:val="BodyText"/>
                        <w:tabs>
                          <w:tab w:val="left" w:pos="7587"/>
                        </w:tabs>
                        <w:spacing w:before="69"/>
                        <w:ind w:left="119"/>
                        <w:rPr>
                          <w:color w:val="000000"/>
                        </w:rPr>
                      </w:pPr>
                      <w:r>
                        <w:rPr>
                          <w:color w:val="000000"/>
                        </w:rPr>
                        <w:t>Historical</w:t>
                      </w:r>
                      <w:r>
                        <w:rPr>
                          <w:color w:val="000000"/>
                          <w:spacing w:val="13"/>
                        </w:rPr>
                        <w:t xml:space="preserve"> </w:t>
                      </w:r>
                      <w:r>
                        <w:rPr>
                          <w:color w:val="000000"/>
                        </w:rPr>
                        <w:t>Look</w:t>
                      </w:r>
                      <w:r>
                        <w:rPr>
                          <w:color w:val="000000"/>
                          <w:spacing w:val="13"/>
                        </w:rPr>
                        <w:t xml:space="preserve"> </w:t>
                      </w:r>
                      <w:r>
                        <w:rPr>
                          <w:color w:val="000000"/>
                        </w:rPr>
                        <w:t>at</w:t>
                      </w:r>
                      <w:r>
                        <w:rPr>
                          <w:color w:val="000000"/>
                          <w:spacing w:val="13"/>
                        </w:rPr>
                        <w:t xml:space="preserve"> </w:t>
                      </w:r>
                      <w:r>
                        <w:rPr>
                          <w:color w:val="000000"/>
                        </w:rPr>
                        <w:t>Estate</w:t>
                      </w:r>
                      <w:r>
                        <w:rPr>
                          <w:color w:val="000000"/>
                          <w:spacing w:val="13"/>
                        </w:rPr>
                        <w:t xml:space="preserve"> </w:t>
                      </w:r>
                      <w:r>
                        <w:rPr>
                          <w:color w:val="000000"/>
                        </w:rPr>
                        <w:t>and</w:t>
                      </w:r>
                      <w:r>
                        <w:rPr>
                          <w:color w:val="000000"/>
                          <w:spacing w:val="13"/>
                        </w:rPr>
                        <w:t xml:space="preserve"> </w:t>
                      </w:r>
                      <w:r>
                        <w:rPr>
                          <w:color w:val="000000"/>
                        </w:rPr>
                        <w:t>Gift</w:t>
                      </w:r>
                      <w:r>
                        <w:rPr>
                          <w:color w:val="000000"/>
                          <w:spacing w:val="13"/>
                        </w:rPr>
                        <w:t xml:space="preserve"> </w:t>
                      </w:r>
                      <w:r>
                        <w:rPr>
                          <w:color w:val="000000"/>
                        </w:rPr>
                        <w:t>Tax</w:t>
                      </w:r>
                      <w:r>
                        <w:rPr>
                          <w:color w:val="000000"/>
                          <w:spacing w:val="13"/>
                        </w:rPr>
                        <w:t xml:space="preserve"> </w:t>
                      </w:r>
                      <w:r>
                        <w:rPr>
                          <w:color w:val="000000"/>
                        </w:rPr>
                        <w:t>Rates</w:t>
                      </w:r>
                      <w:r>
                        <w:rPr>
                          <w:color w:val="000000"/>
                          <w:spacing w:val="13"/>
                        </w:rPr>
                        <w:t xml:space="preserve"> </w:t>
                      </w:r>
                      <w:r>
                        <w:rPr>
                          <w:color w:val="000000"/>
                          <w:spacing w:val="-4"/>
                        </w:rPr>
                        <w:t>[</w:t>
                      </w:r>
                      <w:hyperlink w:anchor="_bookmark213" w:history="1">
                        <w:r>
                          <w:rPr>
                            <w:color w:val="0000FF"/>
                            <w:spacing w:val="-4"/>
                          </w:rPr>
                          <w:t>94</w:t>
                        </w:r>
                      </w:hyperlink>
                      <w:r>
                        <w:rPr>
                          <w:color w:val="000000"/>
                          <w:spacing w:val="-4"/>
                        </w:rPr>
                        <w:t>]</w:t>
                      </w:r>
                      <w:r>
                        <w:rPr>
                          <w:color w:val="000000"/>
                        </w:rPr>
                        <w:tab/>
                        <w:t>Corporate</w:t>
                      </w:r>
                      <w:r>
                        <w:rPr>
                          <w:color w:val="000000"/>
                          <w:spacing w:val="-6"/>
                        </w:rPr>
                        <w:t xml:space="preserve"> </w:t>
                      </w:r>
                      <w:r>
                        <w:rPr>
                          <w:color w:val="000000"/>
                          <w:spacing w:val="-2"/>
                        </w:rPr>
                        <w:t>research</w:t>
                      </w:r>
                    </w:p>
                  </w:txbxContent>
                </v:textbox>
                <w10:wrap type="topAndBottom" anchorx="page"/>
              </v:shape>
            </w:pict>
          </mc:Fallback>
        </mc:AlternateContent>
      </w:r>
    </w:p>
    <w:p w14:paraId="521BE186" w14:textId="77777777" w:rsidR="00620CF6" w:rsidRDefault="00000000">
      <w:pPr>
        <w:pStyle w:val="BodyText"/>
        <w:tabs>
          <w:tab w:val="left" w:pos="7844"/>
        </w:tabs>
        <w:spacing w:before="69" w:after="60"/>
        <w:ind w:left="376"/>
      </w:pPr>
      <w:r>
        <w:t>Inheritance</w:t>
      </w:r>
      <w:r>
        <w:rPr>
          <w:spacing w:val="-1"/>
        </w:rPr>
        <w:t xml:space="preserve"> </w:t>
      </w:r>
      <w:r>
        <w:t>Tax and Inheritance Law in</w:t>
      </w:r>
      <w:r>
        <w:rPr>
          <w:spacing w:val="-1"/>
        </w:rPr>
        <w:t xml:space="preserve"> </w:t>
      </w:r>
      <w:r>
        <w:t xml:space="preserve">Chile </w:t>
      </w:r>
      <w:r>
        <w:rPr>
          <w:spacing w:val="-4"/>
        </w:rPr>
        <w:t>[</w:t>
      </w:r>
      <w:hyperlink w:anchor="_bookmark183" w:history="1">
        <w:r>
          <w:rPr>
            <w:color w:val="0000FF"/>
            <w:spacing w:val="-4"/>
          </w:rPr>
          <w:t>64</w:t>
        </w:r>
      </w:hyperlink>
      <w:r>
        <w:rPr>
          <w:spacing w:val="-4"/>
        </w:rPr>
        <w:t>]</w:t>
      </w:r>
      <w:r>
        <w:tab/>
        <w:t>Corporate</w:t>
      </w:r>
      <w:r>
        <w:rPr>
          <w:spacing w:val="-6"/>
        </w:rPr>
        <w:t xml:space="preserve"> </w:t>
      </w:r>
      <w:r>
        <w:rPr>
          <w:spacing w:val="-2"/>
        </w:rPr>
        <w:t>research</w:t>
      </w:r>
    </w:p>
    <w:p w14:paraId="12A7BF01" w14:textId="77777777" w:rsidR="00620CF6" w:rsidRDefault="00000000">
      <w:pPr>
        <w:pStyle w:val="BodyText"/>
        <w:ind w:left="256"/>
      </w:pPr>
      <w:r>
        <w:rPr>
          <w:noProof/>
        </w:rPr>
        <mc:AlternateContent>
          <mc:Choice Requires="wps">
            <w:drawing>
              <wp:inline distT="0" distB="0" distL="0" distR="0" wp14:anchorId="311CFA14" wp14:editId="3FB2A988">
                <wp:extent cx="6862445" cy="253365"/>
                <wp:effectExtent l="0" t="0" r="0" b="0"/>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4282742B" w14:textId="77777777" w:rsidR="00620CF6" w:rsidRDefault="00000000">
                            <w:pPr>
                              <w:pStyle w:val="BodyText"/>
                              <w:tabs>
                                <w:tab w:val="left" w:pos="7587"/>
                              </w:tabs>
                              <w:spacing w:before="69"/>
                              <w:ind w:left="119"/>
                              <w:rPr>
                                <w:color w:val="000000"/>
                              </w:rPr>
                            </w:pPr>
                            <w:r>
                              <w:rPr>
                                <w:color w:val="000000"/>
                              </w:rPr>
                              <w:t>Inheritance</w:t>
                            </w:r>
                            <w:r>
                              <w:rPr>
                                <w:color w:val="000000"/>
                                <w:spacing w:val="2"/>
                              </w:rPr>
                              <w:t xml:space="preserve"> </w:t>
                            </w:r>
                            <w:r>
                              <w:rPr>
                                <w:color w:val="000000"/>
                              </w:rPr>
                              <w:t>Tax</w:t>
                            </w:r>
                            <w:r>
                              <w:rPr>
                                <w:color w:val="000000"/>
                                <w:spacing w:val="3"/>
                              </w:rPr>
                              <w:t xml:space="preserve"> </w:t>
                            </w:r>
                            <w:r>
                              <w:rPr>
                                <w:color w:val="000000"/>
                              </w:rPr>
                              <w:t>and</w:t>
                            </w:r>
                            <w:r>
                              <w:rPr>
                                <w:color w:val="000000"/>
                                <w:spacing w:val="3"/>
                              </w:rPr>
                              <w:t xml:space="preserve"> </w:t>
                            </w:r>
                            <w:r>
                              <w:rPr>
                                <w:color w:val="000000"/>
                              </w:rPr>
                              <w:t>Inheritance</w:t>
                            </w:r>
                            <w:r>
                              <w:rPr>
                                <w:color w:val="000000"/>
                                <w:spacing w:val="3"/>
                              </w:rPr>
                              <w:t xml:space="preserve"> </w:t>
                            </w:r>
                            <w:r>
                              <w:rPr>
                                <w:color w:val="000000"/>
                              </w:rPr>
                              <w:t>Law</w:t>
                            </w:r>
                            <w:r>
                              <w:rPr>
                                <w:color w:val="000000"/>
                                <w:spacing w:val="3"/>
                              </w:rPr>
                              <w:t xml:space="preserve"> </w:t>
                            </w:r>
                            <w:r>
                              <w:rPr>
                                <w:color w:val="000000"/>
                              </w:rPr>
                              <w:t>in</w:t>
                            </w:r>
                            <w:r>
                              <w:rPr>
                                <w:color w:val="000000"/>
                                <w:spacing w:val="2"/>
                              </w:rPr>
                              <w:t xml:space="preserve"> </w:t>
                            </w:r>
                            <w:r>
                              <w:rPr>
                                <w:color w:val="000000"/>
                              </w:rPr>
                              <w:t>Sri</w:t>
                            </w:r>
                            <w:r>
                              <w:rPr>
                                <w:color w:val="000000"/>
                                <w:spacing w:val="3"/>
                              </w:rPr>
                              <w:t xml:space="preserve"> </w:t>
                            </w:r>
                            <w:r>
                              <w:rPr>
                                <w:color w:val="000000"/>
                              </w:rPr>
                              <w:t>Lanka</w:t>
                            </w:r>
                            <w:r>
                              <w:rPr>
                                <w:color w:val="000000"/>
                                <w:spacing w:val="3"/>
                              </w:rPr>
                              <w:t xml:space="preserve"> </w:t>
                            </w:r>
                            <w:r>
                              <w:rPr>
                                <w:color w:val="000000"/>
                                <w:spacing w:val="-4"/>
                              </w:rPr>
                              <w:t>[</w:t>
                            </w:r>
                            <w:hyperlink w:anchor="_bookmark184" w:history="1">
                              <w:r>
                                <w:rPr>
                                  <w:color w:val="0000FF"/>
                                  <w:spacing w:val="-4"/>
                                </w:rPr>
                                <w:t>65</w:t>
                              </w:r>
                            </w:hyperlink>
                            <w:r>
                              <w:rPr>
                                <w:color w:val="000000"/>
                                <w:spacing w:val="-4"/>
                              </w:rPr>
                              <w:t>]</w:t>
                            </w:r>
                            <w:r>
                              <w:rPr>
                                <w:color w:val="000000"/>
                              </w:rPr>
                              <w:tab/>
                              <w:t>Corporate</w:t>
                            </w:r>
                            <w:r>
                              <w:rPr>
                                <w:color w:val="000000"/>
                                <w:spacing w:val="-8"/>
                              </w:rPr>
                              <w:t xml:space="preserve"> </w:t>
                            </w:r>
                            <w:r>
                              <w:rPr>
                                <w:color w:val="000000"/>
                                <w:spacing w:val="-2"/>
                              </w:rPr>
                              <w:t>research</w:t>
                            </w:r>
                          </w:p>
                        </w:txbxContent>
                      </wps:txbx>
                      <wps:bodyPr wrap="square" lIns="0" tIns="0" rIns="0" bIns="0" rtlCol="0">
                        <a:noAutofit/>
                      </wps:bodyPr>
                    </wps:wsp>
                  </a:graphicData>
                </a:graphic>
              </wp:inline>
            </w:drawing>
          </mc:Choice>
          <mc:Fallback>
            <w:pict>
              <v:shape w14:anchorId="311CFA14" id="Textbox 195" o:spid="_x0000_s1150"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IHmxb62AQAAVwMAAA4AAAAAAAAAAAAAAAAALgIAAGRycy9lMm9Eb2Mu&#10;eG1sUEsBAi0AFAAGAAgAAAAhAELK2ZfaAAAABQEAAA8AAAAAAAAAAAAAAAAAEAQAAGRycy9kb3du&#10;cmV2LnhtbFBLBQYAAAAABAAEAPMAAAAXBQAAAAA=&#10;" fillcolor="#f7f7f7" stroked="f">
                <v:textbox inset="0,0,0,0">
                  <w:txbxContent>
                    <w:p w14:paraId="4282742B" w14:textId="77777777" w:rsidR="00620CF6" w:rsidRDefault="00000000">
                      <w:pPr>
                        <w:pStyle w:val="BodyText"/>
                        <w:tabs>
                          <w:tab w:val="left" w:pos="7587"/>
                        </w:tabs>
                        <w:spacing w:before="69"/>
                        <w:ind w:left="119"/>
                        <w:rPr>
                          <w:color w:val="000000"/>
                        </w:rPr>
                      </w:pPr>
                      <w:r>
                        <w:rPr>
                          <w:color w:val="000000"/>
                        </w:rPr>
                        <w:t>Inheritance</w:t>
                      </w:r>
                      <w:r>
                        <w:rPr>
                          <w:color w:val="000000"/>
                          <w:spacing w:val="2"/>
                        </w:rPr>
                        <w:t xml:space="preserve"> </w:t>
                      </w:r>
                      <w:r>
                        <w:rPr>
                          <w:color w:val="000000"/>
                        </w:rPr>
                        <w:t>Tax</w:t>
                      </w:r>
                      <w:r>
                        <w:rPr>
                          <w:color w:val="000000"/>
                          <w:spacing w:val="3"/>
                        </w:rPr>
                        <w:t xml:space="preserve"> </w:t>
                      </w:r>
                      <w:r>
                        <w:rPr>
                          <w:color w:val="000000"/>
                        </w:rPr>
                        <w:t>and</w:t>
                      </w:r>
                      <w:r>
                        <w:rPr>
                          <w:color w:val="000000"/>
                          <w:spacing w:val="3"/>
                        </w:rPr>
                        <w:t xml:space="preserve"> </w:t>
                      </w:r>
                      <w:r>
                        <w:rPr>
                          <w:color w:val="000000"/>
                        </w:rPr>
                        <w:t>Inheritance</w:t>
                      </w:r>
                      <w:r>
                        <w:rPr>
                          <w:color w:val="000000"/>
                          <w:spacing w:val="3"/>
                        </w:rPr>
                        <w:t xml:space="preserve"> </w:t>
                      </w:r>
                      <w:r>
                        <w:rPr>
                          <w:color w:val="000000"/>
                        </w:rPr>
                        <w:t>Law</w:t>
                      </w:r>
                      <w:r>
                        <w:rPr>
                          <w:color w:val="000000"/>
                          <w:spacing w:val="3"/>
                        </w:rPr>
                        <w:t xml:space="preserve"> </w:t>
                      </w:r>
                      <w:r>
                        <w:rPr>
                          <w:color w:val="000000"/>
                        </w:rPr>
                        <w:t>in</w:t>
                      </w:r>
                      <w:r>
                        <w:rPr>
                          <w:color w:val="000000"/>
                          <w:spacing w:val="2"/>
                        </w:rPr>
                        <w:t xml:space="preserve"> </w:t>
                      </w:r>
                      <w:r>
                        <w:rPr>
                          <w:color w:val="000000"/>
                        </w:rPr>
                        <w:t>Sri</w:t>
                      </w:r>
                      <w:r>
                        <w:rPr>
                          <w:color w:val="000000"/>
                          <w:spacing w:val="3"/>
                        </w:rPr>
                        <w:t xml:space="preserve"> </w:t>
                      </w:r>
                      <w:r>
                        <w:rPr>
                          <w:color w:val="000000"/>
                        </w:rPr>
                        <w:t>Lanka</w:t>
                      </w:r>
                      <w:r>
                        <w:rPr>
                          <w:color w:val="000000"/>
                          <w:spacing w:val="3"/>
                        </w:rPr>
                        <w:t xml:space="preserve"> </w:t>
                      </w:r>
                      <w:r>
                        <w:rPr>
                          <w:color w:val="000000"/>
                          <w:spacing w:val="-4"/>
                        </w:rPr>
                        <w:t>[</w:t>
                      </w:r>
                      <w:hyperlink w:anchor="_bookmark184" w:history="1">
                        <w:r>
                          <w:rPr>
                            <w:color w:val="0000FF"/>
                            <w:spacing w:val="-4"/>
                          </w:rPr>
                          <w:t>65</w:t>
                        </w:r>
                      </w:hyperlink>
                      <w:r>
                        <w:rPr>
                          <w:color w:val="000000"/>
                          <w:spacing w:val="-4"/>
                        </w:rPr>
                        <w:t>]</w:t>
                      </w:r>
                      <w:r>
                        <w:rPr>
                          <w:color w:val="000000"/>
                        </w:rPr>
                        <w:tab/>
                        <w:t>Corporate</w:t>
                      </w:r>
                      <w:r>
                        <w:rPr>
                          <w:color w:val="000000"/>
                          <w:spacing w:val="-8"/>
                        </w:rPr>
                        <w:t xml:space="preserve"> </w:t>
                      </w:r>
                      <w:r>
                        <w:rPr>
                          <w:color w:val="000000"/>
                          <w:spacing w:val="-2"/>
                        </w:rPr>
                        <w:t>research</w:t>
                      </w:r>
                    </w:p>
                  </w:txbxContent>
                </v:textbox>
                <w10:anchorlock/>
              </v:shape>
            </w:pict>
          </mc:Fallback>
        </mc:AlternateContent>
      </w:r>
    </w:p>
    <w:p w14:paraId="48573D5D" w14:textId="77777777" w:rsidR="00620CF6" w:rsidRDefault="00000000">
      <w:pPr>
        <w:pStyle w:val="BodyText"/>
        <w:tabs>
          <w:tab w:val="left" w:pos="7844"/>
        </w:tabs>
        <w:spacing w:before="47"/>
        <w:ind w:left="376"/>
      </w:pPr>
      <w:r>
        <w:rPr>
          <w:noProof/>
        </w:rPr>
        <mc:AlternateContent>
          <mc:Choice Requires="wps">
            <w:drawing>
              <wp:anchor distT="0" distB="0" distL="0" distR="0" simplePos="0" relativeHeight="487647232" behindDoc="1" locked="0" layoutInCell="1" allowOverlap="1" wp14:anchorId="441E9F32" wp14:editId="65CE245E">
                <wp:simplePos x="0" y="0"/>
                <wp:positionH relativeFrom="page">
                  <wp:posOffset>1598206</wp:posOffset>
                </wp:positionH>
                <wp:positionV relativeFrom="paragraph">
                  <wp:posOffset>239116</wp:posOffset>
                </wp:positionV>
                <wp:extent cx="6862445" cy="253365"/>
                <wp:effectExtent l="0" t="0" r="0" b="0"/>
                <wp:wrapTopAndBottom/>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622015DD" w14:textId="77777777" w:rsidR="00620CF6" w:rsidRDefault="00000000">
                            <w:pPr>
                              <w:pStyle w:val="BodyText"/>
                              <w:tabs>
                                <w:tab w:val="left" w:pos="7587"/>
                              </w:tabs>
                              <w:spacing w:before="69"/>
                              <w:ind w:left="119"/>
                              <w:rPr>
                                <w:color w:val="000000"/>
                              </w:rPr>
                            </w:pPr>
                            <w:proofErr w:type="spellStart"/>
                            <w:r>
                              <w:rPr>
                                <w:color w:val="000000"/>
                              </w:rPr>
                              <w:t>Jappelli</w:t>
                            </w:r>
                            <w:proofErr w:type="spellEnd"/>
                            <w:r>
                              <w:rPr>
                                <w:color w:val="000000"/>
                                <w:spacing w:val="22"/>
                              </w:rPr>
                              <w:t xml:space="preserve"> </w:t>
                            </w:r>
                            <w:r>
                              <w:rPr>
                                <w:color w:val="000000"/>
                              </w:rPr>
                              <w:t>et</w:t>
                            </w:r>
                            <w:r>
                              <w:rPr>
                                <w:color w:val="000000"/>
                                <w:spacing w:val="22"/>
                              </w:rPr>
                              <w:t xml:space="preserve"> </w:t>
                            </w:r>
                            <w:r>
                              <w:rPr>
                                <w:color w:val="000000"/>
                              </w:rPr>
                              <w:t>al.</w:t>
                            </w:r>
                            <w:r>
                              <w:rPr>
                                <w:color w:val="000000"/>
                                <w:spacing w:val="47"/>
                              </w:rPr>
                              <w:t xml:space="preserve"> </w:t>
                            </w:r>
                            <w:r>
                              <w:rPr>
                                <w:color w:val="000000"/>
                              </w:rPr>
                              <w:t>(2011)</w:t>
                            </w:r>
                            <w:r>
                              <w:rPr>
                                <w:color w:val="000000"/>
                                <w:spacing w:val="22"/>
                              </w:rPr>
                              <w:t xml:space="preserve"> </w:t>
                            </w:r>
                            <w:r>
                              <w:rPr>
                                <w:color w:val="000000"/>
                                <w:spacing w:val="-4"/>
                              </w:rPr>
                              <w:t>[</w:t>
                            </w:r>
                            <w:hyperlink w:anchor="_bookmark202" w:history="1">
                              <w:r>
                                <w:rPr>
                                  <w:color w:val="0000FF"/>
                                  <w:spacing w:val="-4"/>
                                </w:rPr>
                                <w:t>83</w:t>
                              </w:r>
                            </w:hyperlink>
                            <w:r>
                              <w:rPr>
                                <w:color w:val="000000"/>
                                <w:spacing w:val="-4"/>
                              </w:rPr>
                              <w:t>]</w:t>
                            </w:r>
                            <w:r>
                              <w:rPr>
                                <w:color w:val="000000"/>
                              </w:rPr>
                              <w:tab/>
                            </w:r>
                            <w:r>
                              <w:rPr>
                                <w:color w:val="000000"/>
                                <w:spacing w:val="-2"/>
                              </w:rPr>
                              <w:t>Cross-national</w:t>
                            </w:r>
                            <w:r>
                              <w:rPr>
                                <w:color w:val="000000"/>
                                <w:spacing w:val="-3"/>
                              </w:rPr>
                              <w:t xml:space="preserve"> </w:t>
                            </w:r>
                            <w:r>
                              <w:rPr>
                                <w:color w:val="000000"/>
                                <w:spacing w:val="-2"/>
                              </w:rPr>
                              <w:t>academic research</w:t>
                            </w:r>
                          </w:p>
                        </w:txbxContent>
                      </wps:txbx>
                      <wps:bodyPr wrap="square" lIns="0" tIns="0" rIns="0" bIns="0" rtlCol="0">
                        <a:noAutofit/>
                      </wps:bodyPr>
                    </wps:wsp>
                  </a:graphicData>
                </a:graphic>
              </wp:anchor>
            </w:drawing>
          </mc:Choice>
          <mc:Fallback>
            <w:pict>
              <v:shape w14:anchorId="441E9F32" id="Textbox 196" o:spid="_x0000_s1151" type="#_x0000_t202" style="position:absolute;left:0;text-align:left;margin-left:125.85pt;margin-top:18.85pt;width:540.35pt;height:19.95pt;z-index:-15669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" fillcolor="#f7f7f7" stroked="f">
                <v:textbox inset="0,0,0,0">
                  <w:txbxContent>
                    <w:p w14:paraId="622015DD" w14:textId="77777777" w:rsidR="00620CF6" w:rsidRDefault="00000000">
                      <w:pPr>
                        <w:pStyle w:val="BodyText"/>
                        <w:tabs>
                          <w:tab w:val="left" w:pos="7587"/>
                        </w:tabs>
                        <w:spacing w:before="69"/>
                        <w:ind w:left="119"/>
                        <w:rPr>
                          <w:color w:val="000000"/>
                        </w:rPr>
                      </w:pPr>
                      <w:proofErr w:type="spellStart"/>
                      <w:r>
                        <w:rPr>
                          <w:color w:val="000000"/>
                        </w:rPr>
                        <w:t>Jappelli</w:t>
                      </w:r>
                      <w:proofErr w:type="spellEnd"/>
                      <w:r>
                        <w:rPr>
                          <w:color w:val="000000"/>
                          <w:spacing w:val="22"/>
                        </w:rPr>
                        <w:t xml:space="preserve"> </w:t>
                      </w:r>
                      <w:r>
                        <w:rPr>
                          <w:color w:val="000000"/>
                        </w:rPr>
                        <w:t>et</w:t>
                      </w:r>
                      <w:r>
                        <w:rPr>
                          <w:color w:val="000000"/>
                          <w:spacing w:val="22"/>
                        </w:rPr>
                        <w:t xml:space="preserve"> </w:t>
                      </w:r>
                      <w:r>
                        <w:rPr>
                          <w:color w:val="000000"/>
                        </w:rPr>
                        <w:t>al.</w:t>
                      </w:r>
                      <w:r>
                        <w:rPr>
                          <w:color w:val="000000"/>
                          <w:spacing w:val="47"/>
                        </w:rPr>
                        <w:t xml:space="preserve"> </w:t>
                      </w:r>
                      <w:r>
                        <w:rPr>
                          <w:color w:val="000000"/>
                        </w:rPr>
                        <w:t>(2011)</w:t>
                      </w:r>
                      <w:r>
                        <w:rPr>
                          <w:color w:val="000000"/>
                          <w:spacing w:val="22"/>
                        </w:rPr>
                        <w:t xml:space="preserve"> </w:t>
                      </w:r>
                      <w:r>
                        <w:rPr>
                          <w:color w:val="000000"/>
                          <w:spacing w:val="-4"/>
                        </w:rPr>
                        <w:t>[</w:t>
                      </w:r>
                      <w:hyperlink w:anchor="_bookmark202" w:history="1">
                        <w:r>
                          <w:rPr>
                            <w:color w:val="0000FF"/>
                            <w:spacing w:val="-4"/>
                          </w:rPr>
                          <w:t>83</w:t>
                        </w:r>
                      </w:hyperlink>
                      <w:r>
                        <w:rPr>
                          <w:color w:val="000000"/>
                          <w:spacing w:val="-4"/>
                        </w:rPr>
                        <w:t>]</w:t>
                      </w:r>
                      <w:r>
                        <w:rPr>
                          <w:color w:val="000000"/>
                        </w:rPr>
                        <w:tab/>
                      </w:r>
                      <w:r>
                        <w:rPr>
                          <w:color w:val="000000"/>
                          <w:spacing w:val="-2"/>
                        </w:rPr>
                        <w:t>Cross-national</w:t>
                      </w:r>
                      <w:r>
                        <w:rPr>
                          <w:color w:val="000000"/>
                          <w:spacing w:val="-3"/>
                        </w:rPr>
                        <w:t xml:space="preserve"> </w:t>
                      </w:r>
                      <w:r>
                        <w:rPr>
                          <w:color w:val="000000"/>
                          <w:spacing w:val="-2"/>
                        </w:rPr>
                        <w:t>academic research</w:t>
                      </w:r>
                    </w:p>
                  </w:txbxContent>
                </v:textbox>
                <w10:wrap type="topAndBottom" anchorx="page"/>
              </v:shape>
            </w:pict>
          </mc:Fallback>
        </mc:AlternateContent>
      </w:r>
      <w:r>
        <w:t>Jacobson</w:t>
      </w:r>
      <w:r>
        <w:rPr>
          <w:spacing w:val="21"/>
        </w:rPr>
        <w:t xml:space="preserve"> </w:t>
      </w:r>
      <w:r>
        <w:t>et</w:t>
      </w:r>
      <w:r>
        <w:rPr>
          <w:spacing w:val="21"/>
        </w:rPr>
        <w:t xml:space="preserve"> </w:t>
      </w:r>
      <w:r>
        <w:t>al.</w:t>
      </w:r>
      <w:r>
        <w:rPr>
          <w:spacing w:val="45"/>
        </w:rPr>
        <w:t xml:space="preserve"> </w:t>
      </w:r>
      <w:r>
        <w:t>(2007)</w:t>
      </w:r>
      <w:r>
        <w:rPr>
          <w:spacing w:val="21"/>
        </w:rPr>
        <w:t xml:space="preserve"> </w:t>
      </w:r>
      <w:r>
        <w:rPr>
          <w:spacing w:val="-4"/>
        </w:rPr>
        <w:t>[</w:t>
      </w:r>
      <w:hyperlink w:anchor="_bookmark200" w:history="1">
        <w:r>
          <w:rPr>
            <w:color w:val="0000FF"/>
            <w:spacing w:val="-4"/>
          </w:rPr>
          <w:t>81</w:t>
        </w:r>
      </w:hyperlink>
      <w:r>
        <w:rPr>
          <w:spacing w:val="-4"/>
        </w:rPr>
        <w:t>]</w:t>
      </w:r>
      <w:r>
        <w:tab/>
      </w:r>
      <w:r>
        <w:rPr>
          <w:spacing w:val="-5"/>
        </w:rPr>
        <w:t>Government</w:t>
      </w:r>
      <w:r>
        <w:rPr>
          <w:spacing w:val="3"/>
        </w:rPr>
        <w:t xml:space="preserve"> </w:t>
      </w:r>
      <w:r>
        <w:rPr>
          <w:spacing w:val="-2"/>
        </w:rPr>
        <w:t>research</w:t>
      </w:r>
    </w:p>
    <w:p w14:paraId="55D9F4DF" w14:textId="77777777" w:rsidR="00620CF6" w:rsidRDefault="00000000">
      <w:pPr>
        <w:pStyle w:val="BodyText"/>
        <w:tabs>
          <w:tab w:val="left" w:pos="7844"/>
        </w:tabs>
        <w:spacing w:before="168" w:after="60"/>
        <w:ind w:left="376"/>
      </w:pPr>
      <w:r>
        <w:t>Kessler</w:t>
      </w:r>
      <w:r>
        <w:rPr>
          <w:spacing w:val="9"/>
        </w:rPr>
        <w:t xml:space="preserve"> </w:t>
      </w:r>
      <w:r>
        <w:t>&amp;</w:t>
      </w:r>
      <w:r>
        <w:rPr>
          <w:spacing w:val="9"/>
        </w:rPr>
        <w:t xml:space="preserve"> </w:t>
      </w:r>
      <w:proofErr w:type="spellStart"/>
      <w:r>
        <w:t>Pestieau</w:t>
      </w:r>
      <w:proofErr w:type="spellEnd"/>
      <w:r>
        <w:rPr>
          <w:spacing w:val="9"/>
        </w:rPr>
        <w:t xml:space="preserve"> </w:t>
      </w:r>
      <w:r>
        <w:t>(1991)</w:t>
      </w:r>
      <w:r>
        <w:rPr>
          <w:spacing w:val="9"/>
        </w:rPr>
        <w:t xml:space="preserve"> </w:t>
      </w:r>
      <w:r>
        <w:rPr>
          <w:spacing w:val="-4"/>
        </w:rPr>
        <w:t>[</w:t>
      </w:r>
      <w:hyperlink w:anchor="_bookmark204" w:history="1">
        <w:r>
          <w:rPr>
            <w:color w:val="0000FF"/>
            <w:spacing w:val="-4"/>
          </w:rPr>
          <w:t>85</w:t>
        </w:r>
      </w:hyperlink>
      <w:r>
        <w:rPr>
          <w:spacing w:val="-4"/>
        </w:rPr>
        <w:t>]</w:t>
      </w:r>
      <w:r>
        <w:tab/>
      </w:r>
      <w:r>
        <w:rPr>
          <w:spacing w:val="-2"/>
        </w:rPr>
        <w:t>Cross-national</w:t>
      </w:r>
      <w:r>
        <w:rPr>
          <w:spacing w:val="-3"/>
        </w:rPr>
        <w:t xml:space="preserve"> </w:t>
      </w:r>
      <w:r>
        <w:rPr>
          <w:spacing w:val="-2"/>
        </w:rPr>
        <w:t>academic research</w:t>
      </w:r>
    </w:p>
    <w:p w14:paraId="2593F1EB" w14:textId="77777777" w:rsidR="00620CF6" w:rsidRDefault="00000000">
      <w:pPr>
        <w:pStyle w:val="BodyText"/>
        <w:ind w:left="256"/>
      </w:pPr>
      <w:r>
        <w:rPr>
          <w:noProof/>
        </w:rPr>
        <mc:AlternateContent>
          <mc:Choice Requires="wps">
            <w:drawing>
              <wp:inline distT="0" distB="0" distL="0" distR="0" wp14:anchorId="305616DF" wp14:editId="71B831FD">
                <wp:extent cx="6862445" cy="253365"/>
                <wp:effectExtent l="0" t="0" r="0" b="0"/>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3892F541" w14:textId="77777777" w:rsidR="00620CF6" w:rsidRDefault="00000000">
                            <w:pPr>
                              <w:pStyle w:val="BodyText"/>
                              <w:tabs>
                                <w:tab w:val="left" w:pos="7587"/>
                              </w:tabs>
                              <w:spacing w:before="69"/>
                              <w:ind w:left="119"/>
                              <w:rPr>
                                <w:color w:val="000000"/>
                              </w:rPr>
                            </w:pPr>
                            <w:r>
                              <w:rPr>
                                <w:color w:val="000000"/>
                              </w:rPr>
                              <w:t>Kley</w:t>
                            </w:r>
                            <w:r>
                              <w:rPr>
                                <w:color w:val="000000"/>
                                <w:spacing w:val="17"/>
                              </w:rPr>
                              <w:t xml:space="preserve"> </w:t>
                            </w:r>
                            <w:r>
                              <w:rPr>
                                <w:color w:val="000000"/>
                              </w:rPr>
                              <w:t>(2012)</w:t>
                            </w:r>
                            <w:r>
                              <w:rPr>
                                <w:color w:val="000000"/>
                                <w:spacing w:val="20"/>
                              </w:rPr>
                              <w:t xml:space="preserve"> </w:t>
                            </w:r>
                            <w:r>
                              <w:rPr>
                                <w:color w:val="000000"/>
                                <w:spacing w:val="-4"/>
                              </w:rPr>
                              <w:t>[</w:t>
                            </w:r>
                            <w:hyperlink w:anchor="_bookmark207" w:history="1">
                              <w:r>
                                <w:rPr>
                                  <w:color w:val="0000FF"/>
                                  <w:spacing w:val="-4"/>
                                </w:rPr>
                                <w:t>88</w:t>
                              </w:r>
                            </w:hyperlink>
                            <w:r>
                              <w:rPr>
                                <w:color w:val="000000"/>
                                <w:spacing w:val="-4"/>
                              </w:rPr>
                              <w:t>]</w:t>
                            </w:r>
                            <w:r>
                              <w:rPr>
                                <w:color w:val="000000"/>
                              </w:rPr>
                              <w:tab/>
                            </w:r>
                            <w:r>
                              <w:rPr>
                                <w:color w:val="000000"/>
                                <w:spacing w:val="-4"/>
                              </w:rPr>
                              <w:t>Academic</w:t>
                            </w:r>
                            <w:r>
                              <w:rPr>
                                <w:color w:val="000000"/>
                                <w:spacing w:val="-1"/>
                              </w:rPr>
                              <w:t xml:space="preserve"> </w:t>
                            </w:r>
                            <w:r>
                              <w:rPr>
                                <w:color w:val="000000"/>
                                <w:spacing w:val="-2"/>
                              </w:rPr>
                              <w:t>research</w:t>
                            </w:r>
                          </w:p>
                        </w:txbxContent>
                      </wps:txbx>
                      <wps:bodyPr wrap="square" lIns="0" tIns="0" rIns="0" bIns="0" rtlCol="0">
                        <a:noAutofit/>
                      </wps:bodyPr>
                    </wps:wsp>
                  </a:graphicData>
                </a:graphic>
              </wp:inline>
            </w:drawing>
          </mc:Choice>
          <mc:Fallback>
            <w:pict>
              <v:shape w14:anchorId="305616DF" id="Textbox 197" o:spid="_x0000_s1152"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Oj/2nu2AQAAVwMAAA4AAAAAAAAAAAAAAAAALgIAAGRycy9lMm9Eb2Mu&#10;eG1sUEsBAi0AFAAGAAgAAAAhAELK2ZfaAAAABQEAAA8AAAAAAAAAAAAAAAAAEAQAAGRycy9kb3du&#10;cmV2LnhtbFBLBQYAAAAABAAEAPMAAAAXBQAAAAA=&#10;" fillcolor="#f7f7f7" stroked="f">
                <v:textbox inset="0,0,0,0">
                  <w:txbxContent>
                    <w:p w14:paraId="3892F541" w14:textId="77777777" w:rsidR="00620CF6" w:rsidRDefault="00000000">
                      <w:pPr>
                        <w:pStyle w:val="BodyText"/>
                        <w:tabs>
                          <w:tab w:val="left" w:pos="7587"/>
                        </w:tabs>
                        <w:spacing w:before="69"/>
                        <w:ind w:left="119"/>
                        <w:rPr>
                          <w:color w:val="000000"/>
                        </w:rPr>
                      </w:pPr>
                      <w:r>
                        <w:rPr>
                          <w:color w:val="000000"/>
                        </w:rPr>
                        <w:t>Kley</w:t>
                      </w:r>
                      <w:r>
                        <w:rPr>
                          <w:color w:val="000000"/>
                          <w:spacing w:val="17"/>
                        </w:rPr>
                        <w:t xml:space="preserve"> </w:t>
                      </w:r>
                      <w:r>
                        <w:rPr>
                          <w:color w:val="000000"/>
                        </w:rPr>
                        <w:t>(2012)</w:t>
                      </w:r>
                      <w:r>
                        <w:rPr>
                          <w:color w:val="000000"/>
                          <w:spacing w:val="20"/>
                        </w:rPr>
                        <w:t xml:space="preserve"> </w:t>
                      </w:r>
                      <w:r>
                        <w:rPr>
                          <w:color w:val="000000"/>
                          <w:spacing w:val="-4"/>
                        </w:rPr>
                        <w:t>[</w:t>
                      </w:r>
                      <w:hyperlink w:anchor="_bookmark207" w:history="1">
                        <w:r>
                          <w:rPr>
                            <w:color w:val="0000FF"/>
                            <w:spacing w:val="-4"/>
                          </w:rPr>
                          <w:t>88</w:t>
                        </w:r>
                      </w:hyperlink>
                      <w:r>
                        <w:rPr>
                          <w:color w:val="000000"/>
                          <w:spacing w:val="-4"/>
                        </w:rPr>
                        <w:t>]</w:t>
                      </w:r>
                      <w:r>
                        <w:rPr>
                          <w:color w:val="000000"/>
                        </w:rPr>
                        <w:tab/>
                      </w:r>
                      <w:r>
                        <w:rPr>
                          <w:color w:val="000000"/>
                          <w:spacing w:val="-4"/>
                        </w:rPr>
                        <w:t>Academic</w:t>
                      </w:r>
                      <w:r>
                        <w:rPr>
                          <w:color w:val="000000"/>
                          <w:spacing w:val="-1"/>
                        </w:rPr>
                        <w:t xml:space="preserve"> </w:t>
                      </w:r>
                      <w:r>
                        <w:rPr>
                          <w:color w:val="000000"/>
                          <w:spacing w:val="-2"/>
                        </w:rPr>
                        <w:t>research</w:t>
                      </w:r>
                    </w:p>
                  </w:txbxContent>
                </v:textbox>
                <w10:anchorlock/>
              </v:shape>
            </w:pict>
          </mc:Fallback>
        </mc:AlternateContent>
      </w:r>
    </w:p>
    <w:p w14:paraId="37B49538" w14:textId="77777777" w:rsidR="00620CF6" w:rsidRDefault="00000000">
      <w:pPr>
        <w:pStyle w:val="BodyText"/>
        <w:tabs>
          <w:tab w:val="left" w:pos="7844"/>
        </w:tabs>
        <w:spacing w:before="47"/>
        <w:ind w:left="376"/>
      </w:pPr>
      <w:r>
        <w:rPr>
          <w:noProof/>
        </w:rPr>
        <mc:AlternateContent>
          <mc:Choice Requires="wps">
            <w:drawing>
              <wp:anchor distT="0" distB="0" distL="0" distR="0" simplePos="0" relativeHeight="487648256" behindDoc="1" locked="0" layoutInCell="1" allowOverlap="1" wp14:anchorId="4262B3F7" wp14:editId="5F9EEAB6">
                <wp:simplePos x="0" y="0"/>
                <wp:positionH relativeFrom="page">
                  <wp:posOffset>1598206</wp:posOffset>
                </wp:positionH>
                <wp:positionV relativeFrom="paragraph">
                  <wp:posOffset>239103</wp:posOffset>
                </wp:positionV>
                <wp:extent cx="6862445" cy="253365"/>
                <wp:effectExtent l="0" t="0" r="0" b="0"/>
                <wp:wrapTopAndBottom/>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03A418EF" w14:textId="77777777" w:rsidR="00620CF6" w:rsidRDefault="00000000">
                            <w:pPr>
                              <w:pStyle w:val="BodyText"/>
                              <w:tabs>
                                <w:tab w:val="left" w:pos="7587"/>
                              </w:tabs>
                              <w:spacing w:before="69"/>
                              <w:ind w:left="119"/>
                              <w:rPr>
                                <w:color w:val="000000"/>
                              </w:rPr>
                            </w:pPr>
                            <w:r>
                              <w:rPr>
                                <w:color w:val="000000"/>
                              </w:rPr>
                              <w:t>Lin</w:t>
                            </w:r>
                            <w:r>
                              <w:rPr>
                                <w:color w:val="000000"/>
                                <w:spacing w:val="19"/>
                              </w:rPr>
                              <w:t xml:space="preserve"> </w:t>
                            </w:r>
                            <w:r>
                              <w:rPr>
                                <w:color w:val="000000"/>
                              </w:rPr>
                              <w:t>et</w:t>
                            </w:r>
                            <w:r>
                              <w:rPr>
                                <w:color w:val="000000"/>
                                <w:spacing w:val="19"/>
                              </w:rPr>
                              <w:t xml:space="preserve"> </w:t>
                            </w:r>
                            <w:r>
                              <w:rPr>
                                <w:color w:val="000000"/>
                              </w:rPr>
                              <w:t>al.</w:t>
                            </w:r>
                            <w:r>
                              <w:rPr>
                                <w:color w:val="000000"/>
                                <w:spacing w:val="42"/>
                              </w:rPr>
                              <w:t xml:space="preserve"> </w:t>
                            </w:r>
                            <w:r>
                              <w:rPr>
                                <w:color w:val="000000"/>
                              </w:rPr>
                              <w:t>(2018)</w:t>
                            </w:r>
                            <w:r>
                              <w:rPr>
                                <w:color w:val="000000"/>
                                <w:spacing w:val="20"/>
                              </w:rPr>
                              <w:t xml:space="preserve"> </w:t>
                            </w:r>
                            <w:r>
                              <w:rPr>
                                <w:color w:val="000000"/>
                                <w:spacing w:val="-4"/>
                              </w:rPr>
                              <w:t>[</w:t>
                            </w:r>
                            <w:hyperlink w:anchor="_bookmark210" w:history="1">
                              <w:r>
                                <w:rPr>
                                  <w:color w:val="0000FF"/>
                                  <w:spacing w:val="-4"/>
                                </w:rPr>
                                <w:t>91</w:t>
                              </w:r>
                            </w:hyperlink>
                            <w:r>
                              <w:rPr>
                                <w:color w:val="000000"/>
                                <w:spacing w:val="-4"/>
                              </w:rPr>
                              <w:t>]</w:t>
                            </w:r>
                            <w:r>
                              <w:rPr>
                                <w:color w:val="000000"/>
                              </w:rPr>
                              <w:tab/>
                            </w:r>
                            <w:r>
                              <w:rPr>
                                <w:color w:val="000000"/>
                                <w:spacing w:val="-5"/>
                              </w:rPr>
                              <w:t>Academic</w:t>
                            </w:r>
                            <w:r>
                              <w:rPr>
                                <w:color w:val="000000"/>
                                <w:spacing w:val="7"/>
                              </w:rPr>
                              <w:t xml:space="preserve"> </w:t>
                            </w:r>
                            <w:r>
                              <w:rPr>
                                <w:color w:val="000000"/>
                                <w:spacing w:val="-2"/>
                              </w:rPr>
                              <w:t>research</w:t>
                            </w:r>
                          </w:p>
                        </w:txbxContent>
                      </wps:txbx>
                      <wps:bodyPr wrap="square" lIns="0" tIns="0" rIns="0" bIns="0" rtlCol="0">
                        <a:noAutofit/>
                      </wps:bodyPr>
                    </wps:wsp>
                  </a:graphicData>
                </a:graphic>
              </wp:anchor>
            </w:drawing>
          </mc:Choice>
          <mc:Fallback>
            <w:pict>
              <v:shape w14:anchorId="4262B3F7" id="Textbox 198" o:spid="_x0000_s1153" type="#_x0000_t202" style="position:absolute;left:0;text-align:left;margin-left:125.85pt;margin-top:18.85pt;width:540.35pt;height:19.95pt;z-index:-15668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" fillcolor="#f7f7f7" stroked="f">
                <v:textbox inset="0,0,0,0">
                  <w:txbxContent>
                    <w:p w14:paraId="03A418EF" w14:textId="77777777" w:rsidR="00620CF6" w:rsidRDefault="00000000">
                      <w:pPr>
                        <w:pStyle w:val="BodyText"/>
                        <w:tabs>
                          <w:tab w:val="left" w:pos="7587"/>
                        </w:tabs>
                        <w:spacing w:before="69"/>
                        <w:ind w:left="119"/>
                        <w:rPr>
                          <w:color w:val="000000"/>
                        </w:rPr>
                      </w:pPr>
                      <w:r>
                        <w:rPr>
                          <w:color w:val="000000"/>
                        </w:rPr>
                        <w:t>Lin</w:t>
                      </w:r>
                      <w:r>
                        <w:rPr>
                          <w:color w:val="000000"/>
                          <w:spacing w:val="19"/>
                        </w:rPr>
                        <w:t xml:space="preserve"> </w:t>
                      </w:r>
                      <w:r>
                        <w:rPr>
                          <w:color w:val="000000"/>
                        </w:rPr>
                        <w:t>et</w:t>
                      </w:r>
                      <w:r>
                        <w:rPr>
                          <w:color w:val="000000"/>
                          <w:spacing w:val="19"/>
                        </w:rPr>
                        <w:t xml:space="preserve"> </w:t>
                      </w:r>
                      <w:r>
                        <w:rPr>
                          <w:color w:val="000000"/>
                        </w:rPr>
                        <w:t>al.</w:t>
                      </w:r>
                      <w:r>
                        <w:rPr>
                          <w:color w:val="000000"/>
                          <w:spacing w:val="42"/>
                        </w:rPr>
                        <w:t xml:space="preserve"> </w:t>
                      </w:r>
                      <w:r>
                        <w:rPr>
                          <w:color w:val="000000"/>
                        </w:rPr>
                        <w:t>(2018)</w:t>
                      </w:r>
                      <w:r>
                        <w:rPr>
                          <w:color w:val="000000"/>
                          <w:spacing w:val="20"/>
                        </w:rPr>
                        <w:t xml:space="preserve"> </w:t>
                      </w:r>
                      <w:r>
                        <w:rPr>
                          <w:color w:val="000000"/>
                          <w:spacing w:val="-4"/>
                        </w:rPr>
                        <w:t>[</w:t>
                      </w:r>
                      <w:hyperlink w:anchor="_bookmark210" w:history="1">
                        <w:r>
                          <w:rPr>
                            <w:color w:val="0000FF"/>
                            <w:spacing w:val="-4"/>
                          </w:rPr>
                          <w:t>91</w:t>
                        </w:r>
                      </w:hyperlink>
                      <w:r>
                        <w:rPr>
                          <w:color w:val="000000"/>
                          <w:spacing w:val="-4"/>
                        </w:rPr>
                        <w:t>]</w:t>
                      </w:r>
                      <w:r>
                        <w:rPr>
                          <w:color w:val="000000"/>
                        </w:rPr>
                        <w:tab/>
                      </w:r>
                      <w:r>
                        <w:rPr>
                          <w:color w:val="000000"/>
                          <w:spacing w:val="-5"/>
                        </w:rPr>
                        <w:t>Academic</w:t>
                      </w:r>
                      <w:r>
                        <w:rPr>
                          <w:color w:val="000000"/>
                          <w:spacing w:val="7"/>
                        </w:rPr>
                        <w:t xml:space="preserve"> </w:t>
                      </w:r>
                      <w:r>
                        <w:rPr>
                          <w:color w:val="000000"/>
                          <w:spacing w:val="-2"/>
                        </w:rPr>
                        <w:t>research</w:t>
                      </w:r>
                    </w:p>
                  </w:txbxContent>
                </v:textbox>
                <w10:wrap type="topAndBottom" anchorx="page"/>
              </v:shape>
            </w:pict>
          </mc:Fallback>
        </mc:AlternateContent>
      </w:r>
      <w:r>
        <w:t>Law</w:t>
      </w:r>
      <w:r>
        <w:rPr>
          <w:spacing w:val="5"/>
        </w:rPr>
        <w:t xml:space="preserve"> </w:t>
      </w:r>
      <w:r>
        <w:t>and</w:t>
      </w:r>
      <w:r>
        <w:rPr>
          <w:spacing w:val="6"/>
        </w:rPr>
        <w:t xml:space="preserve"> </w:t>
      </w:r>
      <w:r>
        <w:t>regulations</w:t>
      </w:r>
      <w:r>
        <w:rPr>
          <w:spacing w:val="6"/>
        </w:rPr>
        <w:t xml:space="preserve"> </w:t>
      </w:r>
      <w:r>
        <w:t>relating</w:t>
      </w:r>
      <w:r>
        <w:rPr>
          <w:spacing w:val="6"/>
        </w:rPr>
        <w:t xml:space="preserve"> </w:t>
      </w:r>
      <w:r>
        <w:t>to</w:t>
      </w:r>
      <w:r>
        <w:rPr>
          <w:spacing w:val="6"/>
        </w:rPr>
        <w:t xml:space="preserve"> </w:t>
      </w:r>
      <w:r>
        <w:t>the</w:t>
      </w:r>
      <w:r>
        <w:rPr>
          <w:spacing w:val="5"/>
        </w:rPr>
        <w:t xml:space="preserve"> </w:t>
      </w:r>
      <w:r>
        <w:t>estate</w:t>
      </w:r>
      <w:r>
        <w:rPr>
          <w:spacing w:val="6"/>
        </w:rPr>
        <w:t xml:space="preserve"> </w:t>
      </w:r>
      <w:r>
        <w:t>tax</w:t>
      </w:r>
      <w:r>
        <w:rPr>
          <w:spacing w:val="6"/>
        </w:rPr>
        <w:t xml:space="preserve"> </w:t>
      </w:r>
      <w:r>
        <w:t>(1917)</w:t>
      </w:r>
      <w:r>
        <w:rPr>
          <w:spacing w:val="6"/>
        </w:rPr>
        <w:t xml:space="preserve"> </w:t>
      </w:r>
      <w:r>
        <w:rPr>
          <w:spacing w:val="-2"/>
        </w:rPr>
        <w:t>[</w:t>
      </w:r>
      <w:hyperlink w:anchor="_bookmark263" w:history="1">
        <w:r>
          <w:rPr>
            <w:color w:val="0000FF"/>
            <w:spacing w:val="-2"/>
          </w:rPr>
          <w:t>144</w:t>
        </w:r>
      </w:hyperlink>
      <w:r>
        <w:rPr>
          <w:spacing w:val="-2"/>
        </w:rPr>
        <w:t>]</w:t>
      </w:r>
      <w:r>
        <w:tab/>
      </w:r>
      <w:r>
        <w:rPr>
          <w:spacing w:val="-5"/>
        </w:rPr>
        <w:t>Government</w:t>
      </w:r>
      <w:r>
        <w:rPr>
          <w:spacing w:val="3"/>
        </w:rPr>
        <w:t xml:space="preserve"> </w:t>
      </w:r>
      <w:proofErr w:type="gramStart"/>
      <w:r>
        <w:rPr>
          <w:spacing w:val="-2"/>
        </w:rPr>
        <w:t>legislation</w:t>
      </w:r>
      <w:proofErr w:type="gramEnd"/>
    </w:p>
    <w:p w14:paraId="25CD5ECF" w14:textId="77777777" w:rsidR="00620CF6" w:rsidRDefault="00000000">
      <w:pPr>
        <w:pStyle w:val="BodyText"/>
        <w:tabs>
          <w:tab w:val="left" w:pos="7844"/>
        </w:tabs>
        <w:spacing w:before="69"/>
        <w:ind w:left="376"/>
      </w:pPr>
      <w:r>
        <w:rPr>
          <w:spacing w:val="-2"/>
        </w:rPr>
        <w:t>Luzkow</w:t>
      </w:r>
      <w:r>
        <w:rPr>
          <w:spacing w:val="-1"/>
        </w:rPr>
        <w:t xml:space="preserve"> </w:t>
      </w:r>
      <w:r>
        <w:rPr>
          <w:spacing w:val="-2"/>
        </w:rPr>
        <w:t>(2018)</w:t>
      </w:r>
      <w:r>
        <w:t xml:space="preserve"> </w:t>
      </w:r>
      <w:r>
        <w:rPr>
          <w:spacing w:val="-4"/>
        </w:rPr>
        <w:t>[</w:t>
      </w:r>
      <w:hyperlink w:anchor="_bookmark214" w:history="1">
        <w:r>
          <w:rPr>
            <w:color w:val="0000FF"/>
            <w:spacing w:val="-4"/>
          </w:rPr>
          <w:t>95</w:t>
        </w:r>
      </w:hyperlink>
      <w:r>
        <w:rPr>
          <w:spacing w:val="-4"/>
        </w:rPr>
        <w:t>]</w:t>
      </w:r>
      <w:r>
        <w:tab/>
      </w:r>
      <w:r>
        <w:rPr>
          <w:spacing w:val="-5"/>
        </w:rPr>
        <w:t>Academic</w:t>
      </w:r>
      <w:r>
        <w:rPr>
          <w:spacing w:val="7"/>
        </w:rPr>
        <w:t xml:space="preserve"> </w:t>
      </w:r>
      <w:r>
        <w:rPr>
          <w:spacing w:val="-2"/>
        </w:rPr>
        <w:t>research</w:t>
      </w:r>
    </w:p>
    <w:p w14:paraId="52BB0064" w14:textId="77777777" w:rsidR="00620CF6" w:rsidRDefault="00000000">
      <w:pPr>
        <w:pStyle w:val="BodyText"/>
        <w:rPr>
          <w:sz w:val="10"/>
        </w:rPr>
      </w:pPr>
      <w:r>
        <w:rPr>
          <w:noProof/>
        </w:rPr>
        <mc:AlternateContent>
          <mc:Choice Requires="wps">
            <w:drawing>
              <wp:anchor distT="0" distB="0" distL="0" distR="0" simplePos="0" relativeHeight="487648768" behindDoc="1" locked="0" layoutInCell="1" allowOverlap="1" wp14:anchorId="6E9F3C1B" wp14:editId="6DD1B88A">
                <wp:simplePos x="0" y="0"/>
                <wp:positionH relativeFrom="page">
                  <wp:posOffset>1598206</wp:posOffset>
                </wp:positionH>
                <wp:positionV relativeFrom="paragraph">
                  <wp:posOffset>101216</wp:posOffset>
                </wp:positionV>
                <wp:extent cx="6862445" cy="253365"/>
                <wp:effectExtent l="0" t="0" r="0" b="0"/>
                <wp:wrapTopAndBottom/>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1A9F9379" w14:textId="77777777" w:rsidR="00620CF6" w:rsidRDefault="00000000">
                            <w:pPr>
                              <w:pStyle w:val="BodyText"/>
                              <w:tabs>
                                <w:tab w:val="left" w:pos="7587"/>
                              </w:tabs>
                              <w:spacing w:before="69"/>
                              <w:ind w:left="119"/>
                              <w:rPr>
                                <w:color w:val="000000"/>
                              </w:rPr>
                            </w:pPr>
                            <w:r>
                              <w:rPr>
                                <w:color w:val="000000"/>
                              </w:rPr>
                              <w:t>OECD</w:t>
                            </w:r>
                            <w:r>
                              <w:rPr>
                                <w:color w:val="000000"/>
                                <w:spacing w:val="26"/>
                              </w:rPr>
                              <w:t xml:space="preserve"> </w:t>
                            </w:r>
                            <w:r>
                              <w:rPr>
                                <w:color w:val="000000"/>
                              </w:rPr>
                              <w:t>(2021)</w:t>
                            </w:r>
                            <w:r>
                              <w:rPr>
                                <w:color w:val="000000"/>
                                <w:spacing w:val="27"/>
                              </w:rPr>
                              <w:t xml:space="preserve"> </w:t>
                            </w:r>
                            <w:r>
                              <w:rPr>
                                <w:color w:val="000000"/>
                                <w:spacing w:val="-4"/>
                              </w:rPr>
                              <w:t>[</w:t>
                            </w:r>
                            <w:hyperlink w:anchor="_bookmark219" w:history="1">
                              <w:r>
                                <w:rPr>
                                  <w:color w:val="0000FF"/>
                                  <w:spacing w:val="-4"/>
                                </w:rPr>
                                <w:t>100</w:t>
                              </w:r>
                            </w:hyperlink>
                            <w:r>
                              <w:rPr>
                                <w:color w:val="000000"/>
                                <w:spacing w:val="-4"/>
                              </w:rPr>
                              <w:t>]</w:t>
                            </w:r>
                            <w:r>
                              <w:rPr>
                                <w:color w:val="000000"/>
                              </w:rPr>
                              <w:tab/>
                            </w:r>
                            <w:r>
                              <w:rPr>
                                <w:color w:val="000000"/>
                                <w:spacing w:val="-4"/>
                              </w:rPr>
                              <w:t>Cross-national</w:t>
                            </w:r>
                            <w:r>
                              <w:rPr>
                                <w:color w:val="000000"/>
                                <w:spacing w:val="6"/>
                              </w:rPr>
                              <w:t xml:space="preserve"> </w:t>
                            </w:r>
                            <w:r>
                              <w:rPr>
                                <w:color w:val="000000"/>
                                <w:spacing w:val="-4"/>
                              </w:rPr>
                              <w:t>government</w:t>
                            </w:r>
                            <w:r>
                              <w:rPr>
                                <w:color w:val="000000"/>
                                <w:spacing w:val="6"/>
                              </w:rPr>
                              <w:t xml:space="preserve"> </w:t>
                            </w:r>
                            <w:r>
                              <w:rPr>
                                <w:color w:val="000000"/>
                                <w:spacing w:val="-4"/>
                              </w:rPr>
                              <w:t>research</w:t>
                            </w:r>
                          </w:p>
                        </w:txbxContent>
                      </wps:txbx>
                      <wps:bodyPr wrap="square" lIns="0" tIns="0" rIns="0" bIns="0" rtlCol="0">
                        <a:noAutofit/>
                      </wps:bodyPr>
                    </wps:wsp>
                  </a:graphicData>
                </a:graphic>
              </wp:anchor>
            </w:drawing>
          </mc:Choice>
          <mc:Fallback>
            <w:pict>
              <v:shape w14:anchorId="6E9F3C1B" id="Textbox 199" o:spid="_x0000_s1154" type="#_x0000_t202" style="position:absolute;margin-left:125.85pt;margin-top:7.95pt;width:540.35pt;height:19.95pt;z-index:-15667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" fillcolor="#f7f7f7" stroked="f">
                <v:textbox inset="0,0,0,0">
                  <w:txbxContent>
                    <w:p w14:paraId="1A9F9379" w14:textId="77777777" w:rsidR="00620CF6" w:rsidRDefault="00000000">
                      <w:pPr>
                        <w:pStyle w:val="BodyText"/>
                        <w:tabs>
                          <w:tab w:val="left" w:pos="7587"/>
                        </w:tabs>
                        <w:spacing w:before="69"/>
                        <w:ind w:left="119"/>
                        <w:rPr>
                          <w:color w:val="000000"/>
                        </w:rPr>
                      </w:pPr>
                      <w:r>
                        <w:rPr>
                          <w:color w:val="000000"/>
                        </w:rPr>
                        <w:t>OECD</w:t>
                      </w:r>
                      <w:r>
                        <w:rPr>
                          <w:color w:val="000000"/>
                          <w:spacing w:val="26"/>
                        </w:rPr>
                        <w:t xml:space="preserve"> </w:t>
                      </w:r>
                      <w:r>
                        <w:rPr>
                          <w:color w:val="000000"/>
                        </w:rPr>
                        <w:t>(2021)</w:t>
                      </w:r>
                      <w:r>
                        <w:rPr>
                          <w:color w:val="000000"/>
                          <w:spacing w:val="27"/>
                        </w:rPr>
                        <w:t xml:space="preserve"> </w:t>
                      </w:r>
                      <w:r>
                        <w:rPr>
                          <w:color w:val="000000"/>
                          <w:spacing w:val="-4"/>
                        </w:rPr>
                        <w:t>[</w:t>
                      </w:r>
                      <w:hyperlink w:anchor="_bookmark219" w:history="1">
                        <w:r>
                          <w:rPr>
                            <w:color w:val="0000FF"/>
                            <w:spacing w:val="-4"/>
                          </w:rPr>
                          <w:t>100</w:t>
                        </w:r>
                      </w:hyperlink>
                      <w:r>
                        <w:rPr>
                          <w:color w:val="000000"/>
                          <w:spacing w:val="-4"/>
                        </w:rPr>
                        <w:t>]</w:t>
                      </w:r>
                      <w:r>
                        <w:rPr>
                          <w:color w:val="000000"/>
                        </w:rPr>
                        <w:tab/>
                      </w:r>
                      <w:r>
                        <w:rPr>
                          <w:color w:val="000000"/>
                          <w:spacing w:val="-4"/>
                        </w:rPr>
                        <w:t>Cross-national</w:t>
                      </w:r>
                      <w:r>
                        <w:rPr>
                          <w:color w:val="000000"/>
                          <w:spacing w:val="6"/>
                        </w:rPr>
                        <w:t xml:space="preserve"> </w:t>
                      </w:r>
                      <w:r>
                        <w:rPr>
                          <w:color w:val="000000"/>
                          <w:spacing w:val="-4"/>
                        </w:rPr>
                        <w:t>government</w:t>
                      </w:r>
                      <w:r>
                        <w:rPr>
                          <w:color w:val="000000"/>
                          <w:spacing w:val="6"/>
                        </w:rPr>
                        <w:t xml:space="preserve"> </w:t>
                      </w:r>
                      <w:r>
                        <w:rPr>
                          <w:color w:val="000000"/>
                          <w:spacing w:val="-4"/>
                        </w:rPr>
                        <w:t>research</w:t>
                      </w:r>
                    </w:p>
                  </w:txbxContent>
                </v:textbox>
                <w10:wrap type="topAndBottom" anchorx="page"/>
              </v:shape>
            </w:pict>
          </mc:Fallback>
        </mc:AlternateContent>
      </w:r>
    </w:p>
    <w:p w14:paraId="6B0AEA52" w14:textId="77777777" w:rsidR="00620CF6" w:rsidRDefault="00000000">
      <w:pPr>
        <w:pStyle w:val="BodyText"/>
        <w:tabs>
          <w:tab w:val="left" w:pos="7844"/>
        </w:tabs>
        <w:spacing w:before="69" w:after="60"/>
        <w:ind w:left="376"/>
      </w:pPr>
      <w:r>
        <w:t>OECD</w:t>
      </w:r>
      <w:r>
        <w:rPr>
          <w:spacing w:val="9"/>
        </w:rPr>
        <w:t xml:space="preserve"> </w:t>
      </w:r>
      <w:r>
        <w:t>Revenue</w:t>
      </w:r>
      <w:r>
        <w:rPr>
          <w:spacing w:val="9"/>
        </w:rPr>
        <w:t xml:space="preserve"> </w:t>
      </w:r>
      <w:r>
        <w:t>Statistics</w:t>
      </w:r>
      <w:r>
        <w:rPr>
          <w:spacing w:val="9"/>
        </w:rPr>
        <w:t xml:space="preserve"> </w:t>
      </w:r>
      <w:r>
        <w:t>Database</w:t>
      </w:r>
      <w:r>
        <w:rPr>
          <w:spacing w:val="10"/>
        </w:rPr>
        <w:t xml:space="preserve"> </w:t>
      </w:r>
      <w:r>
        <w:rPr>
          <w:spacing w:val="-2"/>
        </w:rPr>
        <w:t>[</w:t>
      </w:r>
      <w:hyperlink w:anchor="_bookmark221" w:history="1">
        <w:r>
          <w:rPr>
            <w:color w:val="0000FF"/>
            <w:spacing w:val="-2"/>
          </w:rPr>
          <w:t>102</w:t>
        </w:r>
      </w:hyperlink>
      <w:r>
        <w:rPr>
          <w:spacing w:val="-2"/>
        </w:rPr>
        <w:t>]</w:t>
      </w:r>
      <w:r>
        <w:tab/>
      </w:r>
      <w:r>
        <w:rPr>
          <w:spacing w:val="-2"/>
        </w:rPr>
        <w:t>Cross-national</w:t>
      </w:r>
      <w:r>
        <w:rPr>
          <w:spacing w:val="-4"/>
        </w:rPr>
        <w:t xml:space="preserve"> </w:t>
      </w:r>
      <w:r>
        <w:rPr>
          <w:spacing w:val="-2"/>
        </w:rPr>
        <w:t>oﬀicial</w:t>
      </w:r>
      <w:r>
        <w:rPr>
          <w:spacing w:val="-3"/>
        </w:rPr>
        <w:t xml:space="preserve"> </w:t>
      </w:r>
      <w:r>
        <w:rPr>
          <w:spacing w:val="-2"/>
        </w:rPr>
        <w:t>statistics</w:t>
      </w:r>
    </w:p>
    <w:p w14:paraId="1CCC3E82" w14:textId="77777777" w:rsidR="00620CF6" w:rsidRDefault="00000000">
      <w:pPr>
        <w:pStyle w:val="BodyText"/>
        <w:ind w:left="256"/>
      </w:pPr>
      <w:r>
        <w:rPr>
          <w:noProof/>
        </w:rPr>
        <mc:AlternateContent>
          <mc:Choice Requires="wps">
            <w:drawing>
              <wp:inline distT="0" distB="0" distL="0" distR="0" wp14:anchorId="21A17328" wp14:editId="49CB8419">
                <wp:extent cx="6862445" cy="253365"/>
                <wp:effectExtent l="0" t="0" r="0" b="0"/>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6E1370BC" w14:textId="77777777" w:rsidR="00620CF6" w:rsidRDefault="00000000">
                            <w:pPr>
                              <w:pStyle w:val="BodyText"/>
                              <w:tabs>
                                <w:tab w:val="left" w:pos="7587"/>
                              </w:tabs>
                              <w:spacing w:before="69"/>
                              <w:ind w:left="119"/>
                              <w:rPr>
                                <w:color w:val="000000"/>
                              </w:rPr>
                            </w:pPr>
                            <w:r>
                              <w:rPr>
                                <w:color w:val="000000"/>
                              </w:rPr>
                              <w:t>Omnibus</w:t>
                            </w:r>
                            <w:r>
                              <w:rPr>
                                <w:color w:val="000000"/>
                                <w:spacing w:val="2"/>
                              </w:rPr>
                              <w:t xml:space="preserve"> </w:t>
                            </w:r>
                            <w:r>
                              <w:rPr>
                                <w:color w:val="000000"/>
                              </w:rPr>
                              <w:t>Budget</w:t>
                            </w:r>
                            <w:r>
                              <w:rPr>
                                <w:color w:val="000000"/>
                                <w:spacing w:val="5"/>
                              </w:rPr>
                              <w:t xml:space="preserve"> </w:t>
                            </w:r>
                            <w:r>
                              <w:rPr>
                                <w:color w:val="000000"/>
                              </w:rPr>
                              <w:t>Reconciliation</w:t>
                            </w:r>
                            <w:r>
                              <w:rPr>
                                <w:color w:val="000000"/>
                                <w:spacing w:val="5"/>
                              </w:rPr>
                              <w:t xml:space="preserve"> </w:t>
                            </w:r>
                            <w:r>
                              <w:rPr>
                                <w:color w:val="000000"/>
                              </w:rPr>
                              <w:t>Act</w:t>
                            </w:r>
                            <w:r>
                              <w:rPr>
                                <w:color w:val="000000"/>
                                <w:spacing w:val="4"/>
                              </w:rPr>
                              <w:t xml:space="preserve"> </w:t>
                            </w:r>
                            <w:r>
                              <w:rPr>
                                <w:color w:val="000000"/>
                              </w:rPr>
                              <w:t>of</w:t>
                            </w:r>
                            <w:r>
                              <w:rPr>
                                <w:color w:val="000000"/>
                                <w:spacing w:val="5"/>
                              </w:rPr>
                              <w:t xml:space="preserve"> </w:t>
                            </w:r>
                            <w:r>
                              <w:rPr>
                                <w:color w:val="000000"/>
                              </w:rPr>
                              <w:t>1987</w:t>
                            </w:r>
                            <w:r>
                              <w:rPr>
                                <w:color w:val="000000"/>
                                <w:spacing w:val="5"/>
                              </w:rPr>
                              <w:t xml:space="preserve"> </w:t>
                            </w:r>
                            <w:r>
                              <w:rPr>
                                <w:color w:val="000000"/>
                              </w:rPr>
                              <w:t>(United</w:t>
                            </w:r>
                            <w:r>
                              <w:rPr>
                                <w:color w:val="000000"/>
                                <w:spacing w:val="4"/>
                              </w:rPr>
                              <w:t xml:space="preserve"> </w:t>
                            </w:r>
                            <w:r>
                              <w:rPr>
                                <w:color w:val="000000"/>
                              </w:rPr>
                              <w:t>States)</w:t>
                            </w:r>
                            <w:r>
                              <w:rPr>
                                <w:color w:val="000000"/>
                                <w:spacing w:val="5"/>
                              </w:rPr>
                              <w:t xml:space="preserve"> </w:t>
                            </w:r>
                            <w:r>
                              <w:rPr>
                                <w:color w:val="000000"/>
                                <w:spacing w:val="-2"/>
                              </w:rPr>
                              <w:t>[</w:t>
                            </w:r>
                            <w:hyperlink w:anchor="_bookmark225" w:history="1">
                              <w:r>
                                <w:rPr>
                                  <w:color w:val="0000FF"/>
                                  <w:spacing w:val="-2"/>
                                </w:rPr>
                                <w:t>106</w:t>
                              </w:r>
                            </w:hyperlink>
                            <w:r>
                              <w:rPr>
                                <w:color w:val="000000"/>
                                <w:spacing w:val="-2"/>
                              </w:rPr>
                              <w:t>]</w:t>
                            </w:r>
                            <w:r>
                              <w:rPr>
                                <w:color w:val="000000"/>
                              </w:rPr>
                              <w:tab/>
                            </w:r>
                            <w:r>
                              <w:rPr>
                                <w:color w:val="000000"/>
                                <w:spacing w:val="-5"/>
                              </w:rPr>
                              <w:t>Government</w:t>
                            </w:r>
                            <w:r>
                              <w:rPr>
                                <w:color w:val="000000"/>
                                <w:spacing w:val="1"/>
                              </w:rPr>
                              <w:t xml:space="preserve"> </w:t>
                            </w:r>
                            <w:r>
                              <w:rPr>
                                <w:color w:val="000000"/>
                                <w:spacing w:val="-2"/>
                              </w:rPr>
                              <w:t>legislation</w:t>
                            </w:r>
                          </w:p>
                        </w:txbxContent>
                      </wps:txbx>
                      <wps:bodyPr wrap="square" lIns="0" tIns="0" rIns="0" bIns="0" rtlCol="0">
                        <a:noAutofit/>
                      </wps:bodyPr>
                    </wps:wsp>
                  </a:graphicData>
                </a:graphic>
              </wp:inline>
            </w:drawing>
          </mc:Choice>
          <mc:Fallback>
            <w:pict>
              <v:shape w14:anchorId="21A17328" id="Textbox 200" o:spid="_x0000_s1155"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P6RO9m2AQAAVwMAAA4AAAAAAAAAAAAAAAAALgIAAGRycy9lMm9Eb2Mu&#10;eG1sUEsBAi0AFAAGAAgAAAAhAELK2ZfaAAAABQEAAA8AAAAAAAAAAAAAAAAAEAQAAGRycy9kb3du&#10;cmV2LnhtbFBLBQYAAAAABAAEAPMAAAAXBQAAAAA=&#10;" fillcolor="#f7f7f7" stroked="f">
                <v:textbox inset="0,0,0,0">
                  <w:txbxContent>
                    <w:p w14:paraId="6E1370BC" w14:textId="77777777" w:rsidR="00620CF6" w:rsidRDefault="00000000">
                      <w:pPr>
                        <w:pStyle w:val="BodyText"/>
                        <w:tabs>
                          <w:tab w:val="left" w:pos="7587"/>
                        </w:tabs>
                        <w:spacing w:before="69"/>
                        <w:ind w:left="119"/>
                        <w:rPr>
                          <w:color w:val="000000"/>
                        </w:rPr>
                      </w:pPr>
                      <w:r>
                        <w:rPr>
                          <w:color w:val="000000"/>
                        </w:rPr>
                        <w:t>Omnibus</w:t>
                      </w:r>
                      <w:r>
                        <w:rPr>
                          <w:color w:val="000000"/>
                          <w:spacing w:val="2"/>
                        </w:rPr>
                        <w:t xml:space="preserve"> </w:t>
                      </w:r>
                      <w:r>
                        <w:rPr>
                          <w:color w:val="000000"/>
                        </w:rPr>
                        <w:t>Budget</w:t>
                      </w:r>
                      <w:r>
                        <w:rPr>
                          <w:color w:val="000000"/>
                          <w:spacing w:val="5"/>
                        </w:rPr>
                        <w:t xml:space="preserve"> </w:t>
                      </w:r>
                      <w:r>
                        <w:rPr>
                          <w:color w:val="000000"/>
                        </w:rPr>
                        <w:t>Reconciliation</w:t>
                      </w:r>
                      <w:r>
                        <w:rPr>
                          <w:color w:val="000000"/>
                          <w:spacing w:val="5"/>
                        </w:rPr>
                        <w:t xml:space="preserve"> </w:t>
                      </w:r>
                      <w:r>
                        <w:rPr>
                          <w:color w:val="000000"/>
                        </w:rPr>
                        <w:t>Act</w:t>
                      </w:r>
                      <w:r>
                        <w:rPr>
                          <w:color w:val="000000"/>
                          <w:spacing w:val="4"/>
                        </w:rPr>
                        <w:t xml:space="preserve"> </w:t>
                      </w:r>
                      <w:r>
                        <w:rPr>
                          <w:color w:val="000000"/>
                        </w:rPr>
                        <w:t>of</w:t>
                      </w:r>
                      <w:r>
                        <w:rPr>
                          <w:color w:val="000000"/>
                          <w:spacing w:val="5"/>
                        </w:rPr>
                        <w:t xml:space="preserve"> </w:t>
                      </w:r>
                      <w:r>
                        <w:rPr>
                          <w:color w:val="000000"/>
                        </w:rPr>
                        <w:t>1987</w:t>
                      </w:r>
                      <w:r>
                        <w:rPr>
                          <w:color w:val="000000"/>
                          <w:spacing w:val="5"/>
                        </w:rPr>
                        <w:t xml:space="preserve"> </w:t>
                      </w:r>
                      <w:r>
                        <w:rPr>
                          <w:color w:val="000000"/>
                        </w:rPr>
                        <w:t>(United</w:t>
                      </w:r>
                      <w:r>
                        <w:rPr>
                          <w:color w:val="000000"/>
                          <w:spacing w:val="4"/>
                        </w:rPr>
                        <w:t xml:space="preserve"> </w:t>
                      </w:r>
                      <w:r>
                        <w:rPr>
                          <w:color w:val="000000"/>
                        </w:rPr>
                        <w:t>States)</w:t>
                      </w:r>
                      <w:r>
                        <w:rPr>
                          <w:color w:val="000000"/>
                          <w:spacing w:val="5"/>
                        </w:rPr>
                        <w:t xml:space="preserve"> </w:t>
                      </w:r>
                      <w:r>
                        <w:rPr>
                          <w:color w:val="000000"/>
                          <w:spacing w:val="-2"/>
                        </w:rPr>
                        <w:t>[</w:t>
                      </w:r>
                      <w:hyperlink w:anchor="_bookmark225" w:history="1">
                        <w:r>
                          <w:rPr>
                            <w:color w:val="0000FF"/>
                            <w:spacing w:val="-2"/>
                          </w:rPr>
                          <w:t>106</w:t>
                        </w:r>
                      </w:hyperlink>
                      <w:r>
                        <w:rPr>
                          <w:color w:val="000000"/>
                          <w:spacing w:val="-2"/>
                        </w:rPr>
                        <w:t>]</w:t>
                      </w:r>
                      <w:r>
                        <w:rPr>
                          <w:color w:val="000000"/>
                        </w:rPr>
                        <w:tab/>
                      </w:r>
                      <w:r>
                        <w:rPr>
                          <w:color w:val="000000"/>
                          <w:spacing w:val="-5"/>
                        </w:rPr>
                        <w:t>Government</w:t>
                      </w:r>
                      <w:r>
                        <w:rPr>
                          <w:color w:val="000000"/>
                          <w:spacing w:val="1"/>
                        </w:rPr>
                        <w:t xml:space="preserve"> </w:t>
                      </w:r>
                      <w:r>
                        <w:rPr>
                          <w:color w:val="000000"/>
                          <w:spacing w:val="-2"/>
                        </w:rPr>
                        <w:t>legislation</w:t>
                      </w:r>
                    </w:p>
                  </w:txbxContent>
                </v:textbox>
                <w10:anchorlock/>
              </v:shape>
            </w:pict>
          </mc:Fallback>
        </mc:AlternateContent>
      </w:r>
    </w:p>
    <w:p w14:paraId="6286B84C" w14:textId="77777777" w:rsidR="00620CF6" w:rsidRDefault="00620CF6">
      <w:pPr>
        <w:sectPr w:rsidR="00620CF6" w:rsidSect="00D60468">
          <w:pgSz w:w="15840" w:h="12240" w:orient="landscape"/>
          <w:pgMar w:top="1380" w:right="2260" w:bottom="280" w:left="2260" w:header="720" w:footer="720" w:gutter="0"/>
          <w:cols w:space="720"/>
        </w:sectPr>
      </w:pPr>
    </w:p>
    <w:p w14:paraId="655928DA" w14:textId="77777777" w:rsidR="00620CF6" w:rsidRDefault="00000000">
      <w:pPr>
        <w:pStyle w:val="BodyText"/>
        <w:tabs>
          <w:tab w:val="left" w:pos="7844"/>
        </w:tabs>
        <w:spacing w:before="106"/>
        <w:ind w:left="376"/>
      </w:pPr>
      <w:r>
        <w:rPr>
          <w:noProof/>
        </w:rPr>
        <w:lastRenderedPageBreak/>
        <mc:AlternateContent>
          <mc:Choice Requires="wps">
            <w:drawing>
              <wp:anchor distT="0" distB="0" distL="0" distR="0" simplePos="0" relativeHeight="487649792" behindDoc="1" locked="0" layoutInCell="1" allowOverlap="1" wp14:anchorId="1F978043" wp14:editId="12204144">
                <wp:simplePos x="0" y="0"/>
                <wp:positionH relativeFrom="page">
                  <wp:posOffset>1598206</wp:posOffset>
                </wp:positionH>
                <wp:positionV relativeFrom="paragraph">
                  <wp:posOffset>276568</wp:posOffset>
                </wp:positionV>
                <wp:extent cx="6862445" cy="253365"/>
                <wp:effectExtent l="0" t="0" r="0" b="0"/>
                <wp:wrapTopAndBottom/>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689C19C4" w14:textId="77777777" w:rsidR="00620CF6" w:rsidRDefault="00000000">
                            <w:pPr>
                              <w:pStyle w:val="BodyText"/>
                              <w:tabs>
                                <w:tab w:val="left" w:pos="7587"/>
                              </w:tabs>
                              <w:spacing w:before="69"/>
                              <w:ind w:left="119"/>
                              <w:rPr>
                                <w:color w:val="000000"/>
                              </w:rPr>
                            </w:pPr>
                            <w:r>
                              <w:rPr>
                                <w:color w:val="000000"/>
                              </w:rPr>
                              <w:t>Piketty</w:t>
                            </w:r>
                            <w:r>
                              <w:rPr>
                                <w:color w:val="000000"/>
                                <w:spacing w:val="25"/>
                              </w:rPr>
                              <w:t xml:space="preserve"> </w:t>
                            </w:r>
                            <w:r>
                              <w:rPr>
                                <w:color w:val="000000"/>
                              </w:rPr>
                              <w:t>(2020)</w:t>
                            </w:r>
                            <w:r>
                              <w:rPr>
                                <w:color w:val="000000"/>
                                <w:spacing w:val="25"/>
                              </w:rPr>
                              <w:t xml:space="preserve"> </w:t>
                            </w:r>
                            <w:r>
                              <w:rPr>
                                <w:color w:val="000000"/>
                                <w:spacing w:val="-4"/>
                              </w:rPr>
                              <w:t>[</w:t>
                            </w:r>
                            <w:hyperlink w:anchor="_bookmark227" w:history="1">
                              <w:r>
                                <w:rPr>
                                  <w:color w:val="0000FF"/>
                                  <w:spacing w:val="-4"/>
                                </w:rPr>
                                <w:t>108</w:t>
                              </w:r>
                            </w:hyperlink>
                            <w:r>
                              <w:rPr>
                                <w:color w:val="000000"/>
                                <w:spacing w:val="-4"/>
                              </w:rPr>
                              <w:t>]</w:t>
                            </w:r>
                            <w:r>
                              <w:rPr>
                                <w:color w:val="000000"/>
                              </w:rPr>
                              <w:tab/>
                            </w:r>
                            <w:r>
                              <w:rPr>
                                <w:color w:val="000000"/>
                                <w:spacing w:val="-2"/>
                              </w:rPr>
                              <w:t>Cross-national</w:t>
                            </w:r>
                            <w:r>
                              <w:rPr>
                                <w:color w:val="000000"/>
                                <w:spacing w:val="-3"/>
                              </w:rPr>
                              <w:t xml:space="preserve"> </w:t>
                            </w:r>
                            <w:r>
                              <w:rPr>
                                <w:color w:val="000000"/>
                                <w:spacing w:val="-2"/>
                              </w:rPr>
                              <w:t>academic research</w:t>
                            </w:r>
                          </w:p>
                        </w:txbxContent>
                      </wps:txbx>
                      <wps:bodyPr wrap="square" lIns="0" tIns="0" rIns="0" bIns="0" rtlCol="0">
                        <a:noAutofit/>
                      </wps:bodyPr>
                    </wps:wsp>
                  </a:graphicData>
                </a:graphic>
              </wp:anchor>
            </w:drawing>
          </mc:Choice>
          <mc:Fallback>
            <w:pict>
              <v:shape w14:anchorId="1F978043" id="Textbox 201" o:spid="_x0000_s1156" type="#_x0000_t202" style="position:absolute;left:0;text-align:left;margin-left:125.85pt;margin-top:21.8pt;width:540.35pt;height:19.95pt;z-index:-1566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" fillcolor="#f7f7f7" stroked="f">
                <v:textbox inset="0,0,0,0">
                  <w:txbxContent>
                    <w:p w14:paraId="689C19C4" w14:textId="77777777" w:rsidR="00620CF6" w:rsidRDefault="00000000">
                      <w:pPr>
                        <w:pStyle w:val="BodyText"/>
                        <w:tabs>
                          <w:tab w:val="left" w:pos="7587"/>
                        </w:tabs>
                        <w:spacing w:before="69"/>
                        <w:ind w:left="119"/>
                        <w:rPr>
                          <w:color w:val="000000"/>
                        </w:rPr>
                      </w:pPr>
                      <w:r>
                        <w:rPr>
                          <w:color w:val="000000"/>
                        </w:rPr>
                        <w:t>Piketty</w:t>
                      </w:r>
                      <w:r>
                        <w:rPr>
                          <w:color w:val="000000"/>
                          <w:spacing w:val="25"/>
                        </w:rPr>
                        <w:t xml:space="preserve"> </w:t>
                      </w:r>
                      <w:r>
                        <w:rPr>
                          <w:color w:val="000000"/>
                        </w:rPr>
                        <w:t>(2020)</w:t>
                      </w:r>
                      <w:r>
                        <w:rPr>
                          <w:color w:val="000000"/>
                          <w:spacing w:val="25"/>
                        </w:rPr>
                        <w:t xml:space="preserve"> </w:t>
                      </w:r>
                      <w:r>
                        <w:rPr>
                          <w:color w:val="000000"/>
                          <w:spacing w:val="-4"/>
                        </w:rPr>
                        <w:t>[</w:t>
                      </w:r>
                      <w:hyperlink w:anchor="_bookmark227" w:history="1">
                        <w:r>
                          <w:rPr>
                            <w:color w:val="0000FF"/>
                            <w:spacing w:val="-4"/>
                          </w:rPr>
                          <w:t>108</w:t>
                        </w:r>
                      </w:hyperlink>
                      <w:r>
                        <w:rPr>
                          <w:color w:val="000000"/>
                          <w:spacing w:val="-4"/>
                        </w:rPr>
                        <w:t>]</w:t>
                      </w:r>
                      <w:r>
                        <w:rPr>
                          <w:color w:val="000000"/>
                        </w:rPr>
                        <w:tab/>
                      </w:r>
                      <w:r>
                        <w:rPr>
                          <w:color w:val="000000"/>
                          <w:spacing w:val="-2"/>
                        </w:rPr>
                        <w:t>Cross-national</w:t>
                      </w:r>
                      <w:r>
                        <w:rPr>
                          <w:color w:val="000000"/>
                          <w:spacing w:val="-3"/>
                        </w:rPr>
                        <w:t xml:space="preserve"> </w:t>
                      </w:r>
                      <w:r>
                        <w:rPr>
                          <w:color w:val="000000"/>
                          <w:spacing w:val="-2"/>
                        </w:rPr>
                        <w:t>academic research</w:t>
                      </w:r>
                    </w:p>
                  </w:txbxContent>
                </v:textbox>
                <w10:wrap type="topAndBottom" anchorx="page"/>
              </v:shape>
            </w:pict>
          </mc:Fallback>
        </mc:AlternateContent>
      </w:r>
      <w:r>
        <w:t>Omnibus</w:t>
      </w:r>
      <w:r>
        <w:rPr>
          <w:spacing w:val="4"/>
        </w:rPr>
        <w:t xml:space="preserve"> </w:t>
      </w:r>
      <w:r>
        <w:t>Budget</w:t>
      </w:r>
      <w:r>
        <w:rPr>
          <w:spacing w:val="5"/>
        </w:rPr>
        <w:t xml:space="preserve"> </w:t>
      </w:r>
      <w:r>
        <w:t>Reconciliation</w:t>
      </w:r>
      <w:r>
        <w:rPr>
          <w:spacing w:val="5"/>
        </w:rPr>
        <w:t xml:space="preserve"> </w:t>
      </w:r>
      <w:r>
        <w:t>Act</w:t>
      </w:r>
      <w:r>
        <w:rPr>
          <w:spacing w:val="4"/>
        </w:rPr>
        <w:t xml:space="preserve"> </w:t>
      </w:r>
      <w:r>
        <w:t>of</w:t>
      </w:r>
      <w:r>
        <w:rPr>
          <w:spacing w:val="5"/>
        </w:rPr>
        <w:t xml:space="preserve"> </w:t>
      </w:r>
      <w:r>
        <w:t>1993</w:t>
      </w:r>
      <w:r>
        <w:rPr>
          <w:spacing w:val="5"/>
        </w:rPr>
        <w:t xml:space="preserve"> </w:t>
      </w:r>
      <w:r>
        <w:t>(United</w:t>
      </w:r>
      <w:r>
        <w:rPr>
          <w:spacing w:val="4"/>
        </w:rPr>
        <w:t xml:space="preserve"> </w:t>
      </w:r>
      <w:r>
        <w:t>States)</w:t>
      </w:r>
      <w:r>
        <w:rPr>
          <w:spacing w:val="5"/>
        </w:rPr>
        <w:t xml:space="preserve"> </w:t>
      </w:r>
      <w:r>
        <w:rPr>
          <w:spacing w:val="-2"/>
        </w:rPr>
        <w:t>[</w:t>
      </w:r>
      <w:hyperlink w:anchor="_bookmark226" w:history="1">
        <w:r>
          <w:rPr>
            <w:color w:val="0000FF"/>
            <w:spacing w:val="-2"/>
          </w:rPr>
          <w:t>107</w:t>
        </w:r>
      </w:hyperlink>
      <w:r>
        <w:rPr>
          <w:spacing w:val="-2"/>
        </w:rPr>
        <w:t>]</w:t>
      </w:r>
      <w:r>
        <w:tab/>
      </w:r>
      <w:r>
        <w:rPr>
          <w:spacing w:val="-5"/>
        </w:rPr>
        <w:t>Government</w:t>
      </w:r>
      <w:r>
        <w:rPr>
          <w:spacing w:val="3"/>
        </w:rPr>
        <w:t xml:space="preserve"> </w:t>
      </w:r>
      <w:r>
        <w:rPr>
          <w:spacing w:val="-2"/>
        </w:rPr>
        <w:t>legislation</w:t>
      </w:r>
    </w:p>
    <w:p w14:paraId="28812CF5" w14:textId="77777777" w:rsidR="00620CF6" w:rsidRDefault="00000000">
      <w:pPr>
        <w:pStyle w:val="BodyText"/>
        <w:tabs>
          <w:tab w:val="left" w:pos="7844"/>
        </w:tabs>
        <w:spacing w:before="168" w:after="60"/>
        <w:ind w:left="376"/>
      </w:pPr>
      <w:r>
        <w:t>Plagge</w:t>
      </w:r>
      <w:r>
        <w:rPr>
          <w:spacing w:val="15"/>
        </w:rPr>
        <w:t xml:space="preserve"> </w:t>
      </w:r>
      <w:r>
        <w:t>et</w:t>
      </w:r>
      <w:r>
        <w:rPr>
          <w:spacing w:val="16"/>
        </w:rPr>
        <w:t xml:space="preserve"> </w:t>
      </w:r>
      <w:r>
        <w:t>al.</w:t>
      </w:r>
      <w:r>
        <w:rPr>
          <w:spacing w:val="38"/>
        </w:rPr>
        <w:t xml:space="preserve"> </w:t>
      </w:r>
      <w:r>
        <w:t>(2010)</w:t>
      </w:r>
      <w:r>
        <w:rPr>
          <w:spacing w:val="16"/>
        </w:rPr>
        <w:t xml:space="preserve"> </w:t>
      </w:r>
      <w:r>
        <w:rPr>
          <w:spacing w:val="-4"/>
        </w:rPr>
        <w:t>[</w:t>
      </w:r>
      <w:hyperlink w:anchor="_bookmark230" w:history="1">
        <w:r>
          <w:rPr>
            <w:color w:val="0000FF"/>
            <w:spacing w:val="-4"/>
          </w:rPr>
          <w:t>111</w:t>
        </w:r>
      </w:hyperlink>
      <w:r>
        <w:rPr>
          <w:spacing w:val="-4"/>
        </w:rPr>
        <w:t>]</w:t>
      </w:r>
      <w:r>
        <w:tab/>
      </w:r>
      <w:r>
        <w:rPr>
          <w:spacing w:val="-2"/>
        </w:rPr>
        <w:t>Cross-national</w:t>
      </w:r>
      <w:r>
        <w:rPr>
          <w:spacing w:val="-3"/>
        </w:rPr>
        <w:t xml:space="preserve"> </w:t>
      </w:r>
      <w:r>
        <w:rPr>
          <w:spacing w:val="-2"/>
        </w:rPr>
        <w:t>academic research</w:t>
      </w:r>
    </w:p>
    <w:p w14:paraId="7EA66CD8" w14:textId="77777777" w:rsidR="00620CF6" w:rsidRDefault="00000000">
      <w:pPr>
        <w:pStyle w:val="BodyText"/>
        <w:ind w:left="256"/>
      </w:pPr>
      <w:r>
        <w:rPr>
          <w:noProof/>
        </w:rPr>
        <mc:AlternateContent>
          <mc:Choice Requires="wps">
            <w:drawing>
              <wp:inline distT="0" distB="0" distL="0" distR="0" wp14:anchorId="7A7486A5" wp14:editId="635E69F1">
                <wp:extent cx="6862445" cy="253365"/>
                <wp:effectExtent l="0" t="0" r="0" b="0"/>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4B888C7D" w14:textId="77777777" w:rsidR="00620CF6" w:rsidRDefault="00000000">
                            <w:pPr>
                              <w:pStyle w:val="BodyText"/>
                              <w:tabs>
                                <w:tab w:val="left" w:pos="7587"/>
                              </w:tabs>
                              <w:spacing w:before="69"/>
                              <w:ind w:left="119"/>
                              <w:rPr>
                                <w:color w:val="000000"/>
                              </w:rPr>
                            </w:pPr>
                            <w:r>
                              <w:rPr>
                                <w:color w:val="000000"/>
                              </w:rPr>
                              <w:t>Profeta</w:t>
                            </w:r>
                            <w:r>
                              <w:rPr>
                                <w:color w:val="000000"/>
                                <w:spacing w:val="21"/>
                              </w:rPr>
                              <w:t xml:space="preserve"> </w:t>
                            </w:r>
                            <w:r>
                              <w:rPr>
                                <w:color w:val="000000"/>
                              </w:rPr>
                              <w:t>et</w:t>
                            </w:r>
                            <w:r>
                              <w:rPr>
                                <w:color w:val="000000"/>
                                <w:spacing w:val="21"/>
                              </w:rPr>
                              <w:t xml:space="preserve"> </w:t>
                            </w:r>
                            <w:r>
                              <w:rPr>
                                <w:color w:val="000000"/>
                              </w:rPr>
                              <w:t>al.</w:t>
                            </w:r>
                            <w:r>
                              <w:rPr>
                                <w:color w:val="000000"/>
                                <w:spacing w:val="45"/>
                              </w:rPr>
                              <w:t xml:space="preserve"> </w:t>
                            </w:r>
                            <w:r>
                              <w:rPr>
                                <w:color w:val="000000"/>
                              </w:rPr>
                              <w:t>(2014)</w:t>
                            </w:r>
                            <w:r>
                              <w:rPr>
                                <w:color w:val="000000"/>
                                <w:spacing w:val="21"/>
                              </w:rPr>
                              <w:t xml:space="preserve"> </w:t>
                            </w:r>
                            <w:r>
                              <w:rPr>
                                <w:color w:val="000000"/>
                                <w:spacing w:val="-2"/>
                              </w:rPr>
                              <w:t>[</w:t>
                            </w:r>
                            <w:hyperlink w:anchor="_bookmark233" w:history="1">
                              <w:r>
                                <w:rPr>
                                  <w:color w:val="0000FF"/>
                                  <w:spacing w:val="-2"/>
                                </w:rPr>
                                <w:t>114</w:t>
                              </w:r>
                            </w:hyperlink>
                            <w:r>
                              <w:rPr>
                                <w:color w:val="000000"/>
                                <w:spacing w:val="-2"/>
                              </w:rPr>
                              <w:t>]</w:t>
                            </w:r>
                            <w:r>
                              <w:rPr>
                                <w:color w:val="000000"/>
                              </w:rPr>
                              <w:tab/>
                            </w:r>
                            <w:r>
                              <w:rPr>
                                <w:color w:val="000000"/>
                                <w:spacing w:val="-2"/>
                              </w:rPr>
                              <w:t>Cross-national</w:t>
                            </w:r>
                            <w:r>
                              <w:rPr>
                                <w:color w:val="000000"/>
                                <w:spacing w:val="-5"/>
                              </w:rPr>
                              <w:t xml:space="preserve"> </w:t>
                            </w:r>
                            <w:r>
                              <w:rPr>
                                <w:color w:val="000000"/>
                                <w:spacing w:val="-2"/>
                              </w:rPr>
                              <w:t>academic research</w:t>
                            </w:r>
                          </w:p>
                        </w:txbxContent>
                      </wps:txbx>
                      <wps:bodyPr wrap="square" lIns="0" tIns="0" rIns="0" bIns="0" rtlCol="0">
                        <a:noAutofit/>
                      </wps:bodyPr>
                    </wps:wsp>
                  </a:graphicData>
                </a:graphic>
              </wp:inline>
            </w:drawing>
          </mc:Choice>
          <mc:Fallback>
            <w:pict>
              <v:shape w14:anchorId="7A7486A5" id="Textbox 202" o:spid="_x0000_s1157"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HAhYjq2AQAAVwMAAA4AAAAAAAAAAAAAAAAALgIAAGRycy9lMm9Eb2Mu&#10;eG1sUEsBAi0AFAAGAAgAAAAhAELK2ZfaAAAABQEAAA8AAAAAAAAAAAAAAAAAEAQAAGRycy9kb3du&#10;cmV2LnhtbFBLBQYAAAAABAAEAPMAAAAXBQAAAAA=&#10;" fillcolor="#f7f7f7" stroked="f">
                <v:textbox inset="0,0,0,0">
                  <w:txbxContent>
                    <w:p w14:paraId="4B888C7D" w14:textId="77777777" w:rsidR="00620CF6" w:rsidRDefault="00000000">
                      <w:pPr>
                        <w:pStyle w:val="BodyText"/>
                        <w:tabs>
                          <w:tab w:val="left" w:pos="7587"/>
                        </w:tabs>
                        <w:spacing w:before="69"/>
                        <w:ind w:left="119"/>
                        <w:rPr>
                          <w:color w:val="000000"/>
                        </w:rPr>
                      </w:pPr>
                      <w:r>
                        <w:rPr>
                          <w:color w:val="000000"/>
                        </w:rPr>
                        <w:t>Profeta</w:t>
                      </w:r>
                      <w:r>
                        <w:rPr>
                          <w:color w:val="000000"/>
                          <w:spacing w:val="21"/>
                        </w:rPr>
                        <w:t xml:space="preserve"> </w:t>
                      </w:r>
                      <w:r>
                        <w:rPr>
                          <w:color w:val="000000"/>
                        </w:rPr>
                        <w:t>et</w:t>
                      </w:r>
                      <w:r>
                        <w:rPr>
                          <w:color w:val="000000"/>
                          <w:spacing w:val="21"/>
                        </w:rPr>
                        <w:t xml:space="preserve"> </w:t>
                      </w:r>
                      <w:r>
                        <w:rPr>
                          <w:color w:val="000000"/>
                        </w:rPr>
                        <w:t>al.</w:t>
                      </w:r>
                      <w:r>
                        <w:rPr>
                          <w:color w:val="000000"/>
                          <w:spacing w:val="45"/>
                        </w:rPr>
                        <w:t xml:space="preserve"> </w:t>
                      </w:r>
                      <w:r>
                        <w:rPr>
                          <w:color w:val="000000"/>
                        </w:rPr>
                        <w:t>(2014)</w:t>
                      </w:r>
                      <w:r>
                        <w:rPr>
                          <w:color w:val="000000"/>
                          <w:spacing w:val="21"/>
                        </w:rPr>
                        <w:t xml:space="preserve"> </w:t>
                      </w:r>
                      <w:r>
                        <w:rPr>
                          <w:color w:val="000000"/>
                          <w:spacing w:val="-2"/>
                        </w:rPr>
                        <w:t>[</w:t>
                      </w:r>
                      <w:hyperlink w:anchor="_bookmark233" w:history="1">
                        <w:r>
                          <w:rPr>
                            <w:color w:val="0000FF"/>
                            <w:spacing w:val="-2"/>
                          </w:rPr>
                          <w:t>114</w:t>
                        </w:r>
                      </w:hyperlink>
                      <w:r>
                        <w:rPr>
                          <w:color w:val="000000"/>
                          <w:spacing w:val="-2"/>
                        </w:rPr>
                        <w:t>]</w:t>
                      </w:r>
                      <w:r>
                        <w:rPr>
                          <w:color w:val="000000"/>
                        </w:rPr>
                        <w:tab/>
                      </w:r>
                      <w:r>
                        <w:rPr>
                          <w:color w:val="000000"/>
                          <w:spacing w:val="-2"/>
                        </w:rPr>
                        <w:t>Cross-national</w:t>
                      </w:r>
                      <w:r>
                        <w:rPr>
                          <w:color w:val="000000"/>
                          <w:spacing w:val="-5"/>
                        </w:rPr>
                        <w:t xml:space="preserve"> </w:t>
                      </w:r>
                      <w:r>
                        <w:rPr>
                          <w:color w:val="000000"/>
                          <w:spacing w:val="-2"/>
                        </w:rPr>
                        <w:t>academic research</w:t>
                      </w:r>
                    </w:p>
                  </w:txbxContent>
                </v:textbox>
                <w10:anchorlock/>
              </v:shape>
            </w:pict>
          </mc:Fallback>
        </mc:AlternateContent>
      </w:r>
    </w:p>
    <w:p w14:paraId="51AAA35D" w14:textId="77777777" w:rsidR="00620CF6" w:rsidRDefault="00000000">
      <w:pPr>
        <w:pStyle w:val="BodyText"/>
        <w:tabs>
          <w:tab w:val="left" w:pos="7844"/>
        </w:tabs>
        <w:spacing w:before="47"/>
        <w:ind w:left="376"/>
      </w:pPr>
      <w:r>
        <w:rPr>
          <w:noProof/>
        </w:rPr>
        <mc:AlternateContent>
          <mc:Choice Requires="wps">
            <w:drawing>
              <wp:anchor distT="0" distB="0" distL="0" distR="0" simplePos="0" relativeHeight="487650816" behindDoc="1" locked="0" layoutInCell="1" allowOverlap="1" wp14:anchorId="38132216" wp14:editId="510F702C">
                <wp:simplePos x="0" y="0"/>
                <wp:positionH relativeFrom="page">
                  <wp:posOffset>1598206</wp:posOffset>
                </wp:positionH>
                <wp:positionV relativeFrom="paragraph">
                  <wp:posOffset>239103</wp:posOffset>
                </wp:positionV>
                <wp:extent cx="6862445" cy="253365"/>
                <wp:effectExtent l="0" t="0" r="0" b="0"/>
                <wp:wrapTopAndBottom/>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365F4003" w14:textId="77777777" w:rsidR="00620CF6" w:rsidRDefault="00000000">
                            <w:pPr>
                              <w:pStyle w:val="BodyText"/>
                              <w:tabs>
                                <w:tab w:val="left" w:pos="7587"/>
                              </w:tabs>
                              <w:spacing w:before="69"/>
                              <w:ind w:left="119"/>
                              <w:rPr>
                                <w:color w:val="000000"/>
                              </w:rPr>
                            </w:pPr>
                            <w:proofErr w:type="spellStart"/>
                            <w:r>
                              <w:rPr>
                                <w:color w:val="000000"/>
                              </w:rPr>
                              <w:t>Schoenblum</w:t>
                            </w:r>
                            <w:proofErr w:type="spellEnd"/>
                            <w:r>
                              <w:rPr>
                                <w:color w:val="000000"/>
                                <w:spacing w:val="-5"/>
                              </w:rPr>
                              <w:t xml:space="preserve"> </w:t>
                            </w:r>
                            <w:r>
                              <w:rPr>
                                <w:color w:val="000000"/>
                              </w:rPr>
                              <w:t>(2008)</w:t>
                            </w:r>
                            <w:r>
                              <w:rPr>
                                <w:color w:val="000000"/>
                                <w:spacing w:val="-5"/>
                              </w:rPr>
                              <w:t xml:space="preserve"> </w:t>
                            </w:r>
                            <w:r>
                              <w:rPr>
                                <w:color w:val="000000"/>
                                <w:spacing w:val="-4"/>
                              </w:rPr>
                              <w:t>[</w:t>
                            </w:r>
                            <w:hyperlink w:anchor="_bookmark243" w:history="1">
                              <w:r>
                                <w:rPr>
                                  <w:color w:val="0000FF"/>
                                  <w:spacing w:val="-4"/>
                                </w:rPr>
                                <w:t>124</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wps:txbx>
                      <wps:bodyPr wrap="square" lIns="0" tIns="0" rIns="0" bIns="0" rtlCol="0">
                        <a:noAutofit/>
                      </wps:bodyPr>
                    </wps:wsp>
                  </a:graphicData>
                </a:graphic>
              </wp:anchor>
            </w:drawing>
          </mc:Choice>
          <mc:Fallback>
            <w:pict>
              <v:shape w14:anchorId="38132216" id="Textbox 203" o:spid="_x0000_s1158" type="#_x0000_t202" style="position:absolute;left:0;text-align:left;margin-left:125.85pt;margin-top:18.85pt;width:540.35pt;height:19.95pt;z-index:-1566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" fillcolor="#f7f7f7" stroked="f">
                <v:textbox inset="0,0,0,0">
                  <w:txbxContent>
                    <w:p w14:paraId="365F4003" w14:textId="77777777" w:rsidR="00620CF6" w:rsidRDefault="00000000">
                      <w:pPr>
                        <w:pStyle w:val="BodyText"/>
                        <w:tabs>
                          <w:tab w:val="left" w:pos="7587"/>
                        </w:tabs>
                        <w:spacing w:before="69"/>
                        <w:ind w:left="119"/>
                        <w:rPr>
                          <w:color w:val="000000"/>
                        </w:rPr>
                      </w:pPr>
                      <w:proofErr w:type="spellStart"/>
                      <w:r>
                        <w:rPr>
                          <w:color w:val="000000"/>
                        </w:rPr>
                        <w:t>Schoenblum</w:t>
                      </w:r>
                      <w:proofErr w:type="spellEnd"/>
                      <w:r>
                        <w:rPr>
                          <w:color w:val="000000"/>
                          <w:spacing w:val="-5"/>
                        </w:rPr>
                        <w:t xml:space="preserve"> </w:t>
                      </w:r>
                      <w:r>
                        <w:rPr>
                          <w:color w:val="000000"/>
                        </w:rPr>
                        <w:t>(2008)</w:t>
                      </w:r>
                      <w:r>
                        <w:rPr>
                          <w:color w:val="000000"/>
                          <w:spacing w:val="-5"/>
                        </w:rPr>
                        <w:t xml:space="preserve"> </w:t>
                      </w:r>
                      <w:r>
                        <w:rPr>
                          <w:color w:val="000000"/>
                          <w:spacing w:val="-4"/>
                        </w:rPr>
                        <w:t>[</w:t>
                      </w:r>
                      <w:hyperlink w:anchor="_bookmark243" w:history="1">
                        <w:r>
                          <w:rPr>
                            <w:color w:val="0000FF"/>
                            <w:spacing w:val="-4"/>
                          </w:rPr>
                          <w:t>124</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corporate</w:t>
                      </w:r>
                      <w:r>
                        <w:rPr>
                          <w:color w:val="000000"/>
                          <w:spacing w:val="6"/>
                        </w:rPr>
                        <w:t xml:space="preserve"> </w:t>
                      </w:r>
                      <w:r>
                        <w:rPr>
                          <w:color w:val="000000"/>
                          <w:spacing w:val="-2"/>
                        </w:rPr>
                        <w:t>research</w:t>
                      </w:r>
                    </w:p>
                  </w:txbxContent>
                </v:textbox>
                <w10:wrap type="topAndBottom" anchorx="page"/>
              </v:shape>
            </w:pict>
          </mc:Fallback>
        </mc:AlternateContent>
      </w:r>
      <w:r>
        <w:t>Schinke</w:t>
      </w:r>
      <w:r>
        <w:rPr>
          <w:spacing w:val="6"/>
        </w:rPr>
        <w:t xml:space="preserve"> </w:t>
      </w:r>
      <w:r>
        <w:t>(2012)</w:t>
      </w:r>
      <w:r>
        <w:rPr>
          <w:spacing w:val="6"/>
        </w:rPr>
        <w:t xml:space="preserve"> </w:t>
      </w:r>
      <w:r>
        <w:rPr>
          <w:spacing w:val="-4"/>
        </w:rPr>
        <w:t>[</w:t>
      </w:r>
      <w:hyperlink w:anchor="_bookmark242" w:history="1">
        <w:r>
          <w:rPr>
            <w:color w:val="0000FF"/>
            <w:spacing w:val="-4"/>
          </w:rPr>
          <w:t>123</w:t>
        </w:r>
      </w:hyperlink>
      <w:r>
        <w:rPr>
          <w:spacing w:val="-4"/>
        </w:rPr>
        <w:t>]</w:t>
      </w:r>
      <w:r>
        <w:tab/>
      </w:r>
      <w:r>
        <w:rPr>
          <w:spacing w:val="-5"/>
        </w:rPr>
        <w:t>Academic</w:t>
      </w:r>
      <w:r>
        <w:rPr>
          <w:spacing w:val="7"/>
        </w:rPr>
        <w:t xml:space="preserve"> </w:t>
      </w:r>
      <w:r>
        <w:rPr>
          <w:spacing w:val="-2"/>
        </w:rPr>
        <w:t>research</w:t>
      </w:r>
    </w:p>
    <w:p w14:paraId="1A49FB3B" w14:textId="77777777" w:rsidR="00620CF6" w:rsidRDefault="00000000">
      <w:pPr>
        <w:pStyle w:val="BodyText"/>
        <w:tabs>
          <w:tab w:val="left" w:pos="7844"/>
        </w:tabs>
        <w:spacing w:before="69"/>
        <w:ind w:left="376"/>
      </w:pPr>
      <w:r>
        <w:rPr>
          <w:spacing w:val="-2"/>
        </w:rPr>
        <w:t>Shaughnessy</w:t>
      </w:r>
      <w:r>
        <w:rPr>
          <w:spacing w:val="6"/>
        </w:rPr>
        <w:t xml:space="preserve"> </w:t>
      </w:r>
      <w:r>
        <w:rPr>
          <w:spacing w:val="-2"/>
        </w:rPr>
        <w:t>(1996)</w:t>
      </w:r>
      <w:r>
        <w:rPr>
          <w:spacing w:val="6"/>
        </w:rPr>
        <w:t xml:space="preserve"> </w:t>
      </w:r>
      <w:r>
        <w:rPr>
          <w:spacing w:val="-4"/>
        </w:rPr>
        <w:t>[</w:t>
      </w:r>
      <w:hyperlink w:anchor="_bookmark244" w:history="1">
        <w:r>
          <w:rPr>
            <w:color w:val="0000FF"/>
            <w:spacing w:val="-4"/>
          </w:rPr>
          <w:t>125</w:t>
        </w:r>
      </w:hyperlink>
      <w:r>
        <w:rPr>
          <w:spacing w:val="-4"/>
        </w:rPr>
        <w:t>]</w:t>
      </w:r>
      <w:r>
        <w:tab/>
      </w:r>
      <w:r>
        <w:rPr>
          <w:spacing w:val="-2"/>
        </w:rPr>
        <w:t>Cross-national</w:t>
      </w:r>
      <w:r>
        <w:rPr>
          <w:spacing w:val="-3"/>
        </w:rPr>
        <w:t xml:space="preserve"> </w:t>
      </w:r>
      <w:r>
        <w:rPr>
          <w:spacing w:val="-2"/>
        </w:rPr>
        <w:t>academic research</w:t>
      </w:r>
    </w:p>
    <w:p w14:paraId="2337D51C" w14:textId="77777777" w:rsidR="00620CF6" w:rsidRDefault="00000000">
      <w:pPr>
        <w:pStyle w:val="BodyText"/>
        <w:rPr>
          <w:sz w:val="10"/>
        </w:rPr>
      </w:pPr>
      <w:r>
        <w:rPr>
          <w:noProof/>
        </w:rPr>
        <mc:AlternateContent>
          <mc:Choice Requires="wps">
            <w:drawing>
              <wp:anchor distT="0" distB="0" distL="0" distR="0" simplePos="0" relativeHeight="487651328" behindDoc="1" locked="0" layoutInCell="1" allowOverlap="1" wp14:anchorId="584F1B14" wp14:editId="6DCEB8F6">
                <wp:simplePos x="0" y="0"/>
                <wp:positionH relativeFrom="page">
                  <wp:posOffset>1598206</wp:posOffset>
                </wp:positionH>
                <wp:positionV relativeFrom="paragraph">
                  <wp:posOffset>101216</wp:posOffset>
                </wp:positionV>
                <wp:extent cx="6862445" cy="253365"/>
                <wp:effectExtent l="0" t="0" r="0" b="0"/>
                <wp:wrapTopAndBottom/>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27B30209" w14:textId="77777777" w:rsidR="00620CF6" w:rsidRDefault="00000000">
                            <w:pPr>
                              <w:pStyle w:val="BodyText"/>
                              <w:tabs>
                                <w:tab w:val="left" w:pos="7587"/>
                              </w:tabs>
                              <w:spacing w:before="69"/>
                              <w:ind w:left="119"/>
                              <w:rPr>
                                <w:color w:val="000000"/>
                              </w:rPr>
                            </w:pPr>
                            <w:r>
                              <w:rPr>
                                <w:color w:val="000000"/>
                              </w:rPr>
                              <w:t>Spanish</w:t>
                            </w:r>
                            <w:r>
                              <w:rPr>
                                <w:color w:val="000000"/>
                                <w:spacing w:val="4"/>
                              </w:rPr>
                              <w:t xml:space="preserve"> </w:t>
                            </w:r>
                            <w:r>
                              <w:rPr>
                                <w:color w:val="000000"/>
                              </w:rPr>
                              <w:t>Inheritance</w:t>
                            </w:r>
                            <w:r>
                              <w:rPr>
                                <w:color w:val="000000"/>
                                <w:spacing w:val="4"/>
                              </w:rPr>
                              <w:t xml:space="preserve"> </w:t>
                            </w:r>
                            <w:r>
                              <w:rPr>
                                <w:color w:val="000000"/>
                              </w:rPr>
                              <w:t>and</w:t>
                            </w:r>
                            <w:r>
                              <w:rPr>
                                <w:color w:val="000000"/>
                                <w:spacing w:val="5"/>
                              </w:rPr>
                              <w:t xml:space="preserve"> </w:t>
                            </w:r>
                            <w:r>
                              <w:rPr>
                                <w:color w:val="000000"/>
                              </w:rPr>
                              <w:t>Gift</w:t>
                            </w:r>
                            <w:r>
                              <w:rPr>
                                <w:color w:val="000000"/>
                                <w:spacing w:val="4"/>
                              </w:rPr>
                              <w:t xml:space="preserve"> </w:t>
                            </w:r>
                            <w:r>
                              <w:rPr>
                                <w:color w:val="000000"/>
                              </w:rPr>
                              <w:t>Tax</w:t>
                            </w:r>
                            <w:r>
                              <w:rPr>
                                <w:color w:val="000000"/>
                                <w:spacing w:val="5"/>
                              </w:rPr>
                              <w:t xml:space="preserve"> </w:t>
                            </w:r>
                            <w:r>
                              <w:rPr>
                                <w:color w:val="000000"/>
                                <w:spacing w:val="-2"/>
                              </w:rPr>
                              <w:t>[</w:t>
                            </w:r>
                            <w:hyperlink w:anchor="_bookmark247" w:history="1">
                              <w:r>
                                <w:rPr>
                                  <w:color w:val="0000FF"/>
                                  <w:spacing w:val="-2"/>
                                </w:rPr>
                                <w:t>128</w:t>
                              </w:r>
                            </w:hyperlink>
                            <w:r>
                              <w:rPr>
                                <w:color w:val="000000"/>
                                <w:spacing w:val="-2"/>
                              </w:rPr>
                              <w:t>]</w:t>
                            </w:r>
                            <w:r>
                              <w:rPr>
                                <w:color w:val="000000"/>
                              </w:rPr>
                              <w:tab/>
                            </w:r>
                            <w:r>
                              <w:rPr>
                                <w:color w:val="000000"/>
                                <w:spacing w:val="-5"/>
                              </w:rPr>
                              <w:t>Government</w:t>
                            </w:r>
                            <w:r>
                              <w:rPr>
                                <w:color w:val="000000"/>
                                <w:spacing w:val="3"/>
                              </w:rPr>
                              <w:t xml:space="preserve"> </w:t>
                            </w:r>
                            <w:r>
                              <w:rPr>
                                <w:color w:val="000000"/>
                                <w:spacing w:val="-2"/>
                              </w:rPr>
                              <w:t>legislation</w:t>
                            </w:r>
                          </w:p>
                        </w:txbxContent>
                      </wps:txbx>
                      <wps:bodyPr wrap="square" lIns="0" tIns="0" rIns="0" bIns="0" rtlCol="0">
                        <a:noAutofit/>
                      </wps:bodyPr>
                    </wps:wsp>
                  </a:graphicData>
                </a:graphic>
              </wp:anchor>
            </w:drawing>
          </mc:Choice>
          <mc:Fallback>
            <w:pict>
              <v:shape w14:anchorId="584F1B14" id="Textbox 204" o:spid="_x0000_s1159" type="#_x0000_t202" style="position:absolute;margin-left:125.85pt;margin-top:7.95pt;width:540.35pt;height:19.95pt;z-index:-15665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" fillcolor="#f7f7f7" stroked="f">
                <v:textbox inset="0,0,0,0">
                  <w:txbxContent>
                    <w:p w14:paraId="27B30209" w14:textId="77777777" w:rsidR="00620CF6" w:rsidRDefault="00000000">
                      <w:pPr>
                        <w:pStyle w:val="BodyText"/>
                        <w:tabs>
                          <w:tab w:val="left" w:pos="7587"/>
                        </w:tabs>
                        <w:spacing w:before="69"/>
                        <w:ind w:left="119"/>
                        <w:rPr>
                          <w:color w:val="000000"/>
                        </w:rPr>
                      </w:pPr>
                      <w:r>
                        <w:rPr>
                          <w:color w:val="000000"/>
                        </w:rPr>
                        <w:t>Spanish</w:t>
                      </w:r>
                      <w:r>
                        <w:rPr>
                          <w:color w:val="000000"/>
                          <w:spacing w:val="4"/>
                        </w:rPr>
                        <w:t xml:space="preserve"> </w:t>
                      </w:r>
                      <w:r>
                        <w:rPr>
                          <w:color w:val="000000"/>
                        </w:rPr>
                        <w:t>Inheritance</w:t>
                      </w:r>
                      <w:r>
                        <w:rPr>
                          <w:color w:val="000000"/>
                          <w:spacing w:val="4"/>
                        </w:rPr>
                        <w:t xml:space="preserve"> </w:t>
                      </w:r>
                      <w:r>
                        <w:rPr>
                          <w:color w:val="000000"/>
                        </w:rPr>
                        <w:t>and</w:t>
                      </w:r>
                      <w:r>
                        <w:rPr>
                          <w:color w:val="000000"/>
                          <w:spacing w:val="5"/>
                        </w:rPr>
                        <w:t xml:space="preserve"> </w:t>
                      </w:r>
                      <w:r>
                        <w:rPr>
                          <w:color w:val="000000"/>
                        </w:rPr>
                        <w:t>Gift</w:t>
                      </w:r>
                      <w:r>
                        <w:rPr>
                          <w:color w:val="000000"/>
                          <w:spacing w:val="4"/>
                        </w:rPr>
                        <w:t xml:space="preserve"> </w:t>
                      </w:r>
                      <w:r>
                        <w:rPr>
                          <w:color w:val="000000"/>
                        </w:rPr>
                        <w:t>Tax</w:t>
                      </w:r>
                      <w:r>
                        <w:rPr>
                          <w:color w:val="000000"/>
                          <w:spacing w:val="5"/>
                        </w:rPr>
                        <w:t xml:space="preserve"> </w:t>
                      </w:r>
                      <w:r>
                        <w:rPr>
                          <w:color w:val="000000"/>
                          <w:spacing w:val="-2"/>
                        </w:rPr>
                        <w:t>[</w:t>
                      </w:r>
                      <w:hyperlink w:anchor="_bookmark247" w:history="1">
                        <w:r>
                          <w:rPr>
                            <w:color w:val="0000FF"/>
                            <w:spacing w:val="-2"/>
                          </w:rPr>
                          <w:t>128</w:t>
                        </w:r>
                      </w:hyperlink>
                      <w:r>
                        <w:rPr>
                          <w:color w:val="000000"/>
                          <w:spacing w:val="-2"/>
                        </w:rPr>
                        <w:t>]</w:t>
                      </w:r>
                      <w:r>
                        <w:rPr>
                          <w:color w:val="000000"/>
                        </w:rPr>
                        <w:tab/>
                      </w:r>
                      <w:r>
                        <w:rPr>
                          <w:color w:val="000000"/>
                          <w:spacing w:val="-5"/>
                        </w:rPr>
                        <w:t>Government</w:t>
                      </w:r>
                      <w:r>
                        <w:rPr>
                          <w:color w:val="000000"/>
                          <w:spacing w:val="3"/>
                        </w:rPr>
                        <w:t xml:space="preserve"> </w:t>
                      </w:r>
                      <w:r>
                        <w:rPr>
                          <w:color w:val="000000"/>
                          <w:spacing w:val="-2"/>
                        </w:rPr>
                        <w:t>legislation</w:t>
                      </w:r>
                    </w:p>
                  </w:txbxContent>
                </v:textbox>
                <w10:wrap type="topAndBottom" anchorx="page"/>
              </v:shape>
            </w:pict>
          </mc:Fallback>
        </mc:AlternateContent>
      </w:r>
    </w:p>
    <w:p w14:paraId="2FF7625F" w14:textId="77777777" w:rsidR="00620CF6" w:rsidRDefault="00000000">
      <w:pPr>
        <w:pStyle w:val="BodyText"/>
        <w:tabs>
          <w:tab w:val="left" w:pos="7844"/>
        </w:tabs>
        <w:spacing w:before="69" w:after="60"/>
        <w:ind w:left="376"/>
      </w:pPr>
      <w:r>
        <w:t>Sri</w:t>
      </w:r>
      <w:r>
        <w:rPr>
          <w:spacing w:val="4"/>
        </w:rPr>
        <w:t xml:space="preserve"> </w:t>
      </w:r>
      <w:r>
        <w:t>Lanka,</w:t>
      </w:r>
      <w:r>
        <w:rPr>
          <w:spacing w:val="5"/>
        </w:rPr>
        <w:t xml:space="preserve"> </w:t>
      </w:r>
      <w:r>
        <w:t>Individual</w:t>
      </w:r>
      <w:r>
        <w:rPr>
          <w:spacing w:val="5"/>
        </w:rPr>
        <w:t xml:space="preserve"> </w:t>
      </w:r>
      <w:r>
        <w:t>-</w:t>
      </w:r>
      <w:r>
        <w:rPr>
          <w:spacing w:val="4"/>
        </w:rPr>
        <w:t xml:space="preserve"> </w:t>
      </w:r>
      <w:r>
        <w:t>Other</w:t>
      </w:r>
      <w:r>
        <w:rPr>
          <w:spacing w:val="5"/>
        </w:rPr>
        <w:t xml:space="preserve"> </w:t>
      </w:r>
      <w:r>
        <w:t>taxes</w:t>
      </w:r>
      <w:r>
        <w:rPr>
          <w:spacing w:val="5"/>
        </w:rPr>
        <w:t xml:space="preserve"> </w:t>
      </w:r>
      <w:r>
        <w:rPr>
          <w:spacing w:val="-2"/>
        </w:rPr>
        <w:t>[</w:t>
      </w:r>
      <w:hyperlink w:anchor="_bookmark232" w:history="1">
        <w:r>
          <w:rPr>
            <w:color w:val="0000FF"/>
            <w:spacing w:val="-2"/>
          </w:rPr>
          <w:t>113</w:t>
        </w:r>
      </w:hyperlink>
      <w:r>
        <w:rPr>
          <w:spacing w:val="-2"/>
        </w:rPr>
        <w:t>]</w:t>
      </w:r>
      <w:r>
        <w:tab/>
        <w:t>Corporate</w:t>
      </w:r>
      <w:r>
        <w:rPr>
          <w:spacing w:val="-6"/>
        </w:rPr>
        <w:t xml:space="preserve"> </w:t>
      </w:r>
      <w:r>
        <w:rPr>
          <w:spacing w:val="-2"/>
        </w:rPr>
        <w:t>research</w:t>
      </w:r>
    </w:p>
    <w:p w14:paraId="4085B020" w14:textId="77777777" w:rsidR="00620CF6" w:rsidRDefault="00000000">
      <w:pPr>
        <w:pStyle w:val="BodyText"/>
        <w:ind w:left="256"/>
      </w:pPr>
      <w:r>
        <w:rPr>
          <w:noProof/>
        </w:rPr>
        <mc:AlternateContent>
          <mc:Choice Requires="wps">
            <w:drawing>
              <wp:inline distT="0" distB="0" distL="0" distR="0" wp14:anchorId="2E9AA862" wp14:editId="7E3A8A8B">
                <wp:extent cx="6862445" cy="253365"/>
                <wp:effectExtent l="0" t="0" r="0" b="0"/>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5BA72A4B" w14:textId="77777777" w:rsidR="00620CF6" w:rsidRDefault="00000000">
                            <w:pPr>
                              <w:pStyle w:val="BodyText"/>
                              <w:tabs>
                                <w:tab w:val="left" w:pos="7587"/>
                              </w:tabs>
                              <w:spacing w:before="69"/>
                              <w:ind w:left="119"/>
                              <w:rPr>
                                <w:color w:val="000000"/>
                              </w:rPr>
                            </w:pPr>
                            <w:r>
                              <w:rPr>
                                <w:color w:val="000000"/>
                              </w:rPr>
                              <w:t>Tax</w:t>
                            </w:r>
                            <w:r>
                              <w:rPr>
                                <w:color w:val="000000"/>
                                <w:spacing w:val="4"/>
                              </w:rPr>
                              <w:t xml:space="preserve"> </w:t>
                            </w:r>
                            <w:r>
                              <w:rPr>
                                <w:color w:val="000000"/>
                              </w:rPr>
                              <w:t>Introduction</w:t>
                            </w:r>
                            <w:r>
                              <w:rPr>
                                <w:color w:val="000000"/>
                                <w:spacing w:val="5"/>
                              </w:rPr>
                              <w:t xml:space="preserve"> </w:t>
                            </w:r>
                            <w:r>
                              <w:rPr>
                                <w:color w:val="000000"/>
                              </w:rPr>
                              <w:t>Database</w:t>
                            </w:r>
                            <w:r>
                              <w:rPr>
                                <w:color w:val="000000"/>
                                <w:spacing w:val="4"/>
                              </w:rPr>
                              <w:t xml:space="preserve"> </w:t>
                            </w:r>
                            <w:r>
                              <w:rPr>
                                <w:color w:val="000000"/>
                                <w:spacing w:val="-4"/>
                              </w:rPr>
                              <w:t>[</w:t>
                            </w:r>
                            <w:hyperlink w:anchor="_bookmark182" w:history="1">
                              <w:r>
                                <w:rPr>
                                  <w:color w:val="0000FF"/>
                                  <w:spacing w:val="-4"/>
                                </w:rPr>
                                <w:t>63</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academic research</w:t>
                            </w:r>
                          </w:p>
                        </w:txbxContent>
                      </wps:txbx>
                      <wps:bodyPr wrap="square" lIns="0" tIns="0" rIns="0" bIns="0" rtlCol="0">
                        <a:noAutofit/>
                      </wps:bodyPr>
                    </wps:wsp>
                  </a:graphicData>
                </a:graphic>
              </wp:inline>
            </w:drawing>
          </mc:Choice>
          <mc:Fallback>
            <w:pict>
              <v:shape w14:anchorId="2E9AA862" id="Textbox 205" o:spid="_x0000_s1160"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GqeDFa2AQAAVwMAAA4AAAAAAAAAAAAAAAAALgIAAGRycy9lMm9Eb2Mu&#10;eG1sUEsBAi0AFAAGAAgAAAAhAELK2ZfaAAAABQEAAA8AAAAAAAAAAAAAAAAAEAQAAGRycy9kb3du&#10;cmV2LnhtbFBLBQYAAAAABAAEAPMAAAAXBQAAAAA=&#10;" fillcolor="#f7f7f7" stroked="f">
                <v:textbox inset="0,0,0,0">
                  <w:txbxContent>
                    <w:p w14:paraId="5BA72A4B" w14:textId="77777777" w:rsidR="00620CF6" w:rsidRDefault="00000000">
                      <w:pPr>
                        <w:pStyle w:val="BodyText"/>
                        <w:tabs>
                          <w:tab w:val="left" w:pos="7587"/>
                        </w:tabs>
                        <w:spacing w:before="69"/>
                        <w:ind w:left="119"/>
                        <w:rPr>
                          <w:color w:val="000000"/>
                        </w:rPr>
                      </w:pPr>
                      <w:r>
                        <w:rPr>
                          <w:color w:val="000000"/>
                        </w:rPr>
                        <w:t>Tax</w:t>
                      </w:r>
                      <w:r>
                        <w:rPr>
                          <w:color w:val="000000"/>
                          <w:spacing w:val="4"/>
                        </w:rPr>
                        <w:t xml:space="preserve"> </w:t>
                      </w:r>
                      <w:r>
                        <w:rPr>
                          <w:color w:val="000000"/>
                        </w:rPr>
                        <w:t>Introduction</w:t>
                      </w:r>
                      <w:r>
                        <w:rPr>
                          <w:color w:val="000000"/>
                          <w:spacing w:val="5"/>
                        </w:rPr>
                        <w:t xml:space="preserve"> </w:t>
                      </w:r>
                      <w:r>
                        <w:rPr>
                          <w:color w:val="000000"/>
                        </w:rPr>
                        <w:t>Database</w:t>
                      </w:r>
                      <w:r>
                        <w:rPr>
                          <w:color w:val="000000"/>
                          <w:spacing w:val="4"/>
                        </w:rPr>
                        <w:t xml:space="preserve"> </w:t>
                      </w:r>
                      <w:r>
                        <w:rPr>
                          <w:color w:val="000000"/>
                          <w:spacing w:val="-4"/>
                        </w:rPr>
                        <w:t>[</w:t>
                      </w:r>
                      <w:hyperlink w:anchor="_bookmark182" w:history="1">
                        <w:r>
                          <w:rPr>
                            <w:color w:val="0000FF"/>
                            <w:spacing w:val="-4"/>
                          </w:rPr>
                          <w:t>63</w:t>
                        </w:r>
                      </w:hyperlink>
                      <w:r>
                        <w:rPr>
                          <w:color w:val="000000"/>
                          <w:spacing w:val="-4"/>
                        </w:rPr>
                        <w:t>]</w:t>
                      </w:r>
                      <w:r>
                        <w:rPr>
                          <w:color w:val="000000"/>
                        </w:rPr>
                        <w:tab/>
                      </w:r>
                      <w:r>
                        <w:rPr>
                          <w:color w:val="000000"/>
                          <w:spacing w:val="-2"/>
                        </w:rPr>
                        <w:t>Cross-national</w:t>
                      </w:r>
                      <w:r>
                        <w:rPr>
                          <w:color w:val="000000"/>
                          <w:spacing w:val="-5"/>
                        </w:rPr>
                        <w:t xml:space="preserve"> </w:t>
                      </w:r>
                      <w:r>
                        <w:rPr>
                          <w:color w:val="000000"/>
                          <w:spacing w:val="-2"/>
                        </w:rPr>
                        <w:t>academic research</w:t>
                      </w:r>
                    </w:p>
                  </w:txbxContent>
                </v:textbox>
                <w10:anchorlock/>
              </v:shape>
            </w:pict>
          </mc:Fallback>
        </mc:AlternateContent>
      </w:r>
    </w:p>
    <w:p w14:paraId="63C29EC1" w14:textId="77777777" w:rsidR="00620CF6" w:rsidRDefault="00000000">
      <w:pPr>
        <w:pStyle w:val="BodyText"/>
        <w:tabs>
          <w:tab w:val="left" w:pos="7844"/>
        </w:tabs>
        <w:spacing w:before="47"/>
        <w:ind w:left="376"/>
      </w:pPr>
      <w:r>
        <w:rPr>
          <w:noProof/>
        </w:rPr>
        <mc:AlternateContent>
          <mc:Choice Requires="wps">
            <w:drawing>
              <wp:anchor distT="0" distB="0" distL="0" distR="0" simplePos="0" relativeHeight="487652352" behindDoc="1" locked="0" layoutInCell="1" allowOverlap="1" wp14:anchorId="26E1F99F" wp14:editId="46321DCE">
                <wp:simplePos x="0" y="0"/>
                <wp:positionH relativeFrom="page">
                  <wp:posOffset>1598206</wp:posOffset>
                </wp:positionH>
                <wp:positionV relativeFrom="paragraph">
                  <wp:posOffset>239103</wp:posOffset>
                </wp:positionV>
                <wp:extent cx="6862445" cy="253365"/>
                <wp:effectExtent l="0" t="0" r="0" b="0"/>
                <wp:wrapTopAndBottom/>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3D68280F" w14:textId="77777777" w:rsidR="00620CF6" w:rsidRDefault="00000000">
                            <w:pPr>
                              <w:pStyle w:val="BodyText"/>
                              <w:tabs>
                                <w:tab w:val="left" w:pos="7587"/>
                              </w:tabs>
                              <w:spacing w:before="69"/>
                              <w:ind w:left="119"/>
                              <w:rPr>
                                <w:color w:val="000000"/>
                              </w:rPr>
                            </w:pPr>
                            <w:r>
                              <w:rPr>
                                <w:color w:val="000000"/>
                              </w:rPr>
                              <w:t>Tax</w:t>
                            </w:r>
                            <w:r>
                              <w:rPr>
                                <w:color w:val="000000"/>
                                <w:spacing w:val="11"/>
                              </w:rPr>
                              <w:t xml:space="preserve"> </w:t>
                            </w:r>
                            <w:r>
                              <w:rPr>
                                <w:color w:val="000000"/>
                              </w:rPr>
                              <w:t>Reform</w:t>
                            </w:r>
                            <w:r>
                              <w:rPr>
                                <w:color w:val="000000"/>
                                <w:spacing w:val="11"/>
                              </w:rPr>
                              <w:t xml:space="preserve"> </w:t>
                            </w:r>
                            <w:r>
                              <w:rPr>
                                <w:color w:val="000000"/>
                              </w:rPr>
                              <w:t>Act</w:t>
                            </w:r>
                            <w:r>
                              <w:rPr>
                                <w:color w:val="000000"/>
                                <w:spacing w:val="11"/>
                              </w:rPr>
                              <w:t xml:space="preserve"> </w:t>
                            </w:r>
                            <w:r>
                              <w:rPr>
                                <w:color w:val="000000"/>
                              </w:rPr>
                              <w:t>of</w:t>
                            </w:r>
                            <w:r>
                              <w:rPr>
                                <w:color w:val="000000"/>
                                <w:spacing w:val="11"/>
                              </w:rPr>
                              <w:t xml:space="preserve"> </w:t>
                            </w:r>
                            <w:r>
                              <w:rPr>
                                <w:color w:val="000000"/>
                              </w:rPr>
                              <w:t>1976</w:t>
                            </w:r>
                            <w:r>
                              <w:rPr>
                                <w:color w:val="000000"/>
                                <w:spacing w:val="11"/>
                              </w:rPr>
                              <w:t xml:space="preserve"> </w:t>
                            </w:r>
                            <w:r>
                              <w:rPr>
                                <w:color w:val="000000"/>
                              </w:rPr>
                              <w:t>(United</w:t>
                            </w:r>
                            <w:r>
                              <w:rPr>
                                <w:color w:val="000000"/>
                                <w:spacing w:val="11"/>
                              </w:rPr>
                              <w:t xml:space="preserve"> </w:t>
                            </w:r>
                            <w:r>
                              <w:rPr>
                                <w:color w:val="000000"/>
                              </w:rPr>
                              <w:t>States)</w:t>
                            </w:r>
                            <w:r>
                              <w:rPr>
                                <w:color w:val="000000"/>
                                <w:spacing w:val="11"/>
                              </w:rPr>
                              <w:t xml:space="preserve"> </w:t>
                            </w:r>
                            <w:r>
                              <w:rPr>
                                <w:color w:val="000000"/>
                                <w:spacing w:val="-2"/>
                              </w:rPr>
                              <w:t>[</w:t>
                            </w:r>
                            <w:hyperlink w:anchor="_bookmark253" w:history="1">
                              <w:r>
                                <w:rPr>
                                  <w:color w:val="0000FF"/>
                                  <w:spacing w:val="-2"/>
                                </w:rPr>
                                <w:t>134</w:t>
                              </w:r>
                            </w:hyperlink>
                            <w:r>
                              <w:rPr>
                                <w:color w:val="000000"/>
                                <w:spacing w:val="-2"/>
                              </w:rPr>
                              <w:t>]</w:t>
                            </w:r>
                            <w:r>
                              <w:rPr>
                                <w:color w:val="000000"/>
                              </w:rPr>
                              <w:tab/>
                            </w:r>
                            <w:r>
                              <w:rPr>
                                <w:color w:val="000000"/>
                                <w:spacing w:val="-5"/>
                              </w:rPr>
                              <w:t>Government</w:t>
                            </w:r>
                            <w:r>
                              <w:rPr>
                                <w:color w:val="000000"/>
                                <w:spacing w:val="3"/>
                              </w:rPr>
                              <w:t xml:space="preserve"> </w:t>
                            </w:r>
                            <w:r>
                              <w:rPr>
                                <w:color w:val="000000"/>
                                <w:spacing w:val="-2"/>
                              </w:rPr>
                              <w:t>legislation</w:t>
                            </w:r>
                          </w:p>
                        </w:txbxContent>
                      </wps:txbx>
                      <wps:bodyPr wrap="square" lIns="0" tIns="0" rIns="0" bIns="0" rtlCol="0">
                        <a:noAutofit/>
                      </wps:bodyPr>
                    </wps:wsp>
                  </a:graphicData>
                </a:graphic>
              </wp:anchor>
            </w:drawing>
          </mc:Choice>
          <mc:Fallback>
            <w:pict>
              <v:shape w14:anchorId="26E1F99F" id="Textbox 206" o:spid="_x0000_s1161" type="#_x0000_t202" style="position:absolute;left:0;text-align:left;margin-left:125.85pt;margin-top:18.85pt;width:540.35pt;height:19.95pt;z-index:-1566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" fillcolor="#f7f7f7" stroked="f">
                <v:textbox inset="0,0,0,0">
                  <w:txbxContent>
                    <w:p w14:paraId="3D68280F" w14:textId="77777777" w:rsidR="00620CF6" w:rsidRDefault="00000000">
                      <w:pPr>
                        <w:pStyle w:val="BodyText"/>
                        <w:tabs>
                          <w:tab w:val="left" w:pos="7587"/>
                        </w:tabs>
                        <w:spacing w:before="69"/>
                        <w:ind w:left="119"/>
                        <w:rPr>
                          <w:color w:val="000000"/>
                        </w:rPr>
                      </w:pPr>
                      <w:r>
                        <w:rPr>
                          <w:color w:val="000000"/>
                        </w:rPr>
                        <w:t>Tax</w:t>
                      </w:r>
                      <w:r>
                        <w:rPr>
                          <w:color w:val="000000"/>
                          <w:spacing w:val="11"/>
                        </w:rPr>
                        <w:t xml:space="preserve"> </w:t>
                      </w:r>
                      <w:r>
                        <w:rPr>
                          <w:color w:val="000000"/>
                        </w:rPr>
                        <w:t>Reform</w:t>
                      </w:r>
                      <w:r>
                        <w:rPr>
                          <w:color w:val="000000"/>
                          <w:spacing w:val="11"/>
                        </w:rPr>
                        <w:t xml:space="preserve"> </w:t>
                      </w:r>
                      <w:r>
                        <w:rPr>
                          <w:color w:val="000000"/>
                        </w:rPr>
                        <w:t>Act</w:t>
                      </w:r>
                      <w:r>
                        <w:rPr>
                          <w:color w:val="000000"/>
                          <w:spacing w:val="11"/>
                        </w:rPr>
                        <w:t xml:space="preserve"> </w:t>
                      </w:r>
                      <w:r>
                        <w:rPr>
                          <w:color w:val="000000"/>
                        </w:rPr>
                        <w:t>of</w:t>
                      </w:r>
                      <w:r>
                        <w:rPr>
                          <w:color w:val="000000"/>
                          <w:spacing w:val="11"/>
                        </w:rPr>
                        <w:t xml:space="preserve"> </w:t>
                      </w:r>
                      <w:r>
                        <w:rPr>
                          <w:color w:val="000000"/>
                        </w:rPr>
                        <w:t>1976</w:t>
                      </w:r>
                      <w:r>
                        <w:rPr>
                          <w:color w:val="000000"/>
                          <w:spacing w:val="11"/>
                        </w:rPr>
                        <w:t xml:space="preserve"> </w:t>
                      </w:r>
                      <w:r>
                        <w:rPr>
                          <w:color w:val="000000"/>
                        </w:rPr>
                        <w:t>(United</w:t>
                      </w:r>
                      <w:r>
                        <w:rPr>
                          <w:color w:val="000000"/>
                          <w:spacing w:val="11"/>
                        </w:rPr>
                        <w:t xml:space="preserve"> </w:t>
                      </w:r>
                      <w:r>
                        <w:rPr>
                          <w:color w:val="000000"/>
                        </w:rPr>
                        <w:t>States)</w:t>
                      </w:r>
                      <w:r>
                        <w:rPr>
                          <w:color w:val="000000"/>
                          <w:spacing w:val="11"/>
                        </w:rPr>
                        <w:t xml:space="preserve"> </w:t>
                      </w:r>
                      <w:r>
                        <w:rPr>
                          <w:color w:val="000000"/>
                          <w:spacing w:val="-2"/>
                        </w:rPr>
                        <w:t>[</w:t>
                      </w:r>
                      <w:hyperlink w:anchor="_bookmark253" w:history="1">
                        <w:r>
                          <w:rPr>
                            <w:color w:val="0000FF"/>
                            <w:spacing w:val="-2"/>
                          </w:rPr>
                          <w:t>134</w:t>
                        </w:r>
                      </w:hyperlink>
                      <w:r>
                        <w:rPr>
                          <w:color w:val="000000"/>
                          <w:spacing w:val="-2"/>
                        </w:rPr>
                        <w:t>]</w:t>
                      </w:r>
                      <w:r>
                        <w:rPr>
                          <w:color w:val="000000"/>
                        </w:rPr>
                        <w:tab/>
                      </w:r>
                      <w:r>
                        <w:rPr>
                          <w:color w:val="000000"/>
                          <w:spacing w:val="-5"/>
                        </w:rPr>
                        <w:t>Government</w:t>
                      </w:r>
                      <w:r>
                        <w:rPr>
                          <w:color w:val="000000"/>
                          <w:spacing w:val="3"/>
                        </w:rPr>
                        <w:t xml:space="preserve"> </w:t>
                      </w:r>
                      <w:r>
                        <w:rPr>
                          <w:color w:val="000000"/>
                          <w:spacing w:val="-2"/>
                        </w:rPr>
                        <w:t>legislation</w:t>
                      </w:r>
                    </w:p>
                  </w:txbxContent>
                </v:textbox>
                <w10:wrap type="topAndBottom" anchorx="page"/>
              </v:shape>
            </w:pict>
          </mc:Fallback>
        </mc:AlternateContent>
      </w:r>
      <w:r>
        <w:t>Tax</w:t>
      </w:r>
      <w:r>
        <w:rPr>
          <w:spacing w:val="-1"/>
        </w:rPr>
        <w:t xml:space="preserve"> </w:t>
      </w:r>
      <w:r>
        <w:t>Manual</w:t>
      </w:r>
      <w:r>
        <w:rPr>
          <w:spacing w:val="-1"/>
        </w:rPr>
        <w:t xml:space="preserve"> </w:t>
      </w:r>
      <w:r>
        <w:t>of</w:t>
      </w:r>
      <w:r>
        <w:rPr>
          <w:spacing w:val="-1"/>
        </w:rPr>
        <w:t xml:space="preserve"> </w:t>
      </w:r>
      <w:r>
        <w:t>the</w:t>
      </w:r>
      <w:r>
        <w:rPr>
          <w:spacing w:val="-1"/>
        </w:rPr>
        <w:t xml:space="preserve"> </w:t>
      </w:r>
      <w:r>
        <w:t>Federal</w:t>
      </w:r>
      <w:r>
        <w:rPr>
          <w:spacing w:val="-1"/>
        </w:rPr>
        <w:t xml:space="preserve"> </w:t>
      </w:r>
      <w:r>
        <w:t>Revenue</w:t>
      </w:r>
      <w:r>
        <w:rPr>
          <w:spacing w:val="-1"/>
        </w:rPr>
        <w:t xml:space="preserve"> </w:t>
      </w:r>
      <w:r>
        <w:t>Act</w:t>
      </w:r>
      <w:r>
        <w:rPr>
          <w:spacing w:val="-1"/>
        </w:rPr>
        <w:t xml:space="preserve"> </w:t>
      </w:r>
      <w:r>
        <w:t>of</w:t>
      </w:r>
      <w:r>
        <w:rPr>
          <w:spacing w:val="-1"/>
        </w:rPr>
        <w:t xml:space="preserve"> </w:t>
      </w:r>
      <w:r>
        <w:t>1942</w:t>
      </w:r>
      <w:r>
        <w:rPr>
          <w:spacing w:val="-1"/>
        </w:rPr>
        <w:t xml:space="preserve"> </w:t>
      </w:r>
      <w:r>
        <w:rPr>
          <w:spacing w:val="-2"/>
        </w:rPr>
        <w:t>[</w:t>
      </w:r>
      <w:hyperlink w:anchor="_bookmark256" w:history="1">
        <w:r>
          <w:rPr>
            <w:color w:val="0000FF"/>
            <w:spacing w:val="-2"/>
          </w:rPr>
          <w:t>137</w:t>
        </w:r>
      </w:hyperlink>
      <w:r>
        <w:rPr>
          <w:spacing w:val="-2"/>
        </w:rPr>
        <w:t>]</w:t>
      </w:r>
      <w:r>
        <w:tab/>
        <w:t>Corporate</w:t>
      </w:r>
      <w:r>
        <w:rPr>
          <w:spacing w:val="-6"/>
        </w:rPr>
        <w:t xml:space="preserve"> </w:t>
      </w:r>
      <w:r>
        <w:rPr>
          <w:spacing w:val="-2"/>
        </w:rPr>
        <w:t>research</w:t>
      </w:r>
    </w:p>
    <w:p w14:paraId="3C5137DE" w14:textId="77777777" w:rsidR="00620CF6" w:rsidRDefault="00000000">
      <w:pPr>
        <w:pStyle w:val="BodyText"/>
        <w:tabs>
          <w:tab w:val="left" w:pos="7844"/>
        </w:tabs>
        <w:spacing w:before="168" w:after="60"/>
        <w:ind w:left="376"/>
      </w:pPr>
      <w:r>
        <w:t>The</w:t>
      </w:r>
      <w:r>
        <w:rPr>
          <w:spacing w:val="3"/>
        </w:rPr>
        <w:t xml:space="preserve"> </w:t>
      </w:r>
      <w:r>
        <w:t>Revenue</w:t>
      </w:r>
      <w:r>
        <w:rPr>
          <w:spacing w:val="4"/>
        </w:rPr>
        <w:t xml:space="preserve"> </w:t>
      </w:r>
      <w:r>
        <w:t>Act</w:t>
      </w:r>
      <w:r>
        <w:rPr>
          <w:spacing w:val="3"/>
        </w:rPr>
        <w:t xml:space="preserve"> </w:t>
      </w:r>
      <w:r>
        <w:t>of</w:t>
      </w:r>
      <w:r>
        <w:rPr>
          <w:spacing w:val="4"/>
        </w:rPr>
        <w:t xml:space="preserve"> </w:t>
      </w:r>
      <w:r>
        <w:t>1916</w:t>
      </w:r>
      <w:r>
        <w:rPr>
          <w:spacing w:val="3"/>
        </w:rPr>
        <w:t xml:space="preserve"> </w:t>
      </w:r>
      <w:r>
        <w:rPr>
          <w:spacing w:val="-2"/>
        </w:rPr>
        <w:t>[</w:t>
      </w:r>
      <w:hyperlink w:anchor="_bookmark261" w:history="1">
        <w:r>
          <w:rPr>
            <w:color w:val="0000FF"/>
            <w:spacing w:val="-2"/>
          </w:rPr>
          <w:t>142</w:t>
        </w:r>
      </w:hyperlink>
      <w:r>
        <w:rPr>
          <w:spacing w:val="-2"/>
        </w:rPr>
        <w:t>]</w:t>
      </w:r>
      <w:r>
        <w:tab/>
      </w:r>
      <w:r>
        <w:rPr>
          <w:spacing w:val="-5"/>
        </w:rPr>
        <w:t>Government</w:t>
      </w:r>
      <w:r>
        <w:rPr>
          <w:spacing w:val="3"/>
        </w:rPr>
        <w:t xml:space="preserve"> </w:t>
      </w:r>
      <w:r>
        <w:rPr>
          <w:spacing w:val="-2"/>
        </w:rPr>
        <w:t>legislation</w:t>
      </w:r>
    </w:p>
    <w:p w14:paraId="12D90CC1" w14:textId="77777777" w:rsidR="00620CF6" w:rsidRDefault="00000000">
      <w:pPr>
        <w:pStyle w:val="BodyText"/>
        <w:ind w:left="256"/>
      </w:pPr>
      <w:r>
        <w:rPr>
          <w:noProof/>
        </w:rPr>
        <mc:AlternateContent>
          <mc:Choice Requires="wps">
            <w:drawing>
              <wp:inline distT="0" distB="0" distL="0" distR="0" wp14:anchorId="0BAE47E6" wp14:editId="3808F0C9">
                <wp:extent cx="6862445" cy="253365"/>
                <wp:effectExtent l="0" t="0" r="0" b="0"/>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22A1D9A9" w14:textId="77777777" w:rsidR="00620CF6" w:rsidRDefault="00000000">
                            <w:pPr>
                              <w:pStyle w:val="BodyText"/>
                              <w:tabs>
                                <w:tab w:val="left" w:pos="7587"/>
                              </w:tabs>
                              <w:spacing w:before="69"/>
                              <w:ind w:left="119"/>
                              <w:rPr>
                                <w:color w:val="000000"/>
                              </w:rPr>
                            </w:pPr>
                            <w:r>
                              <w:rPr>
                                <w:color w:val="000000"/>
                              </w:rPr>
                              <w:t>The</w:t>
                            </w:r>
                            <w:r>
                              <w:rPr>
                                <w:color w:val="000000"/>
                                <w:spacing w:val="3"/>
                              </w:rPr>
                              <w:t xml:space="preserve"> </w:t>
                            </w:r>
                            <w:r>
                              <w:rPr>
                                <w:color w:val="000000"/>
                              </w:rPr>
                              <w:t>Revenue</w:t>
                            </w:r>
                            <w:r>
                              <w:rPr>
                                <w:color w:val="000000"/>
                                <w:spacing w:val="4"/>
                              </w:rPr>
                              <w:t xml:space="preserve"> </w:t>
                            </w:r>
                            <w:r>
                              <w:rPr>
                                <w:color w:val="000000"/>
                              </w:rPr>
                              <w:t>Act</w:t>
                            </w:r>
                            <w:r>
                              <w:rPr>
                                <w:color w:val="000000"/>
                                <w:spacing w:val="3"/>
                              </w:rPr>
                              <w:t xml:space="preserve"> </w:t>
                            </w:r>
                            <w:r>
                              <w:rPr>
                                <w:color w:val="000000"/>
                              </w:rPr>
                              <w:t>of</w:t>
                            </w:r>
                            <w:r>
                              <w:rPr>
                                <w:color w:val="000000"/>
                                <w:spacing w:val="4"/>
                              </w:rPr>
                              <w:t xml:space="preserve"> </w:t>
                            </w:r>
                            <w:r>
                              <w:rPr>
                                <w:color w:val="000000"/>
                              </w:rPr>
                              <w:t>1918</w:t>
                            </w:r>
                            <w:r>
                              <w:rPr>
                                <w:color w:val="000000"/>
                                <w:spacing w:val="3"/>
                              </w:rPr>
                              <w:t xml:space="preserve"> </w:t>
                            </w:r>
                            <w:r>
                              <w:rPr>
                                <w:color w:val="000000"/>
                                <w:spacing w:val="-4"/>
                              </w:rPr>
                              <w:t>[</w:t>
                            </w:r>
                            <w:hyperlink w:anchor="_bookmark216" w:history="1">
                              <w:r>
                                <w:rPr>
                                  <w:color w:val="0000FF"/>
                                  <w:spacing w:val="-4"/>
                                </w:rPr>
                                <w:t>97</w:t>
                              </w:r>
                            </w:hyperlink>
                            <w:r>
                              <w:rPr>
                                <w:color w:val="000000"/>
                                <w:spacing w:val="-4"/>
                              </w:rPr>
                              <w:t>]</w:t>
                            </w:r>
                            <w:r>
                              <w:rPr>
                                <w:color w:val="000000"/>
                              </w:rPr>
                              <w:tab/>
                            </w:r>
                            <w:r>
                              <w:rPr>
                                <w:color w:val="000000"/>
                                <w:spacing w:val="-5"/>
                              </w:rPr>
                              <w:t>Government</w:t>
                            </w:r>
                            <w:r>
                              <w:rPr>
                                <w:color w:val="000000"/>
                                <w:spacing w:val="1"/>
                              </w:rPr>
                              <w:t xml:space="preserve"> </w:t>
                            </w:r>
                            <w:r>
                              <w:rPr>
                                <w:color w:val="000000"/>
                                <w:spacing w:val="-2"/>
                              </w:rPr>
                              <w:t>legislation</w:t>
                            </w:r>
                          </w:p>
                        </w:txbxContent>
                      </wps:txbx>
                      <wps:bodyPr wrap="square" lIns="0" tIns="0" rIns="0" bIns="0" rtlCol="0">
                        <a:noAutofit/>
                      </wps:bodyPr>
                    </wps:wsp>
                  </a:graphicData>
                </a:graphic>
              </wp:inline>
            </w:drawing>
          </mc:Choice>
          <mc:Fallback>
            <w:pict>
              <v:shape w14:anchorId="0BAE47E6" id="Textbox 207" o:spid="_x0000_s1162"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AOHE5O2AQAAVwMAAA4AAAAAAAAAAAAAAAAALgIAAGRycy9lMm9Eb2Mu&#10;eG1sUEsBAi0AFAAGAAgAAAAhAELK2ZfaAAAABQEAAA8AAAAAAAAAAAAAAAAAEAQAAGRycy9kb3du&#10;cmV2LnhtbFBLBQYAAAAABAAEAPMAAAAXBQAAAAA=&#10;" fillcolor="#f7f7f7" stroked="f">
                <v:textbox inset="0,0,0,0">
                  <w:txbxContent>
                    <w:p w14:paraId="22A1D9A9" w14:textId="77777777" w:rsidR="00620CF6" w:rsidRDefault="00000000">
                      <w:pPr>
                        <w:pStyle w:val="BodyText"/>
                        <w:tabs>
                          <w:tab w:val="left" w:pos="7587"/>
                        </w:tabs>
                        <w:spacing w:before="69"/>
                        <w:ind w:left="119"/>
                        <w:rPr>
                          <w:color w:val="000000"/>
                        </w:rPr>
                      </w:pPr>
                      <w:r>
                        <w:rPr>
                          <w:color w:val="000000"/>
                        </w:rPr>
                        <w:t>The</w:t>
                      </w:r>
                      <w:r>
                        <w:rPr>
                          <w:color w:val="000000"/>
                          <w:spacing w:val="3"/>
                        </w:rPr>
                        <w:t xml:space="preserve"> </w:t>
                      </w:r>
                      <w:r>
                        <w:rPr>
                          <w:color w:val="000000"/>
                        </w:rPr>
                        <w:t>Revenue</w:t>
                      </w:r>
                      <w:r>
                        <w:rPr>
                          <w:color w:val="000000"/>
                          <w:spacing w:val="4"/>
                        </w:rPr>
                        <w:t xml:space="preserve"> </w:t>
                      </w:r>
                      <w:r>
                        <w:rPr>
                          <w:color w:val="000000"/>
                        </w:rPr>
                        <w:t>Act</w:t>
                      </w:r>
                      <w:r>
                        <w:rPr>
                          <w:color w:val="000000"/>
                          <w:spacing w:val="3"/>
                        </w:rPr>
                        <w:t xml:space="preserve"> </w:t>
                      </w:r>
                      <w:r>
                        <w:rPr>
                          <w:color w:val="000000"/>
                        </w:rPr>
                        <w:t>of</w:t>
                      </w:r>
                      <w:r>
                        <w:rPr>
                          <w:color w:val="000000"/>
                          <w:spacing w:val="4"/>
                        </w:rPr>
                        <w:t xml:space="preserve"> </w:t>
                      </w:r>
                      <w:r>
                        <w:rPr>
                          <w:color w:val="000000"/>
                        </w:rPr>
                        <w:t>1918</w:t>
                      </w:r>
                      <w:r>
                        <w:rPr>
                          <w:color w:val="000000"/>
                          <w:spacing w:val="3"/>
                        </w:rPr>
                        <w:t xml:space="preserve"> </w:t>
                      </w:r>
                      <w:r>
                        <w:rPr>
                          <w:color w:val="000000"/>
                          <w:spacing w:val="-4"/>
                        </w:rPr>
                        <w:t>[</w:t>
                      </w:r>
                      <w:hyperlink w:anchor="_bookmark216" w:history="1">
                        <w:r>
                          <w:rPr>
                            <w:color w:val="0000FF"/>
                            <w:spacing w:val="-4"/>
                          </w:rPr>
                          <w:t>97</w:t>
                        </w:r>
                      </w:hyperlink>
                      <w:r>
                        <w:rPr>
                          <w:color w:val="000000"/>
                          <w:spacing w:val="-4"/>
                        </w:rPr>
                        <w:t>]</w:t>
                      </w:r>
                      <w:r>
                        <w:rPr>
                          <w:color w:val="000000"/>
                        </w:rPr>
                        <w:tab/>
                      </w:r>
                      <w:r>
                        <w:rPr>
                          <w:color w:val="000000"/>
                          <w:spacing w:val="-5"/>
                        </w:rPr>
                        <w:t>Government</w:t>
                      </w:r>
                      <w:r>
                        <w:rPr>
                          <w:color w:val="000000"/>
                          <w:spacing w:val="1"/>
                        </w:rPr>
                        <w:t xml:space="preserve"> </w:t>
                      </w:r>
                      <w:r>
                        <w:rPr>
                          <w:color w:val="000000"/>
                          <w:spacing w:val="-2"/>
                        </w:rPr>
                        <w:t>legislation</w:t>
                      </w:r>
                    </w:p>
                  </w:txbxContent>
                </v:textbox>
                <w10:anchorlock/>
              </v:shape>
            </w:pict>
          </mc:Fallback>
        </mc:AlternateContent>
      </w:r>
    </w:p>
    <w:p w14:paraId="2BCAF812" w14:textId="77777777" w:rsidR="00620CF6" w:rsidRDefault="00000000">
      <w:pPr>
        <w:pStyle w:val="BodyText"/>
        <w:tabs>
          <w:tab w:val="left" w:pos="7844"/>
        </w:tabs>
        <w:spacing w:before="47"/>
        <w:ind w:left="376"/>
      </w:pPr>
      <w:r>
        <w:rPr>
          <w:noProof/>
        </w:rPr>
        <mc:AlternateContent>
          <mc:Choice Requires="wps">
            <w:drawing>
              <wp:anchor distT="0" distB="0" distL="0" distR="0" simplePos="0" relativeHeight="487653376" behindDoc="1" locked="0" layoutInCell="1" allowOverlap="1" wp14:anchorId="4A0A2BA1" wp14:editId="0338ACD0">
                <wp:simplePos x="0" y="0"/>
                <wp:positionH relativeFrom="page">
                  <wp:posOffset>1598206</wp:posOffset>
                </wp:positionH>
                <wp:positionV relativeFrom="paragraph">
                  <wp:posOffset>239116</wp:posOffset>
                </wp:positionV>
                <wp:extent cx="6862445" cy="253365"/>
                <wp:effectExtent l="0" t="0" r="0" b="0"/>
                <wp:wrapTopAndBottom/>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32C604B3" w14:textId="77777777" w:rsidR="00620CF6" w:rsidRDefault="00000000">
                            <w:pPr>
                              <w:pStyle w:val="BodyText"/>
                              <w:tabs>
                                <w:tab w:val="left" w:pos="7587"/>
                              </w:tabs>
                              <w:spacing w:before="69"/>
                              <w:ind w:left="119"/>
                              <w:rPr>
                                <w:color w:val="000000"/>
                              </w:rPr>
                            </w:pPr>
                            <w:r>
                              <w:rPr>
                                <w:color w:val="000000"/>
                              </w:rPr>
                              <w:t>The</w:t>
                            </w:r>
                            <w:r>
                              <w:rPr>
                                <w:color w:val="000000"/>
                                <w:spacing w:val="3"/>
                              </w:rPr>
                              <w:t xml:space="preserve"> </w:t>
                            </w:r>
                            <w:r>
                              <w:rPr>
                                <w:color w:val="000000"/>
                              </w:rPr>
                              <w:t>Revenue</w:t>
                            </w:r>
                            <w:r>
                              <w:rPr>
                                <w:color w:val="000000"/>
                                <w:spacing w:val="4"/>
                              </w:rPr>
                              <w:t xml:space="preserve"> </w:t>
                            </w:r>
                            <w:r>
                              <w:rPr>
                                <w:color w:val="000000"/>
                              </w:rPr>
                              <w:t>Act</w:t>
                            </w:r>
                            <w:r>
                              <w:rPr>
                                <w:color w:val="000000"/>
                                <w:spacing w:val="3"/>
                              </w:rPr>
                              <w:t xml:space="preserve"> </w:t>
                            </w:r>
                            <w:r>
                              <w:rPr>
                                <w:color w:val="000000"/>
                              </w:rPr>
                              <w:t>of</w:t>
                            </w:r>
                            <w:r>
                              <w:rPr>
                                <w:color w:val="000000"/>
                                <w:spacing w:val="4"/>
                              </w:rPr>
                              <w:t xml:space="preserve"> </w:t>
                            </w:r>
                            <w:r>
                              <w:rPr>
                                <w:color w:val="000000"/>
                              </w:rPr>
                              <w:t>1924</w:t>
                            </w:r>
                            <w:r>
                              <w:rPr>
                                <w:color w:val="000000"/>
                                <w:spacing w:val="3"/>
                              </w:rPr>
                              <w:t xml:space="preserve"> </w:t>
                            </w:r>
                            <w:r>
                              <w:rPr>
                                <w:color w:val="000000"/>
                                <w:spacing w:val="-2"/>
                              </w:rPr>
                              <w:t>[</w:t>
                            </w:r>
                            <w:hyperlink w:anchor="_bookmark259" w:history="1">
                              <w:r>
                                <w:rPr>
                                  <w:color w:val="0000FF"/>
                                  <w:spacing w:val="-2"/>
                                </w:rPr>
                                <w:t>140</w:t>
                              </w:r>
                            </w:hyperlink>
                            <w:r>
                              <w:rPr>
                                <w:color w:val="000000"/>
                                <w:spacing w:val="-2"/>
                              </w:rPr>
                              <w:t>]</w:t>
                            </w:r>
                            <w:r>
                              <w:rPr>
                                <w:color w:val="000000"/>
                              </w:rPr>
                              <w:tab/>
                            </w:r>
                            <w:r>
                              <w:rPr>
                                <w:color w:val="000000"/>
                                <w:spacing w:val="-5"/>
                              </w:rPr>
                              <w:t>Government</w:t>
                            </w:r>
                            <w:r>
                              <w:rPr>
                                <w:color w:val="000000"/>
                                <w:spacing w:val="3"/>
                              </w:rPr>
                              <w:t xml:space="preserve"> </w:t>
                            </w:r>
                            <w:r>
                              <w:rPr>
                                <w:color w:val="000000"/>
                                <w:spacing w:val="-2"/>
                              </w:rPr>
                              <w:t>legislation</w:t>
                            </w:r>
                          </w:p>
                        </w:txbxContent>
                      </wps:txbx>
                      <wps:bodyPr wrap="square" lIns="0" tIns="0" rIns="0" bIns="0" rtlCol="0">
                        <a:noAutofit/>
                      </wps:bodyPr>
                    </wps:wsp>
                  </a:graphicData>
                </a:graphic>
              </wp:anchor>
            </w:drawing>
          </mc:Choice>
          <mc:Fallback>
            <w:pict>
              <v:shape w14:anchorId="4A0A2BA1" id="Textbox 208" o:spid="_x0000_s1163" type="#_x0000_t202" style="position:absolute;left:0;text-align:left;margin-left:125.85pt;margin-top:18.85pt;width:540.35pt;height:19.95pt;z-index:-1566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" fillcolor="#f7f7f7" stroked="f">
                <v:textbox inset="0,0,0,0">
                  <w:txbxContent>
                    <w:p w14:paraId="32C604B3" w14:textId="77777777" w:rsidR="00620CF6" w:rsidRDefault="00000000">
                      <w:pPr>
                        <w:pStyle w:val="BodyText"/>
                        <w:tabs>
                          <w:tab w:val="left" w:pos="7587"/>
                        </w:tabs>
                        <w:spacing w:before="69"/>
                        <w:ind w:left="119"/>
                        <w:rPr>
                          <w:color w:val="000000"/>
                        </w:rPr>
                      </w:pPr>
                      <w:r>
                        <w:rPr>
                          <w:color w:val="000000"/>
                        </w:rPr>
                        <w:t>The</w:t>
                      </w:r>
                      <w:r>
                        <w:rPr>
                          <w:color w:val="000000"/>
                          <w:spacing w:val="3"/>
                        </w:rPr>
                        <w:t xml:space="preserve"> </w:t>
                      </w:r>
                      <w:r>
                        <w:rPr>
                          <w:color w:val="000000"/>
                        </w:rPr>
                        <w:t>Revenue</w:t>
                      </w:r>
                      <w:r>
                        <w:rPr>
                          <w:color w:val="000000"/>
                          <w:spacing w:val="4"/>
                        </w:rPr>
                        <w:t xml:space="preserve"> </w:t>
                      </w:r>
                      <w:r>
                        <w:rPr>
                          <w:color w:val="000000"/>
                        </w:rPr>
                        <w:t>Act</w:t>
                      </w:r>
                      <w:r>
                        <w:rPr>
                          <w:color w:val="000000"/>
                          <w:spacing w:val="3"/>
                        </w:rPr>
                        <w:t xml:space="preserve"> </w:t>
                      </w:r>
                      <w:r>
                        <w:rPr>
                          <w:color w:val="000000"/>
                        </w:rPr>
                        <w:t>of</w:t>
                      </w:r>
                      <w:r>
                        <w:rPr>
                          <w:color w:val="000000"/>
                          <w:spacing w:val="4"/>
                        </w:rPr>
                        <w:t xml:space="preserve"> </w:t>
                      </w:r>
                      <w:r>
                        <w:rPr>
                          <w:color w:val="000000"/>
                        </w:rPr>
                        <w:t>1924</w:t>
                      </w:r>
                      <w:r>
                        <w:rPr>
                          <w:color w:val="000000"/>
                          <w:spacing w:val="3"/>
                        </w:rPr>
                        <w:t xml:space="preserve"> </w:t>
                      </w:r>
                      <w:r>
                        <w:rPr>
                          <w:color w:val="000000"/>
                          <w:spacing w:val="-2"/>
                        </w:rPr>
                        <w:t>[</w:t>
                      </w:r>
                      <w:hyperlink w:anchor="_bookmark259" w:history="1">
                        <w:r>
                          <w:rPr>
                            <w:color w:val="0000FF"/>
                            <w:spacing w:val="-2"/>
                          </w:rPr>
                          <w:t>140</w:t>
                        </w:r>
                      </w:hyperlink>
                      <w:r>
                        <w:rPr>
                          <w:color w:val="000000"/>
                          <w:spacing w:val="-2"/>
                        </w:rPr>
                        <w:t>]</w:t>
                      </w:r>
                      <w:r>
                        <w:rPr>
                          <w:color w:val="000000"/>
                        </w:rPr>
                        <w:tab/>
                      </w:r>
                      <w:r>
                        <w:rPr>
                          <w:color w:val="000000"/>
                          <w:spacing w:val="-5"/>
                        </w:rPr>
                        <w:t>Government</w:t>
                      </w:r>
                      <w:r>
                        <w:rPr>
                          <w:color w:val="000000"/>
                          <w:spacing w:val="3"/>
                        </w:rPr>
                        <w:t xml:space="preserve"> </w:t>
                      </w:r>
                      <w:r>
                        <w:rPr>
                          <w:color w:val="000000"/>
                          <w:spacing w:val="-2"/>
                        </w:rPr>
                        <w:t>legislation</w:t>
                      </w:r>
                    </w:p>
                  </w:txbxContent>
                </v:textbox>
                <w10:wrap type="topAndBottom" anchorx="page"/>
              </v:shape>
            </w:pict>
          </mc:Fallback>
        </mc:AlternateContent>
      </w:r>
      <w:r>
        <w:t>The</w:t>
      </w:r>
      <w:r>
        <w:rPr>
          <w:spacing w:val="3"/>
        </w:rPr>
        <w:t xml:space="preserve"> </w:t>
      </w:r>
      <w:r>
        <w:t>Revenue</w:t>
      </w:r>
      <w:r>
        <w:rPr>
          <w:spacing w:val="4"/>
        </w:rPr>
        <w:t xml:space="preserve"> </w:t>
      </w:r>
      <w:r>
        <w:t>Act</w:t>
      </w:r>
      <w:r>
        <w:rPr>
          <w:spacing w:val="3"/>
        </w:rPr>
        <w:t xml:space="preserve"> </w:t>
      </w:r>
      <w:r>
        <w:t>of</w:t>
      </w:r>
      <w:r>
        <w:rPr>
          <w:spacing w:val="4"/>
        </w:rPr>
        <w:t xml:space="preserve"> </w:t>
      </w:r>
      <w:r>
        <w:t>1921</w:t>
      </w:r>
      <w:r>
        <w:rPr>
          <w:spacing w:val="3"/>
        </w:rPr>
        <w:t xml:space="preserve"> </w:t>
      </w:r>
      <w:r>
        <w:rPr>
          <w:spacing w:val="-2"/>
        </w:rPr>
        <w:t>[</w:t>
      </w:r>
      <w:hyperlink w:anchor="_bookmark258" w:history="1">
        <w:r>
          <w:rPr>
            <w:color w:val="0000FF"/>
            <w:spacing w:val="-2"/>
          </w:rPr>
          <w:t>139</w:t>
        </w:r>
      </w:hyperlink>
      <w:r>
        <w:rPr>
          <w:spacing w:val="-2"/>
        </w:rPr>
        <w:t>]</w:t>
      </w:r>
      <w:r>
        <w:tab/>
      </w:r>
      <w:r>
        <w:rPr>
          <w:spacing w:val="-5"/>
        </w:rPr>
        <w:t>Government</w:t>
      </w:r>
      <w:r>
        <w:rPr>
          <w:spacing w:val="3"/>
        </w:rPr>
        <w:t xml:space="preserve"> </w:t>
      </w:r>
      <w:r>
        <w:rPr>
          <w:spacing w:val="-2"/>
        </w:rPr>
        <w:t>legislation</w:t>
      </w:r>
    </w:p>
    <w:p w14:paraId="249B879C" w14:textId="77777777" w:rsidR="00620CF6" w:rsidRDefault="00000000">
      <w:pPr>
        <w:pStyle w:val="BodyText"/>
        <w:tabs>
          <w:tab w:val="left" w:pos="7844"/>
        </w:tabs>
        <w:spacing w:before="69"/>
        <w:ind w:left="376"/>
      </w:pPr>
      <w:r>
        <w:t>The</w:t>
      </w:r>
      <w:r>
        <w:rPr>
          <w:spacing w:val="3"/>
        </w:rPr>
        <w:t xml:space="preserve"> </w:t>
      </w:r>
      <w:r>
        <w:t>Revenue</w:t>
      </w:r>
      <w:r>
        <w:rPr>
          <w:spacing w:val="4"/>
        </w:rPr>
        <w:t xml:space="preserve"> </w:t>
      </w:r>
      <w:r>
        <w:t>Act</w:t>
      </w:r>
      <w:r>
        <w:rPr>
          <w:spacing w:val="3"/>
        </w:rPr>
        <w:t xml:space="preserve"> </w:t>
      </w:r>
      <w:r>
        <w:t>of</w:t>
      </w:r>
      <w:r>
        <w:rPr>
          <w:spacing w:val="4"/>
        </w:rPr>
        <w:t xml:space="preserve"> </w:t>
      </w:r>
      <w:r>
        <w:t>1926</w:t>
      </w:r>
      <w:r>
        <w:rPr>
          <w:spacing w:val="3"/>
        </w:rPr>
        <w:t xml:space="preserve"> </w:t>
      </w:r>
      <w:r>
        <w:rPr>
          <w:spacing w:val="-2"/>
        </w:rPr>
        <w:t>[</w:t>
      </w:r>
      <w:hyperlink w:anchor="_bookmark224" w:history="1">
        <w:r>
          <w:rPr>
            <w:color w:val="0000FF"/>
            <w:spacing w:val="-2"/>
          </w:rPr>
          <w:t>105</w:t>
        </w:r>
      </w:hyperlink>
      <w:r>
        <w:rPr>
          <w:spacing w:val="-2"/>
        </w:rPr>
        <w:t>]</w:t>
      </w:r>
      <w:r>
        <w:tab/>
      </w:r>
      <w:r>
        <w:rPr>
          <w:spacing w:val="-5"/>
        </w:rPr>
        <w:t>Government</w:t>
      </w:r>
      <w:r>
        <w:rPr>
          <w:spacing w:val="3"/>
        </w:rPr>
        <w:t xml:space="preserve"> </w:t>
      </w:r>
      <w:r>
        <w:rPr>
          <w:spacing w:val="-2"/>
        </w:rPr>
        <w:t>legislation</w:t>
      </w:r>
    </w:p>
    <w:p w14:paraId="7DAE2091" w14:textId="77777777" w:rsidR="00620CF6" w:rsidRDefault="00000000">
      <w:pPr>
        <w:pStyle w:val="BodyText"/>
        <w:rPr>
          <w:sz w:val="10"/>
        </w:rPr>
      </w:pPr>
      <w:r>
        <w:rPr>
          <w:noProof/>
        </w:rPr>
        <mc:AlternateContent>
          <mc:Choice Requires="wps">
            <w:drawing>
              <wp:anchor distT="0" distB="0" distL="0" distR="0" simplePos="0" relativeHeight="487653888" behindDoc="1" locked="0" layoutInCell="1" allowOverlap="1" wp14:anchorId="304A5B90" wp14:editId="2FA77F67">
                <wp:simplePos x="0" y="0"/>
                <wp:positionH relativeFrom="page">
                  <wp:posOffset>1598206</wp:posOffset>
                </wp:positionH>
                <wp:positionV relativeFrom="paragraph">
                  <wp:posOffset>101216</wp:posOffset>
                </wp:positionV>
                <wp:extent cx="6862445" cy="253365"/>
                <wp:effectExtent l="0" t="0" r="0" b="0"/>
                <wp:wrapTopAndBottom/>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67A0A9E7" w14:textId="77777777" w:rsidR="00620CF6" w:rsidRDefault="00000000">
                            <w:pPr>
                              <w:pStyle w:val="BodyText"/>
                              <w:tabs>
                                <w:tab w:val="left" w:pos="7587"/>
                              </w:tabs>
                              <w:spacing w:before="69"/>
                              <w:ind w:left="119"/>
                              <w:rPr>
                                <w:color w:val="000000"/>
                              </w:rPr>
                            </w:pPr>
                            <w:r>
                              <w:rPr>
                                <w:color w:val="000000"/>
                              </w:rPr>
                              <w:t>The</w:t>
                            </w:r>
                            <w:r>
                              <w:rPr>
                                <w:color w:val="000000"/>
                                <w:spacing w:val="3"/>
                              </w:rPr>
                              <w:t xml:space="preserve"> </w:t>
                            </w:r>
                            <w:r>
                              <w:rPr>
                                <w:color w:val="000000"/>
                              </w:rPr>
                              <w:t>Revenue</w:t>
                            </w:r>
                            <w:r>
                              <w:rPr>
                                <w:color w:val="000000"/>
                                <w:spacing w:val="4"/>
                              </w:rPr>
                              <w:t xml:space="preserve"> </w:t>
                            </w:r>
                            <w:r>
                              <w:rPr>
                                <w:color w:val="000000"/>
                              </w:rPr>
                              <w:t>Act</w:t>
                            </w:r>
                            <w:r>
                              <w:rPr>
                                <w:color w:val="000000"/>
                                <w:spacing w:val="3"/>
                              </w:rPr>
                              <w:t xml:space="preserve"> </w:t>
                            </w:r>
                            <w:r>
                              <w:rPr>
                                <w:color w:val="000000"/>
                              </w:rPr>
                              <w:t>of</w:t>
                            </w:r>
                            <w:r>
                              <w:rPr>
                                <w:color w:val="000000"/>
                                <w:spacing w:val="4"/>
                              </w:rPr>
                              <w:t xml:space="preserve"> </w:t>
                            </w:r>
                            <w:r>
                              <w:rPr>
                                <w:color w:val="000000"/>
                              </w:rPr>
                              <w:t>1932</w:t>
                            </w:r>
                            <w:r>
                              <w:rPr>
                                <w:color w:val="000000"/>
                                <w:spacing w:val="3"/>
                              </w:rPr>
                              <w:t xml:space="preserve"> </w:t>
                            </w:r>
                            <w:r>
                              <w:rPr>
                                <w:color w:val="000000"/>
                                <w:spacing w:val="-2"/>
                              </w:rPr>
                              <w:t>[</w:t>
                            </w:r>
                            <w:hyperlink w:anchor="_bookmark260" w:history="1">
                              <w:r>
                                <w:rPr>
                                  <w:color w:val="0000FF"/>
                                  <w:spacing w:val="-2"/>
                                </w:rPr>
                                <w:t>141</w:t>
                              </w:r>
                            </w:hyperlink>
                            <w:r>
                              <w:rPr>
                                <w:color w:val="000000"/>
                                <w:spacing w:val="-2"/>
                              </w:rPr>
                              <w:t>]</w:t>
                            </w:r>
                            <w:r>
                              <w:rPr>
                                <w:color w:val="000000"/>
                              </w:rPr>
                              <w:tab/>
                            </w:r>
                            <w:r>
                              <w:rPr>
                                <w:color w:val="000000"/>
                                <w:spacing w:val="-5"/>
                              </w:rPr>
                              <w:t>Government</w:t>
                            </w:r>
                            <w:r>
                              <w:rPr>
                                <w:color w:val="000000"/>
                                <w:spacing w:val="3"/>
                              </w:rPr>
                              <w:t xml:space="preserve"> </w:t>
                            </w:r>
                            <w:r>
                              <w:rPr>
                                <w:color w:val="000000"/>
                                <w:spacing w:val="-2"/>
                              </w:rPr>
                              <w:t>legislation</w:t>
                            </w:r>
                          </w:p>
                        </w:txbxContent>
                      </wps:txbx>
                      <wps:bodyPr wrap="square" lIns="0" tIns="0" rIns="0" bIns="0" rtlCol="0">
                        <a:noAutofit/>
                      </wps:bodyPr>
                    </wps:wsp>
                  </a:graphicData>
                </a:graphic>
              </wp:anchor>
            </w:drawing>
          </mc:Choice>
          <mc:Fallback>
            <w:pict>
              <v:shape w14:anchorId="304A5B90" id="Textbox 209" o:spid="_x0000_s1164" type="#_x0000_t202" style="position:absolute;margin-left:125.85pt;margin-top:7.95pt;width:540.35pt;height:19.95pt;z-index:-1566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" fillcolor="#f7f7f7" stroked="f">
                <v:textbox inset="0,0,0,0">
                  <w:txbxContent>
                    <w:p w14:paraId="67A0A9E7" w14:textId="77777777" w:rsidR="00620CF6" w:rsidRDefault="00000000">
                      <w:pPr>
                        <w:pStyle w:val="BodyText"/>
                        <w:tabs>
                          <w:tab w:val="left" w:pos="7587"/>
                        </w:tabs>
                        <w:spacing w:before="69"/>
                        <w:ind w:left="119"/>
                        <w:rPr>
                          <w:color w:val="000000"/>
                        </w:rPr>
                      </w:pPr>
                      <w:r>
                        <w:rPr>
                          <w:color w:val="000000"/>
                        </w:rPr>
                        <w:t>The</w:t>
                      </w:r>
                      <w:r>
                        <w:rPr>
                          <w:color w:val="000000"/>
                          <w:spacing w:val="3"/>
                        </w:rPr>
                        <w:t xml:space="preserve"> </w:t>
                      </w:r>
                      <w:r>
                        <w:rPr>
                          <w:color w:val="000000"/>
                        </w:rPr>
                        <w:t>Revenue</w:t>
                      </w:r>
                      <w:r>
                        <w:rPr>
                          <w:color w:val="000000"/>
                          <w:spacing w:val="4"/>
                        </w:rPr>
                        <w:t xml:space="preserve"> </w:t>
                      </w:r>
                      <w:r>
                        <w:rPr>
                          <w:color w:val="000000"/>
                        </w:rPr>
                        <w:t>Act</w:t>
                      </w:r>
                      <w:r>
                        <w:rPr>
                          <w:color w:val="000000"/>
                          <w:spacing w:val="3"/>
                        </w:rPr>
                        <w:t xml:space="preserve"> </w:t>
                      </w:r>
                      <w:r>
                        <w:rPr>
                          <w:color w:val="000000"/>
                        </w:rPr>
                        <w:t>of</w:t>
                      </w:r>
                      <w:r>
                        <w:rPr>
                          <w:color w:val="000000"/>
                          <w:spacing w:val="4"/>
                        </w:rPr>
                        <w:t xml:space="preserve"> </w:t>
                      </w:r>
                      <w:r>
                        <w:rPr>
                          <w:color w:val="000000"/>
                        </w:rPr>
                        <w:t>1932</w:t>
                      </w:r>
                      <w:r>
                        <w:rPr>
                          <w:color w:val="000000"/>
                          <w:spacing w:val="3"/>
                        </w:rPr>
                        <w:t xml:space="preserve"> </w:t>
                      </w:r>
                      <w:r>
                        <w:rPr>
                          <w:color w:val="000000"/>
                          <w:spacing w:val="-2"/>
                        </w:rPr>
                        <w:t>[</w:t>
                      </w:r>
                      <w:hyperlink w:anchor="_bookmark260" w:history="1">
                        <w:r>
                          <w:rPr>
                            <w:color w:val="0000FF"/>
                            <w:spacing w:val="-2"/>
                          </w:rPr>
                          <w:t>141</w:t>
                        </w:r>
                      </w:hyperlink>
                      <w:r>
                        <w:rPr>
                          <w:color w:val="000000"/>
                          <w:spacing w:val="-2"/>
                        </w:rPr>
                        <w:t>]</w:t>
                      </w:r>
                      <w:r>
                        <w:rPr>
                          <w:color w:val="000000"/>
                        </w:rPr>
                        <w:tab/>
                      </w:r>
                      <w:r>
                        <w:rPr>
                          <w:color w:val="000000"/>
                          <w:spacing w:val="-5"/>
                        </w:rPr>
                        <w:t>Government</w:t>
                      </w:r>
                      <w:r>
                        <w:rPr>
                          <w:color w:val="000000"/>
                          <w:spacing w:val="3"/>
                        </w:rPr>
                        <w:t xml:space="preserve"> </w:t>
                      </w:r>
                      <w:r>
                        <w:rPr>
                          <w:color w:val="000000"/>
                          <w:spacing w:val="-2"/>
                        </w:rPr>
                        <w:t>legislation</w:t>
                      </w:r>
                    </w:p>
                  </w:txbxContent>
                </v:textbox>
                <w10:wrap type="topAndBottom" anchorx="page"/>
              </v:shape>
            </w:pict>
          </mc:Fallback>
        </mc:AlternateContent>
      </w:r>
    </w:p>
    <w:p w14:paraId="1C246406" w14:textId="77777777" w:rsidR="00620CF6" w:rsidRDefault="00000000">
      <w:pPr>
        <w:pStyle w:val="BodyText"/>
        <w:tabs>
          <w:tab w:val="left" w:pos="7844"/>
        </w:tabs>
        <w:spacing w:before="69" w:after="60"/>
        <w:ind w:left="376"/>
      </w:pPr>
      <w:r>
        <w:t>The</w:t>
      </w:r>
      <w:r>
        <w:rPr>
          <w:spacing w:val="7"/>
        </w:rPr>
        <w:t xml:space="preserve"> </w:t>
      </w:r>
      <w:r>
        <w:t>Revenue</w:t>
      </w:r>
      <w:r>
        <w:rPr>
          <w:spacing w:val="8"/>
        </w:rPr>
        <w:t xml:space="preserve"> </w:t>
      </w:r>
      <w:r>
        <w:t>Act</w:t>
      </w:r>
      <w:r>
        <w:rPr>
          <w:spacing w:val="7"/>
        </w:rPr>
        <w:t xml:space="preserve"> </w:t>
      </w:r>
      <w:r>
        <w:t>of</w:t>
      </w:r>
      <w:r>
        <w:rPr>
          <w:spacing w:val="8"/>
        </w:rPr>
        <w:t xml:space="preserve"> </w:t>
      </w:r>
      <w:r>
        <w:t>1935</w:t>
      </w:r>
      <w:r>
        <w:rPr>
          <w:spacing w:val="8"/>
        </w:rPr>
        <w:t xml:space="preserve"> </w:t>
      </w:r>
      <w:r>
        <w:t>(Chase</w:t>
      </w:r>
      <w:r>
        <w:rPr>
          <w:spacing w:val="7"/>
        </w:rPr>
        <w:t xml:space="preserve"> </w:t>
      </w:r>
      <w:r>
        <w:t>Bank)</w:t>
      </w:r>
      <w:r>
        <w:rPr>
          <w:spacing w:val="8"/>
        </w:rPr>
        <w:t xml:space="preserve"> </w:t>
      </w:r>
      <w:r>
        <w:rPr>
          <w:spacing w:val="-2"/>
        </w:rPr>
        <w:t>[</w:t>
      </w:r>
      <w:hyperlink w:anchor="_bookmark255" w:history="1">
        <w:r>
          <w:rPr>
            <w:color w:val="0000FF"/>
            <w:spacing w:val="-2"/>
          </w:rPr>
          <w:t>136</w:t>
        </w:r>
      </w:hyperlink>
      <w:r>
        <w:rPr>
          <w:spacing w:val="-2"/>
        </w:rPr>
        <w:t>]</w:t>
      </w:r>
      <w:r>
        <w:tab/>
        <w:t>Corporate</w:t>
      </w:r>
      <w:r>
        <w:rPr>
          <w:spacing w:val="-6"/>
        </w:rPr>
        <w:t xml:space="preserve"> </w:t>
      </w:r>
      <w:r>
        <w:rPr>
          <w:spacing w:val="-2"/>
        </w:rPr>
        <w:t>research</w:t>
      </w:r>
    </w:p>
    <w:p w14:paraId="3B1DEBB5" w14:textId="77777777" w:rsidR="00620CF6" w:rsidRDefault="00000000">
      <w:pPr>
        <w:pStyle w:val="BodyText"/>
        <w:ind w:left="256"/>
      </w:pPr>
      <w:r>
        <w:rPr>
          <w:noProof/>
        </w:rPr>
        <mc:AlternateContent>
          <mc:Choice Requires="wps">
            <w:drawing>
              <wp:inline distT="0" distB="0" distL="0" distR="0" wp14:anchorId="47CF65F6" wp14:editId="7A877C82">
                <wp:extent cx="6862445" cy="253365"/>
                <wp:effectExtent l="0" t="0" r="0" b="0"/>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1BE42325" w14:textId="77777777" w:rsidR="00620CF6" w:rsidRDefault="00000000">
                            <w:pPr>
                              <w:pStyle w:val="BodyText"/>
                              <w:tabs>
                                <w:tab w:val="left" w:pos="7587"/>
                              </w:tabs>
                              <w:spacing w:before="69"/>
                              <w:ind w:left="119"/>
                              <w:rPr>
                                <w:color w:val="000000"/>
                              </w:rPr>
                            </w:pPr>
                            <w:r>
                              <w:rPr>
                                <w:color w:val="000000"/>
                              </w:rPr>
                              <w:t>U.S.</w:t>
                            </w:r>
                            <w:r>
                              <w:rPr>
                                <w:color w:val="000000"/>
                                <w:spacing w:val="15"/>
                              </w:rPr>
                              <w:t xml:space="preserve"> </w:t>
                            </w:r>
                            <w:r>
                              <w:rPr>
                                <w:color w:val="000000"/>
                              </w:rPr>
                              <w:t>IRS</w:t>
                            </w:r>
                            <w:r>
                              <w:rPr>
                                <w:color w:val="000000"/>
                                <w:spacing w:val="16"/>
                              </w:rPr>
                              <w:t xml:space="preserve"> </w:t>
                            </w:r>
                            <w:r>
                              <w:rPr>
                                <w:color w:val="000000"/>
                              </w:rPr>
                              <w:t>Form</w:t>
                            </w:r>
                            <w:r>
                              <w:rPr>
                                <w:color w:val="000000"/>
                                <w:spacing w:val="16"/>
                              </w:rPr>
                              <w:t xml:space="preserve"> </w:t>
                            </w:r>
                            <w:r>
                              <w:rPr>
                                <w:color w:val="000000"/>
                              </w:rPr>
                              <w:t>706</w:t>
                            </w:r>
                            <w:r>
                              <w:rPr>
                                <w:color w:val="000000"/>
                                <w:spacing w:val="16"/>
                              </w:rPr>
                              <w:t xml:space="preserve"> </w:t>
                            </w:r>
                            <w:r>
                              <w:rPr>
                                <w:color w:val="000000"/>
                              </w:rPr>
                              <w:t>Instructions</w:t>
                            </w:r>
                            <w:r>
                              <w:rPr>
                                <w:color w:val="000000"/>
                                <w:spacing w:val="16"/>
                              </w:rPr>
                              <w:t xml:space="preserve"> </w:t>
                            </w:r>
                            <w:r>
                              <w:rPr>
                                <w:color w:val="000000"/>
                              </w:rPr>
                              <w:t>(2008)</w:t>
                            </w:r>
                            <w:r>
                              <w:rPr>
                                <w:color w:val="000000"/>
                                <w:spacing w:val="16"/>
                              </w:rPr>
                              <w:t xml:space="preserve"> </w:t>
                            </w:r>
                            <w:r>
                              <w:rPr>
                                <w:color w:val="000000"/>
                                <w:spacing w:val="-4"/>
                              </w:rPr>
                              <w:t>[</w:t>
                            </w:r>
                            <w:hyperlink w:anchor="_bookmark191" w:history="1">
                              <w:r>
                                <w:rPr>
                                  <w:color w:val="0000FF"/>
                                  <w:spacing w:val="-4"/>
                                </w:rPr>
                                <w:t>72</w:t>
                              </w:r>
                            </w:hyperlink>
                            <w:r>
                              <w:rPr>
                                <w:color w:val="000000"/>
                                <w:spacing w:val="-4"/>
                              </w:rPr>
                              <w:t>]</w:t>
                            </w:r>
                            <w:r>
                              <w:rPr>
                                <w:color w:val="000000"/>
                              </w:rPr>
                              <w:tab/>
                            </w:r>
                            <w:r>
                              <w:rPr>
                                <w:color w:val="000000"/>
                                <w:spacing w:val="-5"/>
                              </w:rPr>
                              <w:t>Government</w:t>
                            </w:r>
                            <w:r>
                              <w:rPr>
                                <w:color w:val="000000"/>
                                <w:spacing w:val="1"/>
                              </w:rPr>
                              <w:t xml:space="preserve"> </w:t>
                            </w:r>
                            <w:r>
                              <w:rPr>
                                <w:color w:val="000000"/>
                                <w:spacing w:val="-2"/>
                              </w:rPr>
                              <w:t>documents</w:t>
                            </w:r>
                          </w:p>
                        </w:txbxContent>
                      </wps:txbx>
                      <wps:bodyPr wrap="square" lIns="0" tIns="0" rIns="0" bIns="0" rtlCol="0">
                        <a:noAutofit/>
                      </wps:bodyPr>
                    </wps:wsp>
                  </a:graphicData>
                </a:graphic>
              </wp:inline>
            </w:drawing>
          </mc:Choice>
          <mc:Fallback>
            <w:pict>
              <v:shape w14:anchorId="47CF65F6" id="Textbox 210" o:spid="_x0000_s1165"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L6B35W2AQAAWAMAAA4AAAAAAAAAAAAAAAAALgIAAGRycy9lMm9Eb2Mu&#10;eG1sUEsBAi0AFAAGAAgAAAAhAELK2ZfaAAAABQEAAA8AAAAAAAAAAAAAAAAAEAQAAGRycy9kb3du&#10;cmV2LnhtbFBLBQYAAAAABAAEAPMAAAAXBQAAAAA=&#10;" fillcolor="#f7f7f7" stroked="f">
                <v:textbox inset="0,0,0,0">
                  <w:txbxContent>
                    <w:p w14:paraId="1BE42325" w14:textId="77777777" w:rsidR="00620CF6" w:rsidRDefault="00000000">
                      <w:pPr>
                        <w:pStyle w:val="BodyText"/>
                        <w:tabs>
                          <w:tab w:val="left" w:pos="7587"/>
                        </w:tabs>
                        <w:spacing w:before="69"/>
                        <w:ind w:left="119"/>
                        <w:rPr>
                          <w:color w:val="000000"/>
                        </w:rPr>
                      </w:pPr>
                      <w:r>
                        <w:rPr>
                          <w:color w:val="000000"/>
                        </w:rPr>
                        <w:t>U.S.</w:t>
                      </w:r>
                      <w:r>
                        <w:rPr>
                          <w:color w:val="000000"/>
                          <w:spacing w:val="15"/>
                        </w:rPr>
                        <w:t xml:space="preserve"> </w:t>
                      </w:r>
                      <w:r>
                        <w:rPr>
                          <w:color w:val="000000"/>
                        </w:rPr>
                        <w:t>IRS</w:t>
                      </w:r>
                      <w:r>
                        <w:rPr>
                          <w:color w:val="000000"/>
                          <w:spacing w:val="16"/>
                        </w:rPr>
                        <w:t xml:space="preserve"> </w:t>
                      </w:r>
                      <w:r>
                        <w:rPr>
                          <w:color w:val="000000"/>
                        </w:rPr>
                        <w:t>Form</w:t>
                      </w:r>
                      <w:r>
                        <w:rPr>
                          <w:color w:val="000000"/>
                          <w:spacing w:val="16"/>
                        </w:rPr>
                        <w:t xml:space="preserve"> </w:t>
                      </w:r>
                      <w:r>
                        <w:rPr>
                          <w:color w:val="000000"/>
                        </w:rPr>
                        <w:t>706</w:t>
                      </w:r>
                      <w:r>
                        <w:rPr>
                          <w:color w:val="000000"/>
                          <w:spacing w:val="16"/>
                        </w:rPr>
                        <w:t xml:space="preserve"> </w:t>
                      </w:r>
                      <w:r>
                        <w:rPr>
                          <w:color w:val="000000"/>
                        </w:rPr>
                        <w:t>Instructions</w:t>
                      </w:r>
                      <w:r>
                        <w:rPr>
                          <w:color w:val="000000"/>
                          <w:spacing w:val="16"/>
                        </w:rPr>
                        <w:t xml:space="preserve"> </w:t>
                      </w:r>
                      <w:r>
                        <w:rPr>
                          <w:color w:val="000000"/>
                        </w:rPr>
                        <w:t>(2008)</w:t>
                      </w:r>
                      <w:r>
                        <w:rPr>
                          <w:color w:val="000000"/>
                          <w:spacing w:val="16"/>
                        </w:rPr>
                        <w:t xml:space="preserve"> </w:t>
                      </w:r>
                      <w:r>
                        <w:rPr>
                          <w:color w:val="000000"/>
                          <w:spacing w:val="-4"/>
                        </w:rPr>
                        <w:t>[</w:t>
                      </w:r>
                      <w:hyperlink w:anchor="_bookmark191" w:history="1">
                        <w:r>
                          <w:rPr>
                            <w:color w:val="0000FF"/>
                            <w:spacing w:val="-4"/>
                          </w:rPr>
                          <w:t>72</w:t>
                        </w:r>
                      </w:hyperlink>
                      <w:r>
                        <w:rPr>
                          <w:color w:val="000000"/>
                          <w:spacing w:val="-4"/>
                        </w:rPr>
                        <w:t>]</w:t>
                      </w:r>
                      <w:r>
                        <w:rPr>
                          <w:color w:val="000000"/>
                        </w:rPr>
                        <w:tab/>
                      </w:r>
                      <w:r>
                        <w:rPr>
                          <w:color w:val="000000"/>
                          <w:spacing w:val="-5"/>
                        </w:rPr>
                        <w:t>Government</w:t>
                      </w:r>
                      <w:r>
                        <w:rPr>
                          <w:color w:val="000000"/>
                          <w:spacing w:val="1"/>
                        </w:rPr>
                        <w:t xml:space="preserve"> </w:t>
                      </w:r>
                      <w:r>
                        <w:rPr>
                          <w:color w:val="000000"/>
                          <w:spacing w:val="-2"/>
                        </w:rPr>
                        <w:t>documents</w:t>
                      </w:r>
                    </w:p>
                  </w:txbxContent>
                </v:textbox>
                <w10:anchorlock/>
              </v:shape>
            </w:pict>
          </mc:Fallback>
        </mc:AlternateContent>
      </w:r>
    </w:p>
    <w:p w14:paraId="05E85B12" w14:textId="77777777" w:rsidR="00620CF6" w:rsidRDefault="00000000">
      <w:pPr>
        <w:pStyle w:val="BodyText"/>
        <w:tabs>
          <w:tab w:val="left" w:pos="7844"/>
        </w:tabs>
        <w:spacing w:before="47"/>
        <w:ind w:left="376"/>
      </w:pPr>
      <w:r>
        <w:rPr>
          <w:noProof/>
        </w:rPr>
        <mc:AlternateContent>
          <mc:Choice Requires="wps">
            <w:drawing>
              <wp:anchor distT="0" distB="0" distL="0" distR="0" simplePos="0" relativeHeight="487654912" behindDoc="1" locked="0" layoutInCell="1" allowOverlap="1" wp14:anchorId="3AC087E1" wp14:editId="072997EF">
                <wp:simplePos x="0" y="0"/>
                <wp:positionH relativeFrom="page">
                  <wp:posOffset>1598206</wp:posOffset>
                </wp:positionH>
                <wp:positionV relativeFrom="paragraph">
                  <wp:posOffset>229578</wp:posOffset>
                </wp:positionV>
                <wp:extent cx="6862445" cy="253365"/>
                <wp:effectExtent l="0" t="0" r="0" b="0"/>
                <wp:wrapTopAndBottom/>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1A7621F4" w14:textId="77777777" w:rsidR="00620CF6" w:rsidRDefault="00000000">
                            <w:pPr>
                              <w:pStyle w:val="BodyText"/>
                              <w:tabs>
                                <w:tab w:val="left" w:pos="7587"/>
                              </w:tabs>
                              <w:spacing w:before="69"/>
                              <w:ind w:left="119"/>
                              <w:rPr>
                                <w:color w:val="000000"/>
                              </w:rPr>
                            </w:pPr>
                            <w:r>
                              <w:rPr>
                                <w:color w:val="000000"/>
                              </w:rPr>
                              <w:t>U.S.</w:t>
                            </w:r>
                            <w:r>
                              <w:rPr>
                                <w:color w:val="000000"/>
                                <w:spacing w:val="15"/>
                              </w:rPr>
                              <w:t xml:space="preserve"> </w:t>
                            </w:r>
                            <w:r>
                              <w:rPr>
                                <w:color w:val="000000"/>
                              </w:rPr>
                              <w:t>IRS</w:t>
                            </w:r>
                            <w:r>
                              <w:rPr>
                                <w:color w:val="000000"/>
                                <w:spacing w:val="16"/>
                              </w:rPr>
                              <w:t xml:space="preserve"> </w:t>
                            </w:r>
                            <w:r>
                              <w:rPr>
                                <w:color w:val="000000"/>
                              </w:rPr>
                              <w:t>Form</w:t>
                            </w:r>
                            <w:r>
                              <w:rPr>
                                <w:color w:val="000000"/>
                                <w:spacing w:val="16"/>
                              </w:rPr>
                              <w:t xml:space="preserve"> </w:t>
                            </w:r>
                            <w:r>
                              <w:rPr>
                                <w:color w:val="000000"/>
                              </w:rPr>
                              <w:t>706</w:t>
                            </w:r>
                            <w:r>
                              <w:rPr>
                                <w:color w:val="000000"/>
                                <w:spacing w:val="16"/>
                              </w:rPr>
                              <w:t xml:space="preserve"> </w:t>
                            </w:r>
                            <w:r>
                              <w:rPr>
                                <w:color w:val="000000"/>
                              </w:rPr>
                              <w:t>Instructions</w:t>
                            </w:r>
                            <w:r>
                              <w:rPr>
                                <w:color w:val="000000"/>
                                <w:spacing w:val="16"/>
                              </w:rPr>
                              <w:t xml:space="preserve"> </w:t>
                            </w:r>
                            <w:r>
                              <w:rPr>
                                <w:color w:val="000000"/>
                              </w:rPr>
                              <w:t>(2010)</w:t>
                            </w:r>
                            <w:r>
                              <w:rPr>
                                <w:color w:val="000000"/>
                                <w:spacing w:val="16"/>
                              </w:rPr>
                              <w:t xml:space="preserve"> </w:t>
                            </w:r>
                            <w:r>
                              <w:rPr>
                                <w:color w:val="000000"/>
                                <w:spacing w:val="-4"/>
                              </w:rPr>
                              <w:t>[</w:t>
                            </w:r>
                            <w:hyperlink w:anchor="_bookmark193" w:history="1">
                              <w:r>
                                <w:rPr>
                                  <w:color w:val="0000FF"/>
                                  <w:spacing w:val="-4"/>
                                </w:rPr>
                                <w:t>74</w:t>
                              </w:r>
                            </w:hyperlink>
                            <w:r>
                              <w:rPr>
                                <w:color w:val="000000"/>
                                <w:spacing w:val="-4"/>
                              </w:rPr>
                              <w:t>]</w:t>
                            </w:r>
                            <w:r>
                              <w:rPr>
                                <w:color w:val="000000"/>
                              </w:rPr>
                              <w:tab/>
                            </w:r>
                            <w:r>
                              <w:rPr>
                                <w:color w:val="000000"/>
                                <w:spacing w:val="-5"/>
                              </w:rPr>
                              <w:t>Government</w:t>
                            </w:r>
                            <w:r>
                              <w:rPr>
                                <w:color w:val="000000"/>
                                <w:spacing w:val="3"/>
                              </w:rPr>
                              <w:t xml:space="preserve"> </w:t>
                            </w:r>
                            <w:r>
                              <w:rPr>
                                <w:color w:val="000000"/>
                                <w:spacing w:val="-2"/>
                              </w:rPr>
                              <w:t>documents</w:t>
                            </w:r>
                          </w:p>
                        </w:txbxContent>
                      </wps:txbx>
                      <wps:bodyPr wrap="square" lIns="0" tIns="0" rIns="0" bIns="0" rtlCol="0">
                        <a:noAutofit/>
                      </wps:bodyPr>
                    </wps:wsp>
                  </a:graphicData>
                </a:graphic>
              </wp:anchor>
            </w:drawing>
          </mc:Choice>
          <mc:Fallback>
            <w:pict>
              <v:shape w14:anchorId="3AC087E1" id="Textbox 211" o:spid="_x0000_s1166" type="#_x0000_t202" style="position:absolute;left:0;text-align:left;margin-left:125.85pt;margin-top:18.1pt;width:540.35pt;height:19.95pt;z-index:-1566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" fillcolor="#f7f7f7" stroked="f">
                <v:textbox inset="0,0,0,0">
                  <w:txbxContent>
                    <w:p w14:paraId="1A7621F4" w14:textId="77777777" w:rsidR="00620CF6" w:rsidRDefault="00000000">
                      <w:pPr>
                        <w:pStyle w:val="BodyText"/>
                        <w:tabs>
                          <w:tab w:val="left" w:pos="7587"/>
                        </w:tabs>
                        <w:spacing w:before="69"/>
                        <w:ind w:left="119"/>
                        <w:rPr>
                          <w:color w:val="000000"/>
                        </w:rPr>
                      </w:pPr>
                      <w:r>
                        <w:rPr>
                          <w:color w:val="000000"/>
                        </w:rPr>
                        <w:t>U.S.</w:t>
                      </w:r>
                      <w:r>
                        <w:rPr>
                          <w:color w:val="000000"/>
                          <w:spacing w:val="15"/>
                        </w:rPr>
                        <w:t xml:space="preserve"> </w:t>
                      </w:r>
                      <w:r>
                        <w:rPr>
                          <w:color w:val="000000"/>
                        </w:rPr>
                        <w:t>IRS</w:t>
                      </w:r>
                      <w:r>
                        <w:rPr>
                          <w:color w:val="000000"/>
                          <w:spacing w:val="16"/>
                        </w:rPr>
                        <w:t xml:space="preserve"> </w:t>
                      </w:r>
                      <w:r>
                        <w:rPr>
                          <w:color w:val="000000"/>
                        </w:rPr>
                        <w:t>Form</w:t>
                      </w:r>
                      <w:r>
                        <w:rPr>
                          <w:color w:val="000000"/>
                          <w:spacing w:val="16"/>
                        </w:rPr>
                        <w:t xml:space="preserve"> </w:t>
                      </w:r>
                      <w:r>
                        <w:rPr>
                          <w:color w:val="000000"/>
                        </w:rPr>
                        <w:t>706</w:t>
                      </w:r>
                      <w:r>
                        <w:rPr>
                          <w:color w:val="000000"/>
                          <w:spacing w:val="16"/>
                        </w:rPr>
                        <w:t xml:space="preserve"> </w:t>
                      </w:r>
                      <w:r>
                        <w:rPr>
                          <w:color w:val="000000"/>
                        </w:rPr>
                        <w:t>Instructions</w:t>
                      </w:r>
                      <w:r>
                        <w:rPr>
                          <w:color w:val="000000"/>
                          <w:spacing w:val="16"/>
                        </w:rPr>
                        <w:t xml:space="preserve"> </w:t>
                      </w:r>
                      <w:r>
                        <w:rPr>
                          <w:color w:val="000000"/>
                        </w:rPr>
                        <w:t>(2010)</w:t>
                      </w:r>
                      <w:r>
                        <w:rPr>
                          <w:color w:val="000000"/>
                          <w:spacing w:val="16"/>
                        </w:rPr>
                        <w:t xml:space="preserve"> </w:t>
                      </w:r>
                      <w:r>
                        <w:rPr>
                          <w:color w:val="000000"/>
                          <w:spacing w:val="-4"/>
                        </w:rPr>
                        <w:t>[</w:t>
                      </w:r>
                      <w:hyperlink w:anchor="_bookmark193" w:history="1">
                        <w:r>
                          <w:rPr>
                            <w:color w:val="0000FF"/>
                            <w:spacing w:val="-4"/>
                          </w:rPr>
                          <w:t>74</w:t>
                        </w:r>
                      </w:hyperlink>
                      <w:r>
                        <w:rPr>
                          <w:color w:val="000000"/>
                          <w:spacing w:val="-4"/>
                        </w:rPr>
                        <w:t>]</w:t>
                      </w:r>
                      <w:r>
                        <w:rPr>
                          <w:color w:val="000000"/>
                        </w:rPr>
                        <w:tab/>
                      </w:r>
                      <w:r>
                        <w:rPr>
                          <w:color w:val="000000"/>
                          <w:spacing w:val="-5"/>
                        </w:rPr>
                        <w:t>Government</w:t>
                      </w:r>
                      <w:r>
                        <w:rPr>
                          <w:color w:val="000000"/>
                          <w:spacing w:val="3"/>
                        </w:rPr>
                        <w:t xml:space="preserve"> </w:t>
                      </w:r>
                      <w:r>
                        <w:rPr>
                          <w:color w:val="000000"/>
                          <w:spacing w:val="-2"/>
                        </w:rPr>
                        <w:t>documents</w:t>
                      </w:r>
                    </w:p>
                  </w:txbxContent>
                </v:textbox>
                <w10:wrap type="topAndBottom" anchorx="page"/>
              </v:shape>
            </w:pict>
          </mc:Fallback>
        </mc:AlternateContent>
      </w:r>
      <w:r>
        <w:t>U.S.</w:t>
      </w:r>
      <w:r>
        <w:rPr>
          <w:spacing w:val="15"/>
        </w:rPr>
        <w:t xml:space="preserve"> </w:t>
      </w:r>
      <w:r>
        <w:t>IRS</w:t>
      </w:r>
      <w:r>
        <w:rPr>
          <w:spacing w:val="16"/>
        </w:rPr>
        <w:t xml:space="preserve"> </w:t>
      </w:r>
      <w:r>
        <w:t>Form</w:t>
      </w:r>
      <w:r>
        <w:rPr>
          <w:spacing w:val="16"/>
        </w:rPr>
        <w:t xml:space="preserve"> </w:t>
      </w:r>
      <w:r>
        <w:t>706</w:t>
      </w:r>
      <w:r>
        <w:rPr>
          <w:spacing w:val="16"/>
        </w:rPr>
        <w:t xml:space="preserve"> </w:t>
      </w:r>
      <w:r>
        <w:t>Instructions</w:t>
      </w:r>
      <w:r>
        <w:rPr>
          <w:spacing w:val="16"/>
        </w:rPr>
        <w:t xml:space="preserve"> </w:t>
      </w:r>
      <w:r>
        <w:t>(2009)</w:t>
      </w:r>
      <w:r>
        <w:rPr>
          <w:spacing w:val="16"/>
        </w:rPr>
        <w:t xml:space="preserve"> </w:t>
      </w:r>
      <w:r>
        <w:rPr>
          <w:spacing w:val="-4"/>
        </w:rPr>
        <w:t>[</w:t>
      </w:r>
      <w:hyperlink w:anchor="_bookmark192" w:history="1">
        <w:r>
          <w:rPr>
            <w:color w:val="0000FF"/>
            <w:spacing w:val="-4"/>
          </w:rPr>
          <w:t>73</w:t>
        </w:r>
      </w:hyperlink>
      <w:r>
        <w:rPr>
          <w:spacing w:val="-4"/>
        </w:rPr>
        <w:t>]</w:t>
      </w:r>
      <w:r>
        <w:tab/>
      </w:r>
      <w:r>
        <w:rPr>
          <w:spacing w:val="-5"/>
        </w:rPr>
        <w:t>Government</w:t>
      </w:r>
      <w:r>
        <w:rPr>
          <w:spacing w:val="3"/>
        </w:rPr>
        <w:t xml:space="preserve"> </w:t>
      </w:r>
      <w:r>
        <w:rPr>
          <w:spacing w:val="-2"/>
        </w:rPr>
        <w:t>documents</w:t>
      </w:r>
    </w:p>
    <w:p w14:paraId="3DFA6CA0" w14:textId="77777777" w:rsidR="00620CF6" w:rsidRDefault="00620CF6">
      <w:pPr>
        <w:sectPr w:rsidR="00620CF6" w:rsidSect="00D60468">
          <w:pgSz w:w="15840" w:h="12240" w:orient="landscape"/>
          <w:pgMar w:top="1380" w:right="2260" w:bottom="280" w:left="2260" w:header="720" w:footer="720" w:gutter="0"/>
          <w:cols w:space="720"/>
        </w:sectPr>
      </w:pPr>
    </w:p>
    <w:p w14:paraId="4B25FA9C" w14:textId="77777777" w:rsidR="00620CF6" w:rsidRDefault="00000000">
      <w:pPr>
        <w:pStyle w:val="BodyText"/>
        <w:tabs>
          <w:tab w:val="left" w:pos="7844"/>
        </w:tabs>
        <w:spacing w:before="106"/>
        <w:ind w:left="376"/>
      </w:pPr>
      <w:r>
        <w:rPr>
          <w:noProof/>
        </w:rPr>
        <w:lastRenderedPageBreak/>
        <mc:AlternateContent>
          <mc:Choice Requires="wps">
            <w:drawing>
              <wp:anchor distT="0" distB="0" distL="0" distR="0" simplePos="0" relativeHeight="487655424" behindDoc="1" locked="0" layoutInCell="1" allowOverlap="1" wp14:anchorId="61B67374" wp14:editId="2F781BDB">
                <wp:simplePos x="0" y="0"/>
                <wp:positionH relativeFrom="page">
                  <wp:posOffset>1598206</wp:posOffset>
                </wp:positionH>
                <wp:positionV relativeFrom="paragraph">
                  <wp:posOffset>276568</wp:posOffset>
                </wp:positionV>
                <wp:extent cx="6862445" cy="253365"/>
                <wp:effectExtent l="0" t="0" r="0" b="0"/>
                <wp:wrapTopAndBottom/>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6C1FC00C" w14:textId="77777777" w:rsidR="00620CF6" w:rsidRDefault="00000000">
                            <w:pPr>
                              <w:pStyle w:val="BodyText"/>
                              <w:tabs>
                                <w:tab w:val="left" w:pos="7587"/>
                              </w:tabs>
                              <w:spacing w:before="69"/>
                              <w:ind w:left="119"/>
                              <w:rPr>
                                <w:color w:val="000000"/>
                              </w:rPr>
                            </w:pPr>
                            <w:r>
                              <w:rPr>
                                <w:color w:val="000000"/>
                              </w:rPr>
                              <w:t>U.S.</w:t>
                            </w:r>
                            <w:r>
                              <w:rPr>
                                <w:color w:val="000000"/>
                                <w:spacing w:val="15"/>
                              </w:rPr>
                              <w:t xml:space="preserve"> </w:t>
                            </w:r>
                            <w:r>
                              <w:rPr>
                                <w:color w:val="000000"/>
                              </w:rPr>
                              <w:t>IRS</w:t>
                            </w:r>
                            <w:r>
                              <w:rPr>
                                <w:color w:val="000000"/>
                                <w:spacing w:val="16"/>
                              </w:rPr>
                              <w:t xml:space="preserve"> </w:t>
                            </w:r>
                            <w:r>
                              <w:rPr>
                                <w:color w:val="000000"/>
                              </w:rPr>
                              <w:t>Form</w:t>
                            </w:r>
                            <w:r>
                              <w:rPr>
                                <w:color w:val="000000"/>
                                <w:spacing w:val="16"/>
                              </w:rPr>
                              <w:t xml:space="preserve"> </w:t>
                            </w:r>
                            <w:r>
                              <w:rPr>
                                <w:color w:val="000000"/>
                              </w:rPr>
                              <w:t>706</w:t>
                            </w:r>
                            <w:r>
                              <w:rPr>
                                <w:color w:val="000000"/>
                                <w:spacing w:val="16"/>
                              </w:rPr>
                              <w:t xml:space="preserve"> </w:t>
                            </w:r>
                            <w:r>
                              <w:rPr>
                                <w:color w:val="000000"/>
                              </w:rPr>
                              <w:t>Instructions</w:t>
                            </w:r>
                            <w:r>
                              <w:rPr>
                                <w:color w:val="000000"/>
                                <w:spacing w:val="16"/>
                              </w:rPr>
                              <w:t xml:space="preserve"> </w:t>
                            </w:r>
                            <w:r>
                              <w:rPr>
                                <w:color w:val="000000"/>
                              </w:rPr>
                              <w:t>(2017)</w:t>
                            </w:r>
                            <w:r>
                              <w:rPr>
                                <w:color w:val="000000"/>
                                <w:spacing w:val="16"/>
                              </w:rPr>
                              <w:t xml:space="preserve"> </w:t>
                            </w:r>
                            <w:r>
                              <w:rPr>
                                <w:color w:val="000000"/>
                                <w:spacing w:val="-4"/>
                              </w:rPr>
                              <w:t>[</w:t>
                            </w:r>
                            <w:hyperlink w:anchor="_bookmark195" w:history="1">
                              <w:r>
                                <w:rPr>
                                  <w:color w:val="0000FF"/>
                                  <w:spacing w:val="-4"/>
                                </w:rPr>
                                <w:t>76</w:t>
                              </w:r>
                            </w:hyperlink>
                            <w:r>
                              <w:rPr>
                                <w:color w:val="000000"/>
                                <w:spacing w:val="-4"/>
                              </w:rPr>
                              <w:t>]</w:t>
                            </w:r>
                            <w:r>
                              <w:rPr>
                                <w:color w:val="000000"/>
                              </w:rPr>
                              <w:tab/>
                            </w:r>
                            <w:r>
                              <w:rPr>
                                <w:color w:val="000000"/>
                                <w:spacing w:val="-5"/>
                              </w:rPr>
                              <w:t>Government</w:t>
                            </w:r>
                            <w:r>
                              <w:rPr>
                                <w:color w:val="000000"/>
                                <w:spacing w:val="3"/>
                              </w:rPr>
                              <w:t xml:space="preserve"> </w:t>
                            </w:r>
                            <w:r>
                              <w:rPr>
                                <w:color w:val="000000"/>
                                <w:spacing w:val="-2"/>
                              </w:rPr>
                              <w:t>documents</w:t>
                            </w:r>
                          </w:p>
                        </w:txbxContent>
                      </wps:txbx>
                      <wps:bodyPr wrap="square" lIns="0" tIns="0" rIns="0" bIns="0" rtlCol="0">
                        <a:noAutofit/>
                      </wps:bodyPr>
                    </wps:wsp>
                  </a:graphicData>
                </a:graphic>
              </wp:anchor>
            </w:drawing>
          </mc:Choice>
          <mc:Fallback>
            <w:pict>
              <v:shape w14:anchorId="61B67374" id="Textbox 212" o:spid="_x0000_s1167" type="#_x0000_t202" style="position:absolute;left:0;text-align:left;margin-left:125.85pt;margin-top:21.8pt;width:540.35pt;height:19.95pt;z-index:-15661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" fillcolor="#f7f7f7" stroked="f">
                <v:textbox inset="0,0,0,0">
                  <w:txbxContent>
                    <w:p w14:paraId="6C1FC00C" w14:textId="77777777" w:rsidR="00620CF6" w:rsidRDefault="00000000">
                      <w:pPr>
                        <w:pStyle w:val="BodyText"/>
                        <w:tabs>
                          <w:tab w:val="left" w:pos="7587"/>
                        </w:tabs>
                        <w:spacing w:before="69"/>
                        <w:ind w:left="119"/>
                        <w:rPr>
                          <w:color w:val="000000"/>
                        </w:rPr>
                      </w:pPr>
                      <w:r>
                        <w:rPr>
                          <w:color w:val="000000"/>
                        </w:rPr>
                        <w:t>U.S.</w:t>
                      </w:r>
                      <w:r>
                        <w:rPr>
                          <w:color w:val="000000"/>
                          <w:spacing w:val="15"/>
                        </w:rPr>
                        <w:t xml:space="preserve"> </w:t>
                      </w:r>
                      <w:r>
                        <w:rPr>
                          <w:color w:val="000000"/>
                        </w:rPr>
                        <w:t>IRS</w:t>
                      </w:r>
                      <w:r>
                        <w:rPr>
                          <w:color w:val="000000"/>
                          <w:spacing w:val="16"/>
                        </w:rPr>
                        <w:t xml:space="preserve"> </w:t>
                      </w:r>
                      <w:r>
                        <w:rPr>
                          <w:color w:val="000000"/>
                        </w:rPr>
                        <w:t>Form</w:t>
                      </w:r>
                      <w:r>
                        <w:rPr>
                          <w:color w:val="000000"/>
                          <w:spacing w:val="16"/>
                        </w:rPr>
                        <w:t xml:space="preserve"> </w:t>
                      </w:r>
                      <w:r>
                        <w:rPr>
                          <w:color w:val="000000"/>
                        </w:rPr>
                        <w:t>706</w:t>
                      </w:r>
                      <w:r>
                        <w:rPr>
                          <w:color w:val="000000"/>
                          <w:spacing w:val="16"/>
                        </w:rPr>
                        <w:t xml:space="preserve"> </w:t>
                      </w:r>
                      <w:r>
                        <w:rPr>
                          <w:color w:val="000000"/>
                        </w:rPr>
                        <w:t>Instructions</w:t>
                      </w:r>
                      <w:r>
                        <w:rPr>
                          <w:color w:val="000000"/>
                          <w:spacing w:val="16"/>
                        </w:rPr>
                        <w:t xml:space="preserve"> </w:t>
                      </w:r>
                      <w:r>
                        <w:rPr>
                          <w:color w:val="000000"/>
                        </w:rPr>
                        <w:t>(2017)</w:t>
                      </w:r>
                      <w:r>
                        <w:rPr>
                          <w:color w:val="000000"/>
                          <w:spacing w:val="16"/>
                        </w:rPr>
                        <w:t xml:space="preserve"> </w:t>
                      </w:r>
                      <w:r>
                        <w:rPr>
                          <w:color w:val="000000"/>
                          <w:spacing w:val="-4"/>
                        </w:rPr>
                        <w:t>[</w:t>
                      </w:r>
                      <w:hyperlink w:anchor="_bookmark195" w:history="1">
                        <w:r>
                          <w:rPr>
                            <w:color w:val="0000FF"/>
                            <w:spacing w:val="-4"/>
                          </w:rPr>
                          <w:t>76</w:t>
                        </w:r>
                      </w:hyperlink>
                      <w:r>
                        <w:rPr>
                          <w:color w:val="000000"/>
                          <w:spacing w:val="-4"/>
                        </w:rPr>
                        <w:t>]</w:t>
                      </w:r>
                      <w:r>
                        <w:rPr>
                          <w:color w:val="000000"/>
                        </w:rPr>
                        <w:tab/>
                      </w:r>
                      <w:r>
                        <w:rPr>
                          <w:color w:val="000000"/>
                          <w:spacing w:val="-5"/>
                        </w:rPr>
                        <w:t>Government</w:t>
                      </w:r>
                      <w:r>
                        <w:rPr>
                          <w:color w:val="000000"/>
                          <w:spacing w:val="3"/>
                        </w:rPr>
                        <w:t xml:space="preserve"> </w:t>
                      </w:r>
                      <w:r>
                        <w:rPr>
                          <w:color w:val="000000"/>
                          <w:spacing w:val="-2"/>
                        </w:rPr>
                        <w:t>documents</w:t>
                      </w:r>
                    </w:p>
                  </w:txbxContent>
                </v:textbox>
                <w10:wrap type="topAndBottom" anchorx="page"/>
              </v:shape>
            </w:pict>
          </mc:Fallback>
        </mc:AlternateContent>
      </w:r>
      <w:r>
        <w:t>U.S.</w:t>
      </w:r>
      <w:r>
        <w:rPr>
          <w:spacing w:val="15"/>
        </w:rPr>
        <w:t xml:space="preserve"> </w:t>
      </w:r>
      <w:r>
        <w:t>IRS</w:t>
      </w:r>
      <w:r>
        <w:rPr>
          <w:spacing w:val="16"/>
        </w:rPr>
        <w:t xml:space="preserve"> </w:t>
      </w:r>
      <w:r>
        <w:t>Form</w:t>
      </w:r>
      <w:r>
        <w:rPr>
          <w:spacing w:val="16"/>
        </w:rPr>
        <w:t xml:space="preserve"> </w:t>
      </w:r>
      <w:r>
        <w:t>706</w:t>
      </w:r>
      <w:r>
        <w:rPr>
          <w:spacing w:val="16"/>
        </w:rPr>
        <w:t xml:space="preserve"> </w:t>
      </w:r>
      <w:r>
        <w:t>Instructions</w:t>
      </w:r>
      <w:r>
        <w:rPr>
          <w:spacing w:val="16"/>
        </w:rPr>
        <w:t xml:space="preserve"> </w:t>
      </w:r>
      <w:r>
        <w:t>(2016)</w:t>
      </w:r>
      <w:r>
        <w:rPr>
          <w:spacing w:val="16"/>
        </w:rPr>
        <w:t xml:space="preserve"> </w:t>
      </w:r>
      <w:r>
        <w:rPr>
          <w:spacing w:val="-4"/>
        </w:rPr>
        <w:t>[</w:t>
      </w:r>
      <w:hyperlink w:anchor="_bookmark194" w:history="1">
        <w:r>
          <w:rPr>
            <w:color w:val="0000FF"/>
            <w:spacing w:val="-4"/>
          </w:rPr>
          <w:t>75</w:t>
        </w:r>
      </w:hyperlink>
      <w:r>
        <w:rPr>
          <w:spacing w:val="-4"/>
        </w:rPr>
        <w:t>]</w:t>
      </w:r>
      <w:r>
        <w:tab/>
      </w:r>
      <w:r>
        <w:rPr>
          <w:spacing w:val="-5"/>
        </w:rPr>
        <w:t>Government</w:t>
      </w:r>
      <w:r>
        <w:rPr>
          <w:spacing w:val="3"/>
        </w:rPr>
        <w:t xml:space="preserve"> </w:t>
      </w:r>
      <w:r>
        <w:rPr>
          <w:spacing w:val="-2"/>
        </w:rPr>
        <w:t>documents</w:t>
      </w:r>
    </w:p>
    <w:p w14:paraId="0B0C0D44" w14:textId="77777777" w:rsidR="00620CF6" w:rsidRDefault="00000000">
      <w:pPr>
        <w:pStyle w:val="BodyText"/>
        <w:tabs>
          <w:tab w:val="left" w:pos="7844"/>
        </w:tabs>
        <w:spacing w:before="69" w:after="60"/>
        <w:ind w:left="376"/>
      </w:pPr>
      <w:r>
        <w:t>U.S.</w:t>
      </w:r>
      <w:r>
        <w:rPr>
          <w:spacing w:val="15"/>
        </w:rPr>
        <w:t xml:space="preserve"> </w:t>
      </w:r>
      <w:r>
        <w:t>IRS</w:t>
      </w:r>
      <w:r>
        <w:rPr>
          <w:spacing w:val="16"/>
        </w:rPr>
        <w:t xml:space="preserve"> </w:t>
      </w:r>
      <w:r>
        <w:t>Form</w:t>
      </w:r>
      <w:r>
        <w:rPr>
          <w:spacing w:val="16"/>
        </w:rPr>
        <w:t xml:space="preserve"> </w:t>
      </w:r>
      <w:r>
        <w:t>706</w:t>
      </w:r>
      <w:r>
        <w:rPr>
          <w:spacing w:val="16"/>
        </w:rPr>
        <w:t xml:space="preserve"> </w:t>
      </w:r>
      <w:r>
        <w:t>Instructions</w:t>
      </w:r>
      <w:r>
        <w:rPr>
          <w:spacing w:val="16"/>
        </w:rPr>
        <w:t xml:space="preserve"> </w:t>
      </w:r>
      <w:r>
        <w:t>(2018)</w:t>
      </w:r>
      <w:r>
        <w:rPr>
          <w:spacing w:val="16"/>
        </w:rPr>
        <w:t xml:space="preserve"> </w:t>
      </w:r>
      <w:r>
        <w:rPr>
          <w:spacing w:val="-4"/>
        </w:rPr>
        <w:t>[</w:t>
      </w:r>
      <w:hyperlink w:anchor="_bookmark196" w:history="1">
        <w:r>
          <w:rPr>
            <w:color w:val="0000FF"/>
            <w:spacing w:val="-4"/>
          </w:rPr>
          <w:t>77</w:t>
        </w:r>
      </w:hyperlink>
      <w:r>
        <w:rPr>
          <w:spacing w:val="-4"/>
        </w:rPr>
        <w:t>]</w:t>
      </w:r>
      <w:r>
        <w:tab/>
      </w:r>
      <w:r>
        <w:rPr>
          <w:spacing w:val="-5"/>
        </w:rPr>
        <w:t>Government</w:t>
      </w:r>
      <w:r>
        <w:rPr>
          <w:spacing w:val="3"/>
        </w:rPr>
        <w:t xml:space="preserve"> </w:t>
      </w:r>
      <w:r>
        <w:rPr>
          <w:spacing w:val="-2"/>
        </w:rPr>
        <w:t>documents</w:t>
      </w:r>
    </w:p>
    <w:p w14:paraId="68658DF7" w14:textId="77777777" w:rsidR="00620CF6" w:rsidRDefault="00000000">
      <w:pPr>
        <w:pStyle w:val="BodyText"/>
        <w:ind w:left="256"/>
      </w:pPr>
      <w:r>
        <w:rPr>
          <w:noProof/>
        </w:rPr>
        <mc:AlternateContent>
          <mc:Choice Requires="wps">
            <w:drawing>
              <wp:inline distT="0" distB="0" distL="0" distR="0" wp14:anchorId="2DD17DEC" wp14:editId="58D886A6">
                <wp:extent cx="6862445" cy="253365"/>
                <wp:effectExtent l="0" t="0" r="0" b="0"/>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32BB38A3" w14:textId="77777777" w:rsidR="00620CF6" w:rsidRDefault="00000000">
                            <w:pPr>
                              <w:pStyle w:val="BodyText"/>
                              <w:tabs>
                                <w:tab w:val="left" w:pos="7587"/>
                              </w:tabs>
                              <w:spacing w:before="69"/>
                              <w:ind w:left="119"/>
                              <w:rPr>
                                <w:color w:val="000000"/>
                              </w:rPr>
                            </w:pPr>
                            <w:r>
                              <w:rPr>
                                <w:color w:val="000000"/>
                              </w:rPr>
                              <w:t>U.S.</w:t>
                            </w:r>
                            <w:r>
                              <w:rPr>
                                <w:color w:val="000000"/>
                                <w:spacing w:val="15"/>
                              </w:rPr>
                              <w:t xml:space="preserve"> </w:t>
                            </w:r>
                            <w:r>
                              <w:rPr>
                                <w:color w:val="000000"/>
                              </w:rPr>
                              <w:t>IRS</w:t>
                            </w:r>
                            <w:r>
                              <w:rPr>
                                <w:color w:val="000000"/>
                                <w:spacing w:val="16"/>
                              </w:rPr>
                              <w:t xml:space="preserve"> </w:t>
                            </w:r>
                            <w:r>
                              <w:rPr>
                                <w:color w:val="000000"/>
                              </w:rPr>
                              <w:t>Form</w:t>
                            </w:r>
                            <w:r>
                              <w:rPr>
                                <w:color w:val="000000"/>
                                <w:spacing w:val="16"/>
                              </w:rPr>
                              <w:t xml:space="preserve"> </w:t>
                            </w:r>
                            <w:r>
                              <w:rPr>
                                <w:color w:val="000000"/>
                              </w:rPr>
                              <w:t>706</w:t>
                            </w:r>
                            <w:r>
                              <w:rPr>
                                <w:color w:val="000000"/>
                                <w:spacing w:val="16"/>
                              </w:rPr>
                              <w:t xml:space="preserve"> </w:t>
                            </w:r>
                            <w:r>
                              <w:rPr>
                                <w:color w:val="000000"/>
                              </w:rPr>
                              <w:t>Instructions</w:t>
                            </w:r>
                            <w:r>
                              <w:rPr>
                                <w:color w:val="000000"/>
                                <w:spacing w:val="16"/>
                              </w:rPr>
                              <w:t xml:space="preserve"> </w:t>
                            </w:r>
                            <w:r>
                              <w:rPr>
                                <w:color w:val="000000"/>
                              </w:rPr>
                              <w:t>(2019)</w:t>
                            </w:r>
                            <w:r>
                              <w:rPr>
                                <w:color w:val="000000"/>
                                <w:spacing w:val="16"/>
                              </w:rPr>
                              <w:t xml:space="preserve"> </w:t>
                            </w:r>
                            <w:r>
                              <w:rPr>
                                <w:color w:val="000000"/>
                                <w:spacing w:val="-4"/>
                              </w:rPr>
                              <w:t>[</w:t>
                            </w:r>
                            <w:hyperlink w:anchor="_bookmark197" w:history="1">
                              <w:r>
                                <w:rPr>
                                  <w:color w:val="0000FF"/>
                                  <w:spacing w:val="-4"/>
                                </w:rPr>
                                <w:t>78</w:t>
                              </w:r>
                            </w:hyperlink>
                            <w:r>
                              <w:rPr>
                                <w:color w:val="000000"/>
                                <w:spacing w:val="-4"/>
                              </w:rPr>
                              <w:t>]</w:t>
                            </w:r>
                            <w:r>
                              <w:rPr>
                                <w:color w:val="000000"/>
                              </w:rPr>
                              <w:tab/>
                            </w:r>
                            <w:r>
                              <w:rPr>
                                <w:color w:val="000000"/>
                                <w:spacing w:val="-5"/>
                              </w:rPr>
                              <w:t>Government</w:t>
                            </w:r>
                            <w:r>
                              <w:rPr>
                                <w:color w:val="000000"/>
                                <w:spacing w:val="1"/>
                              </w:rPr>
                              <w:t xml:space="preserve"> </w:t>
                            </w:r>
                            <w:r>
                              <w:rPr>
                                <w:color w:val="000000"/>
                                <w:spacing w:val="-2"/>
                              </w:rPr>
                              <w:t>documents</w:t>
                            </w:r>
                          </w:p>
                        </w:txbxContent>
                      </wps:txbx>
                      <wps:bodyPr wrap="square" lIns="0" tIns="0" rIns="0" bIns="0" rtlCol="0">
                        <a:noAutofit/>
                      </wps:bodyPr>
                    </wps:wsp>
                  </a:graphicData>
                </a:graphic>
              </wp:inline>
            </w:drawing>
          </mc:Choice>
          <mc:Fallback>
            <w:pict>
              <v:shape w14:anchorId="2DD17DEC" id="Textbox 213" o:spid="_x0000_s1168" type="#_x0000_t202" style="width:540.3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" fillcolor="#f7f7f7" stroked="f">
                <v:textbox inset="0,0,0,0">
                  <w:txbxContent>
                    <w:p w14:paraId="32BB38A3" w14:textId="77777777" w:rsidR="00620CF6" w:rsidRDefault="00000000">
                      <w:pPr>
                        <w:pStyle w:val="BodyText"/>
                        <w:tabs>
                          <w:tab w:val="left" w:pos="7587"/>
                        </w:tabs>
                        <w:spacing w:before="69"/>
                        <w:ind w:left="119"/>
                        <w:rPr>
                          <w:color w:val="000000"/>
                        </w:rPr>
                      </w:pPr>
                      <w:r>
                        <w:rPr>
                          <w:color w:val="000000"/>
                        </w:rPr>
                        <w:t>U.S.</w:t>
                      </w:r>
                      <w:r>
                        <w:rPr>
                          <w:color w:val="000000"/>
                          <w:spacing w:val="15"/>
                        </w:rPr>
                        <w:t xml:space="preserve"> </w:t>
                      </w:r>
                      <w:r>
                        <w:rPr>
                          <w:color w:val="000000"/>
                        </w:rPr>
                        <w:t>IRS</w:t>
                      </w:r>
                      <w:r>
                        <w:rPr>
                          <w:color w:val="000000"/>
                          <w:spacing w:val="16"/>
                        </w:rPr>
                        <w:t xml:space="preserve"> </w:t>
                      </w:r>
                      <w:r>
                        <w:rPr>
                          <w:color w:val="000000"/>
                        </w:rPr>
                        <w:t>Form</w:t>
                      </w:r>
                      <w:r>
                        <w:rPr>
                          <w:color w:val="000000"/>
                          <w:spacing w:val="16"/>
                        </w:rPr>
                        <w:t xml:space="preserve"> </w:t>
                      </w:r>
                      <w:r>
                        <w:rPr>
                          <w:color w:val="000000"/>
                        </w:rPr>
                        <w:t>706</w:t>
                      </w:r>
                      <w:r>
                        <w:rPr>
                          <w:color w:val="000000"/>
                          <w:spacing w:val="16"/>
                        </w:rPr>
                        <w:t xml:space="preserve"> </w:t>
                      </w:r>
                      <w:r>
                        <w:rPr>
                          <w:color w:val="000000"/>
                        </w:rPr>
                        <w:t>Instructions</w:t>
                      </w:r>
                      <w:r>
                        <w:rPr>
                          <w:color w:val="000000"/>
                          <w:spacing w:val="16"/>
                        </w:rPr>
                        <w:t xml:space="preserve"> </w:t>
                      </w:r>
                      <w:r>
                        <w:rPr>
                          <w:color w:val="000000"/>
                        </w:rPr>
                        <w:t>(2019)</w:t>
                      </w:r>
                      <w:r>
                        <w:rPr>
                          <w:color w:val="000000"/>
                          <w:spacing w:val="16"/>
                        </w:rPr>
                        <w:t xml:space="preserve"> </w:t>
                      </w:r>
                      <w:r>
                        <w:rPr>
                          <w:color w:val="000000"/>
                          <w:spacing w:val="-4"/>
                        </w:rPr>
                        <w:t>[</w:t>
                      </w:r>
                      <w:hyperlink w:anchor="_bookmark197" w:history="1">
                        <w:r>
                          <w:rPr>
                            <w:color w:val="0000FF"/>
                            <w:spacing w:val="-4"/>
                          </w:rPr>
                          <w:t>78</w:t>
                        </w:r>
                      </w:hyperlink>
                      <w:r>
                        <w:rPr>
                          <w:color w:val="000000"/>
                          <w:spacing w:val="-4"/>
                        </w:rPr>
                        <w:t>]</w:t>
                      </w:r>
                      <w:r>
                        <w:rPr>
                          <w:color w:val="000000"/>
                        </w:rPr>
                        <w:tab/>
                      </w:r>
                      <w:r>
                        <w:rPr>
                          <w:color w:val="000000"/>
                          <w:spacing w:val="-5"/>
                        </w:rPr>
                        <w:t>Government</w:t>
                      </w:r>
                      <w:r>
                        <w:rPr>
                          <w:color w:val="000000"/>
                          <w:spacing w:val="1"/>
                        </w:rPr>
                        <w:t xml:space="preserve"> </w:t>
                      </w:r>
                      <w:r>
                        <w:rPr>
                          <w:color w:val="000000"/>
                          <w:spacing w:val="-2"/>
                        </w:rPr>
                        <w:t>documents</w:t>
                      </w:r>
                    </w:p>
                  </w:txbxContent>
                </v:textbox>
                <w10:anchorlock/>
              </v:shape>
            </w:pict>
          </mc:Fallback>
        </mc:AlternateContent>
      </w:r>
    </w:p>
    <w:p w14:paraId="1B0439A3" w14:textId="77777777" w:rsidR="00620CF6" w:rsidRDefault="00000000">
      <w:pPr>
        <w:pStyle w:val="BodyText"/>
        <w:tabs>
          <w:tab w:val="left" w:pos="7844"/>
        </w:tabs>
        <w:spacing w:before="47"/>
        <w:ind w:left="376"/>
      </w:pPr>
      <w:r>
        <w:t>U.S.</w:t>
      </w:r>
      <w:r>
        <w:rPr>
          <w:spacing w:val="15"/>
        </w:rPr>
        <w:t xml:space="preserve"> </w:t>
      </w:r>
      <w:r>
        <w:t>IRS</w:t>
      </w:r>
      <w:r>
        <w:rPr>
          <w:spacing w:val="16"/>
        </w:rPr>
        <w:t xml:space="preserve"> </w:t>
      </w:r>
      <w:r>
        <w:t>Form</w:t>
      </w:r>
      <w:r>
        <w:rPr>
          <w:spacing w:val="16"/>
        </w:rPr>
        <w:t xml:space="preserve"> </w:t>
      </w:r>
      <w:r>
        <w:t>706</w:t>
      </w:r>
      <w:r>
        <w:rPr>
          <w:spacing w:val="16"/>
        </w:rPr>
        <w:t xml:space="preserve"> </w:t>
      </w:r>
      <w:r>
        <w:t>Instructions</w:t>
      </w:r>
      <w:r>
        <w:rPr>
          <w:spacing w:val="16"/>
        </w:rPr>
        <w:t xml:space="preserve"> </w:t>
      </w:r>
      <w:r>
        <w:t>(2021)</w:t>
      </w:r>
      <w:r>
        <w:rPr>
          <w:spacing w:val="16"/>
        </w:rPr>
        <w:t xml:space="preserve"> </w:t>
      </w:r>
      <w:r>
        <w:rPr>
          <w:spacing w:val="-4"/>
        </w:rPr>
        <w:t>[</w:t>
      </w:r>
      <w:hyperlink w:anchor="_bookmark198" w:history="1">
        <w:r>
          <w:rPr>
            <w:color w:val="0000FF"/>
            <w:spacing w:val="-4"/>
          </w:rPr>
          <w:t>79</w:t>
        </w:r>
      </w:hyperlink>
      <w:r>
        <w:rPr>
          <w:spacing w:val="-4"/>
        </w:rPr>
        <w:t>]</w:t>
      </w:r>
      <w:r>
        <w:tab/>
      </w:r>
      <w:r>
        <w:rPr>
          <w:spacing w:val="-5"/>
        </w:rPr>
        <w:t>Government</w:t>
      </w:r>
      <w:r>
        <w:rPr>
          <w:spacing w:val="3"/>
        </w:rPr>
        <w:t xml:space="preserve"> </w:t>
      </w:r>
      <w:r>
        <w:rPr>
          <w:spacing w:val="-2"/>
        </w:rPr>
        <w:t>documents</w:t>
      </w:r>
    </w:p>
    <w:p w14:paraId="0C23F431" w14:textId="77777777" w:rsidR="00620CF6" w:rsidRDefault="00000000">
      <w:pPr>
        <w:pStyle w:val="BodyText"/>
        <w:spacing w:before="1"/>
        <w:rPr>
          <w:sz w:val="10"/>
        </w:rPr>
      </w:pPr>
      <w:r>
        <w:rPr>
          <w:noProof/>
        </w:rPr>
        <mc:AlternateContent>
          <mc:Choice Requires="wps">
            <w:drawing>
              <wp:anchor distT="0" distB="0" distL="0" distR="0" simplePos="0" relativeHeight="487656448" behindDoc="1" locked="0" layoutInCell="1" allowOverlap="1" wp14:anchorId="05B265D3" wp14:editId="27F90920">
                <wp:simplePos x="0" y="0"/>
                <wp:positionH relativeFrom="page">
                  <wp:posOffset>1598206</wp:posOffset>
                </wp:positionH>
                <wp:positionV relativeFrom="paragraph">
                  <wp:posOffset>101584</wp:posOffset>
                </wp:positionV>
                <wp:extent cx="6862445" cy="253365"/>
                <wp:effectExtent l="0" t="0" r="0" b="0"/>
                <wp:wrapTopAndBottom/>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2445" cy="253365"/>
                        </a:xfrm>
                        <a:prstGeom prst="rect">
                          <a:avLst/>
                        </a:prstGeom>
                        <a:solidFill>
                          <a:srgbClr val="F7F7F7"/>
                        </a:solidFill>
                      </wps:spPr>
                      <wps:txbx>
                        <w:txbxContent>
                          <w:p w14:paraId="529DAEBC" w14:textId="77777777" w:rsidR="00620CF6" w:rsidRDefault="00000000">
                            <w:pPr>
                              <w:pStyle w:val="BodyText"/>
                              <w:tabs>
                                <w:tab w:val="left" w:pos="7587"/>
                              </w:tabs>
                              <w:spacing w:before="69"/>
                              <w:ind w:left="119"/>
                              <w:rPr>
                                <w:color w:val="000000"/>
                              </w:rPr>
                            </w:pPr>
                            <w:r>
                              <w:rPr>
                                <w:color w:val="000000"/>
                              </w:rPr>
                              <w:t>Walczak</w:t>
                            </w:r>
                            <w:r>
                              <w:rPr>
                                <w:color w:val="000000"/>
                                <w:spacing w:val="6"/>
                              </w:rPr>
                              <w:t xml:space="preserve"> </w:t>
                            </w:r>
                            <w:r>
                              <w:rPr>
                                <w:color w:val="000000"/>
                              </w:rPr>
                              <w:t>(2017)</w:t>
                            </w:r>
                            <w:r>
                              <w:rPr>
                                <w:color w:val="000000"/>
                                <w:spacing w:val="6"/>
                              </w:rPr>
                              <w:t xml:space="preserve"> </w:t>
                            </w:r>
                            <w:r>
                              <w:rPr>
                                <w:color w:val="000000"/>
                                <w:spacing w:val="-4"/>
                              </w:rPr>
                              <w:t>[</w:t>
                            </w:r>
                            <w:hyperlink w:anchor="_bookmark266" w:history="1">
                              <w:r>
                                <w:rPr>
                                  <w:color w:val="0000FF"/>
                                  <w:spacing w:val="-4"/>
                                </w:rPr>
                                <w:t>147</w:t>
                              </w:r>
                            </w:hyperlink>
                            <w:r>
                              <w:rPr>
                                <w:color w:val="000000"/>
                                <w:spacing w:val="-4"/>
                              </w:rPr>
                              <w:t>]</w:t>
                            </w:r>
                            <w:r>
                              <w:rPr>
                                <w:color w:val="000000"/>
                              </w:rPr>
                              <w:tab/>
                              <w:t>Corporate</w:t>
                            </w:r>
                            <w:r>
                              <w:rPr>
                                <w:color w:val="000000"/>
                                <w:spacing w:val="-6"/>
                              </w:rPr>
                              <w:t xml:space="preserve"> </w:t>
                            </w:r>
                            <w:r>
                              <w:rPr>
                                <w:color w:val="000000"/>
                                <w:spacing w:val="-2"/>
                              </w:rPr>
                              <w:t>research</w:t>
                            </w:r>
                          </w:p>
                        </w:txbxContent>
                      </wps:txbx>
                      <wps:bodyPr wrap="square" lIns="0" tIns="0" rIns="0" bIns="0" rtlCol="0">
                        <a:noAutofit/>
                      </wps:bodyPr>
                    </wps:wsp>
                  </a:graphicData>
                </a:graphic>
              </wp:anchor>
            </w:drawing>
          </mc:Choice>
          <mc:Fallback>
            <w:pict>
              <v:shape w14:anchorId="05B265D3" id="Textbox 214" o:spid="_x0000_s1169" type="#_x0000_t202" style="position:absolute;margin-left:125.85pt;margin-top:8pt;width:540.35pt;height:19.95pt;z-index:-15660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" fillcolor="#f7f7f7" stroked="f">
                <v:textbox inset="0,0,0,0">
                  <w:txbxContent>
                    <w:p w14:paraId="529DAEBC" w14:textId="77777777" w:rsidR="00620CF6" w:rsidRDefault="00000000">
                      <w:pPr>
                        <w:pStyle w:val="BodyText"/>
                        <w:tabs>
                          <w:tab w:val="left" w:pos="7587"/>
                        </w:tabs>
                        <w:spacing w:before="69"/>
                        <w:ind w:left="119"/>
                        <w:rPr>
                          <w:color w:val="000000"/>
                        </w:rPr>
                      </w:pPr>
                      <w:r>
                        <w:rPr>
                          <w:color w:val="000000"/>
                        </w:rPr>
                        <w:t>Walczak</w:t>
                      </w:r>
                      <w:r>
                        <w:rPr>
                          <w:color w:val="000000"/>
                          <w:spacing w:val="6"/>
                        </w:rPr>
                        <w:t xml:space="preserve"> </w:t>
                      </w:r>
                      <w:r>
                        <w:rPr>
                          <w:color w:val="000000"/>
                        </w:rPr>
                        <w:t>(2017)</w:t>
                      </w:r>
                      <w:r>
                        <w:rPr>
                          <w:color w:val="000000"/>
                          <w:spacing w:val="6"/>
                        </w:rPr>
                        <w:t xml:space="preserve"> </w:t>
                      </w:r>
                      <w:r>
                        <w:rPr>
                          <w:color w:val="000000"/>
                          <w:spacing w:val="-4"/>
                        </w:rPr>
                        <w:t>[</w:t>
                      </w:r>
                      <w:hyperlink w:anchor="_bookmark266" w:history="1">
                        <w:r>
                          <w:rPr>
                            <w:color w:val="0000FF"/>
                            <w:spacing w:val="-4"/>
                          </w:rPr>
                          <w:t>147</w:t>
                        </w:r>
                      </w:hyperlink>
                      <w:r>
                        <w:rPr>
                          <w:color w:val="000000"/>
                          <w:spacing w:val="-4"/>
                        </w:rPr>
                        <w:t>]</w:t>
                      </w:r>
                      <w:r>
                        <w:rPr>
                          <w:color w:val="000000"/>
                        </w:rPr>
                        <w:tab/>
                        <w:t>Corporate</w:t>
                      </w:r>
                      <w:r>
                        <w:rPr>
                          <w:color w:val="000000"/>
                          <w:spacing w:val="-6"/>
                        </w:rPr>
                        <w:t xml:space="preserve"> </w:t>
                      </w:r>
                      <w:r>
                        <w:rPr>
                          <w:color w:val="000000"/>
                          <w:spacing w:val="-2"/>
                        </w:rPr>
                        <w:t>research</w:t>
                      </w:r>
                    </w:p>
                  </w:txbxContent>
                </v:textbox>
                <w10:wrap type="topAndBottom" anchorx="page"/>
              </v:shape>
            </w:pict>
          </mc:Fallback>
        </mc:AlternateContent>
      </w:r>
    </w:p>
    <w:p w14:paraId="5A5BA456" w14:textId="77777777" w:rsidR="00620CF6" w:rsidRDefault="00000000">
      <w:pPr>
        <w:pStyle w:val="BodyText"/>
        <w:tabs>
          <w:tab w:val="left" w:pos="7844"/>
        </w:tabs>
        <w:spacing w:before="69"/>
        <w:ind w:left="376"/>
      </w:pPr>
      <w:r>
        <w:t>White</w:t>
      </w:r>
      <w:r>
        <w:rPr>
          <w:spacing w:val="22"/>
        </w:rPr>
        <w:t xml:space="preserve"> </w:t>
      </w:r>
      <w:r>
        <w:t>(1928)</w:t>
      </w:r>
      <w:r>
        <w:rPr>
          <w:spacing w:val="24"/>
        </w:rPr>
        <w:t xml:space="preserve"> </w:t>
      </w:r>
      <w:r>
        <w:rPr>
          <w:spacing w:val="-4"/>
        </w:rPr>
        <w:t>[</w:t>
      </w:r>
      <w:hyperlink w:anchor="_bookmark267" w:history="1">
        <w:r>
          <w:rPr>
            <w:color w:val="0000FF"/>
            <w:spacing w:val="-4"/>
          </w:rPr>
          <w:t>148</w:t>
        </w:r>
      </w:hyperlink>
      <w:r>
        <w:rPr>
          <w:spacing w:val="-4"/>
        </w:rPr>
        <w:t>]</w:t>
      </w:r>
      <w:r>
        <w:tab/>
      </w:r>
      <w:r>
        <w:rPr>
          <w:spacing w:val="-5"/>
        </w:rPr>
        <w:t>Academic</w:t>
      </w:r>
      <w:r>
        <w:rPr>
          <w:spacing w:val="7"/>
        </w:rPr>
        <w:t xml:space="preserve"> </w:t>
      </w:r>
      <w:r>
        <w:rPr>
          <w:spacing w:val="-2"/>
        </w:rPr>
        <w:t>research</w:t>
      </w:r>
    </w:p>
    <w:p w14:paraId="08BC5B5A" w14:textId="77777777" w:rsidR="00620CF6" w:rsidRDefault="00000000">
      <w:pPr>
        <w:pStyle w:val="BodyText"/>
        <w:spacing w:before="10"/>
        <w:rPr>
          <w:sz w:val="5"/>
        </w:rPr>
      </w:pPr>
      <w:r>
        <w:rPr>
          <w:noProof/>
        </w:rPr>
        <mc:AlternateContent>
          <mc:Choice Requires="wps">
            <w:drawing>
              <wp:anchor distT="0" distB="0" distL="0" distR="0" simplePos="0" relativeHeight="487656960" behindDoc="1" locked="0" layoutInCell="1" allowOverlap="1" wp14:anchorId="17DFD051" wp14:editId="0047760B">
                <wp:simplePos x="0" y="0"/>
                <wp:positionH relativeFrom="page">
                  <wp:posOffset>1598206</wp:posOffset>
                </wp:positionH>
                <wp:positionV relativeFrom="paragraph">
                  <wp:posOffset>64424</wp:posOffset>
                </wp:positionV>
                <wp:extent cx="6862445" cy="1270"/>
                <wp:effectExtent l="0" t="0" r="0" b="0"/>
                <wp:wrapTopAndBottom/>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2445" cy="1270"/>
                        </a:xfrm>
                        <a:custGeom>
                          <a:avLst/>
                          <a:gdLst/>
                          <a:ahLst/>
                          <a:cxnLst/>
                          <a:rect l="l" t="t" r="r" b="b"/>
                          <a:pathLst>
                            <a:path w="6862445">
                              <a:moveTo>
                                <a:pt x="0" y="0"/>
                              </a:moveTo>
                              <a:lnTo>
                                <a:pt x="6861987"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F65BEA" id="Graphic 215" o:spid="_x0000_s1026" style="position:absolute;margin-left:125.85pt;margin-top:5.05pt;width:540.35pt;height:.1pt;z-index:-15659520;visibility:visible;mso-wrap-style:square;mso-wrap-distance-left:0;mso-wrap-distance-top:0;mso-wrap-distance-right:0;mso-wrap-distance-bottom:0;mso-position-horizontal:absolute;mso-position-horizontal-relative:page;mso-position-vertical:absolute;mso-position-vertical-relative:text;v-text-anchor:top" coordsize="68624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" path="m,l6861987,e" filled="f" strokeweight=".28114mm">
                <v:path arrowok="t"/>
                <w10:wrap type="topAndBottom" anchorx="page"/>
              </v:shape>
            </w:pict>
          </mc:Fallback>
        </mc:AlternateContent>
      </w:r>
    </w:p>
    <w:p w14:paraId="3D093295" w14:textId="77777777" w:rsidR="00620CF6" w:rsidRDefault="00620CF6">
      <w:pPr>
        <w:rPr>
          <w:sz w:val="5"/>
        </w:rPr>
        <w:sectPr w:rsidR="00620CF6" w:rsidSect="00D60468">
          <w:pgSz w:w="15840" w:h="12240" w:orient="landscape"/>
          <w:pgMar w:top="1380" w:right="2260" w:bottom="280" w:left="2260" w:header="720" w:footer="720" w:gutter="0"/>
          <w:cols w:space="720"/>
        </w:sectPr>
      </w:pPr>
    </w:p>
    <w:p w14:paraId="24E66263" w14:textId="77777777" w:rsidR="00620CF6" w:rsidRDefault="00620CF6">
      <w:pPr>
        <w:pStyle w:val="BodyText"/>
      </w:pPr>
    </w:p>
    <w:p w14:paraId="355924CA" w14:textId="77777777" w:rsidR="00620CF6" w:rsidRDefault="00620CF6">
      <w:pPr>
        <w:pStyle w:val="BodyText"/>
      </w:pPr>
    </w:p>
    <w:p w14:paraId="37E53565" w14:textId="77777777" w:rsidR="00620CF6" w:rsidRDefault="00620CF6">
      <w:pPr>
        <w:pStyle w:val="BodyText"/>
      </w:pPr>
    </w:p>
    <w:p w14:paraId="6F3E3FA0" w14:textId="77777777" w:rsidR="00620CF6" w:rsidRDefault="00620CF6">
      <w:pPr>
        <w:pStyle w:val="BodyText"/>
      </w:pPr>
    </w:p>
    <w:p w14:paraId="421BD875" w14:textId="77777777" w:rsidR="00620CF6" w:rsidRDefault="00000000">
      <w:pPr>
        <w:pStyle w:val="Heading1"/>
        <w:spacing w:before="315"/>
      </w:pPr>
      <w:r>
        <w:rPr>
          <w:spacing w:val="-2"/>
          <w:w w:val="105"/>
        </w:rPr>
        <w:t>Bibliography</w:t>
      </w:r>
    </w:p>
    <w:p w14:paraId="414BD9BE" w14:textId="77777777" w:rsidR="00620CF6" w:rsidRDefault="00620CF6">
      <w:pPr>
        <w:pStyle w:val="BodyText"/>
        <w:spacing w:before="2"/>
        <w:rPr>
          <w:b/>
          <w:sz w:val="62"/>
        </w:rPr>
      </w:pPr>
    </w:p>
    <w:p w14:paraId="15ED34AE" w14:textId="77777777" w:rsidR="00620CF6" w:rsidRDefault="00000000">
      <w:pPr>
        <w:pStyle w:val="ListParagraph"/>
        <w:numPr>
          <w:ilvl w:val="0"/>
          <w:numId w:val="1"/>
        </w:numPr>
        <w:tabs>
          <w:tab w:val="left" w:pos="726"/>
        </w:tabs>
        <w:spacing w:line="355" w:lineRule="auto"/>
        <w:jc w:val="both"/>
        <w:rPr>
          <w:sz w:val="20"/>
        </w:rPr>
      </w:pPr>
      <w:bookmarkStart w:id="686" w:name="_bookmark120"/>
      <w:bookmarkEnd w:id="686"/>
      <w:r w:rsidRPr="003A075B">
        <w:rPr>
          <w:sz w:val="20"/>
          <w:lang w:val="it-IT"/>
          <w:rPrChange w:id="687" w:author="Luca Giangregorio" w:date="2024-05-10T10:30:00Z">
            <w:rPr>
              <w:sz w:val="20"/>
            </w:rPr>
          </w:rPrChange>
        </w:rPr>
        <w:t xml:space="preserve">Paolo Acciari, Facundo Alvaredo, and Salvatore Morelli. </w:t>
      </w:r>
      <w:r>
        <w:rPr>
          <w:sz w:val="20"/>
        </w:rPr>
        <w:t>“The Concentration of Personal Wealth in Italy 1995–2016”. Unpublished manuscript. 2022.</w:t>
      </w:r>
    </w:p>
    <w:p w14:paraId="480AA4D8" w14:textId="77777777" w:rsidR="00620CF6" w:rsidRDefault="00000000">
      <w:pPr>
        <w:pStyle w:val="ListParagraph"/>
        <w:numPr>
          <w:ilvl w:val="0"/>
          <w:numId w:val="1"/>
        </w:numPr>
        <w:tabs>
          <w:tab w:val="left" w:pos="726"/>
        </w:tabs>
        <w:spacing w:before="79" w:line="355" w:lineRule="auto"/>
        <w:jc w:val="both"/>
        <w:rPr>
          <w:sz w:val="20"/>
        </w:rPr>
      </w:pPr>
      <w:bookmarkStart w:id="688" w:name="_bookmark121"/>
      <w:bookmarkEnd w:id="688"/>
      <w:r>
        <w:rPr>
          <w:spacing w:val="-2"/>
          <w:sz w:val="20"/>
        </w:rPr>
        <w:t>Arun</w:t>
      </w:r>
      <w:r>
        <w:rPr>
          <w:spacing w:val="-10"/>
          <w:sz w:val="20"/>
        </w:rPr>
        <w:t xml:space="preserve"> </w:t>
      </w:r>
      <w:r>
        <w:rPr>
          <w:spacing w:val="-2"/>
          <w:sz w:val="20"/>
        </w:rPr>
        <w:t>Advani,</w:t>
      </w:r>
      <w:r>
        <w:rPr>
          <w:spacing w:val="-10"/>
          <w:sz w:val="20"/>
        </w:rPr>
        <w:t xml:space="preserve"> </w:t>
      </w:r>
      <w:r>
        <w:rPr>
          <w:spacing w:val="-2"/>
          <w:sz w:val="20"/>
        </w:rPr>
        <w:t>George</w:t>
      </w:r>
      <w:r>
        <w:rPr>
          <w:spacing w:val="-10"/>
          <w:sz w:val="20"/>
        </w:rPr>
        <w:t xml:space="preserve"> </w:t>
      </w:r>
      <w:r>
        <w:rPr>
          <w:spacing w:val="-2"/>
          <w:sz w:val="20"/>
        </w:rPr>
        <w:t>Bangham,</w:t>
      </w:r>
      <w:r>
        <w:rPr>
          <w:spacing w:val="-10"/>
          <w:sz w:val="20"/>
        </w:rPr>
        <w:t xml:space="preserve"> </w:t>
      </w:r>
      <w:r>
        <w:rPr>
          <w:spacing w:val="-2"/>
          <w:sz w:val="20"/>
        </w:rPr>
        <w:t>and</w:t>
      </w:r>
      <w:r>
        <w:rPr>
          <w:spacing w:val="-10"/>
          <w:sz w:val="20"/>
        </w:rPr>
        <w:t xml:space="preserve"> </w:t>
      </w:r>
      <w:r>
        <w:rPr>
          <w:spacing w:val="-2"/>
          <w:sz w:val="20"/>
        </w:rPr>
        <w:t>Jack</w:t>
      </w:r>
      <w:r>
        <w:rPr>
          <w:spacing w:val="-10"/>
          <w:sz w:val="20"/>
        </w:rPr>
        <w:t xml:space="preserve"> </w:t>
      </w:r>
      <w:r>
        <w:rPr>
          <w:spacing w:val="-2"/>
          <w:sz w:val="20"/>
        </w:rPr>
        <w:t>Leslie.</w:t>
      </w:r>
      <w:r>
        <w:rPr>
          <w:spacing w:val="-10"/>
          <w:sz w:val="20"/>
        </w:rPr>
        <w:t xml:space="preserve"> </w:t>
      </w:r>
      <w:r>
        <w:rPr>
          <w:spacing w:val="-2"/>
          <w:sz w:val="20"/>
        </w:rPr>
        <w:t>“The</w:t>
      </w:r>
      <w:r>
        <w:rPr>
          <w:spacing w:val="-10"/>
          <w:sz w:val="20"/>
        </w:rPr>
        <w:t xml:space="preserve"> </w:t>
      </w:r>
      <w:r>
        <w:rPr>
          <w:spacing w:val="-2"/>
          <w:sz w:val="20"/>
        </w:rPr>
        <w:t>UK’s</w:t>
      </w:r>
      <w:r>
        <w:rPr>
          <w:spacing w:val="-10"/>
          <w:sz w:val="20"/>
        </w:rPr>
        <w:t xml:space="preserve"> </w:t>
      </w:r>
      <w:r>
        <w:rPr>
          <w:spacing w:val="-2"/>
          <w:sz w:val="20"/>
        </w:rPr>
        <w:t>Wealth</w:t>
      </w:r>
      <w:r>
        <w:rPr>
          <w:spacing w:val="-10"/>
          <w:sz w:val="20"/>
        </w:rPr>
        <w:t xml:space="preserve"> </w:t>
      </w:r>
      <w:r>
        <w:rPr>
          <w:spacing w:val="-2"/>
          <w:sz w:val="20"/>
        </w:rPr>
        <w:t>Distribution</w:t>
      </w:r>
      <w:r>
        <w:rPr>
          <w:spacing w:val="-10"/>
          <w:sz w:val="20"/>
        </w:rPr>
        <w:t xml:space="preserve"> </w:t>
      </w:r>
      <w:r>
        <w:rPr>
          <w:spacing w:val="-2"/>
          <w:sz w:val="20"/>
        </w:rPr>
        <w:t>and</w:t>
      </w:r>
      <w:r>
        <w:rPr>
          <w:spacing w:val="-10"/>
          <w:sz w:val="20"/>
        </w:rPr>
        <w:t xml:space="preserve"> </w:t>
      </w:r>
      <w:r>
        <w:rPr>
          <w:spacing w:val="-2"/>
          <w:sz w:val="20"/>
        </w:rPr>
        <w:t>Characteristics</w:t>
      </w:r>
      <w:r>
        <w:rPr>
          <w:spacing w:val="-10"/>
          <w:sz w:val="20"/>
        </w:rPr>
        <w:t xml:space="preserve"> </w:t>
      </w:r>
      <w:r>
        <w:rPr>
          <w:spacing w:val="-2"/>
          <w:sz w:val="20"/>
        </w:rPr>
        <w:t xml:space="preserve">of </w:t>
      </w:r>
      <w:r>
        <w:rPr>
          <w:sz w:val="20"/>
        </w:rPr>
        <w:t>High-Wealth</w:t>
      </w:r>
      <w:r>
        <w:rPr>
          <w:spacing w:val="-9"/>
          <w:sz w:val="20"/>
        </w:rPr>
        <w:t xml:space="preserve"> </w:t>
      </w:r>
      <w:r>
        <w:rPr>
          <w:sz w:val="20"/>
        </w:rPr>
        <w:t>Households”.</w:t>
      </w:r>
      <w:r>
        <w:rPr>
          <w:spacing w:val="-9"/>
          <w:sz w:val="20"/>
        </w:rPr>
        <w:t xml:space="preserve"> </w:t>
      </w:r>
      <w:r>
        <w:rPr>
          <w:sz w:val="20"/>
        </w:rPr>
        <w:t>In:</w:t>
      </w:r>
      <w:r>
        <w:rPr>
          <w:spacing w:val="-8"/>
          <w:sz w:val="20"/>
        </w:rPr>
        <w:t xml:space="preserve"> </w:t>
      </w:r>
      <w:r>
        <w:rPr>
          <w:i/>
          <w:sz w:val="20"/>
        </w:rPr>
        <w:t>Fiscal</w:t>
      </w:r>
      <w:r>
        <w:rPr>
          <w:i/>
          <w:spacing w:val="-5"/>
          <w:sz w:val="20"/>
        </w:rPr>
        <w:t xml:space="preserve"> </w:t>
      </w:r>
      <w:r>
        <w:rPr>
          <w:i/>
          <w:sz w:val="20"/>
        </w:rPr>
        <w:t>Studies</w:t>
      </w:r>
      <w:r>
        <w:rPr>
          <w:i/>
          <w:spacing w:val="-7"/>
          <w:sz w:val="20"/>
        </w:rPr>
        <w:t xml:space="preserve"> </w:t>
      </w:r>
      <w:r>
        <w:rPr>
          <w:sz w:val="20"/>
        </w:rPr>
        <w:t>42.3-4</w:t>
      </w:r>
      <w:r>
        <w:rPr>
          <w:spacing w:val="-9"/>
          <w:sz w:val="20"/>
        </w:rPr>
        <w:t xml:space="preserve"> </w:t>
      </w:r>
      <w:r>
        <w:rPr>
          <w:sz w:val="20"/>
        </w:rPr>
        <w:t>(2021),</w:t>
      </w:r>
      <w:r>
        <w:rPr>
          <w:spacing w:val="-8"/>
          <w:sz w:val="20"/>
        </w:rPr>
        <w:t xml:space="preserve"> </w:t>
      </w:r>
      <w:r>
        <w:rPr>
          <w:sz w:val="20"/>
        </w:rPr>
        <w:t>pp.</w:t>
      </w:r>
      <w:r>
        <w:rPr>
          <w:spacing w:val="-9"/>
          <w:sz w:val="20"/>
        </w:rPr>
        <w:t xml:space="preserve"> </w:t>
      </w:r>
      <w:r>
        <w:rPr>
          <w:sz w:val="20"/>
        </w:rPr>
        <w:t>397–430.</w:t>
      </w:r>
      <w:r>
        <w:rPr>
          <w:spacing w:val="-9"/>
          <w:sz w:val="20"/>
        </w:rPr>
        <w:t xml:space="preserve"> </w:t>
      </w:r>
      <w:proofErr w:type="spellStart"/>
      <w:r>
        <w:rPr>
          <w:sz w:val="20"/>
        </w:rPr>
        <w:t>doi</w:t>
      </w:r>
      <w:proofErr w:type="spellEnd"/>
      <w:r>
        <w:rPr>
          <w:sz w:val="20"/>
        </w:rPr>
        <w:t>:</w:t>
      </w:r>
      <w:r>
        <w:rPr>
          <w:spacing w:val="-9"/>
          <w:sz w:val="20"/>
        </w:rPr>
        <w:t xml:space="preserve"> </w:t>
      </w:r>
      <w:hyperlink r:id="rId43">
        <w:r>
          <w:rPr>
            <w:color w:val="0000FF"/>
            <w:sz w:val="20"/>
          </w:rPr>
          <w:t>10.1111/1475-5890.12286</w:t>
        </w:r>
      </w:hyperlink>
      <w:r>
        <w:rPr>
          <w:sz w:val="20"/>
        </w:rPr>
        <w:t xml:space="preserve">. </w:t>
      </w:r>
      <w:r>
        <w:rPr>
          <w:w w:val="105"/>
          <w:sz w:val="20"/>
        </w:rPr>
        <w:t xml:space="preserve">url: </w:t>
      </w:r>
      <w:hyperlink r:id="rId44">
        <w:r>
          <w:rPr>
            <w:color w:val="0000FF"/>
            <w:w w:val="105"/>
            <w:sz w:val="20"/>
          </w:rPr>
          <w:t>https://doi.org/10.1111/1475-5890.12286</w:t>
        </w:r>
      </w:hyperlink>
      <w:r>
        <w:rPr>
          <w:w w:val="105"/>
          <w:sz w:val="20"/>
        </w:rPr>
        <w:t>.</w:t>
      </w:r>
    </w:p>
    <w:p w14:paraId="5B62BDB2" w14:textId="77777777" w:rsidR="00620CF6" w:rsidRDefault="00000000">
      <w:pPr>
        <w:pStyle w:val="ListParagraph"/>
        <w:numPr>
          <w:ilvl w:val="0"/>
          <w:numId w:val="1"/>
        </w:numPr>
        <w:tabs>
          <w:tab w:val="left" w:pos="726"/>
        </w:tabs>
        <w:spacing w:before="77" w:line="355" w:lineRule="auto"/>
        <w:jc w:val="both"/>
        <w:rPr>
          <w:sz w:val="20"/>
        </w:rPr>
      </w:pPr>
      <w:bookmarkStart w:id="689" w:name="_bookmark122"/>
      <w:bookmarkEnd w:id="689"/>
      <w:r>
        <w:rPr>
          <w:sz w:val="20"/>
        </w:rPr>
        <w:t xml:space="preserve">Thilo N. H. Albers, Charlotte Bartels, and Moritz </w:t>
      </w:r>
      <w:proofErr w:type="spellStart"/>
      <w:r>
        <w:rPr>
          <w:sz w:val="20"/>
        </w:rPr>
        <w:t>Schularick</w:t>
      </w:r>
      <w:proofErr w:type="spellEnd"/>
      <w:r>
        <w:rPr>
          <w:sz w:val="20"/>
        </w:rPr>
        <w:t xml:space="preserve">. </w:t>
      </w:r>
      <w:r>
        <w:rPr>
          <w:i/>
          <w:sz w:val="20"/>
        </w:rPr>
        <w:t>Wealth and Its Distribution in Germany, 1895-2018</w:t>
      </w:r>
      <w:r>
        <w:rPr>
          <w:sz w:val="20"/>
        </w:rPr>
        <w:t xml:space="preserve">. Working Paper 9739. </w:t>
      </w:r>
      <w:proofErr w:type="spellStart"/>
      <w:r>
        <w:rPr>
          <w:sz w:val="20"/>
        </w:rPr>
        <w:t>CESifo</w:t>
      </w:r>
      <w:proofErr w:type="spellEnd"/>
      <w:r>
        <w:rPr>
          <w:sz w:val="20"/>
        </w:rPr>
        <w:t xml:space="preserve">, May 2022. url: </w:t>
      </w:r>
      <w:hyperlink r:id="rId45">
        <w:r>
          <w:rPr>
            <w:color w:val="0000FF"/>
            <w:sz w:val="20"/>
          </w:rPr>
          <w:t>https://www.cesifo.org/en/publikationen/</w:t>
        </w:r>
      </w:hyperlink>
      <w:r>
        <w:rPr>
          <w:color w:val="0000FF"/>
          <w:sz w:val="20"/>
        </w:rPr>
        <w:t xml:space="preserve"> </w:t>
      </w:r>
      <w:hyperlink r:id="rId46">
        <w:r>
          <w:rPr>
            <w:color w:val="0000FF"/>
            <w:sz w:val="20"/>
          </w:rPr>
          <w:t>2022/working-paper/wealth-and-its-distribution-germany-1895-2018</w:t>
        </w:r>
      </w:hyperlink>
      <w:r>
        <w:rPr>
          <w:color w:val="0000FF"/>
          <w:sz w:val="20"/>
        </w:rPr>
        <w:t xml:space="preserve"> </w:t>
      </w:r>
      <w:r>
        <w:rPr>
          <w:sz w:val="20"/>
        </w:rPr>
        <w:t>(visited on 05/05/2022).</w:t>
      </w:r>
    </w:p>
    <w:p w14:paraId="76143D96" w14:textId="77777777" w:rsidR="00620CF6" w:rsidRDefault="00000000">
      <w:pPr>
        <w:pStyle w:val="ListParagraph"/>
        <w:numPr>
          <w:ilvl w:val="0"/>
          <w:numId w:val="1"/>
        </w:numPr>
        <w:tabs>
          <w:tab w:val="left" w:pos="726"/>
        </w:tabs>
        <w:spacing w:before="77" w:line="355" w:lineRule="auto"/>
        <w:jc w:val="both"/>
        <w:rPr>
          <w:sz w:val="20"/>
        </w:rPr>
      </w:pPr>
      <w:bookmarkStart w:id="690" w:name="_bookmark123"/>
      <w:bookmarkEnd w:id="690"/>
      <w:r>
        <w:rPr>
          <w:w w:val="105"/>
          <w:sz w:val="20"/>
        </w:rPr>
        <w:t>Dawn</w:t>
      </w:r>
      <w:r>
        <w:rPr>
          <w:spacing w:val="-9"/>
          <w:w w:val="105"/>
          <w:sz w:val="20"/>
        </w:rPr>
        <w:t xml:space="preserve"> </w:t>
      </w:r>
      <w:r>
        <w:rPr>
          <w:w w:val="105"/>
          <w:sz w:val="20"/>
        </w:rPr>
        <w:t>Alderson,</w:t>
      </w:r>
      <w:r>
        <w:rPr>
          <w:spacing w:val="-9"/>
          <w:w w:val="105"/>
          <w:sz w:val="20"/>
        </w:rPr>
        <w:t xml:space="preserve"> </w:t>
      </w:r>
      <w:r>
        <w:rPr>
          <w:w w:val="105"/>
          <w:sz w:val="20"/>
        </w:rPr>
        <w:t>Patrick</w:t>
      </w:r>
      <w:r>
        <w:rPr>
          <w:spacing w:val="-9"/>
          <w:w w:val="105"/>
          <w:sz w:val="20"/>
        </w:rPr>
        <w:t xml:space="preserve"> </w:t>
      </w:r>
      <w:r>
        <w:rPr>
          <w:w w:val="105"/>
          <w:sz w:val="20"/>
        </w:rPr>
        <w:t>Delas,</w:t>
      </w:r>
      <w:r>
        <w:rPr>
          <w:spacing w:val="-9"/>
          <w:w w:val="105"/>
          <w:sz w:val="20"/>
        </w:rPr>
        <w:t xml:space="preserve"> </w:t>
      </w:r>
      <w:r>
        <w:rPr>
          <w:w w:val="105"/>
          <w:sz w:val="20"/>
        </w:rPr>
        <w:t>and</w:t>
      </w:r>
      <w:r>
        <w:rPr>
          <w:spacing w:val="-9"/>
          <w:w w:val="105"/>
          <w:sz w:val="20"/>
        </w:rPr>
        <w:t xml:space="preserve"> </w:t>
      </w:r>
      <w:r>
        <w:rPr>
          <w:w w:val="105"/>
          <w:sz w:val="20"/>
        </w:rPr>
        <w:t>Véronique</w:t>
      </w:r>
      <w:r>
        <w:rPr>
          <w:spacing w:val="-9"/>
          <w:w w:val="105"/>
          <w:sz w:val="20"/>
        </w:rPr>
        <w:t xml:space="preserve"> </w:t>
      </w:r>
      <w:r>
        <w:rPr>
          <w:w w:val="105"/>
          <w:sz w:val="20"/>
        </w:rPr>
        <w:t>Cardon.</w:t>
      </w:r>
      <w:r>
        <w:rPr>
          <w:spacing w:val="-9"/>
          <w:w w:val="105"/>
          <w:sz w:val="20"/>
        </w:rPr>
        <w:t xml:space="preserve"> </w:t>
      </w:r>
      <w:r>
        <w:rPr>
          <w:i/>
          <w:w w:val="105"/>
          <w:sz w:val="20"/>
        </w:rPr>
        <w:t>French</w:t>
      </w:r>
      <w:r>
        <w:rPr>
          <w:i/>
          <w:spacing w:val="-6"/>
          <w:w w:val="105"/>
          <w:sz w:val="20"/>
        </w:rPr>
        <w:t xml:space="preserve"> </w:t>
      </w:r>
      <w:r>
        <w:rPr>
          <w:i/>
          <w:w w:val="105"/>
          <w:sz w:val="20"/>
        </w:rPr>
        <w:t>Inheritance</w:t>
      </w:r>
      <w:r>
        <w:rPr>
          <w:i/>
          <w:spacing w:val="-6"/>
          <w:w w:val="105"/>
          <w:sz w:val="20"/>
        </w:rPr>
        <w:t xml:space="preserve"> </w:t>
      </w:r>
      <w:r>
        <w:rPr>
          <w:i/>
          <w:w w:val="105"/>
          <w:sz w:val="20"/>
        </w:rPr>
        <w:t>Law</w:t>
      </w:r>
      <w:r>
        <w:rPr>
          <w:i/>
          <w:spacing w:val="-6"/>
          <w:w w:val="105"/>
          <w:sz w:val="20"/>
        </w:rPr>
        <w:t xml:space="preserve"> </w:t>
      </w:r>
      <w:r>
        <w:rPr>
          <w:i/>
          <w:w w:val="105"/>
          <w:sz w:val="20"/>
        </w:rPr>
        <w:t>Brochure</w:t>
      </w:r>
      <w:r>
        <w:rPr>
          <w:w w:val="105"/>
          <w:sz w:val="20"/>
        </w:rPr>
        <w:t>.</w:t>
      </w:r>
      <w:r>
        <w:rPr>
          <w:spacing w:val="-9"/>
          <w:w w:val="105"/>
          <w:sz w:val="20"/>
        </w:rPr>
        <w:t xml:space="preserve"> </w:t>
      </w:r>
      <w:r>
        <w:rPr>
          <w:w w:val="105"/>
          <w:sz w:val="20"/>
        </w:rPr>
        <w:t xml:space="preserve">Russell- </w:t>
      </w:r>
      <w:r>
        <w:rPr>
          <w:sz w:val="20"/>
        </w:rPr>
        <w:t xml:space="preserve">Cooke Solicitors. 2011. url: </w:t>
      </w:r>
      <w:hyperlink r:id="rId47">
        <w:r>
          <w:rPr>
            <w:color w:val="0000FF"/>
            <w:sz w:val="20"/>
          </w:rPr>
          <w:t>https://www.russell-cooke.co.uk/media/2024/french_inheritance_law_</w:t>
        </w:r>
      </w:hyperlink>
      <w:r>
        <w:rPr>
          <w:color w:val="0000FF"/>
          <w:sz w:val="20"/>
        </w:rPr>
        <w:t xml:space="preserve"> </w:t>
      </w:r>
      <w:hyperlink r:id="rId48">
        <w:r>
          <w:rPr>
            <w:color w:val="0000FF"/>
            <w:w w:val="105"/>
            <w:sz w:val="20"/>
          </w:rPr>
          <w:t>brochure_2011.pdf</w:t>
        </w:r>
      </w:hyperlink>
      <w:r>
        <w:rPr>
          <w:color w:val="0000FF"/>
          <w:w w:val="105"/>
          <w:sz w:val="20"/>
        </w:rPr>
        <w:t xml:space="preserve"> </w:t>
      </w:r>
      <w:r>
        <w:rPr>
          <w:w w:val="105"/>
          <w:sz w:val="20"/>
        </w:rPr>
        <w:t>(visited on 06/01/2023).</w:t>
      </w:r>
    </w:p>
    <w:p w14:paraId="018BA13A" w14:textId="77777777" w:rsidR="00620CF6" w:rsidRDefault="00000000">
      <w:pPr>
        <w:pStyle w:val="ListParagraph"/>
        <w:numPr>
          <w:ilvl w:val="0"/>
          <w:numId w:val="1"/>
        </w:numPr>
        <w:tabs>
          <w:tab w:val="left" w:pos="726"/>
        </w:tabs>
        <w:spacing w:before="78" w:line="355" w:lineRule="auto"/>
        <w:jc w:val="both"/>
        <w:rPr>
          <w:sz w:val="20"/>
        </w:rPr>
      </w:pPr>
      <w:bookmarkStart w:id="691" w:name="_bookmark124"/>
      <w:bookmarkEnd w:id="691"/>
      <w:r>
        <w:rPr>
          <w:sz w:val="20"/>
        </w:rPr>
        <w:t>Facundo</w:t>
      </w:r>
      <w:r>
        <w:rPr>
          <w:spacing w:val="-8"/>
          <w:sz w:val="20"/>
        </w:rPr>
        <w:t xml:space="preserve"> </w:t>
      </w:r>
      <w:proofErr w:type="spellStart"/>
      <w:r>
        <w:rPr>
          <w:sz w:val="20"/>
        </w:rPr>
        <w:t>Alvaredo</w:t>
      </w:r>
      <w:proofErr w:type="spellEnd"/>
      <w:r>
        <w:rPr>
          <w:sz w:val="20"/>
        </w:rPr>
        <w:t>,</w:t>
      </w:r>
      <w:r>
        <w:rPr>
          <w:spacing w:val="-8"/>
          <w:sz w:val="20"/>
        </w:rPr>
        <w:t xml:space="preserve"> </w:t>
      </w:r>
      <w:r>
        <w:rPr>
          <w:sz w:val="20"/>
        </w:rPr>
        <w:t>Anthony</w:t>
      </w:r>
      <w:r>
        <w:rPr>
          <w:spacing w:val="-8"/>
          <w:sz w:val="20"/>
        </w:rPr>
        <w:t xml:space="preserve"> </w:t>
      </w:r>
      <w:r>
        <w:rPr>
          <w:sz w:val="20"/>
        </w:rPr>
        <w:t>B.</w:t>
      </w:r>
      <w:r>
        <w:rPr>
          <w:spacing w:val="-7"/>
          <w:sz w:val="20"/>
        </w:rPr>
        <w:t xml:space="preserve"> </w:t>
      </w:r>
      <w:r>
        <w:rPr>
          <w:sz w:val="20"/>
        </w:rPr>
        <w:t>Atkinson,</w:t>
      </w:r>
      <w:r>
        <w:rPr>
          <w:spacing w:val="-8"/>
          <w:sz w:val="20"/>
        </w:rPr>
        <w:t xml:space="preserve"> </w:t>
      </w:r>
      <w:r>
        <w:rPr>
          <w:sz w:val="20"/>
        </w:rPr>
        <w:t>and</w:t>
      </w:r>
      <w:r>
        <w:rPr>
          <w:spacing w:val="-7"/>
          <w:sz w:val="20"/>
        </w:rPr>
        <w:t xml:space="preserve"> </w:t>
      </w:r>
      <w:r>
        <w:rPr>
          <w:sz w:val="20"/>
        </w:rPr>
        <w:t>Salvatore</w:t>
      </w:r>
      <w:r>
        <w:rPr>
          <w:spacing w:val="-8"/>
          <w:sz w:val="20"/>
        </w:rPr>
        <w:t xml:space="preserve"> </w:t>
      </w:r>
      <w:r>
        <w:rPr>
          <w:sz w:val="20"/>
        </w:rPr>
        <w:t>Morelli.</w:t>
      </w:r>
      <w:r>
        <w:rPr>
          <w:spacing w:val="-7"/>
          <w:sz w:val="20"/>
        </w:rPr>
        <w:t xml:space="preserve"> </w:t>
      </w:r>
      <w:r>
        <w:rPr>
          <w:sz w:val="20"/>
        </w:rPr>
        <w:t>“Top</w:t>
      </w:r>
      <w:r>
        <w:rPr>
          <w:spacing w:val="-8"/>
          <w:sz w:val="20"/>
        </w:rPr>
        <w:t xml:space="preserve"> </w:t>
      </w:r>
      <w:r>
        <w:rPr>
          <w:sz w:val="20"/>
        </w:rPr>
        <w:t>Wealth</w:t>
      </w:r>
      <w:r>
        <w:rPr>
          <w:spacing w:val="-8"/>
          <w:sz w:val="20"/>
        </w:rPr>
        <w:t xml:space="preserve"> </w:t>
      </w:r>
      <w:r>
        <w:rPr>
          <w:sz w:val="20"/>
        </w:rPr>
        <w:t>Shares</w:t>
      </w:r>
      <w:r>
        <w:rPr>
          <w:spacing w:val="-8"/>
          <w:sz w:val="20"/>
        </w:rPr>
        <w:t xml:space="preserve"> </w:t>
      </w:r>
      <w:r>
        <w:rPr>
          <w:sz w:val="20"/>
        </w:rPr>
        <w:t>in</w:t>
      </w:r>
      <w:r>
        <w:rPr>
          <w:spacing w:val="-7"/>
          <w:sz w:val="20"/>
        </w:rPr>
        <w:t xml:space="preserve"> </w:t>
      </w:r>
      <w:r>
        <w:rPr>
          <w:sz w:val="20"/>
        </w:rPr>
        <w:t>the</w:t>
      </w:r>
      <w:r>
        <w:rPr>
          <w:spacing w:val="-8"/>
          <w:sz w:val="20"/>
        </w:rPr>
        <w:t xml:space="preserve"> </w:t>
      </w:r>
      <w:r>
        <w:rPr>
          <w:sz w:val="20"/>
        </w:rPr>
        <w:t>UK</w:t>
      </w:r>
      <w:r>
        <w:rPr>
          <w:spacing w:val="-7"/>
          <w:sz w:val="20"/>
        </w:rPr>
        <w:t xml:space="preserve"> </w:t>
      </w:r>
      <w:r>
        <w:rPr>
          <w:sz w:val="20"/>
        </w:rPr>
        <w:t xml:space="preserve">over </w:t>
      </w:r>
      <w:r>
        <w:rPr>
          <w:w w:val="105"/>
          <w:sz w:val="20"/>
        </w:rPr>
        <w:t>More</w:t>
      </w:r>
      <w:r>
        <w:rPr>
          <w:spacing w:val="-9"/>
          <w:w w:val="105"/>
          <w:sz w:val="20"/>
        </w:rPr>
        <w:t xml:space="preserve"> </w:t>
      </w:r>
      <w:r>
        <w:rPr>
          <w:w w:val="105"/>
          <w:sz w:val="20"/>
        </w:rPr>
        <w:t>than</w:t>
      </w:r>
      <w:r>
        <w:rPr>
          <w:spacing w:val="-9"/>
          <w:w w:val="105"/>
          <w:sz w:val="20"/>
        </w:rPr>
        <w:t xml:space="preserve"> </w:t>
      </w:r>
      <w:r>
        <w:rPr>
          <w:w w:val="105"/>
          <w:sz w:val="20"/>
        </w:rPr>
        <w:t>a</w:t>
      </w:r>
      <w:r>
        <w:rPr>
          <w:spacing w:val="-9"/>
          <w:w w:val="105"/>
          <w:sz w:val="20"/>
        </w:rPr>
        <w:t xml:space="preserve"> </w:t>
      </w:r>
      <w:r>
        <w:rPr>
          <w:w w:val="105"/>
          <w:sz w:val="20"/>
        </w:rPr>
        <w:t>Century”.</w:t>
      </w:r>
      <w:r>
        <w:rPr>
          <w:spacing w:val="-9"/>
          <w:w w:val="105"/>
          <w:sz w:val="20"/>
        </w:rPr>
        <w:t xml:space="preserve"> </w:t>
      </w:r>
      <w:r>
        <w:rPr>
          <w:w w:val="105"/>
          <w:sz w:val="20"/>
        </w:rPr>
        <w:t>In:</w:t>
      </w:r>
      <w:r>
        <w:rPr>
          <w:spacing w:val="-9"/>
          <w:w w:val="105"/>
          <w:sz w:val="20"/>
        </w:rPr>
        <w:t xml:space="preserve"> </w:t>
      </w:r>
      <w:r>
        <w:rPr>
          <w:i/>
          <w:w w:val="105"/>
          <w:sz w:val="20"/>
        </w:rPr>
        <w:t>Journal</w:t>
      </w:r>
      <w:r>
        <w:rPr>
          <w:i/>
          <w:spacing w:val="-6"/>
          <w:w w:val="105"/>
          <w:sz w:val="20"/>
        </w:rPr>
        <w:t xml:space="preserve"> </w:t>
      </w:r>
      <w:r>
        <w:rPr>
          <w:i/>
          <w:w w:val="105"/>
          <w:sz w:val="20"/>
        </w:rPr>
        <w:t>of</w:t>
      </w:r>
      <w:r>
        <w:rPr>
          <w:i/>
          <w:spacing w:val="-6"/>
          <w:w w:val="105"/>
          <w:sz w:val="20"/>
        </w:rPr>
        <w:t xml:space="preserve"> </w:t>
      </w:r>
      <w:r>
        <w:rPr>
          <w:i/>
          <w:w w:val="105"/>
          <w:sz w:val="20"/>
        </w:rPr>
        <w:t>Public</w:t>
      </w:r>
      <w:r>
        <w:rPr>
          <w:i/>
          <w:spacing w:val="-6"/>
          <w:w w:val="105"/>
          <w:sz w:val="20"/>
        </w:rPr>
        <w:t xml:space="preserve"> </w:t>
      </w:r>
      <w:r>
        <w:rPr>
          <w:i/>
          <w:w w:val="105"/>
          <w:sz w:val="20"/>
        </w:rPr>
        <w:t>Economics</w:t>
      </w:r>
      <w:r>
        <w:rPr>
          <w:i/>
          <w:spacing w:val="-8"/>
          <w:w w:val="105"/>
          <w:sz w:val="20"/>
        </w:rPr>
        <w:t xml:space="preserve"> </w:t>
      </w:r>
      <w:r>
        <w:rPr>
          <w:w w:val="105"/>
          <w:sz w:val="20"/>
        </w:rPr>
        <w:t>162</w:t>
      </w:r>
      <w:r>
        <w:rPr>
          <w:spacing w:val="-9"/>
          <w:w w:val="105"/>
          <w:sz w:val="20"/>
        </w:rPr>
        <w:t xml:space="preserve"> </w:t>
      </w:r>
      <w:r>
        <w:rPr>
          <w:w w:val="105"/>
          <w:sz w:val="20"/>
        </w:rPr>
        <w:t>(June</w:t>
      </w:r>
      <w:r>
        <w:rPr>
          <w:spacing w:val="-9"/>
          <w:w w:val="105"/>
          <w:sz w:val="20"/>
        </w:rPr>
        <w:t xml:space="preserve"> </w:t>
      </w:r>
      <w:r>
        <w:rPr>
          <w:w w:val="105"/>
          <w:sz w:val="20"/>
        </w:rPr>
        <w:t>2018).</w:t>
      </w:r>
      <w:r>
        <w:rPr>
          <w:spacing w:val="-9"/>
          <w:w w:val="105"/>
          <w:sz w:val="20"/>
        </w:rPr>
        <w:t xml:space="preserve"> </w:t>
      </w:r>
      <w:r>
        <w:rPr>
          <w:w w:val="105"/>
          <w:sz w:val="20"/>
        </w:rPr>
        <w:t>Special</w:t>
      </w:r>
      <w:r>
        <w:rPr>
          <w:spacing w:val="-9"/>
          <w:w w:val="105"/>
          <w:sz w:val="20"/>
        </w:rPr>
        <w:t xml:space="preserve"> </w:t>
      </w:r>
      <w:r>
        <w:rPr>
          <w:w w:val="105"/>
          <w:sz w:val="20"/>
        </w:rPr>
        <w:t>issue:</w:t>
      </w:r>
      <w:r>
        <w:rPr>
          <w:spacing w:val="-9"/>
          <w:w w:val="105"/>
          <w:sz w:val="20"/>
        </w:rPr>
        <w:t xml:space="preserve"> </w:t>
      </w:r>
      <w:r>
        <w:rPr>
          <w:w w:val="105"/>
          <w:sz w:val="20"/>
        </w:rPr>
        <w:t>honoring</w:t>
      </w:r>
      <w:r>
        <w:rPr>
          <w:spacing w:val="-9"/>
          <w:w w:val="105"/>
          <w:sz w:val="20"/>
        </w:rPr>
        <w:t xml:space="preserve"> </w:t>
      </w:r>
      <w:r>
        <w:rPr>
          <w:w w:val="105"/>
          <w:sz w:val="20"/>
        </w:rPr>
        <w:t>the work</w:t>
      </w:r>
      <w:r>
        <w:rPr>
          <w:spacing w:val="-5"/>
          <w:w w:val="105"/>
          <w:sz w:val="20"/>
        </w:rPr>
        <w:t xml:space="preserve"> </w:t>
      </w:r>
      <w:r>
        <w:rPr>
          <w:w w:val="105"/>
          <w:sz w:val="20"/>
        </w:rPr>
        <w:t>of</w:t>
      </w:r>
      <w:r>
        <w:rPr>
          <w:spacing w:val="-5"/>
          <w:w w:val="105"/>
          <w:sz w:val="20"/>
        </w:rPr>
        <w:t xml:space="preserve"> </w:t>
      </w:r>
      <w:r>
        <w:rPr>
          <w:w w:val="105"/>
          <w:sz w:val="20"/>
        </w:rPr>
        <w:t>Sir</w:t>
      </w:r>
      <w:r>
        <w:rPr>
          <w:spacing w:val="-5"/>
          <w:w w:val="105"/>
          <w:sz w:val="20"/>
        </w:rPr>
        <w:t xml:space="preserve"> </w:t>
      </w:r>
      <w:r>
        <w:rPr>
          <w:w w:val="105"/>
          <w:sz w:val="20"/>
        </w:rPr>
        <w:t>Anthony</w:t>
      </w:r>
      <w:r>
        <w:rPr>
          <w:spacing w:val="-5"/>
          <w:w w:val="105"/>
          <w:sz w:val="20"/>
        </w:rPr>
        <w:t xml:space="preserve"> </w:t>
      </w:r>
      <w:r>
        <w:rPr>
          <w:w w:val="105"/>
          <w:sz w:val="20"/>
        </w:rPr>
        <w:t>B.</w:t>
      </w:r>
      <w:r>
        <w:rPr>
          <w:spacing w:val="-5"/>
          <w:w w:val="105"/>
          <w:sz w:val="20"/>
        </w:rPr>
        <w:t xml:space="preserve"> </w:t>
      </w:r>
      <w:r>
        <w:rPr>
          <w:w w:val="105"/>
          <w:sz w:val="20"/>
        </w:rPr>
        <w:t>Atkinson</w:t>
      </w:r>
      <w:r>
        <w:rPr>
          <w:spacing w:val="-5"/>
          <w:w w:val="105"/>
          <w:sz w:val="20"/>
        </w:rPr>
        <w:t xml:space="preserve"> </w:t>
      </w:r>
      <w:r>
        <w:rPr>
          <w:w w:val="105"/>
          <w:sz w:val="20"/>
        </w:rPr>
        <w:t>(1944–2017),</w:t>
      </w:r>
      <w:r>
        <w:rPr>
          <w:spacing w:val="-5"/>
          <w:w w:val="105"/>
          <w:sz w:val="20"/>
        </w:rPr>
        <w:t xml:space="preserve"> </w:t>
      </w:r>
      <w:r>
        <w:rPr>
          <w:w w:val="105"/>
          <w:sz w:val="20"/>
        </w:rPr>
        <w:t>pp.</w:t>
      </w:r>
      <w:r>
        <w:rPr>
          <w:spacing w:val="-5"/>
          <w:w w:val="105"/>
          <w:sz w:val="20"/>
        </w:rPr>
        <w:t xml:space="preserve"> </w:t>
      </w:r>
      <w:r>
        <w:rPr>
          <w:w w:val="105"/>
          <w:sz w:val="20"/>
        </w:rPr>
        <w:t>26–47.</w:t>
      </w:r>
      <w:r>
        <w:rPr>
          <w:spacing w:val="-5"/>
          <w:w w:val="105"/>
          <w:sz w:val="20"/>
        </w:rPr>
        <w:t xml:space="preserve"> </w:t>
      </w:r>
      <w:proofErr w:type="spellStart"/>
      <w:r>
        <w:rPr>
          <w:w w:val="105"/>
          <w:sz w:val="20"/>
        </w:rPr>
        <w:t>doi</w:t>
      </w:r>
      <w:proofErr w:type="spellEnd"/>
      <w:r>
        <w:rPr>
          <w:w w:val="105"/>
          <w:sz w:val="20"/>
        </w:rPr>
        <w:t>:</w:t>
      </w:r>
      <w:r>
        <w:rPr>
          <w:spacing w:val="-5"/>
          <w:w w:val="105"/>
          <w:sz w:val="20"/>
        </w:rPr>
        <w:t xml:space="preserve"> </w:t>
      </w:r>
      <w:hyperlink r:id="rId49">
        <w:r>
          <w:rPr>
            <w:color w:val="0000FF"/>
            <w:w w:val="105"/>
            <w:sz w:val="20"/>
          </w:rPr>
          <w:t>10.1016/j.jpubeco.2018.02.008</w:t>
        </w:r>
      </w:hyperlink>
      <w:r>
        <w:rPr>
          <w:w w:val="105"/>
          <w:sz w:val="20"/>
        </w:rPr>
        <w:t>.</w:t>
      </w:r>
      <w:r>
        <w:rPr>
          <w:spacing w:val="-5"/>
          <w:w w:val="105"/>
          <w:sz w:val="20"/>
        </w:rPr>
        <w:t xml:space="preserve"> </w:t>
      </w:r>
      <w:r>
        <w:rPr>
          <w:w w:val="105"/>
          <w:sz w:val="20"/>
        </w:rPr>
        <w:t xml:space="preserve">url: </w:t>
      </w:r>
      <w:hyperlink r:id="rId50">
        <w:r>
          <w:rPr>
            <w:color w:val="0000FF"/>
            <w:spacing w:val="-2"/>
            <w:w w:val="105"/>
            <w:sz w:val="20"/>
          </w:rPr>
          <w:t>https://doi.org/10.1016/j.jpubeco.2018.02.008</w:t>
        </w:r>
      </w:hyperlink>
      <w:r>
        <w:rPr>
          <w:spacing w:val="-2"/>
          <w:w w:val="105"/>
          <w:sz w:val="20"/>
        </w:rPr>
        <w:t>.</w:t>
      </w:r>
    </w:p>
    <w:p w14:paraId="64B4D9C0" w14:textId="77777777" w:rsidR="00620CF6" w:rsidRDefault="00000000">
      <w:pPr>
        <w:pStyle w:val="ListParagraph"/>
        <w:numPr>
          <w:ilvl w:val="0"/>
          <w:numId w:val="1"/>
        </w:numPr>
        <w:tabs>
          <w:tab w:val="left" w:pos="726"/>
        </w:tabs>
        <w:spacing w:before="77" w:line="355" w:lineRule="auto"/>
        <w:jc w:val="both"/>
        <w:rPr>
          <w:sz w:val="20"/>
        </w:rPr>
      </w:pPr>
      <w:bookmarkStart w:id="692" w:name="_bookmark125"/>
      <w:bookmarkEnd w:id="692"/>
      <w:r w:rsidRPr="009E4A40">
        <w:rPr>
          <w:sz w:val="20"/>
          <w:lang w:val="pt-PT"/>
          <w:rPrChange w:id="693" w:author="Francesca Subioli" w:date="2024-07-03T17:38:00Z">
            <w:rPr>
              <w:sz w:val="20"/>
            </w:rPr>
          </w:rPrChange>
        </w:rPr>
        <w:t>Facundo</w:t>
      </w:r>
      <w:r w:rsidRPr="009E4A40">
        <w:rPr>
          <w:spacing w:val="-5"/>
          <w:sz w:val="20"/>
          <w:lang w:val="pt-PT"/>
          <w:rPrChange w:id="694" w:author="Francesca Subioli" w:date="2024-07-03T17:38:00Z">
            <w:rPr>
              <w:spacing w:val="-5"/>
              <w:sz w:val="20"/>
            </w:rPr>
          </w:rPrChange>
        </w:rPr>
        <w:t xml:space="preserve"> </w:t>
      </w:r>
      <w:r w:rsidRPr="009E4A40">
        <w:rPr>
          <w:sz w:val="20"/>
          <w:lang w:val="pt-PT"/>
          <w:rPrChange w:id="695" w:author="Francesca Subioli" w:date="2024-07-03T17:38:00Z">
            <w:rPr>
              <w:sz w:val="20"/>
            </w:rPr>
          </w:rPrChange>
        </w:rPr>
        <w:t>Alvaredo</w:t>
      </w:r>
      <w:r w:rsidRPr="009E4A40">
        <w:rPr>
          <w:spacing w:val="-5"/>
          <w:sz w:val="20"/>
          <w:lang w:val="pt-PT"/>
          <w:rPrChange w:id="696" w:author="Francesca Subioli" w:date="2024-07-03T17:38:00Z">
            <w:rPr>
              <w:spacing w:val="-5"/>
              <w:sz w:val="20"/>
            </w:rPr>
          </w:rPrChange>
        </w:rPr>
        <w:t xml:space="preserve"> </w:t>
      </w:r>
      <w:r w:rsidRPr="009E4A40">
        <w:rPr>
          <w:sz w:val="20"/>
          <w:lang w:val="pt-PT"/>
          <w:rPrChange w:id="697" w:author="Francesca Subioli" w:date="2024-07-03T17:38:00Z">
            <w:rPr>
              <w:sz w:val="20"/>
            </w:rPr>
          </w:rPrChange>
        </w:rPr>
        <w:t>and</w:t>
      </w:r>
      <w:r w:rsidRPr="009E4A40">
        <w:rPr>
          <w:spacing w:val="-5"/>
          <w:sz w:val="20"/>
          <w:lang w:val="pt-PT"/>
          <w:rPrChange w:id="698" w:author="Francesca Subioli" w:date="2024-07-03T17:38:00Z">
            <w:rPr>
              <w:spacing w:val="-5"/>
              <w:sz w:val="20"/>
            </w:rPr>
          </w:rPrChange>
        </w:rPr>
        <w:t xml:space="preserve"> </w:t>
      </w:r>
      <w:r w:rsidRPr="009E4A40">
        <w:rPr>
          <w:sz w:val="20"/>
          <w:lang w:val="pt-PT"/>
          <w:rPrChange w:id="699" w:author="Francesca Subioli" w:date="2024-07-03T17:38:00Z">
            <w:rPr>
              <w:sz w:val="20"/>
            </w:rPr>
          </w:rPrChange>
        </w:rPr>
        <w:t>Emmanuel</w:t>
      </w:r>
      <w:r w:rsidRPr="009E4A40">
        <w:rPr>
          <w:spacing w:val="-5"/>
          <w:sz w:val="20"/>
          <w:lang w:val="pt-PT"/>
          <w:rPrChange w:id="700" w:author="Francesca Subioli" w:date="2024-07-03T17:38:00Z">
            <w:rPr>
              <w:spacing w:val="-5"/>
              <w:sz w:val="20"/>
            </w:rPr>
          </w:rPrChange>
        </w:rPr>
        <w:t xml:space="preserve"> </w:t>
      </w:r>
      <w:r w:rsidRPr="009E4A40">
        <w:rPr>
          <w:sz w:val="20"/>
          <w:lang w:val="pt-PT"/>
          <w:rPrChange w:id="701" w:author="Francesca Subioli" w:date="2024-07-03T17:38:00Z">
            <w:rPr>
              <w:sz w:val="20"/>
            </w:rPr>
          </w:rPrChange>
        </w:rPr>
        <w:t>Saez.</w:t>
      </w:r>
      <w:r w:rsidRPr="009E4A40">
        <w:rPr>
          <w:spacing w:val="-5"/>
          <w:sz w:val="20"/>
          <w:lang w:val="pt-PT"/>
          <w:rPrChange w:id="702" w:author="Francesca Subioli" w:date="2024-07-03T17:38:00Z">
            <w:rPr>
              <w:spacing w:val="-5"/>
              <w:sz w:val="20"/>
            </w:rPr>
          </w:rPrChange>
        </w:rPr>
        <w:t xml:space="preserve"> </w:t>
      </w:r>
      <w:r>
        <w:rPr>
          <w:sz w:val="20"/>
        </w:rPr>
        <w:t>“Income</w:t>
      </w:r>
      <w:r>
        <w:rPr>
          <w:spacing w:val="-5"/>
          <w:sz w:val="20"/>
        </w:rPr>
        <w:t xml:space="preserve"> </w:t>
      </w:r>
      <w:r>
        <w:rPr>
          <w:sz w:val="20"/>
        </w:rPr>
        <w:t>and</w:t>
      </w:r>
      <w:r>
        <w:rPr>
          <w:spacing w:val="-5"/>
          <w:sz w:val="20"/>
        </w:rPr>
        <w:t xml:space="preserve"> </w:t>
      </w:r>
      <w:r>
        <w:rPr>
          <w:sz w:val="20"/>
        </w:rPr>
        <w:t>Wealth</w:t>
      </w:r>
      <w:r>
        <w:rPr>
          <w:spacing w:val="-5"/>
          <w:sz w:val="20"/>
        </w:rPr>
        <w:t xml:space="preserve"> </w:t>
      </w:r>
      <w:r>
        <w:rPr>
          <w:sz w:val="20"/>
        </w:rPr>
        <w:t>Concentration</w:t>
      </w:r>
      <w:r>
        <w:rPr>
          <w:spacing w:val="-5"/>
          <w:sz w:val="20"/>
        </w:rPr>
        <w:t xml:space="preserve"> </w:t>
      </w:r>
      <w:r>
        <w:rPr>
          <w:sz w:val="20"/>
        </w:rPr>
        <w:t>in</w:t>
      </w:r>
      <w:r>
        <w:rPr>
          <w:spacing w:val="-5"/>
          <w:sz w:val="20"/>
        </w:rPr>
        <w:t xml:space="preserve"> </w:t>
      </w:r>
      <w:r>
        <w:rPr>
          <w:sz w:val="20"/>
        </w:rPr>
        <w:t>Spain</w:t>
      </w:r>
      <w:r>
        <w:rPr>
          <w:spacing w:val="-5"/>
          <w:sz w:val="20"/>
        </w:rPr>
        <w:t xml:space="preserve"> </w:t>
      </w:r>
      <w:r>
        <w:rPr>
          <w:sz w:val="20"/>
        </w:rPr>
        <w:t>in</w:t>
      </w:r>
      <w:r>
        <w:rPr>
          <w:spacing w:val="-5"/>
          <w:sz w:val="20"/>
        </w:rPr>
        <w:t xml:space="preserve"> </w:t>
      </w:r>
      <w:r>
        <w:rPr>
          <w:sz w:val="20"/>
        </w:rPr>
        <w:t>a</w:t>
      </w:r>
      <w:r>
        <w:rPr>
          <w:spacing w:val="-5"/>
          <w:sz w:val="20"/>
        </w:rPr>
        <w:t xml:space="preserve"> </w:t>
      </w:r>
      <w:r>
        <w:rPr>
          <w:sz w:val="20"/>
        </w:rPr>
        <w:t xml:space="preserve">Historical and Fiscal Perspective”. In: </w:t>
      </w:r>
      <w:r>
        <w:rPr>
          <w:i/>
          <w:sz w:val="20"/>
        </w:rPr>
        <w:t>Top Incomes: A Global Perspective</w:t>
      </w:r>
      <w:r>
        <w:rPr>
          <w:sz w:val="20"/>
        </w:rPr>
        <w:t xml:space="preserve">. Ed. by A. B. Atkinson and T. Piketty. New York: Oxford University Press, May 2010. Chap. 10, pp. 482–559. </w:t>
      </w:r>
      <w:proofErr w:type="spellStart"/>
      <w:r>
        <w:rPr>
          <w:sz w:val="20"/>
        </w:rPr>
        <w:t>isbn</w:t>
      </w:r>
      <w:proofErr w:type="spellEnd"/>
      <w:r>
        <w:rPr>
          <w:sz w:val="20"/>
        </w:rPr>
        <w:t xml:space="preserve">: 978-0-19-928689-8. url: </w:t>
      </w:r>
      <w:hyperlink r:id="rId51">
        <w:r>
          <w:rPr>
            <w:color w:val="0000FF"/>
            <w:spacing w:val="-2"/>
            <w:sz w:val="20"/>
          </w:rPr>
          <w:t>https://global.oup.com/academic/product/top-incomes-9780199286898?cc=us&amp;lang=en&amp;#</w:t>
        </w:r>
      </w:hyperlink>
      <w:r>
        <w:rPr>
          <w:spacing w:val="-2"/>
          <w:sz w:val="20"/>
        </w:rPr>
        <w:t>.</w:t>
      </w:r>
    </w:p>
    <w:p w14:paraId="091296FC" w14:textId="77777777" w:rsidR="00620CF6" w:rsidRDefault="00000000">
      <w:pPr>
        <w:pStyle w:val="ListParagraph"/>
        <w:numPr>
          <w:ilvl w:val="0"/>
          <w:numId w:val="1"/>
        </w:numPr>
        <w:tabs>
          <w:tab w:val="left" w:pos="726"/>
        </w:tabs>
        <w:spacing w:before="76" w:line="355" w:lineRule="auto"/>
        <w:jc w:val="both"/>
        <w:rPr>
          <w:sz w:val="20"/>
        </w:rPr>
      </w:pPr>
      <w:bookmarkStart w:id="703" w:name="_bookmark126"/>
      <w:bookmarkEnd w:id="703"/>
      <w:r>
        <w:rPr>
          <w:w w:val="105"/>
          <w:sz w:val="20"/>
        </w:rPr>
        <w:t>Ishan</w:t>
      </w:r>
      <w:r>
        <w:rPr>
          <w:spacing w:val="-13"/>
          <w:w w:val="105"/>
          <w:sz w:val="20"/>
        </w:rPr>
        <w:t xml:space="preserve"> </w:t>
      </w:r>
      <w:r>
        <w:rPr>
          <w:w w:val="105"/>
          <w:sz w:val="20"/>
        </w:rPr>
        <w:t>Anand</w:t>
      </w:r>
      <w:r>
        <w:rPr>
          <w:spacing w:val="-12"/>
          <w:w w:val="105"/>
          <w:sz w:val="20"/>
        </w:rPr>
        <w:t xml:space="preserve"> </w:t>
      </w:r>
      <w:r>
        <w:rPr>
          <w:w w:val="105"/>
          <w:sz w:val="20"/>
        </w:rPr>
        <w:t>and</w:t>
      </w:r>
      <w:r>
        <w:rPr>
          <w:spacing w:val="-12"/>
          <w:w w:val="105"/>
          <w:sz w:val="20"/>
        </w:rPr>
        <w:t xml:space="preserve"> </w:t>
      </w:r>
      <w:r>
        <w:rPr>
          <w:w w:val="105"/>
          <w:sz w:val="20"/>
        </w:rPr>
        <w:t>Rishabh</w:t>
      </w:r>
      <w:r>
        <w:rPr>
          <w:spacing w:val="-12"/>
          <w:w w:val="105"/>
          <w:sz w:val="20"/>
        </w:rPr>
        <w:t xml:space="preserve"> </w:t>
      </w:r>
      <w:r>
        <w:rPr>
          <w:w w:val="105"/>
          <w:sz w:val="20"/>
        </w:rPr>
        <w:t>Kumar.</w:t>
      </w:r>
      <w:r>
        <w:rPr>
          <w:spacing w:val="-12"/>
          <w:w w:val="105"/>
          <w:sz w:val="20"/>
        </w:rPr>
        <w:t xml:space="preserve"> </w:t>
      </w:r>
      <w:r>
        <w:rPr>
          <w:w w:val="105"/>
          <w:sz w:val="20"/>
        </w:rPr>
        <w:t>“The</w:t>
      </w:r>
      <w:r>
        <w:rPr>
          <w:spacing w:val="-12"/>
          <w:w w:val="105"/>
          <w:sz w:val="20"/>
        </w:rPr>
        <w:t xml:space="preserve"> </w:t>
      </w:r>
      <w:r>
        <w:rPr>
          <w:w w:val="105"/>
          <w:sz w:val="20"/>
        </w:rPr>
        <w:t>Sky</w:t>
      </w:r>
      <w:r>
        <w:rPr>
          <w:spacing w:val="-12"/>
          <w:w w:val="105"/>
          <w:sz w:val="20"/>
        </w:rPr>
        <w:t xml:space="preserve"> </w:t>
      </w:r>
      <w:r>
        <w:rPr>
          <w:w w:val="105"/>
          <w:sz w:val="20"/>
        </w:rPr>
        <w:t>and</w:t>
      </w:r>
      <w:r>
        <w:rPr>
          <w:spacing w:val="-13"/>
          <w:w w:val="105"/>
          <w:sz w:val="20"/>
        </w:rPr>
        <w:t xml:space="preserve"> </w:t>
      </w:r>
      <w:r>
        <w:rPr>
          <w:w w:val="105"/>
          <w:sz w:val="20"/>
        </w:rPr>
        <w:t>the</w:t>
      </w:r>
      <w:r>
        <w:rPr>
          <w:spacing w:val="-12"/>
          <w:w w:val="105"/>
          <w:sz w:val="20"/>
        </w:rPr>
        <w:t xml:space="preserve"> </w:t>
      </w:r>
      <w:r>
        <w:rPr>
          <w:w w:val="105"/>
          <w:sz w:val="20"/>
        </w:rPr>
        <w:t>Stratosphere:</w:t>
      </w:r>
      <w:r>
        <w:rPr>
          <w:spacing w:val="-12"/>
          <w:w w:val="105"/>
          <w:sz w:val="20"/>
        </w:rPr>
        <w:t xml:space="preserve"> </w:t>
      </w:r>
      <w:r>
        <w:rPr>
          <w:w w:val="105"/>
          <w:sz w:val="20"/>
        </w:rPr>
        <w:t>Concentrated</w:t>
      </w:r>
      <w:r>
        <w:rPr>
          <w:spacing w:val="-13"/>
          <w:w w:val="105"/>
          <w:sz w:val="20"/>
        </w:rPr>
        <w:t xml:space="preserve"> </w:t>
      </w:r>
      <w:r>
        <w:rPr>
          <w:w w:val="105"/>
          <w:sz w:val="20"/>
        </w:rPr>
        <w:t>Wealth</w:t>
      </w:r>
      <w:r>
        <w:rPr>
          <w:spacing w:val="-13"/>
          <w:w w:val="105"/>
          <w:sz w:val="20"/>
        </w:rPr>
        <w:t xml:space="preserve"> </w:t>
      </w:r>
      <w:r>
        <w:rPr>
          <w:w w:val="105"/>
          <w:sz w:val="20"/>
        </w:rPr>
        <w:t>in</w:t>
      </w:r>
      <w:r>
        <w:rPr>
          <w:spacing w:val="-12"/>
          <w:w w:val="105"/>
          <w:sz w:val="20"/>
        </w:rPr>
        <w:t xml:space="preserve"> </w:t>
      </w:r>
      <w:r>
        <w:rPr>
          <w:w w:val="105"/>
          <w:sz w:val="20"/>
        </w:rPr>
        <w:t xml:space="preserve">India during the ‘Lost Decade’”. Unpublished manuscript. Feb. 2022. </w:t>
      </w:r>
      <w:proofErr w:type="spellStart"/>
      <w:r>
        <w:rPr>
          <w:w w:val="105"/>
          <w:sz w:val="20"/>
        </w:rPr>
        <w:t>doi</w:t>
      </w:r>
      <w:proofErr w:type="spellEnd"/>
      <w:r>
        <w:rPr>
          <w:w w:val="105"/>
          <w:sz w:val="20"/>
        </w:rPr>
        <w:t xml:space="preserve">: </w:t>
      </w:r>
      <w:hyperlink r:id="rId52">
        <w:r>
          <w:rPr>
            <w:color w:val="0000FF"/>
            <w:w w:val="105"/>
            <w:sz w:val="20"/>
          </w:rPr>
          <w:t>10.31235/osf.io/726c8</w:t>
        </w:r>
      </w:hyperlink>
      <w:r>
        <w:rPr>
          <w:w w:val="105"/>
          <w:sz w:val="20"/>
        </w:rPr>
        <w:t xml:space="preserve">. url: </w:t>
      </w:r>
      <w:hyperlink r:id="rId53">
        <w:r>
          <w:rPr>
            <w:color w:val="0000FF"/>
            <w:spacing w:val="-2"/>
            <w:w w:val="105"/>
            <w:sz w:val="20"/>
          </w:rPr>
          <w:t>https://doi.org/10.31235/osf.io/726c8</w:t>
        </w:r>
      </w:hyperlink>
      <w:r>
        <w:rPr>
          <w:spacing w:val="-2"/>
          <w:w w:val="105"/>
          <w:sz w:val="20"/>
        </w:rPr>
        <w:t>.</w:t>
      </w:r>
    </w:p>
    <w:p w14:paraId="293706A2" w14:textId="77777777" w:rsidR="00620CF6" w:rsidRDefault="00620CF6">
      <w:pPr>
        <w:spacing w:line="355" w:lineRule="auto"/>
        <w:jc w:val="both"/>
        <w:rPr>
          <w:sz w:val="20"/>
        </w:rPr>
        <w:sectPr w:rsidR="00620CF6" w:rsidSect="00D60468">
          <w:pgSz w:w="12240" w:h="15840"/>
          <w:pgMar w:top="1820" w:right="1300" w:bottom="280" w:left="1300" w:header="720" w:footer="720" w:gutter="0"/>
          <w:cols w:space="720"/>
        </w:sectPr>
      </w:pPr>
    </w:p>
    <w:p w14:paraId="3F063A76" w14:textId="77777777" w:rsidR="00620CF6" w:rsidRDefault="00000000">
      <w:pPr>
        <w:pStyle w:val="ListParagraph"/>
        <w:numPr>
          <w:ilvl w:val="0"/>
          <w:numId w:val="1"/>
        </w:numPr>
        <w:tabs>
          <w:tab w:val="left" w:pos="726"/>
        </w:tabs>
        <w:spacing w:before="86" w:line="355" w:lineRule="auto"/>
        <w:jc w:val="both"/>
        <w:rPr>
          <w:sz w:val="20"/>
        </w:rPr>
      </w:pPr>
      <w:bookmarkStart w:id="704" w:name="_bookmark127"/>
      <w:bookmarkEnd w:id="704"/>
      <w:r>
        <w:rPr>
          <w:sz w:val="20"/>
        </w:rPr>
        <w:lastRenderedPageBreak/>
        <w:t>Lydia</w:t>
      </w:r>
      <w:r>
        <w:rPr>
          <w:spacing w:val="40"/>
          <w:sz w:val="20"/>
        </w:rPr>
        <w:t xml:space="preserve"> </w:t>
      </w:r>
      <w:proofErr w:type="spellStart"/>
      <w:r>
        <w:rPr>
          <w:sz w:val="20"/>
        </w:rPr>
        <w:t>Assouad</w:t>
      </w:r>
      <w:proofErr w:type="spellEnd"/>
      <w:r>
        <w:rPr>
          <w:sz w:val="20"/>
        </w:rPr>
        <w:t>.</w:t>
      </w:r>
      <w:r>
        <w:rPr>
          <w:spacing w:val="40"/>
          <w:sz w:val="20"/>
        </w:rPr>
        <w:t xml:space="preserve"> </w:t>
      </w:r>
      <w:r>
        <w:rPr>
          <w:i/>
          <w:sz w:val="20"/>
        </w:rPr>
        <w:t>Rethinking</w:t>
      </w:r>
      <w:r>
        <w:rPr>
          <w:i/>
          <w:spacing w:val="40"/>
          <w:sz w:val="20"/>
        </w:rPr>
        <w:t xml:space="preserve"> </w:t>
      </w:r>
      <w:r>
        <w:rPr>
          <w:i/>
          <w:sz w:val="20"/>
        </w:rPr>
        <w:t>the</w:t>
      </w:r>
      <w:r>
        <w:rPr>
          <w:i/>
          <w:spacing w:val="40"/>
          <w:sz w:val="20"/>
        </w:rPr>
        <w:t xml:space="preserve"> </w:t>
      </w:r>
      <w:r>
        <w:rPr>
          <w:i/>
          <w:sz w:val="20"/>
        </w:rPr>
        <w:t>Lebanese</w:t>
      </w:r>
      <w:r>
        <w:rPr>
          <w:i/>
          <w:spacing w:val="40"/>
          <w:sz w:val="20"/>
        </w:rPr>
        <w:t xml:space="preserve"> </w:t>
      </w:r>
      <w:r>
        <w:rPr>
          <w:i/>
          <w:sz w:val="20"/>
        </w:rPr>
        <w:t>Economic</w:t>
      </w:r>
      <w:r>
        <w:rPr>
          <w:i/>
          <w:spacing w:val="40"/>
          <w:sz w:val="20"/>
        </w:rPr>
        <w:t xml:space="preserve"> </w:t>
      </w:r>
      <w:r>
        <w:rPr>
          <w:i/>
          <w:sz w:val="20"/>
        </w:rPr>
        <w:t>Miracle:</w:t>
      </w:r>
      <w:r>
        <w:rPr>
          <w:i/>
          <w:spacing w:val="40"/>
          <w:sz w:val="20"/>
        </w:rPr>
        <w:t xml:space="preserve"> </w:t>
      </w:r>
      <w:r>
        <w:rPr>
          <w:i/>
          <w:sz w:val="20"/>
        </w:rPr>
        <w:t>The</w:t>
      </w:r>
      <w:r>
        <w:rPr>
          <w:i/>
          <w:spacing w:val="40"/>
          <w:sz w:val="20"/>
        </w:rPr>
        <w:t xml:space="preserve"> </w:t>
      </w:r>
      <w:r>
        <w:rPr>
          <w:i/>
          <w:sz w:val="20"/>
        </w:rPr>
        <w:t>Extreme</w:t>
      </w:r>
      <w:r>
        <w:rPr>
          <w:i/>
          <w:spacing w:val="40"/>
          <w:sz w:val="20"/>
        </w:rPr>
        <w:t xml:space="preserve"> </w:t>
      </w:r>
      <w:r>
        <w:rPr>
          <w:i/>
          <w:sz w:val="20"/>
        </w:rPr>
        <w:t>Concentration</w:t>
      </w:r>
      <w:r>
        <w:rPr>
          <w:i/>
          <w:spacing w:val="40"/>
          <w:sz w:val="20"/>
        </w:rPr>
        <w:t xml:space="preserve"> </w:t>
      </w:r>
      <w:r>
        <w:rPr>
          <w:i/>
          <w:sz w:val="20"/>
        </w:rPr>
        <w:t>of</w:t>
      </w:r>
      <w:r>
        <w:rPr>
          <w:i/>
          <w:spacing w:val="40"/>
          <w:sz w:val="20"/>
        </w:rPr>
        <w:t xml:space="preserve"> </w:t>
      </w:r>
      <w:r>
        <w:rPr>
          <w:i/>
          <w:sz w:val="20"/>
        </w:rPr>
        <w:t>Income and Wealth in Lebanon 2005-2014</w:t>
      </w:r>
      <w:r>
        <w:rPr>
          <w:sz w:val="20"/>
        </w:rPr>
        <w:t xml:space="preserve">. Working Paper 2017/13. World Inequality Lab, Feb. 2021. url: </w:t>
      </w:r>
      <w:hyperlink r:id="rId54">
        <w:r>
          <w:rPr>
            <w:color w:val="0000FF"/>
            <w:spacing w:val="-2"/>
            <w:sz w:val="20"/>
          </w:rPr>
          <w:t>https://wid.world/document/rethinking-lebanese-economic-miracle-extreme-concentration-income-</w:t>
        </w:r>
      </w:hyperlink>
      <w:r>
        <w:rPr>
          <w:color w:val="0000FF"/>
          <w:spacing w:val="-2"/>
          <w:sz w:val="20"/>
        </w:rPr>
        <w:t xml:space="preserve"> </w:t>
      </w:r>
      <w:hyperlink r:id="rId55">
        <w:r>
          <w:rPr>
            <w:color w:val="0000FF"/>
            <w:sz w:val="20"/>
          </w:rPr>
          <w:t>wealth-lebanon-2005-2014-wid-world-working-paper-201713/</w:t>
        </w:r>
      </w:hyperlink>
      <w:r>
        <w:rPr>
          <w:color w:val="0000FF"/>
          <w:sz w:val="20"/>
        </w:rPr>
        <w:t xml:space="preserve"> </w:t>
      </w:r>
      <w:r>
        <w:rPr>
          <w:sz w:val="20"/>
        </w:rPr>
        <w:t>(visited on 04/01/2022).</w:t>
      </w:r>
    </w:p>
    <w:p w14:paraId="6CFD90E3" w14:textId="77777777" w:rsidR="00620CF6" w:rsidRDefault="00000000">
      <w:pPr>
        <w:pStyle w:val="ListParagraph"/>
        <w:numPr>
          <w:ilvl w:val="0"/>
          <w:numId w:val="1"/>
        </w:numPr>
        <w:tabs>
          <w:tab w:val="left" w:pos="726"/>
        </w:tabs>
        <w:spacing w:before="77" w:line="355" w:lineRule="auto"/>
        <w:jc w:val="both"/>
        <w:rPr>
          <w:sz w:val="20"/>
        </w:rPr>
      </w:pPr>
      <w:bookmarkStart w:id="705" w:name="_bookmark128"/>
      <w:bookmarkEnd w:id="705"/>
      <w:r>
        <w:rPr>
          <w:w w:val="105"/>
          <w:sz w:val="20"/>
        </w:rPr>
        <w:t xml:space="preserve">Australian Bureau of Statistics. </w:t>
      </w:r>
      <w:r>
        <w:rPr>
          <w:i/>
          <w:w w:val="105"/>
          <w:sz w:val="20"/>
        </w:rPr>
        <w:t>Australian National Accounts: Distribution of Household Income, Consumption and Wealth</w:t>
      </w:r>
      <w:r>
        <w:rPr>
          <w:w w:val="105"/>
          <w:sz w:val="20"/>
        </w:rPr>
        <w:t xml:space="preserve">. Dec. 2022. url: </w:t>
      </w:r>
      <w:hyperlink r:id="rId56">
        <w:r>
          <w:rPr>
            <w:color w:val="0000FF"/>
            <w:w w:val="105"/>
            <w:sz w:val="20"/>
          </w:rPr>
          <w:t>https://www.abs.gov.au/statistics/economy/national-</w:t>
        </w:r>
      </w:hyperlink>
      <w:r>
        <w:rPr>
          <w:color w:val="0000FF"/>
          <w:w w:val="105"/>
          <w:sz w:val="20"/>
        </w:rPr>
        <w:t xml:space="preserve"> </w:t>
      </w:r>
      <w:hyperlink r:id="rId57">
        <w:r>
          <w:rPr>
            <w:color w:val="0000FF"/>
            <w:spacing w:val="-2"/>
            <w:sz w:val="20"/>
          </w:rPr>
          <w:t>accounts/</w:t>
        </w:r>
        <w:proofErr w:type="spellStart"/>
        <w:r>
          <w:rPr>
            <w:color w:val="0000FF"/>
            <w:spacing w:val="-2"/>
            <w:sz w:val="20"/>
          </w:rPr>
          <w:t>australian</w:t>
        </w:r>
        <w:proofErr w:type="spellEnd"/>
        <w:r>
          <w:rPr>
            <w:color w:val="0000FF"/>
            <w:spacing w:val="-2"/>
            <w:sz w:val="20"/>
          </w:rPr>
          <w:t>- national- accounts- distribution- household- income- consumption- and- wealth/</w:t>
        </w:r>
      </w:hyperlink>
      <w:r>
        <w:rPr>
          <w:color w:val="0000FF"/>
          <w:spacing w:val="-2"/>
          <w:sz w:val="20"/>
        </w:rPr>
        <w:t xml:space="preserve"> </w:t>
      </w:r>
      <w:hyperlink r:id="rId58">
        <w:r>
          <w:rPr>
            <w:color w:val="0000FF"/>
            <w:w w:val="105"/>
            <w:sz w:val="20"/>
          </w:rPr>
          <w:t>2021-22-financial-year</w:t>
        </w:r>
      </w:hyperlink>
      <w:r>
        <w:rPr>
          <w:color w:val="0000FF"/>
          <w:w w:val="105"/>
          <w:sz w:val="20"/>
        </w:rPr>
        <w:t xml:space="preserve"> </w:t>
      </w:r>
      <w:r>
        <w:rPr>
          <w:w w:val="105"/>
          <w:sz w:val="20"/>
        </w:rPr>
        <w:t>(visited on 01/25/2023).</w:t>
      </w:r>
    </w:p>
    <w:p w14:paraId="56AC545E" w14:textId="77777777" w:rsidR="00620CF6" w:rsidRDefault="00000000">
      <w:pPr>
        <w:pStyle w:val="ListParagraph"/>
        <w:numPr>
          <w:ilvl w:val="0"/>
          <w:numId w:val="1"/>
        </w:numPr>
        <w:tabs>
          <w:tab w:val="left" w:pos="726"/>
        </w:tabs>
        <w:spacing w:before="77" w:line="355" w:lineRule="auto"/>
        <w:ind w:hanging="510"/>
        <w:jc w:val="both"/>
        <w:rPr>
          <w:sz w:val="20"/>
        </w:rPr>
      </w:pPr>
      <w:bookmarkStart w:id="706" w:name="_bookmark129"/>
      <w:bookmarkEnd w:id="706"/>
      <w:r>
        <w:rPr>
          <w:w w:val="105"/>
          <w:sz w:val="20"/>
        </w:rPr>
        <w:t>Australian</w:t>
      </w:r>
      <w:r>
        <w:rPr>
          <w:spacing w:val="-14"/>
          <w:w w:val="105"/>
          <w:sz w:val="20"/>
        </w:rPr>
        <w:t xml:space="preserve"> </w:t>
      </w:r>
      <w:r>
        <w:rPr>
          <w:w w:val="105"/>
          <w:sz w:val="20"/>
        </w:rPr>
        <w:t>Taxation</w:t>
      </w:r>
      <w:r>
        <w:rPr>
          <w:spacing w:val="-13"/>
          <w:w w:val="105"/>
          <w:sz w:val="20"/>
        </w:rPr>
        <w:t xml:space="preserve"> </w:t>
      </w:r>
      <w:r>
        <w:rPr>
          <w:w w:val="105"/>
          <w:sz w:val="20"/>
        </w:rPr>
        <w:t>Oﬀice.</w:t>
      </w:r>
      <w:r>
        <w:rPr>
          <w:spacing w:val="-13"/>
          <w:w w:val="105"/>
          <w:sz w:val="20"/>
        </w:rPr>
        <w:t xml:space="preserve"> </w:t>
      </w:r>
      <w:r>
        <w:rPr>
          <w:i/>
          <w:w w:val="105"/>
          <w:sz w:val="20"/>
        </w:rPr>
        <w:t>Deceased</w:t>
      </w:r>
      <w:r>
        <w:rPr>
          <w:i/>
          <w:spacing w:val="-13"/>
          <w:w w:val="105"/>
          <w:sz w:val="20"/>
        </w:rPr>
        <w:t xml:space="preserve"> </w:t>
      </w:r>
      <w:r>
        <w:rPr>
          <w:i/>
          <w:w w:val="105"/>
          <w:sz w:val="20"/>
        </w:rPr>
        <w:t>Estates</w:t>
      </w:r>
      <w:r>
        <w:rPr>
          <w:w w:val="105"/>
          <w:sz w:val="20"/>
        </w:rPr>
        <w:t>.</w:t>
      </w:r>
      <w:r>
        <w:rPr>
          <w:spacing w:val="-13"/>
          <w:w w:val="105"/>
          <w:sz w:val="20"/>
        </w:rPr>
        <w:t xml:space="preserve"> </w:t>
      </w:r>
      <w:r>
        <w:rPr>
          <w:w w:val="105"/>
          <w:sz w:val="20"/>
        </w:rPr>
        <w:t>May</w:t>
      </w:r>
      <w:r>
        <w:rPr>
          <w:spacing w:val="-13"/>
          <w:w w:val="105"/>
          <w:sz w:val="20"/>
        </w:rPr>
        <w:t xml:space="preserve"> </w:t>
      </w:r>
      <w:r>
        <w:rPr>
          <w:w w:val="105"/>
          <w:sz w:val="20"/>
        </w:rPr>
        <w:t>2023.</w:t>
      </w:r>
      <w:r>
        <w:rPr>
          <w:spacing w:val="-13"/>
          <w:w w:val="105"/>
          <w:sz w:val="20"/>
        </w:rPr>
        <w:t xml:space="preserve"> </w:t>
      </w:r>
      <w:r>
        <w:rPr>
          <w:w w:val="105"/>
          <w:sz w:val="20"/>
        </w:rPr>
        <w:t>url:</w:t>
      </w:r>
      <w:r>
        <w:rPr>
          <w:spacing w:val="-13"/>
          <w:w w:val="105"/>
          <w:sz w:val="20"/>
        </w:rPr>
        <w:t xml:space="preserve"> </w:t>
      </w:r>
      <w:hyperlink r:id="rId59">
        <w:r>
          <w:rPr>
            <w:color w:val="0000FF"/>
            <w:w w:val="105"/>
            <w:sz w:val="20"/>
          </w:rPr>
          <w:t>https://www.ato.gov.au/individuals/</w:t>
        </w:r>
      </w:hyperlink>
      <w:r>
        <w:rPr>
          <w:color w:val="0000FF"/>
          <w:w w:val="105"/>
          <w:sz w:val="20"/>
        </w:rPr>
        <w:t xml:space="preserve"> </w:t>
      </w:r>
      <w:hyperlink r:id="rId60">
        <w:r>
          <w:rPr>
            <w:color w:val="0000FF"/>
            <w:w w:val="105"/>
            <w:sz w:val="20"/>
          </w:rPr>
          <w:t>deceased-estates/</w:t>
        </w:r>
      </w:hyperlink>
      <w:r>
        <w:rPr>
          <w:color w:val="0000FF"/>
          <w:w w:val="105"/>
          <w:sz w:val="20"/>
        </w:rPr>
        <w:t xml:space="preserve"> </w:t>
      </w:r>
      <w:r>
        <w:rPr>
          <w:w w:val="105"/>
          <w:sz w:val="20"/>
        </w:rPr>
        <w:t>(visited on 06/02/2023).</w:t>
      </w:r>
    </w:p>
    <w:p w14:paraId="2C2D7663" w14:textId="77777777" w:rsidR="00620CF6" w:rsidRDefault="00000000">
      <w:pPr>
        <w:pStyle w:val="ListParagraph"/>
        <w:numPr>
          <w:ilvl w:val="0"/>
          <w:numId w:val="1"/>
        </w:numPr>
        <w:tabs>
          <w:tab w:val="left" w:pos="726"/>
        </w:tabs>
        <w:spacing w:before="78" w:line="355" w:lineRule="auto"/>
        <w:ind w:hanging="510"/>
        <w:jc w:val="both"/>
        <w:rPr>
          <w:sz w:val="20"/>
        </w:rPr>
      </w:pPr>
      <w:bookmarkStart w:id="707" w:name="_bookmark130"/>
      <w:bookmarkEnd w:id="707"/>
      <w:r>
        <w:rPr>
          <w:w w:val="105"/>
          <w:sz w:val="20"/>
        </w:rPr>
        <w:t xml:space="preserve">Bank of Italy. </w:t>
      </w:r>
      <w:r>
        <w:rPr>
          <w:i/>
          <w:w w:val="105"/>
          <w:sz w:val="20"/>
        </w:rPr>
        <w:t>Households and Non-Profit Institutions Serving Households [TFAT0012]</w:t>
      </w:r>
      <w:r>
        <w:rPr>
          <w:w w:val="105"/>
          <w:sz w:val="20"/>
        </w:rPr>
        <w:t xml:space="preserve">. Statistical </w:t>
      </w:r>
      <w:r>
        <w:rPr>
          <w:spacing w:val="-2"/>
          <w:w w:val="105"/>
          <w:sz w:val="20"/>
        </w:rPr>
        <w:t xml:space="preserve">Database. Sept. 2022. url: </w:t>
      </w:r>
      <w:hyperlink r:id="rId61">
        <w:r>
          <w:rPr>
            <w:color w:val="0000FF"/>
            <w:spacing w:val="-2"/>
            <w:w w:val="105"/>
            <w:sz w:val="20"/>
          </w:rPr>
          <w:t>https://infostat.bancaditalia.it/inquiry/home?spyglass/taxo:CUBESET=</w:t>
        </w:r>
      </w:hyperlink>
    </w:p>
    <w:p w14:paraId="67237E71" w14:textId="77777777" w:rsidR="00620CF6" w:rsidRDefault="00000000">
      <w:pPr>
        <w:pStyle w:val="BodyText"/>
        <w:spacing w:line="355" w:lineRule="auto"/>
        <w:ind w:left="726"/>
      </w:pPr>
      <w:hyperlink r:id="rId62">
        <w:r>
          <w:rPr>
            <w:color w:val="0000FF"/>
            <w:spacing w:val="-2"/>
          </w:rPr>
          <w:t>/PUBBL_00/PUBBL_00_02_01_06&amp;ITEMSELEZ=TFAT0012:true&amp;OPEN=true/&amp;ep:LC=</w:t>
        </w:r>
      </w:hyperlink>
      <w:r>
        <w:rPr>
          <w:color w:val="0000FF"/>
          <w:spacing w:val="80"/>
          <w:w w:val="150"/>
        </w:rPr>
        <w:t xml:space="preserve">        </w:t>
      </w:r>
      <w:hyperlink r:id="rId63">
        <w:r>
          <w:rPr>
            <w:color w:val="0000FF"/>
            <w:spacing w:val="-2"/>
          </w:rPr>
          <w:t>EN&amp;COMM=BANKITALIA&amp;ENV=LIVE&amp;CTX=DIFF&amp;IDX=2&amp;/</w:t>
        </w:r>
        <w:proofErr w:type="spellStart"/>
        <w:r>
          <w:rPr>
            <w:color w:val="0000FF"/>
            <w:spacing w:val="-2"/>
          </w:rPr>
          <w:t>view:CUBEIDS</w:t>
        </w:r>
        <w:proofErr w:type="spellEnd"/>
        <w:r>
          <w:rPr>
            <w:color w:val="0000FF"/>
            <w:spacing w:val="-2"/>
          </w:rPr>
          <w:t>=/</w:t>
        </w:r>
      </w:hyperlink>
      <w:r>
        <w:rPr>
          <w:spacing w:val="-2"/>
        </w:rPr>
        <w:t>.</w:t>
      </w:r>
    </w:p>
    <w:p w14:paraId="57B6A405" w14:textId="77777777" w:rsidR="00620CF6" w:rsidRPr="003A075B" w:rsidRDefault="00000000">
      <w:pPr>
        <w:pStyle w:val="ListParagraph"/>
        <w:numPr>
          <w:ilvl w:val="0"/>
          <w:numId w:val="1"/>
        </w:numPr>
        <w:tabs>
          <w:tab w:val="left" w:pos="726"/>
        </w:tabs>
        <w:spacing w:before="77" w:line="355" w:lineRule="auto"/>
        <w:ind w:hanging="510"/>
        <w:jc w:val="both"/>
        <w:rPr>
          <w:sz w:val="20"/>
          <w:lang w:val="it-IT"/>
          <w:rPrChange w:id="708" w:author="Luca Giangregorio" w:date="2024-05-10T10:30:00Z">
            <w:rPr>
              <w:sz w:val="20"/>
            </w:rPr>
          </w:rPrChange>
        </w:rPr>
      </w:pPr>
      <w:bookmarkStart w:id="709" w:name="_bookmark131"/>
      <w:bookmarkEnd w:id="709"/>
      <w:r>
        <w:rPr>
          <w:sz w:val="20"/>
        </w:rPr>
        <w:t xml:space="preserve">Bank of Italy and </w:t>
      </w:r>
      <w:proofErr w:type="spellStart"/>
      <w:r>
        <w:rPr>
          <w:sz w:val="20"/>
        </w:rPr>
        <w:t>Istat</w:t>
      </w:r>
      <w:proofErr w:type="spellEnd"/>
      <w:r>
        <w:rPr>
          <w:sz w:val="20"/>
        </w:rPr>
        <w:t xml:space="preserve">. </w:t>
      </w:r>
      <w:r>
        <w:rPr>
          <w:i/>
          <w:sz w:val="20"/>
        </w:rPr>
        <w:t>The Wealth of Institutional Sectors in Italy: 2005-2020</w:t>
      </w:r>
      <w:r>
        <w:rPr>
          <w:sz w:val="20"/>
        </w:rPr>
        <w:t xml:space="preserve">. </w:t>
      </w:r>
      <w:r w:rsidRPr="003A075B">
        <w:rPr>
          <w:sz w:val="20"/>
          <w:lang w:val="it-IT"/>
          <w:rPrChange w:id="710" w:author="Luca Giangregorio" w:date="2024-05-10T10:30:00Z">
            <w:rPr>
              <w:sz w:val="20"/>
            </w:rPr>
          </w:rPrChange>
        </w:rPr>
        <w:t xml:space="preserve">Jan. 2022. url: </w:t>
      </w:r>
      <w:r>
        <w:fldChar w:fldCharType="begin"/>
      </w:r>
      <w:r w:rsidRPr="003A075B">
        <w:rPr>
          <w:lang w:val="it-IT"/>
          <w:rPrChange w:id="711" w:author="Luca Giangregorio" w:date="2024-05-10T10:30:00Z">
            <w:rPr/>
          </w:rPrChange>
        </w:rPr>
        <w:instrText>HYPERLINK "https://www.bancaditalia.it/pubblicazioni/ricchezza-settori-istituzionali/2022-ricchezza-settori-istituzionali/index.html" \h</w:instrText>
      </w:r>
      <w:r>
        <w:fldChar w:fldCharType="separate"/>
      </w:r>
      <w:r w:rsidRPr="003A075B">
        <w:rPr>
          <w:color w:val="0000FF"/>
          <w:sz w:val="20"/>
          <w:lang w:val="it-IT"/>
          <w:rPrChange w:id="712" w:author="Luca Giangregorio" w:date="2024-05-10T10:30:00Z">
            <w:rPr>
              <w:color w:val="0000FF"/>
              <w:sz w:val="20"/>
            </w:rPr>
          </w:rPrChange>
        </w:rPr>
        <w:t>https://www.bancaditalia.it/pubblicazioni/ricchezza- settori- istituzionali/2022- ricchezza- settori-</w:t>
      </w:r>
      <w:r>
        <w:rPr>
          <w:color w:val="0000FF"/>
          <w:sz w:val="20"/>
        </w:rPr>
        <w:fldChar w:fldCharType="end"/>
      </w:r>
      <w:r w:rsidRPr="003A075B">
        <w:rPr>
          <w:color w:val="0000FF"/>
          <w:sz w:val="20"/>
          <w:lang w:val="it-IT"/>
          <w:rPrChange w:id="713" w:author="Luca Giangregorio" w:date="2024-05-10T10:30:00Z">
            <w:rPr>
              <w:color w:val="0000FF"/>
              <w:sz w:val="20"/>
            </w:rPr>
          </w:rPrChange>
        </w:rPr>
        <w:t xml:space="preserve"> </w:t>
      </w:r>
      <w:r>
        <w:fldChar w:fldCharType="begin"/>
      </w:r>
      <w:r w:rsidRPr="003A075B">
        <w:rPr>
          <w:lang w:val="it-IT"/>
          <w:rPrChange w:id="714" w:author="Luca Giangregorio" w:date="2024-05-10T10:30:00Z">
            <w:rPr/>
          </w:rPrChange>
        </w:rPr>
        <w:instrText>HYPERLINK "https://www.bancaditalia.it/pubblicazioni/ricchezza-settori-istituzionali/2022-ricchezza-settori-istituzionali/index.html" \h</w:instrText>
      </w:r>
      <w:r>
        <w:fldChar w:fldCharType="separate"/>
      </w:r>
      <w:r w:rsidRPr="003A075B">
        <w:rPr>
          <w:color w:val="0000FF"/>
          <w:sz w:val="20"/>
          <w:lang w:val="it-IT"/>
          <w:rPrChange w:id="715" w:author="Luca Giangregorio" w:date="2024-05-10T10:30:00Z">
            <w:rPr>
              <w:color w:val="0000FF"/>
              <w:sz w:val="20"/>
            </w:rPr>
          </w:rPrChange>
        </w:rPr>
        <w:t>istituzionali/index.html</w:t>
      </w:r>
      <w:r>
        <w:rPr>
          <w:color w:val="0000FF"/>
          <w:sz w:val="20"/>
        </w:rPr>
        <w:fldChar w:fldCharType="end"/>
      </w:r>
      <w:r w:rsidRPr="003A075B">
        <w:rPr>
          <w:color w:val="0000FF"/>
          <w:sz w:val="20"/>
          <w:lang w:val="it-IT"/>
          <w:rPrChange w:id="716" w:author="Luca Giangregorio" w:date="2024-05-10T10:30:00Z">
            <w:rPr>
              <w:color w:val="0000FF"/>
              <w:sz w:val="20"/>
            </w:rPr>
          </w:rPrChange>
        </w:rPr>
        <w:t xml:space="preserve"> </w:t>
      </w:r>
      <w:r w:rsidRPr="003A075B">
        <w:rPr>
          <w:sz w:val="20"/>
          <w:lang w:val="it-IT"/>
          <w:rPrChange w:id="717" w:author="Luca Giangregorio" w:date="2024-05-10T10:30:00Z">
            <w:rPr>
              <w:sz w:val="20"/>
            </w:rPr>
          </w:rPrChange>
        </w:rPr>
        <w:t>(visited on 12/01/2022).</w:t>
      </w:r>
    </w:p>
    <w:p w14:paraId="14BF2E08" w14:textId="77777777" w:rsidR="00620CF6" w:rsidRDefault="00000000">
      <w:pPr>
        <w:pStyle w:val="ListParagraph"/>
        <w:numPr>
          <w:ilvl w:val="0"/>
          <w:numId w:val="1"/>
        </w:numPr>
        <w:tabs>
          <w:tab w:val="left" w:pos="726"/>
        </w:tabs>
        <w:spacing w:before="77" w:line="355" w:lineRule="auto"/>
        <w:ind w:hanging="510"/>
        <w:jc w:val="both"/>
        <w:rPr>
          <w:sz w:val="20"/>
        </w:rPr>
      </w:pPr>
      <w:bookmarkStart w:id="718" w:name="_bookmark132"/>
      <w:bookmarkEnd w:id="718"/>
      <w:r>
        <w:rPr>
          <w:sz w:val="20"/>
        </w:rPr>
        <w:t>Michael</w:t>
      </w:r>
      <w:r>
        <w:rPr>
          <w:spacing w:val="33"/>
          <w:sz w:val="20"/>
        </w:rPr>
        <w:t xml:space="preserve"> </w:t>
      </w:r>
      <w:r>
        <w:rPr>
          <w:sz w:val="20"/>
        </w:rPr>
        <w:t>Batty</w:t>
      </w:r>
      <w:r>
        <w:rPr>
          <w:spacing w:val="33"/>
          <w:sz w:val="20"/>
        </w:rPr>
        <w:t xml:space="preserve"> </w:t>
      </w:r>
      <w:r>
        <w:rPr>
          <w:sz w:val="20"/>
        </w:rPr>
        <w:t>et</w:t>
      </w:r>
      <w:r>
        <w:rPr>
          <w:spacing w:val="33"/>
          <w:sz w:val="20"/>
        </w:rPr>
        <w:t xml:space="preserve"> </w:t>
      </w:r>
      <w:r>
        <w:rPr>
          <w:sz w:val="20"/>
        </w:rPr>
        <w:t>al.</w:t>
      </w:r>
      <w:r>
        <w:rPr>
          <w:spacing w:val="33"/>
          <w:sz w:val="20"/>
        </w:rPr>
        <w:t xml:space="preserve"> </w:t>
      </w:r>
      <w:r>
        <w:rPr>
          <w:i/>
          <w:sz w:val="20"/>
        </w:rPr>
        <w:t>Introducing</w:t>
      </w:r>
      <w:r>
        <w:rPr>
          <w:i/>
          <w:spacing w:val="40"/>
          <w:sz w:val="20"/>
        </w:rPr>
        <w:t xml:space="preserve"> </w:t>
      </w:r>
      <w:r>
        <w:rPr>
          <w:i/>
          <w:sz w:val="20"/>
        </w:rPr>
        <w:t>the</w:t>
      </w:r>
      <w:r>
        <w:rPr>
          <w:i/>
          <w:spacing w:val="40"/>
          <w:sz w:val="20"/>
        </w:rPr>
        <w:t xml:space="preserve"> </w:t>
      </w:r>
      <w:r>
        <w:rPr>
          <w:i/>
          <w:sz w:val="20"/>
        </w:rPr>
        <w:t>Distributional</w:t>
      </w:r>
      <w:r>
        <w:rPr>
          <w:i/>
          <w:spacing w:val="40"/>
          <w:sz w:val="20"/>
        </w:rPr>
        <w:t xml:space="preserve"> </w:t>
      </w:r>
      <w:r>
        <w:rPr>
          <w:i/>
          <w:sz w:val="20"/>
        </w:rPr>
        <w:t>Financial</w:t>
      </w:r>
      <w:r>
        <w:rPr>
          <w:i/>
          <w:spacing w:val="40"/>
          <w:sz w:val="20"/>
        </w:rPr>
        <w:t xml:space="preserve"> </w:t>
      </w:r>
      <w:r>
        <w:rPr>
          <w:i/>
          <w:sz w:val="20"/>
        </w:rPr>
        <w:t>Accounts</w:t>
      </w:r>
      <w:r>
        <w:rPr>
          <w:i/>
          <w:spacing w:val="39"/>
          <w:sz w:val="20"/>
        </w:rPr>
        <w:t xml:space="preserve"> </w:t>
      </w:r>
      <w:r>
        <w:rPr>
          <w:i/>
          <w:sz w:val="20"/>
        </w:rPr>
        <w:t>of</w:t>
      </w:r>
      <w:r>
        <w:rPr>
          <w:i/>
          <w:spacing w:val="40"/>
          <w:sz w:val="20"/>
        </w:rPr>
        <w:t xml:space="preserve"> </w:t>
      </w:r>
      <w:r>
        <w:rPr>
          <w:i/>
          <w:sz w:val="20"/>
        </w:rPr>
        <w:t>the</w:t>
      </w:r>
      <w:r>
        <w:rPr>
          <w:i/>
          <w:spacing w:val="40"/>
          <w:sz w:val="20"/>
        </w:rPr>
        <w:t xml:space="preserve"> </w:t>
      </w:r>
      <w:r>
        <w:rPr>
          <w:i/>
          <w:sz w:val="20"/>
        </w:rPr>
        <w:t>United</w:t>
      </w:r>
      <w:r>
        <w:rPr>
          <w:i/>
          <w:spacing w:val="39"/>
          <w:sz w:val="20"/>
        </w:rPr>
        <w:t xml:space="preserve"> </w:t>
      </w:r>
      <w:r>
        <w:rPr>
          <w:i/>
          <w:sz w:val="20"/>
        </w:rPr>
        <w:t>States</w:t>
      </w:r>
      <w:r>
        <w:rPr>
          <w:sz w:val="20"/>
        </w:rPr>
        <w:t>.</w:t>
      </w:r>
      <w:r>
        <w:rPr>
          <w:spacing w:val="33"/>
          <w:sz w:val="20"/>
        </w:rPr>
        <w:t xml:space="preserve"> </w:t>
      </w:r>
      <w:r>
        <w:rPr>
          <w:sz w:val="20"/>
        </w:rPr>
        <w:t>Finance and</w:t>
      </w:r>
      <w:r>
        <w:rPr>
          <w:spacing w:val="-4"/>
          <w:sz w:val="20"/>
        </w:rPr>
        <w:t xml:space="preserve"> </w:t>
      </w:r>
      <w:r>
        <w:rPr>
          <w:sz w:val="20"/>
        </w:rPr>
        <w:t>Economics</w:t>
      </w:r>
      <w:r>
        <w:rPr>
          <w:spacing w:val="-4"/>
          <w:sz w:val="20"/>
        </w:rPr>
        <w:t xml:space="preserve"> </w:t>
      </w:r>
      <w:r>
        <w:rPr>
          <w:sz w:val="20"/>
        </w:rPr>
        <w:t>Discussion</w:t>
      </w:r>
      <w:r>
        <w:rPr>
          <w:spacing w:val="-4"/>
          <w:sz w:val="20"/>
        </w:rPr>
        <w:t xml:space="preserve"> </w:t>
      </w:r>
      <w:r>
        <w:rPr>
          <w:sz w:val="20"/>
        </w:rPr>
        <w:t>Series</w:t>
      </w:r>
      <w:r>
        <w:rPr>
          <w:spacing w:val="-4"/>
          <w:sz w:val="20"/>
        </w:rPr>
        <w:t xml:space="preserve"> </w:t>
      </w:r>
      <w:r>
        <w:rPr>
          <w:sz w:val="20"/>
        </w:rPr>
        <w:t>2019-017.</w:t>
      </w:r>
      <w:r>
        <w:rPr>
          <w:spacing w:val="-4"/>
          <w:sz w:val="20"/>
        </w:rPr>
        <w:t xml:space="preserve"> </w:t>
      </w:r>
      <w:r>
        <w:rPr>
          <w:sz w:val="20"/>
        </w:rPr>
        <w:t>Board</w:t>
      </w:r>
      <w:r>
        <w:rPr>
          <w:spacing w:val="-4"/>
          <w:sz w:val="20"/>
        </w:rPr>
        <w:t xml:space="preserve"> </w:t>
      </w:r>
      <w:r>
        <w:rPr>
          <w:sz w:val="20"/>
        </w:rPr>
        <w:t>of</w:t>
      </w:r>
      <w:r>
        <w:rPr>
          <w:spacing w:val="-4"/>
          <w:sz w:val="20"/>
        </w:rPr>
        <w:t xml:space="preserve"> </w:t>
      </w:r>
      <w:r>
        <w:rPr>
          <w:sz w:val="20"/>
        </w:rPr>
        <w:t>Governors</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Federal</w:t>
      </w:r>
      <w:r>
        <w:rPr>
          <w:spacing w:val="-4"/>
          <w:sz w:val="20"/>
        </w:rPr>
        <w:t xml:space="preserve"> </w:t>
      </w:r>
      <w:r>
        <w:rPr>
          <w:sz w:val="20"/>
        </w:rPr>
        <w:t>Reserve</w:t>
      </w:r>
      <w:r>
        <w:rPr>
          <w:spacing w:val="-4"/>
          <w:sz w:val="20"/>
        </w:rPr>
        <w:t xml:space="preserve"> </w:t>
      </w:r>
      <w:r>
        <w:rPr>
          <w:sz w:val="20"/>
        </w:rPr>
        <w:t>System,</w:t>
      </w:r>
      <w:r>
        <w:rPr>
          <w:spacing w:val="-4"/>
          <w:sz w:val="20"/>
        </w:rPr>
        <w:t xml:space="preserve"> </w:t>
      </w:r>
      <w:r>
        <w:rPr>
          <w:sz w:val="20"/>
        </w:rPr>
        <w:t>Mar. 2019.</w:t>
      </w:r>
      <w:r>
        <w:rPr>
          <w:spacing w:val="40"/>
          <w:sz w:val="20"/>
        </w:rPr>
        <w:t xml:space="preserve"> </w:t>
      </w:r>
      <w:proofErr w:type="spellStart"/>
      <w:r>
        <w:rPr>
          <w:sz w:val="20"/>
        </w:rPr>
        <w:t>doi</w:t>
      </w:r>
      <w:proofErr w:type="spellEnd"/>
      <w:r>
        <w:rPr>
          <w:sz w:val="20"/>
        </w:rPr>
        <w:t>:</w:t>
      </w:r>
      <w:r>
        <w:rPr>
          <w:spacing w:val="40"/>
          <w:sz w:val="20"/>
        </w:rPr>
        <w:t xml:space="preserve"> </w:t>
      </w:r>
      <w:hyperlink r:id="rId64">
        <w:r>
          <w:rPr>
            <w:color w:val="0000FF"/>
            <w:sz w:val="20"/>
          </w:rPr>
          <w:t>10.17016/feds.2019.017</w:t>
        </w:r>
      </w:hyperlink>
      <w:r>
        <w:rPr>
          <w:sz w:val="20"/>
        </w:rPr>
        <w:t>.</w:t>
      </w:r>
      <w:r>
        <w:rPr>
          <w:spacing w:val="40"/>
          <w:sz w:val="20"/>
        </w:rPr>
        <w:t xml:space="preserve"> </w:t>
      </w:r>
      <w:r>
        <w:rPr>
          <w:sz w:val="20"/>
        </w:rPr>
        <w:t>url:</w:t>
      </w:r>
      <w:r>
        <w:rPr>
          <w:spacing w:val="40"/>
          <w:sz w:val="20"/>
        </w:rPr>
        <w:t xml:space="preserve"> </w:t>
      </w:r>
      <w:hyperlink r:id="rId65">
        <w:r>
          <w:rPr>
            <w:color w:val="0000FF"/>
            <w:sz w:val="20"/>
          </w:rPr>
          <w:t>https://doi.org/10.17016/feds.2019.017</w:t>
        </w:r>
      </w:hyperlink>
      <w:r>
        <w:rPr>
          <w:sz w:val="20"/>
        </w:rPr>
        <w:t>.</w:t>
      </w:r>
    </w:p>
    <w:p w14:paraId="0555B70F" w14:textId="77777777" w:rsidR="00620CF6" w:rsidRDefault="00000000">
      <w:pPr>
        <w:pStyle w:val="ListParagraph"/>
        <w:numPr>
          <w:ilvl w:val="0"/>
          <w:numId w:val="1"/>
        </w:numPr>
        <w:tabs>
          <w:tab w:val="left" w:pos="726"/>
        </w:tabs>
        <w:spacing w:before="77" w:line="355" w:lineRule="auto"/>
        <w:ind w:hanging="510"/>
        <w:jc w:val="both"/>
        <w:rPr>
          <w:sz w:val="20"/>
        </w:rPr>
      </w:pPr>
      <w:bookmarkStart w:id="719" w:name="_bookmark133"/>
      <w:bookmarkEnd w:id="719"/>
      <w:r>
        <w:rPr>
          <w:w w:val="105"/>
          <w:sz w:val="20"/>
        </w:rPr>
        <w:t>Michael</w:t>
      </w:r>
      <w:r>
        <w:rPr>
          <w:spacing w:val="-2"/>
          <w:w w:val="105"/>
          <w:sz w:val="20"/>
        </w:rPr>
        <w:t xml:space="preserve"> </w:t>
      </w:r>
      <w:r>
        <w:rPr>
          <w:w w:val="105"/>
          <w:sz w:val="20"/>
        </w:rPr>
        <w:t>Batty</w:t>
      </w:r>
      <w:r>
        <w:rPr>
          <w:spacing w:val="-2"/>
          <w:w w:val="105"/>
          <w:sz w:val="20"/>
        </w:rPr>
        <w:t xml:space="preserve"> </w:t>
      </w:r>
      <w:r>
        <w:rPr>
          <w:w w:val="105"/>
          <w:sz w:val="20"/>
        </w:rPr>
        <w:t>et</w:t>
      </w:r>
      <w:r>
        <w:rPr>
          <w:spacing w:val="-2"/>
          <w:w w:val="105"/>
          <w:sz w:val="20"/>
        </w:rPr>
        <w:t xml:space="preserve"> </w:t>
      </w:r>
      <w:r>
        <w:rPr>
          <w:w w:val="105"/>
          <w:sz w:val="20"/>
        </w:rPr>
        <w:t>al.</w:t>
      </w:r>
      <w:r>
        <w:rPr>
          <w:spacing w:val="-2"/>
          <w:w w:val="105"/>
          <w:sz w:val="20"/>
        </w:rPr>
        <w:t xml:space="preserve"> </w:t>
      </w:r>
      <w:r>
        <w:rPr>
          <w:w w:val="105"/>
          <w:sz w:val="20"/>
        </w:rPr>
        <w:t>“The</w:t>
      </w:r>
      <w:r>
        <w:rPr>
          <w:spacing w:val="-2"/>
          <w:w w:val="105"/>
          <w:sz w:val="20"/>
        </w:rPr>
        <w:t xml:space="preserve"> </w:t>
      </w:r>
      <w:r>
        <w:rPr>
          <w:w w:val="105"/>
          <w:sz w:val="20"/>
        </w:rPr>
        <w:t>Distributional</w:t>
      </w:r>
      <w:r>
        <w:rPr>
          <w:spacing w:val="-2"/>
          <w:w w:val="105"/>
          <w:sz w:val="20"/>
        </w:rPr>
        <w:t xml:space="preserve"> </w:t>
      </w:r>
      <w:r>
        <w:rPr>
          <w:w w:val="105"/>
          <w:sz w:val="20"/>
        </w:rPr>
        <w:t>Financial</w:t>
      </w:r>
      <w:r>
        <w:rPr>
          <w:spacing w:val="-2"/>
          <w:w w:val="105"/>
          <w:sz w:val="20"/>
        </w:rPr>
        <w:t xml:space="preserve"> </w:t>
      </w:r>
      <w:r>
        <w:rPr>
          <w:w w:val="105"/>
          <w:sz w:val="20"/>
        </w:rPr>
        <w:t>Accounts</w:t>
      </w:r>
      <w:r>
        <w:rPr>
          <w:spacing w:val="-2"/>
          <w:w w:val="105"/>
          <w:sz w:val="20"/>
        </w:rPr>
        <w:t xml:space="preserve"> </w:t>
      </w:r>
      <w:r>
        <w:rPr>
          <w:w w:val="105"/>
          <w:sz w:val="20"/>
        </w:rPr>
        <w:t>of</w:t>
      </w:r>
      <w:r>
        <w:rPr>
          <w:spacing w:val="-2"/>
          <w:w w:val="105"/>
          <w:sz w:val="20"/>
        </w:rPr>
        <w:t xml:space="preserve"> </w:t>
      </w:r>
      <w:r>
        <w:rPr>
          <w:w w:val="105"/>
          <w:sz w:val="20"/>
        </w:rPr>
        <w:t>the</w:t>
      </w:r>
      <w:r>
        <w:rPr>
          <w:spacing w:val="-2"/>
          <w:w w:val="105"/>
          <w:sz w:val="20"/>
        </w:rPr>
        <w:t xml:space="preserve"> </w:t>
      </w:r>
      <w:r>
        <w:rPr>
          <w:w w:val="105"/>
          <w:sz w:val="20"/>
        </w:rPr>
        <w:t>United</w:t>
      </w:r>
      <w:r>
        <w:rPr>
          <w:spacing w:val="-2"/>
          <w:w w:val="105"/>
          <w:sz w:val="20"/>
        </w:rPr>
        <w:t xml:space="preserve"> </w:t>
      </w:r>
      <w:r>
        <w:rPr>
          <w:w w:val="105"/>
          <w:sz w:val="20"/>
        </w:rPr>
        <w:t>States”.</w:t>
      </w:r>
      <w:r>
        <w:rPr>
          <w:spacing w:val="-2"/>
          <w:w w:val="105"/>
          <w:sz w:val="20"/>
        </w:rPr>
        <w:t xml:space="preserve"> </w:t>
      </w:r>
      <w:r>
        <w:rPr>
          <w:w w:val="105"/>
          <w:sz w:val="20"/>
        </w:rPr>
        <w:t>In:</w:t>
      </w:r>
      <w:r>
        <w:rPr>
          <w:spacing w:val="-2"/>
          <w:w w:val="105"/>
          <w:sz w:val="20"/>
        </w:rPr>
        <w:t xml:space="preserve"> </w:t>
      </w:r>
      <w:r>
        <w:rPr>
          <w:i/>
          <w:w w:val="105"/>
          <w:sz w:val="20"/>
        </w:rPr>
        <w:t>Measuring Distribution and Mobility of Income and Wealth</w:t>
      </w:r>
      <w:r>
        <w:rPr>
          <w:w w:val="105"/>
          <w:sz w:val="20"/>
        </w:rPr>
        <w:t xml:space="preserve">. Ed. by Raj Chetty et al. Chapter 23. Chicago: </w:t>
      </w:r>
      <w:r>
        <w:rPr>
          <w:sz w:val="20"/>
        </w:rPr>
        <w:t xml:space="preserve">University of Chicago Press, Dec. 2020. url: </w:t>
      </w:r>
      <w:hyperlink r:id="rId66">
        <w:r>
          <w:rPr>
            <w:color w:val="0000FF"/>
            <w:sz w:val="20"/>
          </w:rPr>
          <w:t>https://www.nber.org/books-and-chapters/measuring-</w:t>
        </w:r>
      </w:hyperlink>
      <w:r>
        <w:rPr>
          <w:color w:val="0000FF"/>
          <w:sz w:val="20"/>
        </w:rPr>
        <w:t xml:space="preserve"> </w:t>
      </w:r>
      <w:hyperlink r:id="rId67">
        <w:r>
          <w:rPr>
            <w:color w:val="0000FF"/>
            <w:spacing w:val="-2"/>
            <w:sz w:val="20"/>
          </w:rPr>
          <w:t>distribution-and-mobility-income-and-wealth/distributional-financial-accounts-united-states</w:t>
        </w:r>
      </w:hyperlink>
      <w:r>
        <w:rPr>
          <w:color w:val="0000FF"/>
          <w:spacing w:val="-2"/>
          <w:sz w:val="20"/>
        </w:rPr>
        <w:t xml:space="preserve"> </w:t>
      </w:r>
      <w:r>
        <w:rPr>
          <w:spacing w:val="-2"/>
          <w:sz w:val="20"/>
        </w:rPr>
        <w:t xml:space="preserve">(visited </w:t>
      </w:r>
      <w:r>
        <w:rPr>
          <w:w w:val="105"/>
          <w:sz w:val="20"/>
        </w:rPr>
        <w:t>on 04/01/2022).</w:t>
      </w:r>
    </w:p>
    <w:p w14:paraId="445C7F3C" w14:textId="77777777" w:rsidR="00620CF6" w:rsidRDefault="00000000">
      <w:pPr>
        <w:pStyle w:val="ListParagraph"/>
        <w:numPr>
          <w:ilvl w:val="0"/>
          <w:numId w:val="1"/>
        </w:numPr>
        <w:tabs>
          <w:tab w:val="left" w:pos="726"/>
        </w:tabs>
        <w:spacing w:before="76" w:line="355" w:lineRule="auto"/>
        <w:ind w:hanging="510"/>
        <w:jc w:val="both"/>
        <w:rPr>
          <w:sz w:val="20"/>
        </w:rPr>
      </w:pPr>
      <w:bookmarkStart w:id="720" w:name="_bookmark134"/>
      <w:bookmarkEnd w:id="720"/>
      <w:r>
        <w:rPr>
          <w:w w:val="105"/>
          <w:sz w:val="20"/>
        </w:rPr>
        <w:t xml:space="preserve">Nitin Kumar Bharti. </w:t>
      </w:r>
      <w:r>
        <w:rPr>
          <w:i/>
          <w:w w:val="105"/>
          <w:sz w:val="20"/>
        </w:rPr>
        <w:t xml:space="preserve">Wealth Inequality, </w:t>
      </w:r>
      <w:proofErr w:type="gramStart"/>
      <w:r>
        <w:rPr>
          <w:i/>
          <w:w w:val="105"/>
          <w:sz w:val="20"/>
        </w:rPr>
        <w:t>Class</w:t>
      </w:r>
      <w:proofErr w:type="gramEnd"/>
      <w:r>
        <w:rPr>
          <w:i/>
          <w:w w:val="105"/>
          <w:sz w:val="20"/>
        </w:rPr>
        <w:t xml:space="preserve"> and Caste in India, 1961-2012</w:t>
      </w:r>
      <w:r>
        <w:rPr>
          <w:w w:val="105"/>
          <w:sz w:val="20"/>
        </w:rPr>
        <w:t xml:space="preserve">. </w:t>
      </w:r>
      <w:proofErr w:type="spellStart"/>
      <w:r>
        <w:rPr>
          <w:w w:val="105"/>
          <w:sz w:val="20"/>
        </w:rPr>
        <w:t>WID.World</w:t>
      </w:r>
      <w:proofErr w:type="spellEnd"/>
      <w:r>
        <w:rPr>
          <w:w w:val="105"/>
          <w:sz w:val="20"/>
        </w:rPr>
        <w:t xml:space="preserve"> Working Paper</w:t>
      </w:r>
      <w:r>
        <w:rPr>
          <w:spacing w:val="-14"/>
          <w:w w:val="105"/>
          <w:sz w:val="20"/>
        </w:rPr>
        <w:t xml:space="preserve"> </w:t>
      </w:r>
      <w:r>
        <w:rPr>
          <w:w w:val="105"/>
          <w:sz w:val="20"/>
        </w:rPr>
        <w:t xml:space="preserve">2018/14. World Inequality Database, 2018. url: </w:t>
      </w:r>
      <w:hyperlink r:id="rId68">
        <w:r>
          <w:rPr>
            <w:color w:val="0000FF"/>
            <w:w w:val="105"/>
            <w:sz w:val="20"/>
          </w:rPr>
          <w:t>https://wid.world/document/n-</w:t>
        </w:r>
        <w:r>
          <w:rPr>
            <w:color w:val="0000FF"/>
            <w:spacing w:val="-14"/>
            <w:w w:val="105"/>
            <w:sz w:val="20"/>
          </w:rPr>
          <w:t xml:space="preserve"> </w:t>
        </w:r>
        <w:r>
          <w:rPr>
            <w:color w:val="0000FF"/>
            <w:w w:val="105"/>
            <w:sz w:val="20"/>
          </w:rPr>
          <w:t>k-</w:t>
        </w:r>
        <w:r>
          <w:rPr>
            <w:color w:val="0000FF"/>
            <w:spacing w:val="-13"/>
            <w:w w:val="105"/>
            <w:sz w:val="20"/>
          </w:rPr>
          <w:t xml:space="preserve"> </w:t>
        </w:r>
        <w:proofErr w:type="spellStart"/>
        <w:r>
          <w:rPr>
            <w:color w:val="0000FF"/>
            <w:w w:val="105"/>
            <w:sz w:val="20"/>
          </w:rPr>
          <w:t>bharti</w:t>
        </w:r>
        <w:proofErr w:type="spellEnd"/>
        <w:r>
          <w:rPr>
            <w:color w:val="0000FF"/>
            <w:w w:val="105"/>
            <w:sz w:val="20"/>
          </w:rPr>
          <w:t>-</w:t>
        </w:r>
      </w:hyperlink>
      <w:r>
        <w:rPr>
          <w:color w:val="0000FF"/>
          <w:w w:val="105"/>
          <w:sz w:val="20"/>
        </w:rPr>
        <w:t xml:space="preserve"> </w:t>
      </w:r>
      <w:hyperlink r:id="rId69">
        <w:r>
          <w:rPr>
            <w:color w:val="0000FF"/>
            <w:sz w:val="20"/>
          </w:rPr>
          <w:t>wealth-inequality-class-and-caste-in-india-1961-2012/</w:t>
        </w:r>
      </w:hyperlink>
      <w:r>
        <w:rPr>
          <w:color w:val="0000FF"/>
          <w:sz w:val="20"/>
        </w:rPr>
        <w:t xml:space="preserve"> </w:t>
      </w:r>
      <w:r>
        <w:rPr>
          <w:sz w:val="20"/>
        </w:rPr>
        <w:t>(visited on 04/01/2022).</w:t>
      </w:r>
    </w:p>
    <w:p w14:paraId="2B89F0E6" w14:textId="77777777" w:rsidR="00620CF6" w:rsidRDefault="00000000">
      <w:pPr>
        <w:pStyle w:val="ListParagraph"/>
        <w:numPr>
          <w:ilvl w:val="0"/>
          <w:numId w:val="1"/>
        </w:numPr>
        <w:tabs>
          <w:tab w:val="left" w:pos="726"/>
        </w:tabs>
        <w:spacing w:before="78" w:line="355" w:lineRule="auto"/>
        <w:ind w:hanging="510"/>
        <w:jc w:val="both"/>
        <w:rPr>
          <w:sz w:val="20"/>
        </w:rPr>
      </w:pPr>
      <w:bookmarkStart w:id="721" w:name="_bookmark135"/>
      <w:bookmarkEnd w:id="721"/>
      <w:r>
        <w:rPr>
          <w:w w:val="105"/>
          <w:sz w:val="20"/>
        </w:rPr>
        <w:t xml:space="preserve">Board of Governors of the Federal Reserve System. </w:t>
      </w:r>
      <w:r>
        <w:rPr>
          <w:i/>
          <w:w w:val="105"/>
          <w:sz w:val="20"/>
        </w:rPr>
        <w:t xml:space="preserve">Financial Accounts of the United States - Z.1: </w:t>
      </w:r>
      <w:r>
        <w:rPr>
          <w:i/>
          <w:sz w:val="20"/>
        </w:rPr>
        <w:t>Release</w:t>
      </w:r>
      <w:r>
        <w:rPr>
          <w:i/>
          <w:spacing w:val="36"/>
          <w:sz w:val="20"/>
        </w:rPr>
        <w:t xml:space="preserve"> </w:t>
      </w:r>
      <w:r>
        <w:rPr>
          <w:i/>
          <w:sz w:val="20"/>
        </w:rPr>
        <w:t>Dates</w:t>
      </w:r>
      <w:r>
        <w:rPr>
          <w:sz w:val="20"/>
        </w:rPr>
        <w:t>.</w:t>
      </w:r>
      <w:r>
        <w:rPr>
          <w:spacing w:val="40"/>
          <w:sz w:val="20"/>
        </w:rPr>
        <w:t xml:space="preserve"> </w:t>
      </w:r>
      <w:r>
        <w:rPr>
          <w:sz w:val="20"/>
        </w:rPr>
        <w:t>url:</w:t>
      </w:r>
      <w:r>
        <w:rPr>
          <w:spacing w:val="40"/>
          <w:sz w:val="20"/>
        </w:rPr>
        <w:t xml:space="preserve"> </w:t>
      </w:r>
      <w:hyperlink r:id="rId70">
        <w:proofErr w:type="gramStart"/>
        <w:r>
          <w:rPr>
            <w:color w:val="0000FF"/>
            <w:sz w:val="20"/>
          </w:rPr>
          <w:t>https</w:t>
        </w:r>
        <w:r>
          <w:rPr>
            <w:color w:val="0000FF"/>
            <w:spacing w:val="-13"/>
            <w:sz w:val="20"/>
          </w:rPr>
          <w:t xml:space="preserve"> </w:t>
        </w:r>
        <w:r>
          <w:rPr>
            <w:color w:val="0000FF"/>
            <w:sz w:val="20"/>
          </w:rPr>
          <w:t>:</w:t>
        </w:r>
        <w:proofErr w:type="gramEnd"/>
        <w:r>
          <w:rPr>
            <w:color w:val="0000FF"/>
            <w:spacing w:val="-12"/>
            <w:sz w:val="20"/>
          </w:rPr>
          <w:t xml:space="preserve"> </w:t>
        </w:r>
        <w:r>
          <w:rPr>
            <w:color w:val="0000FF"/>
            <w:spacing w:val="10"/>
            <w:sz w:val="20"/>
          </w:rPr>
          <w:t>//www</w:t>
        </w:r>
        <w:r>
          <w:rPr>
            <w:color w:val="0000FF"/>
            <w:spacing w:val="-13"/>
            <w:sz w:val="20"/>
          </w:rPr>
          <w:t xml:space="preserve"> </w:t>
        </w:r>
        <w:r>
          <w:rPr>
            <w:color w:val="0000FF"/>
            <w:sz w:val="20"/>
          </w:rPr>
          <w:t>.</w:t>
        </w:r>
        <w:proofErr w:type="spellStart"/>
        <w:r>
          <w:rPr>
            <w:color w:val="0000FF"/>
            <w:sz w:val="20"/>
          </w:rPr>
          <w:t>federalreserve</w:t>
        </w:r>
        <w:proofErr w:type="spellEnd"/>
        <w:r>
          <w:rPr>
            <w:color w:val="0000FF"/>
            <w:spacing w:val="-12"/>
            <w:sz w:val="20"/>
          </w:rPr>
          <w:t xml:space="preserve"> </w:t>
        </w:r>
        <w:r>
          <w:rPr>
            <w:color w:val="0000FF"/>
            <w:sz w:val="20"/>
          </w:rPr>
          <w:t>.gov</w:t>
        </w:r>
        <w:r>
          <w:rPr>
            <w:color w:val="0000FF"/>
            <w:spacing w:val="-13"/>
            <w:sz w:val="20"/>
          </w:rPr>
          <w:t xml:space="preserve"> </w:t>
        </w:r>
        <w:r>
          <w:rPr>
            <w:color w:val="0000FF"/>
            <w:sz w:val="20"/>
          </w:rPr>
          <w:t>/releases</w:t>
        </w:r>
        <w:r>
          <w:rPr>
            <w:color w:val="0000FF"/>
            <w:spacing w:val="-12"/>
            <w:sz w:val="20"/>
          </w:rPr>
          <w:t xml:space="preserve"> </w:t>
        </w:r>
        <w:r>
          <w:rPr>
            <w:color w:val="0000FF"/>
            <w:sz w:val="20"/>
          </w:rPr>
          <w:t>/z1</w:t>
        </w:r>
        <w:r>
          <w:rPr>
            <w:color w:val="0000FF"/>
            <w:spacing w:val="-13"/>
            <w:sz w:val="20"/>
          </w:rPr>
          <w:t xml:space="preserve"> </w:t>
        </w:r>
        <w:r>
          <w:rPr>
            <w:color w:val="0000FF"/>
            <w:sz w:val="20"/>
          </w:rPr>
          <w:t>/release</w:t>
        </w:r>
        <w:r>
          <w:rPr>
            <w:color w:val="0000FF"/>
            <w:spacing w:val="-12"/>
            <w:sz w:val="20"/>
          </w:rPr>
          <w:t xml:space="preserve"> </w:t>
        </w:r>
        <w:r>
          <w:rPr>
            <w:color w:val="0000FF"/>
            <w:sz w:val="20"/>
          </w:rPr>
          <w:t>-</w:t>
        </w:r>
        <w:r>
          <w:rPr>
            <w:color w:val="0000FF"/>
            <w:spacing w:val="-5"/>
            <w:sz w:val="20"/>
          </w:rPr>
          <w:t xml:space="preserve"> </w:t>
        </w:r>
        <w:r>
          <w:rPr>
            <w:color w:val="0000FF"/>
            <w:sz w:val="20"/>
          </w:rPr>
          <w:t>dates</w:t>
        </w:r>
        <w:r>
          <w:rPr>
            <w:color w:val="0000FF"/>
            <w:spacing w:val="-13"/>
            <w:sz w:val="20"/>
          </w:rPr>
          <w:t xml:space="preserve"> </w:t>
        </w:r>
        <w:r>
          <w:rPr>
            <w:color w:val="0000FF"/>
            <w:sz w:val="20"/>
          </w:rPr>
          <w:t>.</w:t>
        </w:r>
        <w:proofErr w:type="spellStart"/>
        <w:r>
          <w:rPr>
            <w:color w:val="0000FF"/>
            <w:sz w:val="20"/>
          </w:rPr>
          <w:t>htm</w:t>
        </w:r>
        <w:proofErr w:type="spellEnd"/>
      </w:hyperlink>
      <w:r>
        <w:rPr>
          <w:color w:val="0000FF"/>
          <w:spacing w:val="40"/>
          <w:sz w:val="20"/>
        </w:rPr>
        <w:t xml:space="preserve"> </w:t>
      </w:r>
      <w:r>
        <w:rPr>
          <w:sz w:val="20"/>
        </w:rPr>
        <w:t>(visited</w:t>
      </w:r>
      <w:r>
        <w:rPr>
          <w:spacing w:val="40"/>
          <w:sz w:val="20"/>
        </w:rPr>
        <w:t xml:space="preserve"> </w:t>
      </w:r>
      <w:r>
        <w:rPr>
          <w:sz w:val="20"/>
        </w:rPr>
        <w:t xml:space="preserve">on </w:t>
      </w:r>
      <w:r>
        <w:rPr>
          <w:spacing w:val="-2"/>
          <w:w w:val="105"/>
          <w:sz w:val="20"/>
        </w:rPr>
        <w:t>02/11/2022).</w:t>
      </w:r>
    </w:p>
    <w:p w14:paraId="65EB61B2" w14:textId="77777777" w:rsidR="00620CF6" w:rsidRDefault="00620CF6">
      <w:pPr>
        <w:spacing w:line="355" w:lineRule="auto"/>
        <w:jc w:val="both"/>
        <w:rPr>
          <w:sz w:val="20"/>
        </w:rPr>
        <w:sectPr w:rsidR="00620CF6" w:rsidSect="00D60468">
          <w:pgSz w:w="12240" w:h="15840"/>
          <w:pgMar w:top="1320" w:right="1300" w:bottom="280" w:left="1300" w:header="720" w:footer="720" w:gutter="0"/>
          <w:cols w:space="720"/>
        </w:sectPr>
      </w:pPr>
    </w:p>
    <w:p w14:paraId="120FE812" w14:textId="77777777" w:rsidR="00620CF6" w:rsidRDefault="00000000">
      <w:pPr>
        <w:pStyle w:val="ListParagraph"/>
        <w:numPr>
          <w:ilvl w:val="0"/>
          <w:numId w:val="1"/>
        </w:numPr>
        <w:tabs>
          <w:tab w:val="left" w:pos="726"/>
        </w:tabs>
        <w:spacing w:before="86" w:line="355" w:lineRule="auto"/>
        <w:ind w:hanging="510"/>
        <w:jc w:val="both"/>
        <w:rPr>
          <w:sz w:val="20"/>
        </w:rPr>
      </w:pPr>
      <w:bookmarkStart w:id="722" w:name="_bookmark136"/>
      <w:bookmarkEnd w:id="722"/>
      <w:r>
        <w:rPr>
          <w:sz w:val="20"/>
        </w:rPr>
        <w:lastRenderedPageBreak/>
        <w:t xml:space="preserve">Andrea Brandolini et al. </w:t>
      </w:r>
      <w:r>
        <w:rPr>
          <w:i/>
          <w:sz w:val="20"/>
        </w:rPr>
        <w:t>Household Wealth Distribution in Italy in the 1990s</w:t>
      </w:r>
      <w:r>
        <w:rPr>
          <w:sz w:val="20"/>
        </w:rPr>
        <w:t xml:space="preserve">. Working Papers 530. Bank of Italy, Dec. 2004. url: </w:t>
      </w:r>
      <w:hyperlink r:id="rId71">
        <w:r>
          <w:rPr>
            <w:color w:val="0000FF"/>
            <w:sz w:val="20"/>
          </w:rPr>
          <w:t>https://www.bancaditalia.it/pubblicazioni/temi-discussione/2004/</w:t>
        </w:r>
      </w:hyperlink>
      <w:r>
        <w:rPr>
          <w:color w:val="0000FF"/>
          <w:spacing w:val="40"/>
          <w:sz w:val="20"/>
        </w:rPr>
        <w:t xml:space="preserve"> </w:t>
      </w:r>
      <w:hyperlink r:id="rId72">
        <w:r>
          <w:rPr>
            <w:color w:val="0000FF"/>
            <w:sz w:val="20"/>
          </w:rPr>
          <w:t>2004-0530/</w:t>
        </w:r>
      </w:hyperlink>
      <w:r>
        <w:rPr>
          <w:color w:val="0000FF"/>
          <w:sz w:val="20"/>
        </w:rPr>
        <w:t xml:space="preserve"> </w:t>
      </w:r>
      <w:r>
        <w:rPr>
          <w:sz w:val="20"/>
        </w:rPr>
        <w:t>(visited on 04/01/2022).</w:t>
      </w:r>
    </w:p>
    <w:p w14:paraId="0746BE6E" w14:textId="77777777" w:rsidR="00620CF6" w:rsidRDefault="00000000">
      <w:pPr>
        <w:pStyle w:val="ListParagraph"/>
        <w:numPr>
          <w:ilvl w:val="0"/>
          <w:numId w:val="1"/>
        </w:numPr>
        <w:tabs>
          <w:tab w:val="left" w:pos="726"/>
        </w:tabs>
        <w:spacing w:before="78" w:line="355" w:lineRule="auto"/>
        <w:ind w:hanging="510"/>
        <w:jc w:val="both"/>
        <w:rPr>
          <w:sz w:val="20"/>
        </w:rPr>
      </w:pPr>
      <w:bookmarkStart w:id="723" w:name="_bookmark137"/>
      <w:bookmarkEnd w:id="723"/>
      <w:r>
        <w:rPr>
          <w:w w:val="105"/>
          <w:sz w:val="20"/>
        </w:rPr>
        <w:t xml:space="preserve">Jesse Bricker et al. </w:t>
      </w:r>
      <w:r>
        <w:rPr>
          <w:i/>
          <w:w w:val="105"/>
          <w:sz w:val="20"/>
        </w:rPr>
        <w:t xml:space="preserve">A Wealth of Information: Augmenting the Survey of Consumer Finances to Char- </w:t>
      </w:r>
      <w:proofErr w:type="spellStart"/>
      <w:r>
        <w:rPr>
          <w:i/>
          <w:sz w:val="20"/>
        </w:rPr>
        <w:t>acterize</w:t>
      </w:r>
      <w:proofErr w:type="spellEnd"/>
      <w:r>
        <w:rPr>
          <w:i/>
          <w:sz w:val="20"/>
        </w:rPr>
        <w:t xml:space="preserve"> the Full U.S. Wealth Distribution</w:t>
      </w:r>
      <w:r>
        <w:rPr>
          <w:sz w:val="20"/>
        </w:rPr>
        <w:t xml:space="preserve">. Finance and Economics Discussion Series 2021-053. Board </w:t>
      </w:r>
      <w:r>
        <w:rPr>
          <w:w w:val="105"/>
          <w:sz w:val="20"/>
        </w:rPr>
        <w:t>of</w:t>
      </w:r>
      <w:r>
        <w:rPr>
          <w:spacing w:val="-3"/>
          <w:w w:val="105"/>
          <w:sz w:val="20"/>
        </w:rPr>
        <w:t xml:space="preserve"> </w:t>
      </w:r>
      <w:r>
        <w:rPr>
          <w:w w:val="105"/>
          <w:sz w:val="20"/>
        </w:rPr>
        <w:t>Governors</w:t>
      </w:r>
      <w:r>
        <w:rPr>
          <w:spacing w:val="-3"/>
          <w:w w:val="105"/>
          <w:sz w:val="20"/>
        </w:rPr>
        <w:t xml:space="preserve"> </w:t>
      </w:r>
      <w:r>
        <w:rPr>
          <w:w w:val="105"/>
          <w:sz w:val="20"/>
        </w:rPr>
        <w:t>of</w:t>
      </w:r>
      <w:r>
        <w:rPr>
          <w:spacing w:val="-3"/>
          <w:w w:val="105"/>
          <w:sz w:val="20"/>
        </w:rPr>
        <w:t xml:space="preserve"> </w:t>
      </w:r>
      <w:r>
        <w:rPr>
          <w:w w:val="105"/>
          <w:sz w:val="20"/>
        </w:rPr>
        <w:t>the</w:t>
      </w:r>
      <w:r>
        <w:rPr>
          <w:spacing w:val="-3"/>
          <w:w w:val="105"/>
          <w:sz w:val="20"/>
        </w:rPr>
        <w:t xml:space="preserve"> </w:t>
      </w:r>
      <w:r>
        <w:rPr>
          <w:w w:val="105"/>
          <w:sz w:val="20"/>
        </w:rPr>
        <w:t>Federal</w:t>
      </w:r>
      <w:r>
        <w:rPr>
          <w:spacing w:val="-3"/>
          <w:w w:val="105"/>
          <w:sz w:val="20"/>
        </w:rPr>
        <w:t xml:space="preserve"> </w:t>
      </w:r>
      <w:r>
        <w:rPr>
          <w:w w:val="105"/>
          <w:sz w:val="20"/>
        </w:rPr>
        <w:t>Reserve</w:t>
      </w:r>
      <w:r>
        <w:rPr>
          <w:spacing w:val="-3"/>
          <w:w w:val="105"/>
          <w:sz w:val="20"/>
        </w:rPr>
        <w:t xml:space="preserve"> </w:t>
      </w:r>
      <w:r>
        <w:rPr>
          <w:w w:val="105"/>
          <w:sz w:val="20"/>
        </w:rPr>
        <w:t>System,</w:t>
      </w:r>
      <w:r>
        <w:rPr>
          <w:spacing w:val="-3"/>
          <w:w w:val="105"/>
          <w:sz w:val="20"/>
        </w:rPr>
        <w:t xml:space="preserve"> </w:t>
      </w:r>
      <w:r>
        <w:rPr>
          <w:w w:val="105"/>
          <w:sz w:val="20"/>
        </w:rPr>
        <w:t>June</w:t>
      </w:r>
      <w:r>
        <w:rPr>
          <w:spacing w:val="-3"/>
          <w:w w:val="105"/>
          <w:sz w:val="20"/>
        </w:rPr>
        <w:t xml:space="preserve"> </w:t>
      </w:r>
      <w:r>
        <w:rPr>
          <w:w w:val="105"/>
          <w:sz w:val="20"/>
        </w:rPr>
        <w:t>2021.</w:t>
      </w:r>
      <w:r>
        <w:rPr>
          <w:spacing w:val="-3"/>
          <w:w w:val="105"/>
          <w:sz w:val="20"/>
        </w:rPr>
        <w:t xml:space="preserve"> </w:t>
      </w:r>
      <w:proofErr w:type="spellStart"/>
      <w:r>
        <w:rPr>
          <w:w w:val="105"/>
          <w:sz w:val="20"/>
        </w:rPr>
        <w:t>doi</w:t>
      </w:r>
      <w:proofErr w:type="spellEnd"/>
      <w:r>
        <w:rPr>
          <w:w w:val="105"/>
          <w:sz w:val="20"/>
        </w:rPr>
        <w:t>:</w:t>
      </w:r>
      <w:r>
        <w:rPr>
          <w:spacing w:val="-3"/>
          <w:w w:val="105"/>
          <w:sz w:val="20"/>
        </w:rPr>
        <w:t xml:space="preserve"> </w:t>
      </w:r>
      <w:hyperlink r:id="rId73">
        <w:r>
          <w:rPr>
            <w:color w:val="0000FF"/>
            <w:w w:val="105"/>
            <w:sz w:val="20"/>
          </w:rPr>
          <w:t>10.17016/FEDS.2021.053</w:t>
        </w:r>
      </w:hyperlink>
      <w:r>
        <w:rPr>
          <w:w w:val="105"/>
          <w:sz w:val="20"/>
        </w:rPr>
        <w:t>.</w:t>
      </w:r>
      <w:r>
        <w:rPr>
          <w:spacing w:val="-3"/>
          <w:w w:val="105"/>
          <w:sz w:val="20"/>
        </w:rPr>
        <w:t xml:space="preserve"> </w:t>
      </w:r>
      <w:r>
        <w:rPr>
          <w:w w:val="105"/>
          <w:sz w:val="20"/>
        </w:rPr>
        <w:t>url:</w:t>
      </w:r>
      <w:r>
        <w:rPr>
          <w:spacing w:val="-3"/>
          <w:w w:val="105"/>
          <w:sz w:val="20"/>
        </w:rPr>
        <w:t xml:space="preserve"> </w:t>
      </w:r>
      <w:hyperlink r:id="rId74">
        <w:r>
          <w:rPr>
            <w:color w:val="0000FF"/>
            <w:w w:val="105"/>
            <w:sz w:val="20"/>
          </w:rPr>
          <w:t>https:</w:t>
        </w:r>
      </w:hyperlink>
    </w:p>
    <w:p w14:paraId="400424CE" w14:textId="77777777" w:rsidR="00620CF6" w:rsidRDefault="00000000">
      <w:pPr>
        <w:pStyle w:val="BodyText"/>
        <w:spacing w:line="268" w:lineRule="exact"/>
        <w:ind w:left="726"/>
      </w:pPr>
      <w:hyperlink r:id="rId75">
        <w:r>
          <w:rPr>
            <w:color w:val="0000FF"/>
            <w:spacing w:val="-2"/>
            <w:w w:val="105"/>
          </w:rPr>
          <w:t>//doi.org/10.17016/FEDS.2021.053</w:t>
        </w:r>
      </w:hyperlink>
      <w:r>
        <w:rPr>
          <w:spacing w:val="-2"/>
          <w:w w:val="105"/>
        </w:rPr>
        <w:t>.</w:t>
      </w:r>
    </w:p>
    <w:p w14:paraId="7A04B811" w14:textId="77777777" w:rsidR="00620CF6" w:rsidRPr="003A075B" w:rsidRDefault="00000000">
      <w:pPr>
        <w:pStyle w:val="ListParagraph"/>
        <w:numPr>
          <w:ilvl w:val="0"/>
          <w:numId w:val="1"/>
        </w:numPr>
        <w:tabs>
          <w:tab w:val="left" w:pos="726"/>
        </w:tabs>
        <w:spacing w:before="208" w:line="355" w:lineRule="auto"/>
        <w:ind w:hanging="510"/>
        <w:jc w:val="both"/>
        <w:rPr>
          <w:sz w:val="20"/>
          <w:lang w:val="it-IT"/>
          <w:rPrChange w:id="724" w:author="Luca Giangregorio" w:date="2024-05-10T10:30:00Z">
            <w:rPr>
              <w:sz w:val="20"/>
            </w:rPr>
          </w:rPrChange>
        </w:rPr>
      </w:pPr>
      <w:bookmarkStart w:id="725" w:name="_bookmark138"/>
      <w:bookmarkEnd w:id="725"/>
      <w:r w:rsidRPr="003A075B">
        <w:rPr>
          <w:sz w:val="20"/>
          <w:lang w:val="it-IT"/>
          <w:rPrChange w:id="726" w:author="Luca Giangregorio" w:date="2024-05-10T10:30:00Z">
            <w:rPr>
              <w:sz w:val="20"/>
            </w:rPr>
          </w:rPrChange>
        </w:rPr>
        <w:t xml:space="preserve">Luigi Cannari and Giovanni D’Alessio. </w:t>
      </w:r>
      <w:r>
        <w:rPr>
          <w:sz w:val="20"/>
        </w:rPr>
        <w:t xml:space="preserve">“Wealth Inequality in Italy: A Reconstruction of 1968-1975 </w:t>
      </w:r>
      <w:r>
        <w:rPr>
          <w:w w:val="105"/>
          <w:sz w:val="20"/>
        </w:rPr>
        <w:t xml:space="preserve">Data and a Comparison with Recent Estimates”. </w:t>
      </w:r>
      <w:r w:rsidRPr="003A075B">
        <w:rPr>
          <w:w w:val="105"/>
          <w:sz w:val="20"/>
          <w:lang w:val="it-IT"/>
          <w:rPrChange w:id="727" w:author="Luca Giangregorio" w:date="2024-05-10T10:30:00Z">
            <w:rPr>
              <w:w w:val="105"/>
              <w:sz w:val="20"/>
            </w:rPr>
          </w:rPrChange>
        </w:rPr>
        <w:t xml:space="preserve">In: </w:t>
      </w:r>
      <w:r w:rsidRPr="003A075B">
        <w:rPr>
          <w:i/>
          <w:w w:val="105"/>
          <w:sz w:val="20"/>
          <w:lang w:val="it-IT"/>
          <w:rPrChange w:id="728" w:author="Luca Giangregorio" w:date="2024-05-10T10:30:00Z">
            <w:rPr>
              <w:i/>
              <w:w w:val="105"/>
              <w:sz w:val="20"/>
            </w:rPr>
          </w:rPrChange>
        </w:rPr>
        <w:t xml:space="preserve">Rivista di Storia Economica </w:t>
      </w:r>
      <w:r w:rsidRPr="003A075B">
        <w:rPr>
          <w:w w:val="105"/>
          <w:sz w:val="20"/>
          <w:lang w:val="it-IT"/>
          <w:rPrChange w:id="729" w:author="Luca Giangregorio" w:date="2024-05-10T10:30:00Z">
            <w:rPr>
              <w:w w:val="105"/>
              <w:sz w:val="20"/>
            </w:rPr>
          </w:rPrChange>
        </w:rPr>
        <w:t>XXXIV.3 (Dec. 2018),</w:t>
      </w:r>
      <w:r w:rsidRPr="003A075B">
        <w:rPr>
          <w:spacing w:val="-9"/>
          <w:w w:val="105"/>
          <w:sz w:val="20"/>
          <w:lang w:val="it-IT"/>
          <w:rPrChange w:id="730" w:author="Luca Giangregorio" w:date="2024-05-10T10:30:00Z">
            <w:rPr>
              <w:spacing w:val="-9"/>
              <w:w w:val="105"/>
              <w:sz w:val="20"/>
            </w:rPr>
          </w:rPrChange>
        </w:rPr>
        <w:t xml:space="preserve"> </w:t>
      </w:r>
      <w:r w:rsidRPr="003A075B">
        <w:rPr>
          <w:w w:val="105"/>
          <w:sz w:val="20"/>
          <w:lang w:val="it-IT"/>
          <w:rPrChange w:id="731" w:author="Luca Giangregorio" w:date="2024-05-10T10:30:00Z">
            <w:rPr>
              <w:w w:val="105"/>
              <w:sz w:val="20"/>
            </w:rPr>
          </w:rPrChange>
        </w:rPr>
        <w:t>pp.</w:t>
      </w:r>
      <w:r w:rsidRPr="003A075B">
        <w:rPr>
          <w:spacing w:val="-9"/>
          <w:w w:val="105"/>
          <w:sz w:val="20"/>
          <w:lang w:val="it-IT"/>
          <w:rPrChange w:id="732" w:author="Luca Giangregorio" w:date="2024-05-10T10:30:00Z">
            <w:rPr>
              <w:spacing w:val="-9"/>
              <w:w w:val="105"/>
              <w:sz w:val="20"/>
            </w:rPr>
          </w:rPrChange>
        </w:rPr>
        <w:t xml:space="preserve"> </w:t>
      </w:r>
      <w:r w:rsidRPr="003A075B">
        <w:rPr>
          <w:w w:val="105"/>
          <w:sz w:val="20"/>
          <w:lang w:val="it-IT"/>
          <w:rPrChange w:id="733" w:author="Luca Giangregorio" w:date="2024-05-10T10:30:00Z">
            <w:rPr>
              <w:w w:val="105"/>
              <w:sz w:val="20"/>
            </w:rPr>
          </w:rPrChange>
        </w:rPr>
        <w:t>357–396.</w:t>
      </w:r>
      <w:r w:rsidRPr="003A075B">
        <w:rPr>
          <w:spacing w:val="-8"/>
          <w:w w:val="105"/>
          <w:sz w:val="20"/>
          <w:lang w:val="it-IT"/>
          <w:rPrChange w:id="734" w:author="Luca Giangregorio" w:date="2024-05-10T10:30:00Z">
            <w:rPr>
              <w:spacing w:val="-8"/>
              <w:w w:val="105"/>
              <w:sz w:val="20"/>
            </w:rPr>
          </w:rPrChange>
        </w:rPr>
        <w:t xml:space="preserve"> </w:t>
      </w:r>
      <w:r w:rsidRPr="003A075B">
        <w:rPr>
          <w:w w:val="105"/>
          <w:sz w:val="20"/>
          <w:lang w:val="it-IT"/>
          <w:rPrChange w:id="735" w:author="Luca Giangregorio" w:date="2024-05-10T10:30:00Z">
            <w:rPr>
              <w:w w:val="105"/>
              <w:sz w:val="20"/>
            </w:rPr>
          </w:rPrChange>
        </w:rPr>
        <w:t>doi:</w:t>
      </w:r>
      <w:r w:rsidRPr="003A075B">
        <w:rPr>
          <w:spacing w:val="-9"/>
          <w:w w:val="105"/>
          <w:sz w:val="20"/>
          <w:lang w:val="it-IT"/>
          <w:rPrChange w:id="736" w:author="Luca Giangregorio" w:date="2024-05-10T10:30:00Z">
            <w:rPr>
              <w:spacing w:val="-9"/>
              <w:w w:val="105"/>
              <w:sz w:val="20"/>
            </w:rPr>
          </w:rPrChange>
        </w:rPr>
        <w:t xml:space="preserve"> </w:t>
      </w:r>
      <w:r>
        <w:fldChar w:fldCharType="begin"/>
      </w:r>
      <w:r w:rsidRPr="003A075B">
        <w:rPr>
          <w:lang w:val="it-IT"/>
          <w:rPrChange w:id="737" w:author="Luca Giangregorio" w:date="2024-05-10T10:30:00Z">
            <w:rPr/>
          </w:rPrChange>
        </w:rPr>
        <w:instrText>HYPERLINK "https://doi.org/10.1410/94752" \h</w:instrText>
      </w:r>
      <w:r>
        <w:fldChar w:fldCharType="separate"/>
      </w:r>
      <w:r w:rsidRPr="003A075B">
        <w:rPr>
          <w:color w:val="0000FF"/>
          <w:w w:val="105"/>
          <w:sz w:val="20"/>
          <w:lang w:val="it-IT"/>
          <w:rPrChange w:id="738" w:author="Luca Giangregorio" w:date="2024-05-10T10:30:00Z">
            <w:rPr>
              <w:color w:val="0000FF"/>
              <w:w w:val="105"/>
              <w:sz w:val="20"/>
            </w:rPr>
          </w:rPrChange>
        </w:rPr>
        <w:t>10.1410/94752</w:t>
      </w:r>
      <w:r>
        <w:rPr>
          <w:color w:val="0000FF"/>
          <w:w w:val="105"/>
          <w:sz w:val="20"/>
        </w:rPr>
        <w:fldChar w:fldCharType="end"/>
      </w:r>
      <w:r w:rsidRPr="003A075B">
        <w:rPr>
          <w:w w:val="105"/>
          <w:sz w:val="20"/>
          <w:lang w:val="it-IT"/>
          <w:rPrChange w:id="739" w:author="Luca Giangregorio" w:date="2024-05-10T10:30:00Z">
            <w:rPr>
              <w:w w:val="105"/>
              <w:sz w:val="20"/>
            </w:rPr>
          </w:rPrChange>
        </w:rPr>
        <w:t>.</w:t>
      </w:r>
      <w:r w:rsidRPr="003A075B">
        <w:rPr>
          <w:spacing w:val="-9"/>
          <w:w w:val="105"/>
          <w:sz w:val="20"/>
          <w:lang w:val="it-IT"/>
          <w:rPrChange w:id="740" w:author="Luca Giangregorio" w:date="2024-05-10T10:30:00Z">
            <w:rPr>
              <w:spacing w:val="-9"/>
              <w:w w:val="105"/>
              <w:sz w:val="20"/>
            </w:rPr>
          </w:rPrChange>
        </w:rPr>
        <w:t xml:space="preserve"> </w:t>
      </w:r>
      <w:r w:rsidRPr="003A075B">
        <w:rPr>
          <w:w w:val="105"/>
          <w:sz w:val="20"/>
          <w:lang w:val="it-IT"/>
          <w:rPrChange w:id="741" w:author="Luca Giangregorio" w:date="2024-05-10T10:30:00Z">
            <w:rPr>
              <w:w w:val="105"/>
              <w:sz w:val="20"/>
            </w:rPr>
          </w:rPrChange>
        </w:rPr>
        <w:t>url:</w:t>
      </w:r>
      <w:r w:rsidRPr="003A075B">
        <w:rPr>
          <w:spacing w:val="-9"/>
          <w:w w:val="105"/>
          <w:sz w:val="20"/>
          <w:lang w:val="it-IT"/>
          <w:rPrChange w:id="742" w:author="Luca Giangregorio" w:date="2024-05-10T10:30:00Z">
            <w:rPr>
              <w:spacing w:val="-9"/>
              <w:w w:val="105"/>
              <w:sz w:val="20"/>
            </w:rPr>
          </w:rPrChange>
        </w:rPr>
        <w:t xml:space="preserve"> </w:t>
      </w:r>
      <w:r>
        <w:fldChar w:fldCharType="begin"/>
      </w:r>
      <w:r w:rsidRPr="003A075B">
        <w:rPr>
          <w:lang w:val="it-IT"/>
          <w:rPrChange w:id="743" w:author="Luca Giangregorio" w:date="2024-05-10T10:30:00Z">
            <w:rPr/>
          </w:rPrChange>
        </w:rPr>
        <w:instrText>HYPERLINK "https://www.rivisteweb.it/doi/10.1410/94752" \h</w:instrText>
      </w:r>
      <w:r>
        <w:fldChar w:fldCharType="separate"/>
      </w:r>
      <w:r w:rsidRPr="003A075B">
        <w:rPr>
          <w:color w:val="0000FF"/>
          <w:w w:val="105"/>
          <w:sz w:val="20"/>
          <w:lang w:val="it-IT"/>
          <w:rPrChange w:id="744" w:author="Luca Giangregorio" w:date="2024-05-10T10:30:00Z">
            <w:rPr>
              <w:color w:val="0000FF"/>
              <w:w w:val="105"/>
              <w:sz w:val="20"/>
            </w:rPr>
          </w:rPrChange>
        </w:rPr>
        <w:t>https://www.rivisteweb.it/doi/10.1410/94752</w:t>
      </w:r>
      <w:r>
        <w:rPr>
          <w:color w:val="0000FF"/>
          <w:w w:val="105"/>
          <w:sz w:val="20"/>
        </w:rPr>
        <w:fldChar w:fldCharType="end"/>
      </w:r>
      <w:r w:rsidRPr="003A075B">
        <w:rPr>
          <w:color w:val="0000FF"/>
          <w:spacing w:val="-9"/>
          <w:w w:val="105"/>
          <w:sz w:val="20"/>
          <w:lang w:val="it-IT"/>
          <w:rPrChange w:id="745" w:author="Luca Giangregorio" w:date="2024-05-10T10:30:00Z">
            <w:rPr>
              <w:color w:val="0000FF"/>
              <w:spacing w:val="-9"/>
              <w:w w:val="105"/>
              <w:sz w:val="20"/>
            </w:rPr>
          </w:rPrChange>
        </w:rPr>
        <w:t xml:space="preserve"> </w:t>
      </w:r>
      <w:r w:rsidRPr="003A075B">
        <w:rPr>
          <w:w w:val="105"/>
          <w:sz w:val="20"/>
          <w:lang w:val="it-IT"/>
          <w:rPrChange w:id="746" w:author="Luca Giangregorio" w:date="2024-05-10T10:30:00Z">
            <w:rPr>
              <w:w w:val="105"/>
              <w:sz w:val="20"/>
            </w:rPr>
          </w:rPrChange>
        </w:rPr>
        <w:t>(visited on 02/15/2022).</w:t>
      </w:r>
    </w:p>
    <w:p w14:paraId="22165E16" w14:textId="77777777" w:rsidR="00620CF6" w:rsidRDefault="00000000">
      <w:pPr>
        <w:pStyle w:val="ListParagraph"/>
        <w:numPr>
          <w:ilvl w:val="0"/>
          <w:numId w:val="1"/>
        </w:numPr>
        <w:tabs>
          <w:tab w:val="left" w:pos="726"/>
        </w:tabs>
        <w:spacing w:before="77" w:line="355" w:lineRule="auto"/>
        <w:ind w:hanging="510"/>
        <w:jc w:val="both"/>
        <w:rPr>
          <w:sz w:val="20"/>
        </w:rPr>
      </w:pPr>
      <w:bookmarkStart w:id="747" w:name="_bookmark139"/>
      <w:bookmarkEnd w:id="747"/>
      <w:r>
        <w:rPr>
          <w:i/>
          <w:w w:val="105"/>
          <w:sz w:val="20"/>
        </w:rPr>
        <w:t>Capital Acquisitions Tax Act, 1976: Second Schedule</w:t>
      </w:r>
      <w:r>
        <w:rPr>
          <w:w w:val="105"/>
          <w:sz w:val="20"/>
        </w:rPr>
        <w:t xml:space="preserve">. Act 8/1976, Ireland. 1976. url: </w:t>
      </w:r>
      <w:hyperlink r:id="rId76" w:anchor="sched2">
        <w:r>
          <w:rPr>
            <w:color w:val="0000FF"/>
            <w:w w:val="105"/>
            <w:sz w:val="20"/>
          </w:rPr>
          <w:t>https://www.</w:t>
        </w:r>
      </w:hyperlink>
      <w:r>
        <w:rPr>
          <w:color w:val="0000FF"/>
          <w:w w:val="105"/>
          <w:sz w:val="20"/>
        </w:rPr>
        <w:t xml:space="preserve"> </w:t>
      </w:r>
      <w:hyperlink r:id="rId77" w:anchor="sched2">
        <w:r>
          <w:rPr>
            <w:color w:val="0000FF"/>
            <w:w w:val="105"/>
            <w:sz w:val="20"/>
          </w:rPr>
          <w:t>irishstatutebook.ie/</w:t>
        </w:r>
        <w:proofErr w:type="spellStart"/>
        <w:r>
          <w:rPr>
            <w:color w:val="0000FF"/>
            <w:w w:val="105"/>
            <w:sz w:val="20"/>
          </w:rPr>
          <w:t>eli</w:t>
        </w:r>
        <w:proofErr w:type="spellEnd"/>
        <w:r>
          <w:rPr>
            <w:color w:val="0000FF"/>
            <w:w w:val="105"/>
            <w:sz w:val="20"/>
          </w:rPr>
          <w:t>/1976/act/8/enacted/</w:t>
        </w:r>
        <w:proofErr w:type="spellStart"/>
        <w:r>
          <w:rPr>
            <w:color w:val="0000FF"/>
            <w:w w:val="105"/>
            <w:sz w:val="20"/>
          </w:rPr>
          <w:t>en</w:t>
        </w:r>
        <w:proofErr w:type="spellEnd"/>
        <w:r>
          <w:rPr>
            <w:color w:val="0000FF"/>
            <w:w w:val="105"/>
            <w:sz w:val="20"/>
          </w:rPr>
          <w:t>/print#sched2</w:t>
        </w:r>
      </w:hyperlink>
      <w:r>
        <w:rPr>
          <w:color w:val="0000FF"/>
          <w:w w:val="105"/>
          <w:sz w:val="20"/>
        </w:rPr>
        <w:t xml:space="preserve"> </w:t>
      </w:r>
      <w:r>
        <w:rPr>
          <w:w w:val="105"/>
          <w:sz w:val="20"/>
        </w:rPr>
        <w:t>(visited on 05/27/2023).</w:t>
      </w:r>
    </w:p>
    <w:p w14:paraId="4F2439D9" w14:textId="77777777" w:rsidR="00620CF6" w:rsidRDefault="00000000">
      <w:pPr>
        <w:pStyle w:val="ListParagraph"/>
        <w:numPr>
          <w:ilvl w:val="0"/>
          <w:numId w:val="1"/>
        </w:numPr>
        <w:tabs>
          <w:tab w:val="left" w:pos="726"/>
        </w:tabs>
        <w:spacing w:before="78" w:line="355" w:lineRule="auto"/>
        <w:ind w:hanging="510"/>
        <w:jc w:val="both"/>
        <w:rPr>
          <w:sz w:val="20"/>
        </w:rPr>
      </w:pPr>
      <w:bookmarkStart w:id="748" w:name="_bookmark140"/>
      <w:bookmarkEnd w:id="748"/>
      <w:r>
        <w:rPr>
          <w:spacing w:val="-2"/>
          <w:sz w:val="20"/>
        </w:rPr>
        <w:t>Sylvain</w:t>
      </w:r>
      <w:r>
        <w:rPr>
          <w:spacing w:val="-3"/>
          <w:sz w:val="20"/>
        </w:rPr>
        <w:t xml:space="preserve"> </w:t>
      </w:r>
      <w:r>
        <w:rPr>
          <w:spacing w:val="-2"/>
          <w:sz w:val="20"/>
        </w:rPr>
        <w:t>Catherine,</w:t>
      </w:r>
      <w:r>
        <w:rPr>
          <w:spacing w:val="-3"/>
          <w:sz w:val="20"/>
        </w:rPr>
        <w:t xml:space="preserve"> </w:t>
      </w:r>
      <w:r>
        <w:rPr>
          <w:spacing w:val="-2"/>
          <w:sz w:val="20"/>
        </w:rPr>
        <w:t>Max</w:t>
      </w:r>
      <w:r>
        <w:rPr>
          <w:spacing w:val="-3"/>
          <w:sz w:val="20"/>
        </w:rPr>
        <w:t xml:space="preserve"> </w:t>
      </w:r>
      <w:r>
        <w:rPr>
          <w:spacing w:val="-2"/>
          <w:sz w:val="20"/>
        </w:rPr>
        <w:t>Miller,</w:t>
      </w:r>
      <w:r>
        <w:rPr>
          <w:spacing w:val="-3"/>
          <w:sz w:val="20"/>
        </w:rPr>
        <w:t xml:space="preserve"> </w:t>
      </w:r>
      <w:r>
        <w:rPr>
          <w:spacing w:val="-2"/>
          <w:sz w:val="20"/>
        </w:rPr>
        <w:t>and</w:t>
      </w:r>
      <w:r>
        <w:rPr>
          <w:spacing w:val="-3"/>
          <w:sz w:val="20"/>
        </w:rPr>
        <w:t xml:space="preserve"> </w:t>
      </w:r>
      <w:r>
        <w:rPr>
          <w:spacing w:val="-2"/>
          <w:sz w:val="20"/>
        </w:rPr>
        <w:t>Natasha</w:t>
      </w:r>
      <w:r>
        <w:rPr>
          <w:spacing w:val="-3"/>
          <w:sz w:val="20"/>
        </w:rPr>
        <w:t xml:space="preserve"> </w:t>
      </w:r>
      <w:r>
        <w:rPr>
          <w:spacing w:val="-2"/>
          <w:sz w:val="20"/>
        </w:rPr>
        <w:t>Sarin.</w:t>
      </w:r>
      <w:r>
        <w:rPr>
          <w:spacing w:val="-3"/>
          <w:sz w:val="20"/>
        </w:rPr>
        <w:t xml:space="preserve"> </w:t>
      </w:r>
      <w:r>
        <w:rPr>
          <w:spacing w:val="-2"/>
          <w:sz w:val="20"/>
        </w:rPr>
        <w:t>“Social</w:t>
      </w:r>
      <w:r>
        <w:rPr>
          <w:spacing w:val="-3"/>
          <w:sz w:val="20"/>
        </w:rPr>
        <w:t xml:space="preserve"> </w:t>
      </w:r>
      <w:r>
        <w:rPr>
          <w:spacing w:val="-2"/>
          <w:sz w:val="20"/>
        </w:rPr>
        <w:t>Security</w:t>
      </w:r>
      <w:r>
        <w:rPr>
          <w:spacing w:val="-3"/>
          <w:sz w:val="20"/>
        </w:rPr>
        <w:t xml:space="preserve"> </w:t>
      </w:r>
      <w:r>
        <w:rPr>
          <w:spacing w:val="-2"/>
          <w:sz w:val="20"/>
        </w:rPr>
        <w:t>and</w:t>
      </w:r>
      <w:r>
        <w:rPr>
          <w:spacing w:val="-3"/>
          <w:sz w:val="20"/>
        </w:rPr>
        <w:t xml:space="preserve"> </w:t>
      </w:r>
      <w:r>
        <w:rPr>
          <w:spacing w:val="-2"/>
          <w:sz w:val="20"/>
        </w:rPr>
        <w:t>Trends</w:t>
      </w:r>
      <w:r>
        <w:rPr>
          <w:spacing w:val="-3"/>
          <w:sz w:val="20"/>
        </w:rPr>
        <w:t xml:space="preserve"> </w:t>
      </w:r>
      <w:r>
        <w:rPr>
          <w:spacing w:val="-2"/>
          <w:sz w:val="20"/>
        </w:rPr>
        <w:t>in</w:t>
      </w:r>
      <w:r>
        <w:rPr>
          <w:spacing w:val="-3"/>
          <w:sz w:val="20"/>
        </w:rPr>
        <w:t xml:space="preserve"> </w:t>
      </w:r>
      <w:r>
        <w:rPr>
          <w:spacing w:val="-2"/>
          <w:sz w:val="20"/>
        </w:rPr>
        <w:t>Wealth</w:t>
      </w:r>
      <w:r>
        <w:rPr>
          <w:spacing w:val="-3"/>
          <w:sz w:val="20"/>
        </w:rPr>
        <w:t xml:space="preserve"> </w:t>
      </w:r>
      <w:r>
        <w:rPr>
          <w:spacing w:val="-2"/>
          <w:sz w:val="20"/>
        </w:rPr>
        <w:t xml:space="preserve">Inequality”. </w:t>
      </w:r>
      <w:r>
        <w:rPr>
          <w:sz w:val="20"/>
        </w:rPr>
        <w:t xml:space="preserve">Unpublished manuscript. Aug. 2021. </w:t>
      </w:r>
      <w:proofErr w:type="spellStart"/>
      <w:r>
        <w:rPr>
          <w:sz w:val="20"/>
        </w:rPr>
        <w:t>doi</w:t>
      </w:r>
      <w:proofErr w:type="spellEnd"/>
      <w:r>
        <w:rPr>
          <w:sz w:val="20"/>
        </w:rPr>
        <w:t xml:space="preserve">: </w:t>
      </w:r>
      <w:hyperlink r:id="rId78">
        <w:r>
          <w:rPr>
            <w:color w:val="0000FF"/>
            <w:sz w:val="20"/>
          </w:rPr>
          <w:t>10.2139/ssrn.3546668</w:t>
        </w:r>
      </w:hyperlink>
      <w:r>
        <w:rPr>
          <w:sz w:val="20"/>
        </w:rPr>
        <w:t xml:space="preserve">. url: </w:t>
      </w:r>
      <w:hyperlink r:id="rId79">
        <w:r>
          <w:rPr>
            <w:color w:val="0000FF"/>
            <w:sz w:val="20"/>
          </w:rPr>
          <w:t>https://doi.org/10.2139/ssrn.</w:t>
        </w:r>
      </w:hyperlink>
      <w:r>
        <w:rPr>
          <w:color w:val="0000FF"/>
          <w:sz w:val="20"/>
        </w:rPr>
        <w:t xml:space="preserve"> </w:t>
      </w:r>
      <w:hyperlink r:id="rId80">
        <w:r>
          <w:rPr>
            <w:color w:val="0000FF"/>
            <w:spacing w:val="-2"/>
            <w:sz w:val="20"/>
          </w:rPr>
          <w:t>3546668</w:t>
        </w:r>
      </w:hyperlink>
      <w:r>
        <w:rPr>
          <w:spacing w:val="-2"/>
          <w:sz w:val="20"/>
        </w:rPr>
        <w:t>.</w:t>
      </w:r>
    </w:p>
    <w:p w14:paraId="3BCC1B17" w14:textId="77777777" w:rsidR="00620CF6" w:rsidRDefault="00000000">
      <w:pPr>
        <w:pStyle w:val="ListParagraph"/>
        <w:numPr>
          <w:ilvl w:val="0"/>
          <w:numId w:val="1"/>
        </w:numPr>
        <w:tabs>
          <w:tab w:val="left" w:pos="726"/>
        </w:tabs>
        <w:spacing w:before="78" w:line="355" w:lineRule="auto"/>
        <w:ind w:hanging="510"/>
        <w:jc w:val="both"/>
        <w:rPr>
          <w:sz w:val="20"/>
        </w:rPr>
      </w:pPr>
      <w:bookmarkStart w:id="749" w:name="_bookmark141"/>
      <w:bookmarkEnd w:id="749"/>
      <w:r>
        <w:rPr>
          <w:sz w:val="20"/>
        </w:rPr>
        <w:t xml:space="preserve">Aroop Chatterjee, Léo Czajka, and Amory Gethin. “Wealth Inequality in South Africa, 1993–2017”. </w:t>
      </w:r>
      <w:r>
        <w:rPr>
          <w:w w:val="105"/>
          <w:sz w:val="20"/>
        </w:rPr>
        <w:t xml:space="preserve">In: </w:t>
      </w:r>
      <w:r>
        <w:rPr>
          <w:i/>
          <w:w w:val="105"/>
          <w:sz w:val="20"/>
        </w:rPr>
        <w:t xml:space="preserve">The World Bank Economic Review </w:t>
      </w:r>
      <w:r>
        <w:rPr>
          <w:w w:val="105"/>
          <w:sz w:val="20"/>
        </w:rPr>
        <w:t xml:space="preserve">36.1 (Feb. 2022), pp. 19–36. </w:t>
      </w:r>
      <w:proofErr w:type="spellStart"/>
      <w:r>
        <w:rPr>
          <w:w w:val="105"/>
          <w:sz w:val="20"/>
        </w:rPr>
        <w:t>doi</w:t>
      </w:r>
      <w:proofErr w:type="spellEnd"/>
      <w:r>
        <w:rPr>
          <w:w w:val="105"/>
          <w:sz w:val="20"/>
        </w:rPr>
        <w:t xml:space="preserve">: </w:t>
      </w:r>
      <w:hyperlink r:id="rId81">
        <w:r>
          <w:rPr>
            <w:color w:val="0000FF"/>
            <w:w w:val="105"/>
            <w:sz w:val="20"/>
          </w:rPr>
          <w:t>10.1093/wber/lhab012</w:t>
        </w:r>
      </w:hyperlink>
      <w:r>
        <w:rPr>
          <w:w w:val="105"/>
          <w:sz w:val="20"/>
        </w:rPr>
        <w:t xml:space="preserve">. url: </w:t>
      </w:r>
      <w:hyperlink r:id="rId82">
        <w:r>
          <w:rPr>
            <w:color w:val="0000FF"/>
            <w:spacing w:val="-2"/>
            <w:w w:val="105"/>
            <w:sz w:val="20"/>
          </w:rPr>
          <w:t>https://doi.org/10.1093/wber/lhab012</w:t>
        </w:r>
      </w:hyperlink>
      <w:r>
        <w:rPr>
          <w:spacing w:val="-2"/>
          <w:w w:val="105"/>
          <w:sz w:val="20"/>
        </w:rPr>
        <w:t>.</w:t>
      </w:r>
    </w:p>
    <w:p w14:paraId="2038125B" w14:textId="77777777" w:rsidR="00620CF6" w:rsidRDefault="00000000">
      <w:pPr>
        <w:pStyle w:val="ListParagraph"/>
        <w:numPr>
          <w:ilvl w:val="0"/>
          <w:numId w:val="1"/>
        </w:numPr>
        <w:tabs>
          <w:tab w:val="left" w:pos="726"/>
        </w:tabs>
        <w:spacing w:before="77" w:line="355" w:lineRule="auto"/>
        <w:ind w:hanging="510"/>
        <w:jc w:val="both"/>
        <w:rPr>
          <w:sz w:val="20"/>
        </w:rPr>
      </w:pPr>
      <w:bookmarkStart w:id="750" w:name="_bookmark142"/>
      <w:bookmarkEnd w:id="750"/>
      <w:r>
        <w:rPr>
          <w:sz w:val="20"/>
        </w:rPr>
        <w:t xml:space="preserve">Copenhagen Economics. </w:t>
      </w:r>
      <w:r>
        <w:rPr>
          <w:i/>
          <w:sz w:val="20"/>
        </w:rPr>
        <w:t>Attachment: Survey of the Domestic Rules on Taxes Levied upon Death</w:t>
      </w:r>
      <w:r>
        <w:rPr>
          <w:sz w:val="20"/>
        </w:rPr>
        <w:t xml:space="preserve">. Annex 4 from European Commission report </w:t>
      </w:r>
      <w:proofErr w:type="gramStart"/>
      <w:r>
        <w:rPr>
          <w:sz w:val="20"/>
        </w:rPr>
        <w:t>SEC(</w:t>
      </w:r>
      <w:proofErr w:type="gramEnd"/>
      <w:r>
        <w:rPr>
          <w:sz w:val="20"/>
        </w:rPr>
        <w:t xml:space="preserve">2011) 1489. 2011. url: </w:t>
      </w:r>
      <w:hyperlink r:id="rId83">
        <w:r>
          <w:rPr>
            <w:color w:val="0000FF"/>
            <w:sz w:val="20"/>
          </w:rPr>
          <w:t>https://eur-lex.europa.eu/legal-</w:t>
        </w:r>
      </w:hyperlink>
      <w:r>
        <w:rPr>
          <w:color w:val="0000FF"/>
          <w:sz w:val="20"/>
        </w:rPr>
        <w:t xml:space="preserve"> </w:t>
      </w:r>
      <w:hyperlink r:id="rId84">
        <w:r>
          <w:rPr>
            <w:color w:val="0000FF"/>
            <w:w w:val="105"/>
            <w:sz w:val="20"/>
          </w:rPr>
          <w:t>content/EN/TXT/PDF/?</w:t>
        </w:r>
        <w:proofErr w:type="spellStart"/>
        <w:r>
          <w:rPr>
            <w:color w:val="0000FF"/>
            <w:w w:val="105"/>
            <w:sz w:val="20"/>
          </w:rPr>
          <w:t>uri</w:t>
        </w:r>
        <w:proofErr w:type="spellEnd"/>
        <w:r>
          <w:rPr>
            <w:color w:val="0000FF"/>
            <w:w w:val="105"/>
            <w:sz w:val="20"/>
          </w:rPr>
          <w:t>=CELEX:52011SC1489&amp;from=EN</w:t>
        </w:r>
      </w:hyperlink>
      <w:r>
        <w:rPr>
          <w:color w:val="0000FF"/>
          <w:w w:val="105"/>
          <w:sz w:val="20"/>
        </w:rPr>
        <w:t xml:space="preserve"> </w:t>
      </w:r>
      <w:r>
        <w:rPr>
          <w:w w:val="105"/>
          <w:sz w:val="20"/>
        </w:rPr>
        <w:t>(visited on 02/24/2022).</w:t>
      </w:r>
    </w:p>
    <w:p w14:paraId="2224EE19" w14:textId="77777777" w:rsidR="00620CF6" w:rsidRDefault="00000000">
      <w:pPr>
        <w:pStyle w:val="ListParagraph"/>
        <w:numPr>
          <w:ilvl w:val="0"/>
          <w:numId w:val="1"/>
        </w:numPr>
        <w:tabs>
          <w:tab w:val="left" w:pos="726"/>
        </w:tabs>
        <w:spacing w:before="77" w:line="355" w:lineRule="auto"/>
        <w:ind w:right="125" w:hanging="510"/>
        <w:jc w:val="both"/>
        <w:rPr>
          <w:sz w:val="20"/>
        </w:rPr>
      </w:pPr>
      <w:bookmarkStart w:id="751" w:name="_bookmark143"/>
      <w:bookmarkEnd w:id="751"/>
      <w:r>
        <w:rPr>
          <w:w w:val="105"/>
          <w:sz w:val="20"/>
        </w:rPr>
        <w:t>Credit</w:t>
      </w:r>
      <w:r>
        <w:rPr>
          <w:spacing w:val="-14"/>
          <w:w w:val="105"/>
          <w:sz w:val="20"/>
        </w:rPr>
        <w:t xml:space="preserve"> </w:t>
      </w:r>
      <w:r>
        <w:rPr>
          <w:w w:val="105"/>
          <w:sz w:val="20"/>
        </w:rPr>
        <w:t>Suisse.</w:t>
      </w:r>
      <w:r>
        <w:rPr>
          <w:spacing w:val="-13"/>
          <w:w w:val="105"/>
          <w:sz w:val="20"/>
        </w:rPr>
        <w:t xml:space="preserve"> </w:t>
      </w:r>
      <w:r>
        <w:rPr>
          <w:i/>
          <w:w w:val="105"/>
          <w:sz w:val="20"/>
        </w:rPr>
        <w:t>Credit</w:t>
      </w:r>
      <w:r>
        <w:rPr>
          <w:i/>
          <w:spacing w:val="-13"/>
          <w:w w:val="105"/>
          <w:sz w:val="20"/>
        </w:rPr>
        <w:t xml:space="preserve"> </w:t>
      </w:r>
      <w:r>
        <w:rPr>
          <w:i/>
          <w:w w:val="105"/>
          <w:sz w:val="20"/>
        </w:rPr>
        <w:t>Suisse</w:t>
      </w:r>
      <w:r>
        <w:rPr>
          <w:i/>
          <w:spacing w:val="11"/>
          <w:w w:val="105"/>
          <w:sz w:val="20"/>
        </w:rPr>
        <w:t xml:space="preserve"> </w:t>
      </w:r>
      <w:r>
        <w:rPr>
          <w:i/>
          <w:w w:val="105"/>
          <w:sz w:val="20"/>
        </w:rPr>
        <w:t>Global</w:t>
      </w:r>
      <w:r>
        <w:rPr>
          <w:i/>
          <w:spacing w:val="27"/>
          <w:w w:val="105"/>
          <w:sz w:val="20"/>
        </w:rPr>
        <w:t xml:space="preserve"> </w:t>
      </w:r>
      <w:r>
        <w:rPr>
          <w:i/>
          <w:w w:val="105"/>
          <w:sz w:val="20"/>
        </w:rPr>
        <w:t>Wealth</w:t>
      </w:r>
      <w:r>
        <w:rPr>
          <w:i/>
          <w:spacing w:val="27"/>
          <w:w w:val="105"/>
          <w:sz w:val="20"/>
        </w:rPr>
        <w:t xml:space="preserve"> </w:t>
      </w:r>
      <w:r>
        <w:rPr>
          <w:i/>
          <w:w w:val="105"/>
          <w:sz w:val="20"/>
        </w:rPr>
        <w:t>Report</w:t>
      </w:r>
      <w:r>
        <w:rPr>
          <w:w w:val="105"/>
          <w:sz w:val="20"/>
        </w:rPr>
        <w:t>.</w:t>
      </w:r>
      <w:r>
        <w:rPr>
          <w:spacing w:val="21"/>
          <w:w w:val="105"/>
          <w:sz w:val="20"/>
        </w:rPr>
        <w:t xml:space="preserve"> </w:t>
      </w:r>
      <w:r>
        <w:rPr>
          <w:w w:val="105"/>
          <w:sz w:val="20"/>
        </w:rPr>
        <w:t>url:</w:t>
      </w:r>
      <w:r>
        <w:rPr>
          <w:spacing w:val="21"/>
          <w:w w:val="105"/>
          <w:sz w:val="20"/>
        </w:rPr>
        <w:t xml:space="preserve"> </w:t>
      </w:r>
      <w:hyperlink r:id="rId85">
        <w:r>
          <w:rPr>
            <w:color w:val="0000FF"/>
            <w:w w:val="105"/>
            <w:sz w:val="20"/>
          </w:rPr>
          <w:t>https</w:t>
        </w:r>
        <w:r>
          <w:rPr>
            <w:color w:val="0000FF"/>
            <w:spacing w:val="-14"/>
            <w:w w:val="105"/>
            <w:sz w:val="20"/>
          </w:rPr>
          <w:t xml:space="preserve"> </w:t>
        </w:r>
        <w:r>
          <w:rPr>
            <w:color w:val="0000FF"/>
            <w:spacing w:val="12"/>
            <w:w w:val="105"/>
            <w:sz w:val="20"/>
          </w:rPr>
          <w:t>://www</w:t>
        </w:r>
        <w:r>
          <w:rPr>
            <w:color w:val="0000FF"/>
            <w:spacing w:val="-13"/>
            <w:w w:val="105"/>
            <w:sz w:val="20"/>
          </w:rPr>
          <w:t xml:space="preserve"> </w:t>
        </w:r>
        <w:r>
          <w:rPr>
            <w:color w:val="0000FF"/>
            <w:w w:val="105"/>
            <w:sz w:val="20"/>
          </w:rPr>
          <w:t>.credit</w:t>
        </w:r>
        <w:r>
          <w:rPr>
            <w:color w:val="0000FF"/>
            <w:spacing w:val="-13"/>
            <w:w w:val="105"/>
            <w:sz w:val="20"/>
          </w:rPr>
          <w:t xml:space="preserve"> </w:t>
        </w:r>
        <w:r>
          <w:rPr>
            <w:color w:val="0000FF"/>
            <w:w w:val="105"/>
            <w:sz w:val="20"/>
          </w:rPr>
          <w:t>-</w:t>
        </w:r>
        <w:r>
          <w:rPr>
            <w:color w:val="0000FF"/>
            <w:spacing w:val="-13"/>
            <w:w w:val="105"/>
            <w:sz w:val="20"/>
          </w:rPr>
          <w:t xml:space="preserve"> </w:t>
        </w:r>
        <w:proofErr w:type="spellStart"/>
        <w:r>
          <w:rPr>
            <w:color w:val="0000FF"/>
            <w:w w:val="105"/>
            <w:sz w:val="20"/>
          </w:rPr>
          <w:t>suisse</w:t>
        </w:r>
        <w:proofErr w:type="spellEnd"/>
        <w:r>
          <w:rPr>
            <w:color w:val="0000FF"/>
            <w:spacing w:val="-13"/>
            <w:w w:val="105"/>
            <w:sz w:val="20"/>
          </w:rPr>
          <w:t xml:space="preserve"> </w:t>
        </w:r>
        <w:r>
          <w:rPr>
            <w:color w:val="0000FF"/>
            <w:w w:val="105"/>
            <w:sz w:val="20"/>
          </w:rPr>
          <w:t>.com</w:t>
        </w:r>
        <w:r>
          <w:rPr>
            <w:color w:val="0000FF"/>
            <w:spacing w:val="-13"/>
            <w:w w:val="105"/>
            <w:sz w:val="20"/>
          </w:rPr>
          <w:t xml:space="preserve"> </w:t>
        </w:r>
        <w:r>
          <w:rPr>
            <w:color w:val="0000FF"/>
            <w:w w:val="105"/>
            <w:sz w:val="20"/>
          </w:rPr>
          <w:t>/about</w:t>
        </w:r>
        <w:r>
          <w:rPr>
            <w:color w:val="0000FF"/>
            <w:spacing w:val="-13"/>
            <w:w w:val="105"/>
            <w:sz w:val="20"/>
          </w:rPr>
          <w:t xml:space="preserve"> </w:t>
        </w:r>
        <w:r>
          <w:rPr>
            <w:color w:val="0000FF"/>
            <w:w w:val="105"/>
            <w:sz w:val="20"/>
          </w:rPr>
          <w:t>-</w:t>
        </w:r>
      </w:hyperlink>
      <w:r>
        <w:rPr>
          <w:color w:val="0000FF"/>
          <w:w w:val="105"/>
          <w:sz w:val="20"/>
        </w:rPr>
        <w:t xml:space="preserve"> </w:t>
      </w:r>
      <w:hyperlink r:id="rId86">
        <w:r>
          <w:rPr>
            <w:color w:val="0000FF"/>
            <w:sz w:val="20"/>
          </w:rPr>
          <w:t>us/</w:t>
        </w:r>
        <w:proofErr w:type="spellStart"/>
        <w:r>
          <w:rPr>
            <w:color w:val="0000FF"/>
            <w:sz w:val="20"/>
          </w:rPr>
          <w:t>en</w:t>
        </w:r>
        <w:proofErr w:type="spellEnd"/>
        <w:r>
          <w:rPr>
            <w:color w:val="0000FF"/>
            <w:sz w:val="20"/>
          </w:rPr>
          <w:t>/reports-research/global-wealth-report.html</w:t>
        </w:r>
      </w:hyperlink>
      <w:r>
        <w:rPr>
          <w:color w:val="0000FF"/>
          <w:sz w:val="20"/>
        </w:rPr>
        <w:t xml:space="preserve"> </w:t>
      </w:r>
      <w:r>
        <w:rPr>
          <w:sz w:val="20"/>
        </w:rPr>
        <w:t>(visited on 02/17/2022).</w:t>
      </w:r>
    </w:p>
    <w:p w14:paraId="7DCF0208" w14:textId="77777777" w:rsidR="00620CF6" w:rsidRDefault="00000000">
      <w:pPr>
        <w:pStyle w:val="ListParagraph"/>
        <w:numPr>
          <w:ilvl w:val="0"/>
          <w:numId w:val="1"/>
        </w:numPr>
        <w:tabs>
          <w:tab w:val="left" w:pos="726"/>
        </w:tabs>
        <w:spacing w:before="79" w:line="355" w:lineRule="auto"/>
        <w:ind w:hanging="510"/>
        <w:jc w:val="both"/>
        <w:rPr>
          <w:sz w:val="20"/>
        </w:rPr>
      </w:pPr>
      <w:bookmarkStart w:id="752" w:name="_bookmark144"/>
      <w:bookmarkEnd w:id="752"/>
      <w:r>
        <w:rPr>
          <w:w w:val="110"/>
          <w:sz w:val="20"/>
        </w:rPr>
        <w:t>Crowe</w:t>
      </w:r>
      <w:r>
        <w:rPr>
          <w:spacing w:val="-6"/>
          <w:w w:val="110"/>
          <w:sz w:val="20"/>
        </w:rPr>
        <w:t xml:space="preserve"> </w:t>
      </w:r>
      <w:r>
        <w:rPr>
          <w:w w:val="110"/>
          <w:sz w:val="20"/>
        </w:rPr>
        <w:t>Horwath</w:t>
      </w:r>
      <w:r>
        <w:rPr>
          <w:spacing w:val="-6"/>
          <w:w w:val="110"/>
          <w:sz w:val="20"/>
        </w:rPr>
        <w:t xml:space="preserve"> </w:t>
      </w:r>
      <w:r>
        <w:rPr>
          <w:w w:val="110"/>
          <w:sz w:val="20"/>
        </w:rPr>
        <w:t>International.</w:t>
      </w:r>
      <w:r>
        <w:rPr>
          <w:spacing w:val="-5"/>
          <w:w w:val="110"/>
          <w:sz w:val="20"/>
        </w:rPr>
        <w:t xml:space="preserve"> </w:t>
      </w:r>
      <w:r>
        <w:rPr>
          <w:i/>
          <w:w w:val="110"/>
          <w:sz w:val="20"/>
        </w:rPr>
        <w:t>International</w:t>
      </w:r>
      <w:r>
        <w:rPr>
          <w:i/>
          <w:spacing w:val="-2"/>
          <w:w w:val="110"/>
          <w:sz w:val="20"/>
        </w:rPr>
        <w:t xml:space="preserve"> </w:t>
      </w:r>
      <w:r>
        <w:rPr>
          <w:i/>
          <w:w w:val="110"/>
          <w:sz w:val="20"/>
        </w:rPr>
        <w:t>Master</w:t>
      </w:r>
      <w:r>
        <w:rPr>
          <w:i/>
          <w:spacing w:val="-2"/>
          <w:w w:val="110"/>
          <w:sz w:val="20"/>
        </w:rPr>
        <w:t xml:space="preserve"> </w:t>
      </w:r>
      <w:r>
        <w:rPr>
          <w:i/>
          <w:w w:val="110"/>
          <w:sz w:val="20"/>
        </w:rPr>
        <w:t>Tax</w:t>
      </w:r>
      <w:r>
        <w:rPr>
          <w:i/>
          <w:spacing w:val="-2"/>
          <w:w w:val="110"/>
          <w:sz w:val="20"/>
        </w:rPr>
        <w:t xml:space="preserve"> </w:t>
      </w:r>
      <w:r>
        <w:rPr>
          <w:i/>
          <w:w w:val="110"/>
          <w:sz w:val="20"/>
        </w:rPr>
        <w:t>Guide</w:t>
      </w:r>
      <w:r>
        <w:rPr>
          <w:i/>
          <w:spacing w:val="-2"/>
          <w:w w:val="110"/>
          <w:sz w:val="20"/>
        </w:rPr>
        <w:t xml:space="preserve"> </w:t>
      </w:r>
      <w:r>
        <w:rPr>
          <w:i/>
          <w:w w:val="110"/>
          <w:sz w:val="20"/>
        </w:rPr>
        <w:t>2009/10</w:t>
      </w:r>
      <w:r>
        <w:rPr>
          <w:w w:val="110"/>
          <w:sz w:val="20"/>
        </w:rPr>
        <w:t>.</w:t>
      </w:r>
      <w:r>
        <w:rPr>
          <w:spacing w:val="-5"/>
          <w:w w:val="110"/>
          <w:sz w:val="20"/>
        </w:rPr>
        <w:t xml:space="preserve"> </w:t>
      </w:r>
      <w:r>
        <w:rPr>
          <w:w w:val="110"/>
          <w:sz w:val="20"/>
        </w:rPr>
        <w:t>Australia:</w:t>
      </w:r>
      <w:r>
        <w:rPr>
          <w:spacing w:val="-6"/>
          <w:w w:val="110"/>
          <w:sz w:val="20"/>
        </w:rPr>
        <w:t xml:space="preserve"> </w:t>
      </w:r>
      <w:r>
        <w:rPr>
          <w:w w:val="110"/>
          <w:sz w:val="20"/>
        </w:rPr>
        <w:t>CCH</w:t>
      </w:r>
      <w:r>
        <w:rPr>
          <w:spacing w:val="-6"/>
          <w:w w:val="110"/>
          <w:sz w:val="20"/>
        </w:rPr>
        <w:t xml:space="preserve"> </w:t>
      </w:r>
      <w:r>
        <w:rPr>
          <w:w w:val="110"/>
          <w:sz w:val="20"/>
        </w:rPr>
        <w:t xml:space="preserve">Aus- </w:t>
      </w:r>
      <w:proofErr w:type="spellStart"/>
      <w:r>
        <w:rPr>
          <w:w w:val="110"/>
          <w:sz w:val="20"/>
        </w:rPr>
        <w:t>tralia</w:t>
      </w:r>
      <w:proofErr w:type="spellEnd"/>
      <w:r>
        <w:rPr>
          <w:spacing w:val="-14"/>
          <w:w w:val="110"/>
          <w:sz w:val="20"/>
        </w:rPr>
        <w:t xml:space="preserve"> </w:t>
      </w:r>
      <w:r>
        <w:rPr>
          <w:w w:val="110"/>
          <w:sz w:val="20"/>
        </w:rPr>
        <w:t>Limited,</w:t>
      </w:r>
      <w:r>
        <w:rPr>
          <w:spacing w:val="-14"/>
          <w:w w:val="110"/>
          <w:sz w:val="20"/>
        </w:rPr>
        <w:t xml:space="preserve"> </w:t>
      </w:r>
      <w:r>
        <w:rPr>
          <w:w w:val="110"/>
          <w:sz w:val="20"/>
        </w:rPr>
        <w:t>2009.</w:t>
      </w:r>
      <w:r>
        <w:rPr>
          <w:spacing w:val="-14"/>
          <w:w w:val="110"/>
          <w:sz w:val="20"/>
        </w:rPr>
        <w:t xml:space="preserve"> </w:t>
      </w:r>
      <w:proofErr w:type="spellStart"/>
      <w:r>
        <w:rPr>
          <w:w w:val="110"/>
          <w:sz w:val="20"/>
        </w:rPr>
        <w:t>isbn</w:t>
      </w:r>
      <w:proofErr w:type="spellEnd"/>
      <w:r>
        <w:rPr>
          <w:w w:val="110"/>
          <w:sz w:val="20"/>
        </w:rPr>
        <w:t>:</w:t>
      </w:r>
      <w:r>
        <w:rPr>
          <w:spacing w:val="-13"/>
          <w:w w:val="110"/>
          <w:sz w:val="20"/>
        </w:rPr>
        <w:t xml:space="preserve"> </w:t>
      </w:r>
      <w:r>
        <w:rPr>
          <w:w w:val="110"/>
          <w:sz w:val="20"/>
        </w:rPr>
        <w:t>978-1-921485-80-0.</w:t>
      </w:r>
      <w:r>
        <w:rPr>
          <w:spacing w:val="-14"/>
          <w:w w:val="110"/>
          <w:sz w:val="20"/>
        </w:rPr>
        <w:t xml:space="preserve"> </w:t>
      </w:r>
      <w:r>
        <w:rPr>
          <w:w w:val="110"/>
          <w:sz w:val="20"/>
        </w:rPr>
        <w:t>url:</w:t>
      </w:r>
      <w:r>
        <w:rPr>
          <w:spacing w:val="-4"/>
          <w:w w:val="110"/>
          <w:sz w:val="20"/>
        </w:rPr>
        <w:t xml:space="preserve"> </w:t>
      </w:r>
      <w:hyperlink r:id="rId87">
        <w:r>
          <w:rPr>
            <w:color w:val="0000FF"/>
            <w:w w:val="110"/>
            <w:sz w:val="20"/>
          </w:rPr>
          <w:t>https</w:t>
        </w:r>
        <w:r>
          <w:rPr>
            <w:color w:val="0000FF"/>
            <w:spacing w:val="-14"/>
            <w:w w:val="110"/>
            <w:sz w:val="20"/>
          </w:rPr>
          <w:t xml:space="preserve"> </w:t>
        </w:r>
        <w:r>
          <w:rPr>
            <w:color w:val="0000FF"/>
            <w:w w:val="110"/>
            <w:sz w:val="20"/>
          </w:rPr>
          <w:t>:</w:t>
        </w:r>
        <w:r>
          <w:rPr>
            <w:color w:val="0000FF"/>
            <w:spacing w:val="-13"/>
            <w:w w:val="110"/>
            <w:sz w:val="20"/>
          </w:rPr>
          <w:t xml:space="preserve"> </w:t>
        </w:r>
        <w:r>
          <w:rPr>
            <w:color w:val="0000FF"/>
            <w:w w:val="125"/>
            <w:sz w:val="20"/>
          </w:rPr>
          <w:t>/</w:t>
        </w:r>
        <w:r>
          <w:rPr>
            <w:color w:val="0000FF"/>
            <w:spacing w:val="-16"/>
            <w:w w:val="125"/>
            <w:sz w:val="20"/>
          </w:rPr>
          <w:t xml:space="preserve"> </w:t>
        </w:r>
        <w:r>
          <w:rPr>
            <w:color w:val="0000FF"/>
            <w:w w:val="125"/>
            <w:sz w:val="20"/>
          </w:rPr>
          <w:t>/</w:t>
        </w:r>
        <w:r>
          <w:rPr>
            <w:color w:val="0000FF"/>
            <w:spacing w:val="-16"/>
            <w:w w:val="125"/>
            <w:sz w:val="20"/>
          </w:rPr>
          <w:t xml:space="preserve"> </w:t>
        </w:r>
        <w:r>
          <w:rPr>
            <w:color w:val="0000FF"/>
            <w:w w:val="110"/>
            <w:sz w:val="20"/>
          </w:rPr>
          <w:t>books</w:t>
        </w:r>
        <w:r>
          <w:rPr>
            <w:color w:val="0000FF"/>
            <w:spacing w:val="-13"/>
            <w:w w:val="110"/>
            <w:sz w:val="20"/>
          </w:rPr>
          <w:t xml:space="preserve"> </w:t>
        </w:r>
        <w:r>
          <w:rPr>
            <w:color w:val="0000FF"/>
            <w:w w:val="110"/>
            <w:sz w:val="20"/>
          </w:rPr>
          <w:t>.</w:t>
        </w:r>
        <w:r>
          <w:rPr>
            <w:color w:val="0000FF"/>
            <w:spacing w:val="-14"/>
            <w:w w:val="110"/>
            <w:sz w:val="20"/>
          </w:rPr>
          <w:t xml:space="preserve"> </w:t>
        </w:r>
        <w:proofErr w:type="gramStart"/>
        <w:r>
          <w:rPr>
            <w:color w:val="0000FF"/>
            <w:w w:val="110"/>
            <w:sz w:val="20"/>
          </w:rPr>
          <w:t>google</w:t>
        </w:r>
        <w:r>
          <w:rPr>
            <w:color w:val="0000FF"/>
            <w:spacing w:val="-14"/>
            <w:w w:val="110"/>
            <w:sz w:val="20"/>
          </w:rPr>
          <w:t xml:space="preserve"> </w:t>
        </w:r>
        <w:r>
          <w:rPr>
            <w:color w:val="0000FF"/>
            <w:w w:val="110"/>
            <w:sz w:val="20"/>
          </w:rPr>
          <w:t>.</w:t>
        </w:r>
        <w:proofErr w:type="gramEnd"/>
        <w:r>
          <w:rPr>
            <w:color w:val="0000FF"/>
            <w:spacing w:val="-14"/>
            <w:w w:val="110"/>
            <w:sz w:val="20"/>
          </w:rPr>
          <w:t xml:space="preserve"> </w:t>
        </w:r>
        <w:r>
          <w:rPr>
            <w:color w:val="0000FF"/>
            <w:w w:val="110"/>
            <w:sz w:val="20"/>
          </w:rPr>
          <w:t>com</w:t>
        </w:r>
        <w:r>
          <w:rPr>
            <w:color w:val="0000FF"/>
            <w:spacing w:val="-13"/>
            <w:w w:val="110"/>
            <w:sz w:val="20"/>
          </w:rPr>
          <w:t xml:space="preserve"> </w:t>
        </w:r>
        <w:r>
          <w:rPr>
            <w:color w:val="0000FF"/>
            <w:w w:val="125"/>
            <w:sz w:val="20"/>
          </w:rPr>
          <w:t>/</w:t>
        </w:r>
        <w:r>
          <w:rPr>
            <w:color w:val="0000FF"/>
            <w:spacing w:val="-16"/>
            <w:w w:val="125"/>
            <w:sz w:val="20"/>
          </w:rPr>
          <w:t xml:space="preserve"> </w:t>
        </w:r>
        <w:r>
          <w:rPr>
            <w:color w:val="0000FF"/>
            <w:w w:val="110"/>
            <w:sz w:val="20"/>
          </w:rPr>
          <w:t>books</w:t>
        </w:r>
        <w:r>
          <w:rPr>
            <w:color w:val="0000FF"/>
            <w:spacing w:val="-14"/>
            <w:w w:val="110"/>
            <w:sz w:val="20"/>
          </w:rPr>
          <w:t xml:space="preserve"> </w:t>
        </w:r>
        <w:r>
          <w:rPr>
            <w:color w:val="0000FF"/>
            <w:w w:val="110"/>
            <w:sz w:val="20"/>
          </w:rPr>
          <w:t>?</w:t>
        </w:r>
        <w:r>
          <w:rPr>
            <w:color w:val="0000FF"/>
            <w:spacing w:val="-14"/>
            <w:w w:val="110"/>
            <w:sz w:val="20"/>
          </w:rPr>
          <w:t xml:space="preserve"> </w:t>
        </w:r>
        <w:r>
          <w:rPr>
            <w:color w:val="0000FF"/>
            <w:w w:val="110"/>
            <w:sz w:val="20"/>
          </w:rPr>
          <w:t>id</w:t>
        </w:r>
        <w:r>
          <w:rPr>
            <w:color w:val="0000FF"/>
            <w:spacing w:val="-13"/>
            <w:w w:val="110"/>
            <w:sz w:val="20"/>
          </w:rPr>
          <w:t xml:space="preserve"> </w:t>
        </w:r>
        <w:r>
          <w:rPr>
            <w:color w:val="0000FF"/>
            <w:w w:val="125"/>
            <w:sz w:val="20"/>
          </w:rPr>
          <w:t>=</w:t>
        </w:r>
      </w:hyperlink>
      <w:r>
        <w:rPr>
          <w:color w:val="0000FF"/>
          <w:w w:val="125"/>
          <w:sz w:val="20"/>
        </w:rPr>
        <w:t xml:space="preserve"> </w:t>
      </w:r>
      <w:hyperlink r:id="rId88">
        <w:r>
          <w:rPr>
            <w:color w:val="0000FF"/>
            <w:sz w:val="20"/>
          </w:rPr>
          <w:t>V3XxLzh78WwC&amp;pg = PA640&amp;lpg = PA640&amp;dq = FR + inheritance + tax + allowance + %222009 %</w:t>
        </w:r>
      </w:hyperlink>
      <w:r>
        <w:rPr>
          <w:color w:val="0000FF"/>
          <w:sz w:val="20"/>
        </w:rPr>
        <w:t xml:space="preserve"> </w:t>
      </w:r>
      <w:hyperlink r:id="rId89">
        <w:r>
          <w:rPr>
            <w:color w:val="0000FF"/>
            <w:spacing w:val="-2"/>
            <w:sz w:val="20"/>
          </w:rPr>
          <w:t>22&amp;source=bl&amp;ots=9CfAfGTYwE&amp;sig=ACfU3U3ohJBuUlzJwTDomyLQsqB7pqstvQ&amp;hl=en&amp;sa=</w:t>
        </w:r>
      </w:hyperlink>
      <w:r>
        <w:rPr>
          <w:color w:val="0000FF"/>
          <w:spacing w:val="-2"/>
          <w:sz w:val="20"/>
        </w:rPr>
        <w:t xml:space="preserve"> </w:t>
      </w:r>
      <w:hyperlink r:id="rId90">
        <w:r>
          <w:rPr>
            <w:color w:val="0000FF"/>
            <w:spacing w:val="-2"/>
            <w:sz w:val="20"/>
          </w:rPr>
          <w:t>X&amp;ved=2ahUKEwiQn5ezgPXnAhXWUhUIHX35CswQ6AEwDXoECAoQAQ#v=onepage&amp;q=FR%</w:t>
        </w:r>
      </w:hyperlink>
      <w:r>
        <w:rPr>
          <w:color w:val="0000FF"/>
          <w:spacing w:val="-2"/>
          <w:sz w:val="20"/>
        </w:rPr>
        <w:t xml:space="preserve"> </w:t>
      </w:r>
      <w:hyperlink r:id="rId91">
        <w:r>
          <w:rPr>
            <w:color w:val="0000FF"/>
            <w:sz w:val="20"/>
          </w:rPr>
          <w:t>20inheritance%20tax%20allowance%20%222009%22&amp;f=false</w:t>
        </w:r>
      </w:hyperlink>
      <w:r>
        <w:rPr>
          <w:color w:val="0000FF"/>
          <w:sz w:val="20"/>
        </w:rPr>
        <w:t xml:space="preserve"> </w:t>
      </w:r>
      <w:r>
        <w:rPr>
          <w:sz w:val="20"/>
        </w:rPr>
        <w:t>(visited on 05/27/2023).</w:t>
      </w:r>
    </w:p>
    <w:p w14:paraId="098DDBA7" w14:textId="77777777" w:rsidR="00620CF6" w:rsidRDefault="00620CF6">
      <w:pPr>
        <w:spacing w:line="355" w:lineRule="auto"/>
        <w:jc w:val="both"/>
        <w:rPr>
          <w:sz w:val="20"/>
        </w:rPr>
        <w:sectPr w:rsidR="00620CF6" w:rsidSect="00D60468">
          <w:pgSz w:w="12240" w:h="15840"/>
          <w:pgMar w:top="1320" w:right="1300" w:bottom="280" w:left="1300" w:header="720" w:footer="720" w:gutter="0"/>
          <w:cols w:space="720"/>
        </w:sectPr>
      </w:pPr>
    </w:p>
    <w:p w14:paraId="22305B21" w14:textId="77777777" w:rsidR="00620CF6" w:rsidRDefault="00000000">
      <w:pPr>
        <w:pStyle w:val="ListParagraph"/>
        <w:numPr>
          <w:ilvl w:val="0"/>
          <w:numId w:val="1"/>
        </w:numPr>
        <w:tabs>
          <w:tab w:val="left" w:pos="726"/>
        </w:tabs>
        <w:spacing w:before="86" w:line="355" w:lineRule="auto"/>
        <w:ind w:hanging="510"/>
        <w:jc w:val="both"/>
        <w:rPr>
          <w:sz w:val="20"/>
        </w:rPr>
      </w:pPr>
      <w:bookmarkStart w:id="753" w:name="_bookmark145"/>
      <w:bookmarkEnd w:id="753"/>
      <w:r>
        <w:rPr>
          <w:sz w:val="20"/>
        </w:rPr>
        <w:lastRenderedPageBreak/>
        <w:t>James</w:t>
      </w:r>
      <w:r>
        <w:rPr>
          <w:spacing w:val="-1"/>
          <w:sz w:val="20"/>
        </w:rPr>
        <w:t xml:space="preserve"> </w:t>
      </w:r>
      <w:r>
        <w:rPr>
          <w:sz w:val="20"/>
        </w:rPr>
        <w:t>B.</w:t>
      </w:r>
      <w:r>
        <w:rPr>
          <w:spacing w:val="-1"/>
          <w:sz w:val="20"/>
        </w:rPr>
        <w:t xml:space="preserve"> </w:t>
      </w:r>
      <w:r>
        <w:rPr>
          <w:sz w:val="20"/>
        </w:rPr>
        <w:t>Davies</w:t>
      </w:r>
      <w:r>
        <w:rPr>
          <w:spacing w:val="-1"/>
          <w:sz w:val="20"/>
        </w:rPr>
        <w:t xml:space="preserve"> </w:t>
      </w:r>
      <w:r>
        <w:rPr>
          <w:sz w:val="20"/>
        </w:rPr>
        <w:t>and</w:t>
      </w:r>
      <w:r>
        <w:rPr>
          <w:spacing w:val="-1"/>
          <w:sz w:val="20"/>
        </w:rPr>
        <w:t xml:space="preserve"> </w:t>
      </w:r>
      <w:r>
        <w:rPr>
          <w:sz w:val="20"/>
        </w:rPr>
        <w:t>Livio</w:t>
      </w:r>
      <w:r>
        <w:rPr>
          <w:spacing w:val="-1"/>
          <w:sz w:val="20"/>
        </w:rPr>
        <w:t xml:space="preserve"> </w:t>
      </w:r>
      <w:r>
        <w:rPr>
          <w:sz w:val="20"/>
        </w:rPr>
        <w:t>Di</w:t>
      </w:r>
      <w:r>
        <w:rPr>
          <w:spacing w:val="-1"/>
          <w:sz w:val="20"/>
        </w:rPr>
        <w:t xml:space="preserve"> </w:t>
      </w:r>
      <w:r>
        <w:rPr>
          <w:sz w:val="20"/>
        </w:rPr>
        <w:t>Matteo.</w:t>
      </w:r>
      <w:r>
        <w:rPr>
          <w:spacing w:val="-1"/>
          <w:sz w:val="20"/>
        </w:rPr>
        <w:t xml:space="preserve"> </w:t>
      </w:r>
      <w:r>
        <w:rPr>
          <w:sz w:val="20"/>
        </w:rPr>
        <w:t>“Long</w:t>
      </w:r>
      <w:r>
        <w:rPr>
          <w:spacing w:val="-1"/>
          <w:sz w:val="20"/>
        </w:rPr>
        <w:t xml:space="preserve"> </w:t>
      </w:r>
      <w:r>
        <w:rPr>
          <w:sz w:val="20"/>
        </w:rPr>
        <w:t>Run</w:t>
      </w:r>
      <w:r>
        <w:rPr>
          <w:spacing w:val="-1"/>
          <w:sz w:val="20"/>
        </w:rPr>
        <w:t xml:space="preserve"> </w:t>
      </w:r>
      <w:r>
        <w:rPr>
          <w:sz w:val="20"/>
        </w:rPr>
        <w:t>Canadian</w:t>
      </w:r>
      <w:r>
        <w:rPr>
          <w:spacing w:val="-1"/>
          <w:sz w:val="20"/>
        </w:rPr>
        <w:t xml:space="preserve"> </w:t>
      </w:r>
      <w:r>
        <w:rPr>
          <w:sz w:val="20"/>
        </w:rPr>
        <w:t>Wealth</w:t>
      </w:r>
      <w:r>
        <w:rPr>
          <w:spacing w:val="-1"/>
          <w:sz w:val="20"/>
        </w:rPr>
        <w:t xml:space="preserve"> </w:t>
      </w:r>
      <w:r>
        <w:rPr>
          <w:sz w:val="20"/>
        </w:rPr>
        <w:t>Inequality</w:t>
      </w:r>
      <w:r>
        <w:rPr>
          <w:spacing w:val="-1"/>
          <w:sz w:val="20"/>
        </w:rPr>
        <w:t xml:space="preserve"> </w:t>
      </w:r>
      <w:r>
        <w:rPr>
          <w:sz w:val="20"/>
        </w:rPr>
        <w:t>in</w:t>
      </w:r>
      <w:r>
        <w:rPr>
          <w:spacing w:val="-1"/>
          <w:sz w:val="20"/>
        </w:rPr>
        <w:t xml:space="preserve"> </w:t>
      </w:r>
      <w:r>
        <w:rPr>
          <w:sz w:val="20"/>
        </w:rPr>
        <w:t>International</w:t>
      </w:r>
      <w:r>
        <w:rPr>
          <w:spacing w:val="-1"/>
          <w:sz w:val="20"/>
        </w:rPr>
        <w:t xml:space="preserve"> </w:t>
      </w:r>
      <w:r>
        <w:rPr>
          <w:sz w:val="20"/>
        </w:rPr>
        <w:t xml:space="preserve">Con- text”. In: </w:t>
      </w:r>
      <w:r>
        <w:rPr>
          <w:i/>
          <w:sz w:val="20"/>
        </w:rPr>
        <w:t xml:space="preserve">Review of Income and Wealth </w:t>
      </w:r>
      <w:r>
        <w:rPr>
          <w:sz w:val="20"/>
        </w:rPr>
        <w:t xml:space="preserve">67.1 (Mar. 2021), pp. 134–164. </w:t>
      </w:r>
      <w:proofErr w:type="spellStart"/>
      <w:r>
        <w:rPr>
          <w:sz w:val="20"/>
        </w:rPr>
        <w:t>doi</w:t>
      </w:r>
      <w:proofErr w:type="spellEnd"/>
      <w:r>
        <w:rPr>
          <w:sz w:val="20"/>
        </w:rPr>
        <w:t xml:space="preserve">: </w:t>
      </w:r>
      <w:hyperlink r:id="rId92">
        <w:r>
          <w:rPr>
            <w:color w:val="0000FF"/>
            <w:sz w:val="20"/>
          </w:rPr>
          <w:t>10.1111/roiw.12453</w:t>
        </w:r>
      </w:hyperlink>
      <w:r>
        <w:rPr>
          <w:sz w:val="20"/>
        </w:rPr>
        <w:t xml:space="preserve">. url: </w:t>
      </w:r>
      <w:hyperlink r:id="rId93">
        <w:r>
          <w:rPr>
            <w:color w:val="0000FF"/>
            <w:spacing w:val="-2"/>
            <w:sz w:val="20"/>
          </w:rPr>
          <w:t>https://doi.org/10.1111/roiw.12453</w:t>
        </w:r>
      </w:hyperlink>
      <w:r>
        <w:rPr>
          <w:spacing w:val="-2"/>
          <w:sz w:val="20"/>
        </w:rPr>
        <w:t>.</w:t>
      </w:r>
    </w:p>
    <w:p w14:paraId="3424C313" w14:textId="77777777" w:rsidR="00620CF6" w:rsidRDefault="00000000">
      <w:pPr>
        <w:pStyle w:val="ListParagraph"/>
        <w:numPr>
          <w:ilvl w:val="0"/>
          <w:numId w:val="1"/>
        </w:numPr>
        <w:tabs>
          <w:tab w:val="left" w:pos="726"/>
        </w:tabs>
        <w:spacing w:before="78" w:line="355" w:lineRule="auto"/>
        <w:ind w:hanging="510"/>
        <w:jc w:val="both"/>
        <w:rPr>
          <w:sz w:val="20"/>
        </w:rPr>
      </w:pPr>
      <w:bookmarkStart w:id="754" w:name="_bookmark146"/>
      <w:bookmarkEnd w:id="754"/>
      <w:r>
        <w:rPr>
          <w:i/>
          <w:w w:val="105"/>
          <w:sz w:val="20"/>
        </w:rPr>
        <w:t>Deficit</w:t>
      </w:r>
      <w:r>
        <w:rPr>
          <w:i/>
          <w:spacing w:val="-3"/>
          <w:w w:val="105"/>
          <w:sz w:val="20"/>
        </w:rPr>
        <w:t xml:space="preserve"> </w:t>
      </w:r>
      <w:r>
        <w:rPr>
          <w:i/>
          <w:w w:val="105"/>
          <w:sz w:val="20"/>
        </w:rPr>
        <w:t>Reduction</w:t>
      </w:r>
      <w:r>
        <w:rPr>
          <w:i/>
          <w:spacing w:val="-3"/>
          <w:w w:val="105"/>
          <w:sz w:val="20"/>
        </w:rPr>
        <w:t xml:space="preserve"> </w:t>
      </w:r>
      <w:r>
        <w:rPr>
          <w:i/>
          <w:w w:val="105"/>
          <w:sz w:val="20"/>
        </w:rPr>
        <w:t>Act</w:t>
      </w:r>
      <w:r>
        <w:rPr>
          <w:i/>
          <w:spacing w:val="-3"/>
          <w:w w:val="105"/>
          <w:sz w:val="20"/>
        </w:rPr>
        <w:t xml:space="preserve"> </w:t>
      </w:r>
      <w:r>
        <w:rPr>
          <w:i/>
          <w:w w:val="105"/>
          <w:sz w:val="20"/>
        </w:rPr>
        <w:t>of</w:t>
      </w:r>
      <w:r>
        <w:rPr>
          <w:i/>
          <w:spacing w:val="-3"/>
          <w:w w:val="105"/>
          <w:sz w:val="20"/>
        </w:rPr>
        <w:t xml:space="preserve"> </w:t>
      </w:r>
      <w:r>
        <w:rPr>
          <w:i/>
          <w:w w:val="105"/>
          <w:sz w:val="20"/>
        </w:rPr>
        <w:t>1984</w:t>
      </w:r>
      <w:r>
        <w:rPr>
          <w:w w:val="105"/>
          <w:sz w:val="20"/>
        </w:rPr>
        <w:t>.</w:t>
      </w:r>
      <w:r>
        <w:rPr>
          <w:spacing w:val="-6"/>
          <w:w w:val="105"/>
          <w:sz w:val="20"/>
        </w:rPr>
        <w:t xml:space="preserve"> </w:t>
      </w:r>
      <w:r>
        <w:rPr>
          <w:w w:val="105"/>
          <w:sz w:val="20"/>
        </w:rPr>
        <w:t>Pub.</w:t>
      </w:r>
      <w:r>
        <w:rPr>
          <w:spacing w:val="-6"/>
          <w:w w:val="105"/>
          <w:sz w:val="20"/>
        </w:rPr>
        <w:t xml:space="preserve"> </w:t>
      </w:r>
      <w:r>
        <w:rPr>
          <w:w w:val="105"/>
          <w:sz w:val="20"/>
        </w:rPr>
        <w:t>L.</w:t>
      </w:r>
      <w:r>
        <w:rPr>
          <w:spacing w:val="-6"/>
          <w:w w:val="105"/>
          <w:sz w:val="20"/>
        </w:rPr>
        <w:t xml:space="preserve"> </w:t>
      </w:r>
      <w:r>
        <w:rPr>
          <w:w w:val="105"/>
          <w:sz w:val="20"/>
        </w:rPr>
        <w:t>98-369,</w:t>
      </w:r>
      <w:r>
        <w:rPr>
          <w:spacing w:val="-6"/>
          <w:w w:val="105"/>
          <w:sz w:val="20"/>
        </w:rPr>
        <w:t xml:space="preserve"> </w:t>
      </w:r>
      <w:r>
        <w:rPr>
          <w:w w:val="105"/>
          <w:sz w:val="20"/>
        </w:rPr>
        <w:t>United</w:t>
      </w:r>
      <w:r>
        <w:rPr>
          <w:spacing w:val="-6"/>
          <w:w w:val="105"/>
          <w:sz w:val="20"/>
        </w:rPr>
        <w:t xml:space="preserve"> </w:t>
      </w:r>
      <w:r>
        <w:rPr>
          <w:w w:val="105"/>
          <w:sz w:val="20"/>
        </w:rPr>
        <w:t>States.</w:t>
      </w:r>
      <w:r>
        <w:rPr>
          <w:spacing w:val="-6"/>
          <w:w w:val="105"/>
          <w:sz w:val="20"/>
        </w:rPr>
        <w:t xml:space="preserve"> </w:t>
      </w:r>
      <w:r>
        <w:rPr>
          <w:w w:val="105"/>
          <w:sz w:val="20"/>
        </w:rPr>
        <w:t>July</w:t>
      </w:r>
      <w:r>
        <w:rPr>
          <w:spacing w:val="-6"/>
          <w:w w:val="105"/>
          <w:sz w:val="20"/>
        </w:rPr>
        <w:t xml:space="preserve"> </w:t>
      </w:r>
      <w:r>
        <w:rPr>
          <w:w w:val="105"/>
          <w:sz w:val="20"/>
        </w:rPr>
        <w:t>1984.</w:t>
      </w:r>
      <w:r>
        <w:rPr>
          <w:spacing w:val="-6"/>
          <w:w w:val="105"/>
          <w:sz w:val="20"/>
        </w:rPr>
        <w:t xml:space="preserve"> </w:t>
      </w:r>
      <w:r>
        <w:rPr>
          <w:w w:val="105"/>
          <w:sz w:val="20"/>
        </w:rPr>
        <w:t>url:</w:t>
      </w:r>
      <w:r>
        <w:rPr>
          <w:spacing w:val="-6"/>
          <w:w w:val="105"/>
          <w:sz w:val="20"/>
        </w:rPr>
        <w:t xml:space="preserve"> </w:t>
      </w:r>
      <w:hyperlink r:id="rId94">
        <w:r>
          <w:rPr>
            <w:color w:val="0000FF"/>
            <w:w w:val="105"/>
            <w:sz w:val="20"/>
          </w:rPr>
          <w:t>https://www.govtrack.</w:t>
        </w:r>
      </w:hyperlink>
      <w:r>
        <w:rPr>
          <w:color w:val="0000FF"/>
          <w:w w:val="105"/>
          <w:sz w:val="20"/>
        </w:rPr>
        <w:t xml:space="preserve"> </w:t>
      </w:r>
      <w:hyperlink r:id="rId95">
        <w:r>
          <w:rPr>
            <w:color w:val="0000FF"/>
            <w:w w:val="105"/>
            <w:sz w:val="20"/>
          </w:rPr>
          <w:t>us/congress/bills/98/hr4170/text</w:t>
        </w:r>
      </w:hyperlink>
      <w:r>
        <w:rPr>
          <w:color w:val="0000FF"/>
          <w:w w:val="105"/>
          <w:sz w:val="20"/>
        </w:rPr>
        <w:t xml:space="preserve"> </w:t>
      </w:r>
      <w:r>
        <w:rPr>
          <w:w w:val="105"/>
          <w:sz w:val="20"/>
        </w:rPr>
        <w:t>(visited on 05/27/2023).</w:t>
      </w:r>
    </w:p>
    <w:p w14:paraId="015C91B0" w14:textId="77777777" w:rsidR="00620CF6" w:rsidRDefault="00000000">
      <w:pPr>
        <w:pStyle w:val="ListParagraph"/>
        <w:numPr>
          <w:ilvl w:val="0"/>
          <w:numId w:val="1"/>
        </w:numPr>
        <w:tabs>
          <w:tab w:val="left" w:pos="726"/>
        </w:tabs>
        <w:spacing w:before="78" w:line="355" w:lineRule="auto"/>
        <w:ind w:hanging="510"/>
        <w:jc w:val="both"/>
        <w:rPr>
          <w:sz w:val="20"/>
        </w:rPr>
      </w:pPr>
      <w:bookmarkStart w:id="755" w:name="_bookmark147"/>
      <w:bookmarkEnd w:id="755"/>
      <w:r>
        <w:rPr>
          <w:sz w:val="20"/>
        </w:rPr>
        <w:t>F.</w:t>
      </w:r>
      <w:r>
        <w:rPr>
          <w:spacing w:val="-13"/>
          <w:sz w:val="20"/>
        </w:rPr>
        <w:t xml:space="preserve"> </w:t>
      </w:r>
      <w:r>
        <w:rPr>
          <w:sz w:val="20"/>
        </w:rPr>
        <w:t>Dell,</w:t>
      </w:r>
      <w:r>
        <w:rPr>
          <w:spacing w:val="-12"/>
          <w:sz w:val="20"/>
        </w:rPr>
        <w:t xml:space="preserve"> </w:t>
      </w:r>
      <w:r>
        <w:rPr>
          <w:sz w:val="20"/>
        </w:rPr>
        <w:t>T.</w:t>
      </w:r>
      <w:r>
        <w:rPr>
          <w:spacing w:val="-13"/>
          <w:sz w:val="20"/>
        </w:rPr>
        <w:t xml:space="preserve"> </w:t>
      </w:r>
      <w:r>
        <w:rPr>
          <w:sz w:val="20"/>
        </w:rPr>
        <w:t>Piketty,</w:t>
      </w:r>
      <w:r>
        <w:rPr>
          <w:spacing w:val="-12"/>
          <w:sz w:val="20"/>
        </w:rPr>
        <w:t xml:space="preserve"> </w:t>
      </w:r>
      <w:r>
        <w:rPr>
          <w:sz w:val="20"/>
        </w:rPr>
        <w:t>and</w:t>
      </w:r>
      <w:r>
        <w:rPr>
          <w:spacing w:val="-13"/>
          <w:sz w:val="20"/>
        </w:rPr>
        <w:t xml:space="preserve"> </w:t>
      </w:r>
      <w:r>
        <w:rPr>
          <w:sz w:val="20"/>
        </w:rPr>
        <w:t>E.</w:t>
      </w:r>
      <w:r>
        <w:rPr>
          <w:spacing w:val="-12"/>
          <w:sz w:val="20"/>
        </w:rPr>
        <w:t xml:space="preserve"> </w:t>
      </w:r>
      <w:r>
        <w:rPr>
          <w:sz w:val="20"/>
        </w:rPr>
        <w:t>Saez.</w:t>
      </w:r>
      <w:r>
        <w:rPr>
          <w:spacing w:val="-13"/>
          <w:sz w:val="20"/>
        </w:rPr>
        <w:t xml:space="preserve"> </w:t>
      </w:r>
      <w:r>
        <w:rPr>
          <w:sz w:val="20"/>
        </w:rPr>
        <w:t>“Income</w:t>
      </w:r>
      <w:r>
        <w:rPr>
          <w:spacing w:val="-12"/>
          <w:sz w:val="20"/>
        </w:rPr>
        <w:t xml:space="preserve"> </w:t>
      </w:r>
      <w:r>
        <w:rPr>
          <w:sz w:val="20"/>
        </w:rPr>
        <w:t>and</w:t>
      </w:r>
      <w:r>
        <w:rPr>
          <w:spacing w:val="-13"/>
          <w:sz w:val="20"/>
        </w:rPr>
        <w:t xml:space="preserve"> </w:t>
      </w:r>
      <w:r>
        <w:rPr>
          <w:sz w:val="20"/>
        </w:rPr>
        <w:t>Wealth</w:t>
      </w:r>
      <w:r>
        <w:rPr>
          <w:spacing w:val="-12"/>
          <w:sz w:val="20"/>
        </w:rPr>
        <w:t xml:space="preserve"> </w:t>
      </w:r>
      <w:r>
        <w:rPr>
          <w:sz w:val="20"/>
        </w:rPr>
        <w:t>Concentration</w:t>
      </w:r>
      <w:r>
        <w:rPr>
          <w:spacing w:val="-13"/>
          <w:sz w:val="20"/>
        </w:rPr>
        <w:t xml:space="preserve"> </w:t>
      </w:r>
      <w:r>
        <w:rPr>
          <w:sz w:val="20"/>
        </w:rPr>
        <w:t>in</w:t>
      </w:r>
      <w:r>
        <w:rPr>
          <w:spacing w:val="-12"/>
          <w:sz w:val="20"/>
        </w:rPr>
        <w:t xml:space="preserve"> </w:t>
      </w:r>
      <w:r>
        <w:rPr>
          <w:sz w:val="20"/>
        </w:rPr>
        <w:t>Switzerland</w:t>
      </w:r>
      <w:r>
        <w:rPr>
          <w:spacing w:val="-13"/>
          <w:sz w:val="20"/>
        </w:rPr>
        <w:t xml:space="preserve"> </w:t>
      </w:r>
      <w:r>
        <w:rPr>
          <w:sz w:val="20"/>
        </w:rPr>
        <w:t>over</w:t>
      </w:r>
      <w:r>
        <w:rPr>
          <w:spacing w:val="-12"/>
          <w:sz w:val="20"/>
        </w:rPr>
        <w:t xml:space="preserve"> </w:t>
      </w:r>
      <w:r>
        <w:rPr>
          <w:sz w:val="20"/>
        </w:rPr>
        <w:t>the</w:t>
      </w:r>
      <w:r>
        <w:rPr>
          <w:spacing w:val="-13"/>
          <w:sz w:val="20"/>
        </w:rPr>
        <w:t xml:space="preserve"> </w:t>
      </w:r>
      <w:r>
        <w:rPr>
          <w:sz w:val="20"/>
        </w:rPr>
        <w:t xml:space="preserve">Twentieth </w:t>
      </w:r>
      <w:r>
        <w:rPr>
          <w:w w:val="105"/>
          <w:sz w:val="20"/>
        </w:rPr>
        <w:t xml:space="preserve">Century”. In: </w:t>
      </w:r>
      <w:r>
        <w:rPr>
          <w:i/>
          <w:w w:val="105"/>
          <w:sz w:val="20"/>
        </w:rPr>
        <w:t>Top Incomes over the Twentieth Century: A Contrast between Continental European</w:t>
      </w:r>
      <w:r>
        <w:rPr>
          <w:i/>
          <w:spacing w:val="40"/>
          <w:w w:val="105"/>
          <w:sz w:val="20"/>
        </w:rPr>
        <w:t xml:space="preserve"> </w:t>
      </w:r>
      <w:r>
        <w:rPr>
          <w:i/>
          <w:spacing w:val="-2"/>
          <w:w w:val="105"/>
          <w:sz w:val="20"/>
        </w:rPr>
        <w:t>and</w:t>
      </w:r>
      <w:r>
        <w:rPr>
          <w:i/>
          <w:spacing w:val="-7"/>
          <w:w w:val="105"/>
          <w:sz w:val="20"/>
        </w:rPr>
        <w:t xml:space="preserve"> </w:t>
      </w:r>
      <w:r>
        <w:rPr>
          <w:i/>
          <w:spacing w:val="-2"/>
          <w:w w:val="105"/>
          <w:sz w:val="20"/>
        </w:rPr>
        <w:t>English-speaking</w:t>
      </w:r>
      <w:r>
        <w:rPr>
          <w:i/>
          <w:spacing w:val="-7"/>
          <w:w w:val="105"/>
          <w:sz w:val="20"/>
        </w:rPr>
        <w:t xml:space="preserve"> </w:t>
      </w:r>
      <w:r>
        <w:rPr>
          <w:i/>
          <w:spacing w:val="-2"/>
          <w:w w:val="105"/>
          <w:sz w:val="20"/>
        </w:rPr>
        <w:t>Countries</w:t>
      </w:r>
      <w:r>
        <w:rPr>
          <w:spacing w:val="-2"/>
          <w:w w:val="105"/>
          <w:sz w:val="20"/>
        </w:rPr>
        <w:t>.</w:t>
      </w:r>
      <w:r>
        <w:rPr>
          <w:spacing w:val="-10"/>
          <w:w w:val="105"/>
          <w:sz w:val="20"/>
        </w:rPr>
        <w:t xml:space="preserve"> </w:t>
      </w:r>
      <w:r>
        <w:rPr>
          <w:spacing w:val="-2"/>
          <w:w w:val="105"/>
          <w:sz w:val="20"/>
        </w:rPr>
        <w:t>Ed.</w:t>
      </w:r>
      <w:r>
        <w:rPr>
          <w:spacing w:val="-10"/>
          <w:w w:val="105"/>
          <w:sz w:val="20"/>
        </w:rPr>
        <w:t xml:space="preserve"> </w:t>
      </w:r>
      <w:r>
        <w:rPr>
          <w:spacing w:val="-2"/>
          <w:w w:val="105"/>
          <w:sz w:val="20"/>
        </w:rPr>
        <w:t>by</w:t>
      </w:r>
      <w:r>
        <w:rPr>
          <w:spacing w:val="-10"/>
          <w:w w:val="105"/>
          <w:sz w:val="20"/>
        </w:rPr>
        <w:t xml:space="preserve"> </w:t>
      </w:r>
      <w:r>
        <w:rPr>
          <w:spacing w:val="-2"/>
          <w:w w:val="105"/>
          <w:sz w:val="20"/>
        </w:rPr>
        <w:t>A.</w:t>
      </w:r>
      <w:r>
        <w:rPr>
          <w:spacing w:val="-10"/>
          <w:w w:val="105"/>
          <w:sz w:val="20"/>
        </w:rPr>
        <w:t xml:space="preserve"> </w:t>
      </w:r>
      <w:r>
        <w:rPr>
          <w:spacing w:val="-2"/>
          <w:w w:val="105"/>
          <w:sz w:val="20"/>
        </w:rPr>
        <w:t>B.</w:t>
      </w:r>
      <w:r>
        <w:rPr>
          <w:spacing w:val="-10"/>
          <w:w w:val="105"/>
          <w:sz w:val="20"/>
        </w:rPr>
        <w:t xml:space="preserve"> </w:t>
      </w:r>
      <w:r>
        <w:rPr>
          <w:spacing w:val="-2"/>
          <w:w w:val="105"/>
          <w:sz w:val="20"/>
        </w:rPr>
        <w:t>Atkinson</w:t>
      </w:r>
      <w:r>
        <w:rPr>
          <w:spacing w:val="-10"/>
          <w:w w:val="105"/>
          <w:sz w:val="20"/>
        </w:rPr>
        <w:t xml:space="preserve"> </w:t>
      </w:r>
      <w:r>
        <w:rPr>
          <w:spacing w:val="-2"/>
          <w:w w:val="105"/>
          <w:sz w:val="20"/>
        </w:rPr>
        <w:t>and</w:t>
      </w:r>
      <w:r>
        <w:rPr>
          <w:spacing w:val="-10"/>
          <w:w w:val="105"/>
          <w:sz w:val="20"/>
        </w:rPr>
        <w:t xml:space="preserve"> </w:t>
      </w:r>
      <w:r>
        <w:rPr>
          <w:spacing w:val="-2"/>
          <w:w w:val="105"/>
          <w:sz w:val="20"/>
        </w:rPr>
        <w:t>T.</w:t>
      </w:r>
      <w:r>
        <w:rPr>
          <w:spacing w:val="-10"/>
          <w:w w:val="105"/>
          <w:sz w:val="20"/>
        </w:rPr>
        <w:t xml:space="preserve"> </w:t>
      </w:r>
      <w:r>
        <w:rPr>
          <w:spacing w:val="-2"/>
          <w:w w:val="105"/>
          <w:sz w:val="20"/>
        </w:rPr>
        <w:t>Piketty.</w:t>
      </w:r>
      <w:r>
        <w:rPr>
          <w:spacing w:val="-10"/>
          <w:w w:val="105"/>
          <w:sz w:val="20"/>
        </w:rPr>
        <w:t xml:space="preserve"> </w:t>
      </w:r>
      <w:r>
        <w:rPr>
          <w:spacing w:val="-2"/>
          <w:w w:val="105"/>
          <w:sz w:val="20"/>
        </w:rPr>
        <w:t>New</w:t>
      </w:r>
      <w:r>
        <w:rPr>
          <w:spacing w:val="-10"/>
          <w:w w:val="105"/>
          <w:sz w:val="20"/>
        </w:rPr>
        <w:t xml:space="preserve"> </w:t>
      </w:r>
      <w:r>
        <w:rPr>
          <w:spacing w:val="-2"/>
          <w:w w:val="105"/>
          <w:sz w:val="20"/>
        </w:rPr>
        <w:t>York:</w:t>
      </w:r>
      <w:r>
        <w:rPr>
          <w:spacing w:val="-10"/>
          <w:w w:val="105"/>
          <w:sz w:val="20"/>
        </w:rPr>
        <w:t xml:space="preserve"> </w:t>
      </w:r>
      <w:r>
        <w:rPr>
          <w:spacing w:val="-2"/>
          <w:w w:val="105"/>
          <w:sz w:val="20"/>
        </w:rPr>
        <w:t>Oxford</w:t>
      </w:r>
      <w:r>
        <w:rPr>
          <w:spacing w:val="-10"/>
          <w:w w:val="105"/>
          <w:sz w:val="20"/>
        </w:rPr>
        <w:t xml:space="preserve"> </w:t>
      </w:r>
      <w:r>
        <w:rPr>
          <w:spacing w:val="-2"/>
          <w:w w:val="105"/>
          <w:sz w:val="20"/>
        </w:rPr>
        <w:t xml:space="preserve">University </w:t>
      </w:r>
      <w:r>
        <w:rPr>
          <w:sz w:val="20"/>
        </w:rPr>
        <w:t xml:space="preserve">Press, 2007. </w:t>
      </w:r>
      <w:proofErr w:type="spellStart"/>
      <w:r>
        <w:rPr>
          <w:sz w:val="20"/>
        </w:rPr>
        <w:t>isbn</w:t>
      </w:r>
      <w:proofErr w:type="spellEnd"/>
      <w:r>
        <w:rPr>
          <w:sz w:val="20"/>
        </w:rPr>
        <w:t xml:space="preserve">: 978-0-19-872775-0. url: </w:t>
      </w:r>
      <w:hyperlink r:id="rId96">
        <w:r>
          <w:rPr>
            <w:color w:val="0000FF"/>
            <w:sz w:val="20"/>
          </w:rPr>
          <w:t>https://global.oup.com/academic/product/top-incomes-</w:t>
        </w:r>
      </w:hyperlink>
      <w:r>
        <w:rPr>
          <w:color w:val="0000FF"/>
          <w:sz w:val="20"/>
        </w:rPr>
        <w:t xml:space="preserve"> </w:t>
      </w:r>
      <w:hyperlink r:id="rId97">
        <w:r>
          <w:rPr>
            <w:color w:val="0000FF"/>
            <w:sz w:val="20"/>
          </w:rPr>
          <w:t>over-the-twentieth-century-9780198727750?lang=</w:t>
        </w:r>
        <w:proofErr w:type="spellStart"/>
        <w:r>
          <w:rPr>
            <w:color w:val="0000FF"/>
            <w:sz w:val="20"/>
          </w:rPr>
          <w:t>en&amp;cc</w:t>
        </w:r>
        <w:proofErr w:type="spellEnd"/>
        <w:r>
          <w:rPr>
            <w:color w:val="0000FF"/>
            <w:sz w:val="20"/>
          </w:rPr>
          <w:t>=us</w:t>
        </w:r>
      </w:hyperlink>
      <w:r>
        <w:rPr>
          <w:color w:val="0000FF"/>
          <w:sz w:val="20"/>
        </w:rPr>
        <w:t xml:space="preserve"> </w:t>
      </w:r>
      <w:r>
        <w:rPr>
          <w:sz w:val="20"/>
        </w:rPr>
        <w:t>(visited on 03/24/2022).</w:t>
      </w:r>
    </w:p>
    <w:p w14:paraId="574DC1FC" w14:textId="77777777" w:rsidR="00620CF6" w:rsidRDefault="00000000">
      <w:pPr>
        <w:pStyle w:val="ListParagraph"/>
        <w:numPr>
          <w:ilvl w:val="0"/>
          <w:numId w:val="1"/>
        </w:numPr>
        <w:tabs>
          <w:tab w:val="left" w:pos="726"/>
        </w:tabs>
        <w:spacing w:before="76" w:line="355" w:lineRule="auto"/>
        <w:ind w:hanging="510"/>
        <w:jc w:val="both"/>
        <w:rPr>
          <w:sz w:val="20"/>
        </w:rPr>
      </w:pPr>
      <w:bookmarkStart w:id="756" w:name="_bookmark148"/>
      <w:bookmarkEnd w:id="756"/>
      <w:r>
        <w:rPr>
          <w:w w:val="105"/>
          <w:sz w:val="20"/>
        </w:rPr>
        <w:t>Deloitte.</w:t>
      </w:r>
      <w:r>
        <w:rPr>
          <w:spacing w:val="-14"/>
          <w:w w:val="105"/>
          <w:sz w:val="20"/>
        </w:rPr>
        <w:t xml:space="preserve"> </w:t>
      </w:r>
      <w:r>
        <w:rPr>
          <w:i/>
          <w:w w:val="105"/>
          <w:sz w:val="20"/>
        </w:rPr>
        <w:t>Taxation</w:t>
      </w:r>
      <w:r>
        <w:rPr>
          <w:i/>
          <w:spacing w:val="32"/>
          <w:w w:val="105"/>
          <w:sz w:val="20"/>
        </w:rPr>
        <w:t xml:space="preserve"> </w:t>
      </w:r>
      <w:r>
        <w:rPr>
          <w:i/>
          <w:w w:val="105"/>
          <w:sz w:val="20"/>
        </w:rPr>
        <w:t>and</w:t>
      </w:r>
      <w:r>
        <w:rPr>
          <w:i/>
          <w:spacing w:val="40"/>
          <w:w w:val="105"/>
          <w:sz w:val="20"/>
        </w:rPr>
        <w:t xml:space="preserve"> </w:t>
      </w:r>
      <w:r>
        <w:rPr>
          <w:i/>
          <w:w w:val="105"/>
          <w:sz w:val="20"/>
        </w:rPr>
        <w:t>Investment</w:t>
      </w:r>
      <w:r>
        <w:rPr>
          <w:i/>
          <w:spacing w:val="40"/>
          <w:w w:val="105"/>
          <w:sz w:val="20"/>
        </w:rPr>
        <w:t xml:space="preserve"> </w:t>
      </w:r>
      <w:r>
        <w:rPr>
          <w:i/>
          <w:w w:val="105"/>
          <w:sz w:val="20"/>
        </w:rPr>
        <w:t>in</w:t>
      </w:r>
      <w:r>
        <w:rPr>
          <w:i/>
          <w:spacing w:val="40"/>
          <w:w w:val="105"/>
          <w:sz w:val="20"/>
        </w:rPr>
        <w:t xml:space="preserve"> </w:t>
      </w:r>
      <w:r>
        <w:rPr>
          <w:i/>
          <w:w w:val="105"/>
          <w:sz w:val="20"/>
        </w:rPr>
        <w:t>Australia</w:t>
      </w:r>
      <w:r>
        <w:rPr>
          <w:i/>
          <w:spacing w:val="40"/>
          <w:w w:val="105"/>
          <w:sz w:val="20"/>
        </w:rPr>
        <w:t xml:space="preserve"> </w:t>
      </w:r>
      <w:r>
        <w:rPr>
          <w:i/>
          <w:w w:val="105"/>
          <w:sz w:val="20"/>
        </w:rPr>
        <w:t>2018</w:t>
      </w:r>
      <w:r>
        <w:rPr>
          <w:w w:val="105"/>
          <w:sz w:val="20"/>
        </w:rPr>
        <w:t>.</w:t>
      </w:r>
      <w:r>
        <w:rPr>
          <w:spacing w:val="36"/>
          <w:w w:val="105"/>
          <w:sz w:val="20"/>
        </w:rPr>
        <w:t xml:space="preserve"> </w:t>
      </w:r>
      <w:r w:rsidRPr="00745353">
        <w:rPr>
          <w:w w:val="105"/>
          <w:sz w:val="20"/>
          <w:lang w:val="it-IT"/>
          <w:rPrChange w:id="757" w:author="Luca Giangregorio" w:date="2024-07-16T15:35:00Z">
            <w:rPr>
              <w:w w:val="105"/>
              <w:sz w:val="20"/>
            </w:rPr>
          </w:rPrChange>
        </w:rPr>
        <w:t>Dec.</w:t>
      </w:r>
      <w:r w:rsidRPr="00745353">
        <w:rPr>
          <w:spacing w:val="36"/>
          <w:w w:val="105"/>
          <w:sz w:val="20"/>
          <w:lang w:val="it-IT"/>
          <w:rPrChange w:id="758" w:author="Luca Giangregorio" w:date="2024-07-16T15:35:00Z">
            <w:rPr>
              <w:spacing w:val="36"/>
              <w:w w:val="105"/>
              <w:sz w:val="20"/>
            </w:rPr>
          </w:rPrChange>
        </w:rPr>
        <w:t xml:space="preserve"> </w:t>
      </w:r>
      <w:r w:rsidRPr="00745353">
        <w:rPr>
          <w:w w:val="105"/>
          <w:sz w:val="20"/>
          <w:lang w:val="it-IT"/>
          <w:rPrChange w:id="759" w:author="Luca Giangregorio" w:date="2024-07-16T15:35:00Z">
            <w:rPr>
              <w:w w:val="105"/>
              <w:sz w:val="20"/>
            </w:rPr>
          </w:rPrChange>
        </w:rPr>
        <w:t>2017.</w:t>
      </w:r>
      <w:r w:rsidRPr="00745353">
        <w:rPr>
          <w:spacing w:val="36"/>
          <w:w w:val="105"/>
          <w:sz w:val="20"/>
          <w:lang w:val="it-IT"/>
          <w:rPrChange w:id="760" w:author="Luca Giangregorio" w:date="2024-07-16T15:35:00Z">
            <w:rPr>
              <w:spacing w:val="36"/>
              <w:w w:val="105"/>
              <w:sz w:val="20"/>
            </w:rPr>
          </w:rPrChange>
        </w:rPr>
        <w:t xml:space="preserve"> </w:t>
      </w:r>
      <w:r w:rsidRPr="00745353">
        <w:rPr>
          <w:w w:val="105"/>
          <w:sz w:val="20"/>
          <w:lang w:val="it-IT"/>
          <w:rPrChange w:id="761" w:author="Luca Giangregorio" w:date="2024-07-16T15:35:00Z">
            <w:rPr>
              <w:w w:val="105"/>
              <w:sz w:val="20"/>
            </w:rPr>
          </w:rPrChange>
        </w:rPr>
        <w:t>url:</w:t>
      </w:r>
      <w:r w:rsidRPr="00745353">
        <w:rPr>
          <w:spacing w:val="36"/>
          <w:w w:val="105"/>
          <w:sz w:val="20"/>
          <w:lang w:val="it-IT"/>
          <w:rPrChange w:id="762" w:author="Luca Giangregorio" w:date="2024-07-16T15:35:00Z">
            <w:rPr>
              <w:spacing w:val="36"/>
              <w:w w:val="105"/>
              <w:sz w:val="20"/>
            </w:rPr>
          </w:rPrChange>
        </w:rPr>
        <w:t xml:space="preserve"> </w:t>
      </w:r>
      <w:r>
        <w:fldChar w:fldCharType="begin"/>
      </w:r>
      <w:r w:rsidRPr="00745353">
        <w:rPr>
          <w:lang w:val="it-IT"/>
          <w:rPrChange w:id="763" w:author="Luca Giangregorio" w:date="2024-07-16T15:35:00Z">
            <w:rPr/>
          </w:rPrChange>
        </w:rPr>
        <w:instrText>HYPERLINK "https://www2.deloitte.com/content/dam/Deloitte/global/Documents/Tax/dttl-tax-australiaguide-2018.pdf" \h</w:instrText>
      </w:r>
      <w:r>
        <w:fldChar w:fldCharType="separate"/>
      </w:r>
      <w:r w:rsidRPr="00745353">
        <w:rPr>
          <w:color w:val="0000FF"/>
          <w:w w:val="105"/>
          <w:sz w:val="20"/>
          <w:lang w:val="it-IT"/>
          <w:rPrChange w:id="764" w:author="Luca Giangregorio" w:date="2024-07-16T15:35:00Z">
            <w:rPr>
              <w:color w:val="0000FF"/>
              <w:w w:val="105"/>
              <w:sz w:val="20"/>
            </w:rPr>
          </w:rPrChange>
        </w:rPr>
        <w:t>https</w:t>
      </w:r>
      <w:r w:rsidRPr="00745353">
        <w:rPr>
          <w:color w:val="0000FF"/>
          <w:spacing w:val="-14"/>
          <w:w w:val="105"/>
          <w:sz w:val="20"/>
          <w:lang w:val="it-IT"/>
          <w:rPrChange w:id="765" w:author="Luca Giangregorio" w:date="2024-07-16T15:35:00Z">
            <w:rPr>
              <w:color w:val="0000FF"/>
              <w:spacing w:val="-14"/>
              <w:w w:val="105"/>
              <w:sz w:val="20"/>
            </w:rPr>
          </w:rPrChange>
        </w:rPr>
        <w:t xml:space="preserve"> </w:t>
      </w:r>
      <w:r w:rsidRPr="00745353">
        <w:rPr>
          <w:color w:val="0000FF"/>
          <w:w w:val="105"/>
          <w:sz w:val="20"/>
          <w:lang w:val="it-IT"/>
          <w:rPrChange w:id="766" w:author="Luca Giangregorio" w:date="2024-07-16T15:35:00Z">
            <w:rPr>
              <w:color w:val="0000FF"/>
              <w:w w:val="105"/>
              <w:sz w:val="20"/>
            </w:rPr>
          </w:rPrChange>
        </w:rPr>
        <w:t>:</w:t>
      </w:r>
      <w:r w:rsidRPr="00745353">
        <w:rPr>
          <w:color w:val="0000FF"/>
          <w:spacing w:val="-13"/>
          <w:w w:val="105"/>
          <w:sz w:val="20"/>
          <w:lang w:val="it-IT"/>
          <w:rPrChange w:id="767" w:author="Luca Giangregorio" w:date="2024-07-16T15:35:00Z">
            <w:rPr>
              <w:color w:val="0000FF"/>
              <w:spacing w:val="-13"/>
              <w:w w:val="105"/>
              <w:sz w:val="20"/>
            </w:rPr>
          </w:rPrChange>
        </w:rPr>
        <w:t xml:space="preserve"> </w:t>
      </w:r>
      <w:r w:rsidRPr="00745353">
        <w:rPr>
          <w:color w:val="0000FF"/>
          <w:w w:val="125"/>
          <w:sz w:val="20"/>
          <w:lang w:val="it-IT"/>
          <w:rPrChange w:id="768" w:author="Luca Giangregorio" w:date="2024-07-16T15:35:00Z">
            <w:rPr>
              <w:color w:val="0000FF"/>
              <w:w w:val="125"/>
              <w:sz w:val="20"/>
            </w:rPr>
          </w:rPrChange>
        </w:rPr>
        <w:t>/</w:t>
      </w:r>
      <w:r w:rsidRPr="00745353">
        <w:rPr>
          <w:color w:val="0000FF"/>
          <w:spacing w:val="-15"/>
          <w:w w:val="125"/>
          <w:sz w:val="20"/>
          <w:lang w:val="it-IT"/>
          <w:rPrChange w:id="769" w:author="Luca Giangregorio" w:date="2024-07-16T15:35:00Z">
            <w:rPr>
              <w:color w:val="0000FF"/>
              <w:spacing w:val="-15"/>
              <w:w w:val="125"/>
              <w:sz w:val="20"/>
            </w:rPr>
          </w:rPrChange>
        </w:rPr>
        <w:t xml:space="preserve"> </w:t>
      </w:r>
      <w:r w:rsidRPr="00745353">
        <w:rPr>
          <w:color w:val="0000FF"/>
          <w:w w:val="125"/>
          <w:sz w:val="20"/>
          <w:lang w:val="it-IT"/>
          <w:rPrChange w:id="770" w:author="Luca Giangregorio" w:date="2024-07-16T15:35:00Z">
            <w:rPr>
              <w:color w:val="0000FF"/>
              <w:w w:val="125"/>
              <w:sz w:val="20"/>
            </w:rPr>
          </w:rPrChange>
        </w:rPr>
        <w:t>/</w:t>
      </w:r>
      <w:r w:rsidRPr="00745353">
        <w:rPr>
          <w:color w:val="0000FF"/>
          <w:spacing w:val="-16"/>
          <w:w w:val="125"/>
          <w:sz w:val="20"/>
          <w:lang w:val="it-IT"/>
          <w:rPrChange w:id="771" w:author="Luca Giangregorio" w:date="2024-07-16T15:35:00Z">
            <w:rPr>
              <w:color w:val="0000FF"/>
              <w:spacing w:val="-16"/>
              <w:w w:val="125"/>
              <w:sz w:val="20"/>
            </w:rPr>
          </w:rPrChange>
        </w:rPr>
        <w:t xml:space="preserve"> </w:t>
      </w:r>
      <w:r w:rsidRPr="00745353">
        <w:rPr>
          <w:color w:val="0000FF"/>
          <w:w w:val="105"/>
          <w:sz w:val="20"/>
          <w:lang w:val="it-IT"/>
          <w:rPrChange w:id="772" w:author="Luca Giangregorio" w:date="2024-07-16T15:35:00Z">
            <w:rPr>
              <w:color w:val="0000FF"/>
              <w:w w:val="105"/>
              <w:sz w:val="20"/>
            </w:rPr>
          </w:rPrChange>
        </w:rPr>
        <w:t>www2</w:t>
      </w:r>
      <w:r w:rsidRPr="00745353">
        <w:rPr>
          <w:color w:val="0000FF"/>
          <w:spacing w:val="-13"/>
          <w:w w:val="105"/>
          <w:sz w:val="20"/>
          <w:lang w:val="it-IT"/>
          <w:rPrChange w:id="773" w:author="Luca Giangregorio" w:date="2024-07-16T15:35:00Z">
            <w:rPr>
              <w:color w:val="0000FF"/>
              <w:spacing w:val="-13"/>
              <w:w w:val="105"/>
              <w:sz w:val="20"/>
            </w:rPr>
          </w:rPrChange>
        </w:rPr>
        <w:t xml:space="preserve"> </w:t>
      </w:r>
      <w:r w:rsidRPr="00745353">
        <w:rPr>
          <w:color w:val="0000FF"/>
          <w:w w:val="105"/>
          <w:sz w:val="20"/>
          <w:lang w:val="it-IT"/>
          <w:rPrChange w:id="774" w:author="Luca Giangregorio" w:date="2024-07-16T15:35:00Z">
            <w:rPr>
              <w:color w:val="0000FF"/>
              <w:w w:val="105"/>
              <w:sz w:val="20"/>
            </w:rPr>
          </w:rPrChange>
        </w:rPr>
        <w:t>.</w:t>
      </w:r>
      <w:r w:rsidRPr="00745353">
        <w:rPr>
          <w:color w:val="0000FF"/>
          <w:spacing w:val="-13"/>
          <w:w w:val="105"/>
          <w:sz w:val="20"/>
          <w:lang w:val="it-IT"/>
          <w:rPrChange w:id="775" w:author="Luca Giangregorio" w:date="2024-07-16T15:35:00Z">
            <w:rPr>
              <w:color w:val="0000FF"/>
              <w:spacing w:val="-13"/>
              <w:w w:val="105"/>
              <w:sz w:val="20"/>
            </w:rPr>
          </w:rPrChange>
        </w:rPr>
        <w:t xml:space="preserve"> </w:t>
      </w:r>
      <w:r w:rsidRPr="00745353">
        <w:rPr>
          <w:color w:val="0000FF"/>
          <w:w w:val="105"/>
          <w:sz w:val="20"/>
          <w:lang w:val="it-IT"/>
          <w:rPrChange w:id="776" w:author="Luca Giangregorio" w:date="2024-07-16T15:35:00Z">
            <w:rPr>
              <w:color w:val="0000FF"/>
              <w:w w:val="105"/>
              <w:sz w:val="20"/>
            </w:rPr>
          </w:rPrChange>
        </w:rPr>
        <w:t>deloitte</w:t>
      </w:r>
      <w:r w:rsidRPr="00745353">
        <w:rPr>
          <w:color w:val="0000FF"/>
          <w:spacing w:val="-13"/>
          <w:w w:val="105"/>
          <w:sz w:val="20"/>
          <w:lang w:val="it-IT"/>
          <w:rPrChange w:id="777" w:author="Luca Giangregorio" w:date="2024-07-16T15:35:00Z">
            <w:rPr>
              <w:color w:val="0000FF"/>
              <w:spacing w:val="-13"/>
              <w:w w:val="105"/>
              <w:sz w:val="20"/>
            </w:rPr>
          </w:rPrChange>
        </w:rPr>
        <w:t xml:space="preserve"> </w:t>
      </w:r>
      <w:r w:rsidRPr="00745353">
        <w:rPr>
          <w:color w:val="0000FF"/>
          <w:w w:val="105"/>
          <w:sz w:val="20"/>
          <w:lang w:val="it-IT"/>
          <w:rPrChange w:id="778" w:author="Luca Giangregorio" w:date="2024-07-16T15:35:00Z">
            <w:rPr>
              <w:color w:val="0000FF"/>
              <w:w w:val="105"/>
              <w:sz w:val="20"/>
            </w:rPr>
          </w:rPrChange>
        </w:rPr>
        <w:t>.</w:t>
      </w:r>
      <w:r>
        <w:rPr>
          <w:color w:val="0000FF"/>
          <w:w w:val="105"/>
          <w:sz w:val="20"/>
        </w:rPr>
        <w:fldChar w:fldCharType="end"/>
      </w:r>
      <w:r w:rsidRPr="00745353">
        <w:rPr>
          <w:color w:val="0000FF"/>
          <w:w w:val="105"/>
          <w:sz w:val="20"/>
          <w:lang w:val="it-IT"/>
          <w:rPrChange w:id="779" w:author="Luca Giangregorio" w:date="2024-07-16T15:35:00Z">
            <w:rPr>
              <w:color w:val="0000FF"/>
              <w:w w:val="105"/>
              <w:sz w:val="20"/>
            </w:rPr>
          </w:rPrChange>
        </w:rPr>
        <w:t xml:space="preserve"> </w:t>
      </w:r>
      <w:r>
        <w:fldChar w:fldCharType="begin"/>
      </w:r>
      <w:r w:rsidRPr="00745353">
        <w:rPr>
          <w:lang w:val="it-IT"/>
          <w:rPrChange w:id="780" w:author="Luca Giangregorio" w:date="2024-07-16T15:35:00Z">
            <w:rPr/>
          </w:rPrChange>
        </w:rPr>
        <w:instrText>HYPERLINK "https://www2.deloitte.com/content/dam/Deloitte/global/Documents/Tax/dttl-tax-australiaguide-2018.pdf" \h</w:instrText>
      </w:r>
      <w:r>
        <w:fldChar w:fldCharType="separate"/>
      </w:r>
      <w:r>
        <w:rPr>
          <w:color w:val="0000FF"/>
          <w:sz w:val="20"/>
        </w:rPr>
        <w:t>com</w:t>
      </w:r>
      <w:r>
        <w:rPr>
          <w:color w:val="0000FF"/>
          <w:spacing w:val="-8"/>
          <w:sz w:val="20"/>
        </w:rPr>
        <w:t xml:space="preserve"> </w:t>
      </w:r>
      <w:r>
        <w:rPr>
          <w:color w:val="0000FF"/>
          <w:sz w:val="20"/>
        </w:rPr>
        <w:t>/content</w:t>
      </w:r>
      <w:r>
        <w:rPr>
          <w:color w:val="0000FF"/>
          <w:spacing w:val="-8"/>
          <w:sz w:val="20"/>
        </w:rPr>
        <w:t xml:space="preserve"> </w:t>
      </w:r>
      <w:r>
        <w:rPr>
          <w:color w:val="0000FF"/>
          <w:sz w:val="20"/>
        </w:rPr>
        <w:t>/dam</w:t>
      </w:r>
      <w:r>
        <w:rPr>
          <w:color w:val="0000FF"/>
          <w:spacing w:val="-8"/>
          <w:sz w:val="20"/>
        </w:rPr>
        <w:t xml:space="preserve"> </w:t>
      </w:r>
      <w:r>
        <w:rPr>
          <w:color w:val="0000FF"/>
          <w:sz w:val="20"/>
        </w:rPr>
        <w:t>/Deloitte</w:t>
      </w:r>
      <w:r>
        <w:rPr>
          <w:color w:val="0000FF"/>
          <w:spacing w:val="-8"/>
          <w:sz w:val="20"/>
        </w:rPr>
        <w:t xml:space="preserve"> </w:t>
      </w:r>
      <w:r>
        <w:rPr>
          <w:color w:val="0000FF"/>
          <w:sz w:val="20"/>
        </w:rPr>
        <w:t>/global</w:t>
      </w:r>
      <w:r>
        <w:rPr>
          <w:color w:val="0000FF"/>
          <w:spacing w:val="-8"/>
          <w:sz w:val="20"/>
        </w:rPr>
        <w:t xml:space="preserve"> </w:t>
      </w:r>
      <w:r>
        <w:rPr>
          <w:color w:val="0000FF"/>
          <w:sz w:val="20"/>
        </w:rPr>
        <w:t>/Documents</w:t>
      </w:r>
      <w:r>
        <w:rPr>
          <w:color w:val="0000FF"/>
          <w:spacing w:val="-8"/>
          <w:sz w:val="20"/>
        </w:rPr>
        <w:t xml:space="preserve"> </w:t>
      </w:r>
      <w:r>
        <w:rPr>
          <w:color w:val="0000FF"/>
          <w:sz w:val="20"/>
        </w:rPr>
        <w:t>/Tax</w:t>
      </w:r>
      <w:r>
        <w:rPr>
          <w:color w:val="0000FF"/>
          <w:spacing w:val="-8"/>
          <w:sz w:val="20"/>
        </w:rPr>
        <w:t xml:space="preserve"> </w:t>
      </w:r>
      <w:r>
        <w:rPr>
          <w:color w:val="0000FF"/>
          <w:sz w:val="20"/>
        </w:rPr>
        <w:t>/</w:t>
      </w:r>
      <w:proofErr w:type="spellStart"/>
      <w:r>
        <w:rPr>
          <w:color w:val="0000FF"/>
          <w:sz w:val="20"/>
        </w:rPr>
        <w:t>dttl</w:t>
      </w:r>
      <w:proofErr w:type="spellEnd"/>
      <w:r>
        <w:rPr>
          <w:color w:val="0000FF"/>
          <w:spacing w:val="-8"/>
          <w:sz w:val="20"/>
        </w:rPr>
        <w:t xml:space="preserve"> </w:t>
      </w:r>
      <w:r>
        <w:rPr>
          <w:color w:val="0000FF"/>
          <w:sz w:val="20"/>
        </w:rPr>
        <w:t>- tax</w:t>
      </w:r>
      <w:r>
        <w:rPr>
          <w:color w:val="0000FF"/>
          <w:spacing w:val="-8"/>
          <w:sz w:val="20"/>
        </w:rPr>
        <w:t xml:space="preserve"> </w:t>
      </w:r>
      <w:r>
        <w:rPr>
          <w:color w:val="0000FF"/>
          <w:sz w:val="20"/>
        </w:rPr>
        <w:t xml:space="preserve">- </w:t>
      </w:r>
      <w:proofErr w:type="spellStart"/>
      <w:r>
        <w:rPr>
          <w:color w:val="0000FF"/>
          <w:sz w:val="20"/>
        </w:rPr>
        <w:t>australiaguide</w:t>
      </w:r>
      <w:proofErr w:type="spellEnd"/>
      <w:r>
        <w:rPr>
          <w:color w:val="0000FF"/>
          <w:spacing w:val="-8"/>
          <w:sz w:val="20"/>
        </w:rPr>
        <w:t xml:space="preserve"> </w:t>
      </w:r>
      <w:r>
        <w:rPr>
          <w:color w:val="0000FF"/>
          <w:sz w:val="20"/>
        </w:rPr>
        <w:t xml:space="preserve">- </w:t>
      </w:r>
      <w:proofErr w:type="gramStart"/>
      <w:r>
        <w:rPr>
          <w:color w:val="0000FF"/>
          <w:sz w:val="20"/>
        </w:rPr>
        <w:t>2018</w:t>
      </w:r>
      <w:r>
        <w:rPr>
          <w:color w:val="0000FF"/>
          <w:spacing w:val="-8"/>
          <w:sz w:val="20"/>
        </w:rPr>
        <w:t xml:space="preserve"> </w:t>
      </w:r>
      <w:r>
        <w:rPr>
          <w:color w:val="0000FF"/>
          <w:sz w:val="20"/>
        </w:rPr>
        <w:t>.</w:t>
      </w:r>
      <w:proofErr w:type="gramEnd"/>
      <w:r>
        <w:rPr>
          <w:color w:val="0000FF"/>
          <w:spacing w:val="-8"/>
          <w:sz w:val="20"/>
        </w:rPr>
        <w:t xml:space="preserve"> </w:t>
      </w:r>
      <w:r>
        <w:rPr>
          <w:color w:val="0000FF"/>
          <w:sz w:val="20"/>
        </w:rPr>
        <w:t>pdf</w:t>
      </w:r>
      <w:r>
        <w:rPr>
          <w:color w:val="0000FF"/>
          <w:sz w:val="20"/>
        </w:rPr>
        <w:fldChar w:fldCharType="end"/>
      </w:r>
      <w:r>
        <w:rPr>
          <w:color w:val="0000FF"/>
          <w:spacing w:val="80"/>
          <w:sz w:val="20"/>
        </w:rPr>
        <w:t xml:space="preserve"> </w:t>
      </w:r>
      <w:r>
        <w:rPr>
          <w:sz w:val="20"/>
        </w:rPr>
        <w:t xml:space="preserve">(visited </w:t>
      </w:r>
      <w:r>
        <w:rPr>
          <w:w w:val="105"/>
          <w:sz w:val="20"/>
        </w:rPr>
        <w:t>on 02/01/2022).</w:t>
      </w:r>
    </w:p>
    <w:p w14:paraId="5D17D177" w14:textId="77777777" w:rsidR="00620CF6" w:rsidRDefault="00000000">
      <w:pPr>
        <w:pStyle w:val="ListParagraph"/>
        <w:numPr>
          <w:ilvl w:val="0"/>
          <w:numId w:val="1"/>
        </w:numPr>
        <w:tabs>
          <w:tab w:val="left" w:pos="726"/>
        </w:tabs>
        <w:spacing w:before="77" w:line="355" w:lineRule="auto"/>
        <w:ind w:hanging="510"/>
        <w:jc w:val="both"/>
        <w:rPr>
          <w:sz w:val="20"/>
        </w:rPr>
      </w:pPr>
      <w:bookmarkStart w:id="781" w:name="_bookmark149"/>
      <w:bookmarkEnd w:id="781"/>
      <w:r>
        <w:rPr>
          <w:sz w:val="20"/>
        </w:rPr>
        <w:t>Marcus</w:t>
      </w:r>
      <w:r>
        <w:rPr>
          <w:spacing w:val="-9"/>
          <w:sz w:val="20"/>
        </w:rPr>
        <w:t xml:space="preserve"> </w:t>
      </w:r>
      <w:proofErr w:type="spellStart"/>
      <w:r>
        <w:rPr>
          <w:sz w:val="20"/>
        </w:rPr>
        <w:t>Drometer</w:t>
      </w:r>
      <w:proofErr w:type="spellEnd"/>
      <w:r>
        <w:rPr>
          <w:spacing w:val="-9"/>
          <w:sz w:val="20"/>
        </w:rPr>
        <w:t xml:space="preserve"> </w:t>
      </w:r>
      <w:r>
        <w:rPr>
          <w:sz w:val="20"/>
        </w:rPr>
        <w:t>et</w:t>
      </w:r>
      <w:r>
        <w:rPr>
          <w:spacing w:val="-9"/>
          <w:sz w:val="20"/>
        </w:rPr>
        <w:t xml:space="preserve"> </w:t>
      </w:r>
      <w:r>
        <w:rPr>
          <w:sz w:val="20"/>
        </w:rPr>
        <w:t>al.</w:t>
      </w:r>
      <w:r>
        <w:rPr>
          <w:spacing w:val="-9"/>
          <w:sz w:val="20"/>
        </w:rPr>
        <w:t xml:space="preserve"> </w:t>
      </w:r>
      <w:r>
        <w:rPr>
          <w:sz w:val="20"/>
        </w:rPr>
        <w:t>“Wealth</w:t>
      </w:r>
      <w:r>
        <w:rPr>
          <w:spacing w:val="-9"/>
          <w:sz w:val="20"/>
        </w:rPr>
        <w:t xml:space="preserve"> </w:t>
      </w:r>
      <w:r>
        <w:rPr>
          <w:sz w:val="20"/>
        </w:rPr>
        <w:t>and</w:t>
      </w:r>
      <w:r>
        <w:rPr>
          <w:spacing w:val="-9"/>
          <w:sz w:val="20"/>
        </w:rPr>
        <w:t xml:space="preserve"> </w:t>
      </w:r>
      <w:r>
        <w:rPr>
          <w:sz w:val="20"/>
        </w:rPr>
        <w:t>Inheritance</w:t>
      </w:r>
      <w:r>
        <w:rPr>
          <w:spacing w:val="-9"/>
          <w:sz w:val="20"/>
        </w:rPr>
        <w:t xml:space="preserve"> </w:t>
      </w:r>
      <w:r>
        <w:rPr>
          <w:sz w:val="20"/>
        </w:rPr>
        <w:t>Taxation:</w:t>
      </w:r>
      <w:r>
        <w:rPr>
          <w:spacing w:val="-9"/>
          <w:sz w:val="20"/>
        </w:rPr>
        <w:t xml:space="preserve"> </w:t>
      </w:r>
      <w:r>
        <w:rPr>
          <w:sz w:val="20"/>
        </w:rPr>
        <w:t>An</w:t>
      </w:r>
      <w:r>
        <w:rPr>
          <w:spacing w:val="-9"/>
          <w:sz w:val="20"/>
        </w:rPr>
        <w:t xml:space="preserve"> </w:t>
      </w:r>
      <w:r>
        <w:rPr>
          <w:sz w:val="20"/>
        </w:rPr>
        <w:t>Overview</w:t>
      </w:r>
      <w:r>
        <w:rPr>
          <w:spacing w:val="-9"/>
          <w:sz w:val="20"/>
        </w:rPr>
        <w:t xml:space="preserve"> </w:t>
      </w:r>
      <w:r>
        <w:rPr>
          <w:sz w:val="20"/>
        </w:rPr>
        <w:t>and</w:t>
      </w:r>
      <w:r>
        <w:rPr>
          <w:spacing w:val="-9"/>
          <w:sz w:val="20"/>
        </w:rPr>
        <w:t xml:space="preserve"> </w:t>
      </w:r>
      <w:r>
        <w:rPr>
          <w:sz w:val="20"/>
        </w:rPr>
        <w:t>Country</w:t>
      </w:r>
      <w:r>
        <w:rPr>
          <w:spacing w:val="-9"/>
          <w:sz w:val="20"/>
        </w:rPr>
        <w:t xml:space="preserve"> </w:t>
      </w:r>
      <w:r>
        <w:rPr>
          <w:sz w:val="20"/>
        </w:rPr>
        <w:t xml:space="preserve">Comparison”. In: </w:t>
      </w:r>
      <w:proofErr w:type="spellStart"/>
      <w:r>
        <w:rPr>
          <w:i/>
          <w:sz w:val="20"/>
        </w:rPr>
        <w:t>ifo</w:t>
      </w:r>
      <w:proofErr w:type="spellEnd"/>
      <w:r>
        <w:rPr>
          <w:i/>
          <w:sz w:val="20"/>
        </w:rPr>
        <w:t xml:space="preserve"> DICE Report </w:t>
      </w:r>
      <w:r>
        <w:rPr>
          <w:sz w:val="20"/>
        </w:rPr>
        <w:t xml:space="preserve">16.2 (2018), pp. 45–54. url: </w:t>
      </w:r>
      <w:hyperlink r:id="rId98">
        <w:r>
          <w:rPr>
            <w:color w:val="0000FF"/>
            <w:sz w:val="20"/>
          </w:rPr>
          <w:t>https://www.ifo.de/en/publikationen/2018/article-</w:t>
        </w:r>
      </w:hyperlink>
      <w:r>
        <w:rPr>
          <w:color w:val="0000FF"/>
          <w:sz w:val="20"/>
        </w:rPr>
        <w:t xml:space="preserve"> </w:t>
      </w:r>
      <w:hyperlink r:id="rId99">
        <w:r>
          <w:rPr>
            <w:color w:val="0000FF"/>
            <w:sz w:val="20"/>
          </w:rPr>
          <w:t>journal/wealth-and-inheritance-taxation-overview-and-country-comparison</w:t>
        </w:r>
      </w:hyperlink>
      <w:r>
        <w:rPr>
          <w:color w:val="0000FF"/>
          <w:spacing w:val="-8"/>
          <w:sz w:val="20"/>
        </w:rPr>
        <w:t xml:space="preserve"> </w:t>
      </w:r>
      <w:r>
        <w:rPr>
          <w:sz w:val="20"/>
        </w:rPr>
        <w:t>(visited</w:t>
      </w:r>
      <w:r>
        <w:rPr>
          <w:spacing w:val="-7"/>
          <w:sz w:val="20"/>
        </w:rPr>
        <w:t xml:space="preserve"> </w:t>
      </w:r>
      <w:r>
        <w:rPr>
          <w:sz w:val="20"/>
        </w:rPr>
        <w:t>on</w:t>
      </w:r>
      <w:r>
        <w:rPr>
          <w:spacing w:val="-7"/>
          <w:sz w:val="20"/>
        </w:rPr>
        <w:t xml:space="preserve"> </w:t>
      </w:r>
      <w:r>
        <w:rPr>
          <w:sz w:val="20"/>
        </w:rPr>
        <w:t>02/01/2022).</w:t>
      </w:r>
    </w:p>
    <w:p w14:paraId="75CB9D44" w14:textId="77777777" w:rsidR="00620CF6" w:rsidRDefault="00000000">
      <w:pPr>
        <w:pStyle w:val="ListParagraph"/>
        <w:numPr>
          <w:ilvl w:val="0"/>
          <w:numId w:val="1"/>
        </w:numPr>
        <w:tabs>
          <w:tab w:val="left" w:pos="726"/>
        </w:tabs>
        <w:spacing w:before="78" w:line="355" w:lineRule="auto"/>
        <w:ind w:hanging="510"/>
        <w:jc w:val="both"/>
        <w:rPr>
          <w:sz w:val="20"/>
        </w:rPr>
      </w:pPr>
      <w:bookmarkStart w:id="782" w:name="_bookmark150"/>
      <w:bookmarkEnd w:id="782"/>
      <w:r>
        <w:rPr>
          <w:sz w:val="20"/>
        </w:rPr>
        <w:t xml:space="preserve">Brian Easton. </w:t>
      </w:r>
      <w:r>
        <w:rPr>
          <w:i/>
          <w:sz w:val="20"/>
        </w:rPr>
        <w:t>Income Distribution in New Zealand</w:t>
      </w:r>
      <w:r>
        <w:rPr>
          <w:sz w:val="20"/>
        </w:rPr>
        <w:t xml:space="preserve">. NZIER Research Paper 28. New Zealand Institute </w:t>
      </w:r>
      <w:r>
        <w:rPr>
          <w:w w:val="105"/>
          <w:sz w:val="20"/>
        </w:rPr>
        <w:t xml:space="preserve">of Economic Research, 1983. url: </w:t>
      </w:r>
      <w:hyperlink r:id="rId100">
        <w:r>
          <w:rPr>
            <w:color w:val="0000FF"/>
            <w:w w:val="105"/>
            <w:sz w:val="20"/>
          </w:rPr>
          <w:t>https://natlib.govt.nz/records/21732544?search%5Bi%5D%</w:t>
        </w:r>
      </w:hyperlink>
      <w:r>
        <w:rPr>
          <w:color w:val="0000FF"/>
          <w:w w:val="105"/>
          <w:sz w:val="20"/>
        </w:rPr>
        <w:t xml:space="preserve"> </w:t>
      </w:r>
      <w:hyperlink r:id="rId101">
        <w:r>
          <w:rPr>
            <w:color w:val="0000FF"/>
            <w:spacing w:val="-2"/>
            <w:sz w:val="20"/>
          </w:rPr>
          <w:t>5Bcreator%5D=Easton%2C+B.+H.&amp;search%5Bi%5D%5Bsubject%5D=Income+distribution+--</w:t>
        </w:r>
      </w:hyperlink>
    </w:p>
    <w:p w14:paraId="1F5D2E25" w14:textId="77777777" w:rsidR="00620CF6" w:rsidRDefault="00000000">
      <w:pPr>
        <w:pStyle w:val="BodyText"/>
        <w:spacing w:line="268" w:lineRule="exact"/>
        <w:ind w:left="726"/>
        <w:jc w:val="both"/>
      </w:pPr>
      <w:hyperlink r:id="rId102">
        <w:r>
          <w:rPr>
            <w:color w:val="0000FF"/>
          </w:rPr>
          <w:t>+New+Zealand&amp;search%5Bpath%5D=items</w:t>
        </w:r>
      </w:hyperlink>
      <w:r>
        <w:rPr>
          <w:color w:val="0000FF"/>
          <w:spacing w:val="15"/>
        </w:rPr>
        <w:t xml:space="preserve"> </w:t>
      </w:r>
      <w:r>
        <w:t>(visited</w:t>
      </w:r>
      <w:r>
        <w:rPr>
          <w:spacing w:val="17"/>
        </w:rPr>
        <w:t xml:space="preserve"> </w:t>
      </w:r>
      <w:r>
        <w:t>on</w:t>
      </w:r>
      <w:r>
        <w:rPr>
          <w:spacing w:val="17"/>
        </w:rPr>
        <w:t xml:space="preserve"> </w:t>
      </w:r>
      <w:r>
        <w:rPr>
          <w:spacing w:val="-2"/>
        </w:rPr>
        <w:t>04/01/2022).</w:t>
      </w:r>
    </w:p>
    <w:p w14:paraId="54BFFF68" w14:textId="77777777" w:rsidR="00620CF6" w:rsidRDefault="00000000">
      <w:pPr>
        <w:pStyle w:val="ListParagraph"/>
        <w:numPr>
          <w:ilvl w:val="0"/>
          <w:numId w:val="1"/>
        </w:numPr>
        <w:tabs>
          <w:tab w:val="left" w:pos="726"/>
        </w:tabs>
        <w:spacing w:before="208" w:line="355" w:lineRule="auto"/>
        <w:ind w:hanging="510"/>
        <w:jc w:val="both"/>
        <w:rPr>
          <w:sz w:val="20"/>
        </w:rPr>
      </w:pPr>
      <w:bookmarkStart w:id="783" w:name="_bookmark151"/>
      <w:bookmarkEnd w:id="783"/>
      <w:r>
        <w:rPr>
          <w:w w:val="105"/>
          <w:sz w:val="20"/>
        </w:rPr>
        <w:t xml:space="preserve">Ernst &amp; Young. </w:t>
      </w:r>
      <w:r>
        <w:rPr>
          <w:i/>
          <w:w w:val="105"/>
          <w:sz w:val="20"/>
        </w:rPr>
        <w:t xml:space="preserve">The 2008 Global Executive: Individual Tax, Social </w:t>
      </w:r>
      <w:proofErr w:type="gramStart"/>
      <w:r>
        <w:rPr>
          <w:i/>
          <w:w w:val="105"/>
          <w:sz w:val="20"/>
        </w:rPr>
        <w:t>Security</w:t>
      </w:r>
      <w:proofErr w:type="gramEnd"/>
      <w:r>
        <w:rPr>
          <w:i/>
          <w:w w:val="105"/>
          <w:sz w:val="20"/>
        </w:rPr>
        <w:t xml:space="preserve"> and Immigration</w:t>
      </w:r>
      <w:r>
        <w:rPr>
          <w:w w:val="105"/>
          <w:sz w:val="20"/>
        </w:rPr>
        <w:t xml:space="preserve">. Sept. </w:t>
      </w:r>
      <w:r>
        <w:rPr>
          <w:sz w:val="20"/>
        </w:rPr>
        <w:t>2008.</w:t>
      </w:r>
      <w:r>
        <w:rPr>
          <w:spacing w:val="80"/>
          <w:sz w:val="20"/>
        </w:rPr>
        <w:t xml:space="preserve"> </w:t>
      </w:r>
      <w:r>
        <w:rPr>
          <w:sz w:val="20"/>
        </w:rPr>
        <w:t>url:</w:t>
      </w:r>
      <w:r>
        <w:rPr>
          <w:spacing w:val="80"/>
          <w:sz w:val="20"/>
        </w:rPr>
        <w:t xml:space="preserve"> </w:t>
      </w:r>
      <w:hyperlink r:id="rId103">
        <w:r>
          <w:rPr>
            <w:color w:val="0000FF"/>
            <w:sz w:val="20"/>
          </w:rPr>
          <w:t>https : //assets .</w:t>
        </w:r>
        <w:proofErr w:type="spellStart"/>
        <w:r>
          <w:rPr>
            <w:color w:val="0000FF"/>
            <w:sz w:val="20"/>
          </w:rPr>
          <w:t>ey</w:t>
        </w:r>
        <w:proofErr w:type="spellEnd"/>
        <w:r>
          <w:rPr>
            <w:color w:val="0000FF"/>
            <w:sz w:val="20"/>
          </w:rPr>
          <w:t xml:space="preserve"> .com /content /dam /</w:t>
        </w:r>
        <w:proofErr w:type="spellStart"/>
        <w:r>
          <w:rPr>
            <w:color w:val="0000FF"/>
            <w:sz w:val="20"/>
          </w:rPr>
          <w:t>ey</w:t>
        </w:r>
        <w:proofErr w:type="spellEnd"/>
        <w:r>
          <w:rPr>
            <w:color w:val="0000FF"/>
            <w:sz w:val="20"/>
          </w:rPr>
          <w:t xml:space="preserve"> - sites /</w:t>
        </w:r>
        <w:proofErr w:type="spellStart"/>
        <w:r>
          <w:rPr>
            <w:color w:val="0000FF"/>
            <w:sz w:val="20"/>
          </w:rPr>
          <w:t>ey</w:t>
        </w:r>
        <w:proofErr w:type="spellEnd"/>
        <w:r>
          <w:rPr>
            <w:color w:val="0000FF"/>
            <w:sz w:val="20"/>
          </w:rPr>
          <w:t xml:space="preserve"> - com /</w:t>
        </w:r>
        <w:proofErr w:type="spellStart"/>
        <w:r>
          <w:rPr>
            <w:color w:val="0000FF"/>
            <w:sz w:val="20"/>
          </w:rPr>
          <w:t>en</w:t>
        </w:r>
        <w:proofErr w:type="spellEnd"/>
        <w:r>
          <w:rPr>
            <w:color w:val="0000FF"/>
            <w:sz w:val="20"/>
          </w:rPr>
          <w:t xml:space="preserve"> _</w:t>
        </w:r>
        <w:proofErr w:type="spellStart"/>
        <w:r>
          <w:rPr>
            <w:color w:val="0000FF"/>
            <w:sz w:val="20"/>
          </w:rPr>
          <w:t>gl</w:t>
        </w:r>
        <w:proofErr w:type="spellEnd"/>
        <w:r>
          <w:rPr>
            <w:color w:val="0000FF"/>
            <w:sz w:val="20"/>
          </w:rPr>
          <w:t xml:space="preserve"> /topics /tax /guides /</w:t>
        </w:r>
      </w:hyperlink>
      <w:r>
        <w:rPr>
          <w:color w:val="0000FF"/>
          <w:sz w:val="20"/>
        </w:rPr>
        <w:t xml:space="preserve"> </w:t>
      </w:r>
      <w:hyperlink r:id="rId104">
        <w:r>
          <w:rPr>
            <w:color w:val="0000FF"/>
            <w:sz w:val="20"/>
          </w:rPr>
          <w:t>worldwide-personal-tax-guide-2008-09.pdf</w:t>
        </w:r>
      </w:hyperlink>
      <w:r>
        <w:rPr>
          <w:color w:val="0000FF"/>
          <w:sz w:val="20"/>
        </w:rPr>
        <w:t xml:space="preserve"> </w:t>
      </w:r>
      <w:r>
        <w:rPr>
          <w:sz w:val="20"/>
        </w:rPr>
        <w:t>(visited on 08/10/2022).</w:t>
      </w:r>
    </w:p>
    <w:p w14:paraId="64B61AEF" w14:textId="77777777" w:rsidR="00620CF6" w:rsidRDefault="00000000">
      <w:pPr>
        <w:pStyle w:val="ListParagraph"/>
        <w:numPr>
          <w:ilvl w:val="0"/>
          <w:numId w:val="1"/>
        </w:numPr>
        <w:tabs>
          <w:tab w:val="left" w:pos="726"/>
        </w:tabs>
        <w:spacing w:before="78" w:line="355" w:lineRule="auto"/>
        <w:ind w:hanging="510"/>
        <w:jc w:val="both"/>
        <w:rPr>
          <w:sz w:val="20"/>
        </w:rPr>
      </w:pPr>
      <w:bookmarkStart w:id="784" w:name="_bookmark152"/>
      <w:bookmarkEnd w:id="784"/>
      <w:r>
        <w:rPr>
          <w:spacing w:val="-2"/>
          <w:w w:val="105"/>
          <w:sz w:val="20"/>
        </w:rPr>
        <w:t>Ernst</w:t>
      </w:r>
      <w:r>
        <w:rPr>
          <w:spacing w:val="-8"/>
          <w:w w:val="105"/>
          <w:sz w:val="20"/>
        </w:rPr>
        <w:t xml:space="preserve"> </w:t>
      </w:r>
      <w:r>
        <w:rPr>
          <w:spacing w:val="-2"/>
          <w:w w:val="105"/>
          <w:sz w:val="20"/>
        </w:rPr>
        <w:t>&amp;</w:t>
      </w:r>
      <w:r>
        <w:rPr>
          <w:spacing w:val="-8"/>
          <w:w w:val="105"/>
          <w:sz w:val="20"/>
        </w:rPr>
        <w:t xml:space="preserve"> </w:t>
      </w:r>
      <w:r>
        <w:rPr>
          <w:spacing w:val="-2"/>
          <w:w w:val="105"/>
          <w:sz w:val="20"/>
        </w:rPr>
        <w:t>Young.</w:t>
      </w:r>
      <w:r>
        <w:rPr>
          <w:spacing w:val="-8"/>
          <w:w w:val="105"/>
          <w:sz w:val="20"/>
        </w:rPr>
        <w:t xml:space="preserve"> </w:t>
      </w:r>
      <w:r>
        <w:rPr>
          <w:i/>
          <w:spacing w:val="-2"/>
          <w:w w:val="105"/>
          <w:sz w:val="20"/>
        </w:rPr>
        <w:t>The</w:t>
      </w:r>
      <w:r>
        <w:rPr>
          <w:i/>
          <w:spacing w:val="-4"/>
          <w:w w:val="105"/>
          <w:sz w:val="20"/>
        </w:rPr>
        <w:t xml:space="preserve"> </w:t>
      </w:r>
      <w:r>
        <w:rPr>
          <w:i/>
          <w:spacing w:val="-2"/>
          <w:w w:val="105"/>
          <w:sz w:val="20"/>
        </w:rPr>
        <w:t>2009</w:t>
      </w:r>
      <w:r>
        <w:rPr>
          <w:i/>
          <w:spacing w:val="-4"/>
          <w:w w:val="105"/>
          <w:sz w:val="20"/>
        </w:rPr>
        <w:t xml:space="preserve"> </w:t>
      </w:r>
      <w:r>
        <w:rPr>
          <w:i/>
          <w:spacing w:val="-2"/>
          <w:w w:val="105"/>
          <w:sz w:val="20"/>
        </w:rPr>
        <w:t>Global</w:t>
      </w:r>
      <w:r>
        <w:rPr>
          <w:i/>
          <w:spacing w:val="-5"/>
          <w:w w:val="105"/>
          <w:sz w:val="20"/>
        </w:rPr>
        <w:t xml:space="preserve"> </w:t>
      </w:r>
      <w:r>
        <w:rPr>
          <w:i/>
          <w:spacing w:val="-2"/>
          <w:w w:val="105"/>
          <w:sz w:val="20"/>
        </w:rPr>
        <w:t>Executive:</w:t>
      </w:r>
      <w:r>
        <w:rPr>
          <w:i/>
          <w:spacing w:val="-4"/>
          <w:w w:val="105"/>
          <w:sz w:val="20"/>
        </w:rPr>
        <w:t xml:space="preserve"> </w:t>
      </w:r>
      <w:r>
        <w:rPr>
          <w:i/>
          <w:spacing w:val="-2"/>
          <w:w w:val="105"/>
          <w:sz w:val="20"/>
        </w:rPr>
        <w:t>Individual</w:t>
      </w:r>
      <w:r>
        <w:rPr>
          <w:i/>
          <w:spacing w:val="-4"/>
          <w:w w:val="105"/>
          <w:sz w:val="20"/>
        </w:rPr>
        <w:t xml:space="preserve"> </w:t>
      </w:r>
      <w:r>
        <w:rPr>
          <w:i/>
          <w:spacing w:val="-2"/>
          <w:w w:val="105"/>
          <w:sz w:val="20"/>
        </w:rPr>
        <w:t>Tax,</w:t>
      </w:r>
      <w:r>
        <w:rPr>
          <w:i/>
          <w:spacing w:val="-4"/>
          <w:w w:val="105"/>
          <w:sz w:val="20"/>
        </w:rPr>
        <w:t xml:space="preserve"> </w:t>
      </w:r>
      <w:r>
        <w:rPr>
          <w:i/>
          <w:spacing w:val="-2"/>
          <w:w w:val="105"/>
          <w:sz w:val="20"/>
        </w:rPr>
        <w:t>Social</w:t>
      </w:r>
      <w:r>
        <w:rPr>
          <w:i/>
          <w:spacing w:val="-5"/>
          <w:w w:val="105"/>
          <w:sz w:val="20"/>
        </w:rPr>
        <w:t xml:space="preserve"> </w:t>
      </w:r>
      <w:proofErr w:type="gramStart"/>
      <w:r>
        <w:rPr>
          <w:i/>
          <w:spacing w:val="-2"/>
          <w:w w:val="105"/>
          <w:sz w:val="20"/>
        </w:rPr>
        <w:t>Security</w:t>
      </w:r>
      <w:proofErr w:type="gramEnd"/>
      <w:r>
        <w:rPr>
          <w:i/>
          <w:spacing w:val="-4"/>
          <w:w w:val="105"/>
          <w:sz w:val="20"/>
        </w:rPr>
        <w:t xml:space="preserve"> </w:t>
      </w:r>
      <w:r>
        <w:rPr>
          <w:i/>
          <w:spacing w:val="-2"/>
          <w:w w:val="105"/>
          <w:sz w:val="20"/>
        </w:rPr>
        <w:t>and</w:t>
      </w:r>
      <w:r>
        <w:rPr>
          <w:i/>
          <w:spacing w:val="-4"/>
          <w:w w:val="105"/>
          <w:sz w:val="20"/>
        </w:rPr>
        <w:t xml:space="preserve"> </w:t>
      </w:r>
      <w:r>
        <w:rPr>
          <w:i/>
          <w:spacing w:val="-2"/>
          <w:w w:val="105"/>
          <w:sz w:val="20"/>
        </w:rPr>
        <w:t>Immigration</w:t>
      </w:r>
      <w:r>
        <w:rPr>
          <w:spacing w:val="-2"/>
          <w:w w:val="105"/>
          <w:sz w:val="20"/>
        </w:rPr>
        <w:t>.</w:t>
      </w:r>
      <w:r>
        <w:rPr>
          <w:spacing w:val="-8"/>
          <w:w w:val="105"/>
          <w:sz w:val="20"/>
        </w:rPr>
        <w:t xml:space="preserve"> </w:t>
      </w:r>
      <w:r>
        <w:rPr>
          <w:spacing w:val="-2"/>
          <w:w w:val="105"/>
          <w:sz w:val="20"/>
        </w:rPr>
        <w:t>July</w:t>
      </w:r>
      <w:r>
        <w:rPr>
          <w:spacing w:val="-8"/>
          <w:w w:val="105"/>
          <w:sz w:val="20"/>
        </w:rPr>
        <w:t xml:space="preserve"> </w:t>
      </w:r>
      <w:r>
        <w:rPr>
          <w:spacing w:val="-2"/>
          <w:w w:val="105"/>
          <w:sz w:val="20"/>
        </w:rPr>
        <w:t xml:space="preserve">2009. </w:t>
      </w:r>
      <w:r>
        <w:rPr>
          <w:sz w:val="20"/>
        </w:rPr>
        <w:t xml:space="preserve">url: </w:t>
      </w:r>
      <w:hyperlink r:id="rId105">
        <w:r>
          <w:rPr>
            <w:color w:val="0000FF"/>
            <w:sz w:val="20"/>
          </w:rPr>
          <w:t>https://assets.ey.com/content/dam/ey-sites/ey-com/en_gl/topics/tax/guides/worldwide-</w:t>
        </w:r>
      </w:hyperlink>
      <w:r>
        <w:rPr>
          <w:color w:val="0000FF"/>
          <w:sz w:val="20"/>
        </w:rPr>
        <w:t xml:space="preserve"> </w:t>
      </w:r>
      <w:hyperlink r:id="rId106">
        <w:r>
          <w:rPr>
            <w:color w:val="0000FF"/>
            <w:sz w:val="20"/>
          </w:rPr>
          <w:t>personal-tax-guide-2009-10.pdf</w:t>
        </w:r>
      </w:hyperlink>
      <w:r>
        <w:rPr>
          <w:color w:val="0000FF"/>
          <w:sz w:val="20"/>
        </w:rPr>
        <w:t xml:space="preserve"> </w:t>
      </w:r>
      <w:r>
        <w:rPr>
          <w:sz w:val="20"/>
        </w:rPr>
        <w:t>(visited on 08/10/2022).</w:t>
      </w:r>
    </w:p>
    <w:p w14:paraId="39344114" w14:textId="77777777" w:rsidR="00620CF6" w:rsidRDefault="00000000">
      <w:pPr>
        <w:pStyle w:val="ListParagraph"/>
        <w:numPr>
          <w:ilvl w:val="0"/>
          <w:numId w:val="1"/>
        </w:numPr>
        <w:tabs>
          <w:tab w:val="left" w:pos="726"/>
        </w:tabs>
        <w:spacing w:before="77" w:line="355" w:lineRule="auto"/>
        <w:ind w:hanging="510"/>
        <w:jc w:val="both"/>
        <w:rPr>
          <w:sz w:val="20"/>
        </w:rPr>
      </w:pPr>
      <w:bookmarkStart w:id="785" w:name="_bookmark153"/>
      <w:bookmarkEnd w:id="785"/>
      <w:r>
        <w:rPr>
          <w:w w:val="105"/>
          <w:sz w:val="20"/>
        </w:rPr>
        <w:t xml:space="preserve">Ernst &amp; Young. </w:t>
      </w:r>
      <w:r>
        <w:rPr>
          <w:i/>
          <w:w w:val="105"/>
          <w:sz w:val="20"/>
        </w:rPr>
        <w:t xml:space="preserve">The 2010 Global Executive: Individual Tax, Social </w:t>
      </w:r>
      <w:proofErr w:type="gramStart"/>
      <w:r>
        <w:rPr>
          <w:i/>
          <w:w w:val="105"/>
          <w:sz w:val="20"/>
        </w:rPr>
        <w:t>Security</w:t>
      </w:r>
      <w:proofErr w:type="gramEnd"/>
      <w:r>
        <w:rPr>
          <w:i/>
          <w:w w:val="105"/>
          <w:sz w:val="20"/>
        </w:rPr>
        <w:t xml:space="preserve"> and Immigration</w:t>
      </w:r>
      <w:r>
        <w:rPr>
          <w:w w:val="105"/>
          <w:sz w:val="20"/>
        </w:rPr>
        <w:t xml:space="preserve">. Aug. </w:t>
      </w:r>
      <w:r>
        <w:rPr>
          <w:sz w:val="20"/>
        </w:rPr>
        <w:t>2010.</w:t>
      </w:r>
      <w:r>
        <w:rPr>
          <w:spacing w:val="80"/>
          <w:sz w:val="20"/>
        </w:rPr>
        <w:t xml:space="preserve"> </w:t>
      </w:r>
      <w:r>
        <w:rPr>
          <w:sz w:val="20"/>
        </w:rPr>
        <w:t>url:</w:t>
      </w:r>
      <w:r>
        <w:rPr>
          <w:spacing w:val="80"/>
          <w:sz w:val="20"/>
        </w:rPr>
        <w:t xml:space="preserve"> </w:t>
      </w:r>
      <w:hyperlink r:id="rId107">
        <w:r>
          <w:rPr>
            <w:color w:val="0000FF"/>
            <w:sz w:val="20"/>
          </w:rPr>
          <w:t>https : //assets .</w:t>
        </w:r>
        <w:proofErr w:type="spellStart"/>
        <w:r>
          <w:rPr>
            <w:color w:val="0000FF"/>
            <w:sz w:val="20"/>
          </w:rPr>
          <w:t>ey</w:t>
        </w:r>
        <w:proofErr w:type="spellEnd"/>
        <w:r>
          <w:rPr>
            <w:color w:val="0000FF"/>
            <w:sz w:val="20"/>
          </w:rPr>
          <w:t xml:space="preserve"> .com /content /dam /</w:t>
        </w:r>
        <w:proofErr w:type="spellStart"/>
        <w:r>
          <w:rPr>
            <w:color w:val="0000FF"/>
            <w:sz w:val="20"/>
          </w:rPr>
          <w:t>ey</w:t>
        </w:r>
        <w:proofErr w:type="spellEnd"/>
        <w:r>
          <w:rPr>
            <w:color w:val="0000FF"/>
            <w:sz w:val="20"/>
          </w:rPr>
          <w:t xml:space="preserve"> - sites /</w:t>
        </w:r>
        <w:proofErr w:type="spellStart"/>
        <w:r>
          <w:rPr>
            <w:color w:val="0000FF"/>
            <w:sz w:val="20"/>
          </w:rPr>
          <w:t>ey</w:t>
        </w:r>
        <w:proofErr w:type="spellEnd"/>
        <w:r>
          <w:rPr>
            <w:color w:val="0000FF"/>
            <w:sz w:val="20"/>
          </w:rPr>
          <w:t xml:space="preserve"> - com /</w:t>
        </w:r>
        <w:proofErr w:type="spellStart"/>
        <w:r>
          <w:rPr>
            <w:color w:val="0000FF"/>
            <w:sz w:val="20"/>
          </w:rPr>
          <w:t>en</w:t>
        </w:r>
        <w:proofErr w:type="spellEnd"/>
        <w:r>
          <w:rPr>
            <w:color w:val="0000FF"/>
            <w:sz w:val="20"/>
          </w:rPr>
          <w:t xml:space="preserve"> _</w:t>
        </w:r>
        <w:proofErr w:type="spellStart"/>
        <w:r>
          <w:rPr>
            <w:color w:val="0000FF"/>
            <w:sz w:val="20"/>
          </w:rPr>
          <w:t>gl</w:t>
        </w:r>
        <w:proofErr w:type="spellEnd"/>
        <w:r>
          <w:rPr>
            <w:color w:val="0000FF"/>
            <w:sz w:val="20"/>
          </w:rPr>
          <w:t xml:space="preserve"> /topics /tax /guides /</w:t>
        </w:r>
      </w:hyperlink>
      <w:r>
        <w:rPr>
          <w:color w:val="0000FF"/>
          <w:sz w:val="20"/>
        </w:rPr>
        <w:t xml:space="preserve"> </w:t>
      </w:r>
      <w:hyperlink r:id="rId108">
        <w:r>
          <w:rPr>
            <w:color w:val="0000FF"/>
            <w:sz w:val="20"/>
          </w:rPr>
          <w:t>worldwide-personal-tax-guide-2010-11.pdf</w:t>
        </w:r>
      </w:hyperlink>
      <w:r>
        <w:rPr>
          <w:color w:val="0000FF"/>
          <w:sz w:val="20"/>
        </w:rPr>
        <w:t xml:space="preserve"> </w:t>
      </w:r>
      <w:r>
        <w:rPr>
          <w:sz w:val="20"/>
        </w:rPr>
        <w:t>(visited on 08/10/2022).</w:t>
      </w:r>
    </w:p>
    <w:p w14:paraId="24B17894" w14:textId="77777777" w:rsidR="00620CF6" w:rsidRDefault="00620CF6">
      <w:pPr>
        <w:spacing w:line="355" w:lineRule="auto"/>
        <w:jc w:val="both"/>
        <w:rPr>
          <w:sz w:val="20"/>
        </w:rPr>
        <w:sectPr w:rsidR="00620CF6" w:rsidSect="00D60468">
          <w:pgSz w:w="12240" w:h="15840"/>
          <w:pgMar w:top="1320" w:right="1300" w:bottom="280" w:left="1300" w:header="720" w:footer="720" w:gutter="0"/>
          <w:cols w:space="720"/>
        </w:sectPr>
      </w:pPr>
    </w:p>
    <w:p w14:paraId="476B9736" w14:textId="77777777" w:rsidR="00620CF6" w:rsidRDefault="00000000">
      <w:pPr>
        <w:pStyle w:val="ListParagraph"/>
        <w:numPr>
          <w:ilvl w:val="0"/>
          <w:numId w:val="1"/>
        </w:numPr>
        <w:tabs>
          <w:tab w:val="left" w:pos="726"/>
        </w:tabs>
        <w:spacing w:before="86" w:line="355" w:lineRule="auto"/>
        <w:ind w:hanging="510"/>
        <w:jc w:val="both"/>
        <w:rPr>
          <w:sz w:val="20"/>
        </w:rPr>
      </w:pPr>
      <w:bookmarkStart w:id="786" w:name="_bookmark154"/>
      <w:bookmarkEnd w:id="786"/>
      <w:r>
        <w:rPr>
          <w:w w:val="105"/>
          <w:sz w:val="20"/>
        </w:rPr>
        <w:lastRenderedPageBreak/>
        <w:t xml:space="preserve">Ernst &amp; Young. </w:t>
      </w:r>
      <w:r>
        <w:rPr>
          <w:i/>
          <w:w w:val="105"/>
          <w:sz w:val="20"/>
        </w:rPr>
        <w:t xml:space="preserve">The 2011 Global Executive: Individual Tax, Social </w:t>
      </w:r>
      <w:proofErr w:type="gramStart"/>
      <w:r>
        <w:rPr>
          <w:i/>
          <w:w w:val="105"/>
          <w:sz w:val="20"/>
        </w:rPr>
        <w:t>Security</w:t>
      </w:r>
      <w:proofErr w:type="gramEnd"/>
      <w:r>
        <w:rPr>
          <w:i/>
          <w:w w:val="105"/>
          <w:sz w:val="20"/>
        </w:rPr>
        <w:t xml:space="preserve"> and Immigration</w:t>
      </w:r>
      <w:r>
        <w:rPr>
          <w:w w:val="105"/>
          <w:sz w:val="20"/>
        </w:rPr>
        <w:t xml:space="preserve">. Aug. </w:t>
      </w:r>
      <w:r>
        <w:rPr>
          <w:sz w:val="20"/>
        </w:rPr>
        <w:t>2011.</w:t>
      </w:r>
      <w:r>
        <w:rPr>
          <w:spacing w:val="80"/>
          <w:sz w:val="20"/>
        </w:rPr>
        <w:t xml:space="preserve"> </w:t>
      </w:r>
      <w:r>
        <w:rPr>
          <w:sz w:val="20"/>
        </w:rPr>
        <w:t>url:</w:t>
      </w:r>
      <w:r>
        <w:rPr>
          <w:spacing w:val="80"/>
          <w:sz w:val="20"/>
        </w:rPr>
        <w:t xml:space="preserve"> </w:t>
      </w:r>
      <w:hyperlink r:id="rId109">
        <w:r>
          <w:rPr>
            <w:color w:val="0000FF"/>
            <w:sz w:val="20"/>
          </w:rPr>
          <w:t>https : //assets .</w:t>
        </w:r>
        <w:proofErr w:type="spellStart"/>
        <w:r>
          <w:rPr>
            <w:color w:val="0000FF"/>
            <w:sz w:val="20"/>
          </w:rPr>
          <w:t>ey</w:t>
        </w:r>
        <w:proofErr w:type="spellEnd"/>
        <w:r>
          <w:rPr>
            <w:color w:val="0000FF"/>
            <w:sz w:val="20"/>
          </w:rPr>
          <w:t xml:space="preserve"> .com /content /dam /</w:t>
        </w:r>
        <w:proofErr w:type="spellStart"/>
        <w:r>
          <w:rPr>
            <w:color w:val="0000FF"/>
            <w:sz w:val="20"/>
          </w:rPr>
          <w:t>ey</w:t>
        </w:r>
        <w:proofErr w:type="spellEnd"/>
        <w:r>
          <w:rPr>
            <w:color w:val="0000FF"/>
            <w:sz w:val="20"/>
          </w:rPr>
          <w:t xml:space="preserve"> - sites /</w:t>
        </w:r>
        <w:proofErr w:type="spellStart"/>
        <w:r>
          <w:rPr>
            <w:color w:val="0000FF"/>
            <w:sz w:val="20"/>
          </w:rPr>
          <w:t>ey</w:t>
        </w:r>
        <w:proofErr w:type="spellEnd"/>
        <w:r>
          <w:rPr>
            <w:color w:val="0000FF"/>
            <w:sz w:val="20"/>
          </w:rPr>
          <w:t xml:space="preserve"> - com /</w:t>
        </w:r>
        <w:proofErr w:type="spellStart"/>
        <w:r>
          <w:rPr>
            <w:color w:val="0000FF"/>
            <w:sz w:val="20"/>
          </w:rPr>
          <w:t>en</w:t>
        </w:r>
        <w:proofErr w:type="spellEnd"/>
        <w:r>
          <w:rPr>
            <w:color w:val="0000FF"/>
            <w:sz w:val="20"/>
          </w:rPr>
          <w:t xml:space="preserve"> _</w:t>
        </w:r>
        <w:proofErr w:type="spellStart"/>
        <w:r>
          <w:rPr>
            <w:color w:val="0000FF"/>
            <w:sz w:val="20"/>
          </w:rPr>
          <w:t>gl</w:t>
        </w:r>
        <w:proofErr w:type="spellEnd"/>
        <w:r>
          <w:rPr>
            <w:color w:val="0000FF"/>
            <w:sz w:val="20"/>
          </w:rPr>
          <w:t xml:space="preserve"> /topics /tax /guides /</w:t>
        </w:r>
      </w:hyperlink>
      <w:r>
        <w:rPr>
          <w:color w:val="0000FF"/>
          <w:sz w:val="20"/>
        </w:rPr>
        <w:t xml:space="preserve"> </w:t>
      </w:r>
      <w:hyperlink r:id="rId110">
        <w:r>
          <w:rPr>
            <w:color w:val="0000FF"/>
            <w:sz w:val="20"/>
          </w:rPr>
          <w:t>worldwide-personal-tax-guide-2011-12.pdf</w:t>
        </w:r>
      </w:hyperlink>
      <w:r>
        <w:rPr>
          <w:color w:val="0000FF"/>
          <w:sz w:val="20"/>
        </w:rPr>
        <w:t xml:space="preserve"> </w:t>
      </w:r>
      <w:r>
        <w:rPr>
          <w:sz w:val="20"/>
        </w:rPr>
        <w:t>(visited on 08/10/2022).</w:t>
      </w:r>
    </w:p>
    <w:p w14:paraId="0594DD78" w14:textId="77777777" w:rsidR="00620CF6" w:rsidRDefault="00000000">
      <w:pPr>
        <w:pStyle w:val="ListParagraph"/>
        <w:numPr>
          <w:ilvl w:val="0"/>
          <w:numId w:val="1"/>
        </w:numPr>
        <w:tabs>
          <w:tab w:val="left" w:pos="726"/>
        </w:tabs>
        <w:spacing w:before="78" w:line="355" w:lineRule="auto"/>
        <w:ind w:hanging="510"/>
        <w:jc w:val="both"/>
        <w:rPr>
          <w:sz w:val="20"/>
        </w:rPr>
      </w:pPr>
      <w:bookmarkStart w:id="787" w:name="_bookmark155"/>
      <w:bookmarkEnd w:id="787"/>
      <w:r>
        <w:rPr>
          <w:w w:val="105"/>
          <w:sz w:val="20"/>
        </w:rPr>
        <w:t xml:space="preserve">Ernst &amp; Young. </w:t>
      </w:r>
      <w:r>
        <w:rPr>
          <w:i/>
          <w:w w:val="105"/>
          <w:sz w:val="20"/>
        </w:rPr>
        <w:t>The Global Executive</w:t>
      </w:r>
      <w:r>
        <w:rPr>
          <w:w w:val="105"/>
          <w:sz w:val="20"/>
        </w:rPr>
        <w:t xml:space="preserve">. Sept. 2006. url: </w:t>
      </w:r>
      <w:hyperlink r:id="rId111">
        <w:r>
          <w:rPr>
            <w:color w:val="0000FF"/>
            <w:w w:val="105"/>
            <w:sz w:val="20"/>
          </w:rPr>
          <w:t>https://assets.ey.com/content/dam/ey-</w:t>
        </w:r>
      </w:hyperlink>
      <w:r>
        <w:rPr>
          <w:color w:val="0000FF"/>
          <w:w w:val="105"/>
          <w:sz w:val="20"/>
        </w:rPr>
        <w:t xml:space="preserve"> </w:t>
      </w:r>
      <w:hyperlink r:id="rId112">
        <w:r>
          <w:rPr>
            <w:color w:val="0000FF"/>
            <w:sz w:val="20"/>
          </w:rPr>
          <w:t>sites/</w:t>
        </w:r>
        <w:proofErr w:type="spellStart"/>
        <w:r>
          <w:rPr>
            <w:color w:val="0000FF"/>
            <w:sz w:val="20"/>
          </w:rPr>
          <w:t>ey</w:t>
        </w:r>
        <w:proofErr w:type="spellEnd"/>
        <w:r>
          <w:rPr>
            <w:color w:val="0000FF"/>
            <w:sz w:val="20"/>
          </w:rPr>
          <w:t>- com/</w:t>
        </w:r>
        <w:proofErr w:type="spellStart"/>
        <w:r>
          <w:rPr>
            <w:color w:val="0000FF"/>
            <w:sz w:val="20"/>
          </w:rPr>
          <w:t>en_gl</w:t>
        </w:r>
        <w:proofErr w:type="spellEnd"/>
        <w:r>
          <w:rPr>
            <w:color w:val="0000FF"/>
            <w:sz w:val="20"/>
          </w:rPr>
          <w:t>/topics/tax/guides/worldwide- personal- tax- guide- 2006- 07.pdf</w:t>
        </w:r>
      </w:hyperlink>
      <w:r>
        <w:rPr>
          <w:color w:val="0000FF"/>
          <w:spacing w:val="40"/>
          <w:sz w:val="20"/>
        </w:rPr>
        <w:t xml:space="preserve"> </w:t>
      </w:r>
      <w:r>
        <w:rPr>
          <w:sz w:val="20"/>
        </w:rPr>
        <w:t>(visited</w:t>
      </w:r>
      <w:r>
        <w:rPr>
          <w:spacing w:val="40"/>
          <w:sz w:val="20"/>
        </w:rPr>
        <w:t xml:space="preserve"> </w:t>
      </w:r>
      <w:r>
        <w:rPr>
          <w:sz w:val="20"/>
        </w:rPr>
        <w:t xml:space="preserve">on </w:t>
      </w:r>
      <w:r>
        <w:rPr>
          <w:spacing w:val="-2"/>
          <w:w w:val="105"/>
          <w:sz w:val="20"/>
        </w:rPr>
        <w:t>08/10/2022).</w:t>
      </w:r>
    </w:p>
    <w:p w14:paraId="3B00F8D2" w14:textId="77777777" w:rsidR="00620CF6" w:rsidRDefault="00000000">
      <w:pPr>
        <w:pStyle w:val="ListParagraph"/>
        <w:numPr>
          <w:ilvl w:val="0"/>
          <w:numId w:val="1"/>
        </w:numPr>
        <w:tabs>
          <w:tab w:val="left" w:pos="726"/>
        </w:tabs>
        <w:spacing w:before="77" w:line="355" w:lineRule="auto"/>
        <w:ind w:hanging="510"/>
        <w:jc w:val="both"/>
        <w:rPr>
          <w:sz w:val="20"/>
        </w:rPr>
      </w:pPr>
      <w:bookmarkStart w:id="788" w:name="_bookmark156"/>
      <w:bookmarkEnd w:id="788"/>
      <w:r>
        <w:rPr>
          <w:w w:val="105"/>
          <w:sz w:val="20"/>
        </w:rPr>
        <w:t xml:space="preserve">Ernst &amp; Young. </w:t>
      </w:r>
      <w:r>
        <w:rPr>
          <w:i/>
          <w:w w:val="105"/>
          <w:sz w:val="20"/>
        </w:rPr>
        <w:t>The Global Executive</w:t>
      </w:r>
      <w:r>
        <w:rPr>
          <w:w w:val="105"/>
          <w:sz w:val="20"/>
        </w:rPr>
        <w:t xml:space="preserve">. Sept. 2007. url: </w:t>
      </w:r>
      <w:hyperlink r:id="rId113">
        <w:r>
          <w:rPr>
            <w:color w:val="0000FF"/>
            <w:w w:val="105"/>
            <w:sz w:val="20"/>
          </w:rPr>
          <w:t>https://assets.ey.com/content/dam/ey-</w:t>
        </w:r>
      </w:hyperlink>
      <w:r>
        <w:rPr>
          <w:color w:val="0000FF"/>
          <w:w w:val="105"/>
          <w:sz w:val="20"/>
        </w:rPr>
        <w:t xml:space="preserve"> </w:t>
      </w:r>
      <w:hyperlink r:id="rId114">
        <w:r>
          <w:rPr>
            <w:color w:val="0000FF"/>
            <w:sz w:val="20"/>
          </w:rPr>
          <w:t>sites/</w:t>
        </w:r>
        <w:proofErr w:type="spellStart"/>
        <w:r>
          <w:rPr>
            <w:color w:val="0000FF"/>
            <w:sz w:val="20"/>
          </w:rPr>
          <w:t>ey</w:t>
        </w:r>
        <w:proofErr w:type="spellEnd"/>
        <w:r>
          <w:rPr>
            <w:color w:val="0000FF"/>
            <w:sz w:val="20"/>
          </w:rPr>
          <w:t>- com/</w:t>
        </w:r>
        <w:proofErr w:type="spellStart"/>
        <w:r>
          <w:rPr>
            <w:color w:val="0000FF"/>
            <w:sz w:val="20"/>
          </w:rPr>
          <w:t>en_gl</w:t>
        </w:r>
        <w:proofErr w:type="spellEnd"/>
        <w:r>
          <w:rPr>
            <w:color w:val="0000FF"/>
            <w:sz w:val="20"/>
          </w:rPr>
          <w:t>/topics/tax/guides/worldwide- personal- tax- guide- 2007- 08.pdf</w:t>
        </w:r>
      </w:hyperlink>
      <w:r>
        <w:rPr>
          <w:color w:val="0000FF"/>
          <w:spacing w:val="40"/>
          <w:sz w:val="20"/>
        </w:rPr>
        <w:t xml:space="preserve"> </w:t>
      </w:r>
      <w:r>
        <w:rPr>
          <w:sz w:val="20"/>
        </w:rPr>
        <w:t>(visited</w:t>
      </w:r>
      <w:r>
        <w:rPr>
          <w:spacing w:val="40"/>
          <w:sz w:val="20"/>
        </w:rPr>
        <w:t xml:space="preserve"> </w:t>
      </w:r>
      <w:r>
        <w:rPr>
          <w:sz w:val="20"/>
        </w:rPr>
        <w:t xml:space="preserve">on </w:t>
      </w:r>
      <w:r>
        <w:rPr>
          <w:spacing w:val="-2"/>
          <w:w w:val="105"/>
          <w:sz w:val="20"/>
        </w:rPr>
        <w:t>08/10/2022).</w:t>
      </w:r>
    </w:p>
    <w:p w14:paraId="2F565AEB" w14:textId="77777777" w:rsidR="00620CF6" w:rsidRDefault="00000000">
      <w:pPr>
        <w:pStyle w:val="ListParagraph"/>
        <w:numPr>
          <w:ilvl w:val="0"/>
          <w:numId w:val="1"/>
        </w:numPr>
        <w:tabs>
          <w:tab w:val="left" w:pos="726"/>
        </w:tabs>
        <w:spacing w:before="78" w:line="355" w:lineRule="auto"/>
        <w:ind w:hanging="510"/>
        <w:jc w:val="both"/>
        <w:rPr>
          <w:sz w:val="20"/>
        </w:rPr>
      </w:pPr>
      <w:bookmarkStart w:id="789" w:name="_bookmark157"/>
      <w:bookmarkEnd w:id="789"/>
      <w:r>
        <w:rPr>
          <w:w w:val="105"/>
          <w:sz w:val="20"/>
        </w:rPr>
        <w:t xml:space="preserve">Ernst &amp; Young. </w:t>
      </w:r>
      <w:r>
        <w:rPr>
          <w:i/>
          <w:w w:val="105"/>
          <w:sz w:val="20"/>
        </w:rPr>
        <w:t>Worldwide Estate and Inheritance Tax Guide 2014</w:t>
      </w:r>
      <w:r>
        <w:rPr>
          <w:w w:val="105"/>
          <w:sz w:val="20"/>
        </w:rPr>
        <w:t xml:space="preserve">. 2014. url: </w:t>
      </w:r>
      <w:hyperlink r:id="rId115">
        <w:r>
          <w:rPr>
            <w:color w:val="0000FF"/>
            <w:w w:val="105"/>
            <w:sz w:val="20"/>
          </w:rPr>
          <w:t>https://assets.ey.</w:t>
        </w:r>
      </w:hyperlink>
      <w:r>
        <w:rPr>
          <w:color w:val="0000FF"/>
          <w:w w:val="105"/>
          <w:sz w:val="20"/>
        </w:rPr>
        <w:t xml:space="preserve"> </w:t>
      </w:r>
      <w:hyperlink r:id="rId116">
        <w:r>
          <w:rPr>
            <w:color w:val="0000FF"/>
            <w:spacing w:val="-2"/>
            <w:sz w:val="20"/>
          </w:rPr>
          <w:t>com/content/dam/ey-sites/ey-com/en_gl/topics/tax/guides/worldwide-estate-and-inheritance-tax-</w:t>
        </w:r>
      </w:hyperlink>
      <w:r>
        <w:rPr>
          <w:color w:val="0000FF"/>
          <w:spacing w:val="-2"/>
          <w:sz w:val="20"/>
        </w:rPr>
        <w:t xml:space="preserve"> </w:t>
      </w:r>
      <w:hyperlink r:id="rId117">
        <w:r>
          <w:rPr>
            <w:color w:val="0000FF"/>
            <w:w w:val="105"/>
            <w:sz w:val="20"/>
          </w:rPr>
          <w:t>guide-2014.pdf</w:t>
        </w:r>
      </w:hyperlink>
      <w:r>
        <w:rPr>
          <w:color w:val="0000FF"/>
          <w:w w:val="105"/>
          <w:sz w:val="20"/>
        </w:rPr>
        <w:t xml:space="preserve"> </w:t>
      </w:r>
      <w:r>
        <w:rPr>
          <w:w w:val="105"/>
          <w:sz w:val="20"/>
        </w:rPr>
        <w:t>(visited on 02/01/2022).</w:t>
      </w:r>
    </w:p>
    <w:p w14:paraId="1EEABFEA" w14:textId="77777777" w:rsidR="00620CF6" w:rsidRDefault="00000000">
      <w:pPr>
        <w:pStyle w:val="ListParagraph"/>
        <w:numPr>
          <w:ilvl w:val="0"/>
          <w:numId w:val="1"/>
        </w:numPr>
        <w:tabs>
          <w:tab w:val="left" w:pos="726"/>
        </w:tabs>
        <w:spacing w:before="77" w:line="355" w:lineRule="auto"/>
        <w:ind w:hanging="510"/>
        <w:jc w:val="both"/>
        <w:rPr>
          <w:sz w:val="20"/>
        </w:rPr>
      </w:pPr>
      <w:bookmarkStart w:id="790" w:name="_bookmark158"/>
      <w:bookmarkEnd w:id="790"/>
      <w:r>
        <w:rPr>
          <w:w w:val="105"/>
          <w:sz w:val="20"/>
        </w:rPr>
        <w:t xml:space="preserve">Ernst &amp; Young. </w:t>
      </w:r>
      <w:r>
        <w:rPr>
          <w:i/>
          <w:w w:val="105"/>
          <w:sz w:val="20"/>
        </w:rPr>
        <w:t>Worldwide Estate and Inheritance Tax Guide 2016</w:t>
      </w:r>
      <w:r>
        <w:rPr>
          <w:w w:val="105"/>
          <w:sz w:val="20"/>
        </w:rPr>
        <w:t xml:space="preserve">. 2016. url: </w:t>
      </w:r>
      <w:hyperlink r:id="rId118">
        <w:r>
          <w:rPr>
            <w:color w:val="0000FF"/>
            <w:w w:val="105"/>
            <w:sz w:val="20"/>
          </w:rPr>
          <w:t>https://assets.ey.</w:t>
        </w:r>
      </w:hyperlink>
      <w:r>
        <w:rPr>
          <w:color w:val="0000FF"/>
          <w:w w:val="105"/>
          <w:sz w:val="20"/>
        </w:rPr>
        <w:t xml:space="preserve"> </w:t>
      </w:r>
      <w:hyperlink r:id="rId119">
        <w:r>
          <w:rPr>
            <w:color w:val="0000FF"/>
            <w:spacing w:val="-2"/>
            <w:sz w:val="20"/>
          </w:rPr>
          <w:t>com/content/dam/ey-sites/ey-com/en_gl/topics/tax/guides/worldwide-estate-and-inheritance-tax-</w:t>
        </w:r>
      </w:hyperlink>
      <w:r>
        <w:rPr>
          <w:color w:val="0000FF"/>
          <w:spacing w:val="-2"/>
          <w:sz w:val="20"/>
        </w:rPr>
        <w:t xml:space="preserve"> </w:t>
      </w:r>
      <w:hyperlink r:id="rId120">
        <w:r>
          <w:rPr>
            <w:color w:val="0000FF"/>
            <w:w w:val="105"/>
            <w:sz w:val="20"/>
          </w:rPr>
          <w:t>guide-2016.pdf</w:t>
        </w:r>
      </w:hyperlink>
      <w:r>
        <w:rPr>
          <w:color w:val="0000FF"/>
          <w:w w:val="105"/>
          <w:sz w:val="20"/>
        </w:rPr>
        <w:t xml:space="preserve"> </w:t>
      </w:r>
      <w:r>
        <w:rPr>
          <w:w w:val="105"/>
          <w:sz w:val="20"/>
        </w:rPr>
        <w:t>(visited on 02/01/2022).</w:t>
      </w:r>
    </w:p>
    <w:p w14:paraId="2ED145FB" w14:textId="77777777" w:rsidR="00620CF6" w:rsidRDefault="00000000">
      <w:pPr>
        <w:pStyle w:val="ListParagraph"/>
        <w:numPr>
          <w:ilvl w:val="0"/>
          <w:numId w:val="1"/>
        </w:numPr>
        <w:tabs>
          <w:tab w:val="left" w:pos="726"/>
        </w:tabs>
        <w:spacing w:before="78" w:line="355" w:lineRule="auto"/>
        <w:ind w:hanging="510"/>
        <w:jc w:val="both"/>
        <w:rPr>
          <w:sz w:val="20"/>
        </w:rPr>
      </w:pPr>
      <w:bookmarkStart w:id="791" w:name="_bookmark159"/>
      <w:bookmarkEnd w:id="791"/>
      <w:r>
        <w:rPr>
          <w:w w:val="105"/>
          <w:sz w:val="20"/>
        </w:rPr>
        <w:t xml:space="preserve">Ernst &amp; Young. </w:t>
      </w:r>
      <w:r>
        <w:rPr>
          <w:i/>
          <w:w w:val="105"/>
          <w:sz w:val="20"/>
        </w:rPr>
        <w:t>Worldwide Estate and Inheritance Tax Guide 2017</w:t>
      </w:r>
      <w:r>
        <w:rPr>
          <w:w w:val="105"/>
          <w:sz w:val="20"/>
        </w:rPr>
        <w:t xml:space="preserve">. 2017. url: </w:t>
      </w:r>
      <w:hyperlink r:id="rId121">
        <w:r>
          <w:rPr>
            <w:color w:val="0000FF"/>
            <w:w w:val="105"/>
            <w:sz w:val="20"/>
          </w:rPr>
          <w:t>https://assets.ey.</w:t>
        </w:r>
      </w:hyperlink>
      <w:r>
        <w:rPr>
          <w:color w:val="0000FF"/>
          <w:w w:val="105"/>
          <w:sz w:val="20"/>
        </w:rPr>
        <w:t xml:space="preserve"> </w:t>
      </w:r>
      <w:hyperlink r:id="rId122">
        <w:r>
          <w:rPr>
            <w:color w:val="0000FF"/>
            <w:spacing w:val="-2"/>
            <w:sz w:val="20"/>
          </w:rPr>
          <w:t>com/content/dam/ey-sites/ey-com/en_gl/topics/tax/guides/worldwide-estate-and-inheritance-tax-</w:t>
        </w:r>
      </w:hyperlink>
      <w:r>
        <w:rPr>
          <w:color w:val="0000FF"/>
          <w:spacing w:val="-2"/>
          <w:sz w:val="20"/>
        </w:rPr>
        <w:t xml:space="preserve"> </w:t>
      </w:r>
      <w:hyperlink r:id="rId123">
        <w:r>
          <w:rPr>
            <w:color w:val="0000FF"/>
            <w:w w:val="105"/>
            <w:sz w:val="20"/>
          </w:rPr>
          <w:t>guide-2017.pdf</w:t>
        </w:r>
      </w:hyperlink>
      <w:r>
        <w:rPr>
          <w:color w:val="0000FF"/>
          <w:w w:val="105"/>
          <w:sz w:val="20"/>
        </w:rPr>
        <w:t xml:space="preserve"> </w:t>
      </w:r>
      <w:r>
        <w:rPr>
          <w:w w:val="105"/>
          <w:sz w:val="20"/>
        </w:rPr>
        <w:t>(visited on 02/01/2022).</w:t>
      </w:r>
    </w:p>
    <w:p w14:paraId="2D767D16" w14:textId="77777777" w:rsidR="00620CF6" w:rsidRDefault="00000000">
      <w:pPr>
        <w:pStyle w:val="ListParagraph"/>
        <w:numPr>
          <w:ilvl w:val="0"/>
          <w:numId w:val="1"/>
        </w:numPr>
        <w:tabs>
          <w:tab w:val="left" w:pos="726"/>
        </w:tabs>
        <w:spacing w:before="77" w:line="355" w:lineRule="auto"/>
        <w:ind w:hanging="510"/>
        <w:jc w:val="both"/>
        <w:rPr>
          <w:sz w:val="20"/>
        </w:rPr>
      </w:pPr>
      <w:bookmarkStart w:id="792" w:name="_bookmark160"/>
      <w:bookmarkEnd w:id="792"/>
      <w:r>
        <w:rPr>
          <w:w w:val="105"/>
          <w:sz w:val="20"/>
        </w:rPr>
        <w:t xml:space="preserve">Ernst &amp; Young. </w:t>
      </w:r>
      <w:r>
        <w:rPr>
          <w:i/>
          <w:w w:val="105"/>
          <w:sz w:val="20"/>
        </w:rPr>
        <w:t>Worldwide Estate and Inheritance Tax Guide 2018</w:t>
      </w:r>
      <w:r>
        <w:rPr>
          <w:w w:val="105"/>
          <w:sz w:val="20"/>
        </w:rPr>
        <w:t xml:space="preserve">. 2018. url: </w:t>
      </w:r>
      <w:hyperlink r:id="rId124">
        <w:r>
          <w:rPr>
            <w:color w:val="0000FF"/>
            <w:w w:val="105"/>
            <w:sz w:val="20"/>
          </w:rPr>
          <w:t>https://assets.ey.</w:t>
        </w:r>
      </w:hyperlink>
      <w:r>
        <w:rPr>
          <w:color w:val="0000FF"/>
          <w:w w:val="105"/>
          <w:sz w:val="20"/>
        </w:rPr>
        <w:t xml:space="preserve"> </w:t>
      </w:r>
      <w:hyperlink r:id="rId125">
        <w:r>
          <w:rPr>
            <w:color w:val="0000FF"/>
            <w:spacing w:val="-2"/>
            <w:sz w:val="20"/>
          </w:rPr>
          <w:t>com/content/dam/ey-sites/ey-com/en_gl/topics/tax/guides/worldwide-estate-and-inheritance-tax-</w:t>
        </w:r>
      </w:hyperlink>
      <w:r>
        <w:rPr>
          <w:color w:val="0000FF"/>
          <w:spacing w:val="-2"/>
          <w:sz w:val="20"/>
        </w:rPr>
        <w:t xml:space="preserve"> </w:t>
      </w:r>
      <w:hyperlink r:id="rId126">
        <w:r>
          <w:rPr>
            <w:color w:val="0000FF"/>
            <w:w w:val="105"/>
            <w:sz w:val="20"/>
          </w:rPr>
          <w:t>guide-2018.pdf</w:t>
        </w:r>
      </w:hyperlink>
      <w:r>
        <w:rPr>
          <w:color w:val="0000FF"/>
          <w:w w:val="105"/>
          <w:sz w:val="20"/>
        </w:rPr>
        <w:t xml:space="preserve"> </w:t>
      </w:r>
      <w:r>
        <w:rPr>
          <w:w w:val="105"/>
          <w:sz w:val="20"/>
        </w:rPr>
        <w:t>(visited on 02/01/2022).</w:t>
      </w:r>
    </w:p>
    <w:p w14:paraId="35A972BC" w14:textId="77777777" w:rsidR="00620CF6" w:rsidRDefault="00000000">
      <w:pPr>
        <w:pStyle w:val="ListParagraph"/>
        <w:numPr>
          <w:ilvl w:val="0"/>
          <w:numId w:val="1"/>
        </w:numPr>
        <w:tabs>
          <w:tab w:val="left" w:pos="725"/>
        </w:tabs>
        <w:spacing w:before="77"/>
        <w:ind w:left="725" w:right="0" w:hanging="509"/>
        <w:jc w:val="both"/>
        <w:rPr>
          <w:sz w:val="20"/>
        </w:rPr>
      </w:pPr>
      <w:bookmarkStart w:id="793" w:name="_bookmark161"/>
      <w:bookmarkEnd w:id="793"/>
      <w:r>
        <w:rPr>
          <w:w w:val="105"/>
          <w:sz w:val="20"/>
        </w:rPr>
        <w:t>Ernst</w:t>
      </w:r>
      <w:r>
        <w:rPr>
          <w:spacing w:val="18"/>
          <w:w w:val="105"/>
          <w:sz w:val="20"/>
        </w:rPr>
        <w:t xml:space="preserve"> </w:t>
      </w:r>
      <w:r>
        <w:rPr>
          <w:w w:val="105"/>
          <w:sz w:val="20"/>
        </w:rPr>
        <w:t>&amp;</w:t>
      </w:r>
      <w:r>
        <w:rPr>
          <w:spacing w:val="18"/>
          <w:w w:val="105"/>
          <w:sz w:val="20"/>
        </w:rPr>
        <w:t xml:space="preserve"> </w:t>
      </w:r>
      <w:r>
        <w:rPr>
          <w:w w:val="105"/>
          <w:sz w:val="20"/>
        </w:rPr>
        <w:t>Young.</w:t>
      </w:r>
      <w:r>
        <w:rPr>
          <w:spacing w:val="19"/>
          <w:w w:val="105"/>
          <w:sz w:val="20"/>
        </w:rPr>
        <w:t xml:space="preserve"> </w:t>
      </w:r>
      <w:r>
        <w:rPr>
          <w:i/>
          <w:w w:val="105"/>
          <w:sz w:val="20"/>
        </w:rPr>
        <w:t>Worldwide</w:t>
      </w:r>
      <w:r>
        <w:rPr>
          <w:i/>
          <w:spacing w:val="24"/>
          <w:w w:val="105"/>
          <w:sz w:val="20"/>
        </w:rPr>
        <w:t xml:space="preserve"> </w:t>
      </w:r>
      <w:r>
        <w:rPr>
          <w:i/>
          <w:w w:val="105"/>
          <w:sz w:val="20"/>
        </w:rPr>
        <w:t>Personal</w:t>
      </w:r>
      <w:r>
        <w:rPr>
          <w:i/>
          <w:spacing w:val="24"/>
          <w:w w:val="105"/>
          <w:sz w:val="20"/>
        </w:rPr>
        <w:t xml:space="preserve"> </w:t>
      </w:r>
      <w:r>
        <w:rPr>
          <w:i/>
          <w:w w:val="105"/>
          <w:sz w:val="20"/>
        </w:rPr>
        <w:t>Tax</w:t>
      </w:r>
      <w:r>
        <w:rPr>
          <w:i/>
          <w:spacing w:val="24"/>
          <w:w w:val="105"/>
          <w:sz w:val="20"/>
        </w:rPr>
        <w:t xml:space="preserve"> </w:t>
      </w:r>
      <w:r>
        <w:rPr>
          <w:i/>
          <w:w w:val="105"/>
          <w:sz w:val="20"/>
        </w:rPr>
        <w:t>and</w:t>
      </w:r>
      <w:r>
        <w:rPr>
          <w:i/>
          <w:spacing w:val="24"/>
          <w:w w:val="105"/>
          <w:sz w:val="20"/>
        </w:rPr>
        <w:t xml:space="preserve"> </w:t>
      </w:r>
      <w:r>
        <w:rPr>
          <w:i/>
          <w:w w:val="105"/>
          <w:sz w:val="20"/>
        </w:rPr>
        <w:t>Immigration</w:t>
      </w:r>
      <w:r>
        <w:rPr>
          <w:i/>
          <w:spacing w:val="23"/>
          <w:w w:val="105"/>
          <w:sz w:val="20"/>
        </w:rPr>
        <w:t xml:space="preserve"> </w:t>
      </w:r>
      <w:r>
        <w:rPr>
          <w:i/>
          <w:w w:val="105"/>
          <w:sz w:val="20"/>
        </w:rPr>
        <w:t>Guide</w:t>
      </w:r>
      <w:r>
        <w:rPr>
          <w:i/>
          <w:spacing w:val="24"/>
          <w:w w:val="105"/>
          <w:sz w:val="20"/>
        </w:rPr>
        <w:t xml:space="preserve"> </w:t>
      </w:r>
      <w:r>
        <w:rPr>
          <w:i/>
          <w:w w:val="105"/>
          <w:sz w:val="20"/>
        </w:rPr>
        <w:t>2016–17</w:t>
      </w:r>
      <w:r>
        <w:rPr>
          <w:w w:val="105"/>
          <w:sz w:val="20"/>
        </w:rPr>
        <w:t>.</w:t>
      </w:r>
      <w:r>
        <w:rPr>
          <w:spacing w:val="19"/>
          <w:w w:val="105"/>
          <w:sz w:val="20"/>
        </w:rPr>
        <w:t xml:space="preserve"> </w:t>
      </w:r>
      <w:r>
        <w:rPr>
          <w:w w:val="105"/>
          <w:sz w:val="20"/>
        </w:rPr>
        <w:t>Sept.</w:t>
      </w:r>
      <w:r>
        <w:rPr>
          <w:spacing w:val="18"/>
          <w:w w:val="105"/>
          <w:sz w:val="20"/>
        </w:rPr>
        <w:t xml:space="preserve"> </w:t>
      </w:r>
      <w:r>
        <w:rPr>
          <w:w w:val="105"/>
          <w:sz w:val="20"/>
        </w:rPr>
        <w:t>2016.</w:t>
      </w:r>
      <w:r>
        <w:rPr>
          <w:spacing w:val="19"/>
          <w:w w:val="105"/>
          <w:sz w:val="20"/>
        </w:rPr>
        <w:t xml:space="preserve"> </w:t>
      </w:r>
      <w:r>
        <w:rPr>
          <w:w w:val="105"/>
          <w:sz w:val="20"/>
        </w:rPr>
        <w:t>url:</w:t>
      </w:r>
      <w:r>
        <w:rPr>
          <w:spacing w:val="18"/>
          <w:w w:val="105"/>
          <w:sz w:val="20"/>
        </w:rPr>
        <w:t xml:space="preserve"> </w:t>
      </w:r>
      <w:hyperlink r:id="rId127">
        <w:r>
          <w:rPr>
            <w:color w:val="0000FF"/>
            <w:spacing w:val="-2"/>
            <w:w w:val="105"/>
            <w:sz w:val="20"/>
          </w:rPr>
          <w:t>https:</w:t>
        </w:r>
      </w:hyperlink>
    </w:p>
    <w:p w14:paraId="40A3638C" w14:textId="77777777" w:rsidR="00620CF6" w:rsidRDefault="00000000">
      <w:pPr>
        <w:pStyle w:val="BodyText"/>
        <w:spacing w:before="129" w:line="355" w:lineRule="auto"/>
        <w:ind w:left="726" w:right="125"/>
        <w:jc w:val="both"/>
      </w:pPr>
      <w:hyperlink r:id="rId128">
        <w:r>
          <w:rPr>
            <w:color w:val="0000FF"/>
            <w:spacing w:val="-2"/>
          </w:rPr>
          <w:t>//assets.ey.com/content/dam/ey-sites/ey-com/en_gl/topics/tax/guides/worldwide-personal-tax-</w:t>
        </w:r>
      </w:hyperlink>
      <w:r>
        <w:rPr>
          <w:color w:val="0000FF"/>
          <w:spacing w:val="40"/>
          <w:w w:val="105"/>
        </w:rPr>
        <w:t xml:space="preserve"> </w:t>
      </w:r>
      <w:hyperlink r:id="rId129">
        <w:r>
          <w:rPr>
            <w:color w:val="0000FF"/>
            <w:w w:val="105"/>
          </w:rPr>
          <w:t>guide-2016-17.pdf</w:t>
        </w:r>
      </w:hyperlink>
      <w:r>
        <w:rPr>
          <w:color w:val="0000FF"/>
          <w:w w:val="105"/>
        </w:rPr>
        <w:t xml:space="preserve"> </w:t>
      </w:r>
      <w:r>
        <w:rPr>
          <w:w w:val="105"/>
        </w:rPr>
        <w:t>(visited on 08/10/2022).</w:t>
      </w:r>
    </w:p>
    <w:p w14:paraId="572ED61D" w14:textId="77777777" w:rsidR="00620CF6" w:rsidRDefault="00000000">
      <w:pPr>
        <w:pStyle w:val="ListParagraph"/>
        <w:numPr>
          <w:ilvl w:val="0"/>
          <w:numId w:val="1"/>
        </w:numPr>
        <w:tabs>
          <w:tab w:val="left" w:pos="725"/>
        </w:tabs>
        <w:spacing w:before="78"/>
        <w:ind w:left="725" w:right="0" w:hanging="509"/>
        <w:jc w:val="left"/>
        <w:rPr>
          <w:sz w:val="20"/>
        </w:rPr>
      </w:pPr>
      <w:bookmarkStart w:id="794" w:name="_bookmark162"/>
      <w:bookmarkEnd w:id="794"/>
      <w:r>
        <w:rPr>
          <w:w w:val="105"/>
          <w:sz w:val="20"/>
        </w:rPr>
        <w:t>Ernst</w:t>
      </w:r>
      <w:r>
        <w:rPr>
          <w:spacing w:val="18"/>
          <w:w w:val="105"/>
          <w:sz w:val="20"/>
        </w:rPr>
        <w:t xml:space="preserve"> </w:t>
      </w:r>
      <w:r>
        <w:rPr>
          <w:w w:val="105"/>
          <w:sz w:val="20"/>
        </w:rPr>
        <w:t>&amp;</w:t>
      </w:r>
      <w:r>
        <w:rPr>
          <w:spacing w:val="18"/>
          <w:w w:val="105"/>
          <w:sz w:val="20"/>
        </w:rPr>
        <w:t xml:space="preserve"> </w:t>
      </w:r>
      <w:r>
        <w:rPr>
          <w:w w:val="105"/>
          <w:sz w:val="20"/>
        </w:rPr>
        <w:t>Young.</w:t>
      </w:r>
      <w:r>
        <w:rPr>
          <w:spacing w:val="19"/>
          <w:w w:val="105"/>
          <w:sz w:val="20"/>
        </w:rPr>
        <w:t xml:space="preserve"> </w:t>
      </w:r>
      <w:r>
        <w:rPr>
          <w:i/>
          <w:w w:val="105"/>
          <w:sz w:val="20"/>
        </w:rPr>
        <w:t>Worldwide</w:t>
      </w:r>
      <w:r>
        <w:rPr>
          <w:i/>
          <w:spacing w:val="24"/>
          <w:w w:val="105"/>
          <w:sz w:val="20"/>
        </w:rPr>
        <w:t xml:space="preserve"> </w:t>
      </w:r>
      <w:r>
        <w:rPr>
          <w:i/>
          <w:w w:val="105"/>
          <w:sz w:val="20"/>
        </w:rPr>
        <w:t>Personal</w:t>
      </w:r>
      <w:r>
        <w:rPr>
          <w:i/>
          <w:spacing w:val="24"/>
          <w:w w:val="105"/>
          <w:sz w:val="20"/>
        </w:rPr>
        <w:t xml:space="preserve"> </w:t>
      </w:r>
      <w:r>
        <w:rPr>
          <w:i/>
          <w:w w:val="105"/>
          <w:sz w:val="20"/>
        </w:rPr>
        <w:t>Tax</w:t>
      </w:r>
      <w:r>
        <w:rPr>
          <w:i/>
          <w:spacing w:val="24"/>
          <w:w w:val="105"/>
          <w:sz w:val="20"/>
        </w:rPr>
        <w:t xml:space="preserve"> </w:t>
      </w:r>
      <w:r>
        <w:rPr>
          <w:i/>
          <w:w w:val="105"/>
          <w:sz w:val="20"/>
        </w:rPr>
        <w:t>and</w:t>
      </w:r>
      <w:r>
        <w:rPr>
          <w:i/>
          <w:spacing w:val="24"/>
          <w:w w:val="105"/>
          <w:sz w:val="20"/>
        </w:rPr>
        <w:t xml:space="preserve"> </w:t>
      </w:r>
      <w:r>
        <w:rPr>
          <w:i/>
          <w:w w:val="105"/>
          <w:sz w:val="20"/>
        </w:rPr>
        <w:t>Immigration</w:t>
      </w:r>
      <w:r>
        <w:rPr>
          <w:i/>
          <w:spacing w:val="23"/>
          <w:w w:val="105"/>
          <w:sz w:val="20"/>
        </w:rPr>
        <w:t xml:space="preserve"> </w:t>
      </w:r>
      <w:r>
        <w:rPr>
          <w:i/>
          <w:w w:val="105"/>
          <w:sz w:val="20"/>
        </w:rPr>
        <w:t>Guide</w:t>
      </w:r>
      <w:r>
        <w:rPr>
          <w:i/>
          <w:spacing w:val="24"/>
          <w:w w:val="105"/>
          <w:sz w:val="20"/>
        </w:rPr>
        <w:t xml:space="preserve"> </w:t>
      </w:r>
      <w:r>
        <w:rPr>
          <w:i/>
          <w:w w:val="105"/>
          <w:sz w:val="20"/>
        </w:rPr>
        <w:t>2017–18</w:t>
      </w:r>
      <w:r>
        <w:rPr>
          <w:w w:val="105"/>
          <w:sz w:val="20"/>
        </w:rPr>
        <w:t>.</w:t>
      </w:r>
      <w:r>
        <w:rPr>
          <w:spacing w:val="19"/>
          <w:w w:val="105"/>
          <w:sz w:val="20"/>
        </w:rPr>
        <w:t xml:space="preserve"> </w:t>
      </w:r>
      <w:r>
        <w:rPr>
          <w:w w:val="105"/>
          <w:sz w:val="20"/>
        </w:rPr>
        <w:t>Sept.</w:t>
      </w:r>
      <w:r>
        <w:rPr>
          <w:spacing w:val="18"/>
          <w:w w:val="105"/>
          <w:sz w:val="20"/>
        </w:rPr>
        <w:t xml:space="preserve"> </w:t>
      </w:r>
      <w:r>
        <w:rPr>
          <w:w w:val="105"/>
          <w:sz w:val="20"/>
        </w:rPr>
        <w:t>2017.</w:t>
      </w:r>
      <w:r>
        <w:rPr>
          <w:spacing w:val="19"/>
          <w:w w:val="105"/>
          <w:sz w:val="20"/>
        </w:rPr>
        <w:t xml:space="preserve"> </w:t>
      </w:r>
      <w:r>
        <w:rPr>
          <w:w w:val="105"/>
          <w:sz w:val="20"/>
        </w:rPr>
        <w:t>url:</w:t>
      </w:r>
      <w:r>
        <w:rPr>
          <w:spacing w:val="18"/>
          <w:w w:val="105"/>
          <w:sz w:val="20"/>
        </w:rPr>
        <w:t xml:space="preserve"> </w:t>
      </w:r>
      <w:hyperlink r:id="rId130">
        <w:r>
          <w:rPr>
            <w:color w:val="0000FF"/>
            <w:spacing w:val="-2"/>
            <w:w w:val="105"/>
            <w:sz w:val="20"/>
          </w:rPr>
          <w:t>https:</w:t>
        </w:r>
      </w:hyperlink>
    </w:p>
    <w:p w14:paraId="3AD8F1B9" w14:textId="77777777" w:rsidR="00620CF6" w:rsidRDefault="00000000">
      <w:pPr>
        <w:pStyle w:val="BodyText"/>
        <w:spacing w:before="129" w:line="355" w:lineRule="auto"/>
        <w:ind w:left="726" w:right="125"/>
      </w:pPr>
      <w:hyperlink r:id="rId131">
        <w:r>
          <w:rPr>
            <w:color w:val="0000FF"/>
            <w:spacing w:val="-2"/>
          </w:rPr>
          <w:t>//assets.ey.com/content/dam/ey-sites/ey-com/en_gl/topics/tax/guides/worldwide-personal-tax-</w:t>
        </w:r>
      </w:hyperlink>
      <w:r>
        <w:rPr>
          <w:color w:val="0000FF"/>
          <w:spacing w:val="80"/>
          <w:w w:val="150"/>
        </w:rPr>
        <w:t xml:space="preserve">   </w:t>
      </w:r>
      <w:hyperlink r:id="rId132">
        <w:r>
          <w:rPr>
            <w:color w:val="0000FF"/>
            <w:w w:val="105"/>
          </w:rPr>
          <w:t>guide-2017-18.pdf</w:t>
        </w:r>
      </w:hyperlink>
      <w:r>
        <w:rPr>
          <w:color w:val="0000FF"/>
          <w:w w:val="105"/>
        </w:rPr>
        <w:t xml:space="preserve"> </w:t>
      </w:r>
      <w:r>
        <w:rPr>
          <w:w w:val="105"/>
        </w:rPr>
        <w:t>(visited on 08/10/2022).</w:t>
      </w:r>
    </w:p>
    <w:p w14:paraId="2FBE2238" w14:textId="77777777" w:rsidR="00620CF6" w:rsidRDefault="00000000">
      <w:pPr>
        <w:pStyle w:val="ListParagraph"/>
        <w:numPr>
          <w:ilvl w:val="0"/>
          <w:numId w:val="1"/>
        </w:numPr>
        <w:tabs>
          <w:tab w:val="left" w:pos="725"/>
        </w:tabs>
        <w:spacing w:before="78"/>
        <w:ind w:left="725" w:right="0" w:hanging="509"/>
        <w:jc w:val="left"/>
        <w:rPr>
          <w:sz w:val="20"/>
        </w:rPr>
      </w:pPr>
      <w:bookmarkStart w:id="795" w:name="_bookmark163"/>
      <w:bookmarkEnd w:id="795"/>
      <w:r>
        <w:rPr>
          <w:w w:val="105"/>
          <w:sz w:val="20"/>
        </w:rPr>
        <w:t>Ernst</w:t>
      </w:r>
      <w:r>
        <w:rPr>
          <w:spacing w:val="18"/>
          <w:w w:val="105"/>
          <w:sz w:val="20"/>
        </w:rPr>
        <w:t xml:space="preserve"> </w:t>
      </w:r>
      <w:r>
        <w:rPr>
          <w:w w:val="105"/>
          <w:sz w:val="20"/>
        </w:rPr>
        <w:t>&amp;</w:t>
      </w:r>
      <w:r>
        <w:rPr>
          <w:spacing w:val="18"/>
          <w:w w:val="105"/>
          <w:sz w:val="20"/>
        </w:rPr>
        <w:t xml:space="preserve"> </w:t>
      </w:r>
      <w:r>
        <w:rPr>
          <w:w w:val="105"/>
          <w:sz w:val="20"/>
        </w:rPr>
        <w:t>Young.</w:t>
      </w:r>
      <w:r>
        <w:rPr>
          <w:spacing w:val="19"/>
          <w:w w:val="105"/>
          <w:sz w:val="20"/>
        </w:rPr>
        <w:t xml:space="preserve"> </w:t>
      </w:r>
      <w:r>
        <w:rPr>
          <w:i/>
          <w:w w:val="105"/>
          <w:sz w:val="20"/>
        </w:rPr>
        <w:t>Worldwide</w:t>
      </w:r>
      <w:r>
        <w:rPr>
          <w:i/>
          <w:spacing w:val="23"/>
          <w:w w:val="105"/>
          <w:sz w:val="20"/>
        </w:rPr>
        <w:t xml:space="preserve"> </w:t>
      </w:r>
      <w:r>
        <w:rPr>
          <w:i/>
          <w:w w:val="105"/>
          <w:sz w:val="20"/>
        </w:rPr>
        <w:t>Personal</w:t>
      </w:r>
      <w:r>
        <w:rPr>
          <w:i/>
          <w:spacing w:val="24"/>
          <w:w w:val="105"/>
          <w:sz w:val="20"/>
        </w:rPr>
        <w:t xml:space="preserve"> </w:t>
      </w:r>
      <w:r>
        <w:rPr>
          <w:i/>
          <w:w w:val="105"/>
          <w:sz w:val="20"/>
        </w:rPr>
        <w:t>Tax</w:t>
      </w:r>
      <w:r>
        <w:rPr>
          <w:i/>
          <w:spacing w:val="24"/>
          <w:w w:val="105"/>
          <w:sz w:val="20"/>
        </w:rPr>
        <w:t xml:space="preserve"> </w:t>
      </w:r>
      <w:r>
        <w:rPr>
          <w:i/>
          <w:w w:val="105"/>
          <w:sz w:val="20"/>
        </w:rPr>
        <w:t>and</w:t>
      </w:r>
      <w:r>
        <w:rPr>
          <w:i/>
          <w:spacing w:val="23"/>
          <w:w w:val="105"/>
          <w:sz w:val="20"/>
        </w:rPr>
        <w:t xml:space="preserve"> </w:t>
      </w:r>
      <w:r>
        <w:rPr>
          <w:i/>
          <w:w w:val="105"/>
          <w:sz w:val="20"/>
        </w:rPr>
        <w:t>Immigration</w:t>
      </w:r>
      <w:r>
        <w:rPr>
          <w:i/>
          <w:spacing w:val="24"/>
          <w:w w:val="105"/>
          <w:sz w:val="20"/>
        </w:rPr>
        <w:t xml:space="preserve"> </w:t>
      </w:r>
      <w:r>
        <w:rPr>
          <w:i/>
          <w:w w:val="105"/>
          <w:sz w:val="20"/>
        </w:rPr>
        <w:t>Guide</w:t>
      </w:r>
      <w:r>
        <w:rPr>
          <w:i/>
          <w:spacing w:val="23"/>
          <w:w w:val="105"/>
          <w:sz w:val="20"/>
        </w:rPr>
        <w:t xml:space="preserve"> </w:t>
      </w:r>
      <w:r>
        <w:rPr>
          <w:i/>
          <w:w w:val="105"/>
          <w:sz w:val="20"/>
        </w:rPr>
        <w:t>2018–19</w:t>
      </w:r>
      <w:r>
        <w:rPr>
          <w:w w:val="105"/>
          <w:sz w:val="20"/>
        </w:rPr>
        <w:t>.</w:t>
      </w:r>
      <w:r>
        <w:rPr>
          <w:spacing w:val="19"/>
          <w:w w:val="105"/>
          <w:sz w:val="20"/>
        </w:rPr>
        <w:t xml:space="preserve"> </w:t>
      </w:r>
      <w:r>
        <w:rPr>
          <w:w w:val="105"/>
          <w:sz w:val="20"/>
        </w:rPr>
        <w:t>Nov.</w:t>
      </w:r>
      <w:r>
        <w:rPr>
          <w:spacing w:val="18"/>
          <w:w w:val="105"/>
          <w:sz w:val="20"/>
        </w:rPr>
        <w:t xml:space="preserve"> </w:t>
      </w:r>
      <w:r>
        <w:rPr>
          <w:w w:val="105"/>
          <w:sz w:val="20"/>
        </w:rPr>
        <w:t>2018.</w:t>
      </w:r>
      <w:r>
        <w:rPr>
          <w:spacing w:val="19"/>
          <w:w w:val="105"/>
          <w:sz w:val="20"/>
        </w:rPr>
        <w:t xml:space="preserve"> </w:t>
      </w:r>
      <w:r>
        <w:rPr>
          <w:w w:val="105"/>
          <w:sz w:val="20"/>
        </w:rPr>
        <w:t>url:</w:t>
      </w:r>
      <w:r>
        <w:rPr>
          <w:spacing w:val="18"/>
          <w:w w:val="105"/>
          <w:sz w:val="20"/>
        </w:rPr>
        <w:t xml:space="preserve"> </w:t>
      </w:r>
      <w:hyperlink r:id="rId133">
        <w:r>
          <w:rPr>
            <w:color w:val="0000FF"/>
            <w:spacing w:val="-2"/>
            <w:w w:val="105"/>
            <w:sz w:val="20"/>
          </w:rPr>
          <w:t>https:</w:t>
        </w:r>
      </w:hyperlink>
    </w:p>
    <w:p w14:paraId="2C339A48" w14:textId="77777777" w:rsidR="00620CF6" w:rsidRDefault="00000000">
      <w:pPr>
        <w:pStyle w:val="BodyText"/>
        <w:spacing w:before="129" w:line="355" w:lineRule="auto"/>
        <w:ind w:left="726" w:right="125"/>
      </w:pPr>
      <w:hyperlink r:id="rId134">
        <w:r>
          <w:rPr>
            <w:color w:val="0000FF"/>
            <w:spacing w:val="-2"/>
          </w:rPr>
          <w:t>//assets.ey.com/content/dam/ey-sites/ey-com/en_gl/topics/tax/guides/worldwide-personal-tax-</w:t>
        </w:r>
      </w:hyperlink>
      <w:r>
        <w:rPr>
          <w:color w:val="0000FF"/>
          <w:spacing w:val="80"/>
          <w:w w:val="150"/>
        </w:rPr>
        <w:t xml:space="preserve">   </w:t>
      </w:r>
      <w:hyperlink r:id="rId135">
        <w:r>
          <w:rPr>
            <w:color w:val="0000FF"/>
            <w:w w:val="105"/>
          </w:rPr>
          <w:t>guide-2018-19.pdf</w:t>
        </w:r>
      </w:hyperlink>
      <w:r>
        <w:rPr>
          <w:color w:val="0000FF"/>
          <w:w w:val="105"/>
        </w:rPr>
        <w:t xml:space="preserve"> </w:t>
      </w:r>
      <w:r>
        <w:rPr>
          <w:w w:val="105"/>
        </w:rPr>
        <w:t>(visited on 08/10/2022).</w:t>
      </w:r>
    </w:p>
    <w:p w14:paraId="52B29120" w14:textId="77777777" w:rsidR="00620CF6" w:rsidRDefault="00620CF6">
      <w:pPr>
        <w:spacing w:line="355" w:lineRule="auto"/>
        <w:sectPr w:rsidR="00620CF6" w:rsidSect="00D60468">
          <w:pgSz w:w="12240" w:h="15840"/>
          <w:pgMar w:top="1320" w:right="1300" w:bottom="280" w:left="1300" w:header="720" w:footer="720" w:gutter="0"/>
          <w:cols w:space="720"/>
        </w:sectPr>
      </w:pPr>
    </w:p>
    <w:p w14:paraId="277651B7" w14:textId="77777777" w:rsidR="00620CF6" w:rsidRDefault="00000000">
      <w:pPr>
        <w:pStyle w:val="ListParagraph"/>
        <w:numPr>
          <w:ilvl w:val="0"/>
          <w:numId w:val="1"/>
        </w:numPr>
        <w:tabs>
          <w:tab w:val="left" w:pos="725"/>
        </w:tabs>
        <w:spacing w:before="86"/>
        <w:ind w:left="725" w:right="0" w:hanging="509"/>
        <w:jc w:val="left"/>
        <w:rPr>
          <w:sz w:val="20"/>
        </w:rPr>
      </w:pPr>
      <w:bookmarkStart w:id="796" w:name="_bookmark164"/>
      <w:bookmarkEnd w:id="796"/>
      <w:r>
        <w:rPr>
          <w:w w:val="105"/>
          <w:sz w:val="20"/>
        </w:rPr>
        <w:lastRenderedPageBreak/>
        <w:t>Ernst</w:t>
      </w:r>
      <w:r>
        <w:rPr>
          <w:spacing w:val="18"/>
          <w:w w:val="105"/>
          <w:sz w:val="20"/>
        </w:rPr>
        <w:t xml:space="preserve"> </w:t>
      </w:r>
      <w:r>
        <w:rPr>
          <w:w w:val="105"/>
          <w:sz w:val="20"/>
        </w:rPr>
        <w:t>&amp;</w:t>
      </w:r>
      <w:r>
        <w:rPr>
          <w:spacing w:val="18"/>
          <w:w w:val="105"/>
          <w:sz w:val="20"/>
        </w:rPr>
        <w:t xml:space="preserve"> </w:t>
      </w:r>
      <w:r>
        <w:rPr>
          <w:w w:val="105"/>
          <w:sz w:val="20"/>
        </w:rPr>
        <w:t>Young.</w:t>
      </w:r>
      <w:r>
        <w:rPr>
          <w:spacing w:val="19"/>
          <w:w w:val="105"/>
          <w:sz w:val="20"/>
        </w:rPr>
        <w:t xml:space="preserve"> </w:t>
      </w:r>
      <w:r>
        <w:rPr>
          <w:i/>
          <w:w w:val="105"/>
          <w:sz w:val="20"/>
        </w:rPr>
        <w:t>Worldwide</w:t>
      </w:r>
      <w:r>
        <w:rPr>
          <w:i/>
          <w:spacing w:val="23"/>
          <w:w w:val="105"/>
          <w:sz w:val="20"/>
        </w:rPr>
        <w:t xml:space="preserve"> </w:t>
      </w:r>
      <w:r>
        <w:rPr>
          <w:i/>
          <w:w w:val="105"/>
          <w:sz w:val="20"/>
        </w:rPr>
        <w:t>Personal</w:t>
      </w:r>
      <w:r>
        <w:rPr>
          <w:i/>
          <w:spacing w:val="24"/>
          <w:w w:val="105"/>
          <w:sz w:val="20"/>
        </w:rPr>
        <w:t xml:space="preserve"> </w:t>
      </w:r>
      <w:r>
        <w:rPr>
          <w:i/>
          <w:w w:val="105"/>
          <w:sz w:val="20"/>
        </w:rPr>
        <w:t>Tax</w:t>
      </w:r>
      <w:r>
        <w:rPr>
          <w:i/>
          <w:spacing w:val="24"/>
          <w:w w:val="105"/>
          <w:sz w:val="20"/>
        </w:rPr>
        <w:t xml:space="preserve"> </w:t>
      </w:r>
      <w:r>
        <w:rPr>
          <w:i/>
          <w:w w:val="105"/>
          <w:sz w:val="20"/>
        </w:rPr>
        <w:t>and</w:t>
      </w:r>
      <w:r>
        <w:rPr>
          <w:i/>
          <w:spacing w:val="23"/>
          <w:w w:val="105"/>
          <w:sz w:val="20"/>
        </w:rPr>
        <w:t xml:space="preserve"> </w:t>
      </w:r>
      <w:r>
        <w:rPr>
          <w:i/>
          <w:w w:val="105"/>
          <w:sz w:val="20"/>
        </w:rPr>
        <w:t>Immigration</w:t>
      </w:r>
      <w:r>
        <w:rPr>
          <w:i/>
          <w:spacing w:val="24"/>
          <w:w w:val="105"/>
          <w:sz w:val="20"/>
        </w:rPr>
        <w:t xml:space="preserve"> </w:t>
      </w:r>
      <w:r>
        <w:rPr>
          <w:i/>
          <w:w w:val="105"/>
          <w:sz w:val="20"/>
        </w:rPr>
        <w:t>Guide</w:t>
      </w:r>
      <w:r>
        <w:rPr>
          <w:i/>
          <w:spacing w:val="23"/>
          <w:w w:val="105"/>
          <w:sz w:val="20"/>
        </w:rPr>
        <w:t xml:space="preserve"> </w:t>
      </w:r>
      <w:r>
        <w:rPr>
          <w:i/>
          <w:w w:val="105"/>
          <w:sz w:val="20"/>
        </w:rPr>
        <w:t>2019–20</w:t>
      </w:r>
      <w:r>
        <w:rPr>
          <w:w w:val="105"/>
          <w:sz w:val="20"/>
        </w:rPr>
        <w:t>.</w:t>
      </w:r>
      <w:r>
        <w:rPr>
          <w:spacing w:val="19"/>
          <w:w w:val="105"/>
          <w:sz w:val="20"/>
        </w:rPr>
        <w:t xml:space="preserve"> </w:t>
      </w:r>
      <w:r>
        <w:rPr>
          <w:w w:val="105"/>
          <w:sz w:val="20"/>
        </w:rPr>
        <w:t>Nov.</w:t>
      </w:r>
      <w:r>
        <w:rPr>
          <w:spacing w:val="18"/>
          <w:w w:val="105"/>
          <w:sz w:val="20"/>
        </w:rPr>
        <w:t xml:space="preserve"> </w:t>
      </w:r>
      <w:r>
        <w:rPr>
          <w:w w:val="105"/>
          <w:sz w:val="20"/>
        </w:rPr>
        <w:t>2019.</w:t>
      </w:r>
      <w:r>
        <w:rPr>
          <w:spacing w:val="19"/>
          <w:w w:val="105"/>
          <w:sz w:val="20"/>
        </w:rPr>
        <w:t xml:space="preserve"> </w:t>
      </w:r>
      <w:r>
        <w:rPr>
          <w:w w:val="105"/>
          <w:sz w:val="20"/>
        </w:rPr>
        <w:t>url:</w:t>
      </w:r>
      <w:r>
        <w:rPr>
          <w:spacing w:val="18"/>
          <w:w w:val="105"/>
          <w:sz w:val="20"/>
        </w:rPr>
        <w:t xml:space="preserve"> </w:t>
      </w:r>
      <w:hyperlink r:id="rId136">
        <w:r>
          <w:rPr>
            <w:color w:val="0000FF"/>
            <w:spacing w:val="-2"/>
            <w:w w:val="105"/>
            <w:sz w:val="20"/>
          </w:rPr>
          <w:t>https:</w:t>
        </w:r>
      </w:hyperlink>
    </w:p>
    <w:p w14:paraId="0129B233" w14:textId="77777777" w:rsidR="00620CF6" w:rsidRDefault="00000000">
      <w:pPr>
        <w:pStyle w:val="BodyText"/>
        <w:spacing w:before="129" w:line="355" w:lineRule="auto"/>
        <w:ind w:left="726" w:right="125"/>
      </w:pPr>
      <w:hyperlink r:id="rId137">
        <w:r>
          <w:rPr>
            <w:color w:val="0000FF"/>
            <w:spacing w:val="-2"/>
          </w:rPr>
          <w:t>//assets.ey.com/content/dam/ey-sites/ey-com/en_gl/topics/tax/hc-alert/ey-2019-20-worldwide-</w:t>
        </w:r>
      </w:hyperlink>
      <w:r>
        <w:rPr>
          <w:color w:val="0000FF"/>
          <w:spacing w:val="80"/>
          <w:w w:val="150"/>
        </w:rPr>
        <w:t xml:space="preserve">    </w:t>
      </w:r>
      <w:hyperlink r:id="rId138">
        <w:r>
          <w:rPr>
            <w:color w:val="0000FF"/>
          </w:rPr>
          <w:t>personal-tax-and-immigration-guide.pdf</w:t>
        </w:r>
      </w:hyperlink>
      <w:r>
        <w:rPr>
          <w:color w:val="0000FF"/>
        </w:rPr>
        <w:t xml:space="preserve"> </w:t>
      </w:r>
      <w:r>
        <w:t>(visited on 08/10/2022).</w:t>
      </w:r>
    </w:p>
    <w:p w14:paraId="37A60467" w14:textId="77777777" w:rsidR="00620CF6" w:rsidRDefault="00000000">
      <w:pPr>
        <w:pStyle w:val="ListParagraph"/>
        <w:numPr>
          <w:ilvl w:val="0"/>
          <w:numId w:val="1"/>
        </w:numPr>
        <w:tabs>
          <w:tab w:val="left" w:pos="725"/>
        </w:tabs>
        <w:spacing w:before="78"/>
        <w:ind w:left="725" w:right="0" w:hanging="509"/>
        <w:jc w:val="left"/>
        <w:rPr>
          <w:sz w:val="20"/>
        </w:rPr>
      </w:pPr>
      <w:bookmarkStart w:id="797" w:name="_bookmark165"/>
      <w:bookmarkEnd w:id="797"/>
      <w:r>
        <w:rPr>
          <w:w w:val="105"/>
          <w:sz w:val="20"/>
        </w:rPr>
        <w:t>Ernst</w:t>
      </w:r>
      <w:r>
        <w:rPr>
          <w:spacing w:val="26"/>
          <w:w w:val="105"/>
          <w:sz w:val="20"/>
        </w:rPr>
        <w:t xml:space="preserve"> </w:t>
      </w:r>
      <w:r>
        <w:rPr>
          <w:w w:val="105"/>
          <w:sz w:val="20"/>
        </w:rPr>
        <w:t>&amp;</w:t>
      </w:r>
      <w:r>
        <w:rPr>
          <w:spacing w:val="26"/>
          <w:w w:val="105"/>
          <w:sz w:val="20"/>
        </w:rPr>
        <w:t xml:space="preserve"> </w:t>
      </w:r>
      <w:r>
        <w:rPr>
          <w:w w:val="105"/>
          <w:sz w:val="20"/>
        </w:rPr>
        <w:t>Young.</w:t>
      </w:r>
      <w:r>
        <w:rPr>
          <w:spacing w:val="26"/>
          <w:w w:val="105"/>
          <w:sz w:val="20"/>
        </w:rPr>
        <w:t xml:space="preserve"> </w:t>
      </w:r>
      <w:r>
        <w:rPr>
          <w:i/>
          <w:w w:val="105"/>
          <w:sz w:val="20"/>
        </w:rPr>
        <w:t>Worldwide</w:t>
      </w:r>
      <w:r>
        <w:rPr>
          <w:i/>
          <w:spacing w:val="31"/>
          <w:w w:val="105"/>
          <w:sz w:val="20"/>
        </w:rPr>
        <w:t xml:space="preserve"> </w:t>
      </w:r>
      <w:r>
        <w:rPr>
          <w:i/>
          <w:w w:val="105"/>
          <w:sz w:val="20"/>
        </w:rPr>
        <w:t>Personal</w:t>
      </w:r>
      <w:r>
        <w:rPr>
          <w:i/>
          <w:spacing w:val="33"/>
          <w:w w:val="105"/>
          <w:sz w:val="20"/>
        </w:rPr>
        <w:t xml:space="preserve"> </w:t>
      </w:r>
      <w:r>
        <w:rPr>
          <w:i/>
          <w:w w:val="105"/>
          <w:sz w:val="20"/>
        </w:rPr>
        <w:t>Tax</w:t>
      </w:r>
      <w:r>
        <w:rPr>
          <w:i/>
          <w:spacing w:val="31"/>
          <w:w w:val="105"/>
          <w:sz w:val="20"/>
        </w:rPr>
        <w:t xml:space="preserve"> </w:t>
      </w:r>
      <w:r>
        <w:rPr>
          <w:i/>
          <w:w w:val="105"/>
          <w:sz w:val="20"/>
        </w:rPr>
        <w:t>and</w:t>
      </w:r>
      <w:r>
        <w:rPr>
          <w:i/>
          <w:spacing w:val="32"/>
          <w:w w:val="105"/>
          <w:sz w:val="20"/>
        </w:rPr>
        <w:t xml:space="preserve"> </w:t>
      </w:r>
      <w:r>
        <w:rPr>
          <w:i/>
          <w:w w:val="105"/>
          <w:sz w:val="20"/>
        </w:rPr>
        <w:t>Immigration</w:t>
      </w:r>
      <w:r>
        <w:rPr>
          <w:i/>
          <w:spacing w:val="32"/>
          <w:w w:val="105"/>
          <w:sz w:val="20"/>
        </w:rPr>
        <w:t xml:space="preserve"> </w:t>
      </w:r>
      <w:r>
        <w:rPr>
          <w:i/>
          <w:w w:val="105"/>
          <w:sz w:val="20"/>
        </w:rPr>
        <w:t>Guide</w:t>
      </w:r>
      <w:r>
        <w:rPr>
          <w:i/>
          <w:spacing w:val="32"/>
          <w:w w:val="105"/>
          <w:sz w:val="20"/>
        </w:rPr>
        <w:t xml:space="preserve"> </w:t>
      </w:r>
      <w:r>
        <w:rPr>
          <w:i/>
          <w:w w:val="105"/>
          <w:sz w:val="20"/>
        </w:rPr>
        <w:t>2020–21</w:t>
      </w:r>
      <w:r>
        <w:rPr>
          <w:w w:val="105"/>
          <w:sz w:val="20"/>
        </w:rPr>
        <w:t>.</w:t>
      </w:r>
      <w:r>
        <w:rPr>
          <w:spacing w:val="26"/>
          <w:w w:val="105"/>
          <w:sz w:val="20"/>
        </w:rPr>
        <w:t xml:space="preserve"> </w:t>
      </w:r>
      <w:r>
        <w:rPr>
          <w:w w:val="105"/>
          <w:sz w:val="20"/>
        </w:rPr>
        <w:t>Jan.</w:t>
      </w:r>
      <w:r>
        <w:rPr>
          <w:spacing w:val="26"/>
          <w:w w:val="105"/>
          <w:sz w:val="20"/>
        </w:rPr>
        <w:t xml:space="preserve"> </w:t>
      </w:r>
      <w:r>
        <w:rPr>
          <w:w w:val="105"/>
          <w:sz w:val="20"/>
        </w:rPr>
        <w:t>2021.</w:t>
      </w:r>
      <w:r>
        <w:rPr>
          <w:spacing w:val="26"/>
          <w:w w:val="105"/>
          <w:sz w:val="20"/>
        </w:rPr>
        <w:t xml:space="preserve"> </w:t>
      </w:r>
      <w:r>
        <w:rPr>
          <w:w w:val="105"/>
          <w:sz w:val="20"/>
        </w:rPr>
        <w:t>url:</w:t>
      </w:r>
      <w:r>
        <w:rPr>
          <w:spacing w:val="26"/>
          <w:w w:val="105"/>
          <w:sz w:val="20"/>
        </w:rPr>
        <w:t xml:space="preserve"> </w:t>
      </w:r>
      <w:hyperlink r:id="rId139">
        <w:r>
          <w:rPr>
            <w:color w:val="0000FF"/>
            <w:spacing w:val="-2"/>
            <w:w w:val="105"/>
            <w:sz w:val="20"/>
          </w:rPr>
          <w:t>https:</w:t>
        </w:r>
      </w:hyperlink>
    </w:p>
    <w:p w14:paraId="7703ADE5" w14:textId="77777777" w:rsidR="00620CF6" w:rsidRDefault="00000000">
      <w:pPr>
        <w:pStyle w:val="BodyText"/>
        <w:spacing w:before="129" w:line="355" w:lineRule="auto"/>
        <w:ind w:left="726" w:right="125"/>
      </w:pPr>
      <w:hyperlink r:id="rId140">
        <w:r>
          <w:rPr>
            <w:color w:val="0000FF"/>
            <w:spacing w:val="-2"/>
          </w:rPr>
          <w:t>//assets.ey.com/content/dam/ey-sites/ey-com/en_gl/topics/tax/tax-guides/2021/ey-worldwide-</w:t>
        </w:r>
      </w:hyperlink>
      <w:r>
        <w:rPr>
          <w:color w:val="0000FF"/>
          <w:spacing w:val="80"/>
          <w:w w:val="150"/>
        </w:rPr>
        <w:t xml:space="preserve">    </w:t>
      </w:r>
      <w:hyperlink r:id="rId141">
        <w:r>
          <w:rPr>
            <w:color w:val="0000FF"/>
          </w:rPr>
          <w:t>personal-tax-and-immigration-guide-4-february-2021.pdf</w:t>
        </w:r>
      </w:hyperlink>
      <w:r>
        <w:rPr>
          <w:color w:val="0000FF"/>
        </w:rPr>
        <w:t xml:space="preserve"> </w:t>
      </w:r>
      <w:r>
        <w:t>(visited on 08/10/2022).</w:t>
      </w:r>
    </w:p>
    <w:p w14:paraId="6333249F" w14:textId="77777777" w:rsidR="00620CF6" w:rsidRDefault="00000000">
      <w:pPr>
        <w:pStyle w:val="ListParagraph"/>
        <w:numPr>
          <w:ilvl w:val="0"/>
          <w:numId w:val="1"/>
        </w:numPr>
        <w:tabs>
          <w:tab w:val="left" w:pos="725"/>
        </w:tabs>
        <w:spacing w:before="78"/>
        <w:ind w:left="725" w:right="0" w:hanging="509"/>
        <w:jc w:val="left"/>
        <w:rPr>
          <w:sz w:val="20"/>
        </w:rPr>
      </w:pPr>
      <w:bookmarkStart w:id="798" w:name="_bookmark166"/>
      <w:bookmarkEnd w:id="798"/>
      <w:r>
        <w:rPr>
          <w:w w:val="105"/>
          <w:sz w:val="20"/>
        </w:rPr>
        <w:t>Ernst</w:t>
      </w:r>
      <w:r>
        <w:rPr>
          <w:spacing w:val="26"/>
          <w:w w:val="105"/>
          <w:sz w:val="20"/>
        </w:rPr>
        <w:t xml:space="preserve"> </w:t>
      </w:r>
      <w:r>
        <w:rPr>
          <w:w w:val="105"/>
          <w:sz w:val="20"/>
        </w:rPr>
        <w:t>&amp;</w:t>
      </w:r>
      <w:r>
        <w:rPr>
          <w:spacing w:val="26"/>
          <w:w w:val="105"/>
          <w:sz w:val="20"/>
        </w:rPr>
        <w:t xml:space="preserve"> </w:t>
      </w:r>
      <w:r>
        <w:rPr>
          <w:w w:val="105"/>
          <w:sz w:val="20"/>
        </w:rPr>
        <w:t>Young.</w:t>
      </w:r>
      <w:r>
        <w:rPr>
          <w:spacing w:val="26"/>
          <w:w w:val="105"/>
          <w:sz w:val="20"/>
        </w:rPr>
        <w:t xml:space="preserve"> </w:t>
      </w:r>
      <w:r>
        <w:rPr>
          <w:i/>
          <w:w w:val="105"/>
          <w:sz w:val="20"/>
        </w:rPr>
        <w:t>Worldwide</w:t>
      </w:r>
      <w:r>
        <w:rPr>
          <w:i/>
          <w:spacing w:val="31"/>
          <w:w w:val="105"/>
          <w:sz w:val="20"/>
        </w:rPr>
        <w:t xml:space="preserve"> </w:t>
      </w:r>
      <w:r>
        <w:rPr>
          <w:i/>
          <w:w w:val="105"/>
          <w:sz w:val="20"/>
        </w:rPr>
        <w:t>Personal</w:t>
      </w:r>
      <w:r>
        <w:rPr>
          <w:i/>
          <w:spacing w:val="33"/>
          <w:w w:val="105"/>
          <w:sz w:val="20"/>
        </w:rPr>
        <w:t xml:space="preserve"> </w:t>
      </w:r>
      <w:r>
        <w:rPr>
          <w:i/>
          <w:w w:val="105"/>
          <w:sz w:val="20"/>
        </w:rPr>
        <w:t>Tax</w:t>
      </w:r>
      <w:r>
        <w:rPr>
          <w:i/>
          <w:spacing w:val="31"/>
          <w:w w:val="105"/>
          <w:sz w:val="20"/>
        </w:rPr>
        <w:t xml:space="preserve"> </w:t>
      </w:r>
      <w:r>
        <w:rPr>
          <w:i/>
          <w:w w:val="105"/>
          <w:sz w:val="20"/>
        </w:rPr>
        <w:t>and</w:t>
      </w:r>
      <w:r>
        <w:rPr>
          <w:i/>
          <w:spacing w:val="32"/>
          <w:w w:val="105"/>
          <w:sz w:val="20"/>
        </w:rPr>
        <w:t xml:space="preserve"> </w:t>
      </w:r>
      <w:r>
        <w:rPr>
          <w:i/>
          <w:w w:val="105"/>
          <w:sz w:val="20"/>
        </w:rPr>
        <w:t>Immigration</w:t>
      </w:r>
      <w:r>
        <w:rPr>
          <w:i/>
          <w:spacing w:val="32"/>
          <w:w w:val="105"/>
          <w:sz w:val="20"/>
        </w:rPr>
        <w:t xml:space="preserve"> </w:t>
      </w:r>
      <w:r>
        <w:rPr>
          <w:i/>
          <w:w w:val="105"/>
          <w:sz w:val="20"/>
        </w:rPr>
        <w:t>Guide</w:t>
      </w:r>
      <w:r>
        <w:rPr>
          <w:i/>
          <w:spacing w:val="32"/>
          <w:w w:val="105"/>
          <w:sz w:val="20"/>
        </w:rPr>
        <w:t xml:space="preserve"> </w:t>
      </w:r>
      <w:r>
        <w:rPr>
          <w:i/>
          <w:w w:val="105"/>
          <w:sz w:val="20"/>
        </w:rPr>
        <w:t>2021–22</w:t>
      </w:r>
      <w:r>
        <w:rPr>
          <w:w w:val="105"/>
          <w:sz w:val="20"/>
        </w:rPr>
        <w:t>.</w:t>
      </w:r>
      <w:r>
        <w:rPr>
          <w:spacing w:val="26"/>
          <w:w w:val="105"/>
          <w:sz w:val="20"/>
        </w:rPr>
        <w:t xml:space="preserve"> </w:t>
      </w:r>
      <w:r>
        <w:rPr>
          <w:w w:val="105"/>
          <w:sz w:val="20"/>
        </w:rPr>
        <w:t>Jan.</w:t>
      </w:r>
      <w:r>
        <w:rPr>
          <w:spacing w:val="26"/>
          <w:w w:val="105"/>
          <w:sz w:val="20"/>
        </w:rPr>
        <w:t xml:space="preserve"> </w:t>
      </w:r>
      <w:r>
        <w:rPr>
          <w:w w:val="105"/>
          <w:sz w:val="20"/>
        </w:rPr>
        <w:t>2022.</w:t>
      </w:r>
      <w:r>
        <w:rPr>
          <w:spacing w:val="26"/>
          <w:w w:val="105"/>
          <w:sz w:val="20"/>
        </w:rPr>
        <w:t xml:space="preserve"> </w:t>
      </w:r>
      <w:r>
        <w:rPr>
          <w:w w:val="105"/>
          <w:sz w:val="20"/>
        </w:rPr>
        <w:t>url:</w:t>
      </w:r>
      <w:r>
        <w:rPr>
          <w:spacing w:val="26"/>
          <w:w w:val="105"/>
          <w:sz w:val="20"/>
        </w:rPr>
        <w:t xml:space="preserve"> </w:t>
      </w:r>
      <w:hyperlink r:id="rId142">
        <w:r>
          <w:rPr>
            <w:color w:val="0000FF"/>
            <w:spacing w:val="-2"/>
            <w:w w:val="105"/>
            <w:sz w:val="20"/>
          </w:rPr>
          <w:t>https:</w:t>
        </w:r>
      </w:hyperlink>
    </w:p>
    <w:p w14:paraId="3C10E079" w14:textId="77777777" w:rsidR="00620CF6" w:rsidRDefault="00000000">
      <w:pPr>
        <w:pStyle w:val="BodyText"/>
        <w:spacing w:before="129" w:line="355" w:lineRule="auto"/>
        <w:ind w:left="726" w:right="125"/>
      </w:pPr>
      <w:hyperlink r:id="rId143">
        <w:r>
          <w:rPr>
            <w:color w:val="0000FF"/>
            <w:spacing w:val="-2"/>
          </w:rPr>
          <w:t>//assets.ey.com/content/dam/ey-sites/ey-com/en_gl/topics/tax/tax-guides/2022/ey-personal-tax-</w:t>
        </w:r>
      </w:hyperlink>
      <w:r>
        <w:rPr>
          <w:color w:val="0000FF"/>
          <w:spacing w:val="80"/>
          <w:w w:val="150"/>
        </w:rPr>
        <w:t xml:space="preserve">   </w:t>
      </w:r>
      <w:hyperlink r:id="rId144">
        <w:r>
          <w:rPr>
            <w:color w:val="0000FF"/>
          </w:rPr>
          <w:t>and-immigration-guide-11-mar-22.pdf</w:t>
        </w:r>
      </w:hyperlink>
      <w:r>
        <w:rPr>
          <w:color w:val="0000FF"/>
        </w:rPr>
        <w:t xml:space="preserve"> </w:t>
      </w:r>
      <w:r>
        <w:t>(visited on 01/02/2023).</w:t>
      </w:r>
    </w:p>
    <w:p w14:paraId="6E804D55" w14:textId="77777777" w:rsidR="00620CF6" w:rsidRDefault="00000000">
      <w:pPr>
        <w:pStyle w:val="ListParagraph"/>
        <w:numPr>
          <w:ilvl w:val="0"/>
          <w:numId w:val="1"/>
        </w:numPr>
        <w:tabs>
          <w:tab w:val="left" w:pos="726"/>
        </w:tabs>
        <w:spacing w:before="78" w:line="355" w:lineRule="auto"/>
        <w:ind w:hanging="510"/>
        <w:jc w:val="both"/>
        <w:rPr>
          <w:sz w:val="20"/>
        </w:rPr>
      </w:pPr>
      <w:bookmarkStart w:id="799" w:name="_bookmark167"/>
      <w:bookmarkEnd w:id="799"/>
      <w:r>
        <w:rPr>
          <w:w w:val="105"/>
          <w:sz w:val="20"/>
        </w:rPr>
        <w:t xml:space="preserve">Ernst &amp; Young. </w:t>
      </w:r>
      <w:r>
        <w:rPr>
          <w:i/>
          <w:w w:val="105"/>
          <w:sz w:val="20"/>
        </w:rPr>
        <w:t xml:space="preserve">Worldwide Personal Tax Guide: Income Tax, Social </w:t>
      </w:r>
      <w:proofErr w:type="gramStart"/>
      <w:r>
        <w:rPr>
          <w:i/>
          <w:w w:val="105"/>
          <w:sz w:val="20"/>
        </w:rPr>
        <w:t>Security</w:t>
      </w:r>
      <w:proofErr w:type="gramEnd"/>
      <w:r>
        <w:rPr>
          <w:i/>
          <w:w w:val="105"/>
          <w:sz w:val="20"/>
        </w:rPr>
        <w:t xml:space="preserve"> and Immigration 2012– 2013</w:t>
      </w:r>
      <w:r>
        <w:rPr>
          <w:w w:val="105"/>
          <w:sz w:val="20"/>
        </w:rPr>
        <w:t xml:space="preserve">. Sept. 2012. url: </w:t>
      </w:r>
      <w:hyperlink r:id="rId145">
        <w:r>
          <w:rPr>
            <w:color w:val="0000FF"/>
            <w:w w:val="105"/>
            <w:sz w:val="20"/>
          </w:rPr>
          <w:t>https://assets.ey.com/content/dam/ey-</w:t>
        </w:r>
        <w:r>
          <w:rPr>
            <w:color w:val="0000FF"/>
            <w:spacing w:val="-3"/>
            <w:w w:val="105"/>
            <w:sz w:val="20"/>
          </w:rPr>
          <w:t xml:space="preserve"> </w:t>
        </w:r>
        <w:r>
          <w:rPr>
            <w:color w:val="0000FF"/>
            <w:w w:val="105"/>
            <w:sz w:val="20"/>
          </w:rPr>
          <w:t>sites/</w:t>
        </w:r>
        <w:proofErr w:type="spellStart"/>
        <w:r>
          <w:rPr>
            <w:color w:val="0000FF"/>
            <w:w w:val="105"/>
            <w:sz w:val="20"/>
          </w:rPr>
          <w:t>ey</w:t>
        </w:r>
        <w:proofErr w:type="spellEnd"/>
        <w:r>
          <w:rPr>
            <w:color w:val="0000FF"/>
            <w:w w:val="105"/>
            <w:sz w:val="20"/>
          </w:rPr>
          <w:t>-</w:t>
        </w:r>
        <w:r>
          <w:rPr>
            <w:color w:val="0000FF"/>
            <w:spacing w:val="-3"/>
            <w:w w:val="105"/>
            <w:sz w:val="20"/>
          </w:rPr>
          <w:t xml:space="preserve"> </w:t>
        </w:r>
        <w:r>
          <w:rPr>
            <w:color w:val="0000FF"/>
            <w:w w:val="105"/>
            <w:sz w:val="20"/>
          </w:rPr>
          <w:t>com/</w:t>
        </w:r>
        <w:proofErr w:type="spellStart"/>
        <w:r>
          <w:rPr>
            <w:color w:val="0000FF"/>
            <w:w w:val="105"/>
            <w:sz w:val="20"/>
          </w:rPr>
          <w:t>en_gl</w:t>
        </w:r>
        <w:proofErr w:type="spellEnd"/>
        <w:r>
          <w:rPr>
            <w:color w:val="0000FF"/>
            <w:w w:val="105"/>
            <w:sz w:val="20"/>
          </w:rPr>
          <w:t>/topics/tax/</w:t>
        </w:r>
      </w:hyperlink>
      <w:r>
        <w:rPr>
          <w:color w:val="0000FF"/>
          <w:w w:val="105"/>
          <w:sz w:val="20"/>
        </w:rPr>
        <w:t xml:space="preserve"> </w:t>
      </w:r>
      <w:hyperlink r:id="rId146">
        <w:r>
          <w:rPr>
            <w:color w:val="0000FF"/>
            <w:sz w:val="20"/>
          </w:rPr>
          <w:t>guides/worldwide-personal-tax-guide-2012-13.pdf</w:t>
        </w:r>
      </w:hyperlink>
      <w:r>
        <w:rPr>
          <w:color w:val="0000FF"/>
          <w:sz w:val="20"/>
        </w:rPr>
        <w:t xml:space="preserve"> </w:t>
      </w:r>
      <w:r>
        <w:rPr>
          <w:sz w:val="20"/>
        </w:rPr>
        <w:t>(visited on 08/10/2022).</w:t>
      </w:r>
    </w:p>
    <w:p w14:paraId="4B23ABBE" w14:textId="77777777" w:rsidR="00620CF6" w:rsidRDefault="00000000">
      <w:pPr>
        <w:pStyle w:val="ListParagraph"/>
        <w:numPr>
          <w:ilvl w:val="0"/>
          <w:numId w:val="1"/>
        </w:numPr>
        <w:tabs>
          <w:tab w:val="left" w:pos="726"/>
        </w:tabs>
        <w:spacing w:before="78" w:line="355" w:lineRule="auto"/>
        <w:ind w:hanging="510"/>
        <w:jc w:val="both"/>
        <w:rPr>
          <w:sz w:val="20"/>
        </w:rPr>
      </w:pPr>
      <w:bookmarkStart w:id="800" w:name="_bookmark168"/>
      <w:bookmarkEnd w:id="800"/>
      <w:r>
        <w:rPr>
          <w:w w:val="105"/>
          <w:sz w:val="20"/>
        </w:rPr>
        <w:t xml:space="preserve">Ernst &amp; Young. </w:t>
      </w:r>
      <w:r>
        <w:rPr>
          <w:i/>
          <w:w w:val="105"/>
          <w:sz w:val="20"/>
        </w:rPr>
        <w:t xml:space="preserve">Worldwide Personal Tax Guide: Income Tax, Social </w:t>
      </w:r>
      <w:proofErr w:type="gramStart"/>
      <w:r>
        <w:rPr>
          <w:i/>
          <w:w w:val="105"/>
          <w:sz w:val="20"/>
        </w:rPr>
        <w:t>Security</w:t>
      </w:r>
      <w:proofErr w:type="gramEnd"/>
      <w:r>
        <w:rPr>
          <w:i/>
          <w:w w:val="105"/>
          <w:sz w:val="20"/>
        </w:rPr>
        <w:t xml:space="preserve"> and Immigration 2013– 2014</w:t>
      </w:r>
      <w:r>
        <w:rPr>
          <w:w w:val="105"/>
          <w:sz w:val="20"/>
        </w:rPr>
        <w:t xml:space="preserve">. Sept. 2013. url: </w:t>
      </w:r>
      <w:hyperlink r:id="rId147">
        <w:r>
          <w:rPr>
            <w:color w:val="0000FF"/>
            <w:w w:val="105"/>
            <w:sz w:val="20"/>
          </w:rPr>
          <w:t>https://assets.ey.com/content/dam/ey-</w:t>
        </w:r>
        <w:r>
          <w:rPr>
            <w:color w:val="0000FF"/>
            <w:spacing w:val="-3"/>
            <w:w w:val="105"/>
            <w:sz w:val="20"/>
          </w:rPr>
          <w:t xml:space="preserve"> </w:t>
        </w:r>
        <w:r>
          <w:rPr>
            <w:color w:val="0000FF"/>
            <w:w w:val="105"/>
            <w:sz w:val="20"/>
          </w:rPr>
          <w:t>sites/</w:t>
        </w:r>
        <w:proofErr w:type="spellStart"/>
        <w:r>
          <w:rPr>
            <w:color w:val="0000FF"/>
            <w:w w:val="105"/>
            <w:sz w:val="20"/>
          </w:rPr>
          <w:t>ey</w:t>
        </w:r>
        <w:proofErr w:type="spellEnd"/>
        <w:r>
          <w:rPr>
            <w:color w:val="0000FF"/>
            <w:w w:val="105"/>
            <w:sz w:val="20"/>
          </w:rPr>
          <w:t>-</w:t>
        </w:r>
        <w:r>
          <w:rPr>
            <w:color w:val="0000FF"/>
            <w:spacing w:val="-3"/>
            <w:w w:val="105"/>
            <w:sz w:val="20"/>
          </w:rPr>
          <w:t xml:space="preserve"> </w:t>
        </w:r>
        <w:r>
          <w:rPr>
            <w:color w:val="0000FF"/>
            <w:w w:val="105"/>
            <w:sz w:val="20"/>
          </w:rPr>
          <w:t>com/</w:t>
        </w:r>
        <w:proofErr w:type="spellStart"/>
        <w:r>
          <w:rPr>
            <w:color w:val="0000FF"/>
            <w:w w:val="105"/>
            <w:sz w:val="20"/>
          </w:rPr>
          <w:t>en_gl</w:t>
        </w:r>
        <w:proofErr w:type="spellEnd"/>
        <w:r>
          <w:rPr>
            <w:color w:val="0000FF"/>
            <w:w w:val="105"/>
            <w:sz w:val="20"/>
          </w:rPr>
          <w:t>/topics/tax/</w:t>
        </w:r>
      </w:hyperlink>
      <w:r>
        <w:rPr>
          <w:color w:val="0000FF"/>
          <w:w w:val="105"/>
          <w:sz w:val="20"/>
        </w:rPr>
        <w:t xml:space="preserve"> </w:t>
      </w:r>
      <w:hyperlink r:id="rId148">
        <w:r>
          <w:rPr>
            <w:color w:val="0000FF"/>
            <w:sz w:val="20"/>
          </w:rPr>
          <w:t>guides/worldwide-personal-tax-guide-2013-14.pdf</w:t>
        </w:r>
      </w:hyperlink>
      <w:r>
        <w:rPr>
          <w:color w:val="0000FF"/>
          <w:sz w:val="20"/>
        </w:rPr>
        <w:t xml:space="preserve"> </w:t>
      </w:r>
      <w:r>
        <w:rPr>
          <w:sz w:val="20"/>
        </w:rPr>
        <w:t>(visited on 08/10/2022).</w:t>
      </w:r>
    </w:p>
    <w:p w14:paraId="32806739" w14:textId="77777777" w:rsidR="00620CF6" w:rsidRDefault="00000000">
      <w:pPr>
        <w:pStyle w:val="ListParagraph"/>
        <w:numPr>
          <w:ilvl w:val="0"/>
          <w:numId w:val="1"/>
        </w:numPr>
        <w:tabs>
          <w:tab w:val="left" w:pos="725"/>
        </w:tabs>
        <w:spacing w:before="77"/>
        <w:ind w:left="725" w:right="0" w:hanging="509"/>
        <w:jc w:val="both"/>
        <w:rPr>
          <w:i/>
          <w:sz w:val="20"/>
        </w:rPr>
      </w:pPr>
      <w:bookmarkStart w:id="801" w:name="_bookmark169"/>
      <w:bookmarkEnd w:id="801"/>
      <w:r>
        <w:rPr>
          <w:w w:val="105"/>
          <w:sz w:val="20"/>
        </w:rPr>
        <w:t>Ernst</w:t>
      </w:r>
      <w:r>
        <w:rPr>
          <w:spacing w:val="1"/>
          <w:w w:val="105"/>
          <w:sz w:val="20"/>
        </w:rPr>
        <w:t xml:space="preserve"> </w:t>
      </w:r>
      <w:r>
        <w:rPr>
          <w:w w:val="105"/>
          <w:sz w:val="20"/>
        </w:rPr>
        <w:t>&amp;</w:t>
      </w:r>
      <w:r>
        <w:rPr>
          <w:spacing w:val="2"/>
          <w:w w:val="105"/>
          <w:sz w:val="20"/>
        </w:rPr>
        <w:t xml:space="preserve"> </w:t>
      </w:r>
      <w:r>
        <w:rPr>
          <w:w w:val="105"/>
          <w:sz w:val="20"/>
        </w:rPr>
        <w:t>Young.</w:t>
      </w:r>
      <w:r>
        <w:rPr>
          <w:spacing w:val="2"/>
          <w:w w:val="105"/>
          <w:sz w:val="20"/>
        </w:rPr>
        <w:t xml:space="preserve"> </w:t>
      </w:r>
      <w:r>
        <w:rPr>
          <w:i/>
          <w:w w:val="105"/>
          <w:sz w:val="20"/>
        </w:rPr>
        <w:t>Worldwide</w:t>
      </w:r>
      <w:r>
        <w:rPr>
          <w:i/>
          <w:spacing w:val="6"/>
          <w:w w:val="105"/>
          <w:sz w:val="20"/>
        </w:rPr>
        <w:t xml:space="preserve"> </w:t>
      </w:r>
      <w:r>
        <w:rPr>
          <w:i/>
          <w:w w:val="105"/>
          <w:sz w:val="20"/>
        </w:rPr>
        <w:t>Personal</w:t>
      </w:r>
      <w:r>
        <w:rPr>
          <w:i/>
          <w:spacing w:val="6"/>
          <w:w w:val="105"/>
          <w:sz w:val="20"/>
        </w:rPr>
        <w:t xml:space="preserve"> </w:t>
      </w:r>
      <w:r>
        <w:rPr>
          <w:i/>
          <w:w w:val="105"/>
          <w:sz w:val="20"/>
        </w:rPr>
        <w:t>Tax</w:t>
      </w:r>
      <w:r>
        <w:rPr>
          <w:i/>
          <w:spacing w:val="5"/>
          <w:w w:val="105"/>
          <w:sz w:val="20"/>
        </w:rPr>
        <w:t xml:space="preserve"> </w:t>
      </w:r>
      <w:r>
        <w:rPr>
          <w:i/>
          <w:w w:val="105"/>
          <w:sz w:val="20"/>
        </w:rPr>
        <w:t>Guide:</w:t>
      </w:r>
      <w:r>
        <w:rPr>
          <w:i/>
          <w:spacing w:val="6"/>
          <w:w w:val="105"/>
          <w:sz w:val="20"/>
        </w:rPr>
        <w:t xml:space="preserve"> </w:t>
      </w:r>
      <w:r>
        <w:rPr>
          <w:i/>
          <w:w w:val="105"/>
          <w:sz w:val="20"/>
        </w:rPr>
        <w:t>Income</w:t>
      </w:r>
      <w:r>
        <w:rPr>
          <w:i/>
          <w:spacing w:val="6"/>
          <w:w w:val="105"/>
          <w:sz w:val="20"/>
        </w:rPr>
        <w:t xml:space="preserve"> </w:t>
      </w:r>
      <w:r>
        <w:rPr>
          <w:i/>
          <w:w w:val="105"/>
          <w:sz w:val="20"/>
        </w:rPr>
        <w:t>Tax,</w:t>
      </w:r>
      <w:r>
        <w:rPr>
          <w:i/>
          <w:spacing w:val="5"/>
          <w:w w:val="105"/>
          <w:sz w:val="20"/>
        </w:rPr>
        <w:t xml:space="preserve"> </w:t>
      </w:r>
      <w:r>
        <w:rPr>
          <w:i/>
          <w:w w:val="105"/>
          <w:sz w:val="20"/>
        </w:rPr>
        <w:t>Social</w:t>
      </w:r>
      <w:r>
        <w:rPr>
          <w:i/>
          <w:spacing w:val="6"/>
          <w:w w:val="105"/>
          <w:sz w:val="20"/>
        </w:rPr>
        <w:t xml:space="preserve"> </w:t>
      </w:r>
      <w:proofErr w:type="gramStart"/>
      <w:r>
        <w:rPr>
          <w:i/>
          <w:w w:val="105"/>
          <w:sz w:val="20"/>
        </w:rPr>
        <w:t>Security</w:t>
      </w:r>
      <w:proofErr w:type="gramEnd"/>
      <w:r>
        <w:rPr>
          <w:i/>
          <w:spacing w:val="6"/>
          <w:w w:val="105"/>
          <w:sz w:val="20"/>
        </w:rPr>
        <w:t xml:space="preserve"> </w:t>
      </w:r>
      <w:r>
        <w:rPr>
          <w:i/>
          <w:w w:val="105"/>
          <w:sz w:val="20"/>
        </w:rPr>
        <w:t>and</w:t>
      </w:r>
      <w:r>
        <w:rPr>
          <w:i/>
          <w:spacing w:val="5"/>
          <w:w w:val="105"/>
          <w:sz w:val="20"/>
        </w:rPr>
        <w:t xml:space="preserve"> </w:t>
      </w:r>
      <w:r>
        <w:rPr>
          <w:i/>
          <w:w w:val="105"/>
          <w:sz w:val="20"/>
        </w:rPr>
        <w:t>Immigration</w:t>
      </w:r>
      <w:r>
        <w:rPr>
          <w:i/>
          <w:spacing w:val="6"/>
          <w:w w:val="105"/>
          <w:sz w:val="20"/>
        </w:rPr>
        <w:t xml:space="preserve"> </w:t>
      </w:r>
      <w:r>
        <w:rPr>
          <w:i/>
          <w:spacing w:val="-2"/>
          <w:w w:val="105"/>
          <w:sz w:val="20"/>
        </w:rPr>
        <w:t>2014–</w:t>
      </w:r>
    </w:p>
    <w:p w14:paraId="0304CF53" w14:textId="77777777" w:rsidR="00620CF6" w:rsidRDefault="00000000">
      <w:pPr>
        <w:pStyle w:val="BodyText"/>
        <w:spacing w:before="129" w:line="355" w:lineRule="auto"/>
        <w:ind w:left="726" w:right="115"/>
        <w:jc w:val="both"/>
      </w:pPr>
      <w:r>
        <w:rPr>
          <w:i/>
        </w:rPr>
        <w:t>15</w:t>
      </w:r>
      <w:r>
        <w:t xml:space="preserve">. Sept. 2014. url: </w:t>
      </w:r>
      <w:hyperlink r:id="rId149">
        <w:r>
          <w:rPr>
            <w:color w:val="0000FF"/>
          </w:rPr>
          <w:t>https://assets.ey.com/content/dam/ey-sites/ey-com/en_gl/topics/tax/guides/</w:t>
        </w:r>
      </w:hyperlink>
      <w:r>
        <w:rPr>
          <w:color w:val="0000FF"/>
        </w:rPr>
        <w:t xml:space="preserve"> </w:t>
      </w:r>
      <w:hyperlink r:id="rId150">
        <w:r>
          <w:rPr>
            <w:color w:val="0000FF"/>
          </w:rPr>
          <w:t>worldwide-personal-tax-guide-2014-15.pdf</w:t>
        </w:r>
      </w:hyperlink>
      <w:r>
        <w:rPr>
          <w:color w:val="0000FF"/>
        </w:rPr>
        <w:t xml:space="preserve"> </w:t>
      </w:r>
      <w:r>
        <w:t>(visited on 08/10/2022).</w:t>
      </w:r>
    </w:p>
    <w:p w14:paraId="6A925FEB" w14:textId="77777777" w:rsidR="00620CF6" w:rsidRDefault="00000000">
      <w:pPr>
        <w:pStyle w:val="ListParagraph"/>
        <w:numPr>
          <w:ilvl w:val="0"/>
          <w:numId w:val="1"/>
        </w:numPr>
        <w:tabs>
          <w:tab w:val="left" w:pos="725"/>
        </w:tabs>
        <w:spacing w:before="78"/>
        <w:ind w:left="725" w:right="0" w:hanging="509"/>
        <w:jc w:val="both"/>
        <w:rPr>
          <w:i/>
          <w:sz w:val="20"/>
        </w:rPr>
      </w:pPr>
      <w:bookmarkStart w:id="802" w:name="_bookmark170"/>
      <w:bookmarkEnd w:id="802"/>
      <w:r>
        <w:rPr>
          <w:w w:val="105"/>
          <w:sz w:val="20"/>
        </w:rPr>
        <w:t>Ernst</w:t>
      </w:r>
      <w:r>
        <w:rPr>
          <w:spacing w:val="1"/>
          <w:w w:val="105"/>
          <w:sz w:val="20"/>
        </w:rPr>
        <w:t xml:space="preserve"> </w:t>
      </w:r>
      <w:r>
        <w:rPr>
          <w:w w:val="105"/>
          <w:sz w:val="20"/>
        </w:rPr>
        <w:t>&amp;</w:t>
      </w:r>
      <w:r>
        <w:rPr>
          <w:spacing w:val="2"/>
          <w:w w:val="105"/>
          <w:sz w:val="20"/>
        </w:rPr>
        <w:t xml:space="preserve"> </w:t>
      </w:r>
      <w:r>
        <w:rPr>
          <w:w w:val="105"/>
          <w:sz w:val="20"/>
        </w:rPr>
        <w:t>Young.</w:t>
      </w:r>
      <w:r>
        <w:rPr>
          <w:spacing w:val="2"/>
          <w:w w:val="105"/>
          <w:sz w:val="20"/>
        </w:rPr>
        <w:t xml:space="preserve"> </w:t>
      </w:r>
      <w:r>
        <w:rPr>
          <w:i/>
          <w:w w:val="105"/>
          <w:sz w:val="20"/>
        </w:rPr>
        <w:t>Worldwide</w:t>
      </w:r>
      <w:r>
        <w:rPr>
          <w:i/>
          <w:spacing w:val="6"/>
          <w:w w:val="105"/>
          <w:sz w:val="20"/>
        </w:rPr>
        <w:t xml:space="preserve"> </w:t>
      </w:r>
      <w:r>
        <w:rPr>
          <w:i/>
          <w:w w:val="105"/>
          <w:sz w:val="20"/>
        </w:rPr>
        <w:t>Personal</w:t>
      </w:r>
      <w:r>
        <w:rPr>
          <w:i/>
          <w:spacing w:val="6"/>
          <w:w w:val="105"/>
          <w:sz w:val="20"/>
        </w:rPr>
        <w:t xml:space="preserve"> </w:t>
      </w:r>
      <w:r>
        <w:rPr>
          <w:i/>
          <w:w w:val="105"/>
          <w:sz w:val="20"/>
        </w:rPr>
        <w:t>Tax</w:t>
      </w:r>
      <w:r>
        <w:rPr>
          <w:i/>
          <w:spacing w:val="5"/>
          <w:w w:val="105"/>
          <w:sz w:val="20"/>
        </w:rPr>
        <w:t xml:space="preserve"> </w:t>
      </w:r>
      <w:r>
        <w:rPr>
          <w:i/>
          <w:w w:val="105"/>
          <w:sz w:val="20"/>
        </w:rPr>
        <w:t>Guide:</w:t>
      </w:r>
      <w:r>
        <w:rPr>
          <w:i/>
          <w:spacing w:val="6"/>
          <w:w w:val="105"/>
          <w:sz w:val="20"/>
        </w:rPr>
        <w:t xml:space="preserve"> </w:t>
      </w:r>
      <w:r>
        <w:rPr>
          <w:i/>
          <w:w w:val="105"/>
          <w:sz w:val="20"/>
        </w:rPr>
        <w:t>Income</w:t>
      </w:r>
      <w:r>
        <w:rPr>
          <w:i/>
          <w:spacing w:val="6"/>
          <w:w w:val="105"/>
          <w:sz w:val="20"/>
        </w:rPr>
        <w:t xml:space="preserve"> </w:t>
      </w:r>
      <w:r>
        <w:rPr>
          <w:i/>
          <w:w w:val="105"/>
          <w:sz w:val="20"/>
        </w:rPr>
        <w:t>Tax,</w:t>
      </w:r>
      <w:r>
        <w:rPr>
          <w:i/>
          <w:spacing w:val="5"/>
          <w:w w:val="105"/>
          <w:sz w:val="20"/>
        </w:rPr>
        <w:t xml:space="preserve"> </w:t>
      </w:r>
      <w:r>
        <w:rPr>
          <w:i/>
          <w:w w:val="105"/>
          <w:sz w:val="20"/>
        </w:rPr>
        <w:t>Social</w:t>
      </w:r>
      <w:r>
        <w:rPr>
          <w:i/>
          <w:spacing w:val="6"/>
          <w:w w:val="105"/>
          <w:sz w:val="20"/>
        </w:rPr>
        <w:t xml:space="preserve"> </w:t>
      </w:r>
      <w:proofErr w:type="gramStart"/>
      <w:r>
        <w:rPr>
          <w:i/>
          <w:w w:val="105"/>
          <w:sz w:val="20"/>
        </w:rPr>
        <w:t>Security</w:t>
      </w:r>
      <w:proofErr w:type="gramEnd"/>
      <w:r>
        <w:rPr>
          <w:i/>
          <w:spacing w:val="6"/>
          <w:w w:val="105"/>
          <w:sz w:val="20"/>
        </w:rPr>
        <w:t xml:space="preserve"> </w:t>
      </w:r>
      <w:r>
        <w:rPr>
          <w:i/>
          <w:w w:val="105"/>
          <w:sz w:val="20"/>
        </w:rPr>
        <w:t>and</w:t>
      </w:r>
      <w:r>
        <w:rPr>
          <w:i/>
          <w:spacing w:val="5"/>
          <w:w w:val="105"/>
          <w:sz w:val="20"/>
        </w:rPr>
        <w:t xml:space="preserve"> </w:t>
      </w:r>
      <w:r>
        <w:rPr>
          <w:i/>
          <w:w w:val="105"/>
          <w:sz w:val="20"/>
        </w:rPr>
        <w:t>Immigration</w:t>
      </w:r>
      <w:r>
        <w:rPr>
          <w:i/>
          <w:spacing w:val="6"/>
          <w:w w:val="105"/>
          <w:sz w:val="20"/>
        </w:rPr>
        <w:t xml:space="preserve"> </w:t>
      </w:r>
      <w:r>
        <w:rPr>
          <w:i/>
          <w:spacing w:val="-2"/>
          <w:w w:val="105"/>
          <w:sz w:val="20"/>
        </w:rPr>
        <w:t>2015–</w:t>
      </w:r>
    </w:p>
    <w:p w14:paraId="0C76A021" w14:textId="77777777" w:rsidR="00620CF6" w:rsidRDefault="00000000">
      <w:pPr>
        <w:pStyle w:val="BodyText"/>
        <w:spacing w:before="129" w:line="355" w:lineRule="auto"/>
        <w:ind w:left="726" w:right="115"/>
        <w:jc w:val="both"/>
      </w:pPr>
      <w:r>
        <w:rPr>
          <w:i/>
        </w:rPr>
        <w:t>16</w:t>
      </w:r>
      <w:r>
        <w:t xml:space="preserve">. Sept. 2015. url: </w:t>
      </w:r>
      <w:hyperlink r:id="rId151">
        <w:r>
          <w:rPr>
            <w:color w:val="0000FF"/>
          </w:rPr>
          <w:t>https://assets.ey.com/content/dam/ey-sites/ey-com/en_gl/topics/tax/guides/</w:t>
        </w:r>
      </w:hyperlink>
      <w:r>
        <w:rPr>
          <w:color w:val="0000FF"/>
        </w:rPr>
        <w:t xml:space="preserve"> </w:t>
      </w:r>
      <w:hyperlink r:id="rId152">
        <w:r>
          <w:rPr>
            <w:color w:val="0000FF"/>
          </w:rPr>
          <w:t>worldwide-personal-tax-guide-2015-16.pdf</w:t>
        </w:r>
      </w:hyperlink>
      <w:r>
        <w:rPr>
          <w:color w:val="0000FF"/>
        </w:rPr>
        <w:t xml:space="preserve"> </w:t>
      </w:r>
      <w:r>
        <w:t>(visited on 08/10/2022).</w:t>
      </w:r>
    </w:p>
    <w:p w14:paraId="3DE9CFBB" w14:textId="77777777" w:rsidR="00620CF6" w:rsidRDefault="00000000">
      <w:pPr>
        <w:pStyle w:val="ListParagraph"/>
        <w:numPr>
          <w:ilvl w:val="0"/>
          <w:numId w:val="1"/>
        </w:numPr>
        <w:tabs>
          <w:tab w:val="left" w:pos="726"/>
        </w:tabs>
        <w:spacing w:before="78" w:line="355" w:lineRule="auto"/>
        <w:ind w:hanging="510"/>
        <w:jc w:val="both"/>
        <w:rPr>
          <w:sz w:val="20"/>
        </w:rPr>
      </w:pPr>
      <w:bookmarkStart w:id="803" w:name="_bookmark171"/>
      <w:bookmarkEnd w:id="803"/>
      <w:r>
        <w:rPr>
          <w:w w:val="105"/>
          <w:sz w:val="20"/>
        </w:rPr>
        <w:t xml:space="preserve">European Central Bank. </w:t>
      </w:r>
      <w:r>
        <w:rPr>
          <w:i/>
          <w:w w:val="105"/>
          <w:sz w:val="20"/>
        </w:rPr>
        <w:t>IDCS - Sector Accounts in the International Data Cooperation TF Con-</w:t>
      </w:r>
      <w:r>
        <w:rPr>
          <w:i/>
          <w:spacing w:val="80"/>
          <w:w w:val="105"/>
          <w:sz w:val="20"/>
        </w:rPr>
        <w:t xml:space="preserve"> </w:t>
      </w:r>
      <w:r>
        <w:rPr>
          <w:i/>
          <w:sz w:val="20"/>
        </w:rPr>
        <w:t>text</w:t>
      </w:r>
      <w:r>
        <w:rPr>
          <w:sz w:val="20"/>
        </w:rPr>
        <w:t xml:space="preserve">. June 2022. url: </w:t>
      </w:r>
      <w:hyperlink r:id="rId153">
        <w:r>
          <w:rPr>
            <w:color w:val="0000FF"/>
            <w:sz w:val="20"/>
          </w:rPr>
          <w:t>https://sdw.ecb.europa.eu/browseSelection.do?node=9699746</w:t>
        </w:r>
      </w:hyperlink>
      <w:r>
        <w:rPr>
          <w:color w:val="0000FF"/>
          <w:sz w:val="20"/>
        </w:rPr>
        <w:t xml:space="preserve"> </w:t>
      </w:r>
      <w:r>
        <w:rPr>
          <w:sz w:val="20"/>
        </w:rPr>
        <w:t xml:space="preserve">(visited on </w:t>
      </w:r>
      <w:r>
        <w:rPr>
          <w:spacing w:val="-2"/>
          <w:w w:val="105"/>
          <w:sz w:val="20"/>
        </w:rPr>
        <w:t>07/12/2022).</w:t>
      </w:r>
    </w:p>
    <w:p w14:paraId="4DD3062F" w14:textId="77777777" w:rsidR="00620CF6" w:rsidRDefault="00000000">
      <w:pPr>
        <w:pStyle w:val="ListParagraph"/>
        <w:numPr>
          <w:ilvl w:val="0"/>
          <w:numId w:val="1"/>
        </w:numPr>
        <w:tabs>
          <w:tab w:val="left" w:pos="726"/>
        </w:tabs>
        <w:spacing w:before="77" w:line="355" w:lineRule="auto"/>
        <w:ind w:hanging="510"/>
        <w:jc w:val="both"/>
        <w:rPr>
          <w:sz w:val="20"/>
        </w:rPr>
      </w:pPr>
      <w:bookmarkStart w:id="804" w:name="_bookmark172"/>
      <w:bookmarkEnd w:id="804"/>
      <w:r>
        <w:rPr>
          <w:w w:val="110"/>
          <w:sz w:val="20"/>
        </w:rPr>
        <w:t>European</w:t>
      </w:r>
      <w:r>
        <w:rPr>
          <w:spacing w:val="-9"/>
          <w:w w:val="110"/>
          <w:sz w:val="20"/>
        </w:rPr>
        <w:t xml:space="preserve"> </w:t>
      </w:r>
      <w:r>
        <w:rPr>
          <w:w w:val="110"/>
          <w:sz w:val="20"/>
        </w:rPr>
        <w:t>Central</w:t>
      </w:r>
      <w:r>
        <w:rPr>
          <w:spacing w:val="-9"/>
          <w:w w:val="110"/>
          <w:sz w:val="20"/>
        </w:rPr>
        <w:t xml:space="preserve"> </w:t>
      </w:r>
      <w:r>
        <w:rPr>
          <w:w w:val="110"/>
          <w:sz w:val="20"/>
        </w:rPr>
        <w:t>Bank.</w:t>
      </w:r>
      <w:r>
        <w:rPr>
          <w:spacing w:val="-9"/>
          <w:w w:val="110"/>
          <w:sz w:val="20"/>
        </w:rPr>
        <w:t xml:space="preserve"> </w:t>
      </w:r>
      <w:r>
        <w:rPr>
          <w:i/>
          <w:w w:val="110"/>
          <w:sz w:val="20"/>
        </w:rPr>
        <w:t>QSA</w:t>
      </w:r>
      <w:r>
        <w:rPr>
          <w:i/>
          <w:spacing w:val="-6"/>
          <w:w w:val="110"/>
          <w:sz w:val="20"/>
        </w:rPr>
        <w:t xml:space="preserve"> </w:t>
      </w:r>
      <w:r>
        <w:rPr>
          <w:i/>
          <w:w w:val="110"/>
          <w:sz w:val="20"/>
        </w:rPr>
        <w:t>-</w:t>
      </w:r>
      <w:r>
        <w:rPr>
          <w:i/>
          <w:spacing w:val="-6"/>
          <w:w w:val="110"/>
          <w:sz w:val="20"/>
        </w:rPr>
        <w:t xml:space="preserve"> </w:t>
      </w:r>
      <w:r>
        <w:rPr>
          <w:i/>
          <w:w w:val="110"/>
          <w:sz w:val="20"/>
        </w:rPr>
        <w:t>Quarterly</w:t>
      </w:r>
      <w:r>
        <w:rPr>
          <w:i/>
          <w:spacing w:val="-6"/>
          <w:w w:val="110"/>
          <w:sz w:val="20"/>
        </w:rPr>
        <w:t xml:space="preserve"> </w:t>
      </w:r>
      <w:r>
        <w:rPr>
          <w:i/>
          <w:w w:val="110"/>
          <w:sz w:val="20"/>
        </w:rPr>
        <w:t>Sector</w:t>
      </w:r>
      <w:r>
        <w:rPr>
          <w:i/>
          <w:spacing w:val="-6"/>
          <w:w w:val="110"/>
          <w:sz w:val="20"/>
        </w:rPr>
        <w:t xml:space="preserve"> </w:t>
      </w:r>
      <w:r>
        <w:rPr>
          <w:i/>
          <w:w w:val="110"/>
          <w:sz w:val="20"/>
        </w:rPr>
        <w:t>Accounts</w:t>
      </w:r>
      <w:r>
        <w:rPr>
          <w:i/>
          <w:spacing w:val="-6"/>
          <w:w w:val="110"/>
          <w:sz w:val="20"/>
        </w:rPr>
        <w:t xml:space="preserve"> </w:t>
      </w:r>
      <w:r>
        <w:rPr>
          <w:i/>
          <w:w w:val="110"/>
          <w:sz w:val="20"/>
        </w:rPr>
        <w:t>(MUFA</w:t>
      </w:r>
      <w:r>
        <w:rPr>
          <w:i/>
          <w:spacing w:val="-6"/>
          <w:w w:val="110"/>
          <w:sz w:val="20"/>
        </w:rPr>
        <w:t xml:space="preserve"> </w:t>
      </w:r>
      <w:r>
        <w:rPr>
          <w:i/>
          <w:w w:val="110"/>
          <w:sz w:val="20"/>
        </w:rPr>
        <w:t>and</w:t>
      </w:r>
      <w:r>
        <w:rPr>
          <w:i/>
          <w:spacing w:val="-6"/>
          <w:w w:val="110"/>
          <w:sz w:val="20"/>
        </w:rPr>
        <w:t xml:space="preserve"> </w:t>
      </w:r>
      <w:r>
        <w:rPr>
          <w:i/>
          <w:w w:val="110"/>
          <w:sz w:val="20"/>
        </w:rPr>
        <w:t>NFA</w:t>
      </w:r>
      <w:r>
        <w:rPr>
          <w:i/>
          <w:spacing w:val="-6"/>
          <w:w w:val="110"/>
          <w:sz w:val="20"/>
        </w:rPr>
        <w:t xml:space="preserve"> </w:t>
      </w:r>
      <w:r>
        <w:rPr>
          <w:i/>
          <w:w w:val="110"/>
          <w:sz w:val="20"/>
        </w:rPr>
        <w:t>Eurostat</w:t>
      </w:r>
      <w:r>
        <w:rPr>
          <w:i/>
          <w:spacing w:val="-6"/>
          <w:w w:val="110"/>
          <w:sz w:val="20"/>
        </w:rPr>
        <w:t xml:space="preserve"> </w:t>
      </w:r>
      <w:r>
        <w:rPr>
          <w:i/>
          <w:w w:val="110"/>
          <w:sz w:val="20"/>
        </w:rPr>
        <w:t>ESA2010 TP,</w:t>
      </w:r>
      <w:r>
        <w:rPr>
          <w:i/>
          <w:spacing w:val="28"/>
          <w:w w:val="110"/>
          <w:sz w:val="20"/>
        </w:rPr>
        <w:t xml:space="preserve"> </w:t>
      </w:r>
      <w:r>
        <w:rPr>
          <w:i/>
          <w:w w:val="110"/>
          <w:sz w:val="20"/>
        </w:rPr>
        <w:t>Table</w:t>
      </w:r>
      <w:r>
        <w:rPr>
          <w:i/>
          <w:spacing w:val="40"/>
          <w:w w:val="110"/>
          <w:sz w:val="20"/>
        </w:rPr>
        <w:t xml:space="preserve"> </w:t>
      </w:r>
      <w:r>
        <w:rPr>
          <w:i/>
          <w:w w:val="110"/>
          <w:sz w:val="20"/>
        </w:rPr>
        <w:t>801)</w:t>
      </w:r>
      <w:r>
        <w:rPr>
          <w:w w:val="110"/>
          <w:sz w:val="20"/>
        </w:rPr>
        <w:t>.</w:t>
      </w:r>
      <w:r>
        <w:rPr>
          <w:spacing w:val="34"/>
          <w:w w:val="110"/>
          <w:sz w:val="20"/>
        </w:rPr>
        <w:t xml:space="preserve"> </w:t>
      </w:r>
      <w:r w:rsidRPr="009E4A40">
        <w:rPr>
          <w:w w:val="110"/>
          <w:sz w:val="20"/>
          <w:lang w:val="pt-PT"/>
          <w:rPrChange w:id="805" w:author="Francesca Subioli" w:date="2024-07-03T17:36:00Z">
            <w:rPr>
              <w:w w:val="110"/>
              <w:sz w:val="20"/>
            </w:rPr>
          </w:rPrChange>
        </w:rPr>
        <w:t>June</w:t>
      </w:r>
      <w:r w:rsidRPr="009E4A40">
        <w:rPr>
          <w:spacing w:val="34"/>
          <w:w w:val="110"/>
          <w:sz w:val="20"/>
          <w:lang w:val="pt-PT"/>
          <w:rPrChange w:id="806" w:author="Francesca Subioli" w:date="2024-07-03T17:36:00Z">
            <w:rPr>
              <w:spacing w:val="34"/>
              <w:w w:val="110"/>
              <w:sz w:val="20"/>
            </w:rPr>
          </w:rPrChange>
        </w:rPr>
        <w:t xml:space="preserve"> </w:t>
      </w:r>
      <w:r w:rsidRPr="009E4A40">
        <w:rPr>
          <w:w w:val="110"/>
          <w:sz w:val="20"/>
          <w:lang w:val="pt-PT"/>
          <w:rPrChange w:id="807" w:author="Francesca Subioli" w:date="2024-07-03T17:36:00Z">
            <w:rPr>
              <w:w w:val="110"/>
              <w:sz w:val="20"/>
            </w:rPr>
          </w:rPrChange>
        </w:rPr>
        <w:t>2022.</w:t>
      </w:r>
      <w:r w:rsidRPr="009E4A40">
        <w:rPr>
          <w:spacing w:val="34"/>
          <w:w w:val="110"/>
          <w:sz w:val="20"/>
          <w:lang w:val="pt-PT"/>
          <w:rPrChange w:id="808" w:author="Francesca Subioli" w:date="2024-07-03T17:36:00Z">
            <w:rPr>
              <w:spacing w:val="34"/>
              <w:w w:val="110"/>
              <w:sz w:val="20"/>
            </w:rPr>
          </w:rPrChange>
        </w:rPr>
        <w:t xml:space="preserve"> </w:t>
      </w:r>
      <w:r w:rsidRPr="009E4A40">
        <w:rPr>
          <w:w w:val="110"/>
          <w:sz w:val="20"/>
          <w:lang w:val="pt-PT"/>
          <w:rPrChange w:id="809" w:author="Francesca Subioli" w:date="2024-07-03T17:36:00Z">
            <w:rPr>
              <w:w w:val="110"/>
              <w:sz w:val="20"/>
            </w:rPr>
          </w:rPrChange>
        </w:rPr>
        <w:t>url:</w:t>
      </w:r>
      <w:r w:rsidRPr="009E4A40">
        <w:rPr>
          <w:spacing w:val="34"/>
          <w:w w:val="110"/>
          <w:sz w:val="20"/>
          <w:lang w:val="pt-PT"/>
          <w:rPrChange w:id="810" w:author="Francesca Subioli" w:date="2024-07-03T17:36:00Z">
            <w:rPr>
              <w:spacing w:val="34"/>
              <w:w w:val="110"/>
              <w:sz w:val="20"/>
            </w:rPr>
          </w:rPrChange>
        </w:rPr>
        <w:t xml:space="preserve"> </w:t>
      </w:r>
      <w:r>
        <w:fldChar w:fldCharType="begin"/>
      </w:r>
      <w:r w:rsidRPr="009E4A40">
        <w:rPr>
          <w:lang w:val="pt-PT"/>
          <w:rPrChange w:id="811" w:author="Francesca Subioli" w:date="2024-07-03T17:36:00Z">
            <w:rPr/>
          </w:rPrChange>
        </w:rPr>
        <w:instrText>HYPERLINK "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\h</w:instrText>
      </w:r>
      <w:r>
        <w:fldChar w:fldCharType="separate"/>
      </w:r>
      <w:r w:rsidRPr="009E4A40">
        <w:rPr>
          <w:color w:val="0000FF"/>
          <w:w w:val="110"/>
          <w:sz w:val="20"/>
          <w:lang w:val="pt-PT"/>
          <w:rPrChange w:id="812" w:author="Francesca Subioli" w:date="2024-07-03T17:36:00Z">
            <w:rPr>
              <w:color w:val="0000FF"/>
              <w:w w:val="110"/>
              <w:sz w:val="20"/>
            </w:rPr>
          </w:rPrChange>
        </w:rPr>
        <w:t>https</w:t>
      </w:r>
      <w:r w:rsidRPr="009E4A40">
        <w:rPr>
          <w:color w:val="0000FF"/>
          <w:spacing w:val="-13"/>
          <w:w w:val="110"/>
          <w:sz w:val="20"/>
          <w:lang w:val="pt-PT"/>
          <w:rPrChange w:id="813" w:author="Francesca Subioli" w:date="2024-07-03T17:36:00Z">
            <w:rPr>
              <w:color w:val="0000FF"/>
              <w:spacing w:val="-13"/>
              <w:w w:val="110"/>
              <w:sz w:val="20"/>
            </w:rPr>
          </w:rPrChange>
        </w:rPr>
        <w:t xml:space="preserve"> </w:t>
      </w:r>
      <w:r w:rsidRPr="009E4A40">
        <w:rPr>
          <w:color w:val="0000FF"/>
          <w:w w:val="110"/>
          <w:sz w:val="20"/>
          <w:lang w:val="pt-PT"/>
          <w:rPrChange w:id="814" w:author="Francesca Subioli" w:date="2024-07-03T17:36:00Z">
            <w:rPr>
              <w:color w:val="0000FF"/>
              <w:w w:val="110"/>
              <w:sz w:val="20"/>
            </w:rPr>
          </w:rPrChange>
        </w:rPr>
        <w:t>:</w:t>
      </w:r>
      <w:r w:rsidRPr="009E4A40">
        <w:rPr>
          <w:color w:val="0000FF"/>
          <w:spacing w:val="-13"/>
          <w:w w:val="110"/>
          <w:sz w:val="20"/>
          <w:lang w:val="pt-PT"/>
          <w:rPrChange w:id="815" w:author="Francesca Subioli" w:date="2024-07-03T17:36:00Z">
            <w:rPr>
              <w:color w:val="0000FF"/>
              <w:spacing w:val="-13"/>
              <w:w w:val="110"/>
              <w:sz w:val="20"/>
            </w:rPr>
          </w:rPrChange>
        </w:rPr>
        <w:t xml:space="preserve"> </w:t>
      </w:r>
      <w:r w:rsidRPr="009E4A40">
        <w:rPr>
          <w:color w:val="0000FF"/>
          <w:w w:val="125"/>
          <w:sz w:val="20"/>
          <w:lang w:val="pt-PT"/>
          <w:rPrChange w:id="816" w:author="Francesca Subioli" w:date="2024-07-03T17:36:00Z">
            <w:rPr>
              <w:color w:val="0000FF"/>
              <w:w w:val="125"/>
              <w:sz w:val="20"/>
            </w:rPr>
          </w:rPrChange>
        </w:rPr>
        <w:t>/</w:t>
      </w:r>
      <w:r w:rsidRPr="009E4A40">
        <w:rPr>
          <w:color w:val="0000FF"/>
          <w:spacing w:val="-16"/>
          <w:w w:val="125"/>
          <w:sz w:val="20"/>
          <w:lang w:val="pt-PT"/>
          <w:rPrChange w:id="817" w:author="Francesca Subioli" w:date="2024-07-03T17:36:00Z">
            <w:rPr>
              <w:color w:val="0000FF"/>
              <w:spacing w:val="-16"/>
              <w:w w:val="125"/>
              <w:sz w:val="20"/>
            </w:rPr>
          </w:rPrChange>
        </w:rPr>
        <w:t xml:space="preserve"> </w:t>
      </w:r>
      <w:r w:rsidRPr="009E4A40">
        <w:rPr>
          <w:color w:val="0000FF"/>
          <w:w w:val="125"/>
          <w:sz w:val="20"/>
          <w:lang w:val="pt-PT"/>
          <w:rPrChange w:id="818" w:author="Francesca Subioli" w:date="2024-07-03T17:36:00Z">
            <w:rPr>
              <w:color w:val="0000FF"/>
              <w:w w:val="125"/>
              <w:sz w:val="20"/>
            </w:rPr>
          </w:rPrChange>
        </w:rPr>
        <w:t>/</w:t>
      </w:r>
      <w:r w:rsidRPr="009E4A40">
        <w:rPr>
          <w:color w:val="0000FF"/>
          <w:spacing w:val="-16"/>
          <w:w w:val="125"/>
          <w:sz w:val="20"/>
          <w:lang w:val="pt-PT"/>
          <w:rPrChange w:id="819" w:author="Francesca Subioli" w:date="2024-07-03T17:36:00Z">
            <w:rPr>
              <w:color w:val="0000FF"/>
              <w:spacing w:val="-16"/>
              <w:w w:val="125"/>
              <w:sz w:val="20"/>
            </w:rPr>
          </w:rPrChange>
        </w:rPr>
        <w:t xml:space="preserve"> </w:t>
      </w:r>
      <w:r w:rsidRPr="009E4A40">
        <w:rPr>
          <w:color w:val="0000FF"/>
          <w:w w:val="110"/>
          <w:sz w:val="20"/>
          <w:lang w:val="pt-PT"/>
          <w:rPrChange w:id="820" w:author="Francesca Subioli" w:date="2024-07-03T17:36:00Z">
            <w:rPr>
              <w:color w:val="0000FF"/>
              <w:w w:val="110"/>
              <w:sz w:val="20"/>
            </w:rPr>
          </w:rPrChange>
        </w:rPr>
        <w:t>sdw</w:t>
      </w:r>
      <w:r w:rsidRPr="009E4A40">
        <w:rPr>
          <w:color w:val="0000FF"/>
          <w:spacing w:val="-12"/>
          <w:w w:val="110"/>
          <w:sz w:val="20"/>
          <w:lang w:val="pt-PT"/>
          <w:rPrChange w:id="821" w:author="Francesca Subioli" w:date="2024-07-03T17:36:00Z">
            <w:rPr>
              <w:color w:val="0000FF"/>
              <w:spacing w:val="-12"/>
              <w:w w:val="110"/>
              <w:sz w:val="20"/>
            </w:rPr>
          </w:rPrChange>
        </w:rPr>
        <w:t xml:space="preserve"> </w:t>
      </w:r>
      <w:r w:rsidRPr="009E4A40">
        <w:rPr>
          <w:color w:val="0000FF"/>
          <w:w w:val="110"/>
          <w:sz w:val="20"/>
          <w:lang w:val="pt-PT"/>
          <w:rPrChange w:id="822" w:author="Francesca Subioli" w:date="2024-07-03T17:36:00Z">
            <w:rPr>
              <w:color w:val="0000FF"/>
              <w:w w:val="110"/>
              <w:sz w:val="20"/>
            </w:rPr>
          </w:rPrChange>
        </w:rPr>
        <w:t>.</w:t>
      </w:r>
      <w:r w:rsidRPr="009E4A40">
        <w:rPr>
          <w:color w:val="0000FF"/>
          <w:spacing w:val="-13"/>
          <w:w w:val="110"/>
          <w:sz w:val="20"/>
          <w:lang w:val="pt-PT"/>
          <w:rPrChange w:id="823" w:author="Francesca Subioli" w:date="2024-07-03T17:36:00Z">
            <w:rPr>
              <w:color w:val="0000FF"/>
              <w:spacing w:val="-13"/>
              <w:w w:val="110"/>
              <w:sz w:val="20"/>
            </w:rPr>
          </w:rPrChange>
        </w:rPr>
        <w:t xml:space="preserve"> </w:t>
      </w:r>
      <w:r w:rsidRPr="009E4A40">
        <w:rPr>
          <w:color w:val="0000FF"/>
          <w:w w:val="110"/>
          <w:sz w:val="20"/>
          <w:lang w:val="pt-PT"/>
          <w:rPrChange w:id="824" w:author="Francesca Subioli" w:date="2024-07-03T17:36:00Z">
            <w:rPr>
              <w:color w:val="0000FF"/>
              <w:w w:val="110"/>
              <w:sz w:val="20"/>
            </w:rPr>
          </w:rPrChange>
        </w:rPr>
        <w:t>ecb</w:t>
      </w:r>
      <w:r w:rsidRPr="009E4A40">
        <w:rPr>
          <w:color w:val="0000FF"/>
          <w:spacing w:val="-13"/>
          <w:w w:val="110"/>
          <w:sz w:val="20"/>
          <w:lang w:val="pt-PT"/>
          <w:rPrChange w:id="825" w:author="Francesca Subioli" w:date="2024-07-03T17:36:00Z">
            <w:rPr>
              <w:color w:val="0000FF"/>
              <w:spacing w:val="-13"/>
              <w:w w:val="110"/>
              <w:sz w:val="20"/>
            </w:rPr>
          </w:rPrChange>
        </w:rPr>
        <w:t xml:space="preserve"> </w:t>
      </w:r>
      <w:r w:rsidRPr="009E4A40">
        <w:rPr>
          <w:color w:val="0000FF"/>
          <w:w w:val="110"/>
          <w:sz w:val="20"/>
          <w:lang w:val="pt-PT"/>
          <w:rPrChange w:id="826" w:author="Francesca Subioli" w:date="2024-07-03T17:36:00Z">
            <w:rPr>
              <w:color w:val="0000FF"/>
              <w:w w:val="110"/>
              <w:sz w:val="20"/>
            </w:rPr>
          </w:rPrChange>
        </w:rPr>
        <w:t>.</w:t>
      </w:r>
      <w:r w:rsidRPr="009E4A40">
        <w:rPr>
          <w:color w:val="0000FF"/>
          <w:spacing w:val="-13"/>
          <w:w w:val="110"/>
          <w:sz w:val="20"/>
          <w:lang w:val="pt-PT"/>
          <w:rPrChange w:id="827" w:author="Francesca Subioli" w:date="2024-07-03T17:36:00Z">
            <w:rPr>
              <w:color w:val="0000FF"/>
              <w:spacing w:val="-13"/>
              <w:w w:val="110"/>
              <w:sz w:val="20"/>
            </w:rPr>
          </w:rPrChange>
        </w:rPr>
        <w:t xml:space="preserve"> </w:t>
      </w:r>
      <w:r w:rsidRPr="009E4A40">
        <w:rPr>
          <w:color w:val="0000FF"/>
          <w:w w:val="110"/>
          <w:sz w:val="20"/>
          <w:lang w:val="pt-PT"/>
          <w:rPrChange w:id="828" w:author="Francesca Subioli" w:date="2024-07-03T17:36:00Z">
            <w:rPr>
              <w:color w:val="0000FF"/>
              <w:w w:val="110"/>
              <w:sz w:val="20"/>
            </w:rPr>
          </w:rPrChange>
        </w:rPr>
        <w:t>europa</w:t>
      </w:r>
      <w:r w:rsidRPr="009E4A40">
        <w:rPr>
          <w:color w:val="0000FF"/>
          <w:spacing w:val="-13"/>
          <w:w w:val="110"/>
          <w:sz w:val="20"/>
          <w:lang w:val="pt-PT"/>
          <w:rPrChange w:id="829" w:author="Francesca Subioli" w:date="2024-07-03T17:36:00Z">
            <w:rPr>
              <w:color w:val="0000FF"/>
              <w:spacing w:val="-13"/>
              <w:w w:val="110"/>
              <w:sz w:val="20"/>
            </w:rPr>
          </w:rPrChange>
        </w:rPr>
        <w:t xml:space="preserve"> </w:t>
      </w:r>
      <w:r w:rsidRPr="009E4A40">
        <w:rPr>
          <w:color w:val="0000FF"/>
          <w:w w:val="110"/>
          <w:sz w:val="20"/>
          <w:lang w:val="pt-PT"/>
          <w:rPrChange w:id="830" w:author="Francesca Subioli" w:date="2024-07-03T17:36:00Z">
            <w:rPr>
              <w:color w:val="0000FF"/>
              <w:w w:val="110"/>
              <w:sz w:val="20"/>
            </w:rPr>
          </w:rPrChange>
        </w:rPr>
        <w:t>.</w:t>
      </w:r>
      <w:r w:rsidRPr="009E4A40">
        <w:rPr>
          <w:color w:val="0000FF"/>
          <w:spacing w:val="-13"/>
          <w:w w:val="110"/>
          <w:sz w:val="20"/>
          <w:lang w:val="pt-PT"/>
          <w:rPrChange w:id="831" w:author="Francesca Subioli" w:date="2024-07-03T17:36:00Z">
            <w:rPr>
              <w:color w:val="0000FF"/>
              <w:spacing w:val="-13"/>
              <w:w w:val="110"/>
              <w:sz w:val="20"/>
            </w:rPr>
          </w:rPrChange>
        </w:rPr>
        <w:t xml:space="preserve"> </w:t>
      </w:r>
      <w:r w:rsidRPr="009E4A40">
        <w:rPr>
          <w:color w:val="0000FF"/>
          <w:w w:val="110"/>
          <w:sz w:val="20"/>
          <w:lang w:val="pt-PT"/>
          <w:rPrChange w:id="832" w:author="Francesca Subioli" w:date="2024-07-03T17:36:00Z">
            <w:rPr>
              <w:color w:val="0000FF"/>
              <w:w w:val="110"/>
              <w:sz w:val="20"/>
            </w:rPr>
          </w:rPrChange>
        </w:rPr>
        <w:t>eu</w:t>
      </w:r>
      <w:r w:rsidRPr="009E4A40">
        <w:rPr>
          <w:color w:val="0000FF"/>
          <w:spacing w:val="-13"/>
          <w:w w:val="110"/>
          <w:sz w:val="20"/>
          <w:lang w:val="pt-PT"/>
          <w:rPrChange w:id="833" w:author="Francesca Subioli" w:date="2024-07-03T17:36:00Z">
            <w:rPr>
              <w:color w:val="0000FF"/>
              <w:spacing w:val="-13"/>
              <w:w w:val="110"/>
              <w:sz w:val="20"/>
            </w:rPr>
          </w:rPrChange>
        </w:rPr>
        <w:t xml:space="preserve"> </w:t>
      </w:r>
      <w:r w:rsidRPr="009E4A40">
        <w:rPr>
          <w:color w:val="0000FF"/>
          <w:w w:val="125"/>
          <w:sz w:val="20"/>
          <w:lang w:val="pt-PT"/>
          <w:rPrChange w:id="834" w:author="Francesca Subioli" w:date="2024-07-03T17:36:00Z">
            <w:rPr>
              <w:color w:val="0000FF"/>
              <w:w w:val="125"/>
              <w:sz w:val="20"/>
            </w:rPr>
          </w:rPrChange>
        </w:rPr>
        <w:t>/</w:t>
      </w:r>
      <w:r w:rsidRPr="009E4A40">
        <w:rPr>
          <w:color w:val="0000FF"/>
          <w:spacing w:val="-16"/>
          <w:w w:val="125"/>
          <w:sz w:val="20"/>
          <w:lang w:val="pt-PT"/>
          <w:rPrChange w:id="835" w:author="Francesca Subioli" w:date="2024-07-03T17:36:00Z">
            <w:rPr>
              <w:color w:val="0000FF"/>
              <w:spacing w:val="-16"/>
              <w:w w:val="125"/>
              <w:sz w:val="20"/>
            </w:rPr>
          </w:rPrChange>
        </w:rPr>
        <w:t xml:space="preserve"> </w:t>
      </w:r>
      <w:r w:rsidRPr="009E4A40">
        <w:rPr>
          <w:color w:val="0000FF"/>
          <w:w w:val="110"/>
          <w:sz w:val="20"/>
          <w:lang w:val="pt-PT"/>
          <w:rPrChange w:id="836" w:author="Francesca Subioli" w:date="2024-07-03T17:36:00Z">
            <w:rPr>
              <w:color w:val="0000FF"/>
              <w:w w:val="110"/>
              <w:sz w:val="20"/>
            </w:rPr>
          </w:rPrChange>
        </w:rPr>
        <w:t>browse</w:t>
      </w:r>
      <w:r w:rsidRPr="009E4A40">
        <w:rPr>
          <w:color w:val="0000FF"/>
          <w:spacing w:val="-12"/>
          <w:w w:val="110"/>
          <w:sz w:val="20"/>
          <w:lang w:val="pt-PT"/>
          <w:rPrChange w:id="837" w:author="Francesca Subioli" w:date="2024-07-03T17:36:00Z">
            <w:rPr>
              <w:color w:val="0000FF"/>
              <w:spacing w:val="-12"/>
              <w:w w:val="110"/>
              <w:sz w:val="20"/>
            </w:rPr>
          </w:rPrChange>
        </w:rPr>
        <w:t xml:space="preserve"> </w:t>
      </w:r>
      <w:r w:rsidRPr="009E4A40">
        <w:rPr>
          <w:color w:val="0000FF"/>
          <w:w w:val="110"/>
          <w:sz w:val="20"/>
          <w:lang w:val="pt-PT"/>
          <w:rPrChange w:id="838" w:author="Francesca Subioli" w:date="2024-07-03T17:36:00Z">
            <w:rPr>
              <w:color w:val="0000FF"/>
              <w:w w:val="110"/>
              <w:sz w:val="20"/>
            </w:rPr>
          </w:rPrChange>
        </w:rPr>
        <w:t>.</w:t>
      </w:r>
      <w:r w:rsidRPr="009E4A40">
        <w:rPr>
          <w:color w:val="0000FF"/>
          <w:spacing w:val="-13"/>
          <w:w w:val="110"/>
          <w:sz w:val="20"/>
          <w:lang w:val="pt-PT"/>
          <w:rPrChange w:id="839" w:author="Francesca Subioli" w:date="2024-07-03T17:36:00Z">
            <w:rPr>
              <w:color w:val="0000FF"/>
              <w:spacing w:val="-13"/>
              <w:w w:val="110"/>
              <w:sz w:val="20"/>
            </w:rPr>
          </w:rPrChange>
        </w:rPr>
        <w:t xml:space="preserve"> </w:t>
      </w:r>
      <w:r w:rsidRPr="009E4A40">
        <w:rPr>
          <w:color w:val="0000FF"/>
          <w:w w:val="110"/>
          <w:sz w:val="20"/>
          <w:lang w:val="pt-PT"/>
          <w:rPrChange w:id="840" w:author="Francesca Subioli" w:date="2024-07-03T17:36:00Z">
            <w:rPr>
              <w:color w:val="0000FF"/>
              <w:w w:val="110"/>
              <w:sz w:val="20"/>
            </w:rPr>
          </w:rPrChange>
        </w:rPr>
        <w:t>do</w:t>
      </w:r>
      <w:r w:rsidRPr="009E4A40">
        <w:rPr>
          <w:color w:val="0000FF"/>
          <w:spacing w:val="-13"/>
          <w:w w:val="110"/>
          <w:sz w:val="20"/>
          <w:lang w:val="pt-PT"/>
          <w:rPrChange w:id="841" w:author="Francesca Subioli" w:date="2024-07-03T17:36:00Z">
            <w:rPr>
              <w:color w:val="0000FF"/>
              <w:spacing w:val="-13"/>
              <w:w w:val="110"/>
              <w:sz w:val="20"/>
            </w:rPr>
          </w:rPrChange>
        </w:rPr>
        <w:t xml:space="preserve"> </w:t>
      </w:r>
      <w:r w:rsidRPr="009E4A40">
        <w:rPr>
          <w:color w:val="0000FF"/>
          <w:w w:val="110"/>
          <w:sz w:val="20"/>
          <w:lang w:val="pt-PT"/>
          <w:rPrChange w:id="842" w:author="Francesca Subioli" w:date="2024-07-03T17:36:00Z">
            <w:rPr>
              <w:color w:val="0000FF"/>
              <w:w w:val="110"/>
              <w:sz w:val="20"/>
            </w:rPr>
          </w:rPrChange>
        </w:rPr>
        <w:t>?</w:t>
      </w:r>
      <w:r w:rsidRPr="009E4A40">
        <w:rPr>
          <w:color w:val="0000FF"/>
          <w:spacing w:val="-13"/>
          <w:w w:val="110"/>
          <w:sz w:val="20"/>
          <w:lang w:val="pt-PT"/>
          <w:rPrChange w:id="843" w:author="Francesca Subioli" w:date="2024-07-03T17:36:00Z">
            <w:rPr>
              <w:color w:val="0000FF"/>
              <w:spacing w:val="-13"/>
              <w:w w:val="110"/>
              <w:sz w:val="20"/>
            </w:rPr>
          </w:rPrChange>
        </w:rPr>
        <w:t xml:space="preserve"> </w:t>
      </w:r>
      <w:r w:rsidRPr="009E4A40">
        <w:rPr>
          <w:color w:val="0000FF"/>
          <w:w w:val="110"/>
          <w:sz w:val="20"/>
          <w:lang w:val="pt-PT"/>
          <w:rPrChange w:id="844" w:author="Francesca Subioli" w:date="2024-07-03T17:36:00Z">
            <w:rPr>
              <w:color w:val="0000FF"/>
              <w:w w:val="110"/>
              <w:sz w:val="20"/>
            </w:rPr>
          </w:rPrChange>
        </w:rPr>
        <w:t>org</w:t>
      </w:r>
      <w:r w:rsidRPr="009E4A40">
        <w:rPr>
          <w:color w:val="0000FF"/>
          <w:spacing w:val="-13"/>
          <w:w w:val="110"/>
          <w:sz w:val="20"/>
          <w:lang w:val="pt-PT"/>
          <w:rPrChange w:id="845" w:author="Francesca Subioli" w:date="2024-07-03T17:36:00Z">
            <w:rPr>
              <w:color w:val="0000FF"/>
              <w:spacing w:val="-13"/>
              <w:w w:val="110"/>
              <w:sz w:val="20"/>
            </w:rPr>
          </w:rPrChange>
        </w:rPr>
        <w:t xml:space="preserve"> </w:t>
      </w:r>
      <w:r w:rsidRPr="009E4A40">
        <w:rPr>
          <w:color w:val="0000FF"/>
          <w:w w:val="110"/>
          <w:sz w:val="20"/>
          <w:lang w:val="pt-PT"/>
          <w:rPrChange w:id="846" w:author="Francesca Subioli" w:date="2024-07-03T17:36:00Z">
            <w:rPr>
              <w:color w:val="0000FF"/>
              <w:w w:val="110"/>
              <w:sz w:val="20"/>
            </w:rPr>
          </w:rPrChange>
        </w:rPr>
        <w:t>.</w:t>
      </w:r>
      <w:r w:rsidRPr="009E4A40">
        <w:rPr>
          <w:color w:val="0000FF"/>
          <w:spacing w:val="-13"/>
          <w:w w:val="110"/>
          <w:sz w:val="20"/>
          <w:lang w:val="pt-PT"/>
          <w:rPrChange w:id="847" w:author="Francesca Subioli" w:date="2024-07-03T17:36:00Z">
            <w:rPr>
              <w:color w:val="0000FF"/>
              <w:spacing w:val="-13"/>
              <w:w w:val="110"/>
              <w:sz w:val="20"/>
            </w:rPr>
          </w:rPrChange>
        </w:rPr>
        <w:t xml:space="preserve"> </w:t>
      </w:r>
      <w:r w:rsidRPr="009E4A40">
        <w:rPr>
          <w:color w:val="0000FF"/>
          <w:w w:val="110"/>
          <w:sz w:val="20"/>
          <w:lang w:val="pt-PT"/>
          <w:rPrChange w:id="848" w:author="Francesca Subioli" w:date="2024-07-03T17:36:00Z">
            <w:rPr>
              <w:color w:val="0000FF"/>
              <w:w w:val="110"/>
              <w:sz w:val="20"/>
            </w:rPr>
          </w:rPrChange>
        </w:rPr>
        <w:t>apache</w:t>
      </w:r>
      <w:r w:rsidRPr="009E4A40">
        <w:rPr>
          <w:color w:val="0000FF"/>
          <w:spacing w:val="-13"/>
          <w:w w:val="110"/>
          <w:sz w:val="20"/>
          <w:lang w:val="pt-PT"/>
          <w:rPrChange w:id="849" w:author="Francesca Subioli" w:date="2024-07-03T17:36:00Z">
            <w:rPr>
              <w:color w:val="0000FF"/>
              <w:spacing w:val="-13"/>
              <w:w w:val="110"/>
              <w:sz w:val="20"/>
            </w:rPr>
          </w:rPrChange>
        </w:rPr>
        <w:t xml:space="preserve"> </w:t>
      </w:r>
      <w:r w:rsidRPr="009E4A40">
        <w:rPr>
          <w:color w:val="0000FF"/>
          <w:w w:val="110"/>
          <w:sz w:val="20"/>
          <w:lang w:val="pt-PT"/>
          <w:rPrChange w:id="850" w:author="Francesca Subioli" w:date="2024-07-03T17:36:00Z">
            <w:rPr>
              <w:color w:val="0000FF"/>
              <w:w w:val="110"/>
              <w:sz w:val="20"/>
            </w:rPr>
          </w:rPrChange>
        </w:rPr>
        <w:t>.</w:t>
      </w:r>
      <w:r>
        <w:rPr>
          <w:color w:val="0000FF"/>
          <w:w w:val="110"/>
          <w:sz w:val="20"/>
        </w:rPr>
        <w:fldChar w:fldCharType="end"/>
      </w:r>
      <w:r w:rsidRPr="009E4A40">
        <w:rPr>
          <w:color w:val="0000FF"/>
          <w:w w:val="110"/>
          <w:sz w:val="20"/>
          <w:lang w:val="pt-PT"/>
          <w:rPrChange w:id="851" w:author="Francesca Subioli" w:date="2024-07-03T17:36:00Z">
            <w:rPr>
              <w:color w:val="0000FF"/>
              <w:w w:val="110"/>
              <w:sz w:val="20"/>
            </w:rPr>
          </w:rPrChange>
        </w:rPr>
        <w:t xml:space="preserve"> </w:t>
      </w:r>
      <w:r>
        <w:fldChar w:fldCharType="begin"/>
      </w:r>
      <w:r w:rsidRPr="009E4A40">
        <w:rPr>
          <w:lang w:val="pt-PT"/>
          <w:rPrChange w:id="852" w:author="Francesca Subioli" w:date="2024-07-03T17:36:00Z">
            <w:rPr/>
          </w:rPrChange>
        </w:rPr>
        <w:instrText>HYPERLINK "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\h</w:instrText>
      </w:r>
      <w:r>
        <w:fldChar w:fldCharType="separate"/>
      </w:r>
      <w:proofErr w:type="gramStart"/>
      <w:r>
        <w:rPr>
          <w:color w:val="0000FF"/>
          <w:sz w:val="20"/>
        </w:rPr>
        <w:t>struts .</w:t>
      </w:r>
      <w:proofErr w:type="gramEnd"/>
      <w:r>
        <w:rPr>
          <w:color w:val="0000FF"/>
          <w:sz w:val="20"/>
        </w:rPr>
        <w:t xml:space="preserve"> </w:t>
      </w:r>
      <w:proofErr w:type="spellStart"/>
      <w:proofErr w:type="gramStart"/>
      <w:r>
        <w:rPr>
          <w:color w:val="0000FF"/>
          <w:sz w:val="20"/>
        </w:rPr>
        <w:t>taglib</w:t>
      </w:r>
      <w:proofErr w:type="spellEnd"/>
      <w:r>
        <w:rPr>
          <w:color w:val="0000FF"/>
          <w:sz w:val="20"/>
        </w:rPr>
        <w:t xml:space="preserve"> .</w:t>
      </w:r>
      <w:proofErr w:type="gramEnd"/>
      <w:r>
        <w:rPr>
          <w:color w:val="0000FF"/>
          <w:sz w:val="20"/>
        </w:rPr>
        <w:t xml:space="preserve"> </w:t>
      </w:r>
      <w:proofErr w:type="gramStart"/>
      <w:r>
        <w:rPr>
          <w:color w:val="0000FF"/>
          <w:sz w:val="20"/>
        </w:rPr>
        <w:t>html .</w:t>
      </w:r>
      <w:proofErr w:type="gramEnd"/>
      <w:r>
        <w:rPr>
          <w:color w:val="0000FF"/>
          <w:sz w:val="20"/>
        </w:rPr>
        <w:t xml:space="preserve"> TOKEN = e191de79d16a00bd3f88cb26f2e0169b&amp;df = </w:t>
      </w:r>
      <w:proofErr w:type="spellStart"/>
      <w:r>
        <w:rPr>
          <w:color w:val="0000FF"/>
          <w:sz w:val="20"/>
        </w:rPr>
        <w:t>true&amp;ec</w:t>
      </w:r>
      <w:proofErr w:type="spellEnd"/>
      <w:r>
        <w:rPr>
          <w:color w:val="0000FF"/>
          <w:sz w:val="20"/>
        </w:rPr>
        <w:t xml:space="preserve"> = &amp;dc = &amp;</w:t>
      </w:r>
      <w:proofErr w:type="spellStart"/>
      <w:r>
        <w:rPr>
          <w:color w:val="0000FF"/>
          <w:sz w:val="20"/>
        </w:rPr>
        <w:t>oc</w:t>
      </w:r>
      <w:proofErr w:type="spellEnd"/>
      <w:r>
        <w:rPr>
          <w:color w:val="0000FF"/>
          <w:sz w:val="20"/>
        </w:rPr>
        <w:t xml:space="preserve"> =</w:t>
      </w:r>
      <w:r>
        <w:rPr>
          <w:color w:val="0000FF"/>
          <w:sz w:val="20"/>
        </w:rPr>
        <w:fldChar w:fldCharType="end"/>
      </w:r>
      <w:r>
        <w:rPr>
          <w:color w:val="0000FF"/>
          <w:sz w:val="20"/>
        </w:rPr>
        <w:t xml:space="preserve"> </w:t>
      </w:r>
      <w:hyperlink r:id="rId154">
        <w:r>
          <w:rPr>
            <w:color w:val="0000FF"/>
            <w:sz w:val="20"/>
          </w:rPr>
          <w:t>&amp;pb = &amp;</w:t>
        </w:r>
        <w:proofErr w:type="spellStart"/>
        <w:r>
          <w:rPr>
            <w:color w:val="0000FF"/>
            <w:sz w:val="20"/>
          </w:rPr>
          <w:t>rc</w:t>
        </w:r>
        <w:proofErr w:type="spellEnd"/>
        <w:r>
          <w:rPr>
            <w:color w:val="0000FF"/>
            <w:sz w:val="20"/>
          </w:rPr>
          <w:t xml:space="preserve"> = &amp;DATASET = 0&amp;removeItem = &amp;</w:t>
        </w:r>
        <w:proofErr w:type="spellStart"/>
        <w:r>
          <w:rPr>
            <w:color w:val="0000FF"/>
            <w:sz w:val="20"/>
          </w:rPr>
          <w:t>removedItemList</w:t>
        </w:r>
        <w:proofErr w:type="spellEnd"/>
        <w:r>
          <w:rPr>
            <w:color w:val="0000FF"/>
            <w:sz w:val="20"/>
          </w:rPr>
          <w:t xml:space="preserve"> = &amp;</w:t>
        </w:r>
        <w:proofErr w:type="spellStart"/>
        <w:r>
          <w:rPr>
            <w:color w:val="0000FF"/>
            <w:sz w:val="20"/>
          </w:rPr>
          <w:t>mergeFilter</w:t>
        </w:r>
        <w:proofErr w:type="spellEnd"/>
        <w:r>
          <w:rPr>
            <w:color w:val="0000FF"/>
            <w:sz w:val="20"/>
          </w:rPr>
          <w:t xml:space="preserve"> = &amp;</w:t>
        </w:r>
        <w:proofErr w:type="spellStart"/>
        <w:r>
          <w:rPr>
            <w:color w:val="0000FF"/>
            <w:sz w:val="20"/>
          </w:rPr>
          <w:t>activeTab</w:t>
        </w:r>
        <w:proofErr w:type="spellEnd"/>
        <w:r>
          <w:rPr>
            <w:color w:val="0000FF"/>
            <w:sz w:val="20"/>
          </w:rPr>
          <w:t xml:space="preserve"> =</w:t>
        </w:r>
      </w:hyperlink>
      <w:r>
        <w:rPr>
          <w:color w:val="0000FF"/>
          <w:sz w:val="20"/>
        </w:rPr>
        <w:t xml:space="preserve"> </w:t>
      </w:r>
      <w:hyperlink r:id="rId155">
        <w:proofErr w:type="spellStart"/>
        <w:r>
          <w:rPr>
            <w:color w:val="0000FF"/>
            <w:sz w:val="20"/>
          </w:rPr>
          <w:t>QSA&amp;showHide</w:t>
        </w:r>
        <w:proofErr w:type="spellEnd"/>
        <w:r>
          <w:rPr>
            <w:color w:val="0000FF"/>
            <w:spacing w:val="31"/>
            <w:sz w:val="20"/>
          </w:rPr>
          <w:t xml:space="preserve"> </w:t>
        </w:r>
        <w:r>
          <w:rPr>
            <w:color w:val="0000FF"/>
            <w:sz w:val="20"/>
          </w:rPr>
          <w:t>=</w:t>
        </w:r>
        <w:r>
          <w:rPr>
            <w:color w:val="0000FF"/>
            <w:spacing w:val="31"/>
            <w:sz w:val="20"/>
          </w:rPr>
          <w:t xml:space="preserve"> </w:t>
        </w:r>
        <w:r>
          <w:rPr>
            <w:color w:val="0000FF"/>
            <w:sz w:val="20"/>
          </w:rPr>
          <w:t>&amp;REF</w:t>
        </w:r>
        <w:r>
          <w:rPr>
            <w:color w:val="0000FF"/>
            <w:spacing w:val="32"/>
            <w:sz w:val="20"/>
          </w:rPr>
          <w:t xml:space="preserve"> </w:t>
        </w:r>
        <w:r>
          <w:rPr>
            <w:color w:val="0000FF"/>
            <w:sz w:val="20"/>
          </w:rPr>
          <w:t>_</w:t>
        </w:r>
        <w:r>
          <w:rPr>
            <w:color w:val="0000FF"/>
            <w:spacing w:val="31"/>
            <w:sz w:val="20"/>
          </w:rPr>
          <w:t xml:space="preserve"> </w:t>
        </w:r>
        <w:r>
          <w:rPr>
            <w:color w:val="0000FF"/>
            <w:sz w:val="20"/>
          </w:rPr>
          <w:t>SECTOR</w:t>
        </w:r>
        <w:r>
          <w:rPr>
            <w:color w:val="0000FF"/>
            <w:spacing w:val="31"/>
            <w:sz w:val="20"/>
          </w:rPr>
          <w:t xml:space="preserve"> </w:t>
        </w:r>
        <w:r>
          <w:rPr>
            <w:color w:val="0000FF"/>
            <w:sz w:val="20"/>
          </w:rPr>
          <w:t>.</w:t>
        </w:r>
        <w:r>
          <w:rPr>
            <w:color w:val="0000FF"/>
            <w:spacing w:val="32"/>
            <w:sz w:val="20"/>
          </w:rPr>
          <w:t xml:space="preserve"> </w:t>
        </w:r>
        <w:r>
          <w:rPr>
            <w:color w:val="0000FF"/>
            <w:sz w:val="20"/>
          </w:rPr>
          <w:t>252</w:t>
        </w:r>
        <w:r>
          <w:rPr>
            <w:color w:val="0000FF"/>
            <w:spacing w:val="31"/>
            <w:sz w:val="20"/>
          </w:rPr>
          <w:t xml:space="preserve"> </w:t>
        </w:r>
        <w:r>
          <w:rPr>
            <w:color w:val="0000FF"/>
            <w:sz w:val="20"/>
          </w:rPr>
          <w:t>=</w:t>
        </w:r>
        <w:r>
          <w:rPr>
            <w:color w:val="0000FF"/>
            <w:spacing w:val="31"/>
            <w:sz w:val="20"/>
          </w:rPr>
          <w:t xml:space="preserve"> </w:t>
        </w:r>
        <w:r>
          <w:rPr>
            <w:color w:val="0000FF"/>
            <w:sz w:val="20"/>
          </w:rPr>
          <w:t>S14&amp;REF</w:t>
        </w:r>
        <w:r>
          <w:rPr>
            <w:color w:val="0000FF"/>
            <w:spacing w:val="32"/>
            <w:sz w:val="20"/>
          </w:rPr>
          <w:t xml:space="preserve"> </w:t>
        </w:r>
        <w:r>
          <w:rPr>
            <w:color w:val="0000FF"/>
            <w:sz w:val="20"/>
          </w:rPr>
          <w:t>_</w:t>
        </w:r>
        <w:r>
          <w:rPr>
            <w:color w:val="0000FF"/>
            <w:spacing w:val="31"/>
            <w:sz w:val="20"/>
          </w:rPr>
          <w:t xml:space="preserve"> </w:t>
        </w:r>
        <w:proofErr w:type="gramStart"/>
        <w:r>
          <w:rPr>
            <w:color w:val="0000FF"/>
            <w:sz w:val="20"/>
          </w:rPr>
          <w:t>SECTOR</w:t>
        </w:r>
        <w:r>
          <w:rPr>
            <w:color w:val="0000FF"/>
            <w:spacing w:val="31"/>
            <w:sz w:val="20"/>
          </w:rPr>
          <w:t xml:space="preserve"> </w:t>
        </w:r>
        <w:r>
          <w:rPr>
            <w:color w:val="0000FF"/>
            <w:sz w:val="20"/>
          </w:rPr>
          <w:t>.</w:t>
        </w:r>
        <w:proofErr w:type="gramEnd"/>
        <w:r>
          <w:rPr>
            <w:color w:val="0000FF"/>
            <w:spacing w:val="32"/>
            <w:sz w:val="20"/>
          </w:rPr>
          <w:t xml:space="preserve"> </w:t>
        </w:r>
        <w:r>
          <w:rPr>
            <w:color w:val="0000FF"/>
            <w:sz w:val="20"/>
          </w:rPr>
          <w:t>252</w:t>
        </w:r>
        <w:r>
          <w:rPr>
            <w:color w:val="0000FF"/>
            <w:spacing w:val="31"/>
            <w:sz w:val="20"/>
          </w:rPr>
          <w:t xml:space="preserve"> </w:t>
        </w:r>
        <w:r>
          <w:rPr>
            <w:color w:val="0000FF"/>
            <w:sz w:val="20"/>
          </w:rPr>
          <w:t>=</w:t>
        </w:r>
        <w:r>
          <w:rPr>
            <w:color w:val="0000FF"/>
            <w:spacing w:val="32"/>
            <w:sz w:val="20"/>
          </w:rPr>
          <w:t xml:space="preserve"> </w:t>
        </w:r>
        <w:r>
          <w:rPr>
            <w:color w:val="0000FF"/>
            <w:sz w:val="20"/>
          </w:rPr>
          <w:t>S15&amp;REF</w:t>
        </w:r>
        <w:r>
          <w:rPr>
            <w:color w:val="0000FF"/>
            <w:spacing w:val="31"/>
            <w:sz w:val="20"/>
          </w:rPr>
          <w:t xml:space="preserve"> </w:t>
        </w:r>
        <w:r>
          <w:rPr>
            <w:color w:val="0000FF"/>
            <w:sz w:val="20"/>
          </w:rPr>
          <w:t>_</w:t>
        </w:r>
        <w:r>
          <w:rPr>
            <w:color w:val="0000FF"/>
            <w:spacing w:val="31"/>
            <w:sz w:val="20"/>
          </w:rPr>
          <w:t xml:space="preserve"> </w:t>
        </w:r>
        <w:r>
          <w:rPr>
            <w:color w:val="0000FF"/>
            <w:sz w:val="20"/>
          </w:rPr>
          <w:t>SECTOR</w:t>
        </w:r>
        <w:r>
          <w:rPr>
            <w:color w:val="0000FF"/>
            <w:spacing w:val="32"/>
            <w:sz w:val="20"/>
          </w:rPr>
          <w:t xml:space="preserve"> </w:t>
        </w:r>
        <w:r>
          <w:rPr>
            <w:color w:val="0000FF"/>
            <w:sz w:val="20"/>
          </w:rPr>
          <w:t>.</w:t>
        </w:r>
      </w:hyperlink>
      <w:r>
        <w:rPr>
          <w:color w:val="0000FF"/>
          <w:sz w:val="20"/>
        </w:rPr>
        <w:t xml:space="preserve"> </w:t>
      </w:r>
      <w:hyperlink r:id="rId156">
        <w:r>
          <w:rPr>
            <w:color w:val="0000FF"/>
            <w:sz w:val="20"/>
          </w:rPr>
          <w:t xml:space="preserve">252 = S1M&amp;ACCOUNTING _ ENTRY . 252 = A&amp;ACCOUNTING _ </w:t>
        </w:r>
        <w:proofErr w:type="gramStart"/>
        <w:r>
          <w:rPr>
            <w:color w:val="0000FF"/>
            <w:sz w:val="20"/>
          </w:rPr>
          <w:t>ENTRY .</w:t>
        </w:r>
        <w:proofErr w:type="gramEnd"/>
        <w:r>
          <w:rPr>
            <w:color w:val="0000FF"/>
            <w:sz w:val="20"/>
          </w:rPr>
          <w:t xml:space="preserve"> 252 = L&amp;</w:t>
        </w:r>
        <w:proofErr w:type="gramStart"/>
        <w:r>
          <w:rPr>
            <w:color w:val="0000FF"/>
            <w:sz w:val="20"/>
          </w:rPr>
          <w:t>STO .</w:t>
        </w:r>
        <w:proofErr w:type="gramEnd"/>
        <w:r>
          <w:rPr>
            <w:color w:val="0000FF"/>
            <w:sz w:val="20"/>
          </w:rPr>
          <w:t xml:space="preserve"> 252 =</w:t>
        </w:r>
      </w:hyperlink>
      <w:r>
        <w:rPr>
          <w:color w:val="0000FF"/>
          <w:sz w:val="20"/>
        </w:rPr>
        <w:t xml:space="preserve"> </w:t>
      </w:r>
      <w:hyperlink r:id="rId157">
        <w:r>
          <w:rPr>
            <w:color w:val="0000FF"/>
            <w:sz w:val="20"/>
          </w:rPr>
          <w:t>LE&amp;INSTR</w:t>
        </w:r>
        <w:r>
          <w:rPr>
            <w:color w:val="0000FF"/>
            <w:spacing w:val="15"/>
            <w:sz w:val="20"/>
          </w:rPr>
          <w:t xml:space="preserve"> </w:t>
        </w:r>
        <w:r>
          <w:rPr>
            <w:color w:val="0000FF"/>
            <w:sz w:val="20"/>
          </w:rPr>
          <w:t>_</w:t>
        </w:r>
        <w:r>
          <w:rPr>
            <w:color w:val="0000FF"/>
            <w:spacing w:val="15"/>
            <w:sz w:val="20"/>
          </w:rPr>
          <w:t xml:space="preserve"> </w:t>
        </w:r>
        <w:r>
          <w:rPr>
            <w:color w:val="0000FF"/>
            <w:sz w:val="20"/>
          </w:rPr>
          <w:t>ASSET</w:t>
        </w:r>
        <w:r>
          <w:rPr>
            <w:color w:val="0000FF"/>
            <w:spacing w:val="15"/>
            <w:sz w:val="20"/>
          </w:rPr>
          <w:t xml:space="preserve"> </w:t>
        </w:r>
        <w:r>
          <w:rPr>
            <w:color w:val="0000FF"/>
            <w:sz w:val="20"/>
          </w:rPr>
          <w:t>.</w:t>
        </w:r>
        <w:r>
          <w:rPr>
            <w:color w:val="0000FF"/>
            <w:spacing w:val="15"/>
            <w:sz w:val="20"/>
          </w:rPr>
          <w:t xml:space="preserve"> </w:t>
        </w:r>
        <w:r>
          <w:rPr>
            <w:color w:val="0000FF"/>
            <w:sz w:val="20"/>
          </w:rPr>
          <w:t>252</w:t>
        </w:r>
        <w:r>
          <w:rPr>
            <w:color w:val="0000FF"/>
            <w:spacing w:val="15"/>
            <w:sz w:val="20"/>
          </w:rPr>
          <w:t xml:space="preserve"> </w:t>
        </w:r>
        <w:r>
          <w:rPr>
            <w:color w:val="0000FF"/>
            <w:sz w:val="20"/>
          </w:rPr>
          <w:t>=</w:t>
        </w:r>
        <w:r>
          <w:rPr>
            <w:color w:val="0000FF"/>
            <w:spacing w:val="15"/>
            <w:sz w:val="20"/>
          </w:rPr>
          <w:t xml:space="preserve"> </w:t>
        </w:r>
        <w:r>
          <w:rPr>
            <w:color w:val="0000FF"/>
            <w:sz w:val="20"/>
          </w:rPr>
          <w:t>F&amp;INSTR</w:t>
        </w:r>
        <w:r>
          <w:rPr>
            <w:color w:val="0000FF"/>
            <w:spacing w:val="15"/>
            <w:sz w:val="20"/>
          </w:rPr>
          <w:t xml:space="preserve"> </w:t>
        </w:r>
        <w:r>
          <w:rPr>
            <w:color w:val="0000FF"/>
            <w:sz w:val="20"/>
          </w:rPr>
          <w:t>_</w:t>
        </w:r>
        <w:r>
          <w:rPr>
            <w:color w:val="0000FF"/>
            <w:spacing w:val="15"/>
            <w:sz w:val="20"/>
          </w:rPr>
          <w:t xml:space="preserve"> </w:t>
        </w:r>
        <w:proofErr w:type="gramStart"/>
        <w:r>
          <w:rPr>
            <w:color w:val="0000FF"/>
            <w:sz w:val="20"/>
          </w:rPr>
          <w:t>ASSET</w:t>
        </w:r>
        <w:r>
          <w:rPr>
            <w:color w:val="0000FF"/>
            <w:spacing w:val="15"/>
            <w:sz w:val="20"/>
          </w:rPr>
          <w:t xml:space="preserve"> </w:t>
        </w:r>
        <w:r>
          <w:rPr>
            <w:color w:val="0000FF"/>
            <w:sz w:val="20"/>
          </w:rPr>
          <w:t>.</w:t>
        </w:r>
        <w:proofErr w:type="gramEnd"/>
        <w:r>
          <w:rPr>
            <w:color w:val="0000FF"/>
            <w:spacing w:val="15"/>
            <w:sz w:val="20"/>
          </w:rPr>
          <w:t xml:space="preserve"> </w:t>
        </w:r>
        <w:r>
          <w:rPr>
            <w:color w:val="0000FF"/>
            <w:sz w:val="20"/>
          </w:rPr>
          <w:t>252</w:t>
        </w:r>
        <w:r>
          <w:rPr>
            <w:color w:val="0000FF"/>
            <w:spacing w:val="15"/>
            <w:sz w:val="20"/>
          </w:rPr>
          <w:t xml:space="preserve"> </w:t>
        </w:r>
        <w:r>
          <w:rPr>
            <w:color w:val="0000FF"/>
            <w:sz w:val="20"/>
          </w:rPr>
          <w:t>=</w:t>
        </w:r>
        <w:r>
          <w:rPr>
            <w:color w:val="0000FF"/>
            <w:spacing w:val="15"/>
            <w:sz w:val="20"/>
          </w:rPr>
          <w:t xml:space="preserve"> </w:t>
        </w:r>
        <w:r>
          <w:rPr>
            <w:color w:val="0000FF"/>
            <w:sz w:val="20"/>
          </w:rPr>
          <w:t>F2&amp;INSTR</w:t>
        </w:r>
        <w:r>
          <w:rPr>
            <w:color w:val="0000FF"/>
            <w:spacing w:val="15"/>
            <w:sz w:val="20"/>
          </w:rPr>
          <w:t xml:space="preserve"> </w:t>
        </w:r>
        <w:r>
          <w:rPr>
            <w:color w:val="0000FF"/>
            <w:sz w:val="20"/>
          </w:rPr>
          <w:t>_</w:t>
        </w:r>
        <w:r>
          <w:rPr>
            <w:color w:val="0000FF"/>
            <w:spacing w:val="15"/>
            <w:sz w:val="20"/>
          </w:rPr>
          <w:t xml:space="preserve"> </w:t>
        </w:r>
        <w:proofErr w:type="gramStart"/>
        <w:r>
          <w:rPr>
            <w:color w:val="0000FF"/>
            <w:sz w:val="20"/>
          </w:rPr>
          <w:t>ASSET</w:t>
        </w:r>
        <w:r>
          <w:rPr>
            <w:color w:val="0000FF"/>
            <w:spacing w:val="15"/>
            <w:sz w:val="20"/>
          </w:rPr>
          <w:t xml:space="preserve"> </w:t>
        </w:r>
        <w:r>
          <w:rPr>
            <w:color w:val="0000FF"/>
            <w:sz w:val="20"/>
          </w:rPr>
          <w:t>.</w:t>
        </w:r>
        <w:proofErr w:type="gramEnd"/>
        <w:r>
          <w:rPr>
            <w:color w:val="0000FF"/>
            <w:spacing w:val="15"/>
            <w:sz w:val="20"/>
          </w:rPr>
          <w:t xml:space="preserve"> </w:t>
        </w:r>
        <w:r>
          <w:rPr>
            <w:color w:val="0000FF"/>
            <w:sz w:val="20"/>
          </w:rPr>
          <w:t>252</w:t>
        </w:r>
        <w:r>
          <w:rPr>
            <w:color w:val="0000FF"/>
            <w:spacing w:val="15"/>
            <w:sz w:val="20"/>
          </w:rPr>
          <w:t xml:space="preserve"> </w:t>
        </w:r>
        <w:r>
          <w:rPr>
            <w:color w:val="0000FF"/>
            <w:sz w:val="20"/>
          </w:rPr>
          <w:t>=</w:t>
        </w:r>
        <w:r>
          <w:rPr>
            <w:color w:val="0000FF"/>
            <w:spacing w:val="15"/>
            <w:sz w:val="20"/>
          </w:rPr>
          <w:t xml:space="preserve"> </w:t>
        </w:r>
        <w:r>
          <w:rPr>
            <w:color w:val="0000FF"/>
            <w:sz w:val="20"/>
          </w:rPr>
          <w:t>F21&amp;INSTR</w:t>
        </w:r>
        <w:r>
          <w:rPr>
            <w:color w:val="0000FF"/>
            <w:spacing w:val="15"/>
            <w:sz w:val="20"/>
          </w:rPr>
          <w:t xml:space="preserve"> </w:t>
        </w:r>
        <w:r>
          <w:rPr>
            <w:color w:val="0000FF"/>
            <w:sz w:val="20"/>
          </w:rPr>
          <w:t>_</w:t>
        </w:r>
      </w:hyperlink>
    </w:p>
    <w:p w14:paraId="33A11D54" w14:textId="77777777" w:rsidR="00620CF6" w:rsidRDefault="00620CF6">
      <w:pPr>
        <w:spacing w:line="355" w:lineRule="auto"/>
        <w:jc w:val="both"/>
        <w:rPr>
          <w:sz w:val="20"/>
        </w:rPr>
        <w:sectPr w:rsidR="00620CF6" w:rsidSect="00D60468">
          <w:pgSz w:w="12240" w:h="15840"/>
          <w:pgMar w:top="1320" w:right="1300" w:bottom="280" w:left="1300" w:header="720" w:footer="720" w:gutter="0"/>
          <w:cols w:space="720"/>
        </w:sectPr>
      </w:pPr>
    </w:p>
    <w:p w14:paraId="46EEFAB4" w14:textId="77777777" w:rsidR="00620CF6" w:rsidRDefault="00000000">
      <w:pPr>
        <w:pStyle w:val="BodyText"/>
        <w:spacing w:before="86" w:line="355" w:lineRule="auto"/>
        <w:ind w:left="726" w:right="115"/>
        <w:jc w:val="both"/>
      </w:pPr>
      <w:hyperlink r:id="rId158">
        <w:proofErr w:type="gramStart"/>
        <w:r>
          <w:rPr>
            <w:color w:val="0000FF"/>
          </w:rPr>
          <w:t>ASSET</w:t>
        </w:r>
        <w:r>
          <w:rPr>
            <w:color w:val="0000FF"/>
            <w:spacing w:val="24"/>
          </w:rPr>
          <w:t xml:space="preserve"> </w:t>
        </w:r>
        <w:r>
          <w:rPr>
            <w:color w:val="0000FF"/>
          </w:rPr>
          <w:t>.</w:t>
        </w:r>
        <w:proofErr w:type="gramEnd"/>
        <w:r>
          <w:rPr>
            <w:color w:val="0000FF"/>
            <w:spacing w:val="24"/>
          </w:rPr>
          <w:t xml:space="preserve"> </w:t>
        </w:r>
        <w:r>
          <w:rPr>
            <w:color w:val="0000FF"/>
          </w:rPr>
          <w:t>252</w:t>
        </w:r>
        <w:r>
          <w:rPr>
            <w:color w:val="0000FF"/>
            <w:spacing w:val="24"/>
          </w:rPr>
          <w:t xml:space="preserve"> </w:t>
        </w:r>
        <w:r>
          <w:rPr>
            <w:color w:val="0000FF"/>
          </w:rPr>
          <w:t>=</w:t>
        </w:r>
        <w:r>
          <w:rPr>
            <w:color w:val="0000FF"/>
            <w:spacing w:val="24"/>
          </w:rPr>
          <w:t xml:space="preserve"> </w:t>
        </w:r>
        <w:r>
          <w:rPr>
            <w:color w:val="0000FF"/>
          </w:rPr>
          <w:t>F22&amp;INSTR</w:t>
        </w:r>
        <w:r>
          <w:rPr>
            <w:color w:val="0000FF"/>
            <w:spacing w:val="24"/>
          </w:rPr>
          <w:t xml:space="preserve"> </w:t>
        </w:r>
        <w:r>
          <w:rPr>
            <w:color w:val="0000FF"/>
          </w:rPr>
          <w:t>_</w:t>
        </w:r>
        <w:r>
          <w:rPr>
            <w:color w:val="0000FF"/>
            <w:spacing w:val="24"/>
          </w:rPr>
          <w:t xml:space="preserve"> </w:t>
        </w:r>
        <w:proofErr w:type="gramStart"/>
        <w:r>
          <w:rPr>
            <w:color w:val="0000FF"/>
          </w:rPr>
          <w:t>ASSET</w:t>
        </w:r>
        <w:r>
          <w:rPr>
            <w:color w:val="0000FF"/>
            <w:spacing w:val="24"/>
          </w:rPr>
          <w:t xml:space="preserve"> </w:t>
        </w:r>
        <w:r>
          <w:rPr>
            <w:color w:val="0000FF"/>
          </w:rPr>
          <w:t>.</w:t>
        </w:r>
        <w:proofErr w:type="gramEnd"/>
        <w:r>
          <w:rPr>
            <w:color w:val="0000FF"/>
            <w:spacing w:val="24"/>
          </w:rPr>
          <w:t xml:space="preserve"> </w:t>
        </w:r>
        <w:r>
          <w:rPr>
            <w:color w:val="0000FF"/>
          </w:rPr>
          <w:t>252</w:t>
        </w:r>
        <w:r>
          <w:rPr>
            <w:color w:val="0000FF"/>
            <w:spacing w:val="24"/>
          </w:rPr>
          <w:t xml:space="preserve"> </w:t>
        </w:r>
        <w:r>
          <w:rPr>
            <w:color w:val="0000FF"/>
          </w:rPr>
          <w:t>=</w:t>
        </w:r>
        <w:r>
          <w:rPr>
            <w:color w:val="0000FF"/>
            <w:spacing w:val="24"/>
          </w:rPr>
          <w:t xml:space="preserve"> </w:t>
        </w:r>
        <w:r>
          <w:rPr>
            <w:color w:val="0000FF"/>
          </w:rPr>
          <w:t>F29&amp;INSTR</w:t>
        </w:r>
        <w:r>
          <w:rPr>
            <w:color w:val="0000FF"/>
            <w:spacing w:val="24"/>
          </w:rPr>
          <w:t xml:space="preserve"> </w:t>
        </w:r>
        <w:r>
          <w:rPr>
            <w:color w:val="0000FF"/>
          </w:rPr>
          <w:t>_</w:t>
        </w:r>
        <w:r>
          <w:rPr>
            <w:color w:val="0000FF"/>
            <w:spacing w:val="24"/>
          </w:rPr>
          <w:t xml:space="preserve"> </w:t>
        </w:r>
        <w:proofErr w:type="gramStart"/>
        <w:r>
          <w:rPr>
            <w:color w:val="0000FF"/>
          </w:rPr>
          <w:t>ASSET</w:t>
        </w:r>
        <w:r>
          <w:rPr>
            <w:color w:val="0000FF"/>
            <w:spacing w:val="24"/>
          </w:rPr>
          <w:t xml:space="preserve"> </w:t>
        </w:r>
        <w:r>
          <w:rPr>
            <w:color w:val="0000FF"/>
          </w:rPr>
          <w:t>.</w:t>
        </w:r>
        <w:proofErr w:type="gramEnd"/>
        <w:r>
          <w:rPr>
            <w:color w:val="0000FF"/>
            <w:spacing w:val="24"/>
          </w:rPr>
          <w:t xml:space="preserve"> </w:t>
        </w:r>
        <w:r>
          <w:rPr>
            <w:color w:val="0000FF"/>
          </w:rPr>
          <w:t>252</w:t>
        </w:r>
        <w:r>
          <w:rPr>
            <w:color w:val="0000FF"/>
            <w:spacing w:val="24"/>
          </w:rPr>
          <w:t xml:space="preserve"> </w:t>
        </w:r>
        <w:r>
          <w:rPr>
            <w:color w:val="0000FF"/>
          </w:rPr>
          <w:t>=</w:t>
        </w:r>
        <w:r>
          <w:rPr>
            <w:color w:val="0000FF"/>
            <w:spacing w:val="24"/>
          </w:rPr>
          <w:t xml:space="preserve"> </w:t>
        </w:r>
        <w:r>
          <w:rPr>
            <w:color w:val="0000FF"/>
          </w:rPr>
          <w:t>F2B&amp;INSTR</w:t>
        </w:r>
        <w:r>
          <w:rPr>
            <w:color w:val="0000FF"/>
            <w:spacing w:val="24"/>
          </w:rPr>
          <w:t xml:space="preserve"> </w:t>
        </w:r>
        <w:r>
          <w:rPr>
            <w:color w:val="0000FF"/>
          </w:rPr>
          <w:t>_</w:t>
        </w:r>
        <w:r>
          <w:rPr>
            <w:color w:val="0000FF"/>
            <w:spacing w:val="24"/>
          </w:rPr>
          <w:t xml:space="preserve"> </w:t>
        </w:r>
        <w:r>
          <w:rPr>
            <w:color w:val="0000FF"/>
          </w:rPr>
          <w:t>ASSET</w:t>
        </w:r>
        <w:r>
          <w:rPr>
            <w:color w:val="0000FF"/>
            <w:spacing w:val="24"/>
          </w:rPr>
          <w:t xml:space="preserve"> </w:t>
        </w:r>
        <w:r>
          <w:rPr>
            <w:color w:val="0000FF"/>
          </w:rPr>
          <w:t>.</w:t>
        </w:r>
      </w:hyperlink>
      <w:r>
        <w:rPr>
          <w:color w:val="0000FF"/>
        </w:rPr>
        <w:t xml:space="preserve"> </w:t>
      </w:r>
      <w:hyperlink r:id="rId159">
        <w:r>
          <w:rPr>
            <w:color w:val="0000FF"/>
            <w:w w:val="110"/>
          </w:rPr>
          <w:t>252</w:t>
        </w:r>
        <w:r>
          <w:rPr>
            <w:color w:val="0000FF"/>
            <w:spacing w:val="-14"/>
            <w:w w:val="110"/>
          </w:rPr>
          <w:t xml:space="preserve"> </w:t>
        </w:r>
        <w:r>
          <w:rPr>
            <w:color w:val="0000FF"/>
            <w:w w:val="110"/>
          </w:rPr>
          <w:t>=</w:t>
        </w:r>
        <w:r>
          <w:rPr>
            <w:color w:val="0000FF"/>
            <w:spacing w:val="-14"/>
            <w:w w:val="110"/>
          </w:rPr>
          <w:t xml:space="preserve"> </w:t>
        </w:r>
        <w:r>
          <w:rPr>
            <w:color w:val="0000FF"/>
            <w:w w:val="110"/>
          </w:rPr>
          <w:t>F2M&amp;INSTR</w:t>
        </w:r>
        <w:r>
          <w:rPr>
            <w:color w:val="0000FF"/>
            <w:spacing w:val="-14"/>
            <w:w w:val="110"/>
          </w:rPr>
          <w:t xml:space="preserve"> </w:t>
        </w:r>
        <w:r>
          <w:rPr>
            <w:color w:val="0000FF"/>
            <w:w w:val="110"/>
          </w:rPr>
          <w:t>_</w:t>
        </w:r>
        <w:r>
          <w:rPr>
            <w:color w:val="0000FF"/>
            <w:spacing w:val="-13"/>
            <w:w w:val="110"/>
          </w:rPr>
          <w:t xml:space="preserve"> </w:t>
        </w:r>
        <w:r>
          <w:rPr>
            <w:color w:val="0000FF"/>
            <w:w w:val="110"/>
          </w:rPr>
          <w:t>ASSET</w:t>
        </w:r>
        <w:r>
          <w:rPr>
            <w:color w:val="0000FF"/>
            <w:spacing w:val="-14"/>
            <w:w w:val="110"/>
          </w:rPr>
          <w:t xml:space="preserve"> </w:t>
        </w:r>
        <w:r>
          <w:rPr>
            <w:color w:val="0000FF"/>
            <w:w w:val="110"/>
          </w:rPr>
          <w:t>.</w:t>
        </w:r>
        <w:r>
          <w:rPr>
            <w:color w:val="0000FF"/>
            <w:spacing w:val="-14"/>
            <w:w w:val="110"/>
          </w:rPr>
          <w:t xml:space="preserve"> </w:t>
        </w:r>
        <w:r>
          <w:rPr>
            <w:color w:val="0000FF"/>
            <w:w w:val="110"/>
          </w:rPr>
          <w:t>252</w:t>
        </w:r>
        <w:r>
          <w:rPr>
            <w:color w:val="0000FF"/>
            <w:spacing w:val="-14"/>
            <w:w w:val="110"/>
          </w:rPr>
          <w:t xml:space="preserve"> </w:t>
        </w:r>
        <w:r>
          <w:rPr>
            <w:color w:val="0000FF"/>
            <w:w w:val="110"/>
          </w:rPr>
          <w:t>=</w:t>
        </w:r>
        <w:r>
          <w:rPr>
            <w:color w:val="0000FF"/>
            <w:spacing w:val="-13"/>
            <w:w w:val="110"/>
          </w:rPr>
          <w:t xml:space="preserve"> </w:t>
        </w:r>
        <w:r>
          <w:rPr>
            <w:color w:val="0000FF"/>
            <w:w w:val="110"/>
          </w:rPr>
          <w:t>F2MF&amp;INSTR</w:t>
        </w:r>
        <w:r>
          <w:rPr>
            <w:color w:val="0000FF"/>
            <w:spacing w:val="-14"/>
            <w:w w:val="110"/>
          </w:rPr>
          <w:t xml:space="preserve"> </w:t>
        </w:r>
        <w:r>
          <w:rPr>
            <w:color w:val="0000FF"/>
            <w:w w:val="110"/>
          </w:rPr>
          <w:t>_</w:t>
        </w:r>
        <w:r>
          <w:rPr>
            <w:color w:val="0000FF"/>
            <w:spacing w:val="-14"/>
            <w:w w:val="110"/>
          </w:rPr>
          <w:t xml:space="preserve"> </w:t>
        </w:r>
        <w:proofErr w:type="gramStart"/>
        <w:r>
          <w:rPr>
            <w:color w:val="0000FF"/>
            <w:w w:val="110"/>
          </w:rPr>
          <w:t>ASSET</w:t>
        </w:r>
        <w:r>
          <w:rPr>
            <w:color w:val="0000FF"/>
            <w:spacing w:val="-14"/>
            <w:w w:val="110"/>
          </w:rPr>
          <w:t xml:space="preserve"> </w:t>
        </w:r>
        <w:r>
          <w:rPr>
            <w:color w:val="0000FF"/>
            <w:w w:val="110"/>
          </w:rPr>
          <w:t>.</w:t>
        </w:r>
        <w:proofErr w:type="gramEnd"/>
        <w:r>
          <w:rPr>
            <w:color w:val="0000FF"/>
            <w:spacing w:val="-13"/>
            <w:w w:val="110"/>
          </w:rPr>
          <w:t xml:space="preserve"> </w:t>
        </w:r>
        <w:r>
          <w:rPr>
            <w:color w:val="0000FF"/>
            <w:w w:val="110"/>
          </w:rPr>
          <w:t>252</w:t>
        </w:r>
        <w:r>
          <w:rPr>
            <w:color w:val="0000FF"/>
            <w:spacing w:val="-14"/>
            <w:w w:val="110"/>
          </w:rPr>
          <w:t xml:space="preserve"> </w:t>
        </w:r>
        <w:r>
          <w:rPr>
            <w:color w:val="0000FF"/>
            <w:w w:val="110"/>
          </w:rPr>
          <w:t>=</w:t>
        </w:r>
        <w:r>
          <w:rPr>
            <w:color w:val="0000FF"/>
            <w:spacing w:val="-14"/>
            <w:w w:val="110"/>
          </w:rPr>
          <w:t xml:space="preserve"> </w:t>
        </w:r>
        <w:r>
          <w:rPr>
            <w:color w:val="0000FF"/>
            <w:w w:val="110"/>
          </w:rPr>
          <w:t>F3&amp;INSTR</w:t>
        </w:r>
        <w:r>
          <w:rPr>
            <w:color w:val="0000FF"/>
            <w:spacing w:val="-14"/>
            <w:w w:val="110"/>
          </w:rPr>
          <w:t xml:space="preserve"> </w:t>
        </w:r>
        <w:r>
          <w:rPr>
            <w:color w:val="0000FF"/>
            <w:w w:val="110"/>
          </w:rPr>
          <w:t>_</w:t>
        </w:r>
        <w:r>
          <w:rPr>
            <w:color w:val="0000FF"/>
            <w:spacing w:val="-13"/>
            <w:w w:val="110"/>
          </w:rPr>
          <w:t xml:space="preserve"> </w:t>
        </w:r>
        <w:proofErr w:type="gramStart"/>
        <w:r>
          <w:rPr>
            <w:color w:val="0000FF"/>
            <w:w w:val="110"/>
          </w:rPr>
          <w:t>ASSET</w:t>
        </w:r>
        <w:r>
          <w:rPr>
            <w:color w:val="0000FF"/>
            <w:spacing w:val="-14"/>
            <w:w w:val="110"/>
          </w:rPr>
          <w:t xml:space="preserve"> </w:t>
        </w:r>
        <w:r>
          <w:rPr>
            <w:color w:val="0000FF"/>
            <w:w w:val="110"/>
          </w:rPr>
          <w:t>.</w:t>
        </w:r>
        <w:proofErr w:type="gramEnd"/>
        <w:r>
          <w:rPr>
            <w:color w:val="0000FF"/>
            <w:spacing w:val="-14"/>
            <w:w w:val="110"/>
          </w:rPr>
          <w:t xml:space="preserve"> </w:t>
        </w:r>
        <w:r>
          <w:rPr>
            <w:color w:val="0000FF"/>
            <w:w w:val="110"/>
          </w:rPr>
          <w:t>252</w:t>
        </w:r>
        <w:r>
          <w:rPr>
            <w:color w:val="0000FF"/>
            <w:spacing w:val="-14"/>
            <w:w w:val="110"/>
          </w:rPr>
          <w:t xml:space="preserve"> </w:t>
        </w:r>
        <w:r>
          <w:rPr>
            <w:color w:val="0000FF"/>
            <w:w w:val="110"/>
          </w:rPr>
          <w:t>=</w:t>
        </w:r>
      </w:hyperlink>
      <w:r>
        <w:rPr>
          <w:color w:val="0000FF"/>
          <w:w w:val="110"/>
        </w:rPr>
        <w:t xml:space="preserve"> </w:t>
      </w:r>
      <w:hyperlink r:id="rId160">
        <w:r>
          <w:rPr>
            <w:color w:val="0000FF"/>
            <w:spacing w:val="-2"/>
          </w:rPr>
          <w:t>F3F&amp;INSTR_ASSET.252=F3M&amp;INSTR_ASSET.252=F3T4&amp;INSTR_ASSET.252=F4&amp;INSTR_</w:t>
        </w:r>
      </w:hyperlink>
      <w:r>
        <w:rPr>
          <w:color w:val="0000FF"/>
          <w:spacing w:val="80"/>
          <w:w w:val="150"/>
        </w:rPr>
        <w:t xml:space="preserve">   </w:t>
      </w:r>
      <w:hyperlink r:id="rId161">
        <w:r>
          <w:rPr>
            <w:color w:val="0000FF"/>
          </w:rPr>
          <w:t>ASSET</w:t>
        </w:r>
        <w:r>
          <w:rPr>
            <w:color w:val="0000FF"/>
            <w:spacing w:val="25"/>
          </w:rPr>
          <w:t xml:space="preserve"> </w:t>
        </w:r>
        <w:r>
          <w:rPr>
            <w:color w:val="0000FF"/>
          </w:rPr>
          <w:t>.</w:t>
        </w:r>
        <w:r>
          <w:rPr>
            <w:color w:val="0000FF"/>
            <w:spacing w:val="25"/>
          </w:rPr>
          <w:t xml:space="preserve"> </w:t>
        </w:r>
        <w:r>
          <w:rPr>
            <w:color w:val="0000FF"/>
          </w:rPr>
          <w:t>252</w:t>
        </w:r>
        <w:r>
          <w:rPr>
            <w:color w:val="0000FF"/>
            <w:spacing w:val="25"/>
          </w:rPr>
          <w:t xml:space="preserve"> </w:t>
        </w:r>
        <w:r>
          <w:rPr>
            <w:color w:val="0000FF"/>
          </w:rPr>
          <w:t>=</w:t>
        </w:r>
        <w:r>
          <w:rPr>
            <w:color w:val="0000FF"/>
            <w:spacing w:val="25"/>
          </w:rPr>
          <w:t xml:space="preserve"> </w:t>
        </w:r>
        <w:r>
          <w:rPr>
            <w:color w:val="0000FF"/>
          </w:rPr>
          <w:t>F5&amp;INSTR</w:t>
        </w:r>
        <w:r>
          <w:rPr>
            <w:color w:val="0000FF"/>
            <w:spacing w:val="25"/>
          </w:rPr>
          <w:t xml:space="preserve"> </w:t>
        </w:r>
        <w:r>
          <w:rPr>
            <w:color w:val="0000FF"/>
          </w:rPr>
          <w:t>_</w:t>
        </w:r>
        <w:r>
          <w:rPr>
            <w:color w:val="0000FF"/>
            <w:spacing w:val="25"/>
          </w:rPr>
          <w:t xml:space="preserve"> </w:t>
        </w:r>
        <w:proofErr w:type="gramStart"/>
        <w:r>
          <w:rPr>
            <w:color w:val="0000FF"/>
          </w:rPr>
          <w:t>ASSET</w:t>
        </w:r>
        <w:r>
          <w:rPr>
            <w:color w:val="0000FF"/>
            <w:spacing w:val="25"/>
          </w:rPr>
          <w:t xml:space="preserve"> </w:t>
        </w:r>
        <w:r>
          <w:rPr>
            <w:color w:val="0000FF"/>
          </w:rPr>
          <w:t>.</w:t>
        </w:r>
        <w:proofErr w:type="gramEnd"/>
        <w:r>
          <w:rPr>
            <w:color w:val="0000FF"/>
            <w:spacing w:val="25"/>
          </w:rPr>
          <w:t xml:space="preserve"> </w:t>
        </w:r>
        <w:r>
          <w:rPr>
            <w:color w:val="0000FF"/>
          </w:rPr>
          <w:t>252</w:t>
        </w:r>
        <w:r>
          <w:rPr>
            <w:color w:val="0000FF"/>
            <w:spacing w:val="25"/>
          </w:rPr>
          <w:t xml:space="preserve"> </w:t>
        </w:r>
        <w:r>
          <w:rPr>
            <w:color w:val="0000FF"/>
          </w:rPr>
          <w:t>=</w:t>
        </w:r>
        <w:r>
          <w:rPr>
            <w:color w:val="0000FF"/>
            <w:spacing w:val="25"/>
          </w:rPr>
          <w:t xml:space="preserve"> </w:t>
        </w:r>
        <w:r>
          <w:rPr>
            <w:color w:val="0000FF"/>
          </w:rPr>
          <w:t>F51&amp;INSTR</w:t>
        </w:r>
        <w:r>
          <w:rPr>
            <w:color w:val="0000FF"/>
            <w:spacing w:val="25"/>
          </w:rPr>
          <w:t xml:space="preserve"> </w:t>
        </w:r>
        <w:r>
          <w:rPr>
            <w:color w:val="0000FF"/>
          </w:rPr>
          <w:t>_</w:t>
        </w:r>
        <w:r>
          <w:rPr>
            <w:color w:val="0000FF"/>
            <w:spacing w:val="25"/>
          </w:rPr>
          <w:t xml:space="preserve"> </w:t>
        </w:r>
        <w:proofErr w:type="gramStart"/>
        <w:r>
          <w:rPr>
            <w:color w:val="0000FF"/>
          </w:rPr>
          <w:t>ASSET</w:t>
        </w:r>
        <w:r>
          <w:rPr>
            <w:color w:val="0000FF"/>
            <w:spacing w:val="25"/>
          </w:rPr>
          <w:t xml:space="preserve"> </w:t>
        </w:r>
        <w:r>
          <w:rPr>
            <w:color w:val="0000FF"/>
          </w:rPr>
          <w:t>.</w:t>
        </w:r>
        <w:proofErr w:type="gramEnd"/>
        <w:r>
          <w:rPr>
            <w:color w:val="0000FF"/>
            <w:spacing w:val="25"/>
          </w:rPr>
          <w:t xml:space="preserve"> </w:t>
        </w:r>
        <w:r>
          <w:rPr>
            <w:color w:val="0000FF"/>
          </w:rPr>
          <w:t>252</w:t>
        </w:r>
        <w:r>
          <w:rPr>
            <w:color w:val="0000FF"/>
            <w:spacing w:val="25"/>
          </w:rPr>
          <w:t xml:space="preserve"> </w:t>
        </w:r>
        <w:r>
          <w:rPr>
            <w:color w:val="0000FF"/>
          </w:rPr>
          <w:t>=</w:t>
        </w:r>
        <w:r>
          <w:rPr>
            <w:color w:val="0000FF"/>
            <w:spacing w:val="25"/>
          </w:rPr>
          <w:t xml:space="preserve"> </w:t>
        </w:r>
        <w:r>
          <w:rPr>
            <w:color w:val="0000FF"/>
          </w:rPr>
          <w:t>F511&amp;INSTR</w:t>
        </w:r>
        <w:r>
          <w:rPr>
            <w:color w:val="0000FF"/>
            <w:spacing w:val="25"/>
          </w:rPr>
          <w:t xml:space="preserve"> </w:t>
        </w:r>
        <w:r>
          <w:rPr>
            <w:color w:val="0000FF"/>
          </w:rPr>
          <w:t>_</w:t>
        </w:r>
        <w:r>
          <w:rPr>
            <w:color w:val="0000FF"/>
            <w:spacing w:val="25"/>
          </w:rPr>
          <w:t xml:space="preserve"> </w:t>
        </w:r>
        <w:r>
          <w:rPr>
            <w:color w:val="0000FF"/>
          </w:rPr>
          <w:t>ASSET</w:t>
        </w:r>
        <w:r>
          <w:rPr>
            <w:color w:val="0000FF"/>
            <w:spacing w:val="25"/>
          </w:rPr>
          <w:t xml:space="preserve"> </w:t>
        </w:r>
        <w:r>
          <w:rPr>
            <w:color w:val="0000FF"/>
          </w:rPr>
          <w:t>.</w:t>
        </w:r>
      </w:hyperlink>
      <w:r>
        <w:rPr>
          <w:color w:val="0000FF"/>
        </w:rPr>
        <w:t xml:space="preserve"> </w:t>
      </w:r>
      <w:hyperlink r:id="rId162">
        <w:r>
          <w:rPr>
            <w:color w:val="0000FF"/>
          </w:rPr>
          <w:t xml:space="preserve">252 = F512&amp;INSTR _ ASSET . 252 = F519&amp;INSTR _ </w:t>
        </w:r>
        <w:proofErr w:type="gramStart"/>
        <w:r>
          <w:rPr>
            <w:color w:val="0000FF"/>
          </w:rPr>
          <w:t>ASSET .</w:t>
        </w:r>
        <w:proofErr w:type="gramEnd"/>
        <w:r>
          <w:rPr>
            <w:color w:val="0000FF"/>
          </w:rPr>
          <w:t xml:space="preserve"> 252 = F51M&amp;INSTR _ </w:t>
        </w:r>
        <w:proofErr w:type="gramStart"/>
        <w:r>
          <w:rPr>
            <w:color w:val="0000FF"/>
          </w:rPr>
          <w:t>ASSET .</w:t>
        </w:r>
        <w:proofErr w:type="gramEnd"/>
        <w:r>
          <w:rPr>
            <w:color w:val="0000FF"/>
          </w:rPr>
          <w:t xml:space="preserve"> 252 =</w:t>
        </w:r>
      </w:hyperlink>
      <w:r>
        <w:rPr>
          <w:color w:val="0000FF"/>
        </w:rPr>
        <w:t xml:space="preserve"> </w:t>
      </w:r>
      <w:hyperlink r:id="rId163">
        <w:r>
          <w:rPr>
            <w:color w:val="0000FF"/>
            <w:spacing w:val="-2"/>
          </w:rPr>
          <w:t>F52&amp;INSTR_ASSET.252=F521&amp;INSTR_ASSET.252=F522&amp;INSTR_ASSET.252=F6&amp;INSTR_</w:t>
        </w:r>
      </w:hyperlink>
      <w:r>
        <w:rPr>
          <w:color w:val="0000FF"/>
          <w:spacing w:val="-2"/>
        </w:rPr>
        <w:t xml:space="preserve"> </w:t>
      </w:r>
      <w:hyperlink r:id="rId164">
        <w:r>
          <w:rPr>
            <w:color w:val="0000FF"/>
            <w:spacing w:val="-2"/>
          </w:rPr>
          <w:t>ASSET.252=F62&amp;INSTR_ASSET.252=F6M&amp;INSTR_ASSET.252=F6N&amp;INSTR_ASSET.252=</w:t>
        </w:r>
      </w:hyperlink>
      <w:r>
        <w:rPr>
          <w:color w:val="0000FF"/>
          <w:spacing w:val="-2"/>
        </w:rPr>
        <w:t xml:space="preserve"> </w:t>
      </w:r>
      <w:hyperlink r:id="rId165">
        <w:r>
          <w:rPr>
            <w:color w:val="0000FF"/>
            <w:spacing w:val="-2"/>
          </w:rPr>
          <w:t>F6O&amp;INSTR_ASSET.252=F7&amp;INSTR_ASSET.252=F8&amp;INSTR_ASSET.252=F81&amp;INSTR_</w:t>
        </w:r>
      </w:hyperlink>
      <w:r>
        <w:rPr>
          <w:color w:val="0000FF"/>
          <w:spacing w:val="80"/>
          <w:w w:val="150"/>
        </w:rPr>
        <w:t xml:space="preserve">     </w:t>
      </w:r>
      <w:hyperlink r:id="rId166">
        <w:r>
          <w:rPr>
            <w:color w:val="0000FF"/>
          </w:rPr>
          <w:t xml:space="preserve">ASSET . 252 = F89&amp;INSTR _ </w:t>
        </w:r>
        <w:proofErr w:type="gramStart"/>
        <w:r>
          <w:rPr>
            <w:color w:val="0000FF"/>
          </w:rPr>
          <w:t>ASSET .</w:t>
        </w:r>
        <w:proofErr w:type="gramEnd"/>
        <w:r>
          <w:rPr>
            <w:color w:val="0000FF"/>
          </w:rPr>
          <w:t xml:space="preserve"> 252 = FF&amp;INSTR _ </w:t>
        </w:r>
        <w:proofErr w:type="gramStart"/>
        <w:r>
          <w:rPr>
            <w:color w:val="0000FF"/>
          </w:rPr>
          <w:t>ASSET .</w:t>
        </w:r>
        <w:proofErr w:type="gramEnd"/>
        <w:r>
          <w:rPr>
            <w:color w:val="0000FF"/>
          </w:rPr>
          <w:t xml:space="preserve"> 252 = FM&amp;</w:t>
        </w:r>
        <w:proofErr w:type="gramStart"/>
        <w:r>
          <w:rPr>
            <w:color w:val="0000FF"/>
          </w:rPr>
          <w:t>MATURITY .</w:t>
        </w:r>
        <w:proofErr w:type="gramEnd"/>
        <w:r>
          <w:rPr>
            <w:color w:val="0000FF"/>
          </w:rPr>
          <w:t xml:space="preserve"> 252 =</w:t>
        </w:r>
      </w:hyperlink>
      <w:r>
        <w:rPr>
          <w:color w:val="0000FF"/>
        </w:rPr>
        <w:t xml:space="preserve"> </w:t>
      </w:r>
      <w:hyperlink r:id="rId167">
        <w:r>
          <w:rPr>
            <w:color w:val="0000FF"/>
          </w:rPr>
          <w:t>L&amp;MATURITY</w:t>
        </w:r>
        <w:r>
          <w:rPr>
            <w:color w:val="0000FF"/>
            <w:spacing w:val="14"/>
          </w:rPr>
          <w:t xml:space="preserve"> </w:t>
        </w:r>
        <w:r>
          <w:rPr>
            <w:color w:val="0000FF"/>
          </w:rPr>
          <w:t>.</w:t>
        </w:r>
        <w:r>
          <w:rPr>
            <w:color w:val="0000FF"/>
            <w:spacing w:val="14"/>
          </w:rPr>
          <w:t xml:space="preserve"> </w:t>
        </w:r>
        <w:r>
          <w:rPr>
            <w:color w:val="0000FF"/>
          </w:rPr>
          <w:t>252</w:t>
        </w:r>
        <w:r>
          <w:rPr>
            <w:color w:val="0000FF"/>
            <w:spacing w:val="14"/>
          </w:rPr>
          <w:t xml:space="preserve"> </w:t>
        </w:r>
        <w:r>
          <w:rPr>
            <w:color w:val="0000FF"/>
          </w:rPr>
          <w:t>=</w:t>
        </w:r>
        <w:r>
          <w:rPr>
            <w:color w:val="0000FF"/>
            <w:spacing w:val="14"/>
          </w:rPr>
          <w:t xml:space="preserve"> </w:t>
        </w:r>
        <w:r>
          <w:rPr>
            <w:color w:val="0000FF"/>
          </w:rPr>
          <w:t>S&amp;</w:t>
        </w:r>
        <w:proofErr w:type="gramStart"/>
        <w:r>
          <w:rPr>
            <w:color w:val="0000FF"/>
          </w:rPr>
          <w:t>MATURITY</w:t>
        </w:r>
        <w:r>
          <w:rPr>
            <w:color w:val="0000FF"/>
            <w:spacing w:val="14"/>
          </w:rPr>
          <w:t xml:space="preserve"> </w:t>
        </w:r>
        <w:r>
          <w:rPr>
            <w:color w:val="0000FF"/>
          </w:rPr>
          <w:t>.</w:t>
        </w:r>
        <w:proofErr w:type="gramEnd"/>
        <w:r>
          <w:rPr>
            <w:color w:val="0000FF"/>
            <w:spacing w:val="14"/>
          </w:rPr>
          <w:t xml:space="preserve"> </w:t>
        </w:r>
        <w:r>
          <w:rPr>
            <w:color w:val="0000FF"/>
          </w:rPr>
          <w:t>252</w:t>
        </w:r>
        <w:r>
          <w:rPr>
            <w:color w:val="0000FF"/>
            <w:spacing w:val="14"/>
          </w:rPr>
          <w:t xml:space="preserve"> </w:t>
        </w:r>
        <w:r>
          <w:rPr>
            <w:color w:val="0000FF"/>
          </w:rPr>
          <w:t>=</w:t>
        </w:r>
        <w:r>
          <w:rPr>
            <w:color w:val="0000FF"/>
            <w:spacing w:val="14"/>
          </w:rPr>
          <w:t xml:space="preserve"> </w:t>
        </w:r>
        <w:r>
          <w:rPr>
            <w:color w:val="0000FF"/>
          </w:rPr>
          <w:t>T&amp;</w:t>
        </w:r>
        <w:proofErr w:type="gramStart"/>
        <w:r>
          <w:rPr>
            <w:color w:val="0000FF"/>
          </w:rPr>
          <w:t>MATURITY</w:t>
        </w:r>
        <w:r>
          <w:rPr>
            <w:color w:val="0000FF"/>
            <w:spacing w:val="14"/>
          </w:rPr>
          <w:t xml:space="preserve"> </w:t>
        </w:r>
        <w:r>
          <w:rPr>
            <w:color w:val="0000FF"/>
          </w:rPr>
          <w:t>.</w:t>
        </w:r>
        <w:proofErr w:type="gramEnd"/>
        <w:r>
          <w:rPr>
            <w:color w:val="0000FF"/>
            <w:spacing w:val="14"/>
          </w:rPr>
          <w:t xml:space="preserve"> </w:t>
        </w:r>
        <w:r>
          <w:rPr>
            <w:color w:val="0000FF"/>
          </w:rPr>
          <w:t>252</w:t>
        </w:r>
        <w:r>
          <w:rPr>
            <w:color w:val="0000FF"/>
            <w:spacing w:val="14"/>
          </w:rPr>
          <w:t xml:space="preserve"> </w:t>
        </w:r>
        <w:r>
          <w:rPr>
            <w:color w:val="0000FF"/>
          </w:rPr>
          <w:t>=</w:t>
        </w:r>
        <w:r>
          <w:rPr>
            <w:color w:val="0000FF"/>
            <w:spacing w:val="14"/>
          </w:rPr>
          <w:t xml:space="preserve"> </w:t>
        </w:r>
        <w:r>
          <w:rPr>
            <w:color w:val="0000FF"/>
          </w:rPr>
          <w:t>_Z&amp;MAX</w:t>
        </w:r>
        <w:r>
          <w:rPr>
            <w:color w:val="0000FF"/>
            <w:spacing w:val="14"/>
          </w:rPr>
          <w:t xml:space="preserve"> </w:t>
        </w:r>
        <w:r>
          <w:rPr>
            <w:color w:val="0000FF"/>
          </w:rPr>
          <w:t>_</w:t>
        </w:r>
        <w:r>
          <w:rPr>
            <w:color w:val="0000FF"/>
            <w:spacing w:val="14"/>
          </w:rPr>
          <w:t xml:space="preserve"> </w:t>
        </w:r>
        <w:r>
          <w:rPr>
            <w:color w:val="0000FF"/>
          </w:rPr>
          <w:t>DOWNLOAD</w:t>
        </w:r>
        <w:r>
          <w:rPr>
            <w:color w:val="0000FF"/>
            <w:spacing w:val="14"/>
          </w:rPr>
          <w:t xml:space="preserve"> </w:t>
        </w:r>
        <w:r>
          <w:rPr>
            <w:color w:val="0000FF"/>
            <w:spacing w:val="-10"/>
          </w:rPr>
          <w:t>_</w:t>
        </w:r>
      </w:hyperlink>
    </w:p>
    <w:p w14:paraId="5914A767" w14:textId="77777777" w:rsidR="00620CF6" w:rsidRDefault="00000000">
      <w:pPr>
        <w:pStyle w:val="BodyText"/>
        <w:spacing w:line="355" w:lineRule="auto"/>
        <w:ind w:left="726" w:right="115"/>
        <w:jc w:val="both"/>
      </w:pPr>
      <w:hyperlink r:id="rId168">
        <w:r>
          <w:rPr>
            <w:color w:val="0000FF"/>
          </w:rPr>
          <w:t xml:space="preserve">SERIES = 500&amp;SERIES _ MAX _ NUM = 50&amp;node = 9698186&amp;legendRef = </w:t>
        </w:r>
        <w:proofErr w:type="spellStart"/>
        <w:r>
          <w:rPr>
            <w:color w:val="0000FF"/>
          </w:rPr>
          <w:t>reference&amp;legendPub</w:t>
        </w:r>
        <w:proofErr w:type="spellEnd"/>
        <w:r>
          <w:rPr>
            <w:color w:val="0000FF"/>
          </w:rPr>
          <w:t xml:space="preserve"> =</w:t>
        </w:r>
      </w:hyperlink>
      <w:r>
        <w:rPr>
          <w:color w:val="0000FF"/>
        </w:rPr>
        <w:t xml:space="preserve"> </w:t>
      </w:r>
      <w:hyperlink r:id="rId169">
        <w:proofErr w:type="spellStart"/>
        <w:r>
          <w:rPr>
            <w:color w:val="0000FF"/>
          </w:rPr>
          <w:t>published&amp;legendNor</w:t>
        </w:r>
        <w:proofErr w:type="spellEnd"/>
        <w:r>
          <w:rPr>
            <w:color w:val="0000FF"/>
          </w:rPr>
          <w:t>=&amp;</w:t>
        </w:r>
        <w:proofErr w:type="spellStart"/>
        <w:r>
          <w:rPr>
            <w:color w:val="0000FF"/>
          </w:rPr>
          <w:t>ajaxTab</w:t>
        </w:r>
        <w:proofErr w:type="spellEnd"/>
        <w:r>
          <w:rPr>
            <w:color w:val="0000FF"/>
          </w:rPr>
          <w:t>=true</w:t>
        </w:r>
      </w:hyperlink>
      <w:r>
        <w:rPr>
          <w:color w:val="0000FF"/>
        </w:rPr>
        <w:t xml:space="preserve"> </w:t>
      </w:r>
      <w:r>
        <w:t>(visited on 08/15/2022).</w:t>
      </w:r>
    </w:p>
    <w:p w14:paraId="0866F65C" w14:textId="77777777" w:rsidR="00620CF6" w:rsidRDefault="00000000">
      <w:pPr>
        <w:pStyle w:val="ListParagraph"/>
        <w:numPr>
          <w:ilvl w:val="0"/>
          <w:numId w:val="1"/>
        </w:numPr>
        <w:tabs>
          <w:tab w:val="left" w:pos="726"/>
        </w:tabs>
        <w:spacing w:before="71" w:line="355" w:lineRule="auto"/>
        <w:ind w:hanging="510"/>
        <w:jc w:val="both"/>
        <w:rPr>
          <w:sz w:val="20"/>
        </w:rPr>
      </w:pPr>
      <w:bookmarkStart w:id="853" w:name="_bookmark173"/>
      <w:bookmarkEnd w:id="853"/>
      <w:r>
        <w:rPr>
          <w:w w:val="110"/>
          <w:sz w:val="20"/>
        </w:rPr>
        <w:t xml:space="preserve">Eurostat. </w:t>
      </w:r>
      <w:r>
        <w:rPr>
          <w:i/>
          <w:w w:val="110"/>
          <w:sz w:val="20"/>
        </w:rPr>
        <w:t>Financial</w:t>
      </w:r>
      <w:r>
        <w:rPr>
          <w:i/>
          <w:spacing w:val="26"/>
          <w:w w:val="110"/>
          <w:sz w:val="20"/>
        </w:rPr>
        <w:t xml:space="preserve"> </w:t>
      </w:r>
      <w:r>
        <w:rPr>
          <w:i/>
          <w:w w:val="110"/>
          <w:sz w:val="20"/>
        </w:rPr>
        <w:t>Balance</w:t>
      </w:r>
      <w:r>
        <w:rPr>
          <w:i/>
          <w:spacing w:val="26"/>
          <w:w w:val="110"/>
          <w:sz w:val="20"/>
        </w:rPr>
        <w:t xml:space="preserve"> </w:t>
      </w:r>
      <w:r>
        <w:rPr>
          <w:i/>
          <w:w w:val="110"/>
          <w:sz w:val="20"/>
        </w:rPr>
        <w:t>Sheets</w:t>
      </w:r>
      <w:r>
        <w:rPr>
          <w:i/>
          <w:spacing w:val="26"/>
          <w:w w:val="110"/>
          <w:sz w:val="20"/>
        </w:rPr>
        <w:t xml:space="preserve"> </w:t>
      </w:r>
      <w:r>
        <w:rPr>
          <w:i/>
          <w:w w:val="110"/>
          <w:sz w:val="20"/>
        </w:rPr>
        <w:t>-</w:t>
      </w:r>
      <w:r>
        <w:rPr>
          <w:i/>
          <w:spacing w:val="26"/>
          <w:w w:val="110"/>
          <w:sz w:val="20"/>
        </w:rPr>
        <w:t xml:space="preserve"> </w:t>
      </w:r>
      <w:r>
        <w:rPr>
          <w:i/>
          <w:w w:val="110"/>
          <w:sz w:val="20"/>
        </w:rPr>
        <w:t>Annual</w:t>
      </w:r>
      <w:r>
        <w:rPr>
          <w:i/>
          <w:spacing w:val="26"/>
          <w:w w:val="110"/>
          <w:sz w:val="20"/>
        </w:rPr>
        <w:t xml:space="preserve"> </w:t>
      </w:r>
      <w:r>
        <w:rPr>
          <w:i/>
          <w:w w:val="110"/>
          <w:sz w:val="20"/>
        </w:rPr>
        <w:t>Data</w:t>
      </w:r>
      <w:r>
        <w:rPr>
          <w:i/>
          <w:spacing w:val="26"/>
          <w:w w:val="110"/>
          <w:sz w:val="20"/>
        </w:rPr>
        <w:t xml:space="preserve"> </w:t>
      </w:r>
      <w:r>
        <w:rPr>
          <w:i/>
          <w:w w:val="110"/>
          <w:sz w:val="20"/>
        </w:rPr>
        <w:t>[NASA_10_F_BS]</w:t>
      </w:r>
      <w:r>
        <w:rPr>
          <w:w w:val="110"/>
          <w:sz w:val="20"/>
        </w:rPr>
        <w:t xml:space="preserve">. Feb. 2022. url: </w:t>
      </w:r>
      <w:hyperlink r:id="rId170">
        <w:r>
          <w:rPr>
            <w:color w:val="0000FF"/>
            <w:w w:val="110"/>
            <w:sz w:val="20"/>
          </w:rPr>
          <w:t>https</w:t>
        </w:r>
        <w:r>
          <w:rPr>
            <w:color w:val="0000FF"/>
            <w:spacing w:val="-14"/>
            <w:w w:val="110"/>
            <w:sz w:val="20"/>
          </w:rPr>
          <w:t xml:space="preserve"> </w:t>
        </w:r>
        <w:r>
          <w:rPr>
            <w:color w:val="0000FF"/>
            <w:spacing w:val="13"/>
            <w:w w:val="110"/>
            <w:sz w:val="20"/>
          </w:rPr>
          <w:t>://</w:t>
        </w:r>
      </w:hyperlink>
      <w:r>
        <w:rPr>
          <w:color w:val="0000FF"/>
          <w:spacing w:val="13"/>
          <w:w w:val="110"/>
          <w:sz w:val="20"/>
        </w:rPr>
        <w:t xml:space="preserve"> </w:t>
      </w:r>
      <w:hyperlink r:id="rId171">
        <w:proofErr w:type="spellStart"/>
        <w:r>
          <w:rPr>
            <w:color w:val="0000FF"/>
            <w:sz w:val="20"/>
          </w:rPr>
          <w:t>ec</w:t>
        </w:r>
        <w:proofErr w:type="spellEnd"/>
        <w:r>
          <w:rPr>
            <w:color w:val="0000FF"/>
            <w:spacing w:val="-7"/>
            <w:sz w:val="20"/>
          </w:rPr>
          <w:t xml:space="preserve"> </w:t>
        </w:r>
        <w:r>
          <w:rPr>
            <w:color w:val="0000FF"/>
            <w:sz w:val="20"/>
          </w:rPr>
          <w:t>.</w:t>
        </w:r>
        <w:r>
          <w:rPr>
            <w:color w:val="0000FF"/>
            <w:spacing w:val="-7"/>
            <w:sz w:val="20"/>
          </w:rPr>
          <w:t xml:space="preserve"> </w:t>
        </w:r>
        <w:proofErr w:type="spellStart"/>
        <w:proofErr w:type="gramStart"/>
        <w:r>
          <w:rPr>
            <w:color w:val="0000FF"/>
            <w:sz w:val="20"/>
          </w:rPr>
          <w:t>europa</w:t>
        </w:r>
        <w:proofErr w:type="spellEnd"/>
        <w:r>
          <w:rPr>
            <w:color w:val="0000FF"/>
            <w:spacing w:val="-7"/>
            <w:sz w:val="20"/>
          </w:rPr>
          <w:t xml:space="preserve"> </w:t>
        </w:r>
        <w:r>
          <w:rPr>
            <w:color w:val="0000FF"/>
            <w:sz w:val="20"/>
          </w:rPr>
          <w:t>.</w:t>
        </w:r>
        <w:proofErr w:type="gramEnd"/>
        <w:r>
          <w:rPr>
            <w:color w:val="0000FF"/>
            <w:spacing w:val="-7"/>
            <w:sz w:val="20"/>
          </w:rPr>
          <w:t xml:space="preserve"> </w:t>
        </w:r>
        <w:proofErr w:type="spellStart"/>
        <w:r>
          <w:rPr>
            <w:color w:val="0000FF"/>
            <w:sz w:val="20"/>
          </w:rPr>
          <w:t>eu</w:t>
        </w:r>
        <w:proofErr w:type="spellEnd"/>
        <w:r>
          <w:rPr>
            <w:color w:val="0000FF"/>
            <w:spacing w:val="-7"/>
            <w:sz w:val="20"/>
          </w:rPr>
          <w:t xml:space="preserve"> </w:t>
        </w:r>
        <w:r>
          <w:rPr>
            <w:color w:val="0000FF"/>
            <w:sz w:val="20"/>
          </w:rPr>
          <w:t>/</w:t>
        </w:r>
        <w:proofErr w:type="spellStart"/>
        <w:r>
          <w:rPr>
            <w:color w:val="0000FF"/>
            <w:sz w:val="20"/>
          </w:rPr>
          <w:t>eurostat</w:t>
        </w:r>
        <w:proofErr w:type="spellEnd"/>
        <w:r>
          <w:rPr>
            <w:color w:val="0000FF"/>
            <w:spacing w:val="-7"/>
            <w:sz w:val="20"/>
          </w:rPr>
          <w:t xml:space="preserve"> </w:t>
        </w:r>
        <w:r>
          <w:rPr>
            <w:color w:val="0000FF"/>
            <w:sz w:val="20"/>
          </w:rPr>
          <w:t>/</w:t>
        </w:r>
        <w:proofErr w:type="spellStart"/>
        <w:r>
          <w:rPr>
            <w:color w:val="0000FF"/>
            <w:sz w:val="20"/>
          </w:rPr>
          <w:t>databrowser</w:t>
        </w:r>
        <w:proofErr w:type="spellEnd"/>
        <w:r>
          <w:rPr>
            <w:color w:val="0000FF"/>
            <w:spacing w:val="-7"/>
            <w:sz w:val="20"/>
          </w:rPr>
          <w:t xml:space="preserve"> </w:t>
        </w:r>
        <w:r>
          <w:rPr>
            <w:color w:val="0000FF"/>
            <w:sz w:val="20"/>
          </w:rPr>
          <w:t>/view</w:t>
        </w:r>
        <w:r>
          <w:rPr>
            <w:color w:val="0000FF"/>
            <w:spacing w:val="-7"/>
            <w:sz w:val="20"/>
          </w:rPr>
          <w:t xml:space="preserve"> </w:t>
        </w:r>
        <w:r>
          <w:rPr>
            <w:color w:val="0000FF"/>
            <w:sz w:val="20"/>
          </w:rPr>
          <w:t>/</w:t>
        </w:r>
        <w:proofErr w:type="spellStart"/>
        <w:r>
          <w:rPr>
            <w:color w:val="0000FF"/>
            <w:sz w:val="20"/>
          </w:rPr>
          <w:t>nasa</w:t>
        </w:r>
        <w:proofErr w:type="spellEnd"/>
        <w:r>
          <w:rPr>
            <w:color w:val="0000FF"/>
            <w:spacing w:val="-7"/>
            <w:sz w:val="20"/>
          </w:rPr>
          <w:t xml:space="preserve"> </w:t>
        </w:r>
        <w:r>
          <w:rPr>
            <w:color w:val="0000FF"/>
            <w:spacing w:val="9"/>
            <w:sz w:val="20"/>
          </w:rPr>
          <w:t>_10</w:t>
        </w:r>
        <w:r>
          <w:rPr>
            <w:color w:val="0000FF"/>
            <w:spacing w:val="-7"/>
            <w:sz w:val="20"/>
          </w:rPr>
          <w:t xml:space="preserve"> </w:t>
        </w:r>
        <w:r>
          <w:rPr>
            <w:color w:val="0000FF"/>
            <w:spacing w:val="14"/>
            <w:sz w:val="20"/>
          </w:rPr>
          <w:t>_f</w:t>
        </w:r>
        <w:r>
          <w:rPr>
            <w:color w:val="0000FF"/>
            <w:spacing w:val="-7"/>
            <w:sz w:val="20"/>
          </w:rPr>
          <w:t xml:space="preserve"> </w:t>
        </w:r>
        <w:r>
          <w:rPr>
            <w:color w:val="0000FF"/>
            <w:spacing w:val="9"/>
            <w:sz w:val="20"/>
          </w:rPr>
          <w:t>_bs</w:t>
        </w:r>
        <w:r>
          <w:rPr>
            <w:color w:val="0000FF"/>
            <w:spacing w:val="-7"/>
            <w:sz w:val="20"/>
          </w:rPr>
          <w:t xml:space="preserve"> </w:t>
        </w:r>
        <w:r>
          <w:rPr>
            <w:color w:val="0000FF"/>
            <w:sz w:val="20"/>
          </w:rPr>
          <w:t>/default</w:t>
        </w:r>
        <w:r>
          <w:rPr>
            <w:color w:val="0000FF"/>
            <w:spacing w:val="-7"/>
            <w:sz w:val="20"/>
          </w:rPr>
          <w:t xml:space="preserve"> </w:t>
        </w:r>
        <w:r>
          <w:rPr>
            <w:color w:val="0000FF"/>
            <w:sz w:val="20"/>
          </w:rPr>
          <w:t>/</w:t>
        </w:r>
        <w:proofErr w:type="gramStart"/>
        <w:r>
          <w:rPr>
            <w:color w:val="0000FF"/>
            <w:sz w:val="20"/>
          </w:rPr>
          <w:t>table</w:t>
        </w:r>
        <w:r>
          <w:rPr>
            <w:color w:val="0000FF"/>
            <w:spacing w:val="-7"/>
            <w:sz w:val="20"/>
          </w:rPr>
          <w:t xml:space="preserve"> </w:t>
        </w:r>
        <w:r>
          <w:rPr>
            <w:color w:val="0000FF"/>
            <w:sz w:val="20"/>
          </w:rPr>
          <w:t>?</w:t>
        </w:r>
        <w:proofErr w:type="gramEnd"/>
        <w:r>
          <w:rPr>
            <w:color w:val="0000FF"/>
            <w:spacing w:val="-7"/>
            <w:sz w:val="20"/>
          </w:rPr>
          <w:t xml:space="preserve"> </w:t>
        </w:r>
        <w:r>
          <w:rPr>
            <w:color w:val="0000FF"/>
            <w:sz w:val="20"/>
          </w:rPr>
          <w:t>lang</w:t>
        </w:r>
        <w:r>
          <w:rPr>
            <w:color w:val="0000FF"/>
            <w:spacing w:val="-7"/>
            <w:sz w:val="20"/>
          </w:rPr>
          <w:t xml:space="preserve"> </w:t>
        </w:r>
        <w:r>
          <w:rPr>
            <w:color w:val="0000FF"/>
            <w:spacing w:val="9"/>
            <w:sz w:val="20"/>
          </w:rPr>
          <w:t>=</w:t>
        </w:r>
        <w:proofErr w:type="spellStart"/>
        <w:r>
          <w:rPr>
            <w:color w:val="0000FF"/>
            <w:spacing w:val="9"/>
            <w:sz w:val="20"/>
          </w:rPr>
          <w:t>en</w:t>
        </w:r>
        <w:proofErr w:type="spellEnd"/>
      </w:hyperlink>
      <w:r>
        <w:rPr>
          <w:color w:val="0000FF"/>
          <w:spacing w:val="80"/>
          <w:sz w:val="20"/>
        </w:rPr>
        <w:t xml:space="preserve"> </w:t>
      </w:r>
      <w:r>
        <w:rPr>
          <w:sz w:val="20"/>
        </w:rPr>
        <w:t>(visited</w:t>
      </w:r>
      <w:r>
        <w:rPr>
          <w:spacing w:val="80"/>
          <w:sz w:val="20"/>
        </w:rPr>
        <w:t xml:space="preserve"> </w:t>
      </w:r>
      <w:r>
        <w:rPr>
          <w:sz w:val="20"/>
        </w:rPr>
        <w:t xml:space="preserve">on </w:t>
      </w:r>
      <w:r>
        <w:rPr>
          <w:spacing w:val="-2"/>
          <w:w w:val="110"/>
          <w:sz w:val="20"/>
        </w:rPr>
        <w:t>03/30/2022).</w:t>
      </w:r>
    </w:p>
    <w:p w14:paraId="7105D606" w14:textId="77777777" w:rsidR="00620CF6" w:rsidRDefault="00000000">
      <w:pPr>
        <w:pStyle w:val="ListParagraph"/>
        <w:numPr>
          <w:ilvl w:val="0"/>
          <w:numId w:val="1"/>
        </w:numPr>
        <w:tabs>
          <w:tab w:val="left" w:pos="726"/>
        </w:tabs>
        <w:spacing w:before="77" w:line="355" w:lineRule="auto"/>
        <w:ind w:hanging="510"/>
        <w:jc w:val="both"/>
        <w:rPr>
          <w:sz w:val="20"/>
        </w:rPr>
      </w:pPr>
      <w:bookmarkStart w:id="854" w:name="_bookmark174"/>
      <w:bookmarkEnd w:id="854"/>
      <w:r>
        <w:rPr>
          <w:i/>
          <w:w w:val="105"/>
          <w:sz w:val="20"/>
        </w:rPr>
        <w:t>Finance</w:t>
      </w:r>
      <w:r>
        <w:rPr>
          <w:i/>
          <w:spacing w:val="-5"/>
          <w:w w:val="105"/>
          <w:sz w:val="20"/>
        </w:rPr>
        <w:t xml:space="preserve"> </w:t>
      </w:r>
      <w:r>
        <w:rPr>
          <w:i/>
          <w:w w:val="105"/>
          <w:sz w:val="20"/>
        </w:rPr>
        <w:t>Act,</w:t>
      </w:r>
      <w:r>
        <w:rPr>
          <w:i/>
          <w:spacing w:val="-4"/>
          <w:w w:val="105"/>
          <w:sz w:val="20"/>
        </w:rPr>
        <w:t xml:space="preserve"> </w:t>
      </w:r>
      <w:r>
        <w:rPr>
          <w:i/>
          <w:w w:val="105"/>
          <w:sz w:val="20"/>
        </w:rPr>
        <w:t>1971:</w:t>
      </w:r>
      <w:r>
        <w:rPr>
          <w:i/>
          <w:spacing w:val="-4"/>
          <w:w w:val="105"/>
          <w:sz w:val="20"/>
        </w:rPr>
        <w:t xml:space="preserve"> </w:t>
      </w:r>
      <w:r>
        <w:rPr>
          <w:i/>
          <w:w w:val="105"/>
          <w:sz w:val="20"/>
        </w:rPr>
        <w:t>Second</w:t>
      </w:r>
      <w:r>
        <w:rPr>
          <w:i/>
          <w:spacing w:val="-4"/>
          <w:w w:val="105"/>
          <w:sz w:val="20"/>
        </w:rPr>
        <w:t xml:space="preserve"> </w:t>
      </w:r>
      <w:r>
        <w:rPr>
          <w:i/>
          <w:w w:val="105"/>
          <w:sz w:val="20"/>
        </w:rPr>
        <w:t>Schedule</w:t>
      </w:r>
      <w:r>
        <w:rPr>
          <w:w w:val="105"/>
          <w:sz w:val="20"/>
        </w:rPr>
        <w:t>.</w:t>
      </w:r>
      <w:r>
        <w:rPr>
          <w:spacing w:val="-8"/>
          <w:w w:val="105"/>
          <w:sz w:val="20"/>
        </w:rPr>
        <w:t xml:space="preserve"> </w:t>
      </w:r>
      <w:r>
        <w:rPr>
          <w:w w:val="105"/>
          <w:sz w:val="20"/>
        </w:rPr>
        <w:t>Act</w:t>
      </w:r>
      <w:r>
        <w:rPr>
          <w:spacing w:val="-8"/>
          <w:w w:val="105"/>
          <w:sz w:val="20"/>
        </w:rPr>
        <w:t xml:space="preserve"> </w:t>
      </w:r>
      <w:r>
        <w:rPr>
          <w:w w:val="105"/>
          <w:sz w:val="20"/>
        </w:rPr>
        <w:t>23/1971,</w:t>
      </w:r>
      <w:r>
        <w:rPr>
          <w:spacing w:val="-8"/>
          <w:w w:val="105"/>
          <w:sz w:val="20"/>
        </w:rPr>
        <w:t xml:space="preserve"> </w:t>
      </w:r>
      <w:r>
        <w:rPr>
          <w:w w:val="105"/>
          <w:sz w:val="20"/>
        </w:rPr>
        <w:t>Ireland.</w:t>
      </w:r>
      <w:r>
        <w:rPr>
          <w:spacing w:val="-8"/>
          <w:w w:val="105"/>
          <w:sz w:val="20"/>
        </w:rPr>
        <w:t xml:space="preserve"> </w:t>
      </w:r>
      <w:r>
        <w:rPr>
          <w:w w:val="105"/>
          <w:sz w:val="20"/>
        </w:rPr>
        <w:t>1971.</w:t>
      </w:r>
      <w:r>
        <w:rPr>
          <w:spacing w:val="-8"/>
          <w:w w:val="105"/>
          <w:sz w:val="20"/>
        </w:rPr>
        <w:t xml:space="preserve"> </w:t>
      </w:r>
      <w:r>
        <w:rPr>
          <w:w w:val="105"/>
          <w:sz w:val="20"/>
        </w:rPr>
        <w:t>url:</w:t>
      </w:r>
      <w:r>
        <w:rPr>
          <w:spacing w:val="-8"/>
          <w:w w:val="105"/>
          <w:sz w:val="20"/>
        </w:rPr>
        <w:t xml:space="preserve"> </w:t>
      </w:r>
      <w:hyperlink r:id="rId172" w:anchor="sched2">
        <w:r>
          <w:rPr>
            <w:color w:val="0000FF"/>
            <w:w w:val="105"/>
            <w:sz w:val="20"/>
          </w:rPr>
          <w:t>https://www.irishstatutebook.</w:t>
        </w:r>
      </w:hyperlink>
      <w:r>
        <w:rPr>
          <w:color w:val="0000FF"/>
          <w:w w:val="105"/>
          <w:sz w:val="20"/>
        </w:rPr>
        <w:t xml:space="preserve"> </w:t>
      </w:r>
      <w:hyperlink r:id="rId173" w:anchor="sched2">
        <w:proofErr w:type="spellStart"/>
        <w:r>
          <w:rPr>
            <w:color w:val="0000FF"/>
            <w:w w:val="105"/>
            <w:sz w:val="20"/>
          </w:rPr>
          <w:t>ie</w:t>
        </w:r>
        <w:proofErr w:type="spellEnd"/>
        <w:r>
          <w:rPr>
            <w:color w:val="0000FF"/>
            <w:w w:val="105"/>
            <w:sz w:val="20"/>
          </w:rPr>
          <w:t>/</w:t>
        </w:r>
        <w:proofErr w:type="spellStart"/>
        <w:r>
          <w:rPr>
            <w:color w:val="0000FF"/>
            <w:w w:val="105"/>
            <w:sz w:val="20"/>
          </w:rPr>
          <w:t>eli</w:t>
        </w:r>
        <w:proofErr w:type="spellEnd"/>
        <w:r>
          <w:rPr>
            <w:color w:val="0000FF"/>
            <w:w w:val="105"/>
            <w:sz w:val="20"/>
          </w:rPr>
          <w:t>/1971/act/23/schedule/2/enacted/</w:t>
        </w:r>
        <w:proofErr w:type="spellStart"/>
        <w:r>
          <w:rPr>
            <w:color w:val="0000FF"/>
            <w:w w:val="105"/>
            <w:sz w:val="20"/>
          </w:rPr>
          <w:t>en</w:t>
        </w:r>
        <w:proofErr w:type="spellEnd"/>
        <w:r>
          <w:rPr>
            <w:color w:val="0000FF"/>
            <w:w w:val="105"/>
            <w:sz w:val="20"/>
          </w:rPr>
          <w:t>/html#sched2</w:t>
        </w:r>
      </w:hyperlink>
      <w:r>
        <w:rPr>
          <w:color w:val="0000FF"/>
          <w:w w:val="105"/>
          <w:sz w:val="20"/>
        </w:rPr>
        <w:t xml:space="preserve"> </w:t>
      </w:r>
      <w:r>
        <w:rPr>
          <w:w w:val="105"/>
          <w:sz w:val="20"/>
        </w:rPr>
        <w:t>(visited on 05/31/2023).</w:t>
      </w:r>
    </w:p>
    <w:p w14:paraId="07F0A3A3" w14:textId="77777777" w:rsidR="00620CF6" w:rsidRDefault="00000000">
      <w:pPr>
        <w:pStyle w:val="ListParagraph"/>
        <w:numPr>
          <w:ilvl w:val="0"/>
          <w:numId w:val="1"/>
        </w:numPr>
        <w:tabs>
          <w:tab w:val="left" w:pos="726"/>
        </w:tabs>
        <w:spacing w:before="79" w:line="355" w:lineRule="auto"/>
        <w:ind w:hanging="510"/>
        <w:jc w:val="both"/>
        <w:rPr>
          <w:sz w:val="20"/>
        </w:rPr>
      </w:pPr>
      <w:bookmarkStart w:id="855" w:name="_bookmark175"/>
      <w:bookmarkEnd w:id="855"/>
      <w:r>
        <w:rPr>
          <w:i/>
          <w:w w:val="105"/>
          <w:sz w:val="20"/>
        </w:rPr>
        <w:t>Finance Act, 1975: Section 47</w:t>
      </w:r>
      <w:r>
        <w:rPr>
          <w:w w:val="105"/>
          <w:sz w:val="20"/>
        </w:rPr>
        <w:t xml:space="preserve">. Act 6/1975, Ireland. 1975. url: </w:t>
      </w:r>
      <w:hyperlink r:id="rId174">
        <w:r>
          <w:rPr>
            <w:color w:val="0000FF"/>
            <w:w w:val="105"/>
            <w:sz w:val="20"/>
          </w:rPr>
          <w:t>https://www.irishstatutebook.ie/eli/</w:t>
        </w:r>
      </w:hyperlink>
      <w:r>
        <w:rPr>
          <w:color w:val="0000FF"/>
          <w:w w:val="105"/>
          <w:sz w:val="20"/>
        </w:rPr>
        <w:t xml:space="preserve"> </w:t>
      </w:r>
      <w:hyperlink r:id="rId175">
        <w:r>
          <w:rPr>
            <w:color w:val="0000FF"/>
            <w:w w:val="105"/>
            <w:sz w:val="20"/>
          </w:rPr>
          <w:t>1975/act/6/section/47/enacted/</w:t>
        </w:r>
        <w:proofErr w:type="spellStart"/>
        <w:r>
          <w:rPr>
            <w:color w:val="0000FF"/>
            <w:w w:val="105"/>
            <w:sz w:val="20"/>
          </w:rPr>
          <w:t>en</w:t>
        </w:r>
        <w:proofErr w:type="spellEnd"/>
        <w:r>
          <w:rPr>
            <w:color w:val="0000FF"/>
            <w:w w:val="105"/>
            <w:sz w:val="20"/>
          </w:rPr>
          <w:t>/html</w:t>
        </w:r>
      </w:hyperlink>
      <w:r>
        <w:rPr>
          <w:color w:val="0000FF"/>
          <w:w w:val="105"/>
          <w:sz w:val="20"/>
        </w:rPr>
        <w:t xml:space="preserve"> </w:t>
      </w:r>
      <w:r>
        <w:rPr>
          <w:w w:val="105"/>
          <w:sz w:val="20"/>
        </w:rPr>
        <w:t>(visited on 05/31/2023).</w:t>
      </w:r>
    </w:p>
    <w:p w14:paraId="35C256A4" w14:textId="77777777" w:rsidR="00620CF6" w:rsidRDefault="00000000">
      <w:pPr>
        <w:pStyle w:val="ListParagraph"/>
        <w:numPr>
          <w:ilvl w:val="0"/>
          <w:numId w:val="1"/>
        </w:numPr>
        <w:tabs>
          <w:tab w:val="left" w:pos="726"/>
        </w:tabs>
        <w:spacing w:before="78" w:line="355" w:lineRule="auto"/>
        <w:ind w:hanging="510"/>
        <w:jc w:val="both"/>
        <w:rPr>
          <w:sz w:val="20"/>
        </w:rPr>
      </w:pPr>
      <w:bookmarkStart w:id="856" w:name="_bookmark176"/>
      <w:bookmarkEnd w:id="856"/>
      <w:r>
        <w:rPr>
          <w:i/>
          <w:w w:val="105"/>
          <w:sz w:val="20"/>
        </w:rPr>
        <w:t>Finance</w:t>
      </w:r>
      <w:r>
        <w:rPr>
          <w:i/>
          <w:spacing w:val="-5"/>
          <w:w w:val="105"/>
          <w:sz w:val="20"/>
        </w:rPr>
        <w:t xml:space="preserve"> </w:t>
      </w:r>
      <w:r>
        <w:rPr>
          <w:i/>
          <w:w w:val="105"/>
          <w:sz w:val="20"/>
        </w:rPr>
        <w:t>Act,</w:t>
      </w:r>
      <w:r>
        <w:rPr>
          <w:i/>
          <w:spacing w:val="-5"/>
          <w:w w:val="105"/>
          <w:sz w:val="20"/>
        </w:rPr>
        <w:t xml:space="preserve"> </w:t>
      </w:r>
      <w:r>
        <w:rPr>
          <w:i/>
          <w:w w:val="105"/>
          <w:sz w:val="20"/>
        </w:rPr>
        <w:t>1984:</w:t>
      </w:r>
      <w:r>
        <w:rPr>
          <w:i/>
          <w:spacing w:val="-5"/>
          <w:w w:val="105"/>
          <w:sz w:val="20"/>
        </w:rPr>
        <w:t xml:space="preserve"> </w:t>
      </w:r>
      <w:r>
        <w:rPr>
          <w:i/>
          <w:w w:val="105"/>
          <w:sz w:val="20"/>
        </w:rPr>
        <w:t>Section</w:t>
      </w:r>
      <w:r>
        <w:rPr>
          <w:i/>
          <w:spacing w:val="-5"/>
          <w:w w:val="105"/>
          <w:sz w:val="20"/>
        </w:rPr>
        <w:t xml:space="preserve"> </w:t>
      </w:r>
      <w:r>
        <w:rPr>
          <w:i/>
          <w:w w:val="105"/>
          <w:sz w:val="20"/>
        </w:rPr>
        <w:t>111</w:t>
      </w:r>
      <w:r>
        <w:rPr>
          <w:w w:val="105"/>
          <w:sz w:val="20"/>
        </w:rPr>
        <w:t>.</w:t>
      </w:r>
      <w:r>
        <w:rPr>
          <w:spacing w:val="-8"/>
          <w:w w:val="105"/>
          <w:sz w:val="20"/>
        </w:rPr>
        <w:t xml:space="preserve"> </w:t>
      </w:r>
      <w:r>
        <w:rPr>
          <w:w w:val="105"/>
          <w:sz w:val="20"/>
        </w:rPr>
        <w:t>Act</w:t>
      </w:r>
      <w:r>
        <w:rPr>
          <w:spacing w:val="-8"/>
          <w:w w:val="105"/>
          <w:sz w:val="20"/>
        </w:rPr>
        <w:t xml:space="preserve"> </w:t>
      </w:r>
      <w:r>
        <w:rPr>
          <w:w w:val="105"/>
          <w:sz w:val="20"/>
        </w:rPr>
        <w:t>9/1984,</w:t>
      </w:r>
      <w:r>
        <w:rPr>
          <w:spacing w:val="-8"/>
          <w:w w:val="105"/>
          <w:sz w:val="20"/>
        </w:rPr>
        <w:t xml:space="preserve"> </w:t>
      </w:r>
      <w:r>
        <w:rPr>
          <w:w w:val="105"/>
          <w:sz w:val="20"/>
        </w:rPr>
        <w:t>Ireland.</w:t>
      </w:r>
      <w:r>
        <w:rPr>
          <w:spacing w:val="-8"/>
          <w:w w:val="105"/>
          <w:sz w:val="20"/>
        </w:rPr>
        <w:t xml:space="preserve"> </w:t>
      </w:r>
      <w:r>
        <w:rPr>
          <w:w w:val="105"/>
          <w:sz w:val="20"/>
        </w:rPr>
        <w:t>1984.</w:t>
      </w:r>
      <w:r>
        <w:rPr>
          <w:spacing w:val="-8"/>
          <w:w w:val="105"/>
          <w:sz w:val="20"/>
        </w:rPr>
        <w:t xml:space="preserve"> </w:t>
      </w:r>
      <w:r>
        <w:rPr>
          <w:w w:val="105"/>
          <w:sz w:val="20"/>
        </w:rPr>
        <w:t>url:</w:t>
      </w:r>
      <w:r>
        <w:rPr>
          <w:spacing w:val="-8"/>
          <w:w w:val="105"/>
          <w:sz w:val="20"/>
        </w:rPr>
        <w:t xml:space="preserve"> </w:t>
      </w:r>
      <w:hyperlink r:id="rId176">
        <w:r>
          <w:rPr>
            <w:color w:val="0000FF"/>
            <w:w w:val="105"/>
            <w:sz w:val="20"/>
          </w:rPr>
          <w:t>https://www.irishstatutebook.ie/eli/</w:t>
        </w:r>
      </w:hyperlink>
      <w:r>
        <w:rPr>
          <w:color w:val="0000FF"/>
          <w:w w:val="105"/>
          <w:sz w:val="20"/>
        </w:rPr>
        <w:t xml:space="preserve"> </w:t>
      </w:r>
      <w:hyperlink r:id="rId177">
        <w:r>
          <w:rPr>
            <w:color w:val="0000FF"/>
            <w:w w:val="105"/>
            <w:sz w:val="20"/>
          </w:rPr>
          <w:t>1984/act/9/section/111/enacted/</w:t>
        </w:r>
        <w:proofErr w:type="spellStart"/>
        <w:r>
          <w:rPr>
            <w:color w:val="0000FF"/>
            <w:w w:val="105"/>
            <w:sz w:val="20"/>
          </w:rPr>
          <w:t>en</w:t>
        </w:r>
        <w:proofErr w:type="spellEnd"/>
        <w:r>
          <w:rPr>
            <w:color w:val="0000FF"/>
            <w:w w:val="105"/>
            <w:sz w:val="20"/>
          </w:rPr>
          <w:t>/html#</w:t>
        </w:r>
      </w:hyperlink>
      <w:r>
        <w:rPr>
          <w:color w:val="0000FF"/>
          <w:w w:val="105"/>
          <w:sz w:val="20"/>
        </w:rPr>
        <w:t xml:space="preserve"> </w:t>
      </w:r>
      <w:r>
        <w:rPr>
          <w:w w:val="105"/>
          <w:sz w:val="20"/>
        </w:rPr>
        <w:t>(visited on 05/31/2023).</w:t>
      </w:r>
    </w:p>
    <w:p w14:paraId="7B82B4C8" w14:textId="77777777" w:rsidR="00620CF6" w:rsidRDefault="00000000">
      <w:pPr>
        <w:pStyle w:val="ListParagraph"/>
        <w:numPr>
          <w:ilvl w:val="0"/>
          <w:numId w:val="1"/>
        </w:numPr>
        <w:tabs>
          <w:tab w:val="left" w:pos="726"/>
        </w:tabs>
        <w:spacing w:before="78" w:line="355" w:lineRule="auto"/>
        <w:ind w:hanging="510"/>
        <w:jc w:val="both"/>
        <w:rPr>
          <w:sz w:val="20"/>
        </w:rPr>
      </w:pPr>
      <w:bookmarkStart w:id="857" w:name="_bookmark177"/>
      <w:bookmarkEnd w:id="857"/>
      <w:r>
        <w:rPr>
          <w:i/>
          <w:w w:val="105"/>
          <w:sz w:val="20"/>
        </w:rPr>
        <w:t>Finance Act, 1990: Section 128</w:t>
      </w:r>
      <w:r>
        <w:rPr>
          <w:w w:val="105"/>
          <w:sz w:val="20"/>
        </w:rPr>
        <w:t xml:space="preserve">. Act 10/1990, Ireland. 1990. url: </w:t>
      </w:r>
      <w:hyperlink r:id="rId178">
        <w:r>
          <w:rPr>
            <w:color w:val="0000FF"/>
            <w:w w:val="105"/>
            <w:sz w:val="20"/>
          </w:rPr>
          <w:t>https://www.irishstatutebook.ie/</w:t>
        </w:r>
      </w:hyperlink>
      <w:r>
        <w:rPr>
          <w:color w:val="0000FF"/>
          <w:w w:val="105"/>
          <w:sz w:val="20"/>
        </w:rPr>
        <w:t xml:space="preserve"> </w:t>
      </w:r>
      <w:hyperlink r:id="rId179">
        <w:proofErr w:type="spellStart"/>
        <w:r>
          <w:rPr>
            <w:color w:val="0000FF"/>
            <w:w w:val="105"/>
            <w:sz w:val="20"/>
          </w:rPr>
          <w:t>eli</w:t>
        </w:r>
        <w:proofErr w:type="spellEnd"/>
        <w:r>
          <w:rPr>
            <w:color w:val="0000FF"/>
            <w:w w:val="105"/>
            <w:sz w:val="20"/>
          </w:rPr>
          <w:t>/1990/act/10/section/128/enacted/</w:t>
        </w:r>
        <w:proofErr w:type="spellStart"/>
        <w:r>
          <w:rPr>
            <w:color w:val="0000FF"/>
            <w:w w:val="105"/>
            <w:sz w:val="20"/>
          </w:rPr>
          <w:t>en</w:t>
        </w:r>
        <w:proofErr w:type="spellEnd"/>
        <w:r>
          <w:rPr>
            <w:color w:val="0000FF"/>
            <w:w w:val="105"/>
            <w:sz w:val="20"/>
          </w:rPr>
          <w:t>/html</w:t>
        </w:r>
      </w:hyperlink>
      <w:r>
        <w:rPr>
          <w:color w:val="0000FF"/>
          <w:w w:val="105"/>
          <w:sz w:val="20"/>
        </w:rPr>
        <w:t xml:space="preserve"> </w:t>
      </w:r>
      <w:r>
        <w:rPr>
          <w:w w:val="105"/>
          <w:sz w:val="20"/>
        </w:rPr>
        <w:t>(visited on 05/31/2023).</w:t>
      </w:r>
    </w:p>
    <w:p w14:paraId="605E4960" w14:textId="77777777" w:rsidR="00620CF6" w:rsidRDefault="00000000">
      <w:pPr>
        <w:pStyle w:val="ListParagraph"/>
        <w:numPr>
          <w:ilvl w:val="0"/>
          <w:numId w:val="1"/>
        </w:numPr>
        <w:tabs>
          <w:tab w:val="left" w:pos="726"/>
        </w:tabs>
        <w:spacing w:before="78" w:line="355" w:lineRule="auto"/>
        <w:ind w:hanging="510"/>
        <w:jc w:val="both"/>
        <w:rPr>
          <w:sz w:val="20"/>
        </w:rPr>
      </w:pPr>
      <w:bookmarkStart w:id="858" w:name="_bookmark178"/>
      <w:bookmarkEnd w:id="858"/>
      <w:r>
        <w:rPr>
          <w:i/>
          <w:w w:val="105"/>
          <w:sz w:val="20"/>
        </w:rPr>
        <w:t>Finance Act, 1991: Section 115</w:t>
      </w:r>
      <w:r>
        <w:rPr>
          <w:w w:val="105"/>
          <w:sz w:val="20"/>
        </w:rPr>
        <w:t xml:space="preserve">. Act 13/1991, Ireland. 1991. url: </w:t>
      </w:r>
      <w:hyperlink r:id="rId180">
        <w:r>
          <w:rPr>
            <w:color w:val="0000FF"/>
            <w:w w:val="105"/>
            <w:sz w:val="20"/>
          </w:rPr>
          <w:t>https://www.irishstatutebook.ie/</w:t>
        </w:r>
      </w:hyperlink>
      <w:r>
        <w:rPr>
          <w:color w:val="0000FF"/>
          <w:w w:val="105"/>
          <w:sz w:val="20"/>
        </w:rPr>
        <w:t xml:space="preserve"> </w:t>
      </w:r>
      <w:hyperlink r:id="rId181">
        <w:proofErr w:type="spellStart"/>
        <w:r>
          <w:rPr>
            <w:color w:val="0000FF"/>
            <w:w w:val="105"/>
            <w:sz w:val="20"/>
          </w:rPr>
          <w:t>eli</w:t>
        </w:r>
        <w:proofErr w:type="spellEnd"/>
        <w:r>
          <w:rPr>
            <w:color w:val="0000FF"/>
            <w:w w:val="105"/>
            <w:sz w:val="20"/>
          </w:rPr>
          <w:t>/1991/act/13/section/115/enacted/</w:t>
        </w:r>
        <w:proofErr w:type="spellStart"/>
        <w:r>
          <w:rPr>
            <w:color w:val="0000FF"/>
            <w:w w:val="105"/>
            <w:sz w:val="20"/>
          </w:rPr>
          <w:t>en</w:t>
        </w:r>
        <w:proofErr w:type="spellEnd"/>
        <w:r>
          <w:rPr>
            <w:color w:val="0000FF"/>
            <w:w w:val="105"/>
            <w:sz w:val="20"/>
          </w:rPr>
          <w:t>/html</w:t>
        </w:r>
      </w:hyperlink>
      <w:r>
        <w:rPr>
          <w:color w:val="0000FF"/>
          <w:w w:val="105"/>
          <w:sz w:val="20"/>
        </w:rPr>
        <w:t xml:space="preserve"> </w:t>
      </w:r>
      <w:r>
        <w:rPr>
          <w:w w:val="105"/>
          <w:sz w:val="20"/>
        </w:rPr>
        <w:t>(visited on 05/31/2023).</w:t>
      </w:r>
    </w:p>
    <w:p w14:paraId="1C31D74C" w14:textId="77777777" w:rsidR="00620CF6" w:rsidRDefault="00000000">
      <w:pPr>
        <w:pStyle w:val="ListParagraph"/>
        <w:numPr>
          <w:ilvl w:val="0"/>
          <w:numId w:val="1"/>
        </w:numPr>
        <w:tabs>
          <w:tab w:val="left" w:pos="726"/>
        </w:tabs>
        <w:spacing w:before="78" w:line="355" w:lineRule="auto"/>
        <w:ind w:hanging="510"/>
        <w:jc w:val="both"/>
        <w:rPr>
          <w:sz w:val="20"/>
        </w:rPr>
      </w:pPr>
      <w:bookmarkStart w:id="859" w:name="_bookmark179"/>
      <w:bookmarkEnd w:id="859"/>
      <w:r>
        <w:rPr>
          <w:sz w:val="20"/>
        </w:rPr>
        <w:t xml:space="preserve">Jan-Hendrik Frank. </w:t>
      </w:r>
      <w:r>
        <w:rPr>
          <w:i/>
          <w:sz w:val="20"/>
        </w:rPr>
        <w:t>German Inheritance Tax</w:t>
      </w:r>
      <w:r>
        <w:rPr>
          <w:sz w:val="20"/>
        </w:rPr>
        <w:t xml:space="preserve">. Oct. 2021. url: </w:t>
      </w:r>
      <w:hyperlink r:id="rId182">
        <w:r>
          <w:rPr>
            <w:color w:val="0000FF"/>
            <w:sz w:val="20"/>
          </w:rPr>
          <w:t>https://www.german-probate-lawyer.</w:t>
        </w:r>
      </w:hyperlink>
      <w:r>
        <w:rPr>
          <w:color w:val="0000FF"/>
          <w:sz w:val="20"/>
        </w:rPr>
        <w:t xml:space="preserve"> </w:t>
      </w:r>
      <w:hyperlink r:id="rId183">
        <w:r>
          <w:rPr>
            <w:color w:val="0000FF"/>
            <w:sz w:val="20"/>
          </w:rPr>
          <w:t>com/detail/article/german-inheritance-tax-1452.html</w:t>
        </w:r>
      </w:hyperlink>
      <w:r>
        <w:rPr>
          <w:color w:val="0000FF"/>
          <w:sz w:val="20"/>
        </w:rPr>
        <w:t xml:space="preserve"> </w:t>
      </w:r>
      <w:r>
        <w:rPr>
          <w:sz w:val="20"/>
        </w:rPr>
        <w:t>(visited on 02/01/2022).</w:t>
      </w:r>
    </w:p>
    <w:p w14:paraId="3F1D35E8" w14:textId="77777777" w:rsidR="00620CF6" w:rsidRDefault="00000000">
      <w:pPr>
        <w:pStyle w:val="ListParagraph"/>
        <w:numPr>
          <w:ilvl w:val="0"/>
          <w:numId w:val="1"/>
        </w:numPr>
        <w:tabs>
          <w:tab w:val="left" w:pos="726"/>
        </w:tabs>
        <w:spacing w:before="79" w:line="355" w:lineRule="auto"/>
        <w:ind w:hanging="510"/>
        <w:jc w:val="both"/>
        <w:rPr>
          <w:sz w:val="20"/>
        </w:rPr>
      </w:pPr>
      <w:bookmarkStart w:id="860" w:name="_bookmark180"/>
      <w:bookmarkEnd w:id="860"/>
      <w:r>
        <w:rPr>
          <w:w w:val="105"/>
          <w:sz w:val="20"/>
        </w:rPr>
        <w:t>Joachim</w:t>
      </w:r>
      <w:r>
        <w:rPr>
          <w:spacing w:val="-14"/>
          <w:w w:val="105"/>
          <w:sz w:val="20"/>
        </w:rPr>
        <w:t xml:space="preserve"> </w:t>
      </w:r>
      <w:r>
        <w:rPr>
          <w:w w:val="105"/>
          <w:sz w:val="20"/>
        </w:rPr>
        <w:t>R.</w:t>
      </w:r>
      <w:r>
        <w:rPr>
          <w:spacing w:val="-13"/>
          <w:w w:val="105"/>
          <w:sz w:val="20"/>
        </w:rPr>
        <w:t xml:space="preserve"> </w:t>
      </w:r>
      <w:r>
        <w:rPr>
          <w:w w:val="105"/>
          <w:sz w:val="20"/>
        </w:rPr>
        <w:t>Frick,</w:t>
      </w:r>
      <w:r>
        <w:rPr>
          <w:spacing w:val="-13"/>
          <w:w w:val="105"/>
          <w:sz w:val="20"/>
        </w:rPr>
        <w:t xml:space="preserve"> </w:t>
      </w:r>
      <w:r>
        <w:rPr>
          <w:w w:val="105"/>
          <w:sz w:val="20"/>
        </w:rPr>
        <w:t>Markus</w:t>
      </w:r>
      <w:r>
        <w:rPr>
          <w:spacing w:val="-13"/>
          <w:w w:val="105"/>
          <w:sz w:val="20"/>
        </w:rPr>
        <w:t xml:space="preserve"> </w:t>
      </w:r>
      <w:r>
        <w:rPr>
          <w:w w:val="105"/>
          <w:sz w:val="20"/>
        </w:rPr>
        <w:t>M.</w:t>
      </w:r>
      <w:r>
        <w:rPr>
          <w:spacing w:val="-13"/>
          <w:w w:val="105"/>
          <w:sz w:val="20"/>
        </w:rPr>
        <w:t xml:space="preserve"> </w:t>
      </w:r>
      <w:proofErr w:type="spellStart"/>
      <w:r>
        <w:rPr>
          <w:w w:val="105"/>
          <w:sz w:val="20"/>
        </w:rPr>
        <w:t>Grabka</w:t>
      </w:r>
      <w:proofErr w:type="spellEnd"/>
      <w:r>
        <w:rPr>
          <w:w w:val="105"/>
          <w:sz w:val="20"/>
        </w:rPr>
        <w:t>,</w:t>
      </w:r>
      <w:r>
        <w:rPr>
          <w:spacing w:val="-13"/>
          <w:w w:val="105"/>
          <w:sz w:val="20"/>
        </w:rPr>
        <w:t xml:space="preserve"> </w:t>
      </w:r>
      <w:r>
        <w:rPr>
          <w:w w:val="105"/>
          <w:sz w:val="20"/>
        </w:rPr>
        <w:t>and</w:t>
      </w:r>
      <w:r>
        <w:rPr>
          <w:spacing w:val="-13"/>
          <w:w w:val="105"/>
          <w:sz w:val="20"/>
        </w:rPr>
        <w:t xml:space="preserve"> </w:t>
      </w:r>
      <w:r>
        <w:rPr>
          <w:w w:val="105"/>
          <w:sz w:val="20"/>
        </w:rPr>
        <w:t>Richard</w:t>
      </w:r>
      <w:r>
        <w:rPr>
          <w:spacing w:val="-13"/>
          <w:w w:val="105"/>
          <w:sz w:val="20"/>
        </w:rPr>
        <w:t xml:space="preserve"> </w:t>
      </w:r>
      <w:r>
        <w:rPr>
          <w:w w:val="105"/>
          <w:sz w:val="20"/>
        </w:rPr>
        <w:t>Hauser.</w:t>
      </w:r>
      <w:r>
        <w:rPr>
          <w:spacing w:val="-14"/>
          <w:w w:val="105"/>
          <w:sz w:val="20"/>
        </w:rPr>
        <w:t xml:space="preserve"> </w:t>
      </w:r>
      <w:r>
        <w:rPr>
          <w:i/>
          <w:w w:val="105"/>
          <w:sz w:val="20"/>
        </w:rPr>
        <w:t>Die</w:t>
      </w:r>
      <w:r>
        <w:rPr>
          <w:i/>
          <w:spacing w:val="-13"/>
          <w:w w:val="105"/>
          <w:sz w:val="20"/>
        </w:rPr>
        <w:t xml:space="preserve"> </w:t>
      </w:r>
      <w:proofErr w:type="spellStart"/>
      <w:r>
        <w:rPr>
          <w:i/>
          <w:w w:val="105"/>
          <w:sz w:val="20"/>
        </w:rPr>
        <w:t>verteilung</w:t>
      </w:r>
      <w:proofErr w:type="spellEnd"/>
      <w:r>
        <w:rPr>
          <w:i/>
          <w:spacing w:val="-13"/>
          <w:w w:val="105"/>
          <w:sz w:val="20"/>
        </w:rPr>
        <w:t xml:space="preserve"> </w:t>
      </w:r>
      <w:r>
        <w:rPr>
          <w:i/>
          <w:w w:val="105"/>
          <w:sz w:val="20"/>
        </w:rPr>
        <w:t>der</w:t>
      </w:r>
      <w:r>
        <w:rPr>
          <w:i/>
          <w:spacing w:val="-13"/>
          <w:w w:val="105"/>
          <w:sz w:val="20"/>
        </w:rPr>
        <w:t xml:space="preserve"> </w:t>
      </w:r>
      <w:proofErr w:type="spellStart"/>
      <w:r>
        <w:rPr>
          <w:i/>
          <w:w w:val="105"/>
          <w:sz w:val="20"/>
        </w:rPr>
        <w:t>vermögen</w:t>
      </w:r>
      <w:proofErr w:type="spellEnd"/>
      <w:r>
        <w:rPr>
          <w:i/>
          <w:spacing w:val="-13"/>
          <w:w w:val="105"/>
          <w:sz w:val="20"/>
        </w:rPr>
        <w:t xml:space="preserve"> </w:t>
      </w:r>
      <w:r>
        <w:rPr>
          <w:i/>
          <w:w w:val="105"/>
          <w:sz w:val="20"/>
        </w:rPr>
        <w:t>in</w:t>
      </w:r>
      <w:r>
        <w:rPr>
          <w:i/>
          <w:spacing w:val="-13"/>
          <w:w w:val="105"/>
          <w:sz w:val="20"/>
        </w:rPr>
        <w:t xml:space="preserve"> </w:t>
      </w:r>
      <w:r>
        <w:rPr>
          <w:i/>
          <w:w w:val="105"/>
          <w:sz w:val="20"/>
        </w:rPr>
        <w:t xml:space="preserve">Deutsch- land: </w:t>
      </w:r>
      <w:proofErr w:type="spellStart"/>
      <w:r>
        <w:rPr>
          <w:i/>
          <w:w w:val="105"/>
          <w:sz w:val="20"/>
        </w:rPr>
        <w:t>empirische</w:t>
      </w:r>
      <w:proofErr w:type="spellEnd"/>
      <w:r>
        <w:rPr>
          <w:i/>
          <w:w w:val="105"/>
          <w:sz w:val="20"/>
        </w:rPr>
        <w:t xml:space="preserve"> </w:t>
      </w:r>
      <w:proofErr w:type="spellStart"/>
      <w:r>
        <w:rPr>
          <w:i/>
          <w:w w:val="105"/>
          <w:sz w:val="20"/>
        </w:rPr>
        <w:t>analysen</w:t>
      </w:r>
      <w:proofErr w:type="spellEnd"/>
      <w:r>
        <w:rPr>
          <w:i/>
          <w:w w:val="105"/>
          <w:sz w:val="20"/>
        </w:rPr>
        <w:t xml:space="preserve"> für </w:t>
      </w:r>
      <w:proofErr w:type="spellStart"/>
      <w:r>
        <w:rPr>
          <w:i/>
          <w:w w:val="105"/>
          <w:sz w:val="20"/>
        </w:rPr>
        <w:t>personen</w:t>
      </w:r>
      <w:proofErr w:type="spellEnd"/>
      <w:r>
        <w:rPr>
          <w:i/>
          <w:w w:val="105"/>
          <w:sz w:val="20"/>
        </w:rPr>
        <w:t xml:space="preserve"> und </w:t>
      </w:r>
      <w:proofErr w:type="spellStart"/>
      <w:r>
        <w:rPr>
          <w:i/>
          <w:w w:val="105"/>
          <w:sz w:val="20"/>
        </w:rPr>
        <w:t>haushalte</w:t>
      </w:r>
      <w:proofErr w:type="spellEnd"/>
      <w:r>
        <w:rPr>
          <w:w w:val="105"/>
          <w:sz w:val="20"/>
        </w:rPr>
        <w:t xml:space="preserve">. Vol. 118. </w:t>
      </w:r>
      <w:proofErr w:type="spellStart"/>
      <w:r>
        <w:rPr>
          <w:w w:val="105"/>
          <w:sz w:val="20"/>
        </w:rPr>
        <w:t>Forschung</w:t>
      </w:r>
      <w:proofErr w:type="spellEnd"/>
      <w:r>
        <w:rPr>
          <w:w w:val="105"/>
          <w:sz w:val="20"/>
        </w:rPr>
        <w:t xml:space="preserve"> </w:t>
      </w:r>
      <w:proofErr w:type="spellStart"/>
      <w:r>
        <w:rPr>
          <w:w w:val="105"/>
          <w:sz w:val="20"/>
        </w:rPr>
        <w:t>aus</w:t>
      </w:r>
      <w:proofErr w:type="spellEnd"/>
      <w:r>
        <w:rPr>
          <w:w w:val="105"/>
          <w:sz w:val="20"/>
        </w:rPr>
        <w:t xml:space="preserve"> der Hans-Böckler- Stiftung</w:t>
      </w:r>
      <w:r>
        <w:rPr>
          <w:spacing w:val="-16"/>
          <w:w w:val="105"/>
          <w:sz w:val="20"/>
        </w:rPr>
        <w:t xml:space="preserve"> </w:t>
      </w:r>
      <w:r>
        <w:rPr>
          <w:w w:val="105"/>
          <w:sz w:val="20"/>
        </w:rPr>
        <w:t>(HBS).</w:t>
      </w:r>
      <w:r>
        <w:rPr>
          <w:spacing w:val="-13"/>
          <w:w w:val="105"/>
          <w:sz w:val="20"/>
        </w:rPr>
        <w:t xml:space="preserve"> </w:t>
      </w:r>
      <w:r>
        <w:rPr>
          <w:w w:val="105"/>
          <w:sz w:val="20"/>
        </w:rPr>
        <w:t>Düsseldorf,</w:t>
      </w:r>
      <w:r>
        <w:rPr>
          <w:spacing w:val="-13"/>
          <w:w w:val="105"/>
          <w:sz w:val="20"/>
        </w:rPr>
        <w:t xml:space="preserve"> </w:t>
      </w:r>
      <w:r>
        <w:rPr>
          <w:w w:val="105"/>
          <w:sz w:val="20"/>
        </w:rPr>
        <w:t>Germany:</w:t>
      </w:r>
      <w:r>
        <w:rPr>
          <w:spacing w:val="-13"/>
          <w:w w:val="105"/>
          <w:sz w:val="20"/>
        </w:rPr>
        <w:t xml:space="preserve"> </w:t>
      </w:r>
      <w:r>
        <w:rPr>
          <w:w w:val="105"/>
          <w:sz w:val="20"/>
        </w:rPr>
        <w:t>Hans-Böckler-Stiftung,</w:t>
      </w:r>
      <w:r>
        <w:rPr>
          <w:spacing w:val="-13"/>
          <w:w w:val="105"/>
          <w:sz w:val="20"/>
        </w:rPr>
        <w:t xml:space="preserve"> </w:t>
      </w:r>
      <w:r>
        <w:rPr>
          <w:w w:val="105"/>
          <w:sz w:val="20"/>
        </w:rPr>
        <w:t>2010.</w:t>
      </w:r>
      <w:r>
        <w:rPr>
          <w:spacing w:val="-13"/>
          <w:w w:val="105"/>
          <w:sz w:val="20"/>
        </w:rPr>
        <w:t xml:space="preserve"> </w:t>
      </w:r>
      <w:proofErr w:type="spellStart"/>
      <w:r>
        <w:rPr>
          <w:w w:val="105"/>
          <w:sz w:val="20"/>
        </w:rPr>
        <w:t>isbn</w:t>
      </w:r>
      <w:proofErr w:type="spellEnd"/>
      <w:r>
        <w:rPr>
          <w:w w:val="105"/>
          <w:sz w:val="20"/>
        </w:rPr>
        <w:t>:</w:t>
      </w:r>
      <w:r>
        <w:rPr>
          <w:spacing w:val="-13"/>
          <w:w w:val="105"/>
          <w:sz w:val="20"/>
        </w:rPr>
        <w:t xml:space="preserve"> </w:t>
      </w:r>
      <w:r>
        <w:rPr>
          <w:w w:val="105"/>
          <w:sz w:val="20"/>
        </w:rPr>
        <w:t>978-3-8360-8718-6.</w:t>
      </w:r>
      <w:r>
        <w:rPr>
          <w:spacing w:val="-13"/>
          <w:w w:val="105"/>
          <w:sz w:val="20"/>
        </w:rPr>
        <w:t xml:space="preserve"> </w:t>
      </w:r>
      <w:proofErr w:type="spellStart"/>
      <w:r>
        <w:rPr>
          <w:w w:val="105"/>
          <w:sz w:val="20"/>
        </w:rPr>
        <w:t>doi</w:t>
      </w:r>
      <w:proofErr w:type="spellEnd"/>
      <w:r>
        <w:rPr>
          <w:w w:val="105"/>
          <w:sz w:val="20"/>
        </w:rPr>
        <w:t xml:space="preserve">: </w:t>
      </w:r>
      <w:hyperlink r:id="rId184">
        <w:r>
          <w:rPr>
            <w:color w:val="0000FF"/>
            <w:w w:val="105"/>
            <w:sz w:val="20"/>
          </w:rPr>
          <w:t>10.5771/9783845269412</w:t>
        </w:r>
      </w:hyperlink>
      <w:r>
        <w:rPr>
          <w:w w:val="105"/>
          <w:sz w:val="20"/>
        </w:rPr>
        <w:t xml:space="preserve">. url: </w:t>
      </w:r>
      <w:hyperlink r:id="rId185">
        <w:r>
          <w:rPr>
            <w:color w:val="0000FF"/>
            <w:w w:val="105"/>
            <w:sz w:val="20"/>
          </w:rPr>
          <w:t>https://doi.org/10.5771/9783845269412</w:t>
        </w:r>
      </w:hyperlink>
      <w:r>
        <w:rPr>
          <w:w w:val="105"/>
          <w:sz w:val="20"/>
        </w:rPr>
        <w:t>.</w:t>
      </w:r>
    </w:p>
    <w:p w14:paraId="5EA9E111" w14:textId="77777777" w:rsidR="00620CF6" w:rsidRDefault="00620CF6">
      <w:pPr>
        <w:spacing w:line="355" w:lineRule="auto"/>
        <w:jc w:val="both"/>
        <w:rPr>
          <w:sz w:val="20"/>
        </w:rPr>
        <w:sectPr w:rsidR="00620CF6" w:rsidSect="00D60468">
          <w:pgSz w:w="12240" w:h="15840"/>
          <w:pgMar w:top="1320" w:right="1300" w:bottom="280" w:left="1300" w:header="720" w:footer="720" w:gutter="0"/>
          <w:cols w:space="720"/>
        </w:sectPr>
      </w:pPr>
    </w:p>
    <w:p w14:paraId="362C3692" w14:textId="77777777" w:rsidR="00620CF6" w:rsidRDefault="00000000">
      <w:pPr>
        <w:pStyle w:val="ListParagraph"/>
        <w:numPr>
          <w:ilvl w:val="0"/>
          <w:numId w:val="1"/>
        </w:numPr>
        <w:tabs>
          <w:tab w:val="left" w:pos="726"/>
        </w:tabs>
        <w:spacing w:before="86" w:line="355" w:lineRule="auto"/>
        <w:ind w:hanging="510"/>
        <w:jc w:val="both"/>
        <w:rPr>
          <w:sz w:val="20"/>
        </w:rPr>
      </w:pPr>
      <w:bookmarkStart w:id="861" w:name="_bookmark181"/>
      <w:bookmarkEnd w:id="861"/>
      <w:r>
        <w:rPr>
          <w:spacing w:val="-2"/>
          <w:sz w:val="20"/>
        </w:rPr>
        <w:lastRenderedPageBreak/>
        <w:t>Bertrand</w:t>
      </w:r>
      <w:r>
        <w:rPr>
          <w:spacing w:val="-6"/>
          <w:sz w:val="20"/>
        </w:rPr>
        <w:t xml:space="preserve"> </w:t>
      </w:r>
      <w:proofErr w:type="spellStart"/>
      <w:r>
        <w:rPr>
          <w:spacing w:val="-2"/>
          <w:sz w:val="20"/>
        </w:rPr>
        <w:t>Garbinti</w:t>
      </w:r>
      <w:proofErr w:type="spellEnd"/>
      <w:r>
        <w:rPr>
          <w:spacing w:val="-2"/>
          <w:sz w:val="20"/>
        </w:rPr>
        <w:t>,</w:t>
      </w:r>
      <w:r>
        <w:rPr>
          <w:spacing w:val="-6"/>
          <w:sz w:val="20"/>
        </w:rPr>
        <w:t xml:space="preserve"> </w:t>
      </w:r>
      <w:r>
        <w:rPr>
          <w:spacing w:val="-2"/>
          <w:sz w:val="20"/>
        </w:rPr>
        <w:t>Jonathan</w:t>
      </w:r>
      <w:r>
        <w:rPr>
          <w:spacing w:val="-6"/>
          <w:sz w:val="20"/>
        </w:rPr>
        <w:t xml:space="preserve"> </w:t>
      </w:r>
      <w:proofErr w:type="spellStart"/>
      <w:r>
        <w:rPr>
          <w:spacing w:val="-2"/>
          <w:sz w:val="20"/>
        </w:rPr>
        <w:t>Goupille</w:t>
      </w:r>
      <w:proofErr w:type="spellEnd"/>
      <w:r>
        <w:rPr>
          <w:spacing w:val="-2"/>
          <w:sz w:val="20"/>
        </w:rPr>
        <w:t>-Lebret,</w:t>
      </w:r>
      <w:r>
        <w:rPr>
          <w:spacing w:val="-6"/>
          <w:sz w:val="20"/>
        </w:rPr>
        <w:t xml:space="preserve"> </w:t>
      </w:r>
      <w:r>
        <w:rPr>
          <w:spacing w:val="-2"/>
          <w:sz w:val="20"/>
        </w:rPr>
        <w:t>and</w:t>
      </w:r>
      <w:r>
        <w:rPr>
          <w:spacing w:val="-6"/>
          <w:sz w:val="20"/>
        </w:rPr>
        <w:t xml:space="preserve"> </w:t>
      </w:r>
      <w:r>
        <w:rPr>
          <w:spacing w:val="-2"/>
          <w:sz w:val="20"/>
        </w:rPr>
        <w:t>Thomas</w:t>
      </w:r>
      <w:r>
        <w:rPr>
          <w:spacing w:val="-6"/>
          <w:sz w:val="20"/>
        </w:rPr>
        <w:t xml:space="preserve"> </w:t>
      </w:r>
      <w:r>
        <w:rPr>
          <w:spacing w:val="-2"/>
          <w:sz w:val="20"/>
        </w:rPr>
        <w:t>Piketty.</w:t>
      </w:r>
      <w:r>
        <w:rPr>
          <w:spacing w:val="-6"/>
          <w:sz w:val="20"/>
        </w:rPr>
        <w:t xml:space="preserve"> </w:t>
      </w:r>
      <w:r>
        <w:rPr>
          <w:spacing w:val="-2"/>
          <w:sz w:val="20"/>
        </w:rPr>
        <w:t>“Accounting</w:t>
      </w:r>
      <w:r>
        <w:rPr>
          <w:spacing w:val="-6"/>
          <w:sz w:val="20"/>
        </w:rPr>
        <w:t xml:space="preserve"> </w:t>
      </w:r>
      <w:r>
        <w:rPr>
          <w:spacing w:val="-2"/>
          <w:sz w:val="20"/>
        </w:rPr>
        <w:t>for</w:t>
      </w:r>
      <w:r>
        <w:rPr>
          <w:spacing w:val="-6"/>
          <w:sz w:val="20"/>
        </w:rPr>
        <w:t xml:space="preserve"> </w:t>
      </w:r>
      <w:r>
        <w:rPr>
          <w:spacing w:val="-2"/>
          <w:sz w:val="20"/>
        </w:rPr>
        <w:t xml:space="preserve">Wealth-Inequality </w:t>
      </w:r>
      <w:r>
        <w:rPr>
          <w:w w:val="105"/>
          <w:sz w:val="20"/>
        </w:rPr>
        <w:t>Dynamics:</w:t>
      </w:r>
      <w:r>
        <w:rPr>
          <w:spacing w:val="-11"/>
          <w:w w:val="105"/>
          <w:sz w:val="20"/>
        </w:rPr>
        <w:t xml:space="preserve"> </w:t>
      </w:r>
      <w:r>
        <w:rPr>
          <w:w w:val="105"/>
          <w:sz w:val="20"/>
        </w:rPr>
        <w:t>Methods,</w:t>
      </w:r>
      <w:r>
        <w:rPr>
          <w:spacing w:val="-11"/>
          <w:w w:val="105"/>
          <w:sz w:val="20"/>
        </w:rPr>
        <w:t xml:space="preserve"> </w:t>
      </w:r>
      <w:r>
        <w:rPr>
          <w:w w:val="105"/>
          <w:sz w:val="20"/>
        </w:rPr>
        <w:t>Estimates,</w:t>
      </w:r>
      <w:r>
        <w:rPr>
          <w:spacing w:val="-11"/>
          <w:w w:val="105"/>
          <w:sz w:val="20"/>
        </w:rPr>
        <w:t xml:space="preserve"> </w:t>
      </w:r>
      <w:r>
        <w:rPr>
          <w:w w:val="105"/>
          <w:sz w:val="20"/>
        </w:rPr>
        <w:t>and</w:t>
      </w:r>
      <w:r>
        <w:rPr>
          <w:spacing w:val="-11"/>
          <w:w w:val="105"/>
          <w:sz w:val="20"/>
        </w:rPr>
        <w:t xml:space="preserve"> </w:t>
      </w:r>
      <w:r>
        <w:rPr>
          <w:w w:val="105"/>
          <w:sz w:val="20"/>
        </w:rPr>
        <w:t>Simulations</w:t>
      </w:r>
      <w:r>
        <w:rPr>
          <w:spacing w:val="-11"/>
          <w:w w:val="105"/>
          <w:sz w:val="20"/>
        </w:rPr>
        <w:t xml:space="preserve"> </w:t>
      </w:r>
      <w:r>
        <w:rPr>
          <w:w w:val="105"/>
          <w:sz w:val="20"/>
        </w:rPr>
        <w:t>for</w:t>
      </w:r>
      <w:r>
        <w:rPr>
          <w:spacing w:val="-11"/>
          <w:w w:val="105"/>
          <w:sz w:val="20"/>
        </w:rPr>
        <w:t xml:space="preserve"> </w:t>
      </w:r>
      <w:r>
        <w:rPr>
          <w:w w:val="105"/>
          <w:sz w:val="20"/>
        </w:rPr>
        <w:t>France”.</w:t>
      </w:r>
      <w:r>
        <w:rPr>
          <w:spacing w:val="-11"/>
          <w:w w:val="105"/>
          <w:sz w:val="20"/>
        </w:rPr>
        <w:t xml:space="preserve"> </w:t>
      </w:r>
      <w:r>
        <w:rPr>
          <w:w w:val="105"/>
          <w:sz w:val="20"/>
        </w:rPr>
        <w:t>In:</w:t>
      </w:r>
      <w:r>
        <w:rPr>
          <w:spacing w:val="-11"/>
          <w:w w:val="105"/>
          <w:sz w:val="20"/>
        </w:rPr>
        <w:t xml:space="preserve"> </w:t>
      </w:r>
      <w:r>
        <w:rPr>
          <w:i/>
          <w:w w:val="105"/>
          <w:sz w:val="20"/>
        </w:rPr>
        <w:t>Journal</w:t>
      </w:r>
      <w:r>
        <w:rPr>
          <w:i/>
          <w:spacing w:val="-8"/>
          <w:w w:val="105"/>
          <w:sz w:val="20"/>
        </w:rPr>
        <w:t xml:space="preserve"> </w:t>
      </w:r>
      <w:r>
        <w:rPr>
          <w:i/>
          <w:w w:val="105"/>
          <w:sz w:val="20"/>
        </w:rPr>
        <w:t>of</w:t>
      </w:r>
      <w:r>
        <w:rPr>
          <w:i/>
          <w:spacing w:val="-8"/>
          <w:w w:val="105"/>
          <w:sz w:val="20"/>
        </w:rPr>
        <w:t xml:space="preserve"> </w:t>
      </w:r>
      <w:r>
        <w:rPr>
          <w:i/>
          <w:w w:val="105"/>
          <w:sz w:val="20"/>
        </w:rPr>
        <w:t>the</w:t>
      </w:r>
      <w:r>
        <w:rPr>
          <w:i/>
          <w:spacing w:val="-8"/>
          <w:w w:val="105"/>
          <w:sz w:val="20"/>
        </w:rPr>
        <w:t xml:space="preserve"> </w:t>
      </w:r>
      <w:r>
        <w:rPr>
          <w:i/>
          <w:w w:val="105"/>
          <w:sz w:val="20"/>
        </w:rPr>
        <w:t>European</w:t>
      </w:r>
      <w:r>
        <w:rPr>
          <w:i/>
          <w:spacing w:val="-8"/>
          <w:w w:val="105"/>
          <w:sz w:val="20"/>
        </w:rPr>
        <w:t xml:space="preserve"> </w:t>
      </w:r>
      <w:r>
        <w:rPr>
          <w:i/>
          <w:w w:val="105"/>
          <w:sz w:val="20"/>
        </w:rPr>
        <w:t xml:space="preserve">Economic Association </w:t>
      </w:r>
      <w:r>
        <w:rPr>
          <w:w w:val="105"/>
          <w:sz w:val="20"/>
        </w:rPr>
        <w:t xml:space="preserve">19.1 (Feb. 2021), pp. 620–663. </w:t>
      </w:r>
      <w:proofErr w:type="spellStart"/>
      <w:r>
        <w:rPr>
          <w:w w:val="105"/>
          <w:sz w:val="20"/>
        </w:rPr>
        <w:t>doi</w:t>
      </w:r>
      <w:proofErr w:type="spellEnd"/>
      <w:r>
        <w:rPr>
          <w:w w:val="105"/>
          <w:sz w:val="20"/>
        </w:rPr>
        <w:t xml:space="preserve">: </w:t>
      </w:r>
      <w:hyperlink r:id="rId186">
        <w:r>
          <w:rPr>
            <w:color w:val="0000FF"/>
            <w:w w:val="105"/>
            <w:sz w:val="20"/>
          </w:rPr>
          <w:t>10.1093/jeea/jvaa025</w:t>
        </w:r>
      </w:hyperlink>
      <w:r>
        <w:rPr>
          <w:w w:val="105"/>
          <w:sz w:val="20"/>
        </w:rPr>
        <w:t xml:space="preserve">. url: </w:t>
      </w:r>
      <w:hyperlink r:id="rId187">
        <w:r>
          <w:rPr>
            <w:color w:val="0000FF"/>
            <w:w w:val="105"/>
            <w:sz w:val="20"/>
          </w:rPr>
          <w:t>https://doi.org/10.1093/</w:t>
        </w:r>
      </w:hyperlink>
      <w:r>
        <w:rPr>
          <w:color w:val="0000FF"/>
          <w:w w:val="105"/>
          <w:sz w:val="20"/>
        </w:rPr>
        <w:t xml:space="preserve"> </w:t>
      </w:r>
      <w:hyperlink r:id="rId188">
        <w:proofErr w:type="spellStart"/>
        <w:r>
          <w:rPr>
            <w:color w:val="0000FF"/>
            <w:spacing w:val="-2"/>
            <w:w w:val="105"/>
            <w:sz w:val="20"/>
          </w:rPr>
          <w:t>jeea</w:t>
        </w:r>
        <w:proofErr w:type="spellEnd"/>
        <w:r>
          <w:rPr>
            <w:color w:val="0000FF"/>
            <w:spacing w:val="-2"/>
            <w:w w:val="105"/>
            <w:sz w:val="20"/>
          </w:rPr>
          <w:t>/jvaa025</w:t>
        </w:r>
      </w:hyperlink>
      <w:r>
        <w:rPr>
          <w:spacing w:val="-2"/>
          <w:w w:val="105"/>
          <w:sz w:val="20"/>
        </w:rPr>
        <w:t>.</w:t>
      </w:r>
    </w:p>
    <w:p w14:paraId="5936605F" w14:textId="77777777" w:rsidR="00620CF6" w:rsidRDefault="00000000">
      <w:pPr>
        <w:pStyle w:val="ListParagraph"/>
        <w:numPr>
          <w:ilvl w:val="0"/>
          <w:numId w:val="1"/>
        </w:numPr>
        <w:tabs>
          <w:tab w:val="left" w:pos="726"/>
        </w:tabs>
        <w:spacing w:before="77" w:line="355" w:lineRule="auto"/>
        <w:ind w:hanging="510"/>
        <w:jc w:val="both"/>
        <w:rPr>
          <w:sz w:val="20"/>
        </w:rPr>
      </w:pPr>
      <w:bookmarkStart w:id="862" w:name="_bookmark182"/>
      <w:bookmarkEnd w:id="862"/>
      <w:r>
        <w:rPr>
          <w:sz w:val="20"/>
        </w:rPr>
        <w:t>Philipp</w:t>
      </w:r>
      <w:r>
        <w:rPr>
          <w:spacing w:val="-4"/>
          <w:sz w:val="20"/>
        </w:rPr>
        <w:t xml:space="preserve"> </w:t>
      </w:r>
      <w:proofErr w:type="spellStart"/>
      <w:r>
        <w:rPr>
          <w:sz w:val="20"/>
        </w:rPr>
        <w:t>Genschel</w:t>
      </w:r>
      <w:proofErr w:type="spellEnd"/>
      <w:r>
        <w:rPr>
          <w:spacing w:val="-4"/>
          <w:sz w:val="20"/>
        </w:rPr>
        <w:t xml:space="preserve"> </w:t>
      </w:r>
      <w:r>
        <w:rPr>
          <w:sz w:val="20"/>
        </w:rPr>
        <w:t>and</w:t>
      </w:r>
      <w:r>
        <w:rPr>
          <w:spacing w:val="-4"/>
          <w:sz w:val="20"/>
        </w:rPr>
        <w:t xml:space="preserve"> </w:t>
      </w:r>
      <w:r>
        <w:rPr>
          <w:sz w:val="20"/>
        </w:rPr>
        <w:t>Laura</w:t>
      </w:r>
      <w:r>
        <w:rPr>
          <w:spacing w:val="-4"/>
          <w:sz w:val="20"/>
        </w:rPr>
        <w:t xml:space="preserve"> </w:t>
      </w:r>
      <w:proofErr w:type="spellStart"/>
      <w:r>
        <w:rPr>
          <w:sz w:val="20"/>
        </w:rPr>
        <w:t>Seelkopf</w:t>
      </w:r>
      <w:proofErr w:type="spellEnd"/>
      <w:r>
        <w:rPr>
          <w:sz w:val="20"/>
        </w:rPr>
        <w:t>.</w:t>
      </w:r>
      <w:r>
        <w:rPr>
          <w:spacing w:val="-4"/>
          <w:sz w:val="20"/>
        </w:rPr>
        <w:t xml:space="preserve"> </w:t>
      </w:r>
      <w:r>
        <w:rPr>
          <w:i/>
          <w:sz w:val="20"/>
        </w:rPr>
        <w:t>Tax</w:t>
      </w:r>
      <w:r>
        <w:rPr>
          <w:i/>
          <w:spacing w:val="-1"/>
          <w:sz w:val="20"/>
        </w:rPr>
        <w:t xml:space="preserve"> </w:t>
      </w:r>
      <w:r>
        <w:rPr>
          <w:i/>
          <w:sz w:val="20"/>
        </w:rPr>
        <w:t>Introduction</w:t>
      </w:r>
      <w:r>
        <w:rPr>
          <w:i/>
          <w:spacing w:val="-1"/>
          <w:sz w:val="20"/>
        </w:rPr>
        <w:t xml:space="preserve"> </w:t>
      </w:r>
      <w:r>
        <w:rPr>
          <w:i/>
          <w:sz w:val="20"/>
        </w:rPr>
        <w:t>Database</w:t>
      </w:r>
      <w:r>
        <w:rPr>
          <w:sz w:val="20"/>
        </w:rPr>
        <w:t>.</w:t>
      </w:r>
      <w:r>
        <w:rPr>
          <w:spacing w:val="-4"/>
          <w:sz w:val="20"/>
        </w:rPr>
        <w:t xml:space="preserve"> </w:t>
      </w:r>
      <w:r>
        <w:rPr>
          <w:sz w:val="20"/>
        </w:rPr>
        <w:t>European</w:t>
      </w:r>
      <w:r>
        <w:rPr>
          <w:spacing w:val="-4"/>
          <w:sz w:val="20"/>
        </w:rPr>
        <w:t xml:space="preserve"> </w:t>
      </w:r>
      <w:r>
        <w:rPr>
          <w:sz w:val="20"/>
        </w:rPr>
        <w:t>University</w:t>
      </w:r>
      <w:r>
        <w:rPr>
          <w:spacing w:val="-4"/>
          <w:sz w:val="20"/>
        </w:rPr>
        <w:t xml:space="preserve"> </w:t>
      </w:r>
      <w:r>
        <w:rPr>
          <w:sz w:val="20"/>
        </w:rPr>
        <w:t>Institute.</w:t>
      </w:r>
      <w:r>
        <w:rPr>
          <w:spacing w:val="-4"/>
          <w:sz w:val="20"/>
        </w:rPr>
        <w:t xml:space="preserve"> </w:t>
      </w:r>
      <w:r>
        <w:rPr>
          <w:sz w:val="20"/>
        </w:rPr>
        <w:t>June 2019.</w:t>
      </w:r>
      <w:r>
        <w:rPr>
          <w:spacing w:val="40"/>
          <w:sz w:val="20"/>
        </w:rPr>
        <w:t xml:space="preserve"> </w:t>
      </w:r>
      <w:r>
        <w:rPr>
          <w:sz w:val="20"/>
        </w:rPr>
        <w:t>url:</w:t>
      </w:r>
      <w:r>
        <w:rPr>
          <w:spacing w:val="40"/>
          <w:sz w:val="20"/>
        </w:rPr>
        <w:t xml:space="preserve"> </w:t>
      </w:r>
      <w:hyperlink r:id="rId189">
        <w:r>
          <w:rPr>
            <w:color w:val="0000FF"/>
            <w:sz w:val="20"/>
          </w:rPr>
          <w:t>http://tid.seelkopf.eu/tidData.php</w:t>
        </w:r>
      </w:hyperlink>
      <w:r>
        <w:rPr>
          <w:color w:val="0000FF"/>
          <w:spacing w:val="40"/>
          <w:sz w:val="20"/>
        </w:rPr>
        <w:t xml:space="preserve"> </w:t>
      </w:r>
      <w:r>
        <w:rPr>
          <w:sz w:val="20"/>
        </w:rPr>
        <w:t>(visited</w:t>
      </w:r>
      <w:r>
        <w:rPr>
          <w:spacing w:val="40"/>
          <w:sz w:val="20"/>
        </w:rPr>
        <w:t xml:space="preserve"> </w:t>
      </w:r>
      <w:r>
        <w:rPr>
          <w:sz w:val="20"/>
        </w:rPr>
        <w:t>on</w:t>
      </w:r>
      <w:r>
        <w:rPr>
          <w:spacing w:val="40"/>
          <w:sz w:val="20"/>
        </w:rPr>
        <w:t xml:space="preserve"> </w:t>
      </w:r>
      <w:r>
        <w:rPr>
          <w:sz w:val="20"/>
        </w:rPr>
        <w:t>03/17/2022).</w:t>
      </w:r>
    </w:p>
    <w:p w14:paraId="161BF47B" w14:textId="77777777" w:rsidR="00620CF6" w:rsidRDefault="00000000">
      <w:pPr>
        <w:pStyle w:val="ListParagraph"/>
        <w:numPr>
          <w:ilvl w:val="0"/>
          <w:numId w:val="1"/>
        </w:numPr>
        <w:tabs>
          <w:tab w:val="left" w:pos="726"/>
        </w:tabs>
        <w:spacing w:before="78" w:line="355" w:lineRule="auto"/>
        <w:ind w:hanging="510"/>
        <w:jc w:val="both"/>
        <w:rPr>
          <w:sz w:val="20"/>
        </w:rPr>
      </w:pPr>
      <w:bookmarkStart w:id="863" w:name="_bookmark183"/>
      <w:bookmarkEnd w:id="863"/>
      <w:r>
        <w:rPr>
          <w:sz w:val="20"/>
        </w:rPr>
        <w:t xml:space="preserve">Global Property Guide. </w:t>
      </w:r>
      <w:r>
        <w:rPr>
          <w:i/>
          <w:sz w:val="20"/>
        </w:rPr>
        <w:t>Inheritance Tax and Inheritance Law in Chile</w:t>
      </w:r>
      <w:r>
        <w:rPr>
          <w:sz w:val="20"/>
        </w:rPr>
        <w:t xml:space="preserve">. Sept. 2021. url: </w:t>
      </w:r>
      <w:hyperlink r:id="rId190">
        <w:r>
          <w:rPr>
            <w:color w:val="0000FF"/>
            <w:sz w:val="20"/>
          </w:rPr>
          <w:t>https://www.</w:t>
        </w:r>
      </w:hyperlink>
      <w:r>
        <w:rPr>
          <w:color w:val="0000FF"/>
          <w:sz w:val="20"/>
        </w:rPr>
        <w:t xml:space="preserve"> </w:t>
      </w:r>
      <w:hyperlink r:id="rId191">
        <w:r>
          <w:rPr>
            <w:color w:val="0000FF"/>
            <w:sz w:val="20"/>
          </w:rPr>
          <w:t>globalpropertyguide.com/Latin-America/Chile/Inheritance</w:t>
        </w:r>
      </w:hyperlink>
      <w:r>
        <w:rPr>
          <w:color w:val="0000FF"/>
          <w:sz w:val="20"/>
        </w:rPr>
        <w:t xml:space="preserve"> </w:t>
      </w:r>
      <w:r>
        <w:rPr>
          <w:sz w:val="20"/>
        </w:rPr>
        <w:t>(visited on 05/29/2023).</w:t>
      </w:r>
    </w:p>
    <w:p w14:paraId="497ECF9A" w14:textId="77777777" w:rsidR="00620CF6" w:rsidRDefault="00000000">
      <w:pPr>
        <w:pStyle w:val="ListParagraph"/>
        <w:numPr>
          <w:ilvl w:val="0"/>
          <w:numId w:val="1"/>
        </w:numPr>
        <w:tabs>
          <w:tab w:val="left" w:pos="725"/>
        </w:tabs>
        <w:spacing w:before="78"/>
        <w:ind w:left="725" w:right="0" w:hanging="509"/>
        <w:jc w:val="both"/>
        <w:rPr>
          <w:sz w:val="20"/>
        </w:rPr>
      </w:pPr>
      <w:bookmarkStart w:id="864" w:name="_bookmark184"/>
      <w:bookmarkEnd w:id="864"/>
      <w:r>
        <w:rPr>
          <w:w w:val="105"/>
          <w:sz w:val="20"/>
        </w:rPr>
        <w:t>Global</w:t>
      </w:r>
      <w:r>
        <w:rPr>
          <w:spacing w:val="22"/>
          <w:w w:val="105"/>
          <w:sz w:val="20"/>
        </w:rPr>
        <w:t xml:space="preserve"> </w:t>
      </w:r>
      <w:r>
        <w:rPr>
          <w:w w:val="105"/>
          <w:sz w:val="20"/>
        </w:rPr>
        <w:t>Property</w:t>
      </w:r>
      <w:r>
        <w:rPr>
          <w:spacing w:val="23"/>
          <w:w w:val="105"/>
          <w:sz w:val="20"/>
        </w:rPr>
        <w:t xml:space="preserve"> </w:t>
      </w:r>
      <w:r>
        <w:rPr>
          <w:w w:val="105"/>
          <w:sz w:val="20"/>
        </w:rPr>
        <w:t>Guide.</w:t>
      </w:r>
      <w:r>
        <w:rPr>
          <w:spacing w:val="23"/>
          <w:w w:val="105"/>
          <w:sz w:val="20"/>
        </w:rPr>
        <w:t xml:space="preserve"> </w:t>
      </w:r>
      <w:r>
        <w:rPr>
          <w:i/>
          <w:w w:val="105"/>
          <w:sz w:val="20"/>
        </w:rPr>
        <w:t>Inheritance</w:t>
      </w:r>
      <w:r>
        <w:rPr>
          <w:i/>
          <w:spacing w:val="29"/>
          <w:w w:val="105"/>
          <w:sz w:val="20"/>
        </w:rPr>
        <w:t xml:space="preserve"> </w:t>
      </w:r>
      <w:r>
        <w:rPr>
          <w:i/>
          <w:w w:val="105"/>
          <w:sz w:val="20"/>
        </w:rPr>
        <w:t>Tax</w:t>
      </w:r>
      <w:r>
        <w:rPr>
          <w:i/>
          <w:spacing w:val="29"/>
          <w:w w:val="105"/>
          <w:sz w:val="20"/>
        </w:rPr>
        <w:t xml:space="preserve"> </w:t>
      </w:r>
      <w:r>
        <w:rPr>
          <w:i/>
          <w:w w:val="105"/>
          <w:sz w:val="20"/>
        </w:rPr>
        <w:t>and</w:t>
      </w:r>
      <w:r>
        <w:rPr>
          <w:i/>
          <w:spacing w:val="28"/>
          <w:w w:val="105"/>
          <w:sz w:val="20"/>
        </w:rPr>
        <w:t xml:space="preserve"> </w:t>
      </w:r>
      <w:r>
        <w:rPr>
          <w:i/>
          <w:w w:val="105"/>
          <w:sz w:val="20"/>
        </w:rPr>
        <w:t>Inheritance</w:t>
      </w:r>
      <w:r>
        <w:rPr>
          <w:i/>
          <w:spacing w:val="29"/>
          <w:w w:val="105"/>
          <w:sz w:val="20"/>
        </w:rPr>
        <w:t xml:space="preserve"> </w:t>
      </w:r>
      <w:r>
        <w:rPr>
          <w:i/>
          <w:w w:val="105"/>
          <w:sz w:val="20"/>
        </w:rPr>
        <w:t>Law</w:t>
      </w:r>
      <w:r>
        <w:rPr>
          <w:i/>
          <w:spacing w:val="29"/>
          <w:w w:val="105"/>
          <w:sz w:val="20"/>
        </w:rPr>
        <w:t xml:space="preserve"> </w:t>
      </w:r>
      <w:r>
        <w:rPr>
          <w:i/>
          <w:w w:val="105"/>
          <w:sz w:val="20"/>
        </w:rPr>
        <w:t>in</w:t>
      </w:r>
      <w:r>
        <w:rPr>
          <w:i/>
          <w:spacing w:val="28"/>
          <w:w w:val="105"/>
          <w:sz w:val="20"/>
        </w:rPr>
        <w:t xml:space="preserve"> </w:t>
      </w:r>
      <w:r>
        <w:rPr>
          <w:i/>
          <w:w w:val="105"/>
          <w:sz w:val="20"/>
        </w:rPr>
        <w:t>Sri</w:t>
      </w:r>
      <w:r>
        <w:rPr>
          <w:i/>
          <w:spacing w:val="29"/>
          <w:w w:val="105"/>
          <w:sz w:val="20"/>
        </w:rPr>
        <w:t xml:space="preserve"> </w:t>
      </w:r>
      <w:r>
        <w:rPr>
          <w:i/>
          <w:w w:val="105"/>
          <w:sz w:val="20"/>
        </w:rPr>
        <w:t>Lanka</w:t>
      </w:r>
      <w:r>
        <w:rPr>
          <w:w w:val="105"/>
          <w:sz w:val="20"/>
        </w:rPr>
        <w:t>.</w:t>
      </w:r>
      <w:r>
        <w:rPr>
          <w:spacing w:val="23"/>
          <w:w w:val="105"/>
          <w:sz w:val="20"/>
        </w:rPr>
        <w:t xml:space="preserve"> </w:t>
      </w:r>
      <w:r>
        <w:rPr>
          <w:w w:val="105"/>
          <w:sz w:val="20"/>
        </w:rPr>
        <w:t>Jan.</w:t>
      </w:r>
      <w:r>
        <w:rPr>
          <w:spacing w:val="23"/>
          <w:w w:val="105"/>
          <w:sz w:val="20"/>
        </w:rPr>
        <w:t xml:space="preserve"> </w:t>
      </w:r>
      <w:r>
        <w:rPr>
          <w:w w:val="105"/>
          <w:sz w:val="20"/>
        </w:rPr>
        <w:t>2021.</w:t>
      </w:r>
      <w:r>
        <w:rPr>
          <w:spacing w:val="23"/>
          <w:w w:val="105"/>
          <w:sz w:val="20"/>
        </w:rPr>
        <w:t xml:space="preserve"> </w:t>
      </w:r>
      <w:r>
        <w:rPr>
          <w:w w:val="105"/>
          <w:sz w:val="20"/>
        </w:rPr>
        <w:t>url:</w:t>
      </w:r>
      <w:r>
        <w:rPr>
          <w:spacing w:val="23"/>
          <w:w w:val="105"/>
          <w:sz w:val="20"/>
        </w:rPr>
        <w:t xml:space="preserve"> </w:t>
      </w:r>
      <w:hyperlink r:id="rId192">
        <w:r>
          <w:rPr>
            <w:color w:val="0000FF"/>
            <w:spacing w:val="-2"/>
            <w:w w:val="105"/>
            <w:sz w:val="20"/>
          </w:rPr>
          <w:t>https:</w:t>
        </w:r>
      </w:hyperlink>
    </w:p>
    <w:p w14:paraId="20EF1446" w14:textId="77777777" w:rsidR="00620CF6" w:rsidRDefault="00000000">
      <w:pPr>
        <w:pStyle w:val="BodyText"/>
        <w:spacing w:before="129"/>
        <w:ind w:left="726"/>
        <w:jc w:val="both"/>
      </w:pPr>
      <w:hyperlink r:id="rId193">
        <w:r>
          <w:rPr>
            <w:color w:val="0000FF"/>
            <w:spacing w:val="-2"/>
          </w:rPr>
          <w:t>//www.globalpropertyguide.com/Asia/Sri-Lanka/Inheritance</w:t>
        </w:r>
      </w:hyperlink>
      <w:r>
        <w:rPr>
          <w:color w:val="0000FF"/>
          <w:spacing w:val="25"/>
        </w:rPr>
        <w:t xml:space="preserve"> </w:t>
      </w:r>
      <w:r>
        <w:rPr>
          <w:spacing w:val="-2"/>
        </w:rPr>
        <w:t>(visited</w:t>
      </w:r>
      <w:r>
        <w:rPr>
          <w:spacing w:val="26"/>
        </w:rPr>
        <w:t xml:space="preserve"> </w:t>
      </w:r>
      <w:r>
        <w:rPr>
          <w:spacing w:val="-2"/>
        </w:rPr>
        <w:t>on</w:t>
      </w:r>
      <w:r>
        <w:rPr>
          <w:spacing w:val="26"/>
        </w:rPr>
        <w:t xml:space="preserve"> </w:t>
      </w:r>
      <w:r>
        <w:rPr>
          <w:spacing w:val="-2"/>
        </w:rPr>
        <w:t>05/29/2023).</w:t>
      </w:r>
    </w:p>
    <w:p w14:paraId="0EE9864B" w14:textId="77777777" w:rsidR="00620CF6" w:rsidRDefault="00000000">
      <w:pPr>
        <w:pStyle w:val="ListParagraph"/>
        <w:numPr>
          <w:ilvl w:val="0"/>
          <w:numId w:val="1"/>
        </w:numPr>
        <w:tabs>
          <w:tab w:val="left" w:pos="726"/>
        </w:tabs>
        <w:spacing w:before="209" w:line="355" w:lineRule="auto"/>
        <w:ind w:hanging="510"/>
        <w:jc w:val="both"/>
        <w:rPr>
          <w:sz w:val="20"/>
        </w:rPr>
      </w:pPr>
      <w:bookmarkStart w:id="865" w:name="_bookmark185"/>
      <w:bookmarkEnd w:id="865"/>
      <w:r>
        <w:rPr>
          <w:sz w:val="20"/>
        </w:rPr>
        <w:t xml:space="preserve">Sebastián Guerrero. </w:t>
      </w:r>
      <w:r>
        <w:rPr>
          <w:i/>
          <w:sz w:val="20"/>
        </w:rPr>
        <w:t>Chile: International Estate Planning Guide: Individual Tax and Private Client Committee</w:t>
      </w:r>
      <w:r>
        <w:rPr>
          <w:sz w:val="20"/>
        </w:rPr>
        <w:t xml:space="preserve">. May 2021. url: </w:t>
      </w:r>
      <w:hyperlink r:id="rId194">
        <w:r>
          <w:rPr>
            <w:color w:val="0000FF"/>
            <w:sz w:val="20"/>
          </w:rPr>
          <w:t>https://www.ibanet.org/document?id=International-estate-planning-</w:t>
        </w:r>
      </w:hyperlink>
      <w:r>
        <w:rPr>
          <w:color w:val="0000FF"/>
          <w:sz w:val="20"/>
        </w:rPr>
        <w:t xml:space="preserve"> </w:t>
      </w:r>
      <w:hyperlink r:id="rId195">
        <w:r>
          <w:rPr>
            <w:color w:val="0000FF"/>
            <w:sz w:val="20"/>
          </w:rPr>
          <w:t>guide-Chile-2021</w:t>
        </w:r>
      </w:hyperlink>
      <w:r>
        <w:rPr>
          <w:color w:val="0000FF"/>
          <w:sz w:val="20"/>
        </w:rPr>
        <w:t xml:space="preserve"> </w:t>
      </w:r>
      <w:r>
        <w:rPr>
          <w:sz w:val="20"/>
        </w:rPr>
        <w:t>(visited on 01/02/2023).</w:t>
      </w:r>
    </w:p>
    <w:p w14:paraId="2FD19BF3" w14:textId="77777777" w:rsidR="00620CF6" w:rsidRDefault="00000000">
      <w:pPr>
        <w:pStyle w:val="ListParagraph"/>
        <w:numPr>
          <w:ilvl w:val="0"/>
          <w:numId w:val="1"/>
        </w:numPr>
        <w:tabs>
          <w:tab w:val="left" w:pos="726"/>
        </w:tabs>
        <w:spacing w:before="77" w:line="355" w:lineRule="auto"/>
        <w:ind w:hanging="510"/>
        <w:jc w:val="both"/>
        <w:rPr>
          <w:sz w:val="20"/>
        </w:rPr>
      </w:pPr>
      <w:bookmarkStart w:id="866" w:name="_bookmark186"/>
      <w:bookmarkEnd w:id="866"/>
      <w:r>
        <w:rPr>
          <w:w w:val="105"/>
          <w:sz w:val="20"/>
        </w:rPr>
        <w:t>HM</w:t>
      </w:r>
      <w:r>
        <w:rPr>
          <w:spacing w:val="-14"/>
          <w:w w:val="105"/>
          <w:sz w:val="20"/>
        </w:rPr>
        <w:t xml:space="preserve"> </w:t>
      </w:r>
      <w:r>
        <w:rPr>
          <w:w w:val="105"/>
          <w:sz w:val="20"/>
        </w:rPr>
        <w:t>Revenue</w:t>
      </w:r>
      <w:r>
        <w:rPr>
          <w:spacing w:val="-13"/>
          <w:w w:val="105"/>
          <w:sz w:val="20"/>
        </w:rPr>
        <w:t xml:space="preserve"> </w:t>
      </w:r>
      <w:r>
        <w:rPr>
          <w:w w:val="105"/>
          <w:sz w:val="20"/>
        </w:rPr>
        <w:t>and</w:t>
      </w:r>
      <w:r>
        <w:rPr>
          <w:spacing w:val="-3"/>
          <w:w w:val="105"/>
          <w:sz w:val="20"/>
        </w:rPr>
        <w:t xml:space="preserve"> </w:t>
      </w:r>
      <w:r>
        <w:rPr>
          <w:w w:val="105"/>
          <w:sz w:val="20"/>
        </w:rPr>
        <w:t xml:space="preserve">Customs. </w:t>
      </w:r>
      <w:r>
        <w:rPr>
          <w:i/>
          <w:w w:val="105"/>
          <w:sz w:val="20"/>
        </w:rPr>
        <w:t>Inheritance</w:t>
      </w:r>
      <w:r>
        <w:rPr>
          <w:i/>
          <w:spacing w:val="26"/>
          <w:w w:val="105"/>
          <w:sz w:val="20"/>
        </w:rPr>
        <w:t xml:space="preserve"> </w:t>
      </w:r>
      <w:r>
        <w:rPr>
          <w:i/>
          <w:w w:val="105"/>
          <w:sz w:val="20"/>
        </w:rPr>
        <w:t>Tax</w:t>
      </w:r>
      <w:r>
        <w:rPr>
          <w:i/>
          <w:spacing w:val="26"/>
          <w:w w:val="105"/>
          <w:sz w:val="20"/>
        </w:rPr>
        <w:t xml:space="preserve"> </w:t>
      </w:r>
      <w:r>
        <w:rPr>
          <w:i/>
          <w:w w:val="105"/>
          <w:sz w:val="20"/>
        </w:rPr>
        <w:t>Thresholds</w:t>
      </w:r>
      <w:r>
        <w:rPr>
          <w:w w:val="105"/>
          <w:sz w:val="20"/>
        </w:rPr>
        <w:t xml:space="preserve">. Apr. 2016. url: </w:t>
      </w:r>
      <w:hyperlink r:id="rId196">
        <w:r>
          <w:rPr>
            <w:color w:val="0000FF"/>
            <w:w w:val="105"/>
            <w:sz w:val="20"/>
          </w:rPr>
          <w:t>https</w:t>
        </w:r>
        <w:r>
          <w:rPr>
            <w:color w:val="0000FF"/>
            <w:spacing w:val="-14"/>
            <w:w w:val="105"/>
            <w:sz w:val="20"/>
          </w:rPr>
          <w:t xml:space="preserve"> </w:t>
        </w:r>
        <w:r>
          <w:rPr>
            <w:color w:val="0000FF"/>
            <w:w w:val="105"/>
            <w:sz w:val="20"/>
          </w:rPr>
          <w:t>:</w:t>
        </w:r>
        <w:r>
          <w:rPr>
            <w:color w:val="0000FF"/>
            <w:spacing w:val="-13"/>
            <w:w w:val="105"/>
            <w:sz w:val="20"/>
          </w:rPr>
          <w:t xml:space="preserve"> </w:t>
        </w:r>
        <w:r>
          <w:rPr>
            <w:color w:val="0000FF"/>
            <w:spacing w:val="10"/>
            <w:w w:val="105"/>
            <w:sz w:val="20"/>
          </w:rPr>
          <w:t>//www</w:t>
        </w:r>
        <w:r>
          <w:rPr>
            <w:color w:val="0000FF"/>
            <w:spacing w:val="-13"/>
            <w:w w:val="105"/>
            <w:sz w:val="20"/>
          </w:rPr>
          <w:t xml:space="preserve"> </w:t>
        </w:r>
        <w:r>
          <w:rPr>
            <w:color w:val="0000FF"/>
            <w:w w:val="105"/>
            <w:sz w:val="20"/>
          </w:rPr>
          <w:t>.gov</w:t>
        </w:r>
        <w:r>
          <w:rPr>
            <w:color w:val="0000FF"/>
            <w:spacing w:val="-13"/>
            <w:w w:val="105"/>
            <w:sz w:val="20"/>
          </w:rPr>
          <w:t xml:space="preserve"> </w:t>
        </w:r>
        <w:r>
          <w:rPr>
            <w:color w:val="0000FF"/>
            <w:w w:val="105"/>
            <w:sz w:val="20"/>
          </w:rPr>
          <w:t>.</w:t>
        </w:r>
        <w:proofErr w:type="spellStart"/>
        <w:r>
          <w:rPr>
            <w:color w:val="0000FF"/>
            <w:w w:val="105"/>
            <w:sz w:val="20"/>
          </w:rPr>
          <w:t>uk</w:t>
        </w:r>
        <w:proofErr w:type="spellEnd"/>
        <w:r>
          <w:rPr>
            <w:color w:val="0000FF"/>
            <w:spacing w:val="-13"/>
            <w:w w:val="105"/>
            <w:sz w:val="20"/>
          </w:rPr>
          <w:t xml:space="preserve"> </w:t>
        </w:r>
        <w:r>
          <w:rPr>
            <w:color w:val="0000FF"/>
            <w:w w:val="125"/>
            <w:sz w:val="20"/>
          </w:rPr>
          <w:t>/</w:t>
        </w:r>
      </w:hyperlink>
      <w:r>
        <w:rPr>
          <w:color w:val="0000FF"/>
          <w:w w:val="125"/>
          <w:sz w:val="20"/>
        </w:rPr>
        <w:t xml:space="preserve"> </w:t>
      </w:r>
      <w:hyperlink r:id="rId197">
        <w:r>
          <w:rPr>
            <w:color w:val="0000FF"/>
            <w:sz w:val="20"/>
          </w:rPr>
          <w:t>government</w:t>
        </w:r>
        <w:r>
          <w:rPr>
            <w:color w:val="0000FF"/>
            <w:spacing w:val="-13"/>
            <w:sz w:val="20"/>
          </w:rPr>
          <w:t xml:space="preserve"> </w:t>
        </w:r>
        <w:r>
          <w:rPr>
            <w:color w:val="0000FF"/>
            <w:sz w:val="20"/>
          </w:rPr>
          <w:t>/</w:t>
        </w:r>
        <w:r>
          <w:rPr>
            <w:color w:val="0000FF"/>
            <w:spacing w:val="-12"/>
            <w:sz w:val="20"/>
          </w:rPr>
          <w:t xml:space="preserve"> </w:t>
        </w:r>
        <w:r>
          <w:rPr>
            <w:color w:val="0000FF"/>
            <w:sz w:val="20"/>
          </w:rPr>
          <w:t>publications</w:t>
        </w:r>
        <w:r>
          <w:rPr>
            <w:color w:val="0000FF"/>
            <w:spacing w:val="-13"/>
            <w:sz w:val="20"/>
          </w:rPr>
          <w:t xml:space="preserve"> </w:t>
        </w:r>
        <w:r>
          <w:rPr>
            <w:color w:val="0000FF"/>
            <w:sz w:val="20"/>
          </w:rPr>
          <w:t>/</w:t>
        </w:r>
        <w:r>
          <w:rPr>
            <w:color w:val="0000FF"/>
            <w:spacing w:val="-12"/>
            <w:sz w:val="20"/>
          </w:rPr>
          <w:t xml:space="preserve"> </w:t>
        </w:r>
        <w:r>
          <w:rPr>
            <w:color w:val="0000FF"/>
            <w:sz w:val="20"/>
          </w:rPr>
          <w:t>rates</w:t>
        </w:r>
        <w:r>
          <w:rPr>
            <w:color w:val="0000FF"/>
            <w:spacing w:val="-13"/>
            <w:sz w:val="20"/>
          </w:rPr>
          <w:t xml:space="preserve"> </w:t>
        </w:r>
        <w:r>
          <w:rPr>
            <w:color w:val="0000FF"/>
            <w:sz w:val="20"/>
          </w:rPr>
          <w:t>-</w:t>
        </w:r>
        <w:r>
          <w:rPr>
            <w:color w:val="0000FF"/>
            <w:spacing w:val="-12"/>
            <w:sz w:val="20"/>
          </w:rPr>
          <w:t xml:space="preserve"> </w:t>
        </w:r>
        <w:r>
          <w:rPr>
            <w:color w:val="0000FF"/>
            <w:sz w:val="20"/>
          </w:rPr>
          <w:t>and</w:t>
        </w:r>
        <w:r>
          <w:rPr>
            <w:color w:val="0000FF"/>
            <w:spacing w:val="-13"/>
            <w:sz w:val="20"/>
          </w:rPr>
          <w:t xml:space="preserve"> </w:t>
        </w:r>
        <w:r>
          <w:rPr>
            <w:color w:val="0000FF"/>
            <w:sz w:val="20"/>
          </w:rPr>
          <w:t>-</w:t>
        </w:r>
        <w:r>
          <w:rPr>
            <w:color w:val="0000FF"/>
            <w:spacing w:val="-12"/>
            <w:sz w:val="20"/>
          </w:rPr>
          <w:t xml:space="preserve"> </w:t>
        </w:r>
        <w:r>
          <w:rPr>
            <w:color w:val="0000FF"/>
            <w:sz w:val="20"/>
          </w:rPr>
          <w:t>allowances</w:t>
        </w:r>
        <w:r>
          <w:rPr>
            <w:color w:val="0000FF"/>
            <w:spacing w:val="-13"/>
            <w:sz w:val="20"/>
          </w:rPr>
          <w:t xml:space="preserve"> </w:t>
        </w:r>
        <w:r>
          <w:rPr>
            <w:color w:val="0000FF"/>
            <w:sz w:val="20"/>
          </w:rPr>
          <w:t>-</w:t>
        </w:r>
        <w:r>
          <w:rPr>
            <w:color w:val="0000FF"/>
            <w:spacing w:val="-6"/>
            <w:sz w:val="20"/>
          </w:rPr>
          <w:t xml:space="preserve"> </w:t>
        </w:r>
        <w:r>
          <w:rPr>
            <w:color w:val="0000FF"/>
            <w:sz w:val="20"/>
          </w:rPr>
          <w:t>inheritance</w:t>
        </w:r>
        <w:r>
          <w:rPr>
            <w:color w:val="0000FF"/>
            <w:spacing w:val="-13"/>
            <w:sz w:val="20"/>
          </w:rPr>
          <w:t xml:space="preserve"> </w:t>
        </w:r>
        <w:r>
          <w:rPr>
            <w:color w:val="0000FF"/>
            <w:sz w:val="20"/>
          </w:rPr>
          <w:t>-</w:t>
        </w:r>
        <w:r>
          <w:rPr>
            <w:color w:val="0000FF"/>
            <w:spacing w:val="-5"/>
            <w:sz w:val="20"/>
          </w:rPr>
          <w:t xml:space="preserve"> </w:t>
        </w:r>
        <w:r>
          <w:rPr>
            <w:color w:val="0000FF"/>
            <w:sz w:val="20"/>
          </w:rPr>
          <w:t>tax</w:t>
        </w:r>
        <w:r>
          <w:rPr>
            <w:color w:val="0000FF"/>
            <w:spacing w:val="-13"/>
            <w:sz w:val="20"/>
          </w:rPr>
          <w:t xml:space="preserve"> </w:t>
        </w:r>
        <w:r>
          <w:rPr>
            <w:color w:val="0000FF"/>
            <w:sz w:val="20"/>
          </w:rPr>
          <w:t>-</w:t>
        </w:r>
        <w:r>
          <w:rPr>
            <w:color w:val="0000FF"/>
            <w:spacing w:val="-5"/>
            <w:sz w:val="20"/>
          </w:rPr>
          <w:t xml:space="preserve"> </w:t>
        </w:r>
        <w:r>
          <w:rPr>
            <w:color w:val="0000FF"/>
            <w:sz w:val="20"/>
          </w:rPr>
          <w:t>thresholds</w:t>
        </w:r>
        <w:r>
          <w:rPr>
            <w:color w:val="0000FF"/>
            <w:spacing w:val="-13"/>
            <w:sz w:val="20"/>
          </w:rPr>
          <w:t xml:space="preserve"> </w:t>
        </w:r>
        <w:r>
          <w:rPr>
            <w:color w:val="0000FF"/>
            <w:sz w:val="20"/>
          </w:rPr>
          <w:t>/</w:t>
        </w:r>
        <w:r>
          <w:rPr>
            <w:color w:val="0000FF"/>
            <w:spacing w:val="-12"/>
            <w:sz w:val="20"/>
          </w:rPr>
          <w:t xml:space="preserve"> </w:t>
        </w:r>
        <w:r>
          <w:rPr>
            <w:color w:val="0000FF"/>
            <w:sz w:val="20"/>
          </w:rPr>
          <w:t>inheritance</w:t>
        </w:r>
        <w:r>
          <w:rPr>
            <w:color w:val="0000FF"/>
            <w:spacing w:val="-13"/>
            <w:sz w:val="20"/>
          </w:rPr>
          <w:t xml:space="preserve"> </w:t>
        </w:r>
        <w:r>
          <w:rPr>
            <w:color w:val="0000FF"/>
            <w:sz w:val="20"/>
          </w:rPr>
          <w:t>-</w:t>
        </w:r>
        <w:r>
          <w:rPr>
            <w:color w:val="0000FF"/>
            <w:spacing w:val="-5"/>
            <w:sz w:val="20"/>
          </w:rPr>
          <w:t xml:space="preserve"> </w:t>
        </w:r>
        <w:r>
          <w:rPr>
            <w:color w:val="0000FF"/>
            <w:sz w:val="20"/>
          </w:rPr>
          <w:t>tax</w:t>
        </w:r>
        <w:r>
          <w:rPr>
            <w:color w:val="0000FF"/>
            <w:spacing w:val="-13"/>
            <w:sz w:val="20"/>
          </w:rPr>
          <w:t xml:space="preserve"> </w:t>
        </w:r>
        <w:r>
          <w:rPr>
            <w:color w:val="0000FF"/>
            <w:sz w:val="20"/>
          </w:rPr>
          <w:t>-</w:t>
        </w:r>
      </w:hyperlink>
      <w:r>
        <w:rPr>
          <w:color w:val="0000FF"/>
          <w:sz w:val="20"/>
        </w:rPr>
        <w:t xml:space="preserve"> </w:t>
      </w:r>
      <w:hyperlink r:id="rId198">
        <w:r>
          <w:rPr>
            <w:color w:val="0000FF"/>
            <w:w w:val="105"/>
            <w:sz w:val="20"/>
          </w:rPr>
          <w:t>thresholds</w:t>
        </w:r>
      </w:hyperlink>
      <w:r>
        <w:rPr>
          <w:color w:val="0000FF"/>
          <w:w w:val="105"/>
          <w:sz w:val="20"/>
        </w:rPr>
        <w:t xml:space="preserve"> </w:t>
      </w:r>
      <w:r>
        <w:rPr>
          <w:w w:val="105"/>
          <w:sz w:val="20"/>
        </w:rPr>
        <w:t>(visited on 02/01/2022).</w:t>
      </w:r>
    </w:p>
    <w:p w14:paraId="175895AB" w14:textId="77777777" w:rsidR="00620CF6" w:rsidRDefault="00000000">
      <w:pPr>
        <w:pStyle w:val="ListParagraph"/>
        <w:numPr>
          <w:ilvl w:val="0"/>
          <w:numId w:val="1"/>
        </w:numPr>
        <w:tabs>
          <w:tab w:val="left" w:pos="726"/>
        </w:tabs>
        <w:spacing w:before="78" w:line="355" w:lineRule="auto"/>
        <w:ind w:hanging="510"/>
        <w:jc w:val="both"/>
        <w:rPr>
          <w:sz w:val="20"/>
        </w:rPr>
      </w:pPr>
      <w:bookmarkStart w:id="867" w:name="_bookmark187"/>
      <w:bookmarkEnd w:id="867"/>
      <w:r>
        <w:rPr>
          <w:sz w:val="20"/>
        </w:rPr>
        <w:t xml:space="preserve">Household Finance and Consumption Network. </w:t>
      </w:r>
      <w:r>
        <w:rPr>
          <w:i/>
          <w:sz w:val="20"/>
        </w:rPr>
        <w:t>Household Finance and Consumption Survey</w:t>
      </w:r>
      <w:r>
        <w:rPr>
          <w:sz w:val="20"/>
        </w:rPr>
        <w:t xml:space="preserve">. Euro- pean Central Bank. May 2021. url: </w:t>
      </w:r>
      <w:hyperlink r:id="rId199">
        <w:r>
          <w:rPr>
            <w:color w:val="0000FF"/>
            <w:sz w:val="20"/>
          </w:rPr>
          <w:t>https://www.ecb.europa.eu/pub/economic-research/research-</w:t>
        </w:r>
      </w:hyperlink>
      <w:r>
        <w:rPr>
          <w:color w:val="0000FF"/>
          <w:sz w:val="20"/>
        </w:rPr>
        <w:t xml:space="preserve"> </w:t>
      </w:r>
      <w:hyperlink r:id="rId200">
        <w:r>
          <w:rPr>
            <w:color w:val="0000FF"/>
            <w:sz w:val="20"/>
          </w:rPr>
          <w:t>networks/html/researcher_hfcn.en.html</w:t>
        </w:r>
      </w:hyperlink>
      <w:r>
        <w:rPr>
          <w:color w:val="0000FF"/>
          <w:sz w:val="20"/>
        </w:rPr>
        <w:t xml:space="preserve"> </w:t>
      </w:r>
      <w:r>
        <w:rPr>
          <w:sz w:val="20"/>
        </w:rPr>
        <w:t>(visited on 07/12/2022).</w:t>
      </w:r>
    </w:p>
    <w:p w14:paraId="3C72732C" w14:textId="77777777" w:rsidR="00620CF6" w:rsidRDefault="00000000">
      <w:pPr>
        <w:pStyle w:val="ListParagraph"/>
        <w:numPr>
          <w:ilvl w:val="0"/>
          <w:numId w:val="1"/>
        </w:numPr>
        <w:tabs>
          <w:tab w:val="left" w:pos="726"/>
        </w:tabs>
        <w:spacing w:before="77" w:line="355" w:lineRule="auto"/>
        <w:ind w:hanging="510"/>
        <w:jc w:val="both"/>
        <w:rPr>
          <w:sz w:val="20"/>
        </w:rPr>
      </w:pPr>
      <w:bookmarkStart w:id="868" w:name="_bookmark188"/>
      <w:bookmarkEnd w:id="868"/>
      <w:r>
        <w:rPr>
          <w:sz w:val="20"/>
        </w:rPr>
        <w:t xml:space="preserve">E. W. G. Huffman. </w:t>
      </w:r>
      <w:r>
        <w:rPr>
          <w:i/>
          <w:sz w:val="20"/>
        </w:rPr>
        <w:t>Comparison of the Revenue Acts of 1932 and 1934</w:t>
      </w:r>
      <w:r>
        <w:rPr>
          <w:sz w:val="20"/>
        </w:rPr>
        <w:t>. Washington: U.S. Government Printing</w:t>
      </w:r>
      <w:r>
        <w:rPr>
          <w:spacing w:val="40"/>
          <w:sz w:val="20"/>
        </w:rPr>
        <w:t xml:space="preserve"> </w:t>
      </w:r>
      <w:r>
        <w:rPr>
          <w:sz w:val="20"/>
        </w:rPr>
        <w:t>Oﬀice,</w:t>
      </w:r>
      <w:r>
        <w:rPr>
          <w:spacing w:val="40"/>
          <w:sz w:val="20"/>
        </w:rPr>
        <w:t xml:space="preserve"> </w:t>
      </w:r>
      <w:r>
        <w:rPr>
          <w:sz w:val="20"/>
        </w:rPr>
        <w:t>1934.</w:t>
      </w:r>
      <w:r>
        <w:rPr>
          <w:spacing w:val="40"/>
          <w:sz w:val="20"/>
        </w:rPr>
        <w:t xml:space="preserve"> </w:t>
      </w:r>
      <w:r>
        <w:rPr>
          <w:sz w:val="20"/>
        </w:rPr>
        <w:t>url:</w:t>
      </w:r>
      <w:r>
        <w:rPr>
          <w:spacing w:val="40"/>
          <w:sz w:val="20"/>
        </w:rPr>
        <w:t xml:space="preserve"> </w:t>
      </w:r>
      <w:hyperlink r:id="rId201">
        <w:r>
          <w:rPr>
            <w:color w:val="0000FF"/>
            <w:sz w:val="20"/>
          </w:rPr>
          <w:t>https://hdl.handle.net/2027/uc1.b5013299</w:t>
        </w:r>
      </w:hyperlink>
      <w:r>
        <w:rPr>
          <w:color w:val="0000FF"/>
          <w:spacing w:val="40"/>
          <w:sz w:val="20"/>
        </w:rPr>
        <w:t xml:space="preserve"> </w:t>
      </w:r>
      <w:r>
        <w:rPr>
          <w:sz w:val="20"/>
        </w:rPr>
        <w:t>(visited</w:t>
      </w:r>
      <w:r>
        <w:rPr>
          <w:spacing w:val="40"/>
          <w:sz w:val="20"/>
        </w:rPr>
        <w:t xml:space="preserve"> </w:t>
      </w:r>
      <w:r>
        <w:rPr>
          <w:sz w:val="20"/>
        </w:rPr>
        <w:t>on</w:t>
      </w:r>
      <w:r>
        <w:rPr>
          <w:spacing w:val="40"/>
          <w:sz w:val="20"/>
        </w:rPr>
        <w:t xml:space="preserve"> </w:t>
      </w:r>
      <w:r>
        <w:rPr>
          <w:sz w:val="20"/>
        </w:rPr>
        <w:t>08/16/2022).</w:t>
      </w:r>
    </w:p>
    <w:p w14:paraId="0DB945B7" w14:textId="77777777" w:rsidR="00620CF6" w:rsidRDefault="00000000">
      <w:pPr>
        <w:pStyle w:val="ListParagraph"/>
        <w:numPr>
          <w:ilvl w:val="0"/>
          <w:numId w:val="1"/>
        </w:numPr>
        <w:tabs>
          <w:tab w:val="left" w:pos="726"/>
        </w:tabs>
        <w:spacing w:before="78" w:line="355" w:lineRule="auto"/>
        <w:ind w:hanging="510"/>
        <w:jc w:val="both"/>
        <w:rPr>
          <w:sz w:val="20"/>
        </w:rPr>
      </w:pPr>
      <w:bookmarkStart w:id="869" w:name="_bookmark189"/>
      <w:bookmarkEnd w:id="869"/>
      <w:r w:rsidRPr="00745353">
        <w:rPr>
          <w:w w:val="105"/>
          <w:sz w:val="20"/>
          <w:lang w:val="it-IT"/>
          <w:rPrChange w:id="870" w:author="Luca Giangregorio" w:date="2024-07-16T15:35:00Z">
            <w:rPr>
              <w:w w:val="105"/>
              <w:sz w:val="20"/>
            </w:rPr>
          </w:rPrChange>
        </w:rPr>
        <w:t xml:space="preserve">Roberto Iacono and Elisa Palagi. </w:t>
      </w:r>
      <w:r>
        <w:rPr>
          <w:i/>
          <w:w w:val="105"/>
          <w:sz w:val="20"/>
        </w:rPr>
        <w:t xml:space="preserve">A Micro Perspective on r </w:t>
      </w:r>
      <w:r>
        <w:rPr>
          <w:rFonts w:ascii="Cambria"/>
          <w:w w:val="110"/>
          <w:sz w:val="20"/>
        </w:rPr>
        <w:t xml:space="preserve">&gt; </w:t>
      </w:r>
      <w:r>
        <w:rPr>
          <w:i/>
          <w:w w:val="105"/>
          <w:sz w:val="20"/>
        </w:rPr>
        <w:t>g</w:t>
      </w:r>
      <w:r>
        <w:rPr>
          <w:w w:val="105"/>
          <w:sz w:val="20"/>
        </w:rPr>
        <w:t xml:space="preserve">. Working Paper 2021/03. World </w:t>
      </w:r>
      <w:r>
        <w:rPr>
          <w:sz w:val="20"/>
        </w:rPr>
        <w:t>Inequality</w:t>
      </w:r>
      <w:r>
        <w:rPr>
          <w:spacing w:val="40"/>
          <w:sz w:val="20"/>
        </w:rPr>
        <w:t xml:space="preserve"> </w:t>
      </w:r>
      <w:r>
        <w:rPr>
          <w:sz w:val="20"/>
        </w:rPr>
        <w:t>Lab,</w:t>
      </w:r>
      <w:r>
        <w:rPr>
          <w:spacing w:val="40"/>
          <w:sz w:val="20"/>
        </w:rPr>
        <w:t xml:space="preserve"> </w:t>
      </w:r>
      <w:r>
        <w:rPr>
          <w:sz w:val="20"/>
        </w:rPr>
        <w:t>Jan.</w:t>
      </w:r>
      <w:r>
        <w:rPr>
          <w:spacing w:val="40"/>
          <w:sz w:val="20"/>
        </w:rPr>
        <w:t xml:space="preserve"> </w:t>
      </w:r>
      <w:r>
        <w:rPr>
          <w:sz w:val="20"/>
        </w:rPr>
        <w:t>2021.</w:t>
      </w:r>
      <w:r>
        <w:rPr>
          <w:spacing w:val="40"/>
          <w:sz w:val="20"/>
        </w:rPr>
        <w:t xml:space="preserve"> </w:t>
      </w:r>
      <w:r>
        <w:rPr>
          <w:sz w:val="20"/>
        </w:rPr>
        <w:t>url:</w:t>
      </w:r>
      <w:r>
        <w:rPr>
          <w:spacing w:val="40"/>
          <w:sz w:val="20"/>
        </w:rPr>
        <w:t xml:space="preserve"> </w:t>
      </w:r>
      <w:hyperlink r:id="rId202">
        <w:r>
          <w:rPr>
            <w:color w:val="0000FF"/>
            <w:sz w:val="20"/>
          </w:rPr>
          <w:t>https://wid.world/document/a-</w:t>
        </w:r>
        <w:r>
          <w:rPr>
            <w:color w:val="0000FF"/>
            <w:spacing w:val="-10"/>
            <w:sz w:val="20"/>
          </w:rPr>
          <w:t xml:space="preserve"> </w:t>
        </w:r>
        <w:r>
          <w:rPr>
            <w:color w:val="0000FF"/>
            <w:sz w:val="20"/>
          </w:rPr>
          <w:t>micro-</w:t>
        </w:r>
        <w:r>
          <w:rPr>
            <w:color w:val="0000FF"/>
            <w:spacing w:val="-10"/>
            <w:sz w:val="20"/>
          </w:rPr>
          <w:t xml:space="preserve"> </w:t>
        </w:r>
        <w:r>
          <w:rPr>
            <w:color w:val="0000FF"/>
            <w:sz w:val="20"/>
          </w:rPr>
          <w:t>perspective-</w:t>
        </w:r>
        <w:r>
          <w:rPr>
            <w:color w:val="0000FF"/>
            <w:spacing w:val="-10"/>
            <w:sz w:val="20"/>
          </w:rPr>
          <w:t xml:space="preserve"> </w:t>
        </w:r>
        <w:r>
          <w:rPr>
            <w:color w:val="0000FF"/>
            <w:sz w:val="20"/>
          </w:rPr>
          <w:t>on-</w:t>
        </w:r>
        <w:r>
          <w:rPr>
            <w:color w:val="0000FF"/>
            <w:spacing w:val="-10"/>
            <w:sz w:val="20"/>
          </w:rPr>
          <w:t xml:space="preserve"> </w:t>
        </w:r>
        <w:proofErr w:type="spellStart"/>
        <w:r>
          <w:rPr>
            <w:color w:val="0000FF"/>
            <w:sz w:val="20"/>
          </w:rPr>
          <w:t>rg</w:t>
        </w:r>
        <w:proofErr w:type="spellEnd"/>
        <w:r>
          <w:rPr>
            <w:color w:val="0000FF"/>
            <w:sz w:val="20"/>
          </w:rPr>
          <w:t>-</w:t>
        </w:r>
        <w:r>
          <w:rPr>
            <w:color w:val="0000FF"/>
            <w:spacing w:val="-10"/>
            <w:sz w:val="20"/>
          </w:rPr>
          <w:t xml:space="preserve"> </w:t>
        </w:r>
        <w:r>
          <w:rPr>
            <w:color w:val="0000FF"/>
            <w:sz w:val="20"/>
          </w:rPr>
          <w:t>world-</w:t>
        </w:r>
      </w:hyperlink>
      <w:r>
        <w:rPr>
          <w:color w:val="0000FF"/>
          <w:sz w:val="20"/>
        </w:rPr>
        <w:t xml:space="preserve"> </w:t>
      </w:r>
      <w:hyperlink r:id="rId203">
        <w:r>
          <w:rPr>
            <w:color w:val="0000FF"/>
            <w:w w:val="105"/>
            <w:sz w:val="20"/>
          </w:rPr>
          <w:t>inequality-lab-wp-2021-03/</w:t>
        </w:r>
      </w:hyperlink>
      <w:r>
        <w:rPr>
          <w:color w:val="0000FF"/>
          <w:w w:val="105"/>
          <w:sz w:val="20"/>
        </w:rPr>
        <w:t xml:space="preserve"> </w:t>
      </w:r>
      <w:r>
        <w:rPr>
          <w:w w:val="105"/>
          <w:sz w:val="20"/>
        </w:rPr>
        <w:t>(visited on 04/01/2022).</w:t>
      </w:r>
    </w:p>
    <w:p w14:paraId="17B43215" w14:textId="77777777" w:rsidR="00620CF6" w:rsidRDefault="00000000">
      <w:pPr>
        <w:pStyle w:val="ListParagraph"/>
        <w:numPr>
          <w:ilvl w:val="0"/>
          <w:numId w:val="1"/>
        </w:numPr>
        <w:tabs>
          <w:tab w:val="left" w:pos="726"/>
        </w:tabs>
        <w:spacing w:before="78" w:line="355" w:lineRule="auto"/>
        <w:ind w:hanging="510"/>
        <w:jc w:val="both"/>
        <w:rPr>
          <w:sz w:val="20"/>
        </w:rPr>
      </w:pPr>
      <w:bookmarkStart w:id="871" w:name="_bookmark190"/>
      <w:bookmarkEnd w:id="871"/>
      <w:r>
        <w:rPr>
          <w:sz w:val="20"/>
        </w:rPr>
        <w:t xml:space="preserve">Internal Revenue Service. </w:t>
      </w:r>
      <w:r>
        <w:rPr>
          <w:i/>
          <w:sz w:val="20"/>
        </w:rPr>
        <w:t>Frequently Asked Questions on Gift Taxes</w:t>
      </w:r>
      <w:r>
        <w:rPr>
          <w:sz w:val="20"/>
        </w:rPr>
        <w:t xml:space="preserve">. Oct. 2022. url: </w:t>
      </w:r>
      <w:hyperlink r:id="rId204">
        <w:r>
          <w:rPr>
            <w:color w:val="0000FF"/>
            <w:sz w:val="20"/>
          </w:rPr>
          <w:t>https://www.</w:t>
        </w:r>
      </w:hyperlink>
      <w:r>
        <w:rPr>
          <w:color w:val="0000FF"/>
          <w:sz w:val="20"/>
        </w:rPr>
        <w:t xml:space="preserve"> </w:t>
      </w:r>
      <w:hyperlink r:id="rId205">
        <w:r>
          <w:rPr>
            <w:color w:val="0000FF"/>
            <w:spacing w:val="-2"/>
            <w:sz w:val="20"/>
          </w:rPr>
          <w:t>irs.gov/businesses/small-businesses-self-employed/frequently-asked-questions-on-gift-taxes</w:t>
        </w:r>
      </w:hyperlink>
      <w:r>
        <w:rPr>
          <w:color w:val="0000FF"/>
          <w:spacing w:val="-2"/>
          <w:sz w:val="20"/>
        </w:rPr>
        <w:t xml:space="preserve"> </w:t>
      </w:r>
      <w:r>
        <w:rPr>
          <w:spacing w:val="-2"/>
          <w:sz w:val="20"/>
        </w:rPr>
        <w:t xml:space="preserve">(visited </w:t>
      </w:r>
      <w:r>
        <w:rPr>
          <w:sz w:val="20"/>
        </w:rPr>
        <w:t>on 05/29/2023).</w:t>
      </w:r>
    </w:p>
    <w:p w14:paraId="76F216BC" w14:textId="77777777" w:rsidR="00620CF6" w:rsidRDefault="00000000">
      <w:pPr>
        <w:pStyle w:val="ListParagraph"/>
        <w:numPr>
          <w:ilvl w:val="0"/>
          <w:numId w:val="1"/>
        </w:numPr>
        <w:tabs>
          <w:tab w:val="left" w:pos="726"/>
        </w:tabs>
        <w:spacing w:before="77" w:line="355" w:lineRule="auto"/>
        <w:ind w:hanging="510"/>
        <w:jc w:val="both"/>
        <w:rPr>
          <w:sz w:val="20"/>
        </w:rPr>
      </w:pPr>
      <w:bookmarkStart w:id="872" w:name="_bookmark191"/>
      <w:bookmarkEnd w:id="872"/>
      <w:r>
        <w:rPr>
          <w:sz w:val="20"/>
        </w:rPr>
        <w:t xml:space="preserve">Internal Revenue Service. </w:t>
      </w:r>
      <w:r>
        <w:rPr>
          <w:i/>
          <w:sz w:val="20"/>
        </w:rPr>
        <w:t>Instructions for Form 706: United States Estate (and Generation-Skipping Transfer) Tax Return</w:t>
      </w:r>
      <w:r>
        <w:rPr>
          <w:sz w:val="20"/>
        </w:rPr>
        <w:t xml:space="preserve">. Aug. 2008. url: </w:t>
      </w:r>
      <w:hyperlink r:id="rId206">
        <w:r>
          <w:rPr>
            <w:color w:val="0000FF"/>
            <w:sz w:val="20"/>
          </w:rPr>
          <w:t>https://apps.irs.gov/app/picklist/list/priorFormPublication.</w:t>
        </w:r>
      </w:hyperlink>
      <w:r>
        <w:rPr>
          <w:color w:val="0000FF"/>
          <w:sz w:val="20"/>
        </w:rPr>
        <w:t xml:space="preserve"> </w:t>
      </w:r>
      <w:hyperlink r:id="rId207">
        <w:r>
          <w:rPr>
            <w:color w:val="0000FF"/>
            <w:sz w:val="20"/>
          </w:rPr>
          <w:t xml:space="preserve">html ? </w:t>
        </w:r>
        <w:proofErr w:type="spellStart"/>
        <w:r>
          <w:rPr>
            <w:color w:val="0000FF"/>
            <w:sz w:val="20"/>
          </w:rPr>
          <w:t>sortColumn</w:t>
        </w:r>
        <w:proofErr w:type="spellEnd"/>
        <w:r>
          <w:rPr>
            <w:color w:val="0000FF"/>
            <w:sz w:val="20"/>
          </w:rPr>
          <w:t xml:space="preserve"> = </w:t>
        </w:r>
        <w:proofErr w:type="spellStart"/>
        <w:r>
          <w:rPr>
            <w:color w:val="0000FF"/>
            <w:sz w:val="20"/>
          </w:rPr>
          <w:t>currentYearRevDate&amp;indexOfFirstRow</w:t>
        </w:r>
        <w:proofErr w:type="spellEnd"/>
        <w:r>
          <w:rPr>
            <w:color w:val="0000FF"/>
            <w:sz w:val="20"/>
          </w:rPr>
          <w:t xml:space="preserve"> = 0&amp;value = United + States + Estate +</w:t>
        </w:r>
      </w:hyperlink>
    </w:p>
    <w:p w14:paraId="405F1299" w14:textId="77777777" w:rsidR="00620CF6" w:rsidRDefault="00000000">
      <w:pPr>
        <w:pStyle w:val="BodyText"/>
        <w:spacing w:line="268" w:lineRule="exact"/>
        <w:ind w:left="726"/>
        <w:jc w:val="both"/>
      </w:pPr>
      <w:hyperlink r:id="rId208">
        <w:r>
          <w:rPr>
            <w:color w:val="0000FF"/>
          </w:rPr>
          <w:t>%28and+Gene&amp;criteria=</w:t>
        </w:r>
        <w:proofErr w:type="spellStart"/>
        <w:r>
          <w:rPr>
            <w:color w:val="0000FF"/>
          </w:rPr>
          <w:t>title&amp;resultsPerPage</w:t>
        </w:r>
        <w:proofErr w:type="spellEnd"/>
        <w:r>
          <w:rPr>
            <w:color w:val="0000FF"/>
          </w:rPr>
          <w:t>=25&amp;isDescending=true</w:t>
        </w:r>
      </w:hyperlink>
      <w:r>
        <w:rPr>
          <w:color w:val="0000FF"/>
          <w:spacing w:val="24"/>
        </w:rPr>
        <w:t xml:space="preserve"> </w:t>
      </w:r>
      <w:r>
        <w:t>(visited</w:t>
      </w:r>
      <w:r>
        <w:rPr>
          <w:spacing w:val="24"/>
        </w:rPr>
        <w:t xml:space="preserve"> </w:t>
      </w:r>
      <w:r>
        <w:t>on</w:t>
      </w:r>
      <w:r>
        <w:rPr>
          <w:spacing w:val="24"/>
        </w:rPr>
        <w:t xml:space="preserve"> </w:t>
      </w:r>
      <w:r>
        <w:rPr>
          <w:spacing w:val="-2"/>
        </w:rPr>
        <w:t>08/10/2022).</w:t>
      </w:r>
    </w:p>
    <w:p w14:paraId="1A594B6E" w14:textId="77777777" w:rsidR="00620CF6" w:rsidRDefault="00620CF6">
      <w:pPr>
        <w:spacing w:line="268" w:lineRule="exact"/>
        <w:jc w:val="both"/>
        <w:sectPr w:rsidR="00620CF6" w:rsidSect="00D60468">
          <w:pgSz w:w="12240" w:h="15840"/>
          <w:pgMar w:top="1320" w:right="1300" w:bottom="280" w:left="1300" w:header="720" w:footer="720" w:gutter="0"/>
          <w:cols w:space="720"/>
        </w:sectPr>
      </w:pPr>
    </w:p>
    <w:p w14:paraId="6EAF7840" w14:textId="77777777" w:rsidR="00620CF6" w:rsidRDefault="00000000">
      <w:pPr>
        <w:pStyle w:val="ListParagraph"/>
        <w:numPr>
          <w:ilvl w:val="0"/>
          <w:numId w:val="1"/>
        </w:numPr>
        <w:tabs>
          <w:tab w:val="left" w:pos="726"/>
        </w:tabs>
        <w:spacing w:before="86" w:line="355" w:lineRule="auto"/>
        <w:ind w:hanging="510"/>
        <w:jc w:val="both"/>
        <w:rPr>
          <w:sz w:val="20"/>
        </w:rPr>
      </w:pPr>
      <w:bookmarkStart w:id="873" w:name="_bookmark192"/>
      <w:bookmarkEnd w:id="873"/>
      <w:r>
        <w:rPr>
          <w:sz w:val="20"/>
        </w:rPr>
        <w:lastRenderedPageBreak/>
        <w:t xml:space="preserve">Internal Revenue Service. </w:t>
      </w:r>
      <w:r>
        <w:rPr>
          <w:i/>
          <w:sz w:val="20"/>
        </w:rPr>
        <w:t>Instructions for Form 706: United States Estate (and Generation-Skipping Transfer) Tax Return</w:t>
      </w:r>
      <w:r>
        <w:rPr>
          <w:sz w:val="20"/>
        </w:rPr>
        <w:t xml:space="preserve">. Sept. 2009. url: </w:t>
      </w:r>
      <w:hyperlink r:id="rId209">
        <w:r>
          <w:rPr>
            <w:color w:val="0000FF"/>
            <w:sz w:val="20"/>
          </w:rPr>
          <w:t>https://apps.irs.gov/app/picklist/list/priorFormPublication.</w:t>
        </w:r>
      </w:hyperlink>
      <w:r>
        <w:rPr>
          <w:color w:val="0000FF"/>
          <w:sz w:val="20"/>
        </w:rPr>
        <w:t xml:space="preserve"> </w:t>
      </w:r>
      <w:hyperlink r:id="rId210">
        <w:r>
          <w:rPr>
            <w:color w:val="0000FF"/>
            <w:sz w:val="20"/>
          </w:rPr>
          <w:t xml:space="preserve">html ? </w:t>
        </w:r>
        <w:proofErr w:type="spellStart"/>
        <w:r>
          <w:rPr>
            <w:color w:val="0000FF"/>
            <w:sz w:val="20"/>
          </w:rPr>
          <w:t>sortColumn</w:t>
        </w:r>
        <w:proofErr w:type="spellEnd"/>
        <w:r>
          <w:rPr>
            <w:color w:val="0000FF"/>
            <w:sz w:val="20"/>
          </w:rPr>
          <w:t xml:space="preserve"> = </w:t>
        </w:r>
        <w:proofErr w:type="spellStart"/>
        <w:r>
          <w:rPr>
            <w:color w:val="0000FF"/>
            <w:sz w:val="20"/>
          </w:rPr>
          <w:t>currentYearRevDate&amp;indexOfFirstRow</w:t>
        </w:r>
        <w:proofErr w:type="spellEnd"/>
        <w:r>
          <w:rPr>
            <w:color w:val="0000FF"/>
            <w:sz w:val="20"/>
          </w:rPr>
          <w:t xml:space="preserve"> = 0&amp;value = United + States + Estate +</w:t>
        </w:r>
      </w:hyperlink>
    </w:p>
    <w:p w14:paraId="5CA51F6B" w14:textId="77777777" w:rsidR="00620CF6" w:rsidRDefault="00000000">
      <w:pPr>
        <w:pStyle w:val="BodyText"/>
        <w:spacing w:line="268" w:lineRule="exact"/>
        <w:ind w:left="726"/>
        <w:jc w:val="both"/>
      </w:pPr>
      <w:hyperlink r:id="rId211">
        <w:r>
          <w:rPr>
            <w:color w:val="0000FF"/>
          </w:rPr>
          <w:t>%28and+Gene&amp;criteria=</w:t>
        </w:r>
        <w:proofErr w:type="spellStart"/>
        <w:r>
          <w:rPr>
            <w:color w:val="0000FF"/>
          </w:rPr>
          <w:t>title&amp;resultsPerPage</w:t>
        </w:r>
        <w:proofErr w:type="spellEnd"/>
        <w:r>
          <w:rPr>
            <w:color w:val="0000FF"/>
          </w:rPr>
          <w:t>=25&amp;isDescending=true</w:t>
        </w:r>
      </w:hyperlink>
      <w:r>
        <w:rPr>
          <w:color w:val="0000FF"/>
          <w:spacing w:val="24"/>
        </w:rPr>
        <w:t xml:space="preserve"> </w:t>
      </w:r>
      <w:r>
        <w:t>(visited</w:t>
      </w:r>
      <w:r>
        <w:rPr>
          <w:spacing w:val="24"/>
        </w:rPr>
        <w:t xml:space="preserve"> </w:t>
      </w:r>
      <w:r>
        <w:t>on</w:t>
      </w:r>
      <w:r>
        <w:rPr>
          <w:spacing w:val="24"/>
        </w:rPr>
        <w:t xml:space="preserve"> </w:t>
      </w:r>
      <w:r>
        <w:rPr>
          <w:spacing w:val="-2"/>
        </w:rPr>
        <w:t>08/10/2022).</w:t>
      </w:r>
    </w:p>
    <w:p w14:paraId="45B32290" w14:textId="77777777" w:rsidR="00620CF6" w:rsidRDefault="00000000">
      <w:pPr>
        <w:pStyle w:val="ListParagraph"/>
        <w:numPr>
          <w:ilvl w:val="0"/>
          <w:numId w:val="1"/>
        </w:numPr>
        <w:tabs>
          <w:tab w:val="left" w:pos="726"/>
        </w:tabs>
        <w:spacing w:before="209" w:line="355" w:lineRule="auto"/>
        <w:ind w:hanging="510"/>
        <w:jc w:val="both"/>
        <w:rPr>
          <w:sz w:val="20"/>
        </w:rPr>
      </w:pPr>
      <w:bookmarkStart w:id="874" w:name="_bookmark193"/>
      <w:bookmarkEnd w:id="874"/>
      <w:r>
        <w:rPr>
          <w:sz w:val="20"/>
        </w:rPr>
        <w:t xml:space="preserve">Internal Revenue Service. </w:t>
      </w:r>
      <w:r>
        <w:rPr>
          <w:i/>
          <w:sz w:val="20"/>
        </w:rPr>
        <w:t>Instructions for Form 706: United States Estate (and Generation-Skipping Transfer) Tax Return</w:t>
      </w:r>
      <w:r>
        <w:rPr>
          <w:sz w:val="20"/>
        </w:rPr>
        <w:t xml:space="preserve">. July 2010. url: </w:t>
      </w:r>
      <w:hyperlink r:id="rId212">
        <w:r>
          <w:rPr>
            <w:color w:val="0000FF"/>
            <w:sz w:val="20"/>
          </w:rPr>
          <w:t>https://apps.irs.gov/app/picklist/list/priorFormPublication.</w:t>
        </w:r>
      </w:hyperlink>
      <w:r>
        <w:rPr>
          <w:color w:val="0000FF"/>
          <w:spacing w:val="80"/>
          <w:sz w:val="20"/>
        </w:rPr>
        <w:t xml:space="preserve"> </w:t>
      </w:r>
      <w:hyperlink r:id="rId213">
        <w:r>
          <w:rPr>
            <w:color w:val="0000FF"/>
            <w:sz w:val="20"/>
          </w:rPr>
          <w:t xml:space="preserve">html ? </w:t>
        </w:r>
        <w:proofErr w:type="spellStart"/>
        <w:r>
          <w:rPr>
            <w:color w:val="0000FF"/>
            <w:sz w:val="20"/>
          </w:rPr>
          <w:t>sortColumn</w:t>
        </w:r>
        <w:proofErr w:type="spellEnd"/>
        <w:r>
          <w:rPr>
            <w:color w:val="0000FF"/>
            <w:sz w:val="20"/>
          </w:rPr>
          <w:t xml:space="preserve"> = </w:t>
        </w:r>
        <w:proofErr w:type="spellStart"/>
        <w:r>
          <w:rPr>
            <w:color w:val="0000FF"/>
            <w:sz w:val="20"/>
          </w:rPr>
          <w:t>currentYearRevDate&amp;indexOfFirstRow</w:t>
        </w:r>
        <w:proofErr w:type="spellEnd"/>
        <w:r>
          <w:rPr>
            <w:color w:val="0000FF"/>
            <w:sz w:val="20"/>
          </w:rPr>
          <w:t xml:space="preserve"> = 0&amp;value = United + States + Estate +</w:t>
        </w:r>
      </w:hyperlink>
    </w:p>
    <w:p w14:paraId="0441CE3A" w14:textId="77777777" w:rsidR="00620CF6" w:rsidRDefault="00000000">
      <w:pPr>
        <w:pStyle w:val="BodyText"/>
        <w:spacing w:line="268" w:lineRule="exact"/>
        <w:ind w:left="726"/>
        <w:jc w:val="both"/>
      </w:pPr>
      <w:hyperlink r:id="rId214">
        <w:r>
          <w:rPr>
            <w:color w:val="0000FF"/>
          </w:rPr>
          <w:t>%28and+Gene&amp;criteria=</w:t>
        </w:r>
        <w:proofErr w:type="spellStart"/>
        <w:r>
          <w:rPr>
            <w:color w:val="0000FF"/>
          </w:rPr>
          <w:t>title&amp;resultsPerPage</w:t>
        </w:r>
        <w:proofErr w:type="spellEnd"/>
        <w:r>
          <w:rPr>
            <w:color w:val="0000FF"/>
          </w:rPr>
          <w:t>=25&amp;isDescending=true</w:t>
        </w:r>
      </w:hyperlink>
      <w:r>
        <w:rPr>
          <w:color w:val="0000FF"/>
          <w:spacing w:val="24"/>
        </w:rPr>
        <w:t xml:space="preserve"> </w:t>
      </w:r>
      <w:r>
        <w:t>(visited</w:t>
      </w:r>
      <w:r>
        <w:rPr>
          <w:spacing w:val="24"/>
        </w:rPr>
        <w:t xml:space="preserve"> </w:t>
      </w:r>
      <w:r>
        <w:t>on</w:t>
      </w:r>
      <w:r>
        <w:rPr>
          <w:spacing w:val="24"/>
        </w:rPr>
        <w:t xml:space="preserve"> </w:t>
      </w:r>
      <w:r>
        <w:rPr>
          <w:spacing w:val="-2"/>
        </w:rPr>
        <w:t>08/10/2022).</w:t>
      </w:r>
    </w:p>
    <w:p w14:paraId="6B91275D" w14:textId="77777777" w:rsidR="00620CF6" w:rsidRDefault="00000000">
      <w:pPr>
        <w:pStyle w:val="ListParagraph"/>
        <w:numPr>
          <w:ilvl w:val="0"/>
          <w:numId w:val="1"/>
        </w:numPr>
        <w:tabs>
          <w:tab w:val="left" w:pos="726"/>
        </w:tabs>
        <w:spacing w:before="208" w:line="355" w:lineRule="auto"/>
        <w:ind w:hanging="510"/>
        <w:jc w:val="both"/>
        <w:rPr>
          <w:sz w:val="20"/>
        </w:rPr>
      </w:pPr>
      <w:bookmarkStart w:id="875" w:name="_bookmark194"/>
      <w:bookmarkEnd w:id="875"/>
      <w:r>
        <w:rPr>
          <w:sz w:val="20"/>
        </w:rPr>
        <w:t xml:space="preserve">Internal Revenue Service. </w:t>
      </w:r>
      <w:r>
        <w:rPr>
          <w:i/>
          <w:sz w:val="20"/>
        </w:rPr>
        <w:t>Instructions for Form 706: United States Estate (and Generation-Skipping Transfer) Tax Return</w:t>
      </w:r>
      <w:r>
        <w:rPr>
          <w:sz w:val="20"/>
        </w:rPr>
        <w:t xml:space="preserve">. Nov. 2016. url: </w:t>
      </w:r>
      <w:hyperlink r:id="rId215">
        <w:r>
          <w:rPr>
            <w:color w:val="0000FF"/>
            <w:sz w:val="20"/>
          </w:rPr>
          <w:t>https://apps.irs.gov/app/picklist/list/priorFormPublication.</w:t>
        </w:r>
      </w:hyperlink>
      <w:r>
        <w:rPr>
          <w:color w:val="0000FF"/>
          <w:sz w:val="20"/>
        </w:rPr>
        <w:t xml:space="preserve"> </w:t>
      </w:r>
      <w:hyperlink r:id="rId216">
        <w:r>
          <w:rPr>
            <w:color w:val="0000FF"/>
            <w:sz w:val="20"/>
          </w:rPr>
          <w:t xml:space="preserve">html ? </w:t>
        </w:r>
        <w:proofErr w:type="spellStart"/>
        <w:r>
          <w:rPr>
            <w:color w:val="0000FF"/>
            <w:sz w:val="20"/>
          </w:rPr>
          <w:t>sortColumn</w:t>
        </w:r>
        <w:proofErr w:type="spellEnd"/>
        <w:r>
          <w:rPr>
            <w:color w:val="0000FF"/>
            <w:sz w:val="20"/>
          </w:rPr>
          <w:t xml:space="preserve"> = </w:t>
        </w:r>
        <w:proofErr w:type="spellStart"/>
        <w:r>
          <w:rPr>
            <w:color w:val="0000FF"/>
            <w:sz w:val="20"/>
          </w:rPr>
          <w:t>currentYearRevDate&amp;indexOfFirstRow</w:t>
        </w:r>
        <w:proofErr w:type="spellEnd"/>
        <w:r>
          <w:rPr>
            <w:color w:val="0000FF"/>
            <w:sz w:val="20"/>
          </w:rPr>
          <w:t xml:space="preserve"> = 0&amp;value = United + States + Estate +</w:t>
        </w:r>
      </w:hyperlink>
    </w:p>
    <w:p w14:paraId="3A9FFFA4" w14:textId="77777777" w:rsidR="00620CF6" w:rsidRDefault="00000000">
      <w:pPr>
        <w:pStyle w:val="BodyText"/>
        <w:spacing w:line="268" w:lineRule="exact"/>
        <w:ind w:left="726"/>
        <w:jc w:val="both"/>
      </w:pPr>
      <w:hyperlink r:id="rId217">
        <w:r>
          <w:rPr>
            <w:color w:val="0000FF"/>
          </w:rPr>
          <w:t>%28and+Gene&amp;criteria=</w:t>
        </w:r>
        <w:proofErr w:type="spellStart"/>
        <w:r>
          <w:rPr>
            <w:color w:val="0000FF"/>
          </w:rPr>
          <w:t>title&amp;resultsPerPage</w:t>
        </w:r>
        <w:proofErr w:type="spellEnd"/>
        <w:r>
          <w:rPr>
            <w:color w:val="0000FF"/>
          </w:rPr>
          <w:t>=25&amp;isDescending=true</w:t>
        </w:r>
      </w:hyperlink>
      <w:r>
        <w:rPr>
          <w:color w:val="0000FF"/>
          <w:spacing w:val="24"/>
        </w:rPr>
        <w:t xml:space="preserve"> </w:t>
      </w:r>
      <w:r>
        <w:t>(visited</w:t>
      </w:r>
      <w:r>
        <w:rPr>
          <w:spacing w:val="24"/>
        </w:rPr>
        <w:t xml:space="preserve"> </w:t>
      </w:r>
      <w:r>
        <w:t>on</w:t>
      </w:r>
      <w:r>
        <w:rPr>
          <w:spacing w:val="24"/>
        </w:rPr>
        <w:t xml:space="preserve"> </w:t>
      </w:r>
      <w:r>
        <w:rPr>
          <w:spacing w:val="-2"/>
        </w:rPr>
        <w:t>08/10/2022).</w:t>
      </w:r>
    </w:p>
    <w:p w14:paraId="271EFCF0" w14:textId="77777777" w:rsidR="00620CF6" w:rsidRDefault="00000000">
      <w:pPr>
        <w:pStyle w:val="ListParagraph"/>
        <w:numPr>
          <w:ilvl w:val="0"/>
          <w:numId w:val="1"/>
        </w:numPr>
        <w:tabs>
          <w:tab w:val="left" w:pos="726"/>
        </w:tabs>
        <w:spacing w:before="209" w:line="355" w:lineRule="auto"/>
        <w:ind w:hanging="510"/>
        <w:jc w:val="both"/>
        <w:rPr>
          <w:sz w:val="20"/>
        </w:rPr>
      </w:pPr>
      <w:bookmarkStart w:id="876" w:name="_bookmark195"/>
      <w:bookmarkEnd w:id="876"/>
      <w:r>
        <w:rPr>
          <w:sz w:val="20"/>
        </w:rPr>
        <w:t xml:space="preserve">Internal Revenue Service. </w:t>
      </w:r>
      <w:r>
        <w:rPr>
          <w:i/>
          <w:sz w:val="20"/>
        </w:rPr>
        <w:t>Instructions for Form 706: United States Estate (and Generation-Skipping Transfer) Tax Return</w:t>
      </w:r>
      <w:r>
        <w:rPr>
          <w:sz w:val="20"/>
        </w:rPr>
        <w:t xml:space="preserve">. Aug. 2017. url: </w:t>
      </w:r>
      <w:hyperlink r:id="rId218">
        <w:r>
          <w:rPr>
            <w:color w:val="0000FF"/>
            <w:sz w:val="20"/>
          </w:rPr>
          <w:t>https://apps.irs.gov/app/picklist/list/priorFormPublication.</w:t>
        </w:r>
      </w:hyperlink>
      <w:r>
        <w:rPr>
          <w:color w:val="0000FF"/>
          <w:sz w:val="20"/>
        </w:rPr>
        <w:t xml:space="preserve"> </w:t>
      </w:r>
      <w:hyperlink r:id="rId219">
        <w:r>
          <w:rPr>
            <w:color w:val="0000FF"/>
            <w:sz w:val="20"/>
          </w:rPr>
          <w:t xml:space="preserve">html ? </w:t>
        </w:r>
        <w:proofErr w:type="spellStart"/>
        <w:r>
          <w:rPr>
            <w:color w:val="0000FF"/>
            <w:sz w:val="20"/>
          </w:rPr>
          <w:t>sortColumn</w:t>
        </w:r>
        <w:proofErr w:type="spellEnd"/>
        <w:r>
          <w:rPr>
            <w:color w:val="0000FF"/>
            <w:sz w:val="20"/>
          </w:rPr>
          <w:t xml:space="preserve"> = </w:t>
        </w:r>
        <w:proofErr w:type="spellStart"/>
        <w:r>
          <w:rPr>
            <w:color w:val="0000FF"/>
            <w:sz w:val="20"/>
          </w:rPr>
          <w:t>currentYearRevDate&amp;indexOfFirstRow</w:t>
        </w:r>
        <w:proofErr w:type="spellEnd"/>
        <w:r>
          <w:rPr>
            <w:color w:val="0000FF"/>
            <w:sz w:val="20"/>
          </w:rPr>
          <w:t xml:space="preserve"> = 0&amp;value = United + States + Estate +</w:t>
        </w:r>
      </w:hyperlink>
    </w:p>
    <w:p w14:paraId="6ADA4C2A" w14:textId="77777777" w:rsidR="00620CF6" w:rsidRDefault="00000000">
      <w:pPr>
        <w:pStyle w:val="BodyText"/>
        <w:spacing w:line="268" w:lineRule="exact"/>
        <w:ind w:left="726"/>
        <w:jc w:val="both"/>
      </w:pPr>
      <w:hyperlink r:id="rId220">
        <w:r>
          <w:rPr>
            <w:color w:val="0000FF"/>
          </w:rPr>
          <w:t>%28and+Gene&amp;criteria=</w:t>
        </w:r>
        <w:proofErr w:type="spellStart"/>
        <w:r>
          <w:rPr>
            <w:color w:val="0000FF"/>
          </w:rPr>
          <w:t>title&amp;resultsPerPage</w:t>
        </w:r>
        <w:proofErr w:type="spellEnd"/>
        <w:r>
          <w:rPr>
            <w:color w:val="0000FF"/>
          </w:rPr>
          <w:t>=25&amp;isDescending=true</w:t>
        </w:r>
      </w:hyperlink>
      <w:r>
        <w:rPr>
          <w:color w:val="0000FF"/>
          <w:spacing w:val="24"/>
        </w:rPr>
        <w:t xml:space="preserve"> </w:t>
      </w:r>
      <w:r>
        <w:t>(visited</w:t>
      </w:r>
      <w:r>
        <w:rPr>
          <w:spacing w:val="24"/>
        </w:rPr>
        <w:t xml:space="preserve"> </w:t>
      </w:r>
      <w:r>
        <w:t>on</w:t>
      </w:r>
      <w:r>
        <w:rPr>
          <w:spacing w:val="24"/>
        </w:rPr>
        <w:t xml:space="preserve"> </w:t>
      </w:r>
      <w:r>
        <w:rPr>
          <w:spacing w:val="-2"/>
        </w:rPr>
        <w:t>08/10/2022).</w:t>
      </w:r>
    </w:p>
    <w:p w14:paraId="53A8E450" w14:textId="77777777" w:rsidR="00620CF6" w:rsidRDefault="00000000">
      <w:pPr>
        <w:pStyle w:val="ListParagraph"/>
        <w:numPr>
          <w:ilvl w:val="0"/>
          <w:numId w:val="1"/>
        </w:numPr>
        <w:tabs>
          <w:tab w:val="left" w:pos="726"/>
        </w:tabs>
        <w:spacing w:before="208" w:line="355" w:lineRule="auto"/>
        <w:ind w:hanging="510"/>
        <w:jc w:val="both"/>
        <w:rPr>
          <w:sz w:val="20"/>
        </w:rPr>
      </w:pPr>
      <w:bookmarkStart w:id="877" w:name="_bookmark196"/>
      <w:bookmarkEnd w:id="877"/>
      <w:r>
        <w:rPr>
          <w:sz w:val="20"/>
        </w:rPr>
        <w:t xml:space="preserve">Internal Revenue Service. </w:t>
      </w:r>
      <w:r>
        <w:rPr>
          <w:i/>
          <w:sz w:val="20"/>
        </w:rPr>
        <w:t>Instructions for Form 706: United States Estate (and Generation-Skipping Transfer) Tax Return</w:t>
      </w:r>
      <w:r>
        <w:rPr>
          <w:sz w:val="20"/>
        </w:rPr>
        <w:t xml:space="preserve">. Nov. 2018. url: </w:t>
      </w:r>
      <w:hyperlink r:id="rId221">
        <w:r>
          <w:rPr>
            <w:color w:val="0000FF"/>
            <w:sz w:val="20"/>
          </w:rPr>
          <w:t>https://apps.irs.gov/app/picklist/list/priorFormPublication.</w:t>
        </w:r>
      </w:hyperlink>
      <w:r>
        <w:rPr>
          <w:color w:val="0000FF"/>
          <w:sz w:val="20"/>
        </w:rPr>
        <w:t xml:space="preserve"> </w:t>
      </w:r>
      <w:hyperlink r:id="rId222">
        <w:r>
          <w:rPr>
            <w:color w:val="0000FF"/>
            <w:sz w:val="20"/>
          </w:rPr>
          <w:t xml:space="preserve">html ? </w:t>
        </w:r>
        <w:proofErr w:type="spellStart"/>
        <w:r>
          <w:rPr>
            <w:color w:val="0000FF"/>
            <w:sz w:val="20"/>
          </w:rPr>
          <w:t>sortColumn</w:t>
        </w:r>
        <w:proofErr w:type="spellEnd"/>
        <w:r>
          <w:rPr>
            <w:color w:val="0000FF"/>
            <w:sz w:val="20"/>
          </w:rPr>
          <w:t xml:space="preserve"> = </w:t>
        </w:r>
        <w:proofErr w:type="spellStart"/>
        <w:r>
          <w:rPr>
            <w:color w:val="0000FF"/>
            <w:sz w:val="20"/>
          </w:rPr>
          <w:t>currentYearRevDate&amp;indexOfFirstRow</w:t>
        </w:r>
        <w:proofErr w:type="spellEnd"/>
        <w:r>
          <w:rPr>
            <w:color w:val="0000FF"/>
            <w:sz w:val="20"/>
          </w:rPr>
          <w:t xml:space="preserve"> = 0&amp;value = United + States + Estate +</w:t>
        </w:r>
      </w:hyperlink>
    </w:p>
    <w:p w14:paraId="114BB10C" w14:textId="77777777" w:rsidR="00620CF6" w:rsidRDefault="00000000">
      <w:pPr>
        <w:pStyle w:val="BodyText"/>
        <w:spacing w:line="268" w:lineRule="exact"/>
        <w:ind w:left="726"/>
        <w:jc w:val="both"/>
      </w:pPr>
      <w:hyperlink r:id="rId223">
        <w:r>
          <w:rPr>
            <w:color w:val="0000FF"/>
          </w:rPr>
          <w:t>%28and+Gene&amp;criteria=</w:t>
        </w:r>
        <w:proofErr w:type="spellStart"/>
        <w:r>
          <w:rPr>
            <w:color w:val="0000FF"/>
          </w:rPr>
          <w:t>title&amp;resultsPerPage</w:t>
        </w:r>
        <w:proofErr w:type="spellEnd"/>
        <w:r>
          <w:rPr>
            <w:color w:val="0000FF"/>
          </w:rPr>
          <w:t>=25&amp;isDescending=true</w:t>
        </w:r>
      </w:hyperlink>
      <w:r>
        <w:rPr>
          <w:color w:val="0000FF"/>
          <w:spacing w:val="24"/>
        </w:rPr>
        <w:t xml:space="preserve"> </w:t>
      </w:r>
      <w:r>
        <w:t>(visited</w:t>
      </w:r>
      <w:r>
        <w:rPr>
          <w:spacing w:val="24"/>
        </w:rPr>
        <w:t xml:space="preserve"> </w:t>
      </w:r>
      <w:r>
        <w:t>on</w:t>
      </w:r>
      <w:r>
        <w:rPr>
          <w:spacing w:val="24"/>
        </w:rPr>
        <w:t xml:space="preserve"> </w:t>
      </w:r>
      <w:r>
        <w:rPr>
          <w:spacing w:val="-2"/>
        </w:rPr>
        <w:t>08/10/2022).</w:t>
      </w:r>
    </w:p>
    <w:p w14:paraId="1FD3E6FD" w14:textId="77777777" w:rsidR="00620CF6" w:rsidRDefault="00000000">
      <w:pPr>
        <w:pStyle w:val="ListParagraph"/>
        <w:numPr>
          <w:ilvl w:val="0"/>
          <w:numId w:val="1"/>
        </w:numPr>
        <w:tabs>
          <w:tab w:val="left" w:pos="726"/>
        </w:tabs>
        <w:spacing w:before="209" w:line="355" w:lineRule="auto"/>
        <w:ind w:hanging="510"/>
        <w:jc w:val="both"/>
        <w:rPr>
          <w:sz w:val="20"/>
        </w:rPr>
      </w:pPr>
      <w:bookmarkStart w:id="878" w:name="_bookmark197"/>
      <w:bookmarkEnd w:id="878"/>
      <w:r>
        <w:rPr>
          <w:sz w:val="20"/>
        </w:rPr>
        <w:t xml:space="preserve">Internal Revenue Service. </w:t>
      </w:r>
      <w:r>
        <w:rPr>
          <w:i/>
          <w:sz w:val="20"/>
        </w:rPr>
        <w:t>Instructions for Form 706: United States Estate (and Generation-Skipping Transfer) Tax Return</w:t>
      </w:r>
      <w:r>
        <w:rPr>
          <w:sz w:val="20"/>
        </w:rPr>
        <w:t xml:space="preserve">. Aug. 2019. url: </w:t>
      </w:r>
      <w:hyperlink r:id="rId224">
        <w:r>
          <w:rPr>
            <w:color w:val="0000FF"/>
            <w:sz w:val="20"/>
          </w:rPr>
          <w:t>https://apps.irs.gov/app/picklist/list/priorFormPublication.</w:t>
        </w:r>
      </w:hyperlink>
      <w:r>
        <w:rPr>
          <w:color w:val="0000FF"/>
          <w:sz w:val="20"/>
        </w:rPr>
        <w:t xml:space="preserve"> </w:t>
      </w:r>
      <w:hyperlink r:id="rId225">
        <w:r>
          <w:rPr>
            <w:color w:val="0000FF"/>
            <w:sz w:val="20"/>
          </w:rPr>
          <w:t xml:space="preserve">html ? </w:t>
        </w:r>
        <w:proofErr w:type="spellStart"/>
        <w:r>
          <w:rPr>
            <w:color w:val="0000FF"/>
            <w:sz w:val="20"/>
          </w:rPr>
          <w:t>sortColumn</w:t>
        </w:r>
        <w:proofErr w:type="spellEnd"/>
        <w:r>
          <w:rPr>
            <w:color w:val="0000FF"/>
            <w:sz w:val="20"/>
          </w:rPr>
          <w:t xml:space="preserve"> = </w:t>
        </w:r>
        <w:proofErr w:type="spellStart"/>
        <w:r>
          <w:rPr>
            <w:color w:val="0000FF"/>
            <w:sz w:val="20"/>
          </w:rPr>
          <w:t>currentYearRevDate&amp;indexOfFirstRow</w:t>
        </w:r>
        <w:proofErr w:type="spellEnd"/>
        <w:r>
          <w:rPr>
            <w:color w:val="0000FF"/>
            <w:sz w:val="20"/>
          </w:rPr>
          <w:t xml:space="preserve"> = 0&amp;value = United + States + Estate +</w:t>
        </w:r>
      </w:hyperlink>
    </w:p>
    <w:p w14:paraId="1F513248" w14:textId="77777777" w:rsidR="00620CF6" w:rsidRDefault="00000000">
      <w:pPr>
        <w:pStyle w:val="BodyText"/>
        <w:spacing w:line="268" w:lineRule="exact"/>
        <w:ind w:left="726"/>
        <w:jc w:val="both"/>
      </w:pPr>
      <w:hyperlink r:id="rId226">
        <w:r>
          <w:rPr>
            <w:color w:val="0000FF"/>
          </w:rPr>
          <w:t>%28and+Gene&amp;criteria=</w:t>
        </w:r>
        <w:proofErr w:type="spellStart"/>
        <w:r>
          <w:rPr>
            <w:color w:val="0000FF"/>
          </w:rPr>
          <w:t>title&amp;resultsPerPage</w:t>
        </w:r>
        <w:proofErr w:type="spellEnd"/>
        <w:r>
          <w:rPr>
            <w:color w:val="0000FF"/>
          </w:rPr>
          <w:t>=25&amp;isDescending=true</w:t>
        </w:r>
      </w:hyperlink>
      <w:r>
        <w:rPr>
          <w:color w:val="0000FF"/>
          <w:spacing w:val="24"/>
        </w:rPr>
        <w:t xml:space="preserve"> </w:t>
      </w:r>
      <w:r>
        <w:t>(visited</w:t>
      </w:r>
      <w:r>
        <w:rPr>
          <w:spacing w:val="24"/>
        </w:rPr>
        <w:t xml:space="preserve"> </w:t>
      </w:r>
      <w:r>
        <w:t>on</w:t>
      </w:r>
      <w:r>
        <w:rPr>
          <w:spacing w:val="24"/>
        </w:rPr>
        <w:t xml:space="preserve"> </w:t>
      </w:r>
      <w:r>
        <w:rPr>
          <w:spacing w:val="-2"/>
        </w:rPr>
        <w:t>08/10/2022).</w:t>
      </w:r>
    </w:p>
    <w:p w14:paraId="0902BABE" w14:textId="77777777" w:rsidR="00620CF6" w:rsidRDefault="00000000">
      <w:pPr>
        <w:pStyle w:val="ListParagraph"/>
        <w:numPr>
          <w:ilvl w:val="0"/>
          <w:numId w:val="1"/>
        </w:numPr>
        <w:tabs>
          <w:tab w:val="left" w:pos="726"/>
        </w:tabs>
        <w:spacing w:before="208" w:line="355" w:lineRule="auto"/>
        <w:ind w:hanging="510"/>
        <w:jc w:val="both"/>
        <w:rPr>
          <w:sz w:val="20"/>
        </w:rPr>
      </w:pPr>
      <w:bookmarkStart w:id="879" w:name="_bookmark198"/>
      <w:bookmarkEnd w:id="879"/>
      <w:r>
        <w:rPr>
          <w:sz w:val="20"/>
        </w:rPr>
        <w:t xml:space="preserve">Internal Revenue Service. </w:t>
      </w:r>
      <w:r>
        <w:rPr>
          <w:i/>
          <w:sz w:val="20"/>
        </w:rPr>
        <w:t>Instructions for Form 706: United States Estate (and Generation-Skipping Transfer) Tax Return</w:t>
      </w:r>
      <w:r>
        <w:rPr>
          <w:sz w:val="20"/>
        </w:rPr>
        <w:t xml:space="preserve">. Sept. 2021. url: </w:t>
      </w:r>
      <w:hyperlink r:id="rId227">
        <w:r>
          <w:rPr>
            <w:color w:val="0000FF"/>
            <w:sz w:val="20"/>
          </w:rPr>
          <w:t>https://apps.irs.gov/app/picklist/list/priorFormPublication.</w:t>
        </w:r>
      </w:hyperlink>
      <w:r>
        <w:rPr>
          <w:color w:val="0000FF"/>
          <w:sz w:val="20"/>
        </w:rPr>
        <w:t xml:space="preserve"> </w:t>
      </w:r>
      <w:hyperlink r:id="rId228">
        <w:r>
          <w:rPr>
            <w:color w:val="0000FF"/>
            <w:sz w:val="20"/>
          </w:rPr>
          <w:t xml:space="preserve">html ? </w:t>
        </w:r>
        <w:proofErr w:type="spellStart"/>
        <w:r>
          <w:rPr>
            <w:color w:val="0000FF"/>
            <w:sz w:val="20"/>
          </w:rPr>
          <w:t>sortColumn</w:t>
        </w:r>
        <w:proofErr w:type="spellEnd"/>
        <w:r>
          <w:rPr>
            <w:color w:val="0000FF"/>
            <w:sz w:val="20"/>
          </w:rPr>
          <w:t xml:space="preserve"> = </w:t>
        </w:r>
        <w:proofErr w:type="spellStart"/>
        <w:r>
          <w:rPr>
            <w:color w:val="0000FF"/>
            <w:sz w:val="20"/>
          </w:rPr>
          <w:t>currentYearRevDate&amp;indexOfFirstRow</w:t>
        </w:r>
        <w:proofErr w:type="spellEnd"/>
        <w:r>
          <w:rPr>
            <w:color w:val="0000FF"/>
            <w:sz w:val="20"/>
          </w:rPr>
          <w:t xml:space="preserve"> = 0&amp;value = United + States + Estate +</w:t>
        </w:r>
      </w:hyperlink>
    </w:p>
    <w:p w14:paraId="48C2C28C" w14:textId="77777777" w:rsidR="00620CF6" w:rsidRDefault="00000000">
      <w:pPr>
        <w:pStyle w:val="BodyText"/>
        <w:spacing w:line="268" w:lineRule="exact"/>
        <w:ind w:left="726"/>
        <w:jc w:val="both"/>
      </w:pPr>
      <w:hyperlink r:id="rId229">
        <w:r>
          <w:rPr>
            <w:color w:val="0000FF"/>
          </w:rPr>
          <w:t>%28and+Gene&amp;criteria=</w:t>
        </w:r>
        <w:proofErr w:type="spellStart"/>
        <w:r>
          <w:rPr>
            <w:color w:val="0000FF"/>
          </w:rPr>
          <w:t>title&amp;resultsPerPage</w:t>
        </w:r>
        <w:proofErr w:type="spellEnd"/>
        <w:r>
          <w:rPr>
            <w:color w:val="0000FF"/>
          </w:rPr>
          <w:t>=25&amp;isDescending=true</w:t>
        </w:r>
      </w:hyperlink>
      <w:r>
        <w:rPr>
          <w:color w:val="0000FF"/>
          <w:spacing w:val="24"/>
        </w:rPr>
        <w:t xml:space="preserve"> </w:t>
      </w:r>
      <w:r>
        <w:t>(visited</w:t>
      </w:r>
      <w:r>
        <w:rPr>
          <w:spacing w:val="24"/>
        </w:rPr>
        <w:t xml:space="preserve"> </w:t>
      </w:r>
      <w:r>
        <w:t>on</w:t>
      </w:r>
      <w:r>
        <w:rPr>
          <w:spacing w:val="24"/>
        </w:rPr>
        <w:t xml:space="preserve"> </w:t>
      </w:r>
      <w:r>
        <w:rPr>
          <w:spacing w:val="-2"/>
        </w:rPr>
        <w:t>08/10/2022).</w:t>
      </w:r>
    </w:p>
    <w:p w14:paraId="72AE3F2F" w14:textId="77777777" w:rsidR="00620CF6" w:rsidRDefault="00000000">
      <w:pPr>
        <w:pStyle w:val="ListParagraph"/>
        <w:numPr>
          <w:ilvl w:val="0"/>
          <w:numId w:val="1"/>
        </w:numPr>
        <w:tabs>
          <w:tab w:val="left" w:pos="726"/>
        </w:tabs>
        <w:spacing w:before="209" w:line="355" w:lineRule="auto"/>
        <w:ind w:hanging="510"/>
        <w:jc w:val="both"/>
        <w:rPr>
          <w:sz w:val="20"/>
        </w:rPr>
      </w:pPr>
      <w:bookmarkStart w:id="880" w:name="_bookmark199"/>
      <w:bookmarkEnd w:id="880"/>
      <w:r>
        <w:rPr>
          <w:w w:val="105"/>
          <w:sz w:val="20"/>
        </w:rPr>
        <w:t xml:space="preserve">Ireland Citizens Information Board. </w:t>
      </w:r>
      <w:r>
        <w:rPr>
          <w:i/>
          <w:w w:val="105"/>
          <w:sz w:val="20"/>
        </w:rPr>
        <w:t>Capital</w:t>
      </w:r>
      <w:r>
        <w:rPr>
          <w:i/>
          <w:spacing w:val="40"/>
          <w:w w:val="105"/>
          <w:sz w:val="20"/>
        </w:rPr>
        <w:t xml:space="preserve"> </w:t>
      </w:r>
      <w:r>
        <w:rPr>
          <w:i/>
          <w:w w:val="105"/>
          <w:sz w:val="20"/>
        </w:rPr>
        <w:t>Acquisitions</w:t>
      </w:r>
      <w:r>
        <w:rPr>
          <w:i/>
          <w:spacing w:val="40"/>
          <w:w w:val="105"/>
          <w:sz w:val="20"/>
        </w:rPr>
        <w:t xml:space="preserve"> </w:t>
      </w:r>
      <w:r>
        <w:rPr>
          <w:i/>
          <w:w w:val="105"/>
          <w:sz w:val="20"/>
        </w:rPr>
        <w:t>Tax</w:t>
      </w:r>
      <w:r>
        <w:rPr>
          <w:w w:val="105"/>
          <w:sz w:val="20"/>
        </w:rPr>
        <w:t xml:space="preserve">. Oct. 2021. url: </w:t>
      </w:r>
      <w:hyperlink r:id="rId230">
        <w:r>
          <w:rPr>
            <w:color w:val="0000FF"/>
            <w:w w:val="105"/>
            <w:sz w:val="20"/>
          </w:rPr>
          <w:t>https</w:t>
        </w:r>
        <w:r>
          <w:rPr>
            <w:color w:val="0000FF"/>
            <w:spacing w:val="-14"/>
            <w:w w:val="105"/>
            <w:sz w:val="20"/>
          </w:rPr>
          <w:t xml:space="preserve"> </w:t>
        </w:r>
        <w:r>
          <w:rPr>
            <w:color w:val="0000FF"/>
            <w:w w:val="105"/>
            <w:sz w:val="20"/>
          </w:rPr>
          <w:t>:</w:t>
        </w:r>
        <w:r>
          <w:rPr>
            <w:color w:val="0000FF"/>
            <w:spacing w:val="-13"/>
            <w:w w:val="105"/>
            <w:sz w:val="20"/>
          </w:rPr>
          <w:t xml:space="preserve"> </w:t>
        </w:r>
        <w:r>
          <w:rPr>
            <w:color w:val="0000FF"/>
            <w:w w:val="125"/>
            <w:sz w:val="20"/>
          </w:rPr>
          <w:t>/</w:t>
        </w:r>
        <w:r>
          <w:rPr>
            <w:color w:val="0000FF"/>
            <w:spacing w:val="-15"/>
            <w:w w:val="125"/>
            <w:sz w:val="20"/>
          </w:rPr>
          <w:t xml:space="preserve"> </w:t>
        </w:r>
        <w:r>
          <w:rPr>
            <w:color w:val="0000FF"/>
            <w:w w:val="125"/>
            <w:sz w:val="20"/>
          </w:rPr>
          <w:t>/</w:t>
        </w:r>
        <w:r>
          <w:rPr>
            <w:color w:val="0000FF"/>
            <w:spacing w:val="-16"/>
            <w:w w:val="125"/>
            <w:sz w:val="20"/>
          </w:rPr>
          <w:t xml:space="preserve"> </w:t>
        </w:r>
        <w:r>
          <w:rPr>
            <w:color w:val="0000FF"/>
            <w:w w:val="105"/>
            <w:sz w:val="20"/>
          </w:rPr>
          <w:t>www</w:t>
        </w:r>
        <w:r>
          <w:rPr>
            <w:color w:val="0000FF"/>
            <w:spacing w:val="-13"/>
            <w:w w:val="105"/>
            <w:sz w:val="20"/>
          </w:rPr>
          <w:t xml:space="preserve"> </w:t>
        </w:r>
        <w:r>
          <w:rPr>
            <w:color w:val="0000FF"/>
            <w:w w:val="105"/>
            <w:sz w:val="20"/>
          </w:rPr>
          <w:t>.</w:t>
        </w:r>
      </w:hyperlink>
      <w:r>
        <w:rPr>
          <w:color w:val="0000FF"/>
          <w:w w:val="105"/>
          <w:sz w:val="20"/>
        </w:rPr>
        <w:t xml:space="preserve"> </w:t>
      </w:r>
      <w:hyperlink r:id="rId231">
        <w:proofErr w:type="spellStart"/>
        <w:r>
          <w:rPr>
            <w:color w:val="0000FF"/>
            <w:sz w:val="20"/>
          </w:rPr>
          <w:t>citizensinformation</w:t>
        </w:r>
        <w:proofErr w:type="spellEnd"/>
        <w:r>
          <w:rPr>
            <w:color w:val="0000FF"/>
            <w:sz w:val="20"/>
          </w:rPr>
          <w:t xml:space="preserve"> . </w:t>
        </w:r>
        <w:proofErr w:type="spellStart"/>
        <w:r>
          <w:rPr>
            <w:color w:val="0000FF"/>
            <w:sz w:val="20"/>
          </w:rPr>
          <w:t>ie</w:t>
        </w:r>
        <w:proofErr w:type="spellEnd"/>
        <w:r>
          <w:rPr>
            <w:color w:val="0000FF"/>
            <w:sz w:val="20"/>
          </w:rPr>
          <w:t xml:space="preserve"> /</w:t>
        </w:r>
        <w:proofErr w:type="spellStart"/>
        <w:r>
          <w:rPr>
            <w:color w:val="0000FF"/>
            <w:sz w:val="20"/>
          </w:rPr>
          <w:t>en</w:t>
        </w:r>
        <w:proofErr w:type="spellEnd"/>
        <w:r>
          <w:rPr>
            <w:color w:val="0000FF"/>
            <w:sz w:val="20"/>
          </w:rPr>
          <w:t xml:space="preserve"> /money _and _tax /tax /capital _taxes /capital _acquisitions _tax .html</w:t>
        </w:r>
      </w:hyperlink>
      <w:r>
        <w:rPr>
          <w:color w:val="0000FF"/>
          <w:sz w:val="20"/>
        </w:rPr>
        <w:t xml:space="preserve"> </w:t>
      </w:r>
      <w:r>
        <w:rPr>
          <w:w w:val="105"/>
          <w:sz w:val="20"/>
        </w:rPr>
        <w:t>(visited on 02/01/2022).</w:t>
      </w:r>
    </w:p>
    <w:p w14:paraId="21BAF579" w14:textId="77777777" w:rsidR="00620CF6" w:rsidRDefault="00620CF6">
      <w:pPr>
        <w:spacing w:line="355" w:lineRule="auto"/>
        <w:jc w:val="both"/>
        <w:rPr>
          <w:sz w:val="20"/>
        </w:rPr>
        <w:sectPr w:rsidR="00620CF6" w:rsidSect="00D60468">
          <w:pgSz w:w="12240" w:h="15840"/>
          <w:pgMar w:top="1320" w:right="1300" w:bottom="280" w:left="1300" w:header="720" w:footer="720" w:gutter="0"/>
          <w:cols w:space="720"/>
        </w:sectPr>
      </w:pPr>
    </w:p>
    <w:p w14:paraId="1C67DF20" w14:textId="77777777" w:rsidR="00620CF6" w:rsidRDefault="00000000">
      <w:pPr>
        <w:pStyle w:val="ListParagraph"/>
        <w:numPr>
          <w:ilvl w:val="0"/>
          <w:numId w:val="1"/>
        </w:numPr>
        <w:tabs>
          <w:tab w:val="left" w:pos="726"/>
        </w:tabs>
        <w:spacing w:before="86" w:line="355" w:lineRule="auto"/>
        <w:ind w:hanging="510"/>
        <w:jc w:val="both"/>
        <w:rPr>
          <w:sz w:val="20"/>
        </w:rPr>
      </w:pPr>
      <w:bookmarkStart w:id="881" w:name="_bookmark200"/>
      <w:bookmarkEnd w:id="881"/>
      <w:r>
        <w:rPr>
          <w:w w:val="105"/>
          <w:sz w:val="20"/>
        </w:rPr>
        <w:lastRenderedPageBreak/>
        <w:t xml:space="preserve">Darien B. Jacobson, Brian G. Raub, and Barry W. Johnson. “The Estate Tax: Ninety Years and Counting”. In: </w:t>
      </w:r>
      <w:r>
        <w:rPr>
          <w:i/>
          <w:w w:val="105"/>
          <w:sz w:val="20"/>
        </w:rPr>
        <w:t xml:space="preserve">Statistics of Income Bulletin </w:t>
      </w:r>
      <w:r>
        <w:rPr>
          <w:w w:val="105"/>
          <w:sz w:val="20"/>
        </w:rPr>
        <w:t xml:space="preserve">27.1 (2007), pp. 118–128. url: </w:t>
      </w:r>
      <w:hyperlink r:id="rId232">
        <w:r>
          <w:rPr>
            <w:color w:val="0000FF"/>
            <w:w w:val="105"/>
            <w:sz w:val="20"/>
          </w:rPr>
          <w:t>https://www.irs.gov/</w:t>
        </w:r>
      </w:hyperlink>
      <w:r>
        <w:rPr>
          <w:color w:val="0000FF"/>
          <w:w w:val="105"/>
          <w:sz w:val="20"/>
        </w:rPr>
        <w:t xml:space="preserve"> </w:t>
      </w:r>
      <w:hyperlink r:id="rId233">
        <w:r>
          <w:rPr>
            <w:color w:val="0000FF"/>
            <w:spacing w:val="-2"/>
            <w:sz w:val="20"/>
          </w:rPr>
          <w:t>statistics/soi-tax-stats-soi-bulletin-summer-2007</w:t>
        </w:r>
      </w:hyperlink>
      <w:r>
        <w:rPr>
          <w:spacing w:val="-2"/>
          <w:sz w:val="20"/>
        </w:rPr>
        <w:t>.</w:t>
      </w:r>
    </w:p>
    <w:p w14:paraId="57E7A2FE" w14:textId="77777777" w:rsidR="00620CF6" w:rsidRDefault="00000000">
      <w:pPr>
        <w:pStyle w:val="ListParagraph"/>
        <w:numPr>
          <w:ilvl w:val="0"/>
          <w:numId w:val="1"/>
        </w:numPr>
        <w:tabs>
          <w:tab w:val="left" w:pos="726"/>
        </w:tabs>
        <w:spacing w:before="78" w:line="355" w:lineRule="auto"/>
        <w:ind w:hanging="510"/>
        <w:jc w:val="both"/>
        <w:rPr>
          <w:sz w:val="20"/>
        </w:rPr>
      </w:pPr>
      <w:bookmarkStart w:id="882" w:name="_bookmark201"/>
      <w:bookmarkEnd w:id="882"/>
      <w:r>
        <w:rPr>
          <w:w w:val="105"/>
          <w:sz w:val="20"/>
        </w:rPr>
        <w:t>Katrine</w:t>
      </w:r>
      <w:r>
        <w:rPr>
          <w:spacing w:val="-8"/>
          <w:w w:val="105"/>
          <w:sz w:val="20"/>
        </w:rPr>
        <w:t xml:space="preserve"> </w:t>
      </w:r>
      <w:r>
        <w:rPr>
          <w:w w:val="105"/>
          <w:sz w:val="20"/>
        </w:rPr>
        <w:t>Jakobsen</w:t>
      </w:r>
      <w:r>
        <w:rPr>
          <w:spacing w:val="-8"/>
          <w:w w:val="105"/>
          <w:sz w:val="20"/>
        </w:rPr>
        <w:t xml:space="preserve"> </w:t>
      </w:r>
      <w:r>
        <w:rPr>
          <w:w w:val="105"/>
          <w:sz w:val="20"/>
        </w:rPr>
        <w:t>et</w:t>
      </w:r>
      <w:r>
        <w:rPr>
          <w:spacing w:val="-8"/>
          <w:w w:val="105"/>
          <w:sz w:val="20"/>
        </w:rPr>
        <w:t xml:space="preserve"> </w:t>
      </w:r>
      <w:r>
        <w:rPr>
          <w:w w:val="105"/>
          <w:sz w:val="20"/>
        </w:rPr>
        <w:t>al.</w:t>
      </w:r>
      <w:r>
        <w:rPr>
          <w:spacing w:val="-8"/>
          <w:w w:val="105"/>
          <w:sz w:val="20"/>
        </w:rPr>
        <w:t xml:space="preserve"> </w:t>
      </w:r>
      <w:r>
        <w:rPr>
          <w:w w:val="105"/>
          <w:sz w:val="20"/>
        </w:rPr>
        <w:t>“Wealth</w:t>
      </w:r>
      <w:r>
        <w:rPr>
          <w:spacing w:val="-8"/>
          <w:w w:val="105"/>
          <w:sz w:val="20"/>
        </w:rPr>
        <w:t xml:space="preserve"> </w:t>
      </w:r>
      <w:r>
        <w:rPr>
          <w:w w:val="105"/>
          <w:sz w:val="20"/>
        </w:rPr>
        <w:t>Taxation</w:t>
      </w:r>
      <w:r>
        <w:rPr>
          <w:spacing w:val="-8"/>
          <w:w w:val="105"/>
          <w:sz w:val="20"/>
        </w:rPr>
        <w:t xml:space="preserve"> </w:t>
      </w:r>
      <w:r>
        <w:rPr>
          <w:w w:val="105"/>
          <w:sz w:val="20"/>
        </w:rPr>
        <w:t>and</w:t>
      </w:r>
      <w:r>
        <w:rPr>
          <w:spacing w:val="-8"/>
          <w:w w:val="105"/>
          <w:sz w:val="20"/>
        </w:rPr>
        <w:t xml:space="preserve"> </w:t>
      </w:r>
      <w:r>
        <w:rPr>
          <w:w w:val="105"/>
          <w:sz w:val="20"/>
        </w:rPr>
        <w:t>Wealth</w:t>
      </w:r>
      <w:r>
        <w:rPr>
          <w:spacing w:val="-8"/>
          <w:w w:val="105"/>
          <w:sz w:val="20"/>
        </w:rPr>
        <w:t xml:space="preserve"> </w:t>
      </w:r>
      <w:r>
        <w:rPr>
          <w:w w:val="105"/>
          <w:sz w:val="20"/>
        </w:rPr>
        <w:t>Accumulation:</w:t>
      </w:r>
      <w:r>
        <w:rPr>
          <w:spacing w:val="-8"/>
          <w:w w:val="105"/>
          <w:sz w:val="20"/>
        </w:rPr>
        <w:t xml:space="preserve"> </w:t>
      </w:r>
      <w:r>
        <w:rPr>
          <w:w w:val="105"/>
          <w:sz w:val="20"/>
        </w:rPr>
        <w:t>Theory</w:t>
      </w:r>
      <w:r>
        <w:rPr>
          <w:spacing w:val="-8"/>
          <w:w w:val="105"/>
          <w:sz w:val="20"/>
        </w:rPr>
        <w:t xml:space="preserve"> </w:t>
      </w:r>
      <w:r>
        <w:rPr>
          <w:w w:val="105"/>
          <w:sz w:val="20"/>
        </w:rPr>
        <w:t>and</w:t>
      </w:r>
      <w:r>
        <w:rPr>
          <w:spacing w:val="-8"/>
          <w:w w:val="105"/>
          <w:sz w:val="20"/>
        </w:rPr>
        <w:t xml:space="preserve"> </w:t>
      </w:r>
      <w:r>
        <w:rPr>
          <w:w w:val="105"/>
          <w:sz w:val="20"/>
        </w:rPr>
        <w:t>Evidence</w:t>
      </w:r>
      <w:r>
        <w:rPr>
          <w:spacing w:val="-8"/>
          <w:w w:val="105"/>
          <w:sz w:val="20"/>
        </w:rPr>
        <w:t xml:space="preserve"> </w:t>
      </w:r>
      <w:r>
        <w:rPr>
          <w:w w:val="105"/>
          <w:sz w:val="20"/>
        </w:rPr>
        <w:t>from Denmark”.</w:t>
      </w:r>
      <w:r>
        <w:rPr>
          <w:spacing w:val="-7"/>
          <w:w w:val="105"/>
          <w:sz w:val="20"/>
        </w:rPr>
        <w:t xml:space="preserve"> </w:t>
      </w:r>
      <w:r>
        <w:rPr>
          <w:w w:val="105"/>
          <w:sz w:val="20"/>
        </w:rPr>
        <w:t>In:</w:t>
      </w:r>
      <w:r>
        <w:rPr>
          <w:spacing w:val="-6"/>
          <w:w w:val="105"/>
          <w:sz w:val="20"/>
        </w:rPr>
        <w:t xml:space="preserve"> </w:t>
      </w:r>
      <w:r>
        <w:rPr>
          <w:i/>
          <w:w w:val="105"/>
          <w:sz w:val="20"/>
        </w:rPr>
        <w:t>The</w:t>
      </w:r>
      <w:r>
        <w:rPr>
          <w:i/>
          <w:spacing w:val="-3"/>
          <w:w w:val="105"/>
          <w:sz w:val="20"/>
        </w:rPr>
        <w:t xml:space="preserve"> </w:t>
      </w:r>
      <w:r>
        <w:rPr>
          <w:i/>
          <w:w w:val="105"/>
          <w:sz w:val="20"/>
        </w:rPr>
        <w:t>Quarterly</w:t>
      </w:r>
      <w:r>
        <w:rPr>
          <w:i/>
          <w:spacing w:val="-3"/>
          <w:w w:val="105"/>
          <w:sz w:val="20"/>
        </w:rPr>
        <w:t xml:space="preserve"> </w:t>
      </w:r>
      <w:r>
        <w:rPr>
          <w:i/>
          <w:w w:val="105"/>
          <w:sz w:val="20"/>
        </w:rPr>
        <w:t>Journal</w:t>
      </w:r>
      <w:r>
        <w:rPr>
          <w:i/>
          <w:spacing w:val="-3"/>
          <w:w w:val="105"/>
          <w:sz w:val="20"/>
        </w:rPr>
        <w:t xml:space="preserve"> </w:t>
      </w:r>
      <w:r>
        <w:rPr>
          <w:i/>
          <w:w w:val="105"/>
          <w:sz w:val="20"/>
        </w:rPr>
        <w:t>of</w:t>
      </w:r>
      <w:r>
        <w:rPr>
          <w:i/>
          <w:spacing w:val="-3"/>
          <w:w w:val="105"/>
          <w:sz w:val="20"/>
        </w:rPr>
        <w:t xml:space="preserve"> </w:t>
      </w:r>
      <w:r>
        <w:rPr>
          <w:i/>
          <w:w w:val="105"/>
          <w:sz w:val="20"/>
        </w:rPr>
        <w:t>Economics</w:t>
      </w:r>
      <w:r>
        <w:rPr>
          <w:i/>
          <w:spacing w:val="-4"/>
          <w:w w:val="105"/>
          <w:sz w:val="20"/>
        </w:rPr>
        <w:t xml:space="preserve"> </w:t>
      </w:r>
      <w:r>
        <w:rPr>
          <w:w w:val="105"/>
          <w:sz w:val="20"/>
        </w:rPr>
        <w:t>135.1</w:t>
      </w:r>
      <w:r>
        <w:rPr>
          <w:spacing w:val="-7"/>
          <w:w w:val="105"/>
          <w:sz w:val="20"/>
        </w:rPr>
        <w:t xml:space="preserve"> </w:t>
      </w:r>
      <w:r>
        <w:rPr>
          <w:w w:val="105"/>
          <w:sz w:val="20"/>
        </w:rPr>
        <w:t>(Feb.</w:t>
      </w:r>
      <w:r>
        <w:rPr>
          <w:spacing w:val="-7"/>
          <w:w w:val="105"/>
          <w:sz w:val="20"/>
        </w:rPr>
        <w:t xml:space="preserve"> </w:t>
      </w:r>
      <w:r>
        <w:rPr>
          <w:w w:val="105"/>
          <w:sz w:val="20"/>
        </w:rPr>
        <w:t>2020),</w:t>
      </w:r>
      <w:r>
        <w:rPr>
          <w:spacing w:val="-6"/>
          <w:w w:val="105"/>
          <w:sz w:val="20"/>
        </w:rPr>
        <w:t xml:space="preserve"> </w:t>
      </w:r>
      <w:r>
        <w:rPr>
          <w:w w:val="105"/>
          <w:sz w:val="20"/>
        </w:rPr>
        <w:t>pp.</w:t>
      </w:r>
      <w:r>
        <w:rPr>
          <w:spacing w:val="-6"/>
          <w:w w:val="105"/>
          <w:sz w:val="20"/>
        </w:rPr>
        <w:t xml:space="preserve"> </w:t>
      </w:r>
      <w:r>
        <w:rPr>
          <w:w w:val="105"/>
          <w:sz w:val="20"/>
        </w:rPr>
        <w:t>329–388.</w:t>
      </w:r>
      <w:r>
        <w:rPr>
          <w:spacing w:val="-6"/>
          <w:w w:val="105"/>
          <w:sz w:val="20"/>
        </w:rPr>
        <w:t xml:space="preserve"> </w:t>
      </w:r>
      <w:proofErr w:type="spellStart"/>
      <w:r>
        <w:rPr>
          <w:w w:val="105"/>
          <w:sz w:val="20"/>
        </w:rPr>
        <w:t>doi</w:t>
      </w:r>
      <w:proofErr w:type="spellEnd"/>
      <w:r>
        <w:rPr>
          <w:w w:val="105"/>
          <w:sz w:val="20"/>
        </w:rPr>
        <w:t>:</w:t>
      </w:r>
      <w:r>
        <w:rPr>
          <w:spacing w:val="-6"/>
          <w:w w:val="105"/>
          <w:sz w:val="20"/>
        </w:rPr>
        <w:t xml:space="preserve"> </w:t>
      </w:r>
      <w:hyperlink r:id="rId234">
        <w:r>
          <w:rPr>
            <w:color w:val="0000FF"/>
            <w:w w:val="105"/>
            <w:sz w:val="20"/>
          </w:rPr>
          <w:t>10.1093/qje/</w:t>
        </w:r>
      </w:hyperlink>
      <w:r>
        <w:rPr>
          <w:color w:val="0000FF"/>
          <w:w w:val="105"/>
          <w:sz w:val="20"/>
        </w:rPr>
        <w:t xml:space="preserve"> </w:t>
      </w:r>
      <w:hyperlink r:id="rId235">
        <w:r>
          <w:rPr>
            <w:color w:val="0000FF"/>
            <w:w w:val="105"/>
            <w:sz w:val="20"/>
          </w:rPr>
          <w:t>qjz032</w:t>
        </w:r>
      </w:hyperlink>
      <w:r>
        <w:rPr>
          <w:w w:val="105"/>
          <w:sz w:val="20"/>
        </w:rPr>
        <w:t xml:space="preserve">. url: </w:t>
      </w:r>
      <w:hyperlink r:id="rId236">
        <w:r>
          <w:rPr>
            <w:color w:val="0000FF"/>
            <w:w w:val="105"/>
            <w:sz w:val="20"/>
          </w:rPr>
          <w:t>https://doi.org/10.1093/qje/qjz032</w:t>
        </w:r>
      </w:hyperlink>
      <w:r>
        <w:rPr>
          <w:w w:val="105"/>
          <w:sz w:val="20"/>
        </w:rPr>
        <w:t>.</w:t>
      </w:r>
    </w:p>
    <w:p w14:paraId="6C64D857" w14:textId="77777777" w:rsidR="00620CF6" w:rsidRDefault="00000000">
      <w:pPr>
        <w:pStyle w:val="ListParagraph"/>
        <w:numPr>
          <w:ilvl w:val="0"/>
          <w:numId w:val="1"/>
        </w:numPr>
        <w:tabs>
          <w:tab w:val="left" w:pos="726"/>
        </w:tabs>
        <w:spacing w:before="77" w:line="355" w:lineRule="auto"/>
        <w:ind w:hanging="510"/>
        <w:jc w:val="both"/>
        <w:rPr>
          <w:sz w:val="20"/>
        </w:rPr>
      </w:pPr>
      <w:bookmarkStart w:id="883" w:name="_bookmark202"/>
      <w:bookmarkEnd w:id="883"/>
      <w:r w:rsidRPr="003A075B">
        <w:rPr>
          <w:sz w:val="20"/>
          <w:lang w:val="it-IT"/>
          <w:rPrChange w:id="884" w:author="Luca Giangregorio" w:date="2024-05-10T10:30:00Z">
            <w:rPr>
              <w:sz w:val="20"/>
            </w:rPr>
          </w:rPrChange>
        </w:rPr>
        <w:t xml:space="preserve">Tullio Jappelli, Mario Padula, and Giovanni Pica. </w:t>
      </w:r>
      <w:r>
        <w:rPr>
          <w:i/>
          <w:sz w:val="20"/>
        </w:rPr>
        <w:t>Transfer Taxes and Inequality</w:t>
      </w:r>
      <w:r>
        <w:rPr>
          <w:sz w:val="20"/>
        </w:rPr>
        <w:t xml:space="preserve">. GINI Discussion Paper 21. Amsterdam Institute for Advanced </w:t>
      </w:r>
      <w:proofErr w:type="spellStart"/>
      <w:r>
        <w:rPr>
          <w:sz w:val="20"/>
        </w:rPr>
        <w:t>Labour</w:t>
      </w:r>
      <w:proofErr w:type="spellEnd"/>
      <w:r>
        <w:rPr>
          <w:sz w:val="20"/>
        </w:rPr>
        <w:t xml:space="preserve"> Studies, Dec. 2011.</w:t>
      </w:r>
    </w:p>
    <w:p w14:paraId="73CC7B49" w14:textId="77777777" w:rsidR="00620CF6" w:rsidRDefault="00000000">
      <w:pPr>
        <w:pStyle w:val="ListParagraph"/>
        <w:numPr>
          <w:ilvl w:val="0"/>
          <w:numId w:val="1"/>
        </w:numPr>
        <w:tabs>
          <w:tab w:val="left" w:pos="726"/>
        </w:tabs>
        <w:spacing w:before="78" w:line="355" w:lineRule="auto"/>
        <w:ind w:hanging="510"/>
        <w:jc w:val="both"/>
        <w:rPr>
          <w:sz w:val="20"/>
        </w:rPr>
      </w:pPr>
      <w:bookmarkStart w:id="885" w:name="_bookmark203"/>
      <w:bookmarkEnd w:id="885"/>
      <w:r>
        <w:rPr>
          <w:sz w:val="20"/>
        </w:rPr>
        <w:t xml:space="preserve">Pamela Katic and Andrew Leigh. “Top Wealth Shares in Australia 1915–2012”. In: </w:t>
      </w:r>
      <w:r>
        <w:rPr>
          <w:i/>
          <w:sz w:val="20"/>
        </w:rPr>
        <w:t xml:space="preserve">Review of Income and Wealth </w:t>
      </w:r>
      <w:r>
        <w:rPr>
          <w:sz w:val="20"/>
        </w:rPr>
        <w:t xml:space="preserve">62.2 (June 2016), pp. 209–222. </w:t>
      </w:r>
      <w:proofErr w:type="spellStart"/>
      <w:r>
        <w:rPr>
          <w:sz w:val="20"/>
        </w:rPr>
        <w:t>doi</w:t>
      </w:r>
      <w:proofErr w:type="spellEnd"/>
      <w:r>
        <w:rPr>
          <w:sz w:val="20"/>
        </w:rPr>
        <w:t xml:space="preserve">: </w:t>
      </w:r>
      <w:hyperlink r:id="rId237">
        <w:r>
          <w:rPr>
            <w:color w:val="0000FF"/>
            <w:sz w:val="20"/>
          </w:rPr>
          <w:t>10.1111/roiw.12177</w:t>
        </w:r>
      </w:hyperlink>
      <w:r>
        <w:rPr>
          <w:sz w:val="20"/>
        </w:rPr>
        <w:t xml:space="preserve">. url: </w:t>
      </w:r>
      <w:hyperlink r:id="rId238">
        <w:r>
          <w:rPr>
            <w:color w:val="0000FF"/>
            <w:sz w:val="20"/>
          </w:rPr>
          <w:t>https://doi.org/10.1111/</w:t>
        </w:r>
      </w:hyperlink>
      <w:r>
        <w:rPr>
          <w:color w:val="0000FF"/>
          <w:sz w:val="20"/>
        </w:rPr>
        <w:t xml:space="preserve"> </w:t>
      </w:r>
      <w:hyperlink r:id="rId239">
        <w:r>
          <w:rPr>
            <w:color w:val="0000FF"/>
            <w:spacing w:val="-2"/>
            <w:sz w:val="20"/>
          </w:rPr>
          <w:t>roiw.12177</w:t>
        </w:r>
      </w:hyperlink>
      <w:r>
        <w:rPr>
          <w:spacing w:val="-2"/>
          <w:sz w:val="20"/>
        </w:rPr>
        <w:t>.</w:t>
      </w:r>
    </w:p>
    <w:p w14:paraId="06A29F20" w14:textId="77777777" w:rsidR="00620CF6" w:rsidRDefault="00000000">
      <w:pPr>
        <w:pStyle w:val="ListParagraph"/>
        <w:numPr>
          <w:ilvl w:val="0"/>
          <w:numId w:val="1"/>
        </w:numPr>
        <w:tabs>
          <w:tab w:val="left" w:pos="726"/>
        </w:tabs>
        <w:spacing w:before="78" w:line="355" w:lineRule="auto"/>
        <w:ind w:hanging="510"/>
        <w:jc w:val="both"/>
        <w:rPr>
          <w:sz w:val="20"/>
        </w:rPr>
      </w:pPr>
      <w:bookmarkStart w:id="886" w:name="_bookmark204"/>
      <w:bookmarkEnd w:id="886"/>
      <w:r>
        <w:rPr>
          <w:sz w:val="20"/>
        </w:rPr>
        <w:t xml:space="preserve">Denis Kessler and Pierre </w:t>
      </w:r>
      <w:proofErr w:type="spellStart"/>
      <w:r>
        <w:rPr>
          <w:sz w:val="20"/>
        </w:rPr>
        <w:t>Pestieau</w:t>
      </w:r>
      <w:proofErr w:type="spellEnd"/>
      <w:r>
        <w:rPr>
          <w:sz w:val="20"/>
        </w:rPr>
        <w:t xml:space="preserve">. “The Taxation of Wealth in the EEC: Facts and Trends”. In: </w:t>
      </w:r>
      <w:r>
        <w:rPr>
          <w:i/>
          <w:sz w:val="20"/>
        </w:rPr>
        <w:t xml:space="preserve">Canadian Public Policy </w:t>
      </w:r>
      <w:r>
        <w:rPr>
          <w:sz w:val="20"/>
        </w:rPr>
        <w:t xml:space="preserve">17.3 (Sept. 1991), pp. 309–321. </w:t>
      </w:r>
      <w:proofErr w:type="spellStart"/>
      <w:r>
        <w:rPr>
          <w:sz w:val="20"/>
        </w:rPr>
        <w:t>doi</w:t>
      </w:r>
      <w:proofErr w:type="spellEnd"/>
      <w:r>
        <w:rPr>
          <w:sz w:val="20"/>
        </w:rPr>
        <w:t xml:space="preserve">: </w:t>
      </w:r>
      <w:hyperlink r:id="rId240">
        <w:r>
          <w:rPr>
            <w:color w:val="0000FF"/>
            <w:sz w:val="20"/>
          </w:rPr>
          <w:t>10.2307/3551638</w:t>
        </w:r>
      </w:hyperlink>
      <w:r>
        <w:rPr>
          <w:sz w:val="20"/>
        </w:rPr>
        <w:t xml:space="preserve">. url: </w:t>
      </w:r>
      <w:hyperlink r:id="rId241">
        <w:r>
          <w:rPr>
            <w:color w:val="0000FF"/>
            <w:sz w:val="20"/>
          </w:rPr>
          <w:t>http://doi.org/</w:t>
        </w:r>
      </w:hyperlink>
      <w:r>
        <w:rPr>
          <w:color w:val="0000FF"/>
          <w:sz w:val="20"/>
        </w:rPr>
        <w:t xml:space="preserve"> </w:t>
      </w:r>
      <w:hyperlink r:id="rId242">
        <w:r>
          <w:rPr>
            <w:color w:val="0000FF"/>
            <w:spacing w:val="-2"/>
            <w:sz w:val="20"/>
          </w:rPr>
          <w:t>10.2307/3551638</w:t>
        </w:r>
      </w:hyperlink>
      <w:r>
        <w:rPr>
          <w:spacing w:val="-2"/>
          <w:sz w:val="20"/>
        </w:rPr>
        <w:t>.</w:t>
      </w:r>
    </w:p>
    <w:p w14:paraId="27BF4EFD" w14:textId="77777777" w:rsidR="00620CF6" w:rsidRDefault="00000000">
      <w:pPr>
        <w:pStyle w:val="ListParagraph"/>
        <w:numPr>
          <w:ilvl w:val="0"/>
          <w:numId w:val="1"/>
        </w:numPr>
        <w:tabs>
          <w:tab w:val="left" w:pos="726"/>
        </w:tabs>
        <w:spacing w:before="77" w:line="355" w:lineRule="auto"/>
        <w:ind w:hanging="510"/>
        <w:jc w:val="both"/>
        <w:rPr>
          <w:sz w:val="20"/>
        </w:rPr>
      </w:pPr>
      <w:bookmarkStart w:id="887" w:name="_bookmark205"/>
      <w:bookmarkEnd w:id="887"/>
      <w:r>
        <w:rPr>
          <w:sz w:val="20"/>
        </w:rPr>
        <w:t>Nak</w:t>
      </w:r>
      <w:r>
        <w:rPr>
          <w:spacing w:val="-8"/>
          <w:sz w:val="20"/>
        </w:rPr>
        <w:t xml:space="preserve"> </w:t>
      </w:r>
      <w:proofErr w:type="spellStart"/>
      <w:r>
        <w:rPr>
          <w:sz w:val="20"/>
        </w:rPr>
        <w:t>Nyeon</w:t>
      </w:r>
      <w:proofErr w:type="spellEnd"/>
      <w:r>
        <w:rPr>
          <w:spacing w:val="-8"/>
          <w:sz w:val="20"/>
        </w:rPr>
        <w:t xml:space="preserve"> </w:t>
      </w:r>
      <w:r>
        <w:rPr>
          <w:sz w:val="20"/>
        </w:rPr>
        <w:t>Kim.</w:t>
      </w:r>
      <w:r>
        <w:rPr>
          <w:spacing w:val="-8"/>
          <w:sz w:val="20"/>
        </w:rPr>
        <w:t xml:space="preserve"> </w:t>
      </w:r>
      <w:r>
        <w:rPr>
          <w:sz w:val="20"/>
        </w:rPr>
        <w:t>“Wealth</w:t>
      </w:r>
      <w:r>
        <w:rPr>
          <w:spacing w:val="-8"/>
          <w:sz w:val="20"/>
        </w:rPr>
        <w:t xml:space="preserve"> </w:t>
      </w:r>
      <w:r>
        <w:rPr>
          <w:sz w:val="20"/>
        </w:rPr>
        <w:t>Inequality</w:t>
      </w:r>
      <w:r>
        <w:rPr>
          <w:spacing w:val="-8"/>
          <w:sz w:val="20"/>
        </w:rPr>
        <w:t xml:space="preserve"> </w:t>
      </w:r>
      <w:r>
        <w:rPr>
          <w:sz w:val="20"/>
        </w:rPr>
        <w:t>in</w:t>
      </w:r>
      <w:r>
        <w:rPr>
          <w:spacing w:val="-8"/>
          <w:sz w:val="20"/>
        </w:rPr>
        <w:t xml:space="preserve"> </w:t>
      </w:r>
      <w:r>
        <w:rPr>
          <w:sz w:val="20"/>
        </w:rPr>
        <w:t>Korea,</w:t>
      </w:r>
      <w:r>
        <w:rPr>
          <w:spacing w:val="-8"/>
          <w:sz w:val="20"/>
        </w:rPr>
        <w:t xml:space="preserve"> </w:t>
      </w:r>
      <w:r>
        <w:rPr>
          <w:sz w:val="20"/>
        </w:rPr>
        <w:t>2000–2013:</w:t>
      </w:r>
      <w:r>
        <w:rPr>
          <w:spacing w:val="-8"/>
          <w:sz w:val="20"/>
        </w:rPr>
        <w:t xml:space="preserve"> </w:t>
      </w:r>
      <w:r>
        <w:rPr>
          <w:sz w:val="20"/>
        </w:rPr>
        <w:t>Evidence</w:t>
      </w:r>
      <w:r>
        <w:rPr>
          <w:spacing w:val="-8"/>
          <w:sz w:val="20"/>
        </w:rPr>
        <w:t xml:space="preserve"> </w:t>
      </w:r>
      <w:r>
        <w:rPr>
          <w:sz w:val="20"/>
        </w:rPr>
        <w:t>from</w:t>
      </w:r>
      <w:r>
        <w:rPr>
          <w:spacing w:val="-8"/>
          <w:sz w:val="20"/>
        </w:rPr>
        <w:t xml:space="preserve"> </w:t>
      </w:r>
      <w:r>
        <w:rPr>
          <w:sz w:val="20"/>
        </w:rPr>
        <w:t>Inheritance</w:t>
      </w:r>
      <w:r>
        <w:rPr>
          <w:spacing w:val="-8"/>
          <w:sz w:val="20"/>
        </w:rPr>
        <w:t xml:space="preserve"> </w:t>
      </w:r>
      <w:r>
        <w:rPr>
          <w:sz w:val="20"/>
        </w:rPr>
        <w:t>Tax</w:t>
      </w:r>
      <w:r>
        <w:rPr>
          <w:spacing w:val="-8"/>
          <w:sz w:val="20"/>
        </w:rPr>
        <w:t xml:space="preserve"> </w:t>
      </w:r>
      <w:r>
        <w:rPr>
          <w:sz w:val="20"/>
        </w:rPr>
        <w:t xml:space="preserve">Statistics”. In: </w:t>
      </w:r>
      <w:r>
        <w:rPr>
          <w:i/>
          <w:sz w:val="20"/>
        </w:rPr>
        <w:t xml:space="preserve">Journal of the Korean Welfare State and Social Policy </w:t>
      </w:r>
      <w:r>
        <w:rPr>
          <w:sz w:val="20"/>
        </w:rPr>
        <w:t xml:space="preserve">2.1 (2018), pp. 26–57. url: </w:t>
      </w:r>
      <w:hyperlink r:id="rId243">
        <w:r>
          <w:rPr>
            <w:color w:val="0000FF"/>
            <w:sz w:val="20"/>
          </w:rPr>
          <w:t>http://www.</w:t>
        </w:r>
      </w:hyperlink>
      <w:r>
        <w:rPr>
          <w:color w:val="0000FF"/>
          <w:sz w:val="20"/>
        </w:rPr>
        <w:t xml:space="preserve"> </w:t>
      </w:r>
      <w:hyperlink r:id="rId244">
        <w:r>
          <w:rPr>
            <w:color w:val="0000FF"/>
            <w:sz w:val="20"/>
          </w:rPr>
          <w:t>welfarestate.re.kr/beluxe_wtFu73/5421</w:t>
        </w:r>
      </w:hyperlink>
      <w:r>
        <w:rPr>
          <w:color w:val="0000FF"/>
          <w:sz w:val="20"/>
        </w:rPr>
        <w:t xml:space="preserve"> </w:t>
      </w:r>
      <w:r>
        <w:rPr>
          <w:sz w:val="20"/>
        </w:rPr>
        <w:t>(visited on 04/01/2022).</w:t>
      </w:r>
    </w:p>
    <w:p w14:paraId="71461ADF" w14:textId="77777777" w:rsidR="00620CF6" w:rsidRDefault="00000000">
      <w:pPr>
        <w:pStyle w:val="ListParagraph"/>
        <w:numPr>
          <w:ilvl w:val="0"/>
          <w:numId w:val="1"/>
        </w:numPr>
        <w:tabs>
          <w:tab w:val="left" w:pos="726"/>
        </w:tabs>
        <w:spacing w:before="78" w:line="355" w:lineRule="auto"/>
        <w:ind w:hanging="510"/>
        <w:jc w:val="both"/>
        <w:rPr>
          <w:sz w:val="20"/>
        </w:rPr>
      </w:pPr>
      <w:bookmarkStart w:id="888" w:name="_bookmark206"/>
      <w:bookmarkEnd w:id="888"/>
      <w:proofErr w:type="spellStart"/>
      <w:r>
        <w:rPr>
          <w:sz w:val="20"/>
        </w:rPr>
        <w:t>Sagiri</w:t>
      </w:r>
      <w:proofErr w:type="spellEnd"/>
      <w:r>
        <w:rPr>
          <w:sz w:val="20"/>
        </w:rPr>
        <w:t xml:space="preserve"> Kitao and Tomoaki Yamada. </w:t>
      </w:r>
      <w:r>
        <w:rPr>
          <w:i/>
          <w:sz w:val="20"/>
        </w:rPr>
        <w:t>Dimensions of</w:t>
      </w:r>
      <w:r>
        <w:rPr>
          <w:i/>
          <w:spacing w:val="40"/>
          <w:sz w:val="20"/>
        </w:rPr>
        <w:t xml:space="preserve"> </w:t>
      </w:r>
      <w:r>
        <w:rPr>
          <w:i/>
          <w:sz w:val="20"/>
        </w:rPr>
        <w:t>Inequality in</w:t>
      </w:r>
      <w:r>
        <w:rPr>
          <w:i/>
          <w:spacing w:val="40"/>
          <w:sz w:val="20"/>
        </w:rPr>
        <w:t xml:space="preserve"> </w:t>
      </w:r>
      <w:r>
        <w:rPr>
          <w:i/>
          <w:sz w:val="20"/>
        </w:rPr>
        <w:t>Japan: Distributions</w:t>
      </w:r>
      <w:r>
        <w:rPr>
          <w:i/>
          <w:spacing w:val="40"/>
          <w:sz w:val="20"/>
        </w:rPr>
        <w:t xml:space="preserve"> </w:t>
      </w:r>
      <w:r>
        <w:rPr>
          <w:i/>
          <w:sz w:val="20"/>
        </w:rPr>
        <w:t>of Earnings, Income and Wealth between 1984 and 2014</w:t>
      </w:r>
      <w:r>
        <w:rPr>
          <w:sz w:val="20"/>
        </w:rPr>
        <w:t xml:space="preserve">. CAMA Working Paper 36/2019. Centre for Applied Macroeconomic Analysis, June 2019. url: </w:t>
      </w:r>
      <w:hyperlink r:id="rId245">
        <w:r>
          <w:rPr>
            <w:color w:val="0000FF"/>
            <w:sz w:val="20"/>
          </w:rPr>
          <w:t>https://cama.crawford.anu.edu.au/publication/cama-</w:t>
        </w:r>
      </w:hyperlink>
      <w:r>
        <w:rPr>
          <w:color w:val="0000FF"/>
          <w:sz w:val="20"/>
        </w:rPr>
        <w:t xml:space="preserve"> </w:t>
      </w:r>
      <w:hyperlink r:id="rId246">
        <w:r>
          <w:rPr>
            <w:color w:val="0000FF"/>
            <w:spacing w:val="-2"/>
            <w:sz w:val="20"/>
          </w:rPr>
          <w:t>working-paper-series/14348/dimensions-inequality-japan-distributions-earnings</w:t>
        </w:r>
      </w:hyperlink>
      <w:r>
        <w:rPr>
          <w:spacing w:val="-2"/>
          <w:sz w:val="20"/>
        </w:rPr>
        <w:t>.</w:t>
      </w:r>
    </w:p>
    <w:p w14:paraId="2981CA7C" w14:textId="77777777" w:rsidR="00620CF6" w:rsidRDefault="00000000">
      <w:pPr>
        <w:pStyle w:val="ListParagraph"/>
        <w:numPr>
          <w:ilvl w:val="0"/>
          <w:numId w:val="1"/>
        </w:numPr>
        <w:tabs>
          <w:tab w:val="left" w:pos="726"/>
        </w:tabs>
        <w:spacing w:before="76" w:line="355" w:lineRule="auto"/>
        <w:ind w:hanging="510"/>
        <w:jc w:val="both"/>
        <w:rPr>
          <w:sz w:val="20"/>
        </w:rPr>
      </w:pPr>
      <w:bookmarkStart w:id="889" w:name="_bookmark207"/>
      <w:bookmarkEnd w:id="889"/>
      <w:r>
        <w:rPr>
          <w:spacing w:val="-2"/>
          <w:sz w:val="20"/>
        </w:rPr>
        <w:t>Verena</w:t>
      </w:r>
      <w:r>
        <w:rPr>
          <w:spacing w:val="-8"/>
          <w:sz w:val="20"/>
        </w:rPr>
        <w:t xml:space="preserve"> </w:t>
      </w:r>
      <w:r>
        <w:rPr>
          <w:spacing w:val="-2"/>
          <w:sz w:val="20"/>
        </w:rPr>
        <w:t>Kley.</w:t>
      </w:r>
      <w:r>
        <w:rPr>
          <w:spacing w:val="-8"/>
          <w:sz w:val="20"/>
        </w:rPr>
        <w:t xml:space="preserve"> </w:t>
      </w:r>
      <w:r>
        <w:rPr>
          <w:spacing w:val="-2"/>
          <w:sz w:val="20"/>
        </w:rPr>
        <w:t>“The</w:t>
      </w:r>
      <w:r>
        <w:rPr>
          <w:spacing w:val="-8"/>
          <w:sz w:val="20"/>
        </w:rPr>
        <w:t xml:space="preserve"> </w:t>
      </w:r>
      <w:r>
        <w:rPr>
          <w:spacing w:val="-2"/>
          <w:sz w:val="20"/>
        </w:rPr>
        <w:t>Taxation</w:t>
      </w:r>
      <w:r>
        <w:rPr>
          <w:spacing w:val="-8"/>
          <w:sz w:val="20"/>
        </w:rPr>
        <w:t xml:space="preserve"> </w:t>
      </w:r>
      <w:r>
        <w:rPr>
          <w:spacing w:val="-2"/>
          <w:sz w:val="20"/>
        </w:rPr>
        <w:t>of</w:t>
      </w:r>
      <w:r>
        <w:rPr>
          <w:spacing w:val="-8"/>
          <w:sz w:val="20"/>
        </w:rPr>
        <w:t xml:space="preserve"> </w:t>
      </w:r>
      <w:r>
        <w:rPr>
          <w:spacing w:val="-2"/>
          <w:sz w:val="20"/>
        </w:rPr>
        <w:t>Capitalistic</w:t>
      </w:r>
      <w:r>
        <w:rPr>
          <w:spacing w:val="-8"/>
          <w:sz w:val="20"/>
        </w:rPr>
        <w:t xml:space="preserve"> </w:t>
      </w:r>
      <w:r>
        <w:rPr>
          <w:spacing w:val="-2"/>
          <w:sz w:val="20"/>
        </w:rPr>
        <w:t>Bequests”.</w:t>
      </w:r>
      <w:r>
        <w:rPr>
          <w:spacing w:val="-8"/>
          <w:sz w:val="20"/>
        </w:rPr>
        <w:t xml:space="preserve"> </w:t>
      </w:r>
      <w:r>
        <w:rPr>
          <w:spacing w:val="-2"/>
          <w:sz w:val="20"/>
        </w:rPr>
        <w:t>Gabler</w:t>
      </w:r>
      <w:r>
        <w:rPr>
          <w:spacing w:val="-8"/>
          <w:sz w:val="20"/>
        </w:rPr>
        <w:t xml:space="preserve"> </w:t>
      </w:r>
      <w:r>
        <w:rPr>
          <w:spacing w:val="-2"/>
          <w:sz w:val="20"/>
        </w:rPr>
        <w:t>Verlag.</w:t>
      </w:r>
      <w:r>
        <w:rPr>
          <w:spacing w:val="-8"/>
          <w:sz w:val="20"/>
        </w:rPr>
        <w:t xml:space="preserve"> </w:t>
      </w:r>
      <w:r>
        <w:rPr>
          <w:spacing w:val="-2"/>
          <w:sz w:val="20"/>
        </w:rPr>
        <w:t>PhD</w:t>
      </w:r>
      <w:r>
        <w:rPr>
          <w:spacing w:val="-8"/>
          <w:sz w:val="20"/>
        </w:rPr>
        <w:t xml:space="preserve"> </w:t>
      </w:r>
      <w:r>
        <w:rPr>
          <w:spacing w:val="-2"/>
          <w:sz w:val="20"/>
        </w:rPr>
        <w:t>thesis.</w:t>
      </w:r>
      <w:r>
        <w:rPr>
          <w:spacing w:val="-8"/>
          <w:sz w:val="20"/>
        </w:rPr>
        <w:t xml:space="preserve"> </w:t>
      </w:r>
      <w:r>
        <w:rPr>
          <w:spacing w:val="-2"/>
          <w:sz w:val="20"/>
        </w:rPr>
        <w:t>Karlsruhe</w:t>
      </w:r>
      <w:r>
        <w:rPr>
          <w:spacing w:val="-8"/>
          <w:sz w:val="20"/>
        </w:rPr>
        <w:t xml:space="preserve"> </w:t>
      </w:r>
      <w:r>
        <w:rPr>
          <w:spacing w:val="-2"/>
          <w:sz w:val="20"/>
        </w:rPr>
        <w:t>Institute</w:t>
      </w:r>
      <w:r>
        <w:rPr>
          <w:spacing w:val="-8"/>
          <w:sz w:val="20"/>
        </w:rPr>
        <w:t xml:space="preserve"> </w:t>
      </w:r>
      <w:r>
        <w:rPr>
          <w:spacing w:val="-2"/>
          <w:sz w:val="20"/>
        </w:rPr>
        <w:t xml:space="preserve">of </w:t>
      </w:r>
      <w:r>
        <w:rPr>
          <w:w w:val="105"/>
          <w:sz w:val="20"/>
        </w:rPr>
        <w:t>Technology,</w:t>
      </w:r>
      <w:r>
        <w:rPr>
          <w:spacing w:val="-1"/>
          <w:w w:val="105"/>
          <w:sz w:val="20"/>
        </w:rPr>
        <w:t xml:space="preserve"> </w:t>
      </w:r>
      <w:r>
        <w:rPr>
          <w:w w:val="105"/>
          <w:sz w:val="20"/>
        </w:rPr>
        <w:t>2012.</w:t>
      </w:r>
      <w:r>
        <w:rPr>
          <w:spacing w:val="-1"/>
          <w:w w:val="105"/>
          <w:sz w:val="20"/>
        </w:rPr>
        <w:t xml:space="preserve"> </w:t>
      </w:r>
      <w:proofErr w:type="spellStart"/>
      <w:r>
        <w:rPr>
          <w:w w:val="105"/>
          <w:sz w:val="20"/>
        </w:rPr>
        <w:t>doi</w:t>
      </w:r>
      <w:proofErr w:type="spellEnd"/>
      <w:r>
        <w:rPr>
          <w:w w:val="105"/>
          <w:sz w:val="20"/>
        </w:rPr>
        <w:t>:</w:t>
      </w:r>
      <w:r>
        <w:rPr>
          <w:spacing w:val="-1"/>
          <w:w w:val="105"/>
          <w:sz w:val="20"/>
        </w:rPr>
        <w:t xml:space="preserve"> </w:t>
      </w:r>
      <w:hyperlink r:id="rId247">
        <w:r>
          <w:rPr>
            <w:color w:val="0000FF"/>
            <w:w w:val="105"/>
            <w:sz w:val="20"/>
          </w:rPr>
          <w:t>10.1007/978-3-8349-7136-4</w:t>
        </w:r>
      </w:hyperlink>
      <w:r>
        <w:rPr>
          <w:w w:val="105"/>
          <w:sz w:val="20"/>
        </w:rPr>
        <w:t>.</w:t>
      </w:r>
      <w:r>
        <w:rPr>
          <w:spacing w:val="-1"/>
          <w:w w:val="105"/>
          <w:sz w:val="20"/>
        </w:rPr>
        <w:t xml:space="preserve"> </w:t>
      </w:r>
      <w:r>
        <w:rPr>
          <w:w w:val="105"/>
          <w:sz w:val="20"/>
        </w:rPr>
        <w:t>url:</w:t>
      </w:r>
      <w:r>
        <w:rPr>
          <w:spacing w:val="-1"/>
          <w:w w:val="105"/>
          <w:sz w:val="20"/>
        </w:rPr>
        <w:t xml:space="preserve"> </w:t>
      </w:r>
      <w:hyperlink r:id="rId248">
        <w:r>
          <w:rPr>
            <w:color w:val="0000FF"/>
            <w:w w:val="105"/>
            <w:sz w:val="20"/>
          </w:rPr>
          <w:t>http://doi.org/10.1007/978-3-8349-7136-4</w:t>
        </w:r>
      </w:hyperlink>
      <w:r>
        <w:rPr>
          <w:w w:val="105"/>
          <w:sz w:val="20"/>
        </w:rPr>
        <w:t>.</w:t>
      </w:r>
    </w:p>
    <w:p w14:paraId="7341B90E" w14:textId="77777777" w:rsidR="00620CF6" w:rsidRDefault="00000000">
      <w:pPr>
        <w:pStyle w:val="ListParagraph"/>
        <w:numPr>
          <w:ilvl w:val="0"/>
          <w:numId w:val="1"/>
        </w:numPr>
        <w:tabs>
          <w:tab w:val="left" w:pos="726"/>
        </w:tabs>
        <w:spacing w:before="79" w:line="355" w:lineRule="auto"/>
        <w:ind w:hanging="510"/>
        <w:jc w:val="both"/>
        <w:rPr>
          <w:sz w:val="20"/>
        </w:rPr>
      </w:pPr>
      <w:bookmarkStart w:id="890" w:name="_bookmark208"/>
      <w:bookmarkEnd w:id="890"/>
      <w:r>
        <w:rPr>
          <w:w w:val="105"/>
          <w:sz w:val="20"/>
        </w:rPr>
        <w:t xml:space="preserve">Wojciech </w:t>
      </w:r>
      <w:proofErr w:type="spellStart"/>
      <w:r>
        <w:rPr>
          <w:w w:val="105"/>
          <w:sz w:val="20"/>
        </w:rPr>
        <w:t>Kopczuk</w:t>
      </w:r>
      <w:proofErr w:type="spellEnd"/>
      <w:r>
        <w:rPr>
          <w:w w:val="105"/>
          <w:sz w:val="20"/>
        </w:rPr>
        <w:t xml:space="preserve"> and Emmanuel Saez. </w:t>
      </w:r>
      <w:r>
        <w:rPr>
          <w:i/>
          <w:w w:val="105"/>
          <w:sz w:val="20"/>
        </w:rPr>
        <w:t xml:space="preserve">Top Wealth Shares in the United States, 1916-2000: Evi- </w:t>
      </w:r>
      <w:proofErr w:type="spellStart"/>
      <w:r>
        <w:rPr>
          <w:i/>
          <w:spacing w:val="-2"/>
          <w:w w:val="105"/>
          <w:sz w:val="20"/>
        </w:rPr>
        <w:t>dence</w:t>
      </w:r>
      <w:proofErr w:type="spellEnd"/>
      <w:r>
        <w:rPr>
          <w:i/>
          <w:spacing w:val="-8"/>
          <w:w w:val="105"/>
          <w:sz w:val="20"/>
        </w:rPr>
        <w:t xml:space="preserve"> </w:t>
      </w:r>
      <w:r>
        <w:rPr>
          <w:i/>
          <w:spacing w:val="-2"/>
          <w:w w:val="105"/>
          <w:sz w:val="20"/>
        </w:rPr>
        <w:t>from</w:t>
      </w:r>
      <w:r>
        <w:rPr>
          <w:i/>
          <w:spacing w:val="-8"/>
          <w:w w:val="105"/>
          <w:sz w:val="20"/>
        </w:rPr>
        <w:t xml:space="preserve"> </w:t>
      </w:r>
      <w:r>
        <w:rPr>
          <w:i/>
          <w:spacing w:val="-2"/>
          <w:w w:val="105"/>
          <w:sz w:val="20"/>
        </w:rPr>
        <w:t>Estate</w:t>
      </w:r>
      <w:r>
        <w:rPr>
          <w:i/>
          <w:spacing w:val="-8"/>
          <w:w w:val="105"/>
          <w:sz w:val="20"/>
        </w:rPr>
        <w:t xml:space="preserve"> </w:t>
      </w:r>
      <w:r>
        <w:rPr>
          <w:i/>
          <w:spacing w:val="-2"/>
          <w:w w:val="105"/>
          <w:sz w:val="20"/>
        </w:rPr>
        <w:t>Tax</w:t>
      </w:r>
      <w:r>
        <w:rPr>
          <w:i/>
          <w:spacing w:val="-8"/>
          <w:w w:val="105"/>
          <w:sz w:val="20"/>
        </w:rPr>
        <w:t xml:space="preserve"> </w:t>
      </w:r>
      <w:r>
        <w:rPr>
          <w:i/>
          <w:spacing w:val="-2"/>
          <w:w w:val="105"/>
          <w:sz w:val="20"/>
        </w:rPr>
        <w:t>Returns</w:t>
      </w:r>
      <w:r>
        <w:rPr>
          <w:i/>
          <w:spacing w:val="-8"/>
          <w:w w:val="105"/>
          <w:sz w:val="20"/>
        </w:rPr>
        <w:t xml:space="preserve"> </w:t>
      </w:r>
      <w:r>
        <w:rPr>
          <w:i/>
          <w:spacing w:val="-2"/>
          <w:w w:val="105"/>
          <w:sz w:val="20"/>
        </w:rPr>
        <w:t>[Working</w:t>
      </w:r>
      <w:r>
        <w:rPr>
          <w:i/>
          <w:spacing w:val="-8"/>
          <w:w w:val="105"/>
          <w:sz w:val="20"/>
        </w:rPr>
        <w:t xml:space="preserve"> </w:t>
      </w:r>
      <w:r>
        <w:rPr>
          <w:i/>
          <w:spacing w:val="-2"/>
          <w:w w:val="105"/>
          <w:sz w:val="20"/>
        </w:rPr>
        <w:t>Paper]</w:t>
      </w:r>
      <w:r>
        <w:rPr>
          <w:spacing w:val="-2"/>
          <w:w w:val="105"/>
          <w:sz w:val="20"/>
        </w:rPr>
        <w:t>.</w:t>
      </w:r>
      <w:r>
        <w:rPr>
          <w:spacing w:val="-11"/>
          <w:w w:val="105"/>
          <w:sz w:val="20"/>
        </w:rPr>
        <w:t xml:space="preserve"> </w:t>
      </w:r>
      <w:r>
        <w:rPr>
          <w:spacing w:val="-2"/>
          <w:w w:val="105"/>
          <w:sz w:val="20"/>
        </w:rPr>
        <w:t>Working</w:t>
      </w:r>
      <w:r>
        <w:rPr>
          <w:spacing w:val="-11"/>
          <w:w w:val="105"/>
          <w:sz w:val="20"/>
        </w:rPr>
        <w:t xml:space="preserve"> </w:t>
      </w:r>
      <w:r>
        <w:rPr>
          <w:spacing w:val="-2"/>
          <w:w w:val="105"/>
          <w:sz w:val="20"/>
        </w:rPr>
        <w:t>Paper</w:t>
      </w:r>
      <w:r>
        <w:rPr>
          <w:spacing w:val="-11"/>
          <w:w w:val="105"/>
          <w:sz w:val="20"/>
        </w:rPr>
        <w:t xml:space="preserve"> </w:t>
      </w:r>
      <w:r>
        <w:rPr>
          <w:spacing w:val="-2"/>
          <w:w w:val="105"/>
          <w:sz w:val="20"/>
        </w:rPr>
        <w:t>10399.</w:t>
      </w:r>
      <w:r>
        <w:rPr>
          <w:spacing w:val="-11"/>
          <w:w w:val="105"/>
          <w:sz w:val="20"/>
        </w:rPr>
        <w:t xml:space="preserve"> </w:t>
      </w:r>
      <w:r>
        <w:rPr>
          <w:spacing w:val="-2"/>
          <w:w w:val="105"/>
          <w:sz w:val="20"/>
        </w:rPr>
        <w:t>National</w:t>
      </w:r>
      <w:r>
        <w:rPr>
          <w:spacing w:val="-11"/>
          <w:w w:val="105"/>
          <w:sz w:val="20"/>
        </w:rPr>
        <w:t xml:space="preserve"> </w:t>
      </w:r>
      <w:r>
        <w:rPr>
          <w:spacing w:val="-2"/>
          <w:w w:val="105"/>
          <w:sz w:val="20"/>
        </w:rPr>
        <w:t>Bureau</w:t>
      </w:r>
      <w:r>
        <w:rPr>
          <w:spacing w:val="-11"/>
          <w:w w:val="105"/>
          <w:sz w:val="20"/>
        </w:rPr>
        <w:t xml:space="preserve"> </w:t>
      </w:r>
      <w:r>
        <w:rPr>
          <w:spacing w:val="-2"/>
          <w:w w:val="105"/>
          <w:sz w:val="20"/>
        </w:rPr>
        <w:t>of</w:t>
      </w:r>
      <w:r>
        <w:rPr>
          <w:spacing w:val="-11"/>
          <w:w w:val="105"/>
          <w:sz w:val="20"/>
        </w:rPr>
        <w:t xml:space="preserve"> </w:t>
      </w:r>
      <w:r>
        <w:rPr>
          <w:spacing w:val="-2"/>
          <w:w w:val="105"/>
          <w:sz w:val="20"/>
        </w:rPr>
        <w:t xml:space="preserve">Economic </w:t>
      </w:r>
      <w:r>
        <w:rPr>
          <w:w w:val="105"/>
          <w:sz w:val="20"/>
        </w:rPr>
        <w:t xml:space="preserve">Research, Mar. 2004. </w:t>
      </w:r>
      <w:proofErr w:type="spellStart"/>
      <w:r>
        <w:rPr>
          <w:w w:val="105"/>
          <w:sz w:val="20"/>
        </w:rPr>
        <w:t>doi</w:t>
      </w:r>
      <w:proofErr w:type="spellEnd"/>
      <w:r>
        <w:rPr>
          <w:w w:val="105"/>
          <w:sz w:val="20"/>
        </w:rPr>
        <w:t xml:space="preserve">: </w:t>
      </w:r>
      <w:hyperlink r:id="rId249">
        <w:r>
          <w:rPr>
            <w:color w:val="0000FF"/>
            <w:w w:val="105"/>
            <w:sz w:val="20"/>
          </w:rPr>
          <w:t>10.3386/w10399</w:t>
        </w:r>
      </w:hyperlink>
      <w:r>
        <w:rPr>
          <w:w w:val="105"/>
          <w:sz w:val="20"/>
        </w:rPr>
        <w:t xml:space="preserve">. url: </w:t>
      </w:r>
      <w:hyperlink r:id="rId250">
        <w:r>
          <w:rPr>
            <w:color w:val="0000FF"/>
            <w:w w:val="105"/>
            <w:sz w:val="20"/>
          </w:rPr>
          <w:t>https://doi.org/10.3386/w10399</w:t>
        </w:r>
      </w:hyperlink>
      <w:r>
        <w:rPr>
          <w:w w:val="105"/>
          <w:sz w:val="20"/>
        </w:rPr>
        <w:t>.</w:t>
      </w:r>
    </w:p>
    <w:p w14:paraId="3B654F43" w14:textId="77777777" w:rsidR="00620CF6" w:rsidRDefault="00000000">
      <w:pPr>
        <w:pStyle w:val="ListParagraph"/>
        <w:numPr>
          <w:ilvl w:val="0"/>
          <w:numId w:val="1"/>
        </w:numPr>
        <w:tabs>
          <w:tab w:val="left" w:pos="726"/>
        </w:tabs>
        <w:spacing w:before="77" w:line="355" w:lineRule="auto"/>
        <w:ind w:hanging="510"/>
        <w:jc w:val="both"/>
        <w:rPr>
          <w:sz w:val="20"/>
        </w:rPr>
      </w:pPr>
      <w:bookmarkStart w:id="891" w:name="_bookmark209"/>
      <w:bookmarkEnd w:id="891"/>
      <w:r>
        <w:rPr>
          <w:spacing w:val="-2"/>
          <w:w w:val="105"/>
          <w:sz w:val="20"/>
        </w:rPr>
        <w:t>Moritz</w:t>
      </w:r>
      <w:r>
        <w:rPr>
          <w:spacing w:val="-7"/>
          <w:w w:val="105"/>
          <w:sz w:val="20"/>
        </w:rPr>
        <w:t xml:space="preserve"> </w:t>
      </w:r>
      <w:r>
        <w:rPr>
          <w:spacing w:val="-2"/>
          <w:w w:val="105"/>
          <w:sz w:val="20"/>
        </w:rPr>
        <w:t>Kuhn,</w:t>
      </w:r>
      <w:r>
        <w:rPr>
          <w:spacing w:val="-7"/>
          <w:w w:val="105"/>
          <w:sz w:val="20"/>
        </w:rPr>
        <w:t xml:space="preserve"> </w:t>
      </w:r>
      <w:r>
        <w:rPr>
          <w:spacing w:val="-2"/>
          <w:w w:val="105"/>
          <w:sz w:val="20"/>
        </w:rPr>
        <w:t>Moritz</w:t>
      </w:r>
      <w:r>
        <w:rPr>
          <w:spacing w:val="-7"/>
          <w:w w:val="105"/>
          <w:sz w:val="20"/>
        </w:rPr>
        <w:t xml:space="preserve"> </w:t>
      </w:r>
      <w:proofErr w:type="spellStart"/>
      <w:r>
        <w:rPr>
          <w:spacing w:val="-2"/>
          <w:w w:val="105"/>
          <w:sz w:val="20"/>
        </w:rPr>
        <w:t>Schularick</w:t>
      </w:r>
      <w:proofErr w:type="spellEnd"/>
      <w:r>
        <w:rPr>
          <w:spacing w:val="-2"/>
          <w:w w:val="105"/>
          <w:sz w:val="20"/>
        </w:rPr>
        <w:t>,</w:t>
      </w:r>
      <w:r>
        <w:rPr>
          <w:spacing w:val="-7"/>
          <w:w w:val="105"/>
          <w:sz w:val="20"/>
        </w:rPr>
        <w:t xml:space="preserve"> </w:t>
      </w:r>
      <w:r>
        <w:rPr>
          <w:spacing w:val="-2"/>
          <w:w w:val="105"/>
          <w:sz w:val="20"/>
        </w:rPr>
        <w:t>and</w:t>
      </w:r>
      <w:r>
        <w:rPr>
          <w:spacing w:val="-7"/>
          <w:w w:val="105"/>
          <w:sz w:val="20"/>
        </w:rPr>
        <w:t xml:space="preserve"> </w:t>
      </w:r>
      <w:r>
        <w:rPr>
          <w:spacing w:val="-2"/>
          <w:w w:val="105"/>
          <w:sz w:val="20"/>
        </w:rPr>
        <w:t>Ulrike</w:t>
      </w:r>
      <w:r>
        <w:rPr>
          <w:spacing w:val="-7"/>
          <w:w w:val="105"/>
          <w:sz w:val="20"/>
        </w:rPr>
        <w:t xml:space="preserve"> </w:t>
      </w:r>
      <w:r>
        <w:rPr>
          <w:spacing w:val="-2"/>
          <w:w w:val="105"/>
          <w:sz w:val="20"/>
        </w:rPr>
        <w:t>I.</w:t>
      </w:r>
      <w:r>
        <w:rPr>
          <w:spacing w:val="-7"/>
          <w:w w:val="105"/>
          <w:sz w:val="20"/>
        </w:rPr>
        <w:t xml:space="preserve"> </w:t>
      </w:r>
      <w:r>
        <w:rPr>
          <w:spacing w:val="-2"/>
          <w:w w:val="105"/>
          <w:sz w:val="20"/>
        </w:rPr>
        <w:t>Steins.</w:t>
      </w:r>
      <w:r>
        <w:rPr>
          <w:spacing w:val="-7"/>
          <w:w w:val="105"/>
          <w:sz w:val="20"/>
        </w:rPr>
        <w:t xml:space="preserve"> </w:t>
      </w:r>
      <w:r>
        <w:rPr>
          <w:spacing w:val="-2"/>
          <w:w w:val="105"/>
          <w:sz w:val="20"/>
        </w:rPr>
        <w:t>“Income</w:t>
      </w:r>
      <w:r>
        <w:rPr>
          <w:spacing w:val="-7"/>
          <w:w w:val="105"/>
          <w:sz w:val="20"/>
        </w:rPr>
        <w:t xml:space="preserve"> </w:t>
      </w:r>
      <w:r>
        <w:rPr>
          <w:spacing w:val="-2"/>
          <w:w w:val="105"/>
          <w:sz w:val="20"/>
        </w:rPr>
        <w:t>and</w:t>
      </w:r>
      <w:r>
        <w:rPr>
          <w:spacing w:val="-7"/>
          <w:w w:val="105"/>
          <w:sz w:val="20"/>
        </w:rPr>
        <w:t xml:space="preserve"> </w:t>
      </w:r>
      <w:r>
        <w:rPr>
          <w:spacing w:val="-2"/>
          <w:w w:val="105"/>
          <w:sz w:val="20"/>
        </w:rPr>
        <w:t>Wealth</w:t>
      </w:r>
      <w:r>
        <w:rPr>
          <w:spacing w:val="-7"/>
          <w:w w:val="105"/>
          <w:sz w:val="20"/>
        </w:rPr>
        <w:t xml:space="preserve"> </w:t>
      </w:r>
      <w:r>
        <w:rPr>
          <w:spacing w:val="-2"/>
          <w:w w:val="105"/>
          <w:sz w:val="20"/>
        </w:rPr>
        <w:t>Inequality</w:t>
      </w:r>
      <w:r>
        <w:rPr>
          <w:spacing w:val="-7"/>
          <w:w w:val="105"/>
          <w:sz w:val="20"/>
        </w:rPr>
        <w:t xml:space="preserve"> </w:t>
      </w:r>
      <w:r>
        <w:rPr>
          <w:spacing w:val="-2"/>
          <w:w w:val="105"/>
          <w:sz w:val="20"/>
        </w:rPr>
        <w:t>in</w:t>
      </w:r>
      <w:r>
        <w:rPr>
          <w:spacing w:val="-7"/>
          <w:w w:val="105"/>
          <w:sz w:val="20"/>
        </w:rPr>
        <w:t xml:space="preserve"> </w:t>
      </w:r>
      <w:r>
        <w:rPr>
          <w:spacing w:val="-2"/>
          <w:w w:val="105"/>
          <w:sz w:val="20"/>
        </w:rPr>
        <w:t xml:space="preserve">America, </w:t>
      </w:r>
      <w:r>
        <w:rPr>
          <w:w w:val="105"/>
          <w:sz w:val="20"/>
        </w:rPr>
        <w:t>1949–2016”.</w:t>
      </w:r>
      <w:r>
        <w:rPr>
          <w:spacing w:val="-5"/>
          <w:w w:val="105"/>
          <w:sz w:val="20"/>
        </w:rPr>
        <w:t xml:space="preserve"> </w:t>
      </w:r>
      <w:r>
        <w:rPr>
          <w:w w:val="105"/>
          <w:sz w:val="20"/>
        </w:rPr>
        <w:t>In:</w:t>
      </w:r>
      <w:r>
        <w:rPr>
          <w:spacing w:val="-5"/>
          <w:w w:val="105"/>
          <w:sz w:val="20"/>
        </w:rPr>
        <w:t xml:space="preserve"> </w:t>
      </w:r>
      <w:r>
        <w:rPr>
          <w:i/>
          <w:w w:val="105"/>
          <w:sz w:val="20"/>
        </w:rPr>
        <w:t>Journal</w:t>
      </w:r>
      <w:r>
        <w:rPr>
          <w:i/>
          <w:spacing w:val="-1"/>
          <w:w w:val="105"/>
          <w:sz w:val="20"/>
        </w:rPr>
        <w:t xml:space="preserve"> </w:t>
      </w:r>
      <w:r>
        <w:rPr>
          <w:i/>
          <w:w w:val="105"/>
          <w:sz w:val="20"/>
        </w:rPr>
        <w:t>of</w:t>
      </w:r>
      <w:r>
        <w:rPr>
          <w:i/>
          <w:spacing w:val="-1"/>
          <w:w w:val="105"/>
          <w:sz w:val="20"/>
        </w:rPr>
        <w:t xml:space="preserve"> </w:t>
      </w:r>
      <w:r>
        <w:rPr>
          <w:i/>
          <w:w w:val="105"/>
          <w:sz w:val="20"/>
        </w:rPr>
        <w:t>Political</w:t>
      </w:r>
      <w:r>
        <w:rPr>
          <w:i/>
          <w:spacing w:val="-1"/>
          <w:w w:val="105"/>
          <w:sz w:val="20"/>
        </w:rPr>
        <w:t xml:space="preserve"> </w:t>
      </w:r>
      <w:r>
        <w:rPr>
          <w:i/>
          <w:w w:val="105"/>
          <w:sz w:val="20"/>
        </w:rPr>
        <w:t>Economy</w:t>
      </w:r>
      <w:r>
        <w:rPr>
          <w:i/>
          <w:spacing w:val="-1"/>
          <w:w w:val="105"/>
          <w:sz w:val="20"/>
        </w:rPr>
        <w:t xml:space="preserve"> </w:t>
      </w:r>
      <w:r>
        <w:rPr>
          <w:w w:val="105"/>
          <w:sz w:val="20"/>
        </w:rPr>
        <w:t>128.9</w:t>
      </w:r>
      <w:r>
        <w:rPr>
          <w:spacing w:val="-5"/>
          <w:w w:val="105"/>
          <w:sz w:val="20"/>
        </w:rPr>
        <w:t xml:space="preserve"> </w:t>
      </w:r>
      <w:r>
        <w:rPr>
          <w:w w:val="105"/>
          <w:sz w:val="20"/>
        </w:rPr>
        <w:t>(July</w:t>
      </w:r>
      <w:r>
        <w:rPr>
          <w:spacing w:val="-5"/>
          <w:w w:val="105"/>
          <w:sz w:val="20"/>
        </w:rPr>
        <w:t xml:space="preserve"> </w:t>
      </w:r>
      <w:r>
        <w:rPr>
          <w:w w:val="105"/>
          <w:sz w:val="20"/>
        </w:rPr>
        <w:t>2020),</w:t>
      </w:r>
      <w:r>
        <w:rPr>
          <w:spacing w:val="-5"/>
          <w:w w:val="105"/>
          <w:sz w:val="20"/>
        </w:rPr>
        <w:t xml:space="preserve"> </w:t>
      </w:r>
      <w:r>
        <w:rPr>
          <w:w w:val="105"/>
          <w:sz w:val="20"/>
        </w:rPr>
        <w:t>pp.</w:t>
      </w:r>
      <w:r>
        <w:rPr>
          <w:spacing w:val="-5"/>
          <w:w w:val="105"/>
          <w:sz w:val="20"/>
        </w:rPr>
        <w:t xml:space="preserve"> </w:t>
      </w:r>
      <w:r>
        <w:rPr>
          <w:w w:val="105"/>
          <w:sz w:val="20"/>
        </w:rPr>
        <w:t>3469–3519.</w:t>
      </w:r>
      <w:r>
        <w:rPr>
          <w:spacing w:val="-5"/>
          <w:w w:val="105"/>
          <w:sz w:val="20"/>
        </w:rPr>
        <w:t xml:space="preserve"> </w:t>
      </w:r>
      <w:proofErr w:type="spellStart"/>
      <w:r>
        <w:rPr>
          <w:w w:val="105"/>
          <w:sz w:val="20"/>
        </w:rPr>
        <w:t>doi</w:t>
      </w:r>
      <w:proofErr w:type="spellEnd"/>
      <w:r>
        <w:rPr>
          <w:w w:val="105"/>
          <w:sz w:val="20"/>
        </w:rPr>
        <w:t>:</w:t>
      </w:r>
      <w:r>
        <w:rPr>
          <w:spacing w:val="-5"/>
          <w:w w:val="105"/>
          <w:sz w:val="20"/>
        </w:rPr>
        <w:t xml:space="preserve"> </w:t>
      </w:r>
      <w:hyperlink r:id="rId251">
        <w:r>
          <w:rPr>
            <w:color w:val="0000FF"/>
            <w:w w:val="105"/>
            <w:sz w:val="20"/>
          </w:rPr>
          <w:t>10.1086/708815</w:t>
        </w:r>
      </w:hyperlink>
      <w:r>
        <w:rPr>
          <w:w w:val="105"/>
          <w:sz w:val="20"/>
        </w:rPr>
        <w:t xml:space="preserve">. url: </w:t>
      </w:r>
      <w:hyperlink r:id="rId252">
        <w:r>
          <w:rPr>
            <w:color w:val="0000FF"/>
            <w:w w:val="105"/>
            <w:sz w:val="20"/>
          </w:rPr>
          <w:t>https://doi.org/10.1086/708815</w:t>
        </w:r>
      </w:hyperlink>
      <w:r>
        <w:rPr>
          <w:w w:val="105"/>
          <w:sz w:val="20"/>
        </w:rPr>
        <w:t>.</w:t>
      </w:r>
    </w:p>
    <w:p w14:paraId="389E9CE0" w14:textId="77777777" w:rsidR="00620CF6" w:rsidRDefault="00620CF6">
      <w:pPr>
        <w:spacing w:line="355" w:lineRule="auto"/>
        <w:jc w:val="both"/>
        <w:rPr>
          <w:sz w:val="20"/>
        </w:rPr>
        <w:sectPr w:rsidR="00620CF6" w:rsidSect="00D60468">
          <w:pgSz w:w="12240" w:h="15840"/>
          <w:pgMar w:top="1320" w:right="1300" w:bottom="280" w:left="1300" w:header="720" w:footer="720" w:gutter="0"/>
          <w:cols w:space="720"/>
        </w:sectPr>
      </w:pPr>
    </w:p>
    <w:p w14:paraId="37F5078E" w14:textId="77777777" w:rsidR="00620CF6" w:rsidRDefault="00000000">
      <w:pPr>
        <w:pStyle w:val="ListParagraph"/>
        <w:numPr>
          <w:ilvl w:val="0"/>
          <w:numId w:val="1"/>
        </w:numPr>
        <w:tabs>
          <w:tab w:val="left" w:pos="726"/>
        </w:tabs>
        <w:spacing w:before="86" w:line="355" w:lineRule="auto"/>
        <w:ind w:hanging="510"/>
        <w:jc w:val="both"/>
        <w:rPr>
          <w:sz w:val="20"/>
        </w:rPr>
      </w:pPr>
      <w:bookmarkStart w:id="892" w:name="_bookmark210"/>
      <w:bookmarkEnd w:id="892"/>
      <w:r>
        <w:rPr>
          <w:w w:val="105"/>
          <w:sz w:val="20"/>
        </w:rPr>
        <w:lastRenderedPageBreak/>
        <w:t>Jeffrey</w:t>
      </w:r>
      <w:r>
        <w:rPr>
          <w:spacing w:val="-4"/>
          <w:w w:val="105"/>
          <w:sz w:val="20"/>
        </w:rPr>
        <w:t xml:space="preserve"> </w:t>
      </w:r>
      <w:r>
        <w:rPr>
          <w:w w:val="105"/>
          <w:sz w:val="20"/>
        </w:rPr>
        <w:t>Lin,</w:t>
      </w:r>
      <w:r>
        <w:rPr>
          <w:spacing w:val="-4"/>
          <w:w w:val="105"/>
          <w:sz w:val="20"/>
        </w:rPr>
        <w:t xml:space="preserve"> </w:t>
      </w:r>
      <w:r>
        <w:rPr>
          <w:w w:val="105"/>
          <w:sz w:val="20"/>
        </w:rPr>
        <w:t>John</w:t>
      </w:r>
      <w:r>
        <w:rPr>
          <w:spacing w:val="-4"/>
          <w:w w:val="105"/>
          <w:sz w:val="20"/>
        </w:rPr>
        <w:t xml:space="preserve"> </w:t>
      </w:r>
      <w:r>
        <w:rPr>
          <w:w w:val="105"/>
          <w:sz w:val="20"/>
        </w:rPr>
        <w:t>Mangan,</w:t>
      </w:r>
      <w:r>
        <w:rPr>
          <w:spacing w:val="-4"/>
          <w:w w:val="105"/>
          <w:sz w:val="20"/>
        </w:rPr>
        <w:t xml:space="preserve"> </w:t>
      </w:r>
      <w:r>
        <w:rPr>
          <w:w w:val="105"/>
          <w:sz w:val="20"/>
        </w:rPr>
        <w:t>and</w:t>
      </w:r>
      <w:r>
        <w:rPr>
          <w:spacing w:val="-4"/>
          <w:w w:val="105"/>
          <w:sz w:val="20"/>
        </w:rPr>
        <w:t xml:space="preserve"> </w:t>
      </w:r>
      <w:r>
        <w:rPr>
          <w:w w:val="105"/>
          <w:sz w:val="20"/>
        </w:rPr>
        <w:t>Filip</w:t>
      </w:r>
      <w:r>
        <w:rPr>
          <w:spacing w:val="-4"/>
          <w:w w:val="105"/>
          <w:sz w:val="20"/>
        </w:rPr>
        <w:t xml:space="preserve"> </w:t>
      </w:r>
      <w:r>
        <w:rPr>
          <w:w w:val="105"/>
          <w:sz w:val="20"/>
        </w:rPr>
        <w:t>Milosavljevic.</w:t>
      </w:r>
      <w:r>
        <w:rPr>
          <w:spacing w:val="-4"/>
          <w:w w:val="105"/>
          <w:sz w:val="20"/>
        </w:rPr>
        <w:t xml:space="preserve"> </w:t>
      </w:r>
      <w:r>
        <w:rPr>
          <w:i/>
          <w:w w:val="105"/>
          <w:sz w:val="20"/>
        </w:rPr>
        <w:t>Back</w:t>
      </w:r>
      <w:r>
        <w:rPr>
          <w:i/>
          <w:spacing w:val="-1"/>
          <w:w w:val="105"/>
          <w:sz w:val="20"/>
        </w:rPr>
        <w:t xml:space="preserve"> </w:t>
      </w:r>
      <w:r>
        <w:rPr>
          <w:i/>
          <w:w w:val="105"/>
          <w:sz w:val="20"/>
        </w:rPr>
        <w:t>from</w:t>
      </w:r>
      <w:r>
        <w:rPr>
          <w:i/>
          <w:spacing w:val="-1"/>
          <w:w w:val="105"/>
          <w:sz w:val="20"/>
        </w:rPr>
        <w:t xml:space="preserve"> </w:t>
      </w:r>
      <w:r>
        <w:rPr>
          <w:i/>
          <w:w w:val="105"/>
          <w:sz w:val="20"/>
        </w:rPr>
        <w:t>the</w:t>
      </w:r>
      <w:r>
        <w:rPr>
          <w:i/>
          <w:spacing w:val="-1"/>
          <w:w w:val="105"/>
          <w:sz w:val="20"/>
        </w:rPr>
        <w:t xml:space="preserve"> </w:t>
      </w:r>
      <w:r>
        <w:rPr>
          <w:i/>
          <w:w w:val="105"/>
          <w:sz w:val="20"/>
        </w:rPr>
        <w:t>Dead:</w:t>
      </w:r>
      <w:r>
        <w:rPr>
          <w:i/>
          <w:spacing w:val="-1"/>
          <w:w w:val="105"/>
          <w:sz w:val="20"/>
        </w:rPr>
        <w:t xml:space="preserve"> </w:t>
      </w:r>
      <w:r>
        <w:rPr>
          <w:i/>
          <w:w w:val="105"/>
          <w:sz w:val="20"/>
        </w:rPr>
        <w:t>Australian</w:t>
      </w:r>
      <w:r>
        <w:rPr>
          <w:i/>
          <w:spacing w:val="-1"/>
          <w:w w:val="105"/>
          <w:sz w:val="20"/>
        </w:rPr>
        <w:t xml:space="preserve"> </w:t>
      </w:r>
      <w:r>
        <w:rPr>
          <w:i/>
          <w:w w:val="105"/>
          <w:sz w:val="20"/>
        </w:rPr>
        <w:t>Inheritance</w:t>
      </w:r>
      <w:r>
        <w:rPr>
          <w:i/>
          <w:spacing w:val="-1"/>
          <w:w w:val="105"/>
          <w:sz w:val="20"/>
        </w:rPr>
        <w:t xml:space="preserve"> </w:t>
      </w:r>
      <w:r>
        <w:rPr>
          <w:i/>
          <w:w w:val="105"/>
          <w:sz w:val="20"/>
        </w:rPr>
        <w:t>Tax</w:t>
      </w:r>
      <w:r>
        <w:rPr>
          <w:w w:val="105"/>
          <w:sz w:val="20"/>
        </w:rPr>
        <w:t>. Australian</w:t>
      </w:r>
      <w:r>
        <w:rPr>
          <w:spacing w:val="-2"/>
          <w:w w:val="105"/>
          <w:sz w:val="20"/>
        </w:rPr>
        <w:t xml:space="preserve"> </w:t>
      </w:r>
      <w:r>
        <w:rPr>
          <w:w w:val="105"/>
          <w:sz w:val="20"/>
        </w:rPr>
        <w:t>Institute</w:t>
      </w:r>
      <w:r>
        <w:rPr>
          <w:spacing w:val="-2"/>
          <w:w w:val="105"/>
          <w:sz w:val="20"/>
        </w:rPr>
        <w:t xml:space="preserve"> </w:t>
      </w:r>
      <w:r>
        <w:rPr>
          <w:w w:val="105"/>
          <w:sz w:val="20"/>
        </w:rPr>
        <w:t>for</w:t>
      </w:r>
      <w:r>
        <w:rPr>
          <w:spacing w:val="-2"/>
          <w:w w:val="105"/>
          <w:sz w:val="20"/>
        </w:rPr>
        <w:t xml:space="preserve"> </w:t>
      </w:r>
      <w:r>
        <w:rPr>
          <w:w w:val="105"/>
          <w:sz w:val="20"/>
        </w:rPr>
        <w:t>Business</w:t>
      </w:r>
      <w:r>
        <w:rPr>
          <w:spacing w:val="-2"/>
          <w:w w:val="105"/>
          <w:sz w:val="20"/>
        </w:rPr>
        <w:t xml:space="preserve"> </w:t>
      </w:r>
      <w:r>
        <w:rPr>
          <w:w w:val="105"/>
          <w:sz w:val="20"/>
        </w:rPr>
        <w:t>and</w:t>
      </w:r>
      <w:r>
        <w:rPr>
          <w:spacing w:val="-2"/>
          <w:w w:val="105"/>
          <w:sz w:val="20"/>
        </w:rPr>
        <w:t xml:space="preserve"> </w:t>
      </w:r>
      <w:r>
        <w:rPr>
          <w:w w:val="105"/>
          <w:sz w:val="20"/>
        </w:rPr>
        <w:t>Economics.</w:t>
      </w:r>
      <w:r>
        <w:rPr>
          <w:spacing w:val="-2"/>
          <w:w w:val="105"/>
          <w:sz w:val="20"/>
        </w:rPr>
        <w:t xml:space="preserve"> </w:t>
      </w:r>
      <w:r>
        <w:rPr>
          <w:w w:val="105"/>
          <w:sz w:val="20"/>
        </w:rPr>
        <w:t>Aug.</w:t>
      </w:r>
      <w:r>
        <w:rPr>
          <w:spacing w:val="-2"/>
          <w:w w:val="105"/>
          <w:sz w:val="20"/>
        </w:rPr>
        <w:t xml:space="preserve"> </w:t>
      </w:r>
      <w:r>
        <w:rPr>
          <w:w w:val="105"/>
          <w:sz w:val="20"/>
        </w:rPr>
        <w:t>2018.</w:t>
      </w:r>
      <w:r>
        <w:rPr>
          <w:spacing w:val="-2"/>
          <w:w w:val="105"/>
          <w:sz w:val="20"/>
        </w:rPr>
        <w:t xml:space="preserve"> </w:t>
      </w:r>
      <w:r>
        <w:rPr>
          <w:w w:val="105"/>
          <w:sz w:val="20"/>
        </w:rPr>
        <w:t>url:</w:t>
      </w:r>
      <w:r>
        <w:rPr>
          <w:spacing w:val="-2"/>
          <w:w w:val="105"/>
          <w:sz w:val="20"/>
        </w:rPr>
        <w:t xml:space="preserve"> </w:t>
      </w:r>
      <w:hyperlink r:id="rId253">
        <w:r>
          <w:rPr>
            <w:color w:val="0000FF"/>
            <w:w w:val="105"/>
            <w:sz w:val="20"/>
          </w:rPr>
          <w:t>https://aibe.uq.edu.au/project/</w:t>
        </w:r>
      </w:hyperlink>
      <w:r>
        <w:rPr>
          <w:color w:val="0000FF"/>
          <w:w w:val="105"/>
          <w:sz w:val="20"/>
        </w:rPr>
        <w:t xml:space="preserve"> </w:t>
      </w:r>
      <w:hyperlink r:id="rId254">
        <w:r>
          <w:rPr>
            <w:color w:val="0000FF"/>
            <w:sz w:val="20"/>
          </w:rPr>
          <w:t>back-dead-</w:t>
        </w:r>
        <w:proofErr w:type="spellStart"/>
        <w:r>
          <w:rPr>
            <w:color w:val="0000FF"/>
            <w:sz w:val="20"/>
          </w:rPr>
          <w:t>australian</w:t>
        </w:r>
        <w:proofErr w:type="spellEnd"/>
        <w:r>
          <w:rPr>
            <w:color w:val="0000FF"/>
            <w:sz w:val="20"/>
          </w:rPr>
          <w:t>-inheritance-tax</w:t>
        </w:r>
      </w:hyperlink>
      <w:r>
        <w:rPr>
          <w:color w:val="0000FF"/>
          <w:sz w:val="20"/>
        </w:rPr>
        <w:t xml:space="preserve"> </w:t>
      </w:r>
      <w:r>
        <w:rPr>
          <w:sz w:val="20"/>
        </w:rPr>
        <w:t>(visited on 03/02/2022).</w:t>
      </w:r>
    </w:p>
    <w:p w14:paraId="4E2FA5AE" w14:textId="77777777" w:rsidR="00620CF6" w:rsidRDefault="00000000">
      <w:pPr>
        <w:pStyle w:val="ListParagraph"/>
        <w:numPr>
          <w:ilvl w:val="0"/>
          <w:numId w:val="1"/>
        </w:numPr>
        <w:tabs>
          <w:tab w:val="left" w:pos="726"/>
        </w:tabs>
        <w:spacing w:before="78" w:line="355" w:lineRule="auto"/>
        <w:ind w:hanging="510"/>
        <w:jc w:val="both"/>
        <w:rPr>
          <w:sz w:val="20"/>
        </w:rPr>
      </w:pPr>
      <w:bookmarkStart w:id="893" w:name="_bookmark211"/>
      <w:bookmarkEnd w:id="893"/>
      <w:r>
        <w:rPr>
          <w:sz w:val="20"/>
        </w:rPr>
        <w:t xml:space="preserve">LIS. </w:t>
      </w:r>
      <w:r>
        <w:rPr>
          <w:i/>
          <w:sz w:val="20"/>
        </w:rPr>
        <w:t>Luxembourg Wealth Study Database</w:t>
      </w:r>
      <w:r>
        <w:rPr>
          <w:sz w:val="20"/>
        </w:rPr>
        <w:t xml:space="preserve">. url: </w:t>
      </w:r>
      <w:hyperlink r:id="rId255">
        <w:r>
          <w:rPr>
            <w:color w:val="0000FF"/>
            <w:sz w:val="20"/>
          </w:rPr>
          <w:t>https://www.lisdatacenter.org/our-data/lws-database/</w:t>
        </w:r>
      </w:hyperlink>
      <w:r>
        <w:rPr>
          <w:color w:val="0000FF"/>
          <w:sz w:val="20"/>
        </w:rPr>
        <w:t xml:space="preserve"> </w:t>
      </w:r>
      <w:r>
        <w:rPr>
          <w:w w:val="105"/>
          <w:sz w:val="20"/>
        </w:rPr>
        <w:t>(visited on 02/07/2022).</w:t>
      </w:r>
    </w:p>
    <w:p w14:paraId="14F3EEE9" w14:textId="77777777" w:rsidR="00620CF6" w:rsidRDefault="00000000">
      <w:pPr>
        <w:pStyle w:val="ListParagraph"/>
        <w:numPr>
          <w:ilvl w:val="0"/>
          <w:numId w:val="1"/>
        </w:numPr>
        <w:tabs>
          <w:tab w:val="left" w:pos="726"/>
        </w:tabs>
        <w:spacing w:before="78" w:line="355" w:lineRule="auto"/>
        <w:ind w:hanging="510"/>
        <w:jc w:val="both"/>
        <w:rPr>
          <w:sz w:val="20"/>
        </w:rPr>
      </w:pPr>
      <w:bookmarkStart w:id="894" w:name="_bookmark212"/>
      <w:bookmarkEnd w:id="894"/>
      <w:r>
        <w:rPr>
          <w:sz w:val="20"/>
        </w:rPr>
        <w:t>Jacob</w:t>
      </w:r>
      <w:r>
        <w:rPr>
          <w:spacing w:val="-6"/>
          <w:sz w:val="20"/>
        </w:rPr>
        <w:t xml:space="preserve"> </w:t>
      </w:r>
      <w:r>
        <w:rPr>
          <w:sz w:val="20"/>
        </w:rPr>
        <w:t>Lundberg</w:t>
      </w:r>
      <w:r>
        <w:rPr>
          <w:spacing w:val="-6"/>
          <w:sz w:val="20"/>
        </w:rPr>
        <w:t xml:space="preserve"> </w:t>
      </w:r>
      <w:r>
        <w:rPr>
          <w:sz w:val="20"/>
        </w:rPr>
        <w:t>and</w:t>
      </w:r>
      <w:r>
        <w:rPr>
          <w:spacing w:val="-6"/>
          <w:sz w:val="20"/>
        </w:rPr>
        <w:t xml:space="preserve"> </w:t>
      </w:r>
      <w:r>
        <w:rPr>
          <w:sz w:val="20"/>
        </w:rPr>
        <w:t>Daniel</w:t>
      </w:r>
      <w:r>
        <w:rPr>
          <w:spacing w:val="-6"/>
          <w:sz w:val="20"/>
        </w:rPr>
        <w:t xml:space="preserve"> </w:t>
      </w:r>
      <w:r>
        <w:rPr>
          <w:sz w:val="20"/>
        </w:rPr>
        <w:t>Waldenström.</w:t>
      </w:r>
      <w:r>
        <w:rPr>
          <w:spacing w:val="-6"/>
          <w:sz w:val="20"/>
        </w:rPr>
        <w:t xml:space="preserve"> </w:t>
      </w:r>
      <w:r>
        <w:rPr>
          <w:sz w:val="20"/>
        </w:rPr>
        <w:t>“Wealth</w:t>
      </w:r>
      <w:r>
        <w:rPr>
          <w:spacing w:val="-6"/>
          <w:sz w:val="20"/>
        </w:rPr>
        <w:t xml:space="preserve"> </w:t>
      </w:r>
      <w:r>
        <w:rPr>
          <w:sz w:val="20"/>
        </w:rPr>
        <w:t>Inequality</w:t>
      </w:r>
      <w:r>
        <w:rPr>
          <w:spacing w:val="-6"/>
          <w:sz w:val="20"/>
        </w:rPr>
        <w:t xml:space="preserve"> </w:t>
      </w:r>
      <w:r>
        <w:rPr>
          <w:sz w:val="20"/>
        </w:rPr>
        <w:t>in</w:t>
      </w:r>
      <w:r>
        <w:rPr>
          <w:spacing w:val="-6"/>
          <w:sz w:val="20"/>
        </w:rPr>
        <w:t xml:space="preserve"> </w:t>
      </w:r>
      <w:r>
        <w:rPr>
          <w:sz w:val="20"/>
        </w:rPr>
        <w:t>Sweden:</w:t>
      </w:r>
      <w:r>
        <w:rPr>
          <w:spacing w:val="-6"/>
          <w:sz w:val="20"/>
        </w:rPr>
        <w:t xml:space="preserve"> </w:t>
      </w:r>
      <w:r>
        <w:rPr>
          <w:sz w:val="20"/>
        </w:rPr>
        <w:t>What</w:t>
      </w:r>
      <w:r>
        <w:rPr>
          <w:spacing w:val="-6"/>
          <w:sz w:val="20"/>
        </w:rPr>
        <w:t xml:space="preserve"> </w:t>
      </w:r>
      <w:r>
        <w:rPr>
          <w:sz w:val="20"/>
        </w:rPr>
        <w:t>Can</w:t>
      </w:r>
      <w:r>
        <w:rPr>
          <w:spacing w:val="-6"/>
          <w:sz w:val="20"/>
        </w:rPr>
        <w:t xml:space="preserve"> </w:t>
      </w:r>
      <w:r>
        <w:rPr>
          <w:sz w:val="20"/>
        </w:rPr>
        <w:t>We</w:t>
      </w:r>
      <w:r>
        <w:rPr>
          <w:spacing w:val="-6"/>
          <w:sz w:val="20"/>
        </w:rPr>
        <w:t xml:space="preserve"> </w:t>
      </w:r>
      <w:r>
        <w:rPr>
          <w:sz w:val="20"/>
        </w:rPr>
        <w:t>Learn</w:t>
      </w:r>
      <w:r>
        <w:rPr>
          <w:spacing w:val="-6"/>
          <w:sz w:val="20"/>
        </w:rPr>
        <w:t xml:space="preserve"> </w:t>
      </w:r>
      <w:r>
        <w:rPr>
          <w:sz w:val="20"/>
        </w:rPr>
        <w:t xml:space="preserve">from Capitalized Income Tax Data?” In: </w:t>
      </w:r>
      <w:r>
        <w:rPr>
          <w:i/>
          <w:sz w:val="20"/>
        </w:rPr>
        <w:t xml:space="preserve">Review of Income and Wealth </w:t>
      </w:r>
      <w:r>
        <w:rPr>
          <w:sz w:val="20"/>
        </w:rPr>
        <w:t xml:space="preserve">64.3 (Sept. 2018), pp. 517–541. </w:t>
      </w:r>
      <w:proofErr w:type="spellStart"/>
      <w:r>
        <w:rPr>
          <w:sz w:val="20"/>
        </w:rPr>
        <w:t>doi</w:t>
      </w:r>
      <w:proofErr w:type="spellEnd"/>
      <w:r>
        <w:rPr>
          <w:sz w:val="20"/>
        </w:rPr>
        <w:t xml:space="preserve">: </w:t>
      </w:r>
      <w:hyperlink r:id="rId256">
        <w:r>
          <w:rPr>
            <w:color w:val="0000FF"/>
            <w:sz w:val="20"/>
          </w:rPr>
          <w:t>10.1111/roiw.12294</w:t>
        </w:r>
      </w:hyperlink>
      <w:r>
        <w:rPr>
          <w:sz w:val="20"/>
        </w:rPr>
        <w:t>.</w:t>
      </w:r>
      <w:r>
        <w:rPr>
          <w:spacing w:val="40"/>
          <w:sz w:val="20"/>
        </w:rPr>
        <w:t xml:space="preserve"> </w:t>
      </w:r>
      <w:r>
        <w:rPr>
          <w:sz w:val="20"/>
        </w:rPr>
        <w:t>url:</w:t>
      </w:r>
      <w:r>
        <w:rPr>
          <w:spacing w:val="40"/>
          <w:sz w:val="20"/>
        </w:rPr>
        <w:t xml:space="preserve"> </w:t>
      </w:r>
      <w:hyperlink r:id="rId257">
        <w:r>
          <w:rPr>
            <w:color w:val="0000FF"/>
            <w:sz w:val="20"/>
          </w:rPr>
          <w:t>https://doi.org/10.1111/roiw.12294</w:t>
        </w:r>
      </w:hyperlink>
      <w:r>
        <w:rPr>
          <w:sz w:val="20"/>
        </w:rPr>
        <w:t>.</w:t>
      </w:r>
    </w:p>
    <w:p w14:paraId="6D212D4B" w14:textId="77777777" w:rsidR="00620CF6" w:rsidRDefault="00000000">
      <w:pPr>
        <w:pStyle w:val="ListParagraph"/>
        <w:numPr>
          <w:ilvl w:val="0"/>
          <w:numId w:val="1"/>
        </w:numPr>
        <w:tabs>
          <w:tab w:val="left" w:pos="725"/>
        </w:tabs>
        <w:spacing w:before="77"/>
        <w:ind w:left="725" w:right="0" w:hanging="509"/>
        <w:jc w:val="both"/>
        <w:rPr>
          <w:sz w:val="20"/>
        </w:rPr>
      </w:pPr>
      <w:bookmarkStart w:id="895" w:name="_bookmark213"/>
      <w:bookmarkEnd w:id="895"/>
      <w:r>
        <w:rPr>
          <w:w w:val="105"/>
          <w:sz w:val="20"/>
        </w:rPr>
        <w:t>Mark</w:t>
      </w:r>
      <w:r>
        <w:rPr>
          <w:spacing w:val="-14"/>
          <w:w w:val="105"/>
          <w:sz w:val="20"/>
        </w:rPr>
        <w:t xml:space="preserve"> </w:t>
      </w:r>
      <w:r>
        <w:rPr>
          <w:w w:val="105"/>
          <w:sz w:val="20"/>
        </w:rPr>
        <w:t>Luscombe.</w:t>
      </w:r>
      <w:r>
        <w:rPr>
          <w:spacing w:val="-13"/>
          <w:w w:val="105"/>
          <w:sz w:val="20"/>
        </w:rPr>
        <w:t xml:space="preserve"> </w:t>
      </w:r>
      <w:r>
        <w:rPr>
          <w:i/>
          <w:w w:val="105"/>
          <w:sz w:val="20"/>
        </w:rPr>
        <w:t>Historical</w:t>
      </w:r>
      <w:r>
        <w:rPr>
          <w:i/>
          <w:spacing w:val="-13"/>
          <w:w w:val="105"/>
          <w:sz w:val="20"/>
        </w:rPr>
        <w:t xml:space="preserve"> </w:t>
      </w:r>
      <w:r>
        <w:rPr>
          <w:i/>
          <w:w w:val="105"/>
          <w:sz w:val="20"/>
        </w:rPr>
        <w:t>Look</w:t>
      </w:r>
      <w:r>
        <w:rPr>
          <w:i/>
          <w:spacing w:val="-13"/>
          <w:w w:val="105"/>
          <w:sz w:val="20"/>
        </w:rPr>
        <w:t xml:space="preserve"> </w:t>
      </w:r>
      <w:r>
        <w:rPr>
          <w:i/>
          <w:w w:val="105"/>
          <w:sz w:val="20"/>
        </w:rPr>
        <w:t>at</w:t>
      </w:r>
      <w:r>
        <w:rPr>
          <w:i/>
          <w:spacing w:val="-13"/>
          <w:w w:val="105"/>
          <w:sz w:val="20"/>
        </w:rPr>
        <w:t xml:space="preserve"> </w:t>
      </w:r>
      <w:r>
        <w:rPr>
          <w:i/>
          <w:w w:val="105"/>
          <w:sz w:val="20"/>
        </w:rPr>
        <w:t>Estate</w:t>
      </w:r>
      <w:r>
        <w:rPr>
          <w:i/>
          <w:spacing w:val="-13"/>
          <w:w w:val="105"/>
          <w:sz w:val="20"/>
        </w:rPr>
        <w:t xml:space="preserve"> </w:t>
      </w:r>
      <w:r>
        <w:rPr>
          <w:i/>
          <w:w w:val="105"/>
          <w:sz w:val="20"/>
        </w:rPr>
        <w:t>and</w:t>
      </w:r>
      <w:r>
        <w:rPr>
          <w:i/>
          <w:spacing w:val="-13"/>
          <w:w w:val="105"/>
          <w:sz w:val="20"/>
        </w:rPr>
        <w:t xml:space="preserve"> </w:t>
      </w:r>
      <w:r>
        <w:rPr>
          <w:i/>
          <w:w w:val="105"/>
          <w:sz w:val="20"/>
        </w:rPr>
        <w:t>Gift</w:t>
      </w:r>
      <w:r>
        <w:rPr>
          <w:i/>
          <w:spacing w:val="-12"/>
          <w:w w:val="105"/>
          <w:sz w:val="20"/>
        </w:rPr>
        <w:t xml:space="preserve"> </w:t>
      </w:r>
      <w:r>
        <w:rPr>
          <w:i/>
          <w:w w:val="105"/>
          <w:sz w:val="20"/>
        </w:rPr>
        <w:t>Tax</w:t>
      </w:r>
      <w:r>
        <w:rPr>
          <w:i/>
          <w:spacing w:val="-12"/>
          <w:w w:val="105"/>
          <w:sz w:val="20"/>
        </w:rPr>
        <w:t xml:space="preserve"> </w:t>
      </w:r>
      <w:r>
        <w:rPr>
          <w:i/>
          <w:w w:val="105"/>
          <w:sz w:val="20"/>
        </w:rPr>
        <w:t>Rates</w:t>
      </w:r>
      <w:r>
        <w:rPr>
          <w:w w:val="105"/>
          <w:sz w:val="20"/>
        </w:rPr>
        <w:t>.</w:t>
      </w:r>
      <w:r>
        <w:rPr>
          <w:spacing w:val="-13"/>
          <w:w w:val="105"/>
          <w:sz w:val="20"/>
        </w:rPr>
        <w:t xml:space="preserve"> </w:t>
      </w:r>
      <w:r>
        <w:rPr>
          <w:w w:val="105"/>
          <w:sz w:val="20"/>
        </w:rPr>
        <w:t>Wolters</w:t>
      </w:r>
      <w:r>
        <w:rPr>
          <w:spacing w:val="-13"/>
          <w:w w:val="105"/>
          <w:sz w:val="20"/>
        </w:rPr>
        <w:t xml:space="preserve"> </w:t>
      </w:r>
      <w:r>
        <w:rPr>
          <w:w w:val="105"/>
          <w:sz w:val="20"/>
        </w:rPr>
        <w:t>Kluwer.</w:t>
      </w:r>
      <w:r>
        <w:rPr>
          <w:spacing w:val="-13"/>
          <w:w w:val="105"/>
          <w:sz w:val="20"/>
        </w:rPr>
        <w:t xml:space="preserve"> </w:t>
      </w:r>
      <w:r>
        <w:rPr>
          <w:w w:val="105"/>
          <w:sz w:val="20"/>
        </w:rPr>
        <w:t>Mar.</w:t>
      </w:r>
      <w:r>
        <w:rPr>
          <w:spacing w:val="-13"/>
          <w:w w:val="105"/>
          <w:sz w:val="20"/>
        </w:rPr>
        <w:t xml:space="preserve"> </w:t>
      </w:r>
      <w:r>
        <w:rPr>
          <w:w w:val="105"/>
          <w:sz w:val="20"/>
        </w:rPr>
        <w:t>2022.</w:t>
      </w:r>
      <w:r>
        <w:rPr>
          <w:spacing w:val="-14"/>
          <w:w w:val="105"/>
          <w:sz w:val="20"/>
        </w:rPr>
        <w:t xml:space="preserve"> </w:t>
      </w:r>
      <w:r>
        <w:rPr>
          <w:w w:val="105"/>
          <w:sz w:val="20"/>
        </w:rPr>
        <w:t>url:</w:t>
      </w:r>
      <w:r>
        <w:rPr>
          <w:spacing w:val="-13"/>
          <w:w w:val="105"/>
          <w:sz w:val="20"/>
        </w:rPr>
        <w:t xml:space="preserve"> </w:t>
      </w:r>
      <w:hyperlink r:id="rId258">
        <w:r>
          <w:rPr>
            <w:color w:val="0000FF"/>
            <w:spacing w:val="-2"/>
            <w:w w:val="105"/>
            <w:sz w:val="20"/>
          </w:rPr>
          <w:t>https:</w:t>
        </w:r>
      </w:hyperlink>
    </w:p>
    <w:p w14:paraId="2CD38F7B" w14:textId="77777777" w:rsidR="00620CF6" w:rsidRDefault="00000000">
      <w:pPr>
        <w:pStyle w:val="BodyText"/>
        <w:spacing w:before="129" w:line="355" w:lineRule="auto"/>
        <w:ind w:left="726" w:right="115"/>
        <w:jc w:val="both"/>
      </w:pPr>
      <w:hyperlink r:id="rId259">
        <w:r>
          <w:rPr>
            <w:color w:val="0000FF"/>
            <w:spacing w:val="-2"/>
          </w:rPr>
          <w:t>//www.wolterskluwer.com/en/expert-insights/whole-ball-of-tax-historical-estate-and-gift-tax-rates</w:t>
        </w:r>
      </w:hyperlink>
      <w:r>
        <w:rPr>
          <w:color w:val="0000FF"/>
          <w:spacing w:val="-2"/>
        </w:rPr>
        <w:t xml:space="preserve"> </w:t>
      </w:r>
      <w:r>
        <w:t>(visited on 05/31/2023).</w:t>
      </w:r>
    </w:p>
    <w:p w14:paraId="4B3437A0" w14:textId="77777777" w:rsidR="00620CF6" w:rsidRPr="009E4A40" w:rsidRDefault="00000000">
      <w:pPr>
        <w:pStyle w:val="ListParagraph"/>
        <w:numPr>
          <w:ilvl w:val="0"/>
          <w:numId w:val="1"/>
        </w:numPr>
        <w:tabs>
          <w:tab w:val="left" w:pos="726"/>
        </w:tabs>
        <w:spacing w:before="78" w:line="355" w:lineRule="auto"/>
        <w:ind w:hanging="510"/>
        <w:jc w:val="both"/>
        <w:rPr>
          <w:sz w:val="20"/>
          <w:lang w:val="fr-FR"/>
          <w:rPrChange w:id="896" w:author="Francesca Subioli" w:date="2024-07-03T17:38:00Z">
            <w:rPr>
              <w:sz w:val="20"/>
            </w:rPr>
          </w:rPrChange>
        </w:rPr>
      </w:pPr>
      <w:bookmarkStart w:id="897" w:name="_bookmark214"/>
      <w:bookmarkEnd w:id="897"/>
      <w:r>
        <w:rPr>
          <w:w w:val="105"/>
          <w:sz w:val="20"/>
        </w:rPr>
        <w:t>Jack</w:t>
      </w:r>
      <w:r>
        <w:rPr>
          <w:spacing w:val="-14"/>
          <w:w w:val="105"/>
          <w:sz w:val="20"/>
        </w:rPr>
        <w:t xml:space="preserve"> </w:t>
      </w:r>
      <w:r>
        <w:rPr>
          <w:w w:val="105"/>
          <w:sz w:val="20"/>
        </w:rPr>
        <w:t>Lawrence</w:t>
      </w:r>
      <w:r>
        <w:rPr>
          <w:spacing w:val="-13"/>
          <w:w w:val="105"/>
          <w:sz w:val="20"/>
        </w:rPr>
        <w:t xml:space="preserve"> </w:t>
      </w:r>
      <w:r>
        <w:rPr>
          <w:w w:val="105"/>
          <w:sz w:val="20"/>
        </w:rPr>
        <w:t>Luzkow.</w:t>
      </w:r>
      <w:r>
        <w:rPr>
          <w:spacing w:val="-13"/>
          <w:w w:val="105"/>
          <w:sz w:val="20"/>
        </w:rPr>
        <w:t xml:space="preserve"> </w:t>
      </w:r>
      <w:r>
        <w:rPr>
          <w:w w:val="105"/>
          <w:sz w:val="20"/>
        </w:rPr>
        <w:t>“The</w:t>
      </w:r>
      <w:r>
        <w:rPr>
          <w:spacing w:val="-13"/>
          <w:w w:val="105"/>
          <w:sz w:val="20"/>
        </w:rPr>
        <w:t xml:space="preserve"> </w:t>
      </w:r>
      <w:r>
        <w:rPr>
          <w:w w:val="105"/>
          <w:sz w:val="20"/>
        </w:rPr>
        <w:t>Politics</w:t>
      </w:r>
      <w:r>
        <w:rPr>
          <w:spacing w:val="-13"/>
          <w:w w:val="105"/>
          <w:sz w:val="20"/>
        </w:rPr>
        <w:t xml:space="preserve"> </w:t>
      </w:r>
      <w:r>
        <w:rPr>
          <w:w w:val="105"/>
          <w:sz w:val="20"/>
        </w:rPr>
        <w:t>of</w:t>
      </w:r>
      <w:r>
        <w:rPr>
          <w:spacing w:val="-13"/>
          <w:w w:val="105"/>
          <w:sz w:val="20"/>
        </w:rPr>
        <w:t xml:space="preserve"> </w:t>
      </w:r>
      <w:r>
        <w:rPr>
          <w:w w:val="105"/>
          <w:sz w:val="20"/>
        </w:rPr>
        <w:t>Taxes”.</w:t>
      </w:r>
      <w:r>
        <w:rPr>
          <w:spacing w:val="-13"/>
          <w:w w:val="105"/>
          <w:sz w:val="20"/>
        </w:rPr>
        <w:t xml:space="preserve"> </w:t>
      </w:r>
      <w:r>
        <w:rPr>
          <w:w w:val="105"/>
          <w:sz w:val="20"/>
        </w:rPr>
        <w:t>In:</w:t>
      </w:r>
      <w:r>
        <w:rPr>
          <w:spacing w:val="-13"/>
          <w:w w:val="105"/>
          <w:sz w:val="20"/>
        </w:rPr>
        <w:t xml:space="preserve"> </w:t>
      </w:r>
      <w:r>
        <w:rPr>
          <w:i/>
          <w:w w:val="105"/>
          <w:sz w:val="20"/>
        </w:rPr>
        <w:t>Monopoly</w:t>
      </w:r>
      <w:r>
        <w:rPr>
          <w:i/>
          <w:spacing w:val="-14"/>
          <w:w w:val="105"/>
          <w:sz w:val="20"/>
        </w:rPr>
        <w:t xml:space="preserve"> </w:t>
      </w:r>
      <w:r>
        <w:rPr>
          <w:i/>
          <w:w w:val="105"/>
          <w:sz w:val="20"/>
        </w:rPr>
        <w:t>Restored:</w:t>
      </w:r>
      <w:r>
        <w:rPr>
          <w:i/>
          <w:spacing w:val="-13"/>
          <w:w w:val="105"/>
          <w:sz w:val="20"/>
        </w:rPr>
        <w:t xml:space="preserve"> </w:t>
      </w:r>
      <w:r>
        <w:rPr>
          <w:i/>
          <w:w w:val="105"/>
          <w:sz w:val="20"/>
        </w:rPr>
        <w:t>How</w:t>
      </w:r>
      <w:r>
        <w:rPr>
          <w:i/>
          <w:spacing w:val="-13"/>
          <w:w w:val="105"/>
          <w:sz w:val="20"/>
        </w:rPr>
        <w:t xml:space="preserve"> </w:t>
      </w:r>
      <w:r>
        <w:rPr>
          <w:i/>
          <w:w w:val="105"/>
          <w:sz w:val="20"/>
        </w:rPr>
        <w:t>the</w:t>
      </w:r>
      <w:r>
        <w:rPr>
          <w:i/>
          <w:spacing w:val="-13"/>
          <w:w w:val="105"/>
          <w:sz w:val="20"/>
        </w:rPr>
        <w:t xml:space="preserve"> </w:t>
      </w:r>
      <w:r>
        <w:rPr>
          <w:i/>
          <w:w w:val="105"/>
          <w:sz w:val="20"/>
        </w:rPr>
        <w:t>Super-Rich</w:t>
      </w:r>
      <w:r>
        <w:rPr>
          <w:i/>
          <w:spacing w:val="-13"/>
          <w:w w:val="105"/>
          <w:sz w:val="20"/>
        </w:rPr>
        <w:t xml:space="preserve"> </w:t>
      </w:r>
      <w:r>
        <w:rPr>
          <w:i/>
          <w:w w:val="105"/>
          <w:sz w:val="20"/>
        </w:rPr>
        <w:t xml:space="preserve">Robbed </w:t>
      </w:r>
      <w:r>
        <w:rPr>
          <w:i/>
          <w:sz w:val="20"/>
        </w:rPr>
        <w:t>Main Street</w:t>
      </w:r>
      <w:r>
        <w:rPr>
          <w:sz w:val="20"/>
        </w:rPr>
        <w:t xml:space="preserve">. </w:t>
      </w:r>
      <w:proofErr w:type="spellStart"/>
      <w:r w:rsidRPr="009E4A40">
        <w:rPr>
          <w:sz w:val="20"/>
          <w:lang w:val="fr-FR"/>
          <w:rPrChange w:id="898" w:author="Francesca Subioli" w:date="2024-07-03T17:38:00Z">
            <w:rPr>
              <w:sz w:val="20"/>
            </w:rPr>
          </w:rPrChange>
        </w:rPr>
        <w:t>Palgrave</w:t>
      </w:r>
      <w:proofErr w:type="spellEnd"/>
      <w:r w:rsidRPr="009E4A40">
        <w:rPr>
          <w:sz w:val="20"/>
          <w:lang w:val="fr-FR"/>
          <w:rPrChange w:id="899" w:author="Francesca Subioli" w:date="2024-07-03T17:38:00Z">
            <w:rPr>
              <w:sz w:val="20"/>
            </w:rPr>
          </w:rPrChange>
        </w:rPr>
        <w:t xml:space="preserve"> Macmillan, 2018. Chap. 6, pp. 187–239. </w:t>
      </w:r>
      <w:proofErr w:type="spellStart"/>
      <w:proofErr w:type="gramStart"/>
      <w:r w:rsidRPr="009E4A40">
        <w:rPr>
          <w:sz w:val="20"/>
          <w:lang w:val="fr-FR"/>
          <w:rPrChange w:id="900" w:author="Francesca Subioli" w:date="2024-07-03T17:38:00Z">
            <w:rPr>
              <w:sz w:val="20"/>
            </w:rPr>
          </w:rPrChange>
        </w:rPr>
        <w:t>isbn</w:t>
      </w:r>
      <w:proofErr w:type="spellEnd"/>
      <w:r w:rsidRPr="009E4A40">
        <w:rPr>
          <w:sz w:val="20"/>
          <w:lang w:val="fr-FR"/>
          <w:rPrChange w:id="901" w:author="Francesca Subioli" w:date="2024-07-03T17:38:00Z">
            <w:rPr>
              <w:sz w:val="20"/>
            </w:rPr>
          </w:rPrChange>
        </w:rPr>
        <w:t>:</w:t>
      </w:r>
      <w:proofErr w:type="gramEnd"/>
      <w:r w:rsidRPr="009E4A40">
        <w:rPr>
          <w:sz w:val="20"/>
          <w:lang w:val="fr-FR"/>
          <w:rPrChange w:id="902" w:author="Francesca Subioli" w:date="2024-07-03T17:38:00Z">
            <w:rPr>
              <w:sz w:val="20"/>
            </w:rPr>
          </w:rPrChange>
        </w:rPr>
        <w:t xml:space="preserve"> 978-3-319-93994-0. </w:t>
      </w:r>
      <w:proofErr w:type="spellStart"/>
      <w:proofErr w:type="gramStart"/>
      <w:r w:rsidRPr="009E4A40">
        <w:rPr>
          <w:sz w:val="20"/>
          <w:lang w:val="fr-FR"/>
          <w:rPrChange w:id="903" w:author="Francesca Subioli" w:date="2024-07-03T17:38:00Z">
            <w:rPr>
              <w:sz w:val="20"/>
            </w:rPr>
          </w:rPrChange>
        </w:rPr>
        <w:t>doi</w:t>
      </w:r>
      <w:proofErr w:type="spellEnd"/>
      <w:r w:rsidRPr="009E4A40">
        <w:rPr>
          <w:sz w:val="20"/>
          <w:lang w:val="fr-FR"/>
          <w:rPrChange w:id="904" w:author="Francesca Subioli" w:date="2024-07-03T17:38:00Z">
            <w:rPr>
              <w:sz w:val="20"/>
            </w:rPr>
          </w:rPrChange>
        </w:rPr>
        <w:t>:</w:t>
      </w:r>
      <w:proofErr w:type="gramEnd"/>
      <w:r w:rsidRPr="009E4A40">
        <w:rPr>
          <w:sz w:val="20"/>
          <w:lang w:val="fr-FR"/>
          <w:rPrChange w:id="905" w:author="Francesca Subioli" w:date="2024-07-03T17:38:00Z">
            <w:rPr>
              <w:sz w:val="20"/>
            </w:rPr>
          </w:rPrChange>
        </w:rPr>
        <w:t xml:space="preserve"> </w:t>
      </w:r>
      <w:r>
        <w:fldChar w:fldCharType="begin"/>
      </w:r>
      <w:r w:rsidRPr="009E4A40">
        <w:rPr>
          <w:lang w:val="fr-FR"/>
          <w:rPrChange w:id="906" w:author="Francesca Subioli" w:date="2024-07-03T17:38:00Z">
            <w:rPr/>
          </w:rPrChange>
        </w:rPr>
        <w:instrText>HYPERLINK "https://doi.org/10.1007/978-3-319-93994-0_6" \h</w:instrText>
      </w:r>
      <w:r>
        <w:fldChar w:fldCharType="separate"/>
      </w:r>
      <w:r w:rsidRPr="009E4A40">
        <w:rPr>
          <w:color w:val="0000FF"/>
          <w:sz w:val="20"/>
          <w:lang w:val="fr-FR"/>
          <w:rPrChange w:id="907" w:author="Francesca Subioli" w:date="2024-07-03T17:38:00Z">
            <w:rPr>
              <w:color w:val="0000FF"/>
              <w:sz w:val="20"/>
            </w:rPr>
          </w:rPrChange>
        </w:rPr>
        <w:t>10.1007/</w:t>
      </w:r>
      <w:r>
        <w:rPr>
          <w:color w:val="0000FF"/>
          <w:sz w:val="20"/>
        </w:rPr>
        <w:fldChar w:fldCharType="end"/>
      </w:r>
      <w:r w:rsidRPr="009E4A40">
        <w:rPr>
          <w:color w:val="0000FF"/>
          <w:sz w:val="20"/>
          <w:lang w:val="fr-FR"/>
          <w:rPrChange w:id="908" w:author="Francesca Subioli" w:date="2024-07-03T17:38:00Z">
            <w:rPr>
              <w:color w:val="0000FF"/>
              <w:sz w:val="20"/>
            </w:rPr>
          </w:rPrChange>
        </w:rPr>
        <w:t xml:space="preserve"> </w:t>
      </w:r>
      <w:r>
        <w:fldChar w:fldCharType="begin"/>
      </w:r>
      <w:r w:rsidRPr="009E4A40">
        <w:rPr>
          <w:lang w:val="fr-FR"/>
          <w:rPrChange w:id="909" w:author="Francesca Subioli" w:date="2024-07-03T17:38:00Z">
            <w:rPr/>
          </w:rPrChange>
        </w:rPr>
        <w:instrText>HYPERLINK "https://doi.org/10.1007/978-3-319-93994-0_6" \h</w:instrText>
      </w:r>
      <w:r>
        <w:fldChar w:fldCharType="separate"/>
      </w:r>
      <w:r w:rsidRPr="009E4A40">
        <w:rPr>
          <w:color w:val="0000FF"/>
          <w:w w:val="105"/>
          <w:sz w:val="20"/>
          <w:lang w:val="fr-FR"/>
          <w:rPrChange w:id="910" w:author="Francesca Subioli" w:date="2024-07-03T17:38:00Z">
            <w:rPr>
              <w:color w:val="0000FF"/>
              <w:w w:val="105"/>
              <w:sz w:val="20"/>
            </w:rPr>
          </w:rPrChange>
        </w:rPr>
        <w:t>978-3-319-93994-0_6</w:t>
      </w:r>
      <w:r>
        <w:rPr>
          <w:color w:val="0000FF"/>
          <w:w w:val="105"/>
          <w:sz w:val="20"/>
        </w:rPr>
        <w:fldChar w:fldCharType="end"/>
      </w:r>
      <w:r w:rsidRPr="009E4A40">
        <w:rPr>
          <w:w w:val="105"/>
          <w:sz w:val="20"/>
          <w:lang w:val="fr-FR"/>
          <w:rPrChange w:id="911" w:author="Francesca Subioli" w:date="2024-07-03T17:38:00Z">
            <w:rPr>
              <w:w w:val="105"/>
              <w:sz w:val="20"/>
            </w:rPr>
          </w:rPrChange>
        </w:rPr>
        <w:t xml:space="preserve">. </w:t>
      </w:r>
      <w:proofErr w:type="gramStart"/>
      <w:r w:rsidRPr="009E4A40">
        <w:rPr>
          <w:w w:val="105"/>
          <w:sz w:val="20"/>
          <w:lang w:val="fr-FR"/>
          <w:rPrChange w:id="912" w:author="Francesca Subioli" w:date="2024-07-03T17:38:00Z">
            <w:rPr>
              <w:w w:val="105"/>
              <w:sz w:val="20"/>
            </w:rPr>
          </w:rPrChange>
        </w:rPr>
        <w:t>url:</w:t>
      </w:r>
      <w:proofErr w:type="gramEnd"/>
      <w:r w:rsidRPr="009E4A40">
        <w:rPr>
          <w:w w:val="105"/>
          <w:sz w:val="20"/>
          <w:lang w:val="fr-FR"/>
          <w:rPrChange w:id="913" w:author="Francesca Subioli" w:date="2024-07-03T17:38:00Z">
            <w:rPr>
              <w:w w:val="105"/>
              <w:sz w:val="20"/>
            </w:rPr>
          </w:rPrChange>
        </w:rPr>
        <w:t xml:space="preserve"> </w:t>
      </w:r>
      <w:r>
        <w:fldChar w:fldCharType="begin"/>
      </w:r>
      <w:r w:rsidRPr="009E4A40">
        <w:rPr>
          <w:lang w:val="fr-FR"/>
          <w:rPrChange w:id="914" w:author="Francesca Subioli" w:date="2024-07-03T17:38:00Z">
            <w:rPr/>
          </w:rPrChange>
        </w:rPr>
        <w:instrText>HYPERLINK "https://doi.org/10.1007/978-3-319-93994-0_6" \h</w:instrText>
      </w:r>
      <w:r>
        <w:fldChar w:fldCharType="separate"/>
      </w:r>
      <w:r w:rsidRPr="009E4A40">
        <w:rPr>
          <w:color w:val="0000FF"/>
          <w:w w:val="105"/>
          <w:sz w:val="20"/>
          <w:lang w:val="fr-FR"/>
          <w:rPrChange w:id="915" w:author="Francesca Subioli" w:date="2024-07-03T17:38:00Z">
            <w:rPr>
              <w:color w:val="0000FF"/>
              <w:w w:val="105"/>
              <w:sz w:val="20"/>
            </w:rPr>
          </w:rPrChange>
        </w:rPr>
        <w:t>https://doi.org/10.1007/978-3-319-93994-0_6</w:t>
      </w:r>
      <w:r>
        <w:rPr>
          <w:color w:val="0000FF"/>
          <w:w w:val="105"/>
          <w:sz w:val="20"/>
        </w:rPr>
        <w:fldChar w:fldCharType="end"/>
      </w:r>
      <w:r w:rsidRPr="009E4A40">
        <w:rPr>
          <w:w w:val="105"/>
          <w:sz w:val="20"/>
          <w:lang w:val="fr-FR"/>
          <w:rPrChange w:id="916" w:author="Francesca Subioli" w:date="2024-07-03T17:38:00Z">
            <w:rPr>
              <w:w w:val="105"/>
              <w:sz w:val="20"/>
            </w:rPr>
          </w:rPrChange>
        </w:rPr>
        <w:t>.</w:t>
      </w:r>
    </w:p>
    <w:p w14:paraId="2D46DC14" w14:textId="77777777" w:rsidR="00620CF6" w:rsidRDefault="00000000">
      <w:pPr>
        <w:pStyle w:val="ListParagraph"/>
        <w:numPr>
          <w:ilvl w:val="0"/>
          <w:numId w:val="1"/>
        </w:numPr>
        <w:tabs>
          <w:tab w:val="left" w:pos="726"/>
        </w:tabs>
        <w:spacing w:before="78" w:line="355" w:lineRule="auto"/>
        <w:ind w:hanging="510"/>
        <w:jc w:val="both"/>
        <w:rPr>
          <w:sz w:val="20"/>
        </w:rPr>
      </w:pPr>
      <w:bookmarkStart w:id="917" w:name="_bookmark215"/>
      <w:bookmarkEnd w:id="917"/>
      <w:r>
        <w:rPr>
          <w:spacing w:val="-2"/>
          <w:sz w:val="20"/>
        </w:rPr>
        <w:t>Clara</w:t>
      </w:r>
      <w:r>
        <w:rPr>
          <w:spacing w:val="-8"/>
          <w:sz w:val="20"/>
        </w:rPr>
        <w:t xml:space="preserve"> </w:t>
      </w:r>
      <w:r>
        <w:rPr>
          <w:spacing w:val="-2"/>
          <w:sz w:val="20"/>
        </w:rPr>
        <w:t>Martínez-Toledano.</w:t>
      </w:r>
      <w:r>
        <w:rPr>
          <w:spacing w:val="-8"/>
          <w:sz w:val="20"/>
        </w:rPr>
        <w:t xml:space="preserve"> </w:t>
      </w:r>
      <w:r>
        <w:rPr>
          <w:spacing w:val="-2"/>
          <w:sz w:val="20"/>
        </w:rPr>
        <w:t>“House</w:t>
      </w:r>
      <w:r>
        <w:rPr>
          <w:spacing w:val="-8"/>
          <w:sz w:val="20"/>
        </w:rPr>
        <w:t xml:space="preserve"> </w:t>
      </w:r>
      <w:r>
        <w:rPr>
          <w:spacing w:val="-2"/>
          <w:sz w:val="20"/>
        </w:rPr>
        <w:t>Price</w:t>
      </w:r>
      <w:r>
        <w:rPr>
          <w:spacing w:val="-8"/>
          <w:sz w:val="20"/>
        </w:rPr>
        <w:t xml:space="preserve"> </w:t>
      </w:r>
      <w:r>
        <w:rPr>
          <w:spacing w:val="-2"/>
          <w:sz w:val="20"/>
        </w:rPr>
        <w:t>Cycles,</w:t>
      </w:r>
      <w:r>
        <w:rPr>
          <w:spacing w:val="-8"/>
          <w:sz w:val="20"/>
        </w:rPr>
        <w:t xml:space="preserve"> </w:t>
      </w:r>
      <w:r>
        <w:rPr>
          <w:spacing w:val="-2"/>
          <w:sz w:val="20"/>
        </w:rPr>
        <w:t>Wealth</w:t>
      </w:r>
      <w:r>
        <w:rPr>
          <w:spacing w:val="-8"/>
          <w:sz w:val="20"/>
        </w:rPr>
        <w:t xml:space="preserve"> </w:t>
      </w:r>
      <w:r>
        <w:rPr>
          <w:spacing w:val="-2"/>
          <w:sz w:val="20"/>
        </w:rPr>
        <w:t>Inequality</w:t>
      </w:r>
      <w:r>
        <w:rPr>
          <w:spacing w:val="-8"/>
          <w:sz w:val="20"/>
        </w:rPr>
        <w:t xml:space="preserve"> </w:t>
      </w:r>
      <w:r>
        <w:rPr>
          <w:spacing w:val="-2"/>
          <w:sz w:val="20"/>
        </w:rPr>
        <w:t>and</w:t>
      </w:r>
      <w:r>
        <w:rPr>
          <w:spacing w:val="-8"/>
          <w:sz w:val="20"/>
        </w:rPr>
        <w:t xml:space="preserve"> </w:t>
      </w:r>
      <w:r>
        <w:rPr>
          <w:spacing w:val="-2"/>
          <w:sz w:val="20"/>
        </w:rPr>
        <w:t>Portfolio</w:t>
      </w:r>
      <w:r>
        <w:rPr>
          <w:spacing w:val="-8"/>
          <w:sz w:val="20"/>
        </w:rPr>
        <w:t xml:space="preserve"> </w:t>
      </w:r>
      <w:r>
        <w:rPr>
          <w:spacing w:val="-2"/>
          <w:sz w:val="20"/>
        </w:rPr>
        <w:t>Reshuffling”.</w:t>
      </w:r>
      <w:r>
        <w:rPr>
          <w:spacing w:val="-8"/>
          <w:sz w:val="20"/>
        </w:rPr>
        <w:t xml:space="preserve"> </w:t>
      </w:r>
      <w:proofErr w:type="spellStart"/>
      <w:r>
        <w:rPr>
          <w:spacing w:val="-2"/>
          <w:sz w:val="20"/>
        </w:rPr>
        <w:t>Unpub</w:t>
      </w:r>
      <w:proofErr w:type="spellEnd"/>
      <w:r>
        <w:rPr>
          <w:spacing w:val="-2"/>
          <w:sz w:val="20"/>
        </w:rPr>
        <w:t xml:space="preserve">- </w:t>
      </w:r>
      <w:proofErr w:type="spellStart"/>
      <w:r>
        <w:rPr>
          <w:sz w:val="20"/>
        </w:rPr>
        <w:t>lished</w:t>
      </w:r>
      <w:proofErr w:type="spellEnd"/>
      <w:r>
        <w:rPr>
          <w:sz w:val="20"/>
        </w:rPr>
        <w:t xml:space="preserve"> manuscript. Aug. 2022. url: </w:t>
      </w:r>
      <w:hyperlink r:id="rId260">
        <w:r>
          <w:rPr>
            <w:color w:val="0000FF"/>
            <w:sz w:val="20"/>
          </w:rPr>
          <w:t>https://sites.google.com/view/claramartinez-toledanotoledano/</w:t>
        </w:r>
      </w:hyperlink>
      <w:r>
        <w:rPr>
          <w:color w:val="0000FF"/>
          <w:sz w:val="20"/>
        </w:rPr>
        <w:t xml:space="preserve"> </w:t>
      </w:r>
      <w:hyperlink r:id="rId261">
        <w:r>
          <w:rPr>
            <w:color w:val="0000FF"/>
            <w:sz w:val="20"/>
          </w:rPr>
          <w:t>research</w:t>
        </w:r>
      </w:hyperlink>
      <w:r>
        <w:rPr>
          <w:color w:val="0000FF"/>
          <w:sz w:val="20"/>
        </w:rPr>
        <w:t xml:space="preserve"> </w:t>
      </w:r>
      <w:r>
        <w:rPr>
          <w:sz w:val="20"/>
        </w:rPr>
        <w:t>(visited on 09/29/2022).</w:t>
      </w:r>
    </w:p>
    <w:p w14:paraId="1275B4C6" w14:textId="77777777" w:rsidR="00620CF6" w:rsidRDefault="00000000">
      <w:pPr>
        <w:pStyle w:val="ListParagraph"/>
        <w:numPr>
          <w:ilvl w:val="0"/>
          <w:numId w:val="1"/>
        </w:numPr>
        <w:tabs>
          <w:tab w:val="left" w:pos="726"/>
        </w:tabs>
        <w:spacing w:before="77" w:line="355" w:lineRule="auto"/>
        <w:ind w:hanging="510"/>
        <w:jc w:val="both"/>
        <w:rPr>
          <w:sz w:val="20"/>
        </w:rPr>
      </w:pPr>
      <w:bookmarkStart w:id="918" w:name="_bookmark216"/>
      <w:bookmarkEnd w:id="918"/>
      <w:r>
        <w:rPr>
          <w:sz w:val="20"/>
        </w:rPr>
        <w:t xml:space="preserve">National Bank of Commerce in New York. </w:t>
      </w:r>
      <w:r>
        <w:rPr>
          <w:i/>
          <w:sz w:val="20"/>
        </w:rPr>
        <w:t xml:space="preserve">Federal Revenue Act of 1918: Complete Text with Reference Notes, </w:t>
      </w:r>
      <w:proofErr w:type="gramStart"/>
      <w:r>
        <w:rPr>
          <w:i/>
          <w:sz w:val="20"/>
        </w:rPr>
        <w:t>Tables</w:t>
      </w:r>
      <w:proofErr w:type="gramEnd"/>
      <w:r>
        <w:rPr>
          <w:i/>
          <w:sz w:val="20"/>
        </w:rPr>
        <w:t xml:space="preserve"> and Index</w:t>
      </w:r>
      <w:r>
        <w:rPr>
          <w:sz w:val="20"/>
        </w:rPr>
        <w:t xml:space="preserve">. New York, Feb. 1919. url: </w:t>
      </w:r>
      <w:hyperlink r:id="rId262">
        <w:r>
          <w:rPr>
            <w:color w:val="0000FF"/>
            <w:sz w:val="20"/>
          </w:rPr>
          <w:t>https://hdl.handle.net/2027/nyp.33433020744326</w:t>
        </w:r>
      </w:hyperlink>
      <w:r>
        <w:rPr>
          <w:color w:val="0000FF"/>
          <w:sz w:val="20"/>
        </w:rPr>
        <w:t xml:space="preserve"> </w:t>
      </w:r>
      <w:r>
        <w:rPr>
          <w:sz w:val="20"/>
        </w:rPr>
        <w:t>(visited on 08/16/2022).</w:t>
      </w:r>
    </w:p>
    <w:p w14:paraId="48A4CAAC" w14:textId="77777777" w:rsidR="00620CF6" w:rsidRDefault="00000000">
      <w:pPr>
        <w:pStyle w:val="ListParagraph"/>
        <w:numPr>
          <w:ilvl w:val="0"/>
          <w:numId w:val="1"/>
        </w:numPr>
        <w:tabs>
          <w:tab w:val="left" w:pos="726"/>
        </w:tabs>
        <w:spacing w:before="78" w:line="355" w:lineRule="auto"/>
        <w:ind w:hanging="510"/>
        <w:jc w:val="both"/>
        <w:rPr>
          <w:sz w:val="20"/>
        </w:rPr>
      </w:pPr>
      <w:bookmarkStart w:id="919" w:name="_bookmark217"/>
      <w:bookmarkEnd w:id="919"/>
      <w:r>
        <w:rPr>
          <w:sz w:val="20"/>
        </w:rPr>
        <w:t xml:space="preserve">Filip </w:t>
      </w:r>
      <w:proofErr w:type="spellStart"/>
      <w:r>
        <w:rPr>
          <w:sz w:val="20"/>
        </w:rPr>
        <w:t>Novokmet</w:t>
      </w:r>
      <w:proofErr w:type="spellEnd"/>
      <w:r>
        <w:rPr>
          <w:sz w:val="20"/>
        </w:rPr>
        <w:t xml:space="preserve">, Thomas Piketty, and Gabriel Zucman. “From Soviets to Oligarchs: Inequality and </w:t>
      </w:r>
      <w:r>
        <w:rPr>
          <w:w w:val="105"/>
          <w:sz w:val="20"/>
        </w:rPr>
        <w:t xml:space="preserve">Property in Russia 1905-2016”. In: </w:t>
      </w:r>
      <w:r>
        <w:rPr>
          <w:i/>
          <w:w w:val="105"/>
          <w:sz w:val="20"/>
        </w:rPr>
        <w:t xml:space="preserve">Journal of Economic Inequality </w:t>
      </w:r>
      <w:r>
        <w:rPr>
          <w:w w:val="105"/>
          <w:sz w:val="20"/>
        </w:rPr>
        <w:t xml:space="preserve">16.2 (2018), pp. 189–223. </w:t>
      </w:r>
      <w:proofErr w:type="spellStart"/>
      <w:r>
        <w:rPr>
          <w:w w:val="105"/>
          <w:sz w:val="20"/>
        </w:rPr>
        <w:t>doi</w:t>
      </w:r>
      <w:proofErr w:type="spellEnd"/>
      <w:r>
        <w:rPr>
          <w:w w:val="105"/>
          <w:sz w:val="20"/>
        </w:rPr>
        <w:t xml:space="preserve">: </w:t>
      </w:r>
      <w:hyperlink r:id="rId263">
        <w:r>
          <w:rPr>
            <w:color w:val="0000FF"/>
            <w:w w:val="105"/>
            <w:sz w:val="20"/>
          </w:rPr>
          <w:t>10.1007/s10888-018-9383-0</w:t>
        </w:r>
      </w:hyperlink>
      <w:r>
        <w:rPr>
          <w:w w:val="105"/>
          <w:sz w:val="20"/>
        </w:rPr>
        <w:t xml:space="preserve">. url: </w:t>
      </w:r>
      <w:hyperlink r:id="rId264">
        <w:r>
          <w:rPr>
            <w:color w:val="0000FF"/>
            <w:w w:val="105"/>
            <w:sz w:val="20"/>
          </w:rPr>
          <w:t>https://doi.org/10.1007/s10888-018-9383-0</w:t>
        </w:r>
      </w:hyperlink>
      <w:r>
        <w:rPr>
          <w:w w:val="105"/>
          <w:sz w:val="20"/>
        </w:rPr>
        <w:t>.</w:t>
      </w:r>
    </w:p>
    <w:p w14:paraId="750011E8" w14:textId="77777777" w:rsidR="00620CF6" w:rsidRDefault="00000000">
      <w:pPr>
        <w:pStyle w:val="ListParagraph"/>
        <w:numPr>
          <w:ilvl w:val="0"/>
          <w:numId w:val="1"/>
        </w:numPr>
        <w:tabs>
          <w:tab w:val="left" w:pos="726"/>
        </w:tabs>
        <w:spacing w:before="77" w:line="355" w:lineRule="auto"/>
        <w:ind w:hanging="510"/>
        <w:jc w:val="both"/>
        <w:rPr>
          <w:sz w:val="20"/>
        </w:rPr>
      </w:pPr>
      <w:bookmarkStart w:id="920" w:name="_bookmark218"/>
      <w:bookmarkEnd w:id="920"/>
      <w:r>
        <w:rPr>
          <w:sz w:val="20"/>
        </w:rPr>
        <w:t xml:space="preserve">OECD. </w:t>
      </w:r>
      <w:r>
        <w:rPr>
          <w:i/>
          <w:sz w:val="20"/>
        </w:rPr>
        <w:t>Households’ Financial Assets and Liabilities</w:t>
      </w:r>
      <w:r>
        <w:rPr>
          <w:sz w:val="20"/>
        </w:rPr>
        <w:t xml:space="preserve">. OECD Statistics. 2021. url: </w:t>
      </w:r>
      <w:hyperlink r:id="rId265">
        <w:r>
          <w:rPr>
            <w:color w:val="0000FF"/>
            <w:sz w:val="20"/>
          </w:rPr>
          <w:t>https://stats.oecd.</w:t>
        </w:r>
      </w:hyperlink>
      <w:r>
        <w:rPr>
          <w:color w:val="0000FF"/>
          <w:sz w:val="20"/>
        </w:rPr>
        <w:t xml:space="preserve"> </w:t>
      </w:r>
      <w:hyperlink r:id="rId266">
        <w:r>
          <w:rPr>
            <w:color w:val="0000FF"/>
            <w:sz w:val="20"/>
          </w:rPr>
          <w:t>org/</w:t>
        </w:r>
        <w:proofErr w:type="spellStart"/>
        <w:r>
          <w:rPr>
            <w:color w:val="0000FF"/>
            <w:sz w:val="20"/>
          </w:rPr>
          <w:t>Index.aspx?DataSetCode</w:t>
        </w:r>
        <w:proofErr w:type="spellEnd"/>
        <w:r>
          <w:rPr>
            <w:color w:val="0000FF"/>
            <w:sz w:val="20"/>
          </w:rPr>
          <w:t>=QASA_7HH</w:t>
        </w:r>
      </w:hyperlink>
      <w:r>
        <w:rPr>
          <w:color w:val="0000FF"/>
          <w:sz w:val="20"/>
        </w:rPr>
        <w:t xml:space="preserve"> </w:t>
      </w:r>
      <w:r>
        <w:rPr>
          <w:sz w:val="20"/>
        </w:rPr>
        <w:t>(visited on 02/07/2022).</w:t>
      </w:r>
    </w:p>
    <w:p w14:paraId="1EBBE0ED" w14:textId="77777777" w:rsidR="00620CF6" w:rsidRDefault="00000000">
      <w:pPr>
        <w:pStyle w:val="ListParagraph"/>
        <w:numPr>
          <w:ilvl w:val="0"/>
          <w:numId w:val="1"/>
        </w:numPr>
        <w:tabs>
          <w:tab w:val="left" w:pos="726"/>
        </w:tabs>
        <w:spacing w:before="78" w:line="355" w:lineRule="auto"/>
        <w:ind w:hanging="609"/>
        <w:jc w:val="both"/>
        <w:rPr>
          <w:sz w:val="20"/>
        </w:rPr>
      </w:pPr>
      <w:bookmarkStart w:id="921" w:name="_bookmark219"/>
      <w:bookmarkEnd w:id="921"/>
      <w:r>
        <w:rPr>
          <w:w w:val="105"/>
          <w:sz w:val="20"/>
        </w:rPr>
        <w:t>OECD.</w:t>
      </w:r>
      <w:r>
        <w:rPr>
          <w:spacing w:val="-1"/>
          <w:w w:val="105"/>
          <w:sz w:val="20"/>
        </w:rPr>
        <w:t xml:space="preserve"> </w:t>
      </w:r>
      <w:r>
        <w:rPr>
          <w:i/>
          <w:w w:val="105"/>
          <w:sz w:val="20"/>
        </w:rPr>
        <w:t>Inheritance Taxation in OECD Countries</w:t>
      </w:r>
      <w:r>
        <w:rPr>
          <w:w w:val="105"/>
          <w:sz w:val="20"/>
        </w:rPr>
        <w:t>.</w:t>
      </w:r>
      <w:r>
        <w:rPr>
          <w:spacing w:val="-1"/>
          <w:w w:val="105"/>
          <w:sz w:val="20"/>
        </w:rPr>
        <w:t xml:space="preserve"> </w:t>
      </w:r>
      <w:r>
        <w:rPr>
          <w:w w:val="105"/>
          <w:sz w:val="20"/>
        </w:rPr>
        <w:t>OECD</w:t>
      </w:r>
      <w:r>
        <w:rPr>
          <w:spacing w:val="-1"/>
          <w:w w:val="105"/>
          <w:sz w:val="20"/>
        </w:rPr>
        <w:t xml:space="preserve"> </w:t>
      </w:r>
      <w:r>
        <w:rPr>
          <w:w w:val="105"/>
          <w:sz w:val="20"/>
        </w:rPr>
        <w:t>Tax</w:t>
      </w:r>
      <w:r>
        <w:rPr>
          <w:spacing w:val="-1"/>
          <w:w w:val="105"/>
          <w:sz w:val="20"/>
        </w:rPr>
        <w:t xml:space="preserve"> </w:t>
      </w:r>
      <w:r>
        <w:rPr>
          <w:w w:val="105"/>
          <w:sz w:val="20"/>
        </w:rPr>
        <w:t>Policy</w:t>
      </w:r>
      <w:r>
        <w:rPr>
          <w:spacing w:val="-1"/>
          <w:w w:val="105"/>
          <w:sz w:val="20"/>
        </w:rPr>
        <w:t xml:space="preserve"> </w:t>
      </w:r>
      <w:r>
        <w:rPr>
          <w:w w:val="105"/>
          <w:sz w:val="20"/>
        </w:rPr>
        <w:t>Studies</w:t>
      </w:r>
      <w:r>
        <w:rPr>
          <w:spacing w:val="-1"/>
          <w:w w:val="105"/>
          <w:sz w:val="20"/>
        </w:rPr>
        <w:t xml:space="preserve"> </w:t>
      </w:r>
      <w:r>
        <w:rPr>
          <w:w w:val="105"/>
          <w:sz w:val="20"/>
        </w:rPr>
        <w:t>28.</w:t>
      </w:r>
      <w:r>
        <w:rPr>
          <w:spacing w:val="-1"/>
          <w:w w:val="105"/>
          <w:sz w:val="20"/>
        </w:rPr>
        <w:t xml:space="preserve"> </w:t>
      </w:r>
      <w:r>
        <w:rPr>
          <w:w w:val="105"/>
          <w:sz w:val="20"/>
        </w:rPr>
        <w:t>Paris:</w:t>
      </w:r>
      <w:r>
        <w:rPr>
          <w:spacing w:val="-1"/>
          <w:w w:val="105"/>
          <w:sz w:val="20"/>
        </w:rPr>
        <w:t xml:space="preserve"> </w:t>
      </w:r>
      <w:r>
        <w:rPr>
          <w:w w:val="105"/>
          <w:sz w:val="20"/>
        </w:rPr>
        <w:t>OECD</w:t>
      </w:r>
      <w:r>
        <w:rPr>
          <w:spacing w:val="-1"/>
          <w:w w:val="105"/>
          <w:sz w:val="20"/>
        </w:rPr>
        <w:t xml:space="preserve"> </w:t>
      </w:r>
      <w:r>
        <w:rPr>
          <w:w w:val="105"/>
          <w:sz w:val="20"/>
        </w:rPr>
        <w:t xml:space="preserve">Pub- </w:t>
      </w:r>
      <w:proofErr w:type="spellStart"/>
      <w:r>
        <w:rPr>
          <w:spacing w:val="-2"/>
          <w:w w:val="105"/>
          <w:sz w:val="20"/>
        </w:rPr>
        <w:t>lishing</w:t>
      </w:r>
      <w:proofErr w:type="spellEnd"/>
      <w:r>
        <w:rPr>
          <w:spacing w:val="-2"/>
          <w:w w:val="105"/>
          <w:sz w:val="20"/>
        </w:rPr>
        <w:t xml:space="preserve">, May 2021. </w:t>
      </w:r>
      <w:proofErr w:type="spellStart"/>
      <w:r>
        <w:rPr>
          <w:spacing w:val="-2"/>
          <w:w w:val="105"/>
          <w:sz w:val="20"/>
        </w:rPr>
        <w:t>isbn</w:t>
      </w:r>
      <w:proofErr w:type="spellEnd"/>
      <w:r>
        <w:rPr>
          <w:spacing w:val="-2"/>
          <w:w w:val="105"/>
          <w:sz w:val="20"/>
        </w:rPr>
        <w:t xml:space="preserve">: 978-92-64-63428-2. </w:t>
      </w:r>
      <w:proofErr w:type="spellStart"/>
      <w:r>
        <w:rPr>
          <w:spacing w:val="-2"/>
          <w:w w:val="105"/>
          <w:sz w:val="20"/>
        </w:rPr>
        <w:t>doi</w:t>
      </w:r>
      <w:proofErr w:type="spellEnd"/>
      <w:r>
        <w:rPr>
          <w:spacing w:val="-2"/>
          <w:w w:val="105"/>
          <w:sz w:val="20"/>
        </w:rPr>
        <w:t xml:space="preserve">: </w:t>
      </w:r>
      <w:hyperlink r:id="rId267">
        <w:r>
          <w:rPr>
            <w:color w:val="0000FF"/>
            <w:spacing w:val="-2"/>
            <w:w w:val="105"/>
            <w:sz w:val="20"/>
          </w:rPr>
          <w:t>10.1787/e2879a7d-en</w:t>
        </w:r>
      </w:hyperlink>
      <w:r>
        <w:rPr>
          <w:spacing w:val="-2"/>
          <w:w w:val="105"/>
          <w:sz w:val="20"/>
        </w:rPr>
        <w:t xml:space="preserve">. url: </w:t>
      </w:r>
      <w:hyperlink r:id="rId268">
        <w:r>
          <w:rPr>
            <w:color w:val="0000FF"/>
            <w:spacing w:val="-2"/>
            <w:w w:val="105"/>
            <w:sz w:val="20"/>
          </w:rPr>
          <w:t>https://doi.org/10.1787/</w:t>
        </w:r>
      </w:hyperlink>
      <w:r>
        <w:rPr>
          <w:color w:val="0000FF"/>
          <w:spacing w:val="-2"/>
          <w:w w:val="105"/>
          <w:sz w:val="20"/>
        </w:rPr>
        <w:t xml:space="preserve"> </w:t>
      </w:r>
      <w:hyperlink r:id="rId269">
        <w:r>
          <w:rPr>
            <w:color w:val="0000FF"/>
            <w:spacing w:val="-2"/>
            <w:w w:val="105"/>
            <w:sz w:val="20"/>
          </w:rPr>
          <w:t>e2879a7d-en</w:t>
        </w:r>
      </w:hyperlink>
      <w:r>
        <w:rPr>
          <w:spacing w:val="-2"/>
          <w:w w:val="105"/>
          <w:sz w:val="20"/>
        </w:rPr>
        <w:t>.</w:t>
      </w:r>
    </w:p>
    <w:p w14:paraId="28B0B074" w14:textId="77777777" w:rsidR="00620CF6" w:rsidRDefault="00000000">
      <w:pPr>
        <w:pStyle w:val="ListParagraph"/>
        <w:numPr>
          <w:ilvl w:val="0"/>
          <w:numId w:val="1"/>
        </w:numPr>
        <w:tabs>
          <w:tab w:val="left" w:pos="726"/>
        </w:tabs>
        <w:spacing w:before="78" w:line="355" w:lineRule="auto"/>
        <w:ind w:hanging="609"/>
        <w:jc w:val="both"/>
        <w:rPr>
          <w:sz w:val="20"/>
        </w:rPr>
      </w:pPr>
      <w:bookmarkStart w:id="922" w:name="_bookmark220"/>
      <w:bookmarkEnd w:id="922"/>
      <w:r>
        <w:rPr>
          <w:w w:val="105"/>
          <w:sz w:val="20"/>
        </w:rPr>
        <w:t>OECD.</w:t>
      </w:r>
      <w:r>
        <w:rPr>
          <w:spacing w:val="-14"/>
          <w:w w:val="105"/>
          <w:sz w:val="20"/>
        </w:rPr>
        <w:t xml:space="preserve"> </w:t>
      </w:r>
      <w:r>
        <w:rPr>
          <w:i/>
          <w:w w:val="105"/>
          <w:sz w:val="20"/>
        </w:rPr>
        <w:t>Wealth</w:t>
      </w:r>
      <w:r>
        <w:rPr>
          <w:i/>
          <w:spacing w:val="-13"/>
          <w:w w:val="105"/>
          <w:sz w:val="20"/>
        </w:rPr>
        <w:t xml:space="preserve"> </w:t>
      </w:r>
      <w:r>
        <w:rPr>
          <w:i/>
          <w:w w:val="105"/>
          <w:sz w:val="20"/>
        </w:rPr>
        <w:t>Distribution</w:t>
      </w:r>
      <w:r>
        <w:rPr>
          <w:i/>
          <w:spacing w:val="-13"/>
          <w:w w:val="105"/>
          <w:sz w:val="20"/>
        </w:rPr>
        <w:t xml:space="preserve"> </w:t>
      </w:r>
      <w:r>
        <w:rPr>
          <w:i/>
          <w:w w:val="105"/>
          <w:sz w:val="20"/>
        </w:rPr>
        <w:t>Database</w:t>
      </w:r>
      <w:r>
        <w:rPr>
          <w:w w:val="105"/>
          <w:sz w:val="20"/>
        </w:rPr>
        <w:t>.</w:t>
      </w:r>
      <w:r>
        <w:rPr>
          <w:spacing w:val="-13"/>
          <w:w w:val="105"/>
          <w:sz w:val="20"/>
        </w:rPr>
        <w:t xml:space="preserve"> </w:t>
      </w:r>
      <w:r>
        <w:rPr>
          <w:w w:val="105"/>
          <w:sz w:val="20"/>
        </w:rPr>
        <w:t>OECD</w:t>
      </w:r>
      <w:r>
        <w:rPr>
          <w:spacing w:val="-13"/>
          <w:w w:val="105"/>
          <w:sz w:val="20"/>
        </w:rPr>
        <w:t xml:space="preserve"> </w:t>
      </w:r>
      <w:r>
        <w:rPr>
          <w:w w:val="105"/>
          <w:sz w:val="20"/>
        </w:rPr>
        <w:t>Statistics.</w:t>
      </w:r>
      <w:r>
        <w:rPr>
          <w:spacing w:val="-13"/>
          <w:w w:val="105"/>
          <w:sz w:val="20"/>
        </w:rPr>
        <w:t xml:space="preserve"> </w:t>
      </w:r>
      <w:r w:rsidRPr="00745353">
        <w:rPr>
          <w:w w:val="105"/>
          <w:sz w:val="20"/>
        </w:rPr>
        <w:t>Dec.</w:t>
      </w:r>
      <w:r w:rsidRPr="00745353">
        <w:rPr>
          <w:spacing w:val="-13"/>
          <w:w w:val="105"/>
          <w:sz w:val="20"/>
        </w:rPr>
        <w:t xml:space="preserve"> </w:t>
      </w:r>
      <w:r w:rsidRPr="00745353">
        <w:rPr>
          <w:w w:val="105"/>
          <w:sz w:val="20"/>
        </w:rPr>
        <w:t>2021.</w:t>
      </w:r>
      <w:r w:rsidRPr="00745353">
        <w:rPr>
          <w:spacing w:val="-13"/>
          <w:w w:val="105"/>
          <w:sz w:val="20"/>
        </w:rPr>
        <w:t xml:space="preserve"> </w:t>
      </w:r>
      <w:r w:rsidRPr="00745353">
        <w:rPr>
          <w:w w:val="105"/>
          <w:sz w:val="20"/>
        </w:rPr>
        <w:t>url:</w:t>
      </w:r>
      <w:r w:rsidRPr="00745353">
        <w:rPr>
          <w:spacing w:val="-14"/>
          <w:w w:val="105"/>
          <w:sz w:val="20"/>
        </w:rPr>
        <w:t xml:space="preserve"> </w:t>
      </w:r>
      <w:hyperlink r:id="rId270">
        <w:r w:rsidRPr="00745353">
          <w:rPr>
            <w:color w:val="0000FF"/>
            <w:w w:val="105"/>
            <w:sz w:val="20"/>
          </w:rPr>
          <w:t>https://stats.oecd.org/Index.</w:t>
        </w:r>
      </w:hyperlink>
      <w:r w:rsidRPr="00745353">
        <w:rPr>
          <w:color w:val="0000FF"/>
          <w:w w:val="105"/>
          <w:sz w:val="20"/>
        </w:rPr>
        <w:t xml:space="preserve"> </w:t>
      </w:r>
      <w:hyperlink r:id="rId271">
        <w:proofErr w:type="spellStart"/>
        <w:r>
          <w:rPr>
            <w:color w:val="0000FF"/>
            <w:spacing w:val="-2"/>
            <w:w w:val="105"/>
            <w:sz w:val="20"/>
          </w:rPr>
          <w:t>aspx?DataSetCode</w:t>
        </w:r>
        <w:proofErr w:type="spellEnd"/>
        <w:r>
          <w:rPr>
            <w:color w:val="0000FF"/>
            <w:spacing w:val="-2"/>
            <w:w w:val="105"/>
            <w:sz w:val="20"/>
          </w:rPr>
          <w:t>=WEALTH</w:t>
        </w:r>
      </w:hyperlink>
      <w:r>
        <w:rPr>
          <w:spacing w:val="-2"/>
          <w:w w:val="105"/>
          <w:sz w:val="20"/>
        </w:rPr>
        <w:t>.</w:t>
      </w:r>
    </w:p>
    <w:p w14:paraId="1D6E0924" w14:textId="77777777" w:rsidR="00620CF6" w:rsidRDefault="00620CF6">
      <w:pPr>
        <w:spacing w:line="355" w:lineRule="auto"/>
        <w:jc w:val="both"/>
        <w:rPr>
          <w:sz w:val="20"/>
        </w:rPr>
        <w:sectPr w:rsidR="00620CF6" w:rsidSect="00D60468">
          <w:pgSz w:w="12240" w:h="15840"/>
          <w:pgMar w:top="1320" w:right="1300" w:bottom="280" w:left="1300" w:header="720" w:footer="720" w:gutter="0"/>
          <w:cols w:space="720"/>
        </w:sectPr>
      </w:pPr>
    </w:p>
    <w:p w14:paraId="216169FF" w14:textId="77777777" w:rsidR="00620CF6" w:rsidRDefault="00000000">
      <w:pPr>
        <w:pStyle w:val="ListParagraph"/>
        <w:numPr>
          <w:ilvl w:val="0"/>
          <w:numId w:val="1"/>
        </w:numPr>
        <w:tabs>
          <w:tab w:val="left" w:pos="726"/>
        </w:tabs>
        <w:spacing w:before="86" w:line="355" w:lineRule="auto"/>
        <w:ind w:hanging="609"/>
        <w:jc w:val="both"/>
        <w:rPr>
          <w:sz w:val="20"/>
        </w:rPr>
      </w:pPr>
      <w:bookmarkStart w:id="923" w:name="_bookmark221"/>
      <w:bookmarkEnd w:id="923"/>
      <w:r>
        <w:rPr>
          <w:sz w:val="20"/>
        </w:rPr>
        <w:lastRenderedPageBreak/>
        <w:t xml:space="preserve">OECD Statistics. </w:t>
      </w:r>
      <w:r>
        <w:rPr>
          <w:i/>
          <w:sz w:val="20"/>
        </w:rPr>
        <w:t>Revenue Statistics - OECD Countries: Comparative Tables</w:t>
      </w:r>
      <w:r>
        <w:rPr>
          <w:sz w:val="20"/>
        </w:rPr>
        <w:t xml:space="preserve">. url: </w:t>
      </w:r>
      <w:hyperlink r:id="rId272">
        <w:r>
          <w:rPr>
            <w:color w:val="0000FF"/>
            <w:sz w:val="20"/>
          </w:rPr>
          <w:t>https://stats.oecd.</w:t>
        </w:r>
      </w:hyperlink>
      <w:r>
        <w:rPr>
          <w:color w:val="0000FF"/>
          <w:sz w:val="20"/>
        </w:rPr>
        <w:t xml:space="preserve"> </w:t>
      </w:r>
      <w:hyperlink r:id="rId273">
        <w:r>
          <w:rPr>
            <w:color w:val="0000FF"/>
            <w:sz w:val="20"/>
          </w:rPr>
          <w:t>org/</w:t>
        </w:r>
        <w:proofErr w:type="spellStart"/>
        <w:r>
          <w:rPr>
            <w:color w:val="0000FF"/>
            <w:sz w:val="20"/>
          </w:rPr>
          <w:t>Index.aspx?DataSetCode</w:t>
        </w:r>
        <w:proofErr w:type="spellEnd"/>
        <w:r>
          <w:rPr>
            <w:color w:val="0000FF"/>
            <w:sz w:val="20"/>
          </w:rPr>
          <w:t>=REV</w:t>
        </w:r>
      </w:hyperlink>
      <w:r>
        <w:rPr>
          <w:color w:val="0000FF"/>
          <w:sz w:val="20"/>
        </w:rPr>
        <w:t xml:space="preserve"> </w:t>
      </w:r>
      <w:r>
        <w:rPr>
          <w:sz w:val="20"/>
        </w:rPr>
        <w:t>(visited on 03/03/2022).</w:t>
      </w:r>
    </w:p>
    <w:p w14:paraId="312C0CCA" w14:textId="77777777" w:rsidR="00620CF6" w:rsidRDefault="00000000">
      <w:pPr>
        <w:pStyle w:val="ListParagraph"/>
        <w:numPr>
          <w:ilvl w:val="0"/>
          <w:numId w:val="1"/>
        </w:numPr>
        <w:tabs>
          <w:tab w:val="left" w:pos="726"/>
        </w:tabs>
        <w:spacing w:before="79" w:line="355" w:lineRule="auto"/>
        <w:ind w:hanging="609"/>
        <w:jc w:val="both"/>
        <w:rPr>
          <w:sz w:val="20"/>
        </w:rPr>
      </w:pPr>
      <w:bookmarkStart w:id="924" w:name="_bookmark222"/>
      <w:bookmarkEnd w:id="924"/>
      <w:r>
        <w:rPr>
          <w:sz w:val="20"/>
        </w:rPr>
        <w:t xml:space="preserve">Oﬀice of the Revenue Commissioners. </w:t>
      </w:r>
      <w:r>
        <w:rPr>
          <w:i/>
          <w:sz w:val="20"/>
        </w:rPr>
        <w:t xml:space="preserve">Capital Acquisitions Tax (CAT) Thresholds, Rates and </w:t>
      </w:r>
      <w:proofErr w:type="spellStart"/>
      <w:r>
        <w:rPr>
          <w:i/>
          <w:sz w:val="20"/>
        </w:rPr>
        <w:t>Aggrega</w:t>
      </w:r>
      <w:proofErr w:type="spellEnd"/>
      <w:r>
        <w:rPr>
          <w:i/>
          <w:sz w:val="20"/>
        </w:rPr>
        <w:t xml:space="preserve">- </w:t>
      </w:r>
      <w:proofErr w:type="spellStart"/>
      <w:r>
        <w:rPr>
          <w:i/>
          <w:w w:val="105"/>
          <w:sz w:val="20"/>
        </w:rPr>
        <w:t>tion</w:t>
      </w:r>
      <w:proofErr w:type="spellEnd"/>
      <w:r>
        <w:rPr>
          <w:i/>
          <w:spacing w:val="-7"/>
          <w:w w:val="105"/>
          <w:sz w:val="20"/>
        </w:rPr>
        <w:t xml:space="preserve"> </w:t>
      </w:r>
      <w:r>
        <w:rPr>
          <w:i/>
          <w:w w:val="105"/>
          <w:sz w:val="20"/>
        </w:rPr>
        <w:t>Rules:</w:t>
      </w:r>
      <w:r>
        <w:rPr>
          <w:i/>
          <w:spacing w:val="-7"/>
          <w:w w:val="105"/>
          <w:sz w:val="20"/>
        </w:rPr>
        <w:t xml:space="preserve"> </w:t>
      </w:r>
      <w:r>
        <w:rPr>
          <w:i/>
          <w:w w:val="105"/>
          <w:sz w:val="20"/>
        </w:rPr>
        <w:t>CAT</w:t>
      </w:r>
      <w:r>
        <w:rPr>
          <w:i/>
          <w:spacing w:val="-7"/>
          <w:w w:val="105"/>
          <w:sz w:val="20"/>
        </w:rPr>
        <w:t xml:space="preserve"> </w:t>
      </w:r>
      <w:r>
        <w:rPr>
          <w:i/>
          <w:w w:val="105"/>
          <w:sz w:val="20"/>
        </w:rPr>
        <w:t>Rates</w:t>
      </w:r>
      <w:r>
        <w:rPr>
          <w:w w:val="105"/>
          <w:sz w:val="20"/>
        </w:rPr>
        <w:t>.</w:t>
      </w:r>
      <w:r>
        <w:rPr>
          <w:spacing w:val="-10"/>
          <w:w w:val="105"/>
          <w:sz w:val="20"/>
        </w:rPr>
        <w:t xml:space="preserve"> </w:t>
      </w:r>
      <w:r>
        <w:rPr>
          <w:w w:val="105"/>
          <w:sz w:val="20"/>
        </w:rPr>
        <w:t>July</w:t>
      </w:r>
      <w:r>
        <w:rPr>
          <w:spacing w:val="-10"/>
          <w:w w:val="105"/>
          <w:sz w:val="20"/>
        </w:rPr>
        <w:t xml:space="preserve"> </w:t>
      </w:r>
      <w:r>
        <w:rPr>
          <w:w w:val="105"/>
          <w:sz w:val="20"/>
        </w:rPr>
        <w:t>2022.</w:t>
      </w:r>
      <w:r>
        <w:rPr>
          <w:spacing w:val="-10"/>
          <w:w w:val="105"/>
          <w:sz w:val="20"/>
        </w:rPr>
        <w:t xml:space="preserve"> </w:t>
      </w:r>
      <w:r>
        <w:rPr>
          <w:w w:val="105"/>
          <w:sz w:val="20"/>
        </w:rPr>
        <w:t>url:</w:t>
      </w:r>
      <w:r>
        <w:rPr>
          <w:spacing w:val="-10"/>
          <w:w w:val="105"/>
          <w:sz w:val="20"/>
        </w:rPr>
        <w:t xml:space="preserve"> </w:t>
      </w:r>
      <w:hyperlink r:id="rId274">
        <w:r>
          <w:rPr>
            <w:color w:val="0000FF"/>
            <w:w w:val="105"/>
            <w:sz w:val="20"/>
          </w:rPr>
          <w:t>https://www.revenue.ie/en/gains-gifts-and-inheritance/cat-</w:t>
        </w:r>
      </w:hyperlink>
      <w:r>
        <w:rPr>
          <w:color w:val="0000FF"/>
          <w:w w:val="105"/>
          <w:sz w:val="20"/>
        </w:rPr>
        <w:t xml:space="preserve"> </w:t>
      </w:r>
      <w:hyperlink r:id="rId275">
        <w:r>
          <w:rPr>
            <w:color w:val="0000FF"/>
            <w:sz w:val="20"/>
          </w:rPr>
          <w:t>thresholds-rates-and-aggregation-rules/cat-rates.aspx</w:t>
        </w:r>
      </w:hyperlink>
      <w:r>
        <w:rPr>
          <w:color w:val="0000FF"/>
          <w:sz w:val="20"/>
        </w:rPr>
        <w:t xml:space="preserve"> </w:t>
      </w:r>
      <w:r>
        <w:rPr>
          <w:sz w:val="20"/>
        </w:rPr>
        <w:t>(visited on 05/29/2023).</w:t>
      </w:r>
    </w:p>
    <w:p w14:paraId="01F38138" w14:textId="77777777" w:rsidR="00620CF6" w:rsidRDefault="00000000">
      <w:pPr>
        <w:pStyle w:val="ListParagraph"/>
        <w:numPr>
          <w:ilvl w:val="0"/>
          <w:numId w:val="1"/>
        </w:numPr>
        <w:tabs>
          <w:tab w:val="left" w:pos="726"/>
        </w:tabs>
        <w:spacing w:before="77" w:line="355" w:lineRule="auto"/>
        <w:ind w:hanging="609"/>
        <w:jc w:val="both"/>
        <w:rPr>
          <w:sz w:val="20"/>
        </w:rPr>
      </w:pPr>
      <w:bookmarkStart w:id="925" w:name="_bookmark223"/>
      <w:bookmarkEnd w:id="925"/>
      <w:r>
        <w:rPr>
          <w:sz w:val="20"/>
        </w:rPr>
        <w:t xml:space="preserve">Oﬀice of the Revenue Commissioners. </w:t>
      </w:r>
      <w:r>
        <w:rPr>
          <w:i/>
          <w:sz w:val="20"/>
        </w:rPr>
        <w:t xml:space="preserve">Capital Acquisitions Tax (CAT) Thresholds, Rates and </w:t>
      </w:r>
      <w:proofErr w:type="spellStart"/>
      <w:r>
        <w:rPr>
          <w:i/>
          <w:sz w:val="20"/>
        </w:rPr>
        <w:t>Aggre</w:t>
      </w:r>
      <w:proofErr w:type="spellEnd"/>
      <w:r>
        <w:rPr>
          <w:i/>
          <w:sz w:val="20"/>
        </w:rPr>
        <w:t xml:space="preserve">- </w:t>
      </w:r>
      <w:proofErr w:type="spellStart"/>
      <w:r>
        <w:rPr>
          <w:i/>
          <w:sz w:val="20"/>
        </w:rPr>
        <w:t>gation</w:t>
      </w:r>
      <w:proofErr w:type="spellEnd"/>
      <w:r>
        <w:rPr>
          <w:i/>
          <w:sz w:val="20"/>
        </w:rPr>
        <w:t xml:space="preserve"> Rules: Historical CAT Groups, Group Thresholds and Rates</w:t>
      </w:r>
      <w:r>
        <w:rPr>
          <w:sz w:val="20"/>
        </w:rPr>
        <w:t xml:space="preserve">. July 2022. url: </w:t>
      </w:r>
      <w:hyperlink r:id="rId276">
        <w:r>
          <w:rPr>
            <w:color w:val="0000FF"/>
            <w:sz w:val="20"/>
          </w:rPr>
          <w:t>https://www.</w:t>
        </w:r>
      </w:hyperlink>
      <w:r>
        <w:rPr>
          <w:color w:val="0000FF"/>
          <w:sz w:val="20"/>
        </w:rPr>
        <w:t xml:space="preserve"> </w:t>
      </w:r>
      <w:hyperlink r:id="rId277">
        <w:r>
          <w:rPr>
            <w:color w:val="0000FF"/>
            <w:spacing w:val="-2"/>
            <w:sz w:val="20"/>
          </w:rPr>
          <w:t>revenue.ie/en/gains-gifts-and-inheritance/cat-thresholds-rates-and-aggregation-rules/historical-cat-</w:t>
        </w:r>
      </w:hyperlink>
      <w:r>
        <w:rPr>
          <w:color w:val="0000FF"/>
          <w:spacing w:val="-2"/>
          <w:sz w:val="20"/>
        </w:rPr>
        <w:t xml:space="preserve"> </w:t>
      </w:r>
      <w:hyperlink r:id="rId278">
        <w:r>
          <w:rPr>
            <w:color w:val="0000FF"/>
            <w:sz w:val="20"/>
          </w:rPr>
          <w:t>thresholds.aspx</w:t>
        </w:r>
      </w:hyperlink>
      <w:r>
        <w:rPr>
          <w:color w:val="0000FF"/>
          <w:sz w:val="20"/>
        </w:rPr>
        <w:t xml:space="preserve"> </w:t>
      </w:r>
      <w:r>
        <w:rPr>
          <w:sz w:val="20"/>
        </w:rPr>
        <w:t>(visited on 05/29/2023).</w:t>
      </w:r>
    </w:p>
    <w:p w14:paraId="75B10108" w14:textId="77777777" w:rsidR="00620CF6" w:rsidRDefault="00000000">
      <w:pPr>
        <w:pStyle w:val="ListParagraph"/>
        <w:numPr>
          <w:ilvl w:val="0"/>
          <w:numId w:val="1"/>
        </w:numPr>
        <w:tabs>
          <w:tab w:val="left" w:pos="726"/>
        </w:tabs>
        <w:spacing w:before="77" w:line="355" w:lineRule="auto"/>
        <w:ind w:hanging="609"/>
        <w:jc w:val="both"/>
        <w:rPr>
          <w:sz w:val="20"/>
        </w:rPr>
      </w:pPr>
      <w:bookmarkStart w:id="926" w:name="_bookmark224"/>
      <w:bookmarkEnd w:id="926"/>
      <w:r>
        <w:rPr>
          <w:sz w:val="20"/>
        </w:rPr>
        <w:t>Old</w:t>
      </w:r>
      <w:r>
        <w:rPr>
          <w:spacing w:val="-2"/>
          <w:sz w:val="20"/>
        </w:rPr>
        <w:t xml:space="preserve"> </w:t>
      </w:r>
      <w:r>
        <w:rPr>
          <w:sz w:val="20"/>
        </w:rPr>
        <w:t>Colony</w:t>
      </w:r>
      <w:r>
        <w:rPr>
          <w:spacing w:val="-2"/>
          <w:sz w:val="20"/>
        </w:rPr>
        <w:t xml:space="preserve"> </w:t>
      </w:r>
      <w:r>
        <w:rPr>
          <w:sz w:val="20"/>
        </w:rPr>
        <w:t>Trust</w:t>
      </w:r>
      <w:r>
        <w:rPr>
          <w:spacing w:val="-2"/>
          <w:sz w:val="20"/>
        </w:rPr>
        <w:t xml:space="preserve"> </w:t>
      </w:r>
      <w:r>
        <w:rPr>
          <w:sz w:val="20"/>
        </w:rPr>
        <w:t>Company.</w:t>
      </w:r>
      <w:r>
        <w:rPr>
          <w:spacing w:val="-2"/>
          <w:sz w:val="20"/>
        </w:rPr>
        <w:t xml:space="preserve"> </w:t>
      </w:r>
      <w:r>
        <w:rPr>
          <w:i/>
          <w:sz w:val="20"/>
        </w:rPr>
        <w:t>The Revenue Act of 1926</w:t>
      </w:r>
      <w:r>
        <w:rPr>
          <w:sz w:val="20"/>
        </w:rPr>
        <w:t>.</w:t>
      </w:r>
      <w:r>
        <w:rPr>
          <w:spacing w:val="-2"/>
          <w:sz w:val="20"/>
        </w:rPr>
        <w:t xml:space="preserve"> </w:t>
      </w:r>
      <w:r>
        <w:rPr>
          <w:sz w:val="20"/>
        </w:rPr>
        <w:t>Boston:</w:t>
      </w:r>
      <w:r>
        <w:rPr>
          <w:spacing w:val="-2"/>
          <w:sz w:val="20"/>
        </w:rPr>
        <w:t xml:space="preserve"> </w:t>
      </w:r>
      <w:r>
        <w:rPr>
          <w:sz w:val="20"/>
        </w:rPr>
        <w:t>Wright</w:t>
      </w:r>
      <w:r>
        <w:rPr>
          <w:spacing w:val="-2"/>
          <w:sz w:val="20"/>
        </w:rPr>
        <w:t xml:space="preserve"> </w:t>
      </w:r>
      <w:r>
        <w:rPr>
          <w:sz w:val="20"/>
        </w:rPr>
        <w:t>and</w:t>
      </w:r>
      <w:r>
        <w:rPr>
          <w:spacing w:val="-2"/>
          <w:sz w:val="20"/>
        </w:rPr>
        <w:t xml:space="preserve"> </w:t>
      </w:r>
      <w:r>
        <w:rPr>
          <w:sz w:val="20"/>
        </w:rPr>
        <w:t>Potter</w:t>
      </w:r>
      <w:r>
        <w:rPr>
          <w:spacing w:val="-2"/>
          <w:sz w:val="20"/>
        </w:rPr>
        <w:t xml:space="preserve"> </w:t>
      </w:r>
      <w:r>
        <w:rPr>
          <w:sz w:val="20"/>
        </w:rPr>
        <w:t>Printing</w:t>
      </w:r>
      <w:r>
        <w:rPr>
          <w:spacing w:val="-2"/>
          <w:sz w:val="20"/>
        </w:rPr>
        <w:t xml:space="preserve"> </w:t>
      </w:r>
      <w:r>
        <w:rPr>
          <w:sz w:val="20"/>
        </w:rPr>
        <w:t>Company, 1926.</w:t>
      </w:r>
      <w:r>
        <w:rPr>
          <w:spacing w:val="40"/>
          <w:sz w:val="20"/>
        </w:rPr>
        <w:t xml:space="preserve"> </w:t>
      </w:r>
      <w:r>
        <w:rPr>
          <w:sz w:val="20"/>
        </w:rPr>
        <w:t>url:</w:t>
      </w:r>
      <w:r>
        <w:rPr>
          <w:spacing w:val="40"/>
          <w:sz w:val="20"/>
        </w:rPr>
        <w:t xml:space="preserve"> </w:t>
      </w:r>
      <w:hyperlink r:id="rId279">
        <w:r>
          <w:rPr>
            <w:color w:val="0000FF"/>
            <w:sz w:val="20"/>
          </w:rPr>
          <w:t>https://hdl.handle.net/2027/hvd.hneb3b</w:t>
        </w:r>
      </w:hyperlink>
      <w:r>
        <w:rPr>
          <w:color w:val="0000FF"/>
          <w:spacing w:val="40"/>
          <w:sz w:val="20"/>
        </w:rPr>
        <w:t xml:space="preserve"> </w:t>
      </w:r>
      <w:r>
        <w:rPr>
          <w:sz w:val="20"/>
        </w:rPr>
        <w:t>(visited</w:t>
      </w:r>
      <w:r>
        <w:rPr>
          <w:spacing w:val="40"/>
          <w:sz w:val="20"/>
        </w:rPr>
        <w:t xml:space="preserve"> </w:t>
      </w:r>
      <w:r>
        <w:rPr>
          <w:sz w:val="20"/>
        </w:rPr>
        <w:t>on</w:t>
      </w:r>
      <w:r>
        <w:rPr>
          <w:spacing w:val="40"/>
          <w:sz w:val="20"/>
        </w:rPr>
        <w:t xml:space="preserve"> </w:t>
      </w:r>
      <w:r>
        <w:rPr>
          <w:sz w:val="20"/>
        </w:rPr>
        <w:t>08/16/2022).</w:t>
      </w:r>
    </w:p>
    <w:p w14:paraId="228178E3" w14:textId="77777777" w:rsidR="00620CF6" w:rsidRDefault="00000000">
      <w:pPr>
        <w:pStyle w:val="ListParagraph"/>
        <w:numPr>
          <w:ilvl w:val="0"/>
          <w:numId w:val="1"/>
        </w:numPr>
        <w:tabs>
          <w:tab w:val="left" w:pos="726"/>
        </w:tabs>
        <w:spacing w:before="78" w:line="355" w:lineRule="auto"/>
        <w:ind w:hanging="609"/>
        <w:jc w:val="both"/>
        <w:rPr>
          <w:sz w:val="20"/>
        </w:rPr>
      </w:pPr>
      <w:bookmarkStart w:id="927" w:name="_bookmark225"/>
      <w:bookmarkEnd w:id="927"/>
      <w:r>
        <w:rPr>
          <w:i/>
          <w:sz w:val="20"/>
        </w:rPr>
        <w:t>Omnibus Budget Reconciliation Act of 1987</w:t>
      </w:r>
      <w:r>
        <w:rPr>
          <w:sz w:val="20"/>
        </w:rPr>
        <w:t xml:space="preserve">. Pub. L. 100-203, United States. 1987. url: </w:t>
      </w:r>
      <w:hyperlink r:id="rId280">
        <w:r>
          <w:rPr>
            <w:color w:val="0000FF"/>
            <w:sz w:val="20"/>
          </w:rPr>
          <w:t>https://www.</w:t>
        </w:r>
      </w:hyperlink>
      <w:r>
        <w:rPr>
          <w:color w:val="0000FF"/>
          <w:sz w:val="20"/>
        </w:rPr>
        <w:t xml:space="preserve"> </w:t>
      </w:r>
      <w:hyperlink r:id="rId281">
        <w:r>
          <w:rPr>
            <w:color w:val="0000FF"/>
            <w:sz w:val="20"/>
          </w:rPr>
          <w:t>govtrack.us/congress/bills/100/hr3545</w:t>
        </w:r>
      </w:hyperlink>
      <w:r>
        <w:rPr>
          <w:color w:val="0000FF"/>
          <w:sz w:val="20"/>
        </w:rPr>
        <w:t xml:space="preserve"> </w:t>
      </w:r>
      <w:r>
        <w:rPr>
          <w:sz w:val="20"/>
        </w:rPr>
        <w:t>(visited on 06/01/2023).</w:t>
      </w:r>
    </w:p>
    <w:p w14:paraId="5C0752F0" w14:textId="77777777" w:rsidR="00620CF6" w:rsidRDefault="00000000">
      <w:pPr>
        <w:pStyle w:val="ListParagraph"/>
        <w:numPr>
          <w:ilvl w:val="0"/>
          <w:numId w:val="1"/>
        </w:numPr>
        <w:tabs>
          <w:tab w:val="left" w:pos="726"/>
        </w:tabs>
        <w:spacing w:before="78" w:line="355" w:lineRule="auto"/>
        <w:ind w:hanging="609"/>
        <w:jc w:val="both"/>
        <w:rPr>
          <w:sz w:val="20"/>
        </w:rPr>
      </w:pPr>
      <w:bookmarkStart w:id="928" w:name="_bookmark226"/>
      <w:bookmarkEnd w:id="928"/>
      <w:r>
        <w:rPr>
          <w:i/>
          <w:sz w:val="20"/>
        </w:rPr>
        <w:t>Omnibus Budget Reconciliation Act of 1993</w:t>
      </w:r>
      <w:r>
        <w:rPr>
          <w:sz w:val="20"/>
        </w:rPr>
        <w:t xml:space="preserve">. Pub. L. 103-66, United States. 1993. url: </w:t>
      </w:r>
      <w:hyperlink r:id="rId282">
        <w:r>
          <w:rPr>
            <w:color w:val="0000FF"/>
            <w:sz w:val="20"/>
          </w:rPr>
          <w:t>https://www.</w:t>
        </w:r>
      </w:hyperlink>
      <w:r>
        <w:rPr>
          <w:color w:val="0000FF"/>
          <w:sz w:val="20"/>
        </w:rPr>
        <w:t xml:space="preserve"> </w:t>
      </w:r>
      <w:hyperlink r:id="rId283">
        <w:r>
          <w:rPr>
            <w:color w:val="0000FF"/>
            <w:sz w:val="20"/>
          </w:rPr>
          <w:t>congress.gov/bill/103rd-congress/house-bill/2264</w:t>
        </w:r>
      </w:hyperlink>
      <w:r>
        <w:rPr>
          <w:color w:val="0000FF"/>
          <w:sz w:val="20"/>
        </w:rPr>
        <w:t xml:space="preserve"> </w:t>
      </w:r>
      <w:r>
        <w:rPr>
          <w:sz w:val="20"/>
        </w:rPr>
        <w:t>(visited on 06/01/2023).</w:t>
      </w:r>
    </w:p>
    <w:p w14:paraId="20059D0D" w14:textId="77777777" w:rsidR="00620CF6" w:rsidRDefault="00000000">
      <w:pPr>
        <w:pStyle w:val="ListParagraph"/>
        <w:numPr>
          <w:ilvl w:val="0"/>
          <w:numId w:val="1"/>
        </w:numPr>
        <w:tabs>
          <w:tab w:val="left" w:pos="726"/>
        </w:tabs>
        <w:spacing w:before="78" w:line="355" w:lineRule="auto"/>
        <w:ind w:hanging="609"/>
        <w:jc w:val="both"/>
        <w:rPr>
          <w:sz w:val="20"/>
        </w:rPr>
      </w:pPr>
      <w:bookmarkStart w:id="929" w:name="_bookmark227"/>
      <w:bookmarkEnd w:id="929"/>
      <w:r>
        <w:rPr>
          <w:sz w:val="20"/>
        </w:rPr>
        <w:t xml:space="preserve">Thomas Piketty. </w:t>
      </w:r>
      <w:r>
        <w:rPr>
          <w:i/>
          <w:sz w:val="20"/>
        </w:rPr>
        <w:t>Capital and Ideology</w:t>
      </w:r>
      <w:r>
        <w:rPr>
          <w:sz w:val="20"/>
        </w:rPr>
        <w:t xml:space="preserve">. Trans. by Arthur Goldhammer. Cambridge, MA: The Belknap Press of Harvard University Press, 2020. </w:t>
      </w:r>
      <w:proofErr w:type="spellStart"/>
      <w:r>
        <w:rPr>
          <w:sz w:val="20"/>
        </w:rPr>
        <w:t>isbn</w:t>
      </w:r>
      <w:proofErr w:type="spellEnd"/>
      <w:r>
        <w:rPr>
          <w:sz w:val="20"/>
        </w:rPr>
        <w:t xml:space="preserve">: 978-0-674-24507-5. url: </w:t>
      </w:r>
      <w:hyperlink r:id="rId284">
        <w:r>
          <w:rPr>
            <w:color w:val="0000FF"/>
            <w:sz w:val="20"/>
          </w:rPr>
          <w:t>http://piketty.pse.ens.fr/fr/</w:t>
        </w:r>
      </w:hyperlink>
      <w:r>
        <w:rPr>
          <w:color w:val="0000FF"/>
          <w:sz w:val="20"/>
        </w:rPr>
        <w:t xml:space="preserve"> </w:t>
      </w:r>
      <w:hyperlink r:id="rId285">
        <w:r>
          <w:rPr>
            <w:color w:val="0000FF"/>
            <w:sz w:val="20"/>
          </w:rPr>
          <w:t>ideology</w:t>
        </w:r>
      </w:hyperlink>
      <w:r>
        <w:rPr>
          <w:color w:val="0000FF"/>
          <w:sz w:val="20"/>
        </w:rPr>
        <w:t xml:space="preserve"> </w:t>
      </w:r>
      <w:r>
        <w:rPr>
          <w:sz w:val="20"/>
        </w:rPr>
        <w:t>(visited on 03/16/2022).</w:t>
      </w:r>
    </w:p>
    <w:p w14:paraId="1266C9BA" w14:textId="77777777" w:rsidR="00620CF6" w:rsidRDefault="00000000">
      <w:pPr>
        <w:pStyle w:val="ListParagraph"/>
        <w:numPr>
          <w:ilvl w:val="0"/>
          <w:numId w:val="1"/>
        </w:numPr>
        <w:tabs>
          <w:tab w:val="left" w:pos="726"/>
        </w:tabs>
        <w:spacing w:before="78" w:line="355" w:lineRule="auto"/>
        <w:ind w:hanging="609"/>
        <w:jc w:val="both"/>
        <w:rPr>
          <w:sz w:val="20"/>
        </w:rPr>
      </w:pPr>
      <w:bookmarkStart w:id="930" w:name="_bookmark228"/>
      <w:bookmarkEnd w:id="930"/>
      <w:r>
        <w:rPr>
          <w:sz w:val="20"/>
        </w:rPr>
        <w:t xml:space="preserve">Thomas Piketty, Gilles Postel-Vinay, and Jean-Laurent Rosenthal. “Wealth Concentration in a De- </w:t>
      </w:r>
      <w:proofErr w:type="spellStart"/>
      <w:r>
        <w:rPr>
          <w:sz w:val="20"/>
        </w:rPr>
        <w:t>veloping</w:t>
      </w:r>
      <w:proofErr w:type="spellEnd"/>
      <w:r>
        <w:rPr>
          <w:spacing w:val="20"/>
          <w:sz w:val="20"/>
        </w:rPr>
        <w:t xml:space="preserve"> </w:t>
      </w:r>
      <w:r>
        <w:rPr>
          <w:sz w:val="20"/>
        </w:rPr>
        <w:t>Economy:</w:t>
      </w:r>
      <w:r>
        <w:rPr>
          <w:spacing w:val="20"/>
          <w:sz w:val="20"/>
        </w:rPr>
        <w:t xml:space="preserve"> </w:t>
      </w:r>
      <w:r>
        <w:rPr>
          <w:sz w:val="20"/>
        </w:rPr>
        <w:t>Paris</w:t>
      </w:r>
      <w:r>
        <w:rPr>
          <w:spacing w:val="20"/>
          <w:sz w:val="20"/>
        </w:rPr>
        <w:t xml:space="preserve"> </w:t>
      </w:r>
      <w:r>
        <w:rPr>
          <w:sz w:val="20"/>
        </w:rPr>
        <w:t>and</w:t>
      </w:r>
      <w:r>
        <w:rPr>
          <w:spacing w:val="20"/>
          <w:sz w:val="20"/>
        </w:rPr>
        <w:t xml:space="preserve"> </w:t>
      </w:r>
      <w:r>
        <w:rPr>
          <w:sz w:val="20"/>
        </w:rPr>
        <w:t>France,</w:t>
      </w:r>
      <w:r>
        <w:rPr>
          <w:spacing w:val="20"/>
          <w:sz w:val="20"/>
        </w:rPr>
        <w:t xml:space="preserve"> </w:t>
      </w:r>
      <w:r>
        <w:rPr>
          <w:sz w:val="20"/>
        </w:rPr>
        <w:t>1807–1994”.</w:t>
      </w:r>
      <w:r>
        <w:rPr>
          <w:spacing w:val="20"/>
          <w:sz w:val="20"/>
        </w:rPr>
        <w:t xml:space="preserve"> </w:t>
      </w:r>
      <w:r>
        <w:rPr>
          <w:sz w:val="20"/>
        </w:rPr>
        <w:t>In:</w:t>
      </w:r>
      <w:r>
        <w:rPr>
          <w:spacing w:val="20"/>
          <w:sz w:val="20"/>
        </w:rPr>
        <w:t xml:space="preserve"> </w:t>
      </w:r>
      <w:r>
        <w:rPr>
          <w:i/>
          <w:sz w:val="20"/>
        </w:rPr>
        <w:t>American</w:t>
      </w:r>
      <w:r>
        <w:rPr>
          <w:i/>
          <w:spacing w:val="26"/>
          <w:sz w:val="20"/>
        </w:rPr>
        <w:t xml:space="preserve"> </w:t>
      </w:r>
      <w:r>
        <w:rPr>
          <w:i/>
          <w:sz w:val="20"/>
        </w:rPr>
        <w:t>Economic</w:t>
      </w:r>
      <w:r>
        <w:rPr>
          <w:i/>
          <w:spacing w:val="26"/>
          <w:sz w:val="20"/>
        </w:rPr>
        <w:t xml:space="preserve"> </w:t>
      </w:r>
      <w:r>
        <w:rPr>
          <w:i/>
          <w:sz w:val="20"/>
        </w:rPr>
        <w:t>Review</w:t>
      </w:r>
      <w:r>
        <w:rPr>
          <w:i/>
          <w:spacing w:val="27"/>
          <w:sz w:val="20"/>
        </w:rPr>
        <w:t xml:space="preserve"> </w:t>
      </w:r>
      <w:r>
        <w:rPr>
          <w:sz w:val="20"/>
        </w:rPr>
        <w:t>96.1</w:t>
      </w:r>
      <w:r>
        <w:rPr>
          <w:spacing w:val="20"/>
          <w:sz w:val="20"/>
        </w:rPr>
        <w:t xml:space="preserve"> </w:t>
      </w:r>
      <w:r>
        <w:rPr>
          <w:sz w:val="20"/>
        </w:rPr>
        <w:t>(Mar.</w:t>
      </w:r>
      <w:r>
        <w:rPr>
          <w:spacing w:val="20"/>
          <w:sz w:val="20"/>
        </w:rPr>
        <w:t xml:space="preserve"> </w:t>
      </w:r>
      <w:r>
        <w:rPr>
          <w:sz w:val="20"/>
        </w:rPr>
        <w:t>2006),</w:t>
      </w:r>
    </w:p>
    <w:p w14:paraId="0C559B6C" w14:textId="77777777" w:rsidR="00620CF6" w:rsidRPr="003A075B" w:rsidRDefault="00000000">
      <w:pPr>
        <w:pStyle w:val="BodyText"/>
        <w:spacing w:line="268" w:lineRule="exact"/>
        <w:ind w:left="726"/>
        <w:jc w:val="both"/>
        <w:rPr>
          <w:lang w:val="it-IT"/>
          <w:rPrChange w:id="931" w:author="Luca Giangregorio" w:date="2024-05-10T10:30:00Z">
            <w:rPr/>
          </w:rPrChange>
        </w:rPr>
      </w:pPr>
      <w:r w:rsidRPr="003A075B">
        <w:rPr>
          <w:lang w:val="it-IT"/>
          <w:rPrChange w:id="932" w:author="Luca Giangregorio" w:date="2024-05-10T10:30:00Z">
            <w:rPr/>
          </w:rPrChange>
        </w:rPr>
        <w:t>pp.</w:t>
      </w:r>
      <w:r w:rsidRPr="003A075B">
        <w:rPr>
          <w:spacing w:val="44"/>
          <w:lang w:val="it-IT"/>
          <w:rPrChange w:id="933" w:author="Luca Giangregorio" w:date="2024-05-10T10:30:00Z">
            <w:rPr>
              <w:spacing w:val="44"/>
            </w:rPr>
          </w:rPrChange>
        </w:rPr>
        <w:t xml:space="preserve"> </w:t>
      </w:r>
      <w:r w:rsidRPr="003A075B">
        <w:rPr>
          <w:lang w:val="it-IT"/>
          <w:rPrChange w:id="934" w:author="Luca Giangregorio" w:date="2024-05-10T10:30:00Z">
            <w:rPr/>
          </w:rPrChange>
        </w:rPr>
        <w:t>236–256.</w:t>
      </w:r>
      <w:r w:rsidRPr="003A075B">
        <w:rPr>
          <w:spacing w:val="45"/>
          <w:lang w:val="it-IT"/>
          <w:rPrChange w:id="935" w:author="Luca Giangregorio" w:date="2024-05-10T10:30:00Z">
            <w:rPr>
              <w:spacing w:val="45"/>
            </w:rPr>
          </w:rPrChange>
        </w:rPr>
        <w:t xml:space="preserve"> </w:t>
      </w:r>
      <w:r w:rsidRPr="003A075B">
        <w:rPr>
          <w:lang w:val="it-IT"/>
          <w:rPrChange w:id="936" w:author="Luca Giangregorio" w:date="2024-05-10T10:30:00Z">
            <w:rPr/>
          </w:rPrChange>
        </w:rPr>
        <w:t>doi:</w:t>
      </w:r>
      <w:r w:rsidRPr="003A075B">
        <w:rPr>
          <w:spacing w:val="45"/>
          <w:lang w:val="it-IT"/>
          <w:rPrChange w:id="937" w:author="Luca Giangregorio" w:date="2024-05-10T10:30:00Z">
            <w:rPr>
              <w:spacing w:val="45"/>
            </w:rPr>
          </w:rPrChange>
        </w:rPr>
        <w:t xml:space="preserve"> </w:t>
      </w:r>
      <w:r>
        <w:fldChar w:fldCharType="begin"/>
      </w:r>
      <w:r w:rsidRPr="003A075B">
        <w:rPr>
          <w:lang w:val="it-IT"/>
          <w:rPrChange w:id="938" w:author="Luca Giangregorio" w:date="2024-05-10T10:30:00Z">
            <w:rPr/>
          </w:rPrChange>
        </w:rPr>
        <w:instrText>HYPERLINK "https://doi.org/10.1257/000282806776157614" \h</w:instrText>
      </w:r>
      <w:r>
        <w:fldChar w:fldCharType="separate"/>
      </w:r>
      <w:r w:rsidRPr="003A075B">
        <w:rPr>
          <w:color w:val="0000FF"/>
          <w:lang w:val="it-IT"/>
          <w:rPrChange w:id="939" w:author="Luca Giangregorio" w:date="2024-05-10T10:30:00Z">
            <w:rPr>
              <w:color w:val="0000FF"/>
            </w:rPr>
          </w:rPrChange>
        </w:rPr>
        <w:t>10.1257/000282806776157614</w:t>
      </w:r>
      <w:r>
        <w:rPr>
          <w:color w:val="0000FF"/>
        </w:rPr>
        <w:fldChar w:fldCharType="end"/>
      </w:r>
      <w:r w:rsidRPr="003A075B">
        <w:rPr>
          <w:lang w:val="it-IT"/>
          <w:rPrChange w:id="940" w:author="Luca Giangregorio" w:date="2024-05-10T10:30:00Z">
            <w:rPr/>
          </w:rPrChange>
        </w:rPr>
        <w:t>.</w:t>
      </w:r>
      <w:r w:rsidRPr="003A075B">
        <w:rPr>
          <w:spacing w:val="45"/>
          <w:lang w:val="it-IT"/>
          <w:rPrChange w:id="941" w:author="Luca Giangregorio" w:date="2024-05-10T10:30:00Z">
            <w:rPr>
              <w:spacing w:val="45"/>
            </w:rPr>
          </w:rPrChange>
        </w:rPr>
        <w:t xml:space="preserve"> </w:t>
      </w:r>
      <w:r w:rsidRPr="003A075B">
        <w:rPr>
          <w:lang w:val="it-IT"/>
          <w:rPrChange w:id="942" w:author="Luca Giangregorio" w:date="2024-05-10T10:30:00Z">
            <w:rPr/>
          </w:rPrChange>
        </w:rPr>
        <w:t>url:</w:t>
      </w:r>
      <w:r w:rsidRPr="003A075B">
        <w:rPr>
          <w:spacing w:val="44"/>
          <w:lang w:val="it-IT"/>
          <w:rPrChange w:id="943" w:author="Luca Giangregorio" w:date="2024-05-10T10:30:00Z">
            <w:rPr>
              <w:spacing w:val="44"/>
            </w:rPr>
          </w:rPrChange>
        </w:rPr>
        <w:t xml:space="preserve"> </w:t>
      </w:r>
      <w:r>
        <w:fldChar w:fldCharType="begin"/>
      </w:r>
      <w:r w:rsidRPr="003A075B">
        <w:rPr>
          <w:lang w:val="it-IT"/>
          <w:rPrChange w:id="944" w:author="Luca Giangregorio" w:date="2024-05-10T10:30:00Z">
            <w:rPr/>
          </w:rPrChange>
        </w:rPr>
        <w:instrText>HYPERLINK "https://doi.org/10.1257/000282806776157614" \h</w:instrText>
      </w:r>
      <w:r>
        <w:fldChar w:fldCharType="separate"/>
      </w:r>
      <w:r w:rsidRPr="003A075B">
        <w:rPr>
          <w:color w:val="0000FF"/>
          <w:spacing w:val="-2"/>
          <w:lang w:val="it-IT"/>
          <w:rPrChange w:id="945" w:author="Luca Giangregorio" w:date="2024-05-10T10:30:00Z">
            <w:rPr>
              <w:color w:val="0000FF"/>
              <w:spacing w:val="-2"/>
            </w:rPr>
          </w:rPrChange>
        </w:rPr>
        <w:t>https://doi.org/10.1257/000282806776157614</w:t>
      </w:r>
      <w:r>
        <w:rPr>
          <w:color w:val="0000FF"/>
          <w:spacing w:val="-2"/>
        </w:rPr>
        <w:fldChar w:fldCharType="end"/>
      </w:r>
      <w:r w:rsidRPr="003A075B">
        <w:rPr>
          <w:spacing w:val="-2"/>
          <w:lang w:val="it-IT"/>
          <w:rPrChange w:id="946" w:author="Luca Giangregorio" w:date="2024-05-10T10:30:00Z">
            <w:rPr>
              <w:spacing w:val="-2"/>
            </w:rPr>
          </w:rPrChange>
        </w:rPr>
        <w:t>.</w:t>
      </w:r>
    </w:p>
    <w:p w14:paraId="4B383036" w14:textId="77777777" w:rsidR="00620CF6" w:rsidRDefault="00000000">
      <w:pPr>
        <w:pStyle w:val="ListParagraph"/>
        <w:numPr>
          <w:ilvl w:val="0"/>
          <w:numId w:val="1"/>
        </w:numPr>
        <w:tabs>
          <w:tab w:val="left" w:pos="726"/>
        </w:tabs>
        <w:spacing w:before="208" w:line="355" w:lineRule="auto"/>
        <w:ind w:hanging="609"/>
        <w:jc w:val="both"/>
        <w:rPr>
          <w:sz w:val="20"/>
        </w:rPr>
      </w:pPr>
      <w:bookmarkStart w:id="947" w:name="_bookmark229"/>
      <w:bookmarkEnd w:id="947"/>
      <w:r>
        <w:rPr>
          <w:sz w:val="20"/>
        </w:rPr>
        <w:t>Thomas</w:t>
      </w:r>
      <w:r>
        <w:rPr>
          <w:spacing w:val="-10"/>
          <w:sz w:val="20"/>
        </w:rPr>
        <w:t xml:space="preserve"> </w:t>
      </w:r>
      <w:r>
        <w:rPr>
          <w:sz w:val="20"/>
        </w:rPr>
        <w:t>Piketty,</w:t>
      </w:r>
      <w:r>
        <w:rPr>
          <w:spacing w:val="-10"/>
          <w:sz w:val="20"/>
        </w:rPr>
        <w:t xml:space="preserve"> </w:t>
      </w:r>
      <w:r>
        <w:rPr>
          <w:sz w:val="20"/>
        </w:rPr>
        <w:t>Li</w:t>
      </w:r>
      <w:r>
        <w:rPr>
          <w:spacing w:val="-10"/>
          <w:sz w:val="20"/>
        </w:rPr>
        <w:t xml:space="preserve"> </w:t>
      </w:r>
      <w:r>
        <w:rPr>
          <w:sz w:val="20"/>
        </w:rPr>
        <w:t>Yang,</w:t>
      </w:r>
      <w:r>
        <w:rPr>
          <w:spacing w:val="-10"/>
          <w:sz w:val="20"/>
        </w:rPr>
        <w:t xml:space="preserve"> </w:t>
      </w:r>
      <w:r>
        <w:rPr>
          <w:sz w:val="20"/>
        </w:rPr>
        <w:t>and</w:t>
      </w:r>
      <w:r>
        <w:rPr>
          <w:spacing w:val="-10"/>
          <w:sz w:val="20"/>
        </w:rPr>
        <w:t xml:space="preserve"> </w:t>
      </w:r>
      <w:r>
        <w:rPr>
          <w:sz w:val="20"/>
        </w:rPr>
        <w:t>Gabriel</w:t>
      </w:r>
      <w:r>
        <w:rPr>
          <w:spacing w:val="-10"/>
          <w:sz w:val="20"/>
        </w:rPr>
        <w:t xml:space="preserve"> </w:t>
      </w:r>
      <w:r>
        <w:rPr>
          <w:sz w:val="20"/>
        </w:rPr>
        <w:t>Zucman.</w:t>
      </w:r>
      <w:r>
        <w:rPr>
          <w:spacing w:val="-10"/>
          <w:sz w:val="20"/>
        </w:rPr>
        <w:t xml:space="preserve"> </w:t>
      </w:r>
      <w:r>
        <w:rPr>
          <w:sz w:val="20"/>
        </w:rPr>
        <w:t>“Capital</w:t>
      </w:r>
      <w:r>
        <w:rPr>
          <w:spacing w:val="-10"/>
          <w:sz w:val="20"/>
        </w:rPr>
        <w:t xml:space="preserve"> </w:t>
      </w:r>
      <w:r>
        <w:rPr>
          <w:sz w:val="20"/>
        </w:rPr>
        <w:t>Accumulation,</w:t>
      </w:r>
      <w:r>
        <w:rPr>
          <w:spacing w:val="-10"/>
          <w:sz w:val="20"/>
        </w:rPr>
        <w:t xml:space="preserve"> </w:t>
      </w:r>
      <w:r>
        <w:rPr>
          <w:sz w:val="20"/>
        </w:rPr>
        <w:t>Private</w:t>
      </w:r>
      <w:r>
        <w:rPr>
          <w:spacing w:val="-10"/>
          <w:sz w:val="20"/>
        </w:rPr>
        <w:t xml:space="preserve"> </w:t>
      </w:r>
      <w:r>
        <w:rPr>
          <w:sz w:val="20"/>
        </w:rPr>
        <w:t>Property,</w:t>
      </w:r>
      <w:r>
        <w:rPr>
          <w:spacing w:val="-10"/>
          <w:sz w:val="20"/>
        </w:rPr>
        <w:t xml:space="preserve"> </w:t>
      </w:r>
      <w:r>
        <w:rPr>
          <w:sz w:val="20"/>
        </w:rPr>
        <w:t>and</w:t>
      </w:r>
      <w:r>
        <w:rPr>
          <w:spacing w:val="-10"/>
          <w:sz w:val="20"/>
        </w:rPr>
        <w:t xml:space="preserve"> </w:t>
      </w:r>
      <w:r>
        <w:rPr>
          <w:sz w:val="20"/>
        </w:rPr>
        <w:t xml:space="preserve">Rising </w:t>
      </w:r>
      <w:r>
        <w:rPr>
          <w:w w:val="105"/>
          <w:sz w:val="20"/>
        </w:rPr>
        <w:t>Inequality</w:t>
      </w:r>
      <w:r>
        <w:rPr>
          <w:spacing w:val="-2"/>
          <w:w w:val="105"/>
          <w:sz w:val="20"/>
        </w:rPr>
        <w:t xml:space="preserve"> </w:t>
      </w:r>
      <w:r>
        <w:rPr>
          <w:w w:val="105"/>
          <w:sz w:val="20"/>
        </w:rPr>
        <w:t>in</w:t>
      </w:r>
      <w:r>
        <w:rPr>
          <w:spacing w:val="-2"/>
          <w:w w:val="105"/>
          <w:sz w:val="20"/>
        </w:rPr>
        <w:t xml:space="preserve"> </w:t>
      </w:r>
      <w:r>
        <w:rPr>
          <w:w w:val="105"/>
          <w:sz w:val="20"/>
        </w:rPr>
        <w:t>China,</w:t>
      </w:r>
      <w:r>
        <w:rPr>
          <w:spacing w:val="-2"/>
          <w:w w:val="105"/>
          <w:sz w:val="20"/>
        </w:rPr>
        <w:t xml:space="preserve"> </w:t>
      </w:r>
      <w:r>
        <w:rPr>
          <w:w w:val="105"/>
          <w:sz w:val="20"/>
        </w:rPr>
        <w:t>1978–2015”.</w:t>
      </w:r>
      <w:r>
        <w:rPr>
          <w:spacing w:val="-2"/>
          <w:w w:val="105"/>
          <w:sz w:val="20"/>
        </w:rPr>
        <w:t xml:space="preserve"> </w:t>
      </w:r>
      <w:r>
        <w:rPr>
          <w:w w:val="105"/>
          <w:sz w:val="20"/>
        </w:rPr>
        <w:t>In:</w:t>
      </w:r>
      <w:r>
        <w:rPr>
          <w:spacing w:val="-2"/>
          <w:w w:val="105"/>
          <w:sz w:val="20"/>
        </w:rPr>
        <w:t xml:space="preserve"> </w:t>
      </w:r>
      <w:r>
        <w:rPr>
          <w:i/>
          <w:w w:val="105"/>
          <w:sz w:val="20"/>
        </w:rPr>
        <w:t xml:space="preserve">American Economic Review </w:t>
      </w:r>
      <w:r>
        <w:rPr>
          <w:w w:val="105"/>
          <w:sz w:val="20"/>
        </w:rPr>
        <w:t>109.7</w:t>
      </w:r>
      <w:r>
        <w:rPr>
          <w:spacing w:val="-2"/>
          <w:w w:val="105"/>
          <w:sz w:val="20"/>
        </w:rPr>
        <w:t xml:space="preserve"> </w:t>
      </w:r>
      <w:r>
        <w:rPr>
          <w:w w:val="105"/>
          <w:sz w:val="20"/>
        </w:rPr>
        <w:t>(July</w:t>
      </w:r>
      <w:r>
        <w:rPr>
          <w:spacing w:val="-2"/>
          <w:w w:val="105"/>
          <w:sz w:val="20"/>
        </w:rPr>
        <w:t xml:space="preserve"> </w:t>
      </w:r>
      <w:r>
        <w:rPr>
          <w:w w:val="105"/>
          <w:sz w:val="20"/>
        </w:rPr>
        <w:t>2019),</w:t>
      </w:r>
      <w:r>
        <w:rPr>
          <w:spacing w:val="-2"/>
          <w:w w:val="105"/>
          <w:sz w:val="20"/>
        </w:rPr>
        <w:t xml:space="preserve"> </w:t>
      </w:r>
      <w:r>
        <w:rPr>
          <w:w w:val="105"/>
          <w:sz w:val="20"/>
        </w:rPr>
        <w:t>pp.</w:t>
      </w:r>
      <w:r>
        <w:rPr>
          <w:spacing w:val="-2"/>
          <w:w w:val="105"/>
          <w:sz w:val="20"/>
        </w:rPr>
        <w:t xml:space="preserve"> </w:t>
      </w:r>
      <w:r>
        <w:rPr>
          <w:w w:val="105"/>
          <w:sz w:val="20"/>
        </w:rPr>
        <w:t xml:space="preserve">2469–2496. </w:t>
      </w:r>
      <w:proofErr w:type="spellStart"/>
      <w:r>
        <w:rPr>
          <w:w w:val="105"/>
          <w:sz w:val="20"/>
        </w:rPr>
        <w:t>doi</w:t>
      </w:r>
      <w:proofErr w:type="spellEnd"/>
      <w:r>
        <w:rPr>
          <w:w w:val="105"/>
          <w:sz w:val="20"/>
        </w:rPr>
        <w:t xml:space="preserve">: </w:t>
      </w:r>
      <w:hyperlink r:id="rId286">
        <w:r>
          <w:rPr>
            <w:color w:val="0000FF"/>
            <w:w w:val="105"/>
            <w:sz w:val="20"/>
          </w:rPr>
          <w:t>10.1257/aer.20170973</w:t>
        </w:r>
      </w:hyperlink>
      <w:r>
        <w:rPr>
          <w:w w:val="105"/>
          <w:sz w:val="20"/>
        </w:rPr>
        <w:t xml:space="preserve">. url: </w:t>
      </w:r>
      <w:hyperlink r:id="rId287">
        <w:r>
          <w:rPr>
            <w:color w:val="0000FF"/>
            <w:w w:val="105"/>
            <w:sz w:val="20"/>
          </w:rPr>
          <w:t>https://doi.org/10.1257/aer.20170973</w:t>
        </w:r>
      </w:hyperlink>
      <w:r>
        <w:rPr>
          <w:w w:val="105"/>
          <w:sz w:val="20"/>
        </w:rPr>
        <w:t>.</w:t>
      </w:r>
    </w:p>
    <w:p w14:paraId="459E6760" w14:textId="77777777" w:rsidR="00620CF6" w:rsidRDefault="00000000">
      <w:pPr>
        <w:pStyle w:val="ListParagraph"/>
        <w:numPr>
          <w:ilvl w:val="0"/>
          <w:numId w:val="1"/>
        </w:numPr>
        <w:tabs>
          <w:tab w:val="left" w:pos="726"/>
        </w:tabs>
        <w:spacing w:before="78" w:line="355" w:lineRule="auto"/>
        <w:ind w:hanging="609"/>
        <w:jc w:val="both"/>
        <w:rPr>
          <w:sz w:val="20"/>
        </w:rPr>
      </w:pPr>
      <w:bookmarkStart w:id="948" w:name="_bookmark230"/>
      <w:bookmarkEnd w:id="948"/>
      <w:r>
        <w:rPr>
          <w:sz w:val="20"/>
        </w:rPr>
        <w:t xml:space="preserve">Arnd Plagge, Kenneth Scheve, and David </w:t>
      </w:r>
      <w:proofErr w:type="spellStart"/>
      <w:r>
        <w:rPr>
          <w:sz w:val="20"/>
        </w:rPr>
        <w:t>Stasavage</w:t>
      </w:r>
      <w:proofErr w:type="spellEnd"/>
      <w:r>
        <w:rPr>
          <w:sz w:val="20"/>
        </w:rPr>
        <w:t xml:space="preserve">. </w:t>
      </w:r>
      <w:r>
        <w:rPr>
          <w:i/>
          <w:sz w:val="20"/>
        </w:rPr>
        <w:t>Comparative</w:t>
      </w:r>
      <w:r>
        <w:rPr>
          <w:i/>
          <w:spacing w:val="40"/>
          <w:sz w:val="20"/>
        </w:rPr>
        <w:t xml:space="preserve"> </w:t>
      </w:r>
      <w:r>
        <w:rPr>
          <w:i/>
          <w:sz w:val="20"/>
        </w:rPr>
        <w:t>Inheritance</w:t>
      </w:r>
      <w:r>
        <w:rPr>
          <w:i/>
          <w:spacing w:val="40"/>
          <w:sz w:val="20"/>
        </w:rPr>
        <w:t xml:space="preserve"> </w:t>
      </w:r>
      <w:r>
        <w:rPr>
          <w:i/>
          <w:sz w:val="20"/>
        </w:rPr>
        <w:t>Taxation</w:t>
      </w:r>
      <w:r>
        <w:rPr>
          <w:i/>
          <w:spacing w:val="40"/>
          <w:sz w:val="20"/>
        </w:rPr>
        <w:t xml:space="preserve"> </w:t>
      </w:r>
      <w:r>
        <w:rPr>
          <w:i/>
          <w:sz w:val="20"/>
        </w:rPr>
        <w:t>Database</w:t>
      </w:r>
      <w:r>
        <w:rPr>
          <w:sz w:val="20"/>
        </w:rPr>
        <w:t>. ISPS</w:t>
      </w:r>
      <w:r>
        <w:rPr>
          <w:spacing w:val="40"/>
          <w:sz w:val="20"/>
        </w:rPr>
        <w:t xml:space="preserve"> </w:t>
      </w:r>
      <w:r>
        <w:rPr>
          <w:sz w:val="20"/>
        </w:rPr>
        <w:t>Data</w:t>
      </w:r>
      <w:r>
        <w:rPr>
          <w:spacing w:val="40"/>
          <w:sz w:val="20"/>
        </w:rPr>
        <w:t xml:space="preserve"> </w:t>
      </w:r>
      <w:r>
        <w:rPr>
          <w:sz w:val="20"/>
        </w:rPr>
        <w:t>Archive.</w:t>
      </w:r>
      <w:r>
        <w:rPr>
          <w:spacing w:val="40"/>
          <w:sz w:val="20"/>
        </w:rPr>
        <w:t xml:space="preserve"> </w:t>
      </w:r>
      <w:r>
        <w:rPr>
          <w:sz w:val="20"/>
        </w:rPr>
        <w:t>2010.</w:t>
      </w:r>
      <w:r>
        <w:rPr>
          <w:spacing w:val="40"/>
          <w:sz w:val="20"/>
        </w:rPr>
        <w:t xml:space="preserve"> </w:t>
      </w:r>
      <w:r>
        <w:rPr>
          <w:sz w:val="20"/>
        </w:rPr>
        <w:t>url:</w:t>
      </w:r>
      <w:r>
        <w:rPr>
          <w:spacing w:val="40"/>
          <w:sz w:val="20"/>
        </w:rPr>
        <w:t xml:space="preserve"> </w:t>
      </w:r>
      <w:hyperlink r:id="rId288">
        <w:r>
          <w:rPr>
            <w:color w:val="0000FF"/>
            <w:sz w:val="20"/>
          </w:rPr>
          <w:t>http://hdl.handle.net/10079/mkkwhm7</w:t>
        </w:r>
      </w:hyperlink>
      <w:r>
        <w:rPr>
          <w:color w:val="0000FF"/>
          <w:spacing w:val="40"/>
          <w:sz w:val="20"/>
        </w:rPr>
        <w:t xml:space="preserve"> </w:t>
      </w:r>
      <w:r>
        <w:rPr>
          <w:sz w:val="20"/>
        </w:rPr>
        <w:t>(visited</w:t>
      </w:r>
      <w:r>
        <w:rPr>
          <w:spacing w:val="40"/>
          <w:sz w:val="20"/>
        </w:rPr>
        <w:t xml:space="preserve"> </w:t>
      </w:r>
      <w:r>
        <w:rPr>
          <w:sz w:val="20"/>
        </w:rPr>
        <w:t>on</w:t>
      </w:r>
      <w:r>
        <w:rPr>
          <w:spacing w:val="40"/>
          <w:sz w:val="20"/>
        </w:rPr>
        <w:t xml:space="preserve"> </w:t>
      </w:r>
      <w:r>
        <w:rPr>
          <w:sz w:val="20"/>
        </w:rPr>
        <w:t>03/17/2022).</w:t>
      </w:r>
    </w:p>
    <w:p w14:paraId="68F0ACF5" w14:textId="77777777" w:rsidR="00620CF6" w:rsidRDefault="00000000">
      <w:pPr>
        <w:pStyle w:val="ListParagraph"/>
        <w:numPr>
          <w:ilvl w:val="0"/>
          <w:numId w:val="1"/>
        </w:numPr>
        <w:tabs>
          <w:tab w:val="left" w:pos="725"/>
        </w:tabs>
        <w:spacing w:before="78"/>
        <w:ind w:left="725" w:right="0" w:hanging="608"/>
        <w:jc w:val="both"/>
        <w:rPr>
          <w:sz w:val="20"/>
        </w:rPr>
      </w:pPr>
      <w:bookmarkStart w:id="949" w:name="_bookmark231"/>
      <w:bookmarkEnd w:id="949"/>
      <w:r>
        <w:rPr>
          <w:w w:val="105"/>
          <w:sz w:val="20"/>
        </w:rPr>
        <w:t>Prentice-Hall,</w:t>
      </w:r>
      <w:r>
        <w:rPr>
          <w:spacing w:val="2"/>
          <w:w w:val="105"/>
          <w:sz w:val="20"/>
        </w:rPr>
        <w:t xml:space="preserve"> </w:t>
      </w:r>
      <w:r>
        <w:rPr>
          <w:w w:val="105"/>
          <w:sz w:val="20"/>
        </w:rPr>
        <w:t>Inc.</w:t>
      </w:r>
      <w:r>
        <w:rPr>
          <w:spacing w:val="3"/>
          <w:w w:val="105"/>
          <w:sz w:val="20"/>
        </w:rPr>
        <w:t xml:space="preserve"> </w:t>
      </w:r>
      <w:r>
        <w:rPr>
          <w:i/>
          <w:w w:val="105"/>
          <w:sz w:val="20"/>
        </w:rPr>
        <w:t>Revenue</w:t>
      </w:r>
      <w:r>
        <w:rPr>
          <w:i/>
          <w:spacing w:val="7"/>
          <w:w w:val="105"/>
          <w:sz w:val="20"/>
        </w:rPr>
        <w:t xml:space="preserve"> </w:t>
      </w:r>
      <w:r>
        <w:rPr>
          <w:i/>
          <w:w w:val="105"/>
          <w:sz w:val="20"/>
        </w:rPr>
        <w:t>Act</w:t>
      </w:r>
      <w:r>
        <w:rPr>
          <w:i/>
          <w:spacing w:val="6"/>
          <w:w w:val="105"/>
          <w:sz w:val="20"/>
        </w:rPr>
        <w:t xml:space="preserve"> </w:t>
      </w:r>
      <w:r>
        <w:rPr>
          <w:i/>
          <w:w w:val="105"/>
          <w:sz w:val="20"/>
        </w:rPr>
        <w:t>of</w:t>
      </w:r>
      <w:r>
        <w:rPr>
          <w:i/>
          <w:spacing w:val="7"/>
          <w:w w:val="105"/>
          <w:sz w:val="20"/>
        </w:rPr>
        <w:t xml:space="preserve"> </w:t>
      </w:r>
      <w:r>
        <w:rPr>
          <w:i/>
          <w:w w:val="105"/>
          <w:sz w:val="20"/>
        </w:rPr>
        <w:t>1940</w:t>
      </w:r>
      <w:r>
        <w:rPr>
          <w:i/>
          <w:spacing w:val="7"/>
          <w:w w:val="105"/>
          <w:sz w:val="20"/>
        </w:rPr>
        <w:t xml:space="preserve"> </w:t>
      </w:r>
      <w:r>
        <w:rPr>
          <w:i/>
          <w:w w:val="105"/>
          <w:sz w:val="20"/>
        </w:rPr>
        <w:t>with</w:t>
      </w:r>
      <w:r>
        <w:rPr>
          <w:i/>
          <w:spacing w:val="7"/>
          <w:w w:val="105"/>
          <w:sz w:val="20"/>
        </w:rPr>
        <w:t xml:space="preserve"> </w:t>
      </w:r>
      <w:r>
        <w:rPr>
          <w:i/>
          <w:w w:val="105"/>
          <w:sz w:val="20"/>
        </w:rPr>
        <w:t>Explanation</w:t>
      </w:r>
      <w:r>
        <w:rPr>
          <w:i/>
          <w:spacing w:val="6"/>
          <w:w w:val="105"/>
          <w:sz w:val="20"/>
        </w:rPr>
        <w:t xml:space="preserve"> </w:t>
      </w:r>
      <w:r>
        <w:rPr>
          <w:i/>
          <w:w w:val="105"/>
          <w:sz w:val="20"/>
        </w:rPr>
        <w:t>and</w:t>
      </w:r>
      <w:r>
        <w:rPr>
          <w:i/>
          <w:spacing w:val="8"/>
          <w:w w:val="105"/>
          <w:sz w:val="20"/>
        </w:rPr>
        <w:t xml:space="preserve"> </w:t>
      </w:r>
      <w:r>
        <w:rPr>
          <w:i/>
          <w:w w:val="105"/>
          <w:sz w:val="20"/>
        </w:rPr>
        <w:t>Federal</w:t>
      </w:r>
      <w:r>
        <w:rPr>
          <w:i/>
          <w:spacing w:val="6"/>
          <w:w w:val="105"/>
          <w:sz w:val="20"/>
        </w:rPr>
        <w:t xml:space="preserve"> </w:t>
      </w:r>
      <w:r>
        <w:rPr>
          <w:i/>
          <w:w w:val="105"/>
          <w:sz w:val="20"/>
        </w:rPr>
        <w:t>Tax</w:t>
      </w:r>
      <w:r>
        <w:rPr>
          <w:i/>
          <w:spacing w:val="7"/>
          <w:w w:val="105"/>
          <w:sz w:val="20"/>
        </w:rPr>
        <w:t xml:space="preserve"> </w:t>
      </w:r>
      <w:r>
        <w:rPr>
          <w:i/>
          <w:w w:val="105"/>
          <w:sz w:val="20"/>
        </w:rPr>
        <w:t>Charts</w:t>
      </w:r>
      <w:r>
        <w:rPr>
          <w:w w:val="105"/>
          <w:sz w:val="20"/>
        </w:rPr>
        <w:t>.</w:t>
      </w:r>
      <w:r>
        <w:rPr>
          <w:spacing w:val="3"/>
          <w:w w:val="105"/>
          <w:sz w:val="20"/>
        </w:rPr>
        <w:t xml:space="preserve"> </w:t>
      </w:r>
      <w:r>
        <w:rPr>
          <w:w w:val="105"/>
          <w:sz w:val="20"/>
        </w:rPr>
        <w:t>New</w:t>
      </w:r>
      <w:r>
        <w:rPr>
          <w:spacing w:val="3"/>
          <w:w w:val="105"/>
          <w:sz w:val="20"/>
        </w:rPr>
        <w:t xml:space="preserve"> </w:t>
      </w:r>
      <w:r>
        <w:rPr>
          <w:w w:val="105"/>
          <w:sz w:val="20"/>
        </w:rPr>
        <w:t>York,</w:t>
      </w:r>
      <w:r>
        <w:rPr>
          <w:spacing w:val="3"/>
          <w:w w:val="105"/>
          <w:sz w:val="20"/>
        </w:rPr>
        <w:t xml:space="preserve"> </w:t>
      </w:r>
      <w:r>
        <w:rPr>
          <w:spacing w:val="-2"/>
          <w:w w:val="105"/>
          <w:sz w:val="20"/>
        </w:rPr>
        <w:t>1940.</w:t>
      </w:r>
    </w:p>
    <w:p w14:paraId="74282019" w14:textId="77777777" w:rsidR="00620CF6" w:rsidRDefault="00000000">
      <w:pPr>
        <w:pStyle w:val="BodyText"/>
        <w:spacing w:before="129"/>
        <w:ind w:left="726"/>
        <w:jc w:val="both"/>
      </w:pPr>
      <w:r>
        <w:t>url:</w:t>
      </w:r>
      <w:r>
        <w:rPr>
          <w:spacing w:val="49"/>
        </w:rPr>
        <w:t xml:space="preserve"> </w:t>
      </w:r>
      <w:hyperlink r:id="rId289">
        <w:r>
          <w:rPr>
            <w:color w:val="0000FF"/>
          </w:rPr>
          <w:t>https://hdl.handle.net/2027/nnc1.cu04284690</w:t>
        </w:r>
      </w:hyperlink>
      <w:r>
        <w:rPr>
          <w:color w:val="0000FF"/>
          <w:spacing w:val="49"/>
        </w:rPr>
        <w:t xml:space="preserve"> </w:t>
      </w:r>
      <w:r>
        <w:t>(visited</w:t>
      </w:r>
      <w:r>
        <w:rPr>
          <w:spacing w:val="49"/>
        </w:rPr>
        <w:t xml:space="preserve"> </w:t>
      </w:r>
      <w:r>
        <w:t>on</w:t>
      </w:r>
      <w:r>
        <w:rPr>
          <w:spacing w:val="49"/>
        </w:rPr>
        <w:t xml:space="preserve"> </w:t>
      </w:r>
      <w:r>
        <w:rPr>
          <w:spacing w:val="-2"/>
        </w:rPr>
        <w:t>08/16/2022).</w:t>
      </w:r>
    </w:p>
    <w:p w14:paraId="42644AE7" w14:textId="77777777" w:rsidR="00620CF6" w:rsidRDefault="00000000">
      <w:pPr>
        <w:pStyle w:val="ListParagraph"/>
        <w:numPr>
          <w:ilvl w:val="0"/>
          <w:numId w:val="1"/>
        </w:numPr>
        <w:tabs>
          <w:tab w:val="left" w:pos="726"/>
        </w:tabs>
        <w:spacing w:before="208" w:line="355" w:lineRule="auto"/>
        <w:ind w:hanging="609"/>
        <w:jc w:val="both"/>
        <w:rPr>
          <w:sz w:val="20"/>
        </w:rPr>
      </w:pPr>
      <w:bookmarkStart w:id="950" w:name="_bookmark232"/>
      <w:bookmarkEnd w:id="950"/>
      <w:r>
        <w:rPr>
          <w:sz w:val="20"/>
        </w:rPr>
        <w:t xml:space="preserve">PricewaterhouseCoopers. </w:t>
      </w:r>
      <w:r>
        <w:rPr>
          <w:i/>
          <w:sz w:val="20"/>
        </w:rPr>
        <w:t>Sri Lanka - Individual - Other Taxes</w:t>
      </w:r>
      <w:r>
        <w:rPr>
          <w:sz w:val="20"/>
        </w:rPr>
        <w:t xml:space="preserve">. Mar. 2023. url: </w:t>
      </w:r>
      <w:hyperlink r:id="rId290">
        <w:r>
          <w:rPr>
            <w:color w:val="0000FF"/>
            <w:sz w:val="20"/>
          </w:rPr>
          <w:t>https://taxsummaries.</w:t>
        </w:r>
      </w:hyperlink>
      <w:r>
        <w:rPr>
          <w:color w:val="0000FF"/>
          <w:sz w:val="20"/>
        </w:rPr>
        <w:t xml:space="preserve"> </w:t>
      </w:r>
      <w:hyperlink r:id="rId291">
        <w:r>
          <w:rPr>
            <w:color w:val="0000FF"/>
            <w:w w:val="105"/>
            <w:sz w:val="20"/>
          </w:rPr>
          <w:t>pwc.com/</w:t>
        </w:r>
        <w:proofErr w:type="spellStart"/>
        <w:r>
          <w:rPr>
            <w:color w:val="0000FF"/>
            <w:w w:val="105"/>
            <w:sz w:val="20"/>
          </w:rPr>
          <w:t>sri-lanka</w:t>
        </w:r>
        <w:proofErr w:type="spellEnd"/>
        <w:r>
          <w:rPr>
            <w:color w:val="0000FF"/>
            <w:w w:val="105"/>
            <w:sz w:val="20"/>
          </w:rPr>
          <w:t>/individual/other-taxes</w:t>
        </w:r>
      </w:hyperlink>
      <w:r>
        <w:rPr>
          <w:color w:val="0000FF"/>
          <w:spacing w:val="-10"/>
          <w:w w:val="105"/>
          <w:sz w:val="20"/>
        </w:rPr>
        <w:t xml:space="preserve"> </w:t>
      </w:r>
      <w:r>
        <w:rPr>
          <w:w w:val="105"/>
          <w:sz w:val="20"/>
        </w:rPr>
        <w:t>(visited</w:t>
      </w:r>
      <w:r>
        <w:rPr>
          <w:spacing w:val="-10"/>
          <w:w w:val="105"/>
          <w:sz w:val="20"/>
        </w:rPr>
        <w:t xml:space="preserve"> </w:t>
      </w:r>
      <w:r>
        <w:rPr>
          <w:w w:val="105"/>
          <w:sz w:val="20"/>
        </w:rPr>
        <w:t>on</w:t>
      </w:r>
      <w:r>
        <w:rPr>
          <w:spacing w:val="-9"/>
          <w:w w:val="105"/>
          <w:sz w:val="20"/>
        </w:rPr>
        <w:t xml:space="preserve"> </w:t>
      </w:r>
      <w:r>
        <w:rPr>
          <w:w w:val="105"/>
          <w:sz w:val="20"/>
        </w:rPr>
        <w:t>06/01/2023).</w:t>
      </w:r>
    </w:p>
    <w:p w14:paraId="1C9A6872" w14:textId="77777777" w:rsidR="00620CF6" w:rsidRDefault="00620CF6">
      <w:pPr>
        <w:spacing w:line="355" w:lineRule="auto"/>
        <w:jc w:val="both"/>
        <w:rPr>
          <w:sz w:val="20"/>
        </w:rPr>
        <w:sectPr w:rsidR="00620CF6" w:rsidSect="00D60468">
          <w:pgSz w:w="12240" w:h="15840"/>
          <w:pgMar w:top="1320" w:right="1300" w:bottom="280" w:left="1300" w:header="720" w:footer="720" w:gutter="0"/>
          <w:cols w:space="720"/>
        </w:sectPr>
      </w:pPr>
    </w:p>
    <w:p w14:paraId="6AA59FCC" w14:textId="77777777" w:rsidR="00620CF6" w:rsidRDefault="00000000">
      <w:pPr>
        <w:pStyle w:val="ListParagraph"/>
        <w:numPr>
          <w:ilvl w:val="0"/>
          <w:numId w:val="1"/>
        </w:numPr>
        <w:tabs>
          <w:tab w:val="left" w:pos="726"/>
        </w:tabs>
        <w:spacing w:before="86" w:line="355" w:lineRule="auto"/>
        <w:ind w:hanging="609"/>
        <w:jc w:val="both"/>
        <w:rPr>
          <w:sz w:val="20"/>
        </w:rPr>
      </w:pPr>
      <w:bookmarkStart w:id="951" w:name="_bookmark233"/>
      <w:bookmarkEnd w:id="951"/>
      <w:r w:rsidRPr="003A075B">
        <w:rPr>
          <w:sz w:val="20"/>
          <w:lang w:val="it-IT"/>
          <w:rPrChange w:id="952" w:author="Luca Giangregorio" w:date="2024-05-10T10:30:00Z">
            <w:rPr>
              <w:sz w:val="20"/>
            </w:rPr>
          </w:rPrChange>
        </w:rPr>
        <w:lastRenderedPageBreak/>
        <w:t xml:space="preserve">Paola Profeta, Simona Scabrosetti, and Stanley L. Winer. </w:t>
      </w:r>
      <w:r>
        <w:rPr>
          <w:sz w:val="20"/>
        </w:rPr>
        <w:t xml:space="preserve">“Wealth Transfer Taxation: An Empirical </w:t>
      </w:r>
      <w:r>
        <w:rPr>
          <w:w w:val="105"/>
          <w:sz w:val="20"/>
        </w:rPr>
        <w:t>Investigation”.</w:t>
      </w:r>
      <w:r>
        <w:rPr>
          <w:spacing w:val="-14"/>
          <w:w w:val="105"/>
          <w:sz w:val="20"/>
        </w:rPr>
        <w:t xml:space="preserve"> </w:t>
      </w:r>
      <w:r>
        <w:rPr>
          <w:w w:val="105"/>
          <w:sz w:val="20"/>
        </w:rPr>
        <w:t>In:</w:t>
      </w:r>
      <w:r>
        <w:rPr>
          <w:spacing w:val="-13"/>
          <w:w w:val="105"/>
          <w:sz w:val="20"/>
        </w:rPr>
        <w:t xml:space="preserve"> </w:t>
      </w:r>
      <w:r>
        <w:rPr>
          <w:i/>
          <w:w w:val="105"/>
          <w:sz w:val="20"/>
        </w:rPr>
        <w:t>International</w:t>
      </w:r>
      <w:r>
        <w:rPr>
          <w:i/>
          <w:spacing w:val="-10"/>
          <w:w w:val="105"/>
          <w:sz w:val="20"/>
        </w:rPr>
        <w:t xml:space="preserve"> </w:t>
      </w:r>
      <w:r>
        <w:rPr>
          <w:i/>
          <w:w w:val="105"/>
          <w:sz w:val="20"/>
        </w:rPr>
        <w:t>Tax</w:t>
      </w:r>
      <w:r>
        <w:rPr>
          <w:i/>
          <w:spacing w:val="-11"/>
          <w:w w:val="105"/>
          <w:sz w:val="20"/>
        </w:rPr>
        <w:t xml:space="preserve"> </w:t>
      </w:r>
      <w:r>
        <w:rPr>
          <w:i/>
          <w:w w:val="105"/>
          <w:sz w:val="20"/>
        </w:rPr>
        <w:t>and</w:t>
      </w:r>
      <w:r>
        <w:rPr>
          <w:i/>
          <w:spacing w:val="-11"/>
          <w:w w:val="105"/>
          <w:sz w:val="20"/>
        </w:rPr>
        <w:t xml:space="preserve"> </w:t>
      </w:r>
      <w:r>
        <w:rPr>
          <w:i/>
          <w:w w:val="105"/>
          <w:sz w:val="20"/>
        </w:rPr>
        <w:t>Public</w:t>
      </w:r>
      <w:r>
        <w:rPr>
          <w:i/>
          <w:spacing w:val="-11"/>
          <w:w w:val="105"/>
          <w:sz w:val="20"/>
        </w:rPr>
        <w:t xml:space="preserve"> </w:t>
      </w:r>
      <w:r>
        <w:rPr>
          <w:i/>
          <w:w w:val="105"/>
          <w:sz w:val="20"/>
        </w:rPr>
        <w:t>Finance</w:t>
      </w:r>
      <w:r>
        <w:rPr>
          <w:i/>
          <w:spacing w:val="-13"/>
          <w:w w:val="105"/>
          <w:sz w:val="20"/>
        </w:rPr>
        <w:t xml:space="preserve"> </w:t>
      </w:r>
      <w:r>
        <w:rPr>
          <w:w w:val="105"/>
          <w:sz w:val="20"/>
        </w:rPr>
        <w:t>21.4</w:t>
      </w:r>
      <w:r>
        <w:rPr>
          <w:spacing w:val="-14"/>
          <w:w w:val="105"/>
          <w:sz w:val="20"/>
        </w:rPr>
        <w:t xml:space="preserve"> </w:t>
      </w:r>
      <w:r>
        <w:rPr>
          <w:w w:val="105"/>
          <w:sz w:val="20"/>
        </w:rPr>
        <w:t>(Aug.</w:t>
      </w:r>
      <w:r>
        <w:rPr>
          <w:spacing w:val="-13"/>
          <w:w w:val="105"/>
          <w:sz w:val="20"/>
        </w:rPr>
        <w:t xml:space="preserve"> </w:t>
      </w:r>
      <w:r>
        <w:rPr>
          <w:w w:val="105"/>
          <w:sz w:val="20"/>
        </w:rPr>
        <w:t>2014),</w:t>
      </w:r>
      <w:r>
        <w:rPr>
          <w:spacing w:val="-13"/>
          <w:w w:val="105"/>
          <w:sz w:val="20"/>
        </w:rPr>
        <w:t xml:space="preserve"> </w:t>
      </w:r>
      <w:r>
        <w:rPr>
          <w:w w:val="105"/>
          <w:sz w:val="20"/>
        </w:rPr>
        <w:t>pp.</w:t>
      </w:r>
      <w:r>
        <w:rPr>
          <w:spacing w:val="-13"/>
          <w:w w:val="105"/>
          <w:sz w:val="20"/>
        </w:rPr>
        <w:t xml:space="preserve"> </w:t>
      </w:r>
      <w:r>
        <w:rPr>
          <w:w w:val="105"/>
          <w:sz w:val="20"/>
        </w:rPr>
        <w:t>720–767.</w:t>
      </w:r>
      <w:r>
        <w:rPr>
          <w:spacing w:val="-13"/>
          <w:w w:val="105"/>
          <w:sz w:val="20"/>
        </w:rPr>
        <w:t xml:space="preserve"> </w:t>
      </w:r>
      <w:proofErr w:type="spellStart"/>
      <w:r>
        <w:rPr>
          <w:w w:val="105"/>
          <w:sz w:val="20"/>
        </w:rPr>
        <w:t>doi</w:t>
      </w:r>
      <w:proofErr w:type="spellEnd"/>
      <w:r>
        <w:rPr>
          <w:w w:val="105"/>
          <w:sz w:val="20"/>
        </w:rPr>
        <w:t>:</w:t>
      </w:r>
      <w:r>
        <w:rPr>
          <w:spacing w:val="-13"/>
          <w:w w:val="105"/>
          <w:sz w:val="20"/>
        </w:rPr>
        <w:t xml:space="preserve"> </w:t>
      </w:r>
      <w:hyperlink r:id="rId292">
        <w:r>
          <w:rPr>
            <w:color w:val="0000FF"/>
            <w:w w:val="105"/>
            <w:sz w:val="20"/>
          </w:rPr>
          <w:t>10.1007/</w:t>
        </w:r>
      </w:hyperlink>
      <w:r>
        <w:rPr>
          <w:color w:val="0000FF"/>
          <w:w w:val="105"/>
          <w:sz w:val="20"/>
        </w:rPr>
        <w:t xml:space="preserve"> </w:t>
      </w:r>
      <w:hyperlink r:id="rId293">
        <w:r>
          <w:rPr>
            <w:color w:val="0000FF"/>
            <w:w w:val="105"/>
            <w:sz w:val="20"/>
          </w:rPr>
          <w:t>s10797-014-9325-0</w:t>
        </w:r>
      </w:hyperlink>
      <w:r>
        <w:rPr>
          <w:w w:val="105"/>
          <w:sz w:val="20"/>
        </w:rPr>
        <w:t xml:space="preserve">. url: </w:t>
      </w:r>
      <w:hyperlink r:id="rId294">
        <w:r>
          <w:rPr>
            <w:color w:val="0000FF"/>
            <w:w w:val="105"/>
            <w:sz w:val="20"/>
          </w:rPr>
          <w:t>https://doi.org/10.1007/s10797-014-9325-0</w:t>
        </w:r>
      </w:hyperlink>
      <w:r>
        <w:rPr>
          <w:w w:val="105"/>
          <w:sz w:val="20"/>
        </w:rPr>
        <w:t>.</w:t>
      </w:r>
    </w:p>
    <w:p w14:paraId="6EF052C3" w14:textId="77777777" w:rsidR="00620CF6" w:rsidRDefault="00000000">
      <w:pPr>
        <w:pStyle w:val="ListParagraph"/>
        <w:numPr>
          <w:ilvl w:val="0"/>
          <w:numId w:val="1"/>
        </w:numPr>
        <w:tabs>
          <w:tab w:val="left" w:pos="726"/>
        </w:tabs>
        <w:spacing w:before="78" w:line="355" w:lineRule="auto"/>
        <w:ind w:hanging="609"/>
        <w:jc w:val="both"/>
        <w:rPr>
          <w:sz w:val="20"/>
        </w:rPr>
      </w:pPr>
      <w:bookmarkStart w:id="953" w:name="_bookmark234"/>
      <w:bookmarkEnd w:id="953"/>
      <w:r>
        <w:rPr>
          <w:sz w:val="20"/>
        </w:rPr>
        <w:t xml:space="preserve">Public Finances Directorate General. </w:t>
      </w:r>
      <w:r>
        <w:rPr>
          <w:i/>
          <w:sz w:val="20"/>
        </w:rPr>
        <w:t>Overview of the French Tax System</w:t>
      </w:r>
      <w:r>
        <w:rPr>
          <w:sz w:val="20"/>
        </w:rPr>
        <w:t xml:space="preserve">. 2015. url: </w:t>
      </w:r>
      <w:hyperlink r:id="rId295">
        <w:r>
          <w:rPr>
            <w:color w:val="0000FF"/>
            <w:sz w:val="20"/>
          </w:rPr>
          <w:t>https://www.</w:t>
        </w:r>
      </w:hyperlink>
      <w:r>
        <w:rPr>
          <w:color w:val="0000FF"/>
          <w:sz w:val="20"/>
        </w:rPr>
        <w:t xml:space="preserve"> </w:t>
      </w:r>
      <w:hyperlink r:id="rId296">
        <w:r>
          <w:rPr>
            <w:color w:val="0000FF"/>
            <w:sz w:val="20"/>
          </w:rPr>
          <w:t>impots.gouv.fr/sites/default/files/media/french_tax_law_2015.pdf</w:t>
        </w:r>
      </w:hyperlink>
      <w:r>
        <w:rPr>
          <w:color w:val="0000FF"/>
          <w:spacing w:val="40"/>
          <w:sz w:val="20"/>
        </w:rPr>
        <w:t xml:space="preserve"> </w:t>
      </w:r>
      <w:r>
        <w:rPr>
          <w:sz w:val="20"/>
        </w:rPr>
        <w:t>(visited</w:t>
      </w:r>
      <w:r>
        <w:rPr>
          <w:spacing w:val="40"/>
          <w:sz w:val="20"/>
        </w:rPr>
        <w:t xml:space="preserve"> </w:t>
      </w:r>
      <w:r>
        <w:rPr>
          <w:sz w:val="20"/>
        </w:rPr>
        <w:t>on</w:t>
      </w:r>
      <w:r>
        <w:rPr>
          <w:spacing w:val="40"/>
          <w:sz w:val="20"/>
        </w:rPr>
        <w:t xml:space="preserve"> </w:t>
      </w:r>
      <w:r>
        <w:rPr>
          <w:sz w:val="20"/>
        </w:rPr>
        <w:t>03/03/2022).</w:t>
      </w:r>
    </w:p>
    <w:p w14:paraId="14A3F422" w14:textId="77777777" w:rsidR="00620CF6" w:rsidRDefault="00000000">
      <w:pPr>
        <w:pStyle w:val="ListParagraph"/>
        <w:numPr>
          <w:ilvl w:val="0"/>
          <w:numId w:val="1"/>
        </w:numPr>
        <w:tabs>
          <w:tab w:val="left" w:pos="726"/>
        </w:tabs>
        <w:spacing w:before="78" w:line="355" w:lineRule="auto"/>
        <w:ind w:hanging="609"/>
        <w:jc w:val="both"/>
        <w:rPr>
          <w:sz w:val="20"/>
        </w:rPr>
      </w:pPr>
      <w:bookmarkStart w:id="954" w:name="_bookmark235"/>
      <w:bookmarkEnd w:id="954"/>
      <w:r>
        <w:rPr>
          <w:spacing w:val="-2"/>
          <w:sz w:val="20"/>
        </w:rPr>
        <w:t>Jesper</w:t>
      </w:r>
      <w:r>
        <w:rPr>
          <w:spacing w:val="-5"/>
          <w:sz w:val="20"/>
        </w:rPr>
        <w:t xml:space="preserve"> </w:t>
      </w:r>
      <w:r>
        <w:rPr>
          <w:spacing w:val="-2"/>
          <w:sz w:val="20"/>
        </w:rPr>
        <w:t>Roine</w:t>
      </w:r>
      <w:r>
        <w:rPr>
          <w:spacing w:val="-5"/>
          <w:sz w:val="20"/>
        </w:rPr>
        <w:t xml:space="preserve"> </w:t>
      </w:r>
      <w:r>
        <w:rPr>
          <w:spacing w:val="-2"/>
          <w:sz w:val="20"/>
        </w:rPr>
        <w:t>and</w:t>
      </w:r>
      <w:r>
        <w:rPr>
          <w:spacing w:val="-5"/>
          <w:sz w:val="20"/>
        </w:rPr>
        <w:t xml:space="preserve"> </w:t>
      </w:r>
      <w:r>
        <w:rPr>
          <w:spacing w:val="-2"/>
          <w:sz w:val="20"/>
        </w:rPr>
        <w:t>Daniel</w:t>
      </w:r>
      <w:r>
        <w:rPr>
          <w:spacing w:val="-5"/>
          <w:sz w:val="20"/>
        </w:rPr>
        <w:t xml:space="preserve"> </w:t>
      </w:r>
      <w:r>
        <w:rPr>
          <w:spacing w:val="-2"/>
          <w:sz w:val="20"/>
        </w:rPr>
        <w:t>Waldenström.</w:t>
      </w:r>
      <w:r>
        <w:rPr>
          <w:spacing w:val="-5"/>
          <w:sz w:val="20"/>
        </w:rPr>
        <w:t xml:space="preserve"> </w:t>
      </w:r>
      <w:r>
        <w:rPr>
          <w:spacing w:val="-2"/>
          <w:sz w:val="20"/>
        </w:rPr>
        <w:t>“Long-Run</w:t>
      </w:r>
      <w:r>
        <w:rPr>
          <w:spacing w:val="-5"/>
          <w:sz w:val="20"/>
        </w:rPr>
        <w:t xml:space="preserve"> </w:t>
      </w:r>
      <w:r>
        <w:rPr>
          <w:spacing w:val="-2"/>
          <w:sz w:val="20"/>
        </w:rPr>
        <w:t>Trends</w:t>
      </w:r>
      <w:r>
        <w:rPr>
          <w:spacing w:val="-5"/>
          <w:sz w:val="20"/>
        </w:rPr>
        <w:t xml:space="preserve"> </w:t>
      </w:r>
      <w:r>
        <w:rPr>
          <w:spacing w:val="-2"/>
          <w:sz w:val="20"/>
        </w:rPr>
        <w:t>in</w:t>
      </w:r>
      <w:r>
        <w:rPr>
          <w:spacing w:val="-5"/>
          <w:sz w:val="20"/>
        </w:rPr>
        <w:t xml:space="preserve"> </w:t>
      </w:r>
      <w:r>
        <w:rPr>
          <w:spacing w:val="-2"/>
          <w:sz w:val="20"/>
        </w:rPr>
        <w:t>the</w:t>
      </w:r>
      <w:r>
        <w:rPr>
          <w:spacing w:val="-5"/>
          <w:sz w:val="20"/>
        </w:rPr>
        <w:t xml:space="preserve"> </w:t>
      </w:r>
      <w:r>
        <w:rPr>
          <w:spacing w:val="-2"/>
          <w:sz w:val="20"/>
        </w:rPr>
        <w:t>Distribution</w:t>
      </w:r>
      <w:r>
        <w:rPr>
          <w:spacing w:val="-5"/>
          <w:sz w:val="20"/>
        </w:rPr>
        <w:t xml:space="preserve"> </w:t>
      </w:r>
      <w:r>
        <w:rPr>
          <w:spacing w:val="-2"/>
          <w:sz w:val="20"/>
        </w:rPr>
        <w:t>of</w:t>
      </w:r>
      <w:r>
        <w:rPr>
          <w:spacing w:val="-5"/>
          <w:sz w:val="20"/>
        </w:rPr>
        <w:t xml:space="preserve"> </w:t>
      </w:r>
      <w:r>
        <w:rPr>
          <w:spacing w:val="-2"/>
          <w:sz w:val="20"/>
        </w:rPr>
        <w:t>Income</w:t>
      </w:r>
      <w:r>
        <w:rPr>
          <w:spacing w:val="-5"/>
          <w:sz w:val="20"/>
        </w:rPr>
        <w:t xml:space="preserve"> </w:t>
      </w:r>
      <w:r>
        <w:rPr>
          <w:spacing w:val="-2"/>
          <w:sz w:val="20"/>
        </w:rPr>
        <w:t>and</w:t>
      </w:r>
      <w:r>
        <w:rPr>
          <w:spacing w:val="-5"/>
          <w:sz w:val="20"/>
        </w:rPr>
        <w:t xml:space="preserve"> </w:t>
      </w:r>
      <w:r>
        <w:rPr>
          <w:spacing w:val="-2"/>
          <w:sz w:val="20"/>
        </w:rPr>
        <w:t xml:space="preserve">Wealth”. </w:t>
      </w:r>
      <w:r>
        <w:rPr>
          <w:sz w:val="20"/>
        </w:rPr>
        <w:t xml:space="preserve">In: </w:t>
      </w:r>
      <w:r>
        <w:rPr>
          <w:i/>
          <w:sz w:val="20"/>
        </w:rPr>
        <w:t>Handbook of Income Distribution</w:t>
      </w:r>
      <w:r>
        <w:rPr>
          <w:sz w:val="20"/>
        </w:rPr>
        <w:t xml:space="preserve">. Ed. by Anthony B. Atkinson and François Bourguignon. Vol. 2. Amsterdam: North-Holland, 2015. Chap. 7, pp. 469–592. </w:t>
      </w:r>
      <w:proofErr w:type="spellStart"/>
      <w:r>
        <w:rPr>
          <w:sz w:val="20"/>
        </w:rPr>
        <w:t>isbn</w:t>
      </w:r>
      <w:proofErr w:type="spellEnd"/>
      <w:r>
        <w:rPr>
          <w:sz w:val="20"/>
        </w:rPr>
        <w:t xml:space="preserve">: 978-0-444-59430-3. </w:t>
      </w:r>
      <w:proofErr w:type="spellStart"/>
      <w:r>
        <w:rPr>
          <w:sz w:val="20"/>
        </w:rPr>
        <w:t>doi</w:t>
      </w:r>
      <w:proofErr w:type="spellEnd"/>
      <w:r>
        <w:rPr>
          <w:sz w:val="20"/>
        </w:rPr>
        <w:t xml:space="preserve">: </w:t>
      </w:r>
      <w:hyperlink r:id="rId297">
        <w:r>
          <w:rPr>
            <w:color w:val="0000FF"/>
            <w:sz w:val="20"/>
          </w:rPr>
          <w:t>10.1016/B978-</w:t>
        </w:r>
      </w:hyperlink>
    </w:p>
    <w:p w14:paraId="70D98867" w14:textId="77777777" w:rsidR="00620CF6" w:rsidRDefault="00000000">
      <w:pPr>
        <w:pStyle w:val="BodyText"/>
        <w:spacing w:line="268" w:lineRule="exact"/>
        <w:ind w:left="726"/>
        <w:jc w:val="both"/>
      </w:pPr>
      <w:hyperlink r:id="rId298">
        <w:r>
          <w:rPr>
            <w:color w:val="0000FF"/>
          </w:rPr>
          <w:t>0-444-59428-0.00008-4</w:t>
        </w:r>
      </w:hyperlink>
      <w:r>
        <w:t>.</w:t>
      </w:r>
      <w:r>
        <w:rPr>
          <w:spacing w:val="53"/>
        </w:rPr>
        <w:t xml:space="preserve">  </w:t>
      </w:r>
      <w:r>
        <w:t>url:</w:t>
      </w:r>
      <w:r>
        <w:rPr>
          <w:spacing w:val="53"/>
        </w:rPr>
        <w:t xml:space="preserve">  </w:t>
      </w:r>
      <w:hyperlink r:id="rId299">
        <w:r>
          <w:rPr>
            <w:color w:val="0000FF"/>
          </w:rPr>
          <w:t>https://doi.org/10.1016/B978-0-444-59428-0.00008-</w:t>
        </w:r>
        <w:r>
          <w:rPr>
            <w:color w:val="0000FF"/>
            <w:spacing w:val="-5"/>
          </w:rPr>
          <w:t>4</w:t>
        </w:r>
      </w:hyperlink>
      <w:r>
        <w:rPr>
          <w:spacing w:val="-5"/>
        </w:rPr>
        <w:t>.</w:t>
      </w:r>
    </w:p>
    <w:p w14:paraId="6452BF44" w14:textId="77777777" w:rsidR="00620CF6" w:rsidRDefault="00000000">
      <w:pPr>
        <w:pStyle w:val="ListParagraph"/>
        <w:numPr>
          <w:ilvl w:val="0"/>
          <w:numId w:val="1"/>
        </w:numPr>
        <w:tabs>
          <w:tab w:val="left" w:pos="726"/>
        </w:tabs>
        <w:spacing w:before="208" w:line="355" w:lineRule="auto"/>
        <w:ind w:hanging="609"/>
        <w:jc w:val="both"/>
        <w:rPr>
          <w:sz w:val="20"/>
        </w:rPr>
      </w:pPr>
      <w:bookmarkStart w:id="955" w:name="_bookmark236"/>
      <w:bookmarkEnd w:id="955"/>
      <w:r>
        <w:rPr>
          <w:spacing w:val="-4"/>
          <w:sz w:val="20"/>
        </w:rPr>
        <w:t xml:space="preserve">Jesper Roine and Daniel Waldenström. “Wealth Concentration over the Path of Development: Sweden, </w:t>
      </w:r>
      <w:r>
        <w:rPr>
          <w:w w:val="105"/>
          <w:sz w:val="20"/>
        </w:rPr>
        <w:t>1873–2006”.</w:t>
      </w:r>
      <w:r>
        <w:rPr>
          <w:spacing w:val="-13"/>
          <w:w w:val="105"/>
          <w:sz w:val="20"/>
        </w:rPr>
        <w:t xml:space="preserve"> </w:t>
      </w:r>
      <w:r>
        <w:rPr>
          <w:w w:val="105"/>
          <w:sz w:val="20"/>
        </w:rPr>
        <w:t>In:</w:t>
      </w:r>
      <w:r>
        <w:rPr>
          <w:spacing w:val="-13"/>
          <w:w w:val="105"/>
          <w:sz w:val="20"/>
        </w:rPr>
        <w:t xml:space="preserve"> </w:t>
      </w:r>
      <w:r>
        <w:rPr>
          <w:i/>
          <w:w w:val="105"/>
          <w:sz w:val="20"/>
        </w:rPr>
        <w:t>The</w:t>
      </w:r>
      <w:r>
        <w:rPr>
          <w:i/>
          <w:spacing w:val="-10"/>
          <w:w w:val="105"/>
          <w:sz w:val="20"/>
        </w:rPr>
        <w:t xml:space="preserve"> </w:t>
      </w:r>
      <w:r>
        <w:rPr>
          <w:i/>
          <w:w w:val="105"/>
          <w:sz w:val="20"/>
        </w:rPr>
        <w:t>Scandinavian</w:t>
      </w:r>
      <w:r>
        <w:rPr>
          <w:i/>
          <w:spacing w:val="-11"/>
          <w:w w:val="105"/>
          <w:sz w:val="20"/>
        </w:rPr>
        <w:t xml:space="preserve"> </w:t>
      </w:r>
      <w:r>
        <w:rPr>
          <w:i/>
          <w:w w:val="105"/>
          <w:sz w:val="20"/>
        </w:rPr>
        <w:t>Journal</w:t>
      </w:r>
      <w:r>
        <w:rPr>
          <w:i/>
          <w:spacing w:val="-10"/>
          <w:w w:val="105"/>
          <w:sz w:val="20"/>
        </w:rPr>
        <w:t xml:space="preserve"> </w:t>
      </w:r>
      <w:r>
        <w:rPr>
          <w:i/>
          <w:w w:val="105"/>
          <w:sz w:val="20"/>
        </w:rPr>
        <w:t>of</w:t>
      </w:r>
      <w:r>
        <w:rPr>
          <w:i/>
          <w:spacing w:val="-10"/>
          <w:w w:val="105"/>
          <w:sz w:val="20"/>
        </w:rPr>
        <w:t xml:space="preserve"> </w:t>
      </w:r>
      <w:r>
        <w:rPr>
          <w:i/>
          <w:w w:val="105"/>
          <w:sz w:val="20"/>
        </w:rPr>
        <w:t>Economics</w:t>
      </w:r>
      <w:r>
        <w:rPr>
          <w:i/>
          <w:spacing w:val="-12"/>
          <w:w w:val="105"/>
          <w:sz w:val="20"/>
        </w:rPr>
        <w:t xml:space="preserve"> </w:t>
      </w:r>
      <w:r>
        <w:rPr>
          <w:w w:val="105"/>
          <w:sz w:val="20"/>
        </w:rPr>
        <w:t>111.1</w:t>
      </w:r>
      <w:r>
        <w:rPr>
          <w:spacing w:val="-13"/>
          <w:w w:val="105"/>
          <w:sz w:val="20"/>
        </w:rPr>
        <w:t xml:space="preserve"> </w:t>
      </w:r>
      <w:r>
        <w:rPr>
          <w:w w:val="105"/>
          <w:sz w:val="20"/>
        </w:rPr>
        <w:t>(Mar.</w:t>
      </w:r>
      <w:r>
        <w:rPr>
          <w:spacing w:val="-13"/>
          <w:w w:val="105"/>
          <w:sz w:val="20"/>
        </w:rPr>
        <w:t xml:space="preserve"> </w:t>
      </w:r>
      <w:r>
        <w:rPr>
          <w:w w:val="105"/>
          <w:sz w:val="20"/>
        </w:rPr>
        <w:t>2009),</w:t>
      </w:r>
      <w:r>
        <w:rPr>
          <w:spacing w:val="-13"/>
          <w:w w:val="105"/>
          <w:sz w:val="20"/>
        </w:rPr>
        <w:t xml:space="preserve"> </w:t>
      </w:r>
      <w:r>
        <w:rPr>
          <w:w w:val="105"/>
          <w:sz w:val="20"/>
        </w:rPr>
        <w:t>pp.</w:t>
      </w:r>
      <w:r>
        <w:rPr>
          <w:spacing w:val="-13"/>
          <w:w w:val="105"/>
          <w:sz w:val="20"/>
        </w:rPr>
        <w:t xml:space="preserve"> </w:t>
      </w:r>
      <w:r>
        <w:rPr>
          <w:w w:val="105"/>
          <w:sz w:val="20"/>
        </w:rPr>
        <w:t>151–187.</w:t>
      </w:r>
      <w:r>
        <w:rPr>
          <w:spacing w:val="-13"/>
          <w:w w:val="105"/>
          <w:sz w:val="20"/>
        </w:rPr>
        <w:t xml:space="preserve"> </w:t>
      </w:r>
      <w:proofErr w:type="spellStart"/>
      <w:r>
        <w:rPr>
          <w:w w:val="105"/>
          <w:sz w:val="20"/>
        </w:rPr>
        <w:t>doi</w:t>
      </w:r>
      <w:proofErr w:type="spellEnd"/>
      <w:r>
        <w:rPr>
          <w:w w:val="105"/>
          <w:sz w:val="20"/>
        </w:rPr>
        <w:t>:</w:t>
      </w:r>
      <w:r>
        <w:rPr>
          <w:spacing w:val="-13"/>
          <w:w w:val="105"/>
          <w:sz w:val="20"/>
        </w:rPr>
        <w:t xml:space="preserve"> </w:t>
      </w:r>
      <w:hyperlink r:id="rId300">
        <w:r>
          <w:rPr>
            <w:color w:val="0000FF"/>
            <w:w w:val="105"/>
            <w:sz w:val="20"/>
          </w:rPr>
          <w:t>10.1111/</w:t>
        </w:r>
      </w:hyperlink>
      <w:r>
        <w:rPr>
          <w:color w:val="0000FF"/>
          <w:w w:val="105"/>
          <w:sz w:val="20"/>
        </w:rPr>
        <w:t xml:space="preserve"> </w:t>
      </w:r>
      <w:hyperlink r:id="rId301">
        <w:r>
          <w:rPr>
            <w:color w:val="0000FF"/>
            <w:w w:val="105"/>
            <w:sz w:val="20"/>
          </w:rPr>
          <w:t>j.1467-9442.2008.01558.x</w:t>
        </w:r>
      </w:hyperlink>
      <w:r>
        <w:rPr>
          <w:w w:val="105"/>
          <w:sz w:val="20"/>
        </w:rPr>
        <w:t xml:space="preserve">. url: </w:t>
      </w:r>
      <w:hyperlink r:id="rId302">
        <w:r>
          <w:rPr>
            <w:color w:val="0000FF"/>
            <w:w w:val="105"/>
            <w:sz w:val="20"/>
          </w:rPr>
          <w:t>https://doi.org/10.1111/j.1467-9442.2008.01558.x</w:t>
        </w:r>
      </w:hyperlink>
      <w:r>
        <w:rPr>
          <w:w w:val="105"/>
          <w:sz w:val="20"/>
        </w:rPr>
        <w:t>.</w:t>
      </w:r>
    </w:p>
    <w:p w14:paraId="55808A9D" w14:textId="77777777" w:rsidR="00620CF6" w:rsidRDefault="00000000">
      <w:pPr>
        <w:pStyle w:val="ListParagraph"/>
        <w:numPr>
          <w:ilvl w:val="0"/>
          <w:numId w:val="1"/>
        </w:numPr>
        <w:tabs>
          <w:tab w:val="left" w:pos="726"/>
        </w:tabs>
        <w:spacing w:before="78" w:line="355" w:lineRule="auto"/>
        <w:ind w:hanging="609"/>
        <w:jc w:val="both"/>
        <w:rPr>
          <w:sz w:val="20"/>
        </w:rPr>
      </w:pPr>
      <w:bookmarkStart w:id="956" w:name="_bookmark237"/>
      <w:bookmarkEnd w:id="956"/>
      <w:r>
        <w:rPr>
          <w:w w:val="105"/>
          <w:sz w:val="20"/>
        </w:rPr>
        <w:t>Emmanuel</w:t>
      </w:r>
      <w:r>
        <w:rPr>
          <w:spacing w:val="-14"/>
          <w:w w:val="105"/>
          <w:sz w:val="20"/>
        </w:rPr>
        <w:t xml:space="preserve"> </w:t>
      </w:r>
      <w:r>
        <w:rPr>
          <w:w w:val="105"/>
          <w:sz w:val="20"/>
        </w:rPr>
        <w:t>Saez</w:t>
      </w:r>
      <w:r>
        <w:rPr>
          <w:spacing w:val="-13"/>
          <w:w w:val="105"/>
          <w:sz w:val="20"/>
        </w:rPr>
        <w:t xml:space="preserve"> </w:t>
      </w:r>
      <w:r>
        <w:rPr>
          <w:w w:val="105"/>
          <w:sz w:val="20"/>
        </w:rPr>
        <w:t>and</w:t>
      </w:r>
      <w:r>
        <w:rPr>
          <w:spacing w:val="-13"/>
          <w:w w:val="105"/>
          <w:sz w:val="20"/>
        </w:rPr>
        <w:t xml:space="preserve"> </w:t>
      </w:r>
      <w:r>
        <w:rPr>
          <w:w w:val="105"/>
          <w:sz w:val="20"/>
        </w:rPr>
        <w:t>Gabriel</w:t>
      </w:r>
      <w:r>
        <w:rPr>
          <w:spacing w:val="-13"/>
          <w:w w:val="105"/>
          <w:sz w:val="20"/>
        </w:rPr>
        <w:t xml:space="preserve"> </w:t>
      </w:r>
      <w:r>
        <w:rPr>
          <w:w w:val="105"/>
          <w:sz w:val="20"/>
        </w:rPr>
        <w:t>Zucman.</w:t>
      </w:r>
      <w:r>
        <w:rPr>
          <w:spacing w:val="-13"/>
          <w:w w:val="105"/>
          <w:sz w:val="20"/>
        </w:rPr>
        <w:t xml:space="preserve"> </w:t>
      </w:r>
      <w:r>
        <w:rPr>
          <w:w w:val="105"/>
          <w:sz w:val="20"/>
        </w:rPr>
        <w:t>“Progressive</w:t>
      </w:r>
      <w:r>
        <w:rPr>
          <w:spacing w:val="-13"/>
          <w:w w:val="105"/>
          <w:sz w:val="20"/>
        </w:rPr>
        <w:t xml:space="preserve"> </w:t>
      </w:r>
      <w:r>
        <w:rPr>
          <w:w w:val="105"/>
          <w:sz w:val="20"/>
        </w:rPr>
        <w:t>Wealth</w:t>
      </w:r>
      <w:r>
        <w:rPr>
          <w:spacing w:val="-13"/>
          <w:w w:val="105"/>
          <w:sz w:val="20"/>
        </w:rPr>
        <w:t xml:space="preserve"> </w:t>
      </w:r>
      <w:r>
        <w:rPr>
          <w:w w:val="105"/>
          <w:sz w:val="20"/>
        </w:rPr>
        <w:t>Taxation”.</w:t>
      </w:r>
      <w:r>
        <w:rPr>
          <w:spacing w:val="-13"/>
          <w:w w:val="105"/>
          <w:sz w:val="20"/>
        </w:rPr>
        <w:t xml:space="preserve"> </w:t>
      </w:r>
      <w:r>
        <w:rPr>
          <w:w w:val="105"/>
          <w:sz w:val="20"/>
        </w:rPr>
        <w:t>In:</w:t>
      </w:r>
      <w:r>
        <w:rPr>
          <w:spacing w:val="-14"/>
          <w:w w:val="105"/>
          <w:sz w:val="20"/>
        </w:rPr>
        <w:t xml:space="preserve"> </w:t>
      </w:r>
      <w:r>
        <w:rPr>
          <w:i/>
          <w:w w:val="105"/>
          <w:sz w:val="20"/>
        </w:rPr>
        <w:t>Brookings</w:t>
      </w:r>
      <w:r>
        <w:rPr>
          <w:i/>
          <w:spacing w:val="-13"/>
          <w:w w:val="105"/>
          <w:sz w:val="20"/>
        </w:rPr>
        <w:t xml:space="preserve"> </w:t>
      </w:r>
      <w:r>
        <w:rPr>
          <w:i/>
          <w:w w:val="105"/>
          <w:sz w:val="20"/>
        </w:rPr>
        <w:t>Paper</w:t>
      </w:r>
      <w:r>
        <w:rPr>
          <w:i/>
          <w:spacing w:val="-13"/>
          <w:w w:val="105"/>
          <w:sz w:val="20"/>
        </w:rPr>
        <w:t xml:space="preserve"> </w:t>
      </w:r>
      <w:r>
        <w:rPr>
          <w:i/>
          <w:w w:val="105"/>
          <w:sz w:val="20"/>
        </w:rPr>
        <w:t>on</w:t>
      </w:r>
      <w:r>
        <w:rPr>
          <w:i/>
          <w:spacing w:val="-13"/>
          <w:w w:val="105"/>
          <w:sz w:val="20"/>
        </w:rPr>
        <w:t xml:space="preserve"> </w:t>
      </w:r>
      <w:r>
        <w:rPr>
          <w:i/>
          <w:w w:val="105"/>
          <w:sz w:val="20"/>
        </w:rPr>
        <w:t xml:space="preserve">Eco- nomic Activity </w:t>
      </w:r>
      <w:r>
        <w:rPr>
          <w:w w:val="105"/>
          <w:sz w:val="20"/>
        </w:rPr>
        <w:t xml:space="preserve">Fall (2019), pp. 437–533. </w:t>
      </w:r>
      <w:proofErr w:type="spellStart"/>
      <w:r>
        <w:rPr>
          <w:w w:val="105"/>
          <w:sz w:val="20"/>
        </w:rPr>
        <w:t>doi</w:t>
      </w:r>
      <w:proofErr w:type="spellEnd"/>
      <w:r>
        <w:rPr>
          <w:w w:val="105"/>
          <w:sz w:val="20"/>
        </w:rPr>
        <w:t xml:space="preserve">: </w:t>
      </w:r>
      <w:hyperlink r:id="rId303">
        <w:r>
          <w:rPr>
            <w:color w:val="0000FF"/>
            <w:w w:val="105"/>
            <w:sz w:val="20"/>
          </w:rPr>
          <w:t>10.1353/eca.2019.0017</w:t>
        </w:r>
      </w:hyperlink>
      <w:r>
        <w:rPr>
          <w:w w:val="105"/>
          <w:sz w:val="20"/>
        </w:rPr>
        <w:t xml:space="preserve">. url: </w:t>
      </w:r>
      <w:hyperlink r:id="rId304">
        <w:r>
          <w:rPr>
            <w:color w:val="0000FF"/>
            <w:w w:val="105"/>
            <w:sz w:val="20"/>
          </w:rPr>
          <w:t>https://doi.org/10.1353/</w:t>
        </w:r>
      </w:hyperlink>
      <w:r>
        <w:rPr>
          <w:color w:val="0000FF"/>
          <w:w w:val="105"/>
          <w:sz w:val="20"/>
        </w:rPr>
        <w:t xml:space="preserve"> </w:t>
      </w:r>
      <w:hyperlink r:id="rId305">
        <w:r>
          <w:rPr>
            <w:color w:val="0000FF"/>
            <w:spacing w:val="-2"/>
            <w:w w:val="105"/>
            <w:sz w:val="20"/>
          </w:rPr>
          <w:t>eca.2019.0017</w:t>
        </w:r>
      </w:hyperlink>
      <w:r>
        <w:rPr>
          <w:spacing w:val="-2"/>
          <w:w w:val="105"/>
          <w:sz w:val="20"/>
        </w:rPr>
        <w:t>.</w:t>
      </w:r>
    </w:p>
    <w:p w14:paraId="3F528CFD" w14:textId="77777777" w:rsidR="00620CF6" w:rsidRDefault="00000000">
      <w:pPr>
        <w:pStyle w:val="ListParagraph"/>
        <w:numPr>
          <w:ilvl w:val="0"/>
          <w:numId w:val="1"/>
        </w:numPr>
        <w:tabs>
          <w:tab w:val="left" w:pos="726"/>
        </w:tabs>
        <w:spacing w:before="77" w:line="355" w:lineRule="auto"/>
        <w:ind w:hanging="609"/>
        <w:jc w:val="both"/>
        <w:rPr>
          <w:sz w:val="20"/>
        </w:rPr>
      </w:pPr>
      <w:bookmarkStart w:id="957" w:name="_bookmark238"/>
      <w:bookmarkEnd w:id="957"/>
      <w:r>
        <w:rPr>
          <w:spacing w:val="-4"/>
          <w:sz w:val="20"/>
        </w:rPr>
        <w:t>Emmanuel</w:t>
      </w:r>
      <w:r>
        <w:rPr>
          <w:spacing w:val="-5"/>
          <w:sz w:val="20"/>
        </w:rPr>
        <w:t xml:space="preserve"> </w:t>
      </w:r>
      <w:r>
        <w:rPr>
          <w:spacing w:val="-4"/>
          <w:sz w:val="20"/>
        </w:rPr>
        <w:t>Saez</w:t>
      </w:r>
      <w:r>
        <w:rPr>
          <w:spacing w:val="-5"/>
          <w:sz w:val="20"/>
        </w:rPr>
        <w:t xml:space="preserve"> </w:t>
      </w:r>
      <w:r>
        <w:rPr>
          <w:spacing w:val="-4"/>
          <w:sz w:val="20"/>
        </w:rPr>
        <w:t>and</w:t>
      </w:r>
      <w:r>
        <w:rPr>
          <w:spacing w:val="-5"/>
          <w:sz w:val="20"/>
        </w:rPr>
        <w:t xml:space="preserve"> </w:t>
      </w:r>
      <w:r>
        <w:rPr>
          <w:spacing w:val="-4"/>
          <w:sz w:val="20"/>
        </w:rPr>
        <w:t>Gabriel</w:t>
      </w:r>
      <w:r>
        <w:rPr>
          <w:spacing w:val="-5"/>
          <w:sz w:val="20"/>
        </w:rPr>
        <w:t xml:space="preserve"> </w:t>
      </w:r>
      <w:r>
        <w:rPr>
          <w:spacing w:val="-4"/>
          <w:sz w:val="20"/>
        </w:rPr>
        <w:t>Zucman.</w:t>
      </w:r>
      <w:r>
        <w:rPr>
          <w:spacing w:val="-5"/>
          <w:sz w:val="20"/>
        </w:rPr>
        <w:t xml:space="preserve"> </w:t>
      </w:r>
      <w:r>
        <w:rPr>
          <w:spacing w:val="-4"/>
          <w:sz w:val="20"/>
        </w:rPr>
        <w:t>“The</w:t>
      </w:r>
      <w:r>
        <w:rPr>
          <w:spacing w:val="-5"/>
          <w:sz w:val="20"/>
        </w:rPr>
        <w:t xml:space="preserve"> </w:t>
      </w:r>
      <w:r>
        <w:rPr>
          <w:spacing w:val="-4"/>
          <w:sz w:val="20"/>
        </w:rPr>
        <w:t>Rise</w:t>
      </w:r>
      <w:r>
        <w:rPr>
          <w:spacing w:val="-5"/>
          <w:sz w:val="20"/>
        </w:rPr>
        <w:t xml:space="preserve"> </w:t>
      </w:r>
      <w:r>
        <w:rPr>
          <w:spacing w:val="-4"/>
          <w:sz w:val="20"/>
        </w:rPr>
        <w:t>of</w:t>
      </w:r>
      <w:r>
        <w:rPr>
          <w:spacing w:val="-5"/>
          <w:sz w:val="20"/>
        </w:rPr>
        <w:t xml:space="preserve"> </w:t>
      </w:r>
      <w:r>
        <w:rPr>
          <w:spacing w:val="-4"/>
          <w:sz w:val="20"/>
        </w:rPr>
        <w:t>Income</w:t>
      </w:r>
      <w:r>
        <w:rPr>
          <w:spacing w:val="-5"/>
          <w:sz w:val="20"/>
        </w:rPr>
        <w:t xml:space="preserve"> </w:t>
      </w:r>
      <w:r>
        <w:rPr>
          <w:spacing w:val="-4"/>
          <w:sz w:val="20"/>
        </w:rPr>
        <w:t>and</w:t>
      </w:r>
      <w:r>
        <w:rPr>
          <w:spacing w:val="-5"/>
          <w:sz w:val="20"/>
        </w:rPr>
        <w:t xml:space="preserve"> </w:t>
      </w:r>
      <w:r>
        <w:rPr>
          <w:spacing w:val="-4"/>
          <w:sz w:val="20"/>
        </w:rPr>
        <w:t>Wealth</w:t>
      </w:r>
      <w:r>
        <w:rPr>
          <w:spacing w:val="-5"/>
          <w:sz w:val="20"/>
        </w:rPr>
        <w:t xml:space="preserve"> </w:t>
      </w:r>
      <w:r>
        <w:rPr>
          <w:spacing w:val="-4"/>
          <w:sz w:val="20"/>
        </w:rPr>
        <w:t>Inequality</w:t>
      </w:r>
      <w:r>
        <w:rPr>
          <w:spacing w:val="-5"/>
          <w:sz w:val="20"/>
        </w:rPr>
        <w:t xml:space="preserve"> </w:t>
      </w:r>
      <w:r>
        <w:rPr>
          <w:spacing w:val="-4"/>
          <w:sz w:val="20"/>
        </w:rPr>
        <w:t>in</w:t>
      </w:r>
      <w:r>
        <w:rPr>
          <w:spacing w:val="-5"/>
          <w:sz w:val="20"/>
        </w:rPr>
        <w:t xml:space="preserve"> </w:t>
      </w:r>
      <w:r>
        <w:rPr>
          <w:spacing w:val="-4"/>
          <w:sz w:val="20"/>
        </w:rPr>
        <w:t>America:</w:t>
      </w:r>
      <w:r>
        <w:rPr>
          <w:spacing w:val="-5"/>
          <w:sz w:val="20"/>
        </w:rPr>
        <w:t xml:space="preserve"> </w:t>
      </w:r>
      <w:r>
        <w:rPr>
          <w:spacing w:val="-4"/>
          <w:sz w:val="20"/>
        </w:rPr>
        <w:t xml:space="preserve">Evidence </w:t>
      </w:r>
      <w:r>
        <w:rPr>
          <w:sz w:val="20"/>
        </w:rPr>
        <w:t xml:space="preserve">from Distributional Macroeconomic Accounts”. In: </w:t>
      </w:r>
      <w:r>
        <w:rPr>
          <w:i/>
          <w:sz w:val="20"/>
        </w:rPr>
        <w:t xml:space="preserve">Journal of Economic Perspectives </w:t>
      </w:r>
      <w:r>
        <w:rPr>
          <w:sz w:val="20"/>
        </w:rPr>
        <w:t>34.4 (Sept. 2020),</w:t>
      </w:r>
    </w:p>
    <w:p w14:paraId="5CF7AB96" w14:textId="77777777" w:rsidR="00620CF6" w:rsidRDefault="00000000">
      <w:pPr>
        <w:pStyle w:val="BodyText"/>
        <w:spacing w:line="268" w:lineRule="exact"/>
        <w:ind w:left="726"/>
        <w:jc w:val="both"/>
      </w:pPr>
      <w:r>
        <w:rPr>
          <w:w w:val="110"/>
        </w:rPr>
        <w:t>pp.</w:t>
      </w:r>
      <w:r>
        <w:rPr>
          <w:spacing w:val="-7"/>
          <w:w w:val="110"/>
        </w:rPr>
        <w:t xml:space="preserve"> </w:t>
      </w:r>
      <w:r>
        <w:rPr>
          <w:w w:val="110"/>
        </w:rPr>
        <w:t>3–26.</w:t>
      </w:r>
      <w:r>
        <w:rPr>
          <w:spacing w:val="-6"/>
          <w:w w:val="110"/>
        </w:rPr>
        <w:t xml:space="preserve"> </w:t>
      </w:r>
      <w:proofErr w:type="spellStart"/>
      <w:r>
        <w:rPr>
          <w:w w:val="110"/>
        </w:rPr>
        <w:t>doi</w:t>
      </w:r>
      <w:proofErr w:type="spellEnd"/>
      <w:r>
        <w:rPr>
          <w:w w:val="110"/>
        </w:rPr>
        <w:t>:</w:t>
      </w:r>
      <w:r>
        <w:rPr>
          <w:spacing w:val="-6"/>
          <w:w w:val="110"/>
        </w:rPr>
        <w:t xml:space="preserve"> </w:t>
      </w:r>
      <w:hyperlink r:id="rId306">
        <w:r>
          <w:rPr>
            <w:color w:val="0000FF"/>
            <w:w w:val="110"/>
          </w:rPr>
          <w:t>10.1257/JEP.34.4.3</w:t>
        </w:r>
      </w:hyperlink>
      <w:r>
        <w:rPr>
          <w:w w:val="110"/>
        </w:rPr>
        <w:t>.</w:t>
      </w:r>
      <w:r>
        <w:rPr>
          <w:spacing w:val="-6"/>
          <w:w w:val="110"/>
        </w:rPr>
        <w:t xml:space="preserve"> </w:t>
      </w:r>
      <w:r>
        <w:rPr>
          <w:w w:val="110"/>
        </w:rPr>
        <w:t>url:</w:t>
      </w:r>
      <w:r>
        <w:rPr>
          <w:spacing w:val="-6"/>
          <w:w w:val="110"/>
        </w:rPr>
        <w:t xml:space="preserve"> </w:t>
      </w:r>
      <w:hyperlink r:id="rId307">
        <w:r>
          <w:rPr>
            <w:color w:val="0000FF"/>
            <w:spacing w:val="-2"/>
            <w:w w:val="110"/>
          </w:rPr>
          <w:t>https://doi.org/10.1257/jep.34.4.3</w:t>
        </w:r>
      </w:hyperlink>
      <w:r>
        <w:rPr>
          <w:spacing w:val="-2"/>
          <w:w w:val="110"/>
        </w:rPr>
        <w:t>.</w:t>
      </w:r>
    </w:p>
    <w:p w14:paraId="247E85FE" w14:textId="77777777" w:rsidR="00620CF6" w:rsidRDefault="00000000">
      <w:pPr>
        <w:pStyle w:val="ListParagraph"/>
        <w:numPr>
          <w:ilvl w:val="0"/>
          <w:numId w:val="1"/>
        </w:numPr>
        <w:tabs>
          <w:tab w:val="left" w:pos="726"/>
        </w:tabs>
        <w:spacing w:before="209" w:line="355" w:lineRule="auto"/>
        <w:ind w:hanging="609"/>
        <w:jc w:val="both"/>
        <w:rPr>
          <w:sz w:val="20"/>
        </w:rPr>
      </w:pPr>
      <w:bookmarkStart w:id="958" w:name="_bookmark239"/>
      <w:bookmarkEnd w:id="958"/>
      <w:r>
        <w:rPr>
          <w:w w:val="105"/>
          <w:sz w:val="20"/>
        </w:rPr>
        <w:t>Emmanuel</w:t>
      </w:r>
      <w:r>
        <w:rPr>
          <w:spacing w:val="-14"/>
          <w:w w:val="105"/>
          <w:sz w:val="20"/>
        </w:rPr>
        <w:t xml:space="preserve"> </w:t>
      </w:r>
      <w:r>
        <w:rPr>
          <w:w w:val="105"/>
          <w:sz w:val="20"/>
        </w:rPr>
        <w:t>Saez</w:t>
      </w:r>
      <w:r>
        <w:rPr>
          <w:spacing w:val="-13"/>
          <w:w w:val="105"/>
          <w:sz w:val="20"/>
        </w:rPr>
        <w:t xml:space="preserve"> </w:t>
      </w:r>
      <w:r>
        <w:rPr>
          <w:w w:val="105"/>
          <w:sz w:val="20"/>
        </w:rPr>
        <w:t>and</w:t>
      </w:r>
      <w:r>
        <w:rPr>
          <w:spacing w:val="-13"/>
          <w:w w:val="105"/>
          <w:sz w:val="20"/>
        </w:rPr>
        <w:t xml:space="preserve"> </w:t>
      </w:r>
      <w:r>
        <w:rPr>
          <w:w w:val="105"/>
          <w:sz w:val="20"/>
        </w:rPr>
        <w:t>Gabriel</w:t>
      </w:r>
      <w:r>
        <w:rPr>
          <w:spacing w:val="-13"/>
          <w:w w:val="105"/>
          <w:sz w:val="20"/>
        </w:rPr>
        <w:t xml:space="preserve"> </w:t>
      </w:r>
      <w:r>
        <w:rPr>
          <w:w w:val="105"/>
          <w:sz w:val="20"/>
        </w:rPr>
        <w:t>Zucman.</w:t>
      </w:r>
      <w:r>
        <w:rPr>
          <w:spacing w:val="-13"/>
          <w:w w:val="105"/>
          <w:sz w:val="20"/>
        </w:rPr>
        <w:t xml:space="preserve"> </w:t>
      </w:r>
      <w:r>
        <w:rPr>
          <w:i/>
          <w:w w:val="105"/>
          <w:sz w:val="20"/>
        </w:rPr>
        <w:t>Trends</w:t>
      </w:r>
      <w:r>
        <w:rPr>
          <w:i/>
          <w:spacing w:val="-13"/>
          <w:w w:val="105"/>
          <w:sz w:val="20"/>
        </w:rPr>
        <w:t xml:space="preserve"> </w:t>
      </w:r>
      <w:r>
        <w:rPr>
          <w:i/>
          <w:w w:val="105"/>
          <w:sz w:val="20"/>
        </w:rPr>
        <w:t>in</w:t>
      </w:r>
      <w:r>
        <w:rPr>
          <w:i/>
          <w:spacing w:val="-13"/>
          <w:w w:val="105"/>
          <w:sz w:val="20"/>
        </w:rPr>
        <w:t xml:space="preserve"> </w:t>
      </w:r>
      <w:r>
        <w:rPr>
          <w:i/>
          <w:w w:val="105"/>
          <w:sz w:val="20"/>
        </w:rPr>
        <w:t>US</w:t>
      </w:r>
      <w:r>
        <w:rPr>
          <w:i/>
          <w:spacing w:val="-11"/>
          <w:w w:val="105"/>
          <w:sz w:val="20"/>
        </w:rPr>
        <w:t xml:space="preserve"> </w:t>
      </w:r>
      <w:r>
        <w:rPr>
          <w:i/>
          <w:w w:val="105"/>
          <w:sz w:val="20"/>
        </w:rPr>
        <w:t>Income</w:t>
      </w:r>
      <w:r>
        <w:rPr>
          <w:i/>
          <w:spacing w:val="-12"/>
          <w:w w:val="105"/>
          <w:sz w:val="20"/>
        </w:rPr>
        <w:t xml:space="preserve"> </w:t>
      </w:r>
      <w:r>
        <w:rPr>
          <w:i/>
          <w:w w:val="105"/>
          <w:sz w:val="20"/>
        </w:rPr>
        <w:t>and</w:t>
      </w:r>
      <w:r>
        <w:rPr>
          <w:i/>
          <w:spacing w:val="-11"/>
          <w:w w:val="105"/>
          <w:sz w:val="20"/>
        </w:rPr>
        <w:t xml:space="preserve"> </w:t>
      </w:r>
      <w:r>
        <w:rPr>
          <w:i/>
          <w:w w:val="105"/>
          <w:sz w:val="20"/>
        </w:rPr>
        <w:t>Wealth</w:t>
      </w:r>
      <w:r>
        <w:rPr>
          <w:i/>
          <w:spacing w:val="-12"/>
          <w:w w:val="105"/>
          <w:sz w:val="20"/>
        </w:rPr>
        <w:t xml:space="preserve"> </w:t>
      </w:r>
      <w:r>
        <w:rPr>
          <w:i/>
          <w:w w:val="105"/>
          <w:sz w:val="20"/>
        </w:rPr>
        <w:t>Inequality:</w:t>
      </w:r>
      <w:r>
        <w:rPr>
          <w:i/>
          <w:spacing w:val="-12"/>
          <w:w w:val="105"/>
          <w:sz w:val="20"/>
        </w:rPr>
        <w:t xml:space="preserve"> </w:t>
      </w:r>
      <w:r>
        <w:rPr>
          <w:i/>
          <w:w w:val="105"/>
          <w:sz w:val="20"/>
        </w:rPr>
        <w:t>Revising</w:t>
      </w:r>
      <w:r>
        <w:rPr>
          <w:i/>
          <w:spacing w:val="-12"/>
          <w:w w:val="105"/>
          <w:sz w:val="20"/>
        </w:rPr>
        <w:t xml:space="preserve"> </w:t>
      </w:r>
      <w:r>
        <w:rPr>
          <w:i/>
          <w:w w:val="105"/>
          <w:sz w:val="20"/>
        </w:rPr>
        <w:t>after</w:t>
      </w:r>
      <w:r>
        <w:rPr>
          <w:i/>
          <w:spacing w:val="-11"/>
          <w:w w:val="105"/>
          <w:sz w:val="20"/>
        </w:rPr>
        <w:t xml:space="preserve"> </w:t>
      </w:r>
      <w:r>
        <w:rPr>
          <w:i/>
          <w:w w:val="105"/>
          <w:sz w:val="20"/>
        </w:rPr>
        <w:t xml:space="preserve">the </w:t>
      </w:r>
      <w:r>
        <w:rPr>
          <w:i/>
          <w:sz w:val="20"/>
        </w:rPr>
        <w:t>Revisionists</w:t>
      </w:r>
      <w:r>
        <w:rPr>
          <w:sz w:val="20"/>
        </w:rPr>
        <w:t xml:space="preserve">. Working Paper 27921. National Bureau of Economic Research, Oct. 2020. </w:t>
      </w:r>
      <w:proofErr w:type="spellStart"/>
      <w:r>
        <w:rPr>
          <w:sz w:val="20"/>
        </w:rPr>
        <w:t>doi</w:t>
      </w:r>
      <w:proofErr w:type="spellEnd"/>
      <w:r>
        <w:rPr>
          <w:sz w:val="20"/>
        </w:rPr>
        <w:t xml:space="preserve">: </w:t>
      </w:r>
      <w:hyperlink r:id="rId308">
        <w:r>
          <w:rPr>
            <w:color w:val="0000FF"/>
            <w:sz w:val="20"/>
          </w:rPr>
          <w:t>10.3386/</w:t>
        </w:r>
      </w:hyperlink>
      <w:r>
        <w:rPr>
          <w:color w:val="0000FF"/>
          <w:sz w:val="20"/>
        </w:rPr>
        <w:t xml:space="preserve"> </w:t>
      </w:r>
      <w:hyperlink r:id="rId309">
        <w:r>
          <w:rPr>
            <w:color w:val="0000FF"/>
            <w:w w:val="105"/>
            <w:sz w:val="20"/>
          </w:rPr>
          <w:t>w27921</w:t>
        </w:r>
      </w:hyperlink>
      <w:r>
        <w:rPr>
          <w:w w:val="105"/>
          <w:sz w:val="20"/>
        </w:rPr>
        <w:t xml:space="preserve">. url: </w:t>
      </w:r>
      <w:hyperlink r:id="rId310">
        <w:r>
          <w:rPr>
            <w:color w:val="0000FF"/>
            <w:w w:val="105"/>
            <w:sz w:val="20"/>
          </w:rPr>
          <w:t>https://doi.org/10.3386/w27921</w:t>
        </w:r>
      </w:hyperlink>
      <w:r>
        <w:rPr>
          <w:w w:val="105"/>
          <w:sz w:val="20"/>
        </w:rPr>
        <w:t>.</w:t>
      </w:r>
    </w:p>
    <w:p w14:paraId="24E7155A" w14:textId="77777777" w:rsidR="00620CF6" w:rsidRDefault="00000000">
      <w:pPr>
        <w:pStyle w:val="ListParagraph"/>
        <w:numPr>
          <w:ilvl w:val="0"/>
          <w:numId w:val="1"/>
        </w:numPr>
        <w:tabs>
          <w:tab w:val="left" w:pos="726"/>
        </w:tabs>
        <w:spacing w:before="77" w:line="355" w:lineRule="auto"/>
        <w:ind w:hanging="609"/>
        <w:jc w:val="both"/>
        <w:rPr>
          <w:sz w:val="20"/>
        </w:rPr>
      </w:pPr>
      <w:bookmarkStart w:id="959" w:name="_bookmark240"/>
      <w:bookmarkEnd w:id="959"/>
      <w:r>
        <w:rPr>
          <w:sz w:val="20"/>
        </w:rPr>
        <w:t>Emmanuel Saez and Gabriel Zucman. “Wealth Inequality in the United States since 1913: Evidence from</w:t>
      </w:r>
      <w:r>
        <w:rPr>
          <w:spacing w:val="40"/>
          <w:sz w:val="20"/>
        </w:rPr>
        <w:t xml:space="preserve"> </w:t>
      </w:r>
      <w:r>
        <w:rPr>
          <w:sz w:val="20"/>
        </w:rPr>
        <w:t>Capitalized</w:t>
      </w:r>
      <w:r>
        <w:rPr>
          <w:spacing w:val="40"/>
          <w:sz w:val="20"/>
        </w:rPr>
        <w:t xml:space="preserve"> </w:t>
      </w:r>
      <w:r>
        <w:rPr>
          <w:sz w:val="20"/>
        </w:rPr>
        <w:t>Income</w:t>
      </w:r>
      <w:r>
        <w:rPr>
          <w:spacing w:val="40"/>
          <w:sz w:val="20"/>
        </w:rPr>
        <w:t xml:space="preserve"> </w:t>
      </w:r>
      <w:r>
        <w:rPr>
          <w:sz w:val="20"/>
        </w:rPr>
        <w:t>Tax</w:t>
      </w:r>
      <w:r>
        <w:rPr>
          <w:spacing w:val="40"/>
          <w:sz w:val="20"/>
        </w:rPr>
        <w:t xml:space="preserve"> </w:t>
      </w:r>
      <w:r>
        <w:rPr>
          <w:sz w:val="20"/>
        </w:rPr>
        <w:t>Data”.</w:t>
      </w:r>
      <w:r>
        <w:rPr>
          <w:spacing w:val="40"/>
          <w:sz w:val="20"/>
        </w:rPr>
        <w:t xml:space="preserve"> </w:t>
      </w:r>
      <w:r>
        <w:rPr>
          <w:sz w:val="20"/>
        </w:rPr>
        <w:t>In:</w:t>
      </w:r>
      <w:r>
        <w:rPr>
          <w:spacing w:val="40"/>
          <w:sz w:val="20"/>
        </w:rPr>
        <w:t xml:space="preserve"> </w:t>
      </w:r>
      <w:r>
        <w:rPr>
          <w:i/>
          <w:sz w:val="20"/>
        </w:rPr>
        <w:t>The</w:t>
      </w:r>
      <w:r>
        <w:rPr>
          <w:i/>
          <w:spacing w:val="61"/>
          <w:sz w:val="20"/>
        </w:rPr>
        <w:t xml:space="preserve"> </w:t>
      </w:r>
      <w:r>
        <w:rPr>
          <w:i/>
          <w:sz w:val="20"/>
        </w:rPr>
        <w:t>Quarterly</w:t>
      </w:r>
      <w:r>
        <w:rPr>
          <w:i/>
          <w:spacing w:val="60"/>
          <w:sz w:val="20"/>
        </w:rPr>
        <w:t xml:space="preserve"> </w:t>
      </w:r>
      <w:r>
        <w:rPr>
          <w:i/>
          <w:sz w:val="20"/>
        </w:rPr>
        <w:t>Journal</w:t>
      </w:r>
      <w:r>
        <w:rPr>
          <w:i/>
          <w:spacing w:val="61"/>
          <w:sz w:val="20"/>
        </w:rPr>
        <w:t xml:space="preserve"> </w:t>
      </w:r>
      <w:r>
        <w:rPr>
          <w:i/>
          <w:sz w:val="20"/>
        </w:rPr>
        <w:t>of</w:t>
      </w:r>
      <w:r>
        <w:rPr>
          <w:i/>
          <w:spacing w:val="61"/>
          <w:sz w:val="20"/>
        </w:rPr>
        <w:t xml:space="preserve"> </w:t>
      </w:r>
      <w:r>
        <w:rPr>
          <w:i/>
          <w:sz w:val="20"/>
        </w:rPr>
        <w:t>Economics</w:t>
      </w:r>
      <w:r>
        <w:rPr>
          <w:i/>
          <w:spacing w:val="54"/>
          <w:sz w:val="20"/>
        </w:rPr>
        <w:t xml:space="preserve"> </w:t>
      </w:r>
      <w:r>
        <w:rPr>
          <w:sz w:val="20"/>
        </w:rPr>
        <w:t>131.2</w:t>
      </w:r>
      <w:r>
        <w:rPr>
          <w:spacing w:val="40"/>
          <w:sz w:val="20"/>
        </w:rPr>
        <w:t xml:space="preserve"> </w:t>
      </w:r>
      <w:r>
        <w:rPr>
          <w:sz w:val="20"/>
        </w:rPr>
        <w:t>(May</w:t>
      </w:r>
      <w:r>
        <w:rPr>
          <w:spacing w:val="40"/>
          <w:sz w:val="20"/>
        </w:rPr>
        <w:t xml:space="preserve"> </w:t>
      </w:r>
      <w:r>
        <w:rPr>
          <w:sz w:val="20"/>
        </w:rPr>
        <w:t>2016),</w:t>
      </w:r>
    </w:p>
    <w:p w14:paraId="502ADA63" w14:textId="77777777" w:rsidR="00620CF6" w:rsidRDefault="00000000">
      <w:pPr>
        <w:pStyle w:val="BodyText"/>
        <w:spacing w:line="268" w:lineRule="exact"/>
        <w:ind w:left="726"/>
        <w:jc w:val="both"/>
      </w:pPr>
      <w:r>
        <w:t>pp.</w:t>
      </w:r>
      <w:r>
        <w:rPr>
          <w:spacing w:val="51"/>
        </w:rPr>
        <w:t xml:space="preserve"> </w:t>
      </w:r>
      <w:r>
        <w:t>519–578.</w:t>
      </w:r>
      <w:r>
        <w:rPr>
          <w:spacing w:val="52"/>
        </w:rPr>
        <w:t xml:space="preserve"> </w:t>
      </w:r>
      <w:proofErr w:type="spellStart"/>
      <w:r>
        <w:t>doi</w:t>
      </w:r>
      <w:proofErr w:type="spellEnd"/>
      <w:r>
        <w:t>:</w:t>
      </w:r>
      <w:r>
        <w:rPr>
          <w:spacing w:val="52"/>
        </w:rPr>
        <w:t xml:space="preserve"> </w:t>
      </w:r>
      <w:hyperlink r:id="rId311">
        <w:r>
          <w:rPr>
            <w:color w:val="0000FF"/>
          </w:rPr>
          <w:t>10.1093/qje/qjw004</w:t>
        </w:r>
      </w:hyperlink>
      <w:r>
        <w:t>.</w:t>
      </w:r>
      <w:r>
        <w:rPr>
          <w:spacing w:val="52"/>
        </w:rPr>
        <w:t xml:space="preserve"> </w:t>
      </w:r>
      <w:r>
        <w:t>url:</w:t>
      </w:r>
      <w:r>
        <w:rPr>
          <w:spacing w:val="52"/>
        </w:rPr>
        <w:t xml:space="preserve"> </w:t>
      </w:r>
      <w:hyperlink r:id="rId312">
        <w:r>
          <w:rPr>
            <w:color w:val="0000FF"/>
            <w:spacing w:val="-2"/>
          </w:rPr>
          <w:t>https://doi.org/10.1093/qje/qjw004</w:t>
        </w:r>
      </w:hyperlink>
      <w:r>
        <w:rPr>
          <w:spacing w:val="-2"/>
        </w:rPr>
        <w:t>.</w:t>
      </w:r>
    </w:p>
    <w:p w14:paraId="1708E6C1" w14:textId="77777777" w:rsidR="00620CF6" w:rsidRDefault="00000000">
      <w:pPr>
        <w:pStyle w:val="ListParagraph"/>
        <w:numPr>
          <w:ilvl w:val="0"/>
          <w:numId w:val="1"/>
        </w:numPr>
        <w:tabs>
          <w:tab w:val="left" w:pos="726"/>
        </w:tabs>
        <w:spacing w:before="209" w:line="355" w:lineRule="auto"/>
        <w:ind w:hanging="609"/>
        <w:jc w:val="both"/>
        <w:rPr>
          <w:sz w:val="20"/>
        </w:rPr>
      </w:pPr>
      <w:bookmarkStart w:id="960" w:name="_bookmark241"/>
      <w:bookmarkEnd w:id="960"/>
      <w:r>
        <w:rPr>
          <w:sz w:val="20"/>
        </w:rPr>
        <w:t xml:space="preserve">Wiemer </w:t>
      </w:r>
      <w:proofErr w:type="spellStart"/>
      <w:r>
        <w:rPr>
          <w:sz w:val="20"/>
        </w:rPr>
        <w:t>Salverda</w:t>
      </w:r>
      <w:proofErr w:type="spellEnd"/>
      <w:r>
        <w:rPr>
          <w:sz w:val="20"/>
        </w:rPr>
        <w:t xml:space="preserve">. </w:t>
      </w:r>
      <w:r>
        <w:rPr>
          <w:i/>
          <w:sz w:val="20"/>
        </w:rPr>
        <w:t xml:space="preserve">Top Incomes, Income and Wealth Inequality in the Netherlands: The First 100 Years 1914–2014 – What’s Next? </w:t>
      </w:r>
      <w:r>
        <w:rPr>
          <w:sz w:val="20"/>
        </w:rPr>
        <w:t xml:space="preserve">Working Paper 2019/02. </w:t>
      </w:r>
      <w:proofErr w:type="spellStart"/>
      <w:r>
        <w:rPr>
          <w:sz w:val="20"/>
        </w:rPr>
        <w:t>WID.world</w:t>
      </w:r>
      <w:proofErr w:type="spellEnd"/>
      <w:r>
        <w:rPr>
          <w:sz w:val="20"/>
        </w:rPr>
        <w:t xml:space="preserve">, May 2019. url: </w:t>
      </w:r>
      <w:hyperlink r:id="rId313">
        <w:r>
          <w:rPr>
            <w:color w:val="0000FF"/>
            <w:sz w:val="20"/>
          </w:rPr>
          <w:t>https://wid.world/</w:t>
        </w:r>
      </w:hyperlink>
      <w:r>
        <w:rPr>
          <w:color w:val="0000FF"/>
          <w:sz w:val="20"/>
        </w:rPr>
        <w:t xml:space="preserve"> </w:t>
      </w:r>
      <w:hyperlink r:id="rId314">
        <w:r>
          <w:rPr>
            <w:color w:val="0000FF"/>
            <w:spacing w:val="-2"/>
            <w:sz w:val="20"/>
          </w:rPr>
          <w:t>document/top-incomes-income-and-wealth-inequality-in-the-netherlands-the-first-100-years-1914-</w:t>
        </w:r>
      </w:hyperlink>
      <w:r>
        <w:rPr>
          <w:color w:val="0000FF"/>
          <w:spacing w:val="-2"/>
          <w:sz w:val="20"/>
        </w:rPr>
        <w:t xml:space="preserve"> </w:t>
      </w:r>
      <w:hyperlink r:id="rId315">
        <w:r>
          <w:rPr>
            <w:color w:val="0000FF"/>
            <w:sz w:val="20"/>
          </w:rPr>
          <w:t>2014-whats-next-wid-world-wp-2-2019/</w:t>
        </w:r>
      </w:hyperlink>
      <w:r>
        <w:rPr>
          <w:color w:val="0000FF"/>
          <w:sz w:val="20"/>
        </w:rPr>
        <w:t xml:space="preserve"> </w:t>
      </w:r>
      <w:r>
        <w:rPr>
          <w:sz w:val="20"/>
        </w:rPr>
        <w:t>(visited on 12/01/2022).</w:t>
      </w:r>
    </w:p>
    <w:p w14:paraId="4B8924F9" w14:textId="77777777" w:rsidR="00620CF6" w:rsidRDefault="00000000">
      <w:pPr>
        <w:pStyle w:val="ListParagraph"/>
        <w:numPr>
          <w:ilvl w:val="0"/>
          <w:numId w:val="1"/>
        </w:numPr>
        <w:tabs>
          <w:tab w:val="left" w:pos="726"/>
        </w:tabs>
        <w:spacing w:before="76" w:line="355" w:lineRule="auto"/>
        <w:ind w:hanging="609"/>
        <w:jc w:val="both"/>
        <w:rPr>
          <w:sz w:val="20"/>
        </w:rPr>
      </w:pPr>
      <w:bookmarkStart w:id="961" w:name="_bookmark242"/>
      <w:bookmarkEnd w:id="961"/>
      <w:r>
        <w:rPr>
          <w:w w:val="105"/>
          <w:sz w:val="20"/>
        </w:rPr>
        <w:t xml:space="preserve">Christoph Schinke. </w:t>
      </w:r>
      <w:r>
        <w:rPr>
          <w:i/>
          <w:w w:val="105"/>
          <w:sz w:val="20"/>
        </w:rPr>
        <w:t>Inheritance in Germany 1911 to 2009: A Mortality Multiplier Approach</w:t>
      </w:r>
      <w:r>
        <w:rPr>
          <w:w w:val="105"/>
          <w:sz w:val="20"/>
        </w:rPr>
        <w:t>. SOEP- paper</w:t>
      </w:r>
      <w:r>
        <w:rPr>
          <w:spacing w:val="-11"/>
          <w:w w:val="105"/>
          <w:sz w:val="20"/>
        </w:rPr>
        <w:t xml:space="preserve"> </w:t>
      </w:r>
      <w:r>
        <w:rPr>
          <w:w w:val="105"/>
          <w:sz w:val="20"/>
        </w:rPr>
        <w:t>462.</w:t>
      </w:r>
      <w:r>
        <w:rPr>
          <w:spacing w:val="-11"/>
          <w:w w:val="105"/>
          <w:sz w:val="20"/>
        </w:rPr>
        <w:t xml:space="preserve"> </w:t>
      </w:r>
      <w:r>
        <w:rPr>
          <w:w w:val="105"/>
          <w:sz w:val="20"/>
        </w:rPr>
        <w:t>SOEP</w:t>
      </w:r>
      <w:r>
        <w:rPr>
          <w:spacing w:val="-11"/>
          <w:w w:val="105"/>
          <w:sz w:val="20"/>
        </w:rPr>
        <w:t xml:space="preserve"> </w:t>
      </w:r>
      <w:r>
        <w:rPr>
          <w:w w:val="105"/>
          <w:sz w:val="20"/>
        </w:rPr>
        <w:t>—</w:t>
      </w:r>
      <w:r>
        <w:rPr>
          <w:spacing w:val="-11"/>
          <w:w w:val="105"/>
          <w:sz w:val="20"/>
        </w:rPr>
        <w:t xml:space="preserve"> </w:t>
      </w:r>
      <w:r>
        <w:rPr>
          <w:w w:val="105"/>
          <w:sz w:val="20"/>
        </w:rPr>
        <w:t>The</w:t>
      </w:r>
      <w:r>
        <w:rPr>
          <w:spacing w:val="-11"/>
          <w:w w:val="105"/>
          <w:sz w:val="20"/>
        </w:rPr>
        <w:t xml:space="preserve"> </w:t>
      </w:r>
      <w:r>
        <w:rPr>
          <w:w w:val="105"/>
          <w:sz w:val="20"/>
        </w:rPr>
        <w:t>German</w:t>
      </w:r>
      <w:r>
        <w:rPr>
          <w:spacing w:val="-11"/>
          <w:w w:val="105"/>
          <w:sz w:val="20"/>
        </w:rPr>
        <w:t xml:space="preserve"> </w:t>
      </w:r>
      <w:r>
        <w:rPr>
          <w:w w:val="105"/>
          <w:sz w:val="20"/>
        </w:rPr>
        <w:t>Socio-Economic</w:t>
      </w:r>
      <w:r>
        <w:rPr>
          <w:spacing w:val="-11"/>
          <w:w w:val="105"/>
          <w:sz w:val="20"/>
        </w:rPr>
        <w:t xml:space="preserve"> </w:t>
      </w:r>
      <w:r>
        <w:rPr>
          <w:w w:val="105"/>
          <w:sz w:val="20"/>
        </w:rPr>
        <w:t>Panel</w:t>
      </w:r>
      <w:r>
        <w:rPr>
          <w:spacing w:val="-11"/>
          <w:w w:val="105"/>
          <w:sz w:val="20"/>
        </w:rPr>
        <w:t xml:space="preserve"> </w:t>
      </w:r>
      <w:r>
        <w:rPr>
          <w:w w:val="105"/>
          <w:sz w:val="20"/>
        </w:rPr>
        <w:t>Study</w:t>
      </w:r>
      <w:r>
        <w:rPr>
          <w:spacing w:val="-11"/>
          <w:w w:val="105"/>
          <w:sz w:val="20"/>
        </w:rPr>
        <w:t xml:space="preserve"> </w:t>
      </w:r>
      <w:r>
        <w:rPr>
          <w:w w:val="105"/>
          <w:sz w:val="20"/>
        </w:rPr>
        <w:t>at</w:t>
      </w:r>
      <w:r>
        <w:rPr>
          <w:spacing w:val="-11"/>
          <w:w w:val="105"/>
          <w:sz w:val="20"/>
        </w:rPr>
        <w:t xml:space="preserve"> </w:t>
      </w:r>
      <w:r>
        <w:rPr>
          <w:w w:val="105"/>
          <w:sz w:val="20"/>
        </w:rPr>
        <w:t>DIW</w:t>
      </w:r>
      <w:r>
        <w:rPr>
          <w:spacing w:val="-11"/>
          <w:w w:val="105"/>
          <w:sz w:val="20"/>
        </w:rPr>
        <w:t xml:space="preserve"> </w:t>
      </w:r>
      <w:r>
        <w:rPr>
          <w:w w:val="105"/>
          <w:sz w:val="20"/>
        </w:rPr>
        <w:t>Berlin,</w:t>
      </w:r>
      <w:r>
        <w:rPr>
          <w:spacing w:val="-11"/>
          <w:w w:val="105"/>
          <w:sz w:val="20"/>
        </w:rPr>
        <w:t xml:space="preserve"> </w:t>
      </w:r>
      <w:r>
        <w:rPr>
          <w:w w:val="105"/>
          <w:sz w:val="20"/>
        </w:rPr>
        <w:t>July</w:t>
      </w:r>
      <w:r>
        <w:rPr>
          <w:spacing w:val="-11"/>
          <w:w w:val="105"/>
          <w:sz w:val="20"/>
        </w:rPr>
        <w:t xml:space="preserve"> </w:t>
      </w:r>
      <w:r>
        <w:rPr>
          <w:w w:val="105"/>
          <w:sz w:val="20"/>
        </w:rPr>
        <w:t>2012.</w:t>
      </w:r>
      <w:r>
        <w:rPr>
          <w:spacing w:val="-11"/>
          <w:w w:val="105"/>
          <w:sz w:val="20"/>
        </w:rPr>
        <w:t xml:space="preserve"> </w:t>
      </w:r>
      <w:r>
        <w:rPr>
          <w:w w:val="105"/>
          <w:sz w:val="20"/>
        </w:rPr>
        <w:t>url:</w:t>
      </w:r>
      <w:r>
        <w:rPr>
          <w:spacing w:val="-11"/>
          <w:w w:val="105"/>
          <w:sz w:val="20"/>
        </w:rPr>
        <w:t xml:space="preserve"> </w:t>
      </w:r>
      <w:hyperlink r:id="rId316">
        <w:r>
          <w:rPr>
            <w:color w:val="0000FF"/>
            <w:w w:val="105"/>
            <w:sz w:val="20"/>
          </w:rPr>
          <w:t>http:</w:t>
        </w:r>
      </w:hyperlink>
    </w:p>
    <w:p w14:paraId="675C3A66" w14:textId="77777777" w:rsidR="00620CF6" w:rsidRDefault="00000000">
      <w:pPr>
        <w:pStyle w:val="BodyText"/>
        <w:spacing w:line="268" w:lineRule="exact"/>
        <w:ind w:left="726"/>
        <w:jc w:val="both"/>
      </w:pPr>
      <w:hyperlink r:id="rId317">
        <w:r>
          <w:rPr>
            <w:color w:val="0000FF"/>
          </w:rPr>
          <w:t>//www.ssrn.com/abstract=2131208</w:t>
        </w:r>
      </w:hyperlink>
      <w:r>
        <w:rPr>
          <w:color w:val="0000FF"/>
          <w:spacing w:val="24"/>
        </w:rPr>
        <w:t xml:space="preserve"> </w:t>
      </w:r>
      <w:r>
        <w:t>(visited</w:t>
      </w:r>
      <w:r>
        <w:rPr>
          <w:spacing w:val="24"/>
        </w:rPr>
        <w:t xml:space="preserve"> </w:t>
      </w:r>
      <w:r>
        <w:t>on</w:t>
      </w:r>
      <w:r>
        <w:rPr>
          <w:spacing w:val="24"/>
        </w:rPr>
        <w:t xml:space="preserve"> </w:t>
      </w:r>
      <w:r>
        <w:rPr>
          <w:spacing w:val="-2"/>
        </w:rPr>
        <w:t>06/01/2023).</w:t>
      </w:r>
    </w:p>
    <w:p w14:paraId="58394201" w14:textId="77777777" w:rsidR="00620CF6" w:rsidRDefault="00620CF6">
      <w:pPr>
        <w:spacing w:line="268" w:lineRule="exact"/>
        <w:jc w:val="both"/>
        <w:sectPr w:rsidR="00620CF6" w:rsidSect="00D60468">
          <w:pgSz w:w="12240" w:h="15840"/>
          <w:pgMar w:top="1320" w:right="1300" w:bottom="280" w:left="1300" w:header="720" w:footer="720" w:gutter="0"/>
          <w:cols w:space="720"/>
        </w:sectPr>
      </w:pPr>
    </w:p>
    <w:p w14:paraId="27A6103C" w14:textId="77777777" w:rsidR="00620CF6" w:rsidRDefault="00000000">
      <w:pPr>
        <w:pStyle w:val="ListParagraph"/>
        <w:numPr>
          <w:ilvl w:val="0"/>
          <w:numId w:val="1"/>
        </w:numPr>
        <w:tabs>
          <w:tab w:val="left" w:pos="726"/>
        </w:tabs>
        <w:spacing w:before="86" w:line="355" w:lineRule="auto"/>
        <w:ind w:hanging="609"/>
        <w:jc w:val="both"/>
        <w:rPr>
          <w:sz w:val="20"/>
        </w:rPr>
      </w:pPr>
      <w:bookmarkStart w:id="962" w:name="_bookmark243"/>
      <w:bookmarkEnd w:id="962"/>
      <w:r>
        <w:rPr>
          <w:w w:val="105"/>
          <w:sz w:val="20"/>
        </w:rPr>
        <w:lastRenderedPageBreak/>
        <w:t>Jeffrey</w:t>
      </w:r>
      <w:r>
        <w:rPr>
          <w:spacing w:val="-13"/>
          <w:w w:val="105"/>
          <w:sz w:val="20"/>
        </w:rPr>
        <w:t xml:space="preserve"> </w:t>
      </w:r>
      <w:r>
        <w:rPr>
          <w:w w:val="105"/>
          <w:sz w:val="20"/>
        </w:rPr>
        <w:t>A.</w:t>
      </w:r>
      <w:r>
        <w:rPr>
          <w:spacing w:val="-13"/>
          <w:w w:val="105"/>
          <w:sz w:val="20"/>
        </w:rPr>
        <w:t xml:space="preserve"> </w:t>
      </w:r>
      <w:proofErr w:type="spellStart"/>
      <w:r>
        <w:rPr>
          <w:w w:val="105"/>
          <w:sz w:val="20"/>
        </w:rPr>
        <w:t>Schoenblum</w:t>
      </w:r>
      <w:proofErr w:type="spellEnd"/>
      <w:r>
        <w:rPr>
          <w:w w:val="105"/>
          <w:sz w:val="20"/>
        </w:rPr>
        <w:t>.</w:t>
      </w:r>
      <w:r>
        <w:rPr>
          <w:spacing w:val="-13"/>
          <w:w w:val="105"/>
          <w:sz w:val="20"/>
        </w:rPr>
        <w:t xml:space="preserve"> </w:t>
      </w:r>
      <w:r>
        <w:rPr>
          <w:i/>
          <w:w w:val="105"/>
          <w:sz w:val="20"/>
        </w:rPr>
        <w:t>Multistate</w:t>
      </w:r>
      <w:r>
        <w:rPr>
          <w:i/>
          <w:spacing w:val="-10"/>
          <w:w w:val="105"/>
          <w:sz w:val="20"/>
        </w:rPr>
        <w:t xml:space="preserve"> </w:t>
      </w:r>
      <w:r>
        <w:rPr>
          <w:i/>
          <w:w w:val="105"/>
          <w:sz w:val="20"/>
        </w:rPr>
        <w:t>and</w:t>
      </w:r>
      <w:r>
        <w:rPr>
          <w:i/>
          <w:spacing w:val="-10"/>
          <w:w w:val="105"/>
          <w:sz w:val="20"/>
        </w:rPr>
        <w:t xml:space="preserve"> </w:t>
      </w:r>
      <w:r>
        <w:rPr>
          <w:i/>
          <w:w w:val="105"/>
          <w:sz w:val="20"/>
        </w:rPr>
        <w:t>Multinational</w:t>
      </w:r>
      <w:r>
        <w:rPr>
          <w:i/>
          <w:spacing w:val="-10"/>
          <w:w w:val="105"/>
          <w:sz w:val="20"/>
        </w:rPr>
        <w:t xml:space="preserve"> </w:t>
      </w:r>
      <w:r>
        <w:rPr>
          <w:i/>
          <w:w w:val="105"/>
          <w:sz w:val="20"/>
        </w:rPr>
        <w:t>Estate</w:t>
      </w:r>
      <w:r>
        <w:rPr>
          <w:i/>
          <w:spacing w:val="-10"/>
          <w:w w:val="105"/>
          <w:sz w:val="20"/>
        </w:rPr>
        <w:t xml:space="preserve"> </w:t>
      </w:r>
      <w:r>
        <w:rPr>
          <w:i/>
          <w:w w:val="105"/>
          <w:sz w:val="20"/>
        </w:rPr>
        <w:t>Planning</w:t>
      </w:r>
      <w:r>
        <w:rPr>
          <w:w w:val="105"/>
          <w:sz w:val="20"/>
        </w:rPr>
        <w:t>.</w:t>
      </w:r>
      <w:r>
        <w:rPr>
          <w:spacing w:val="-13"/>
          <w:w w:val="105"/>
          <w:sz w:val="20"/>
        </w:rPr>
        <w:t xml:space="preserve"> </w:t>
      </w:r>
      <w:r>
        <w:rPr>
          <w:w w:val="105"/>
          <w:sz w:val="20"/>
        </w:rPr>
        <w:t>CCH,</w:t>
      </w:r>
      <w:r>
        <w:rPr>
          <w:spacing w:val="-13"/>
          <w:w w:val="105"/>
          <w:sz w:val="20"/>
        </w:rPr>
        <w:t xml:space="preserve"> </w:t>
      </w:r>
      <w:r>
        <w:rPr>
          <w:w w:val="105"/>
          <w:sz w:val="20"/>
        </w:rPr>
        <w:t>2008.</w:t>
      </w:r>
      <w:r>
        <w:rPr>
          <w:spacing w:val="-12"/>
          <w:w w:val="105"/>
          <w:sz w:val="20"/>
        </w:rPr>
        <w:t xml:space="preserve"> </w:t>
      </w:r>
      <w:proofErr w:type="spellStart"/>
      <w:r>
        <w:rPr>
          <w:w w:val="105"/>
          <w:sz w:val="20"/>
        </w:rPr>
        <w:t>isbn</w:t>
      </w:r>
      <w:proofErr w:type="spellEnd"/>
      <w:r>
        <w:rPr>
          <w:w w:val="105"/>
          <w:sz w:val="20"/>
        </w:rPr>
        <w:t>:</w:t>
      </w:r>
      <w:r>
        <w:rPr>
          <w:spacing w:val="-13"/>
          <w:w w:val="105"/>
          <w:sz w:val="20"/>
        </w:rPr>
        <w:t xml:space="preserve"> </w:t>
      </w:r>
      <w:r>
        <w:rPr>
          <w:w w:val="105"/>
          <w:sz w:val="20"/>
        </w:rPr>
        <w:t xml:space="preserve">978-0-8080- 9228-5. url: </w:t>
      </w:r>
      <w:hyperlink r:id="rId318">
        <w:r>
          <w:rPr>
            <w:color w:val="0000FF"/>
            <w:w w:val="105"/>
            <w:sz w:val="20"/>
          </w:rPr>
          <w:t>https://books.google.com/books/about/Multistate_and_Multinational_Estate_Plan.</w:t>
        </w:r>
      </w:hyperlink>
      <w:r>
        <w:rPr>
          <w:color w:val="0000FF"/>
          <w:w w:val="105"/>
          <w:sz w:val="20"/>
        </w:rPr>
        <w:t xml:space="preserve"> </w:t>
      </w:r>
      <w:hyperlink r:id="rId319">
        <w:proofErr w:type="spellStart"/>
        <w:r>
          <w:rPr>
            <w:color w:val="0000FF"/>
            <w:spacing w:val="-2"/>
            <w:w w:val="105"/>
            <w:sz w:val="20"/>
          </w:rPr>
          <w:t>html?id</w:t>
        </w:r>
        <w:proofErr w:type="spellEnd"/>
        <w:r>
          <w:rPr>
            <w:color w:val="0000FF"/>
            <w:spacing w:val="-2"/>
            <w:w w:val="105"/>
            <w:sz w:val="20"/>
          </w:rPr>
          <w:t>=</w:t>
        </w:r>
        <w:proofErr w:type="spellStart"/>
        <w:r>
          <w:rPr>
            <w:color w:val="0000FF"/>
            <w:spacing w:val="-2"/>
            <w:w w:val="105"/>
            <w:sz w:val="20"/>
          </w:rPr>
          <w:t>zktPurWpQyYC</w:t>
        </w:r>
        <w:proofErr w:type="spellEnd"/>
      </w:hyperlink>
      <w:r>
        <w:rPr>
          <w:spacing w:val="-2"/>
          <w:w w:val="105"/>
          <w:sz w:val="20"/>
        </w:rPr>
        <w:t>.</w:t>
      </w:r>
    </w:p>
    <w:p w14:paraId="28C9888B" w14:textId="77777777" w:rsidR="00620CF6" w:rsidRDefault="00000000">
      <w:pPr>
        <w:pStyle w:val="ListParagraph"/>
        <w:numPr>
          <w:ilvl w:val="0"/>
          <w:numId w:val="1"/>
        </w:numPr>
        <w:tabs>
          <w:tab w:val="left" w:pos="726"/>
        </w:tabs>
        <w:spacing w:before="69" w:line="355" w:lineRule="auto"/>
        <w:ind w:hanging="609"/>
        <w:jc w:val="both"/>
        <w:rPr>
          <w:sz w:val="20"/>
        </w:rPr>
      </w:pPr>
      <w:bookmarkStart w:id="963" w:name="_bookmark244"/>
      <w:bookmarkEnd w:id="963"/>
      <w:r>
        <w:rPr>
          <w:sz w:val="20"/>
        </w:rPr>
        <w:t xml:space="preserve">Scott S. Shaughnessy. “The Politics of Tax Reform: Britain and France in the 1980s”. PhD thesis. London School of Economics and Political </w:t>
      </w:r>
      <w:proofErr w:type="spellStart"/>
      <w:r>
        <w:rPr>
          <w:sz w:val="20"/>
        </w:rPr>
        <w:t>Scienc</w:t>
      </w:r>
      <w:proofErr w:type="spellEnd"/>
      <w:r>
        <w:rPr>
          <w:sz w:val="20"/>
        </w:rPr>
        <w:t xml:space="preserve">, 1996. </w:t>
      </w:r>
      <w:proofErr w:type="spellStart"/>
      <w:r>
        <w:rPr>
          <w:sz w:val="20"/>
        </w:rPr>
        <w:t>isbn</w:t>
      </w:r>
      <w:proofErr w:type="spellEnd"/>
      <w:r>
        <w:rPr>
          <w:sz w:val="20"/>
        </w:rPr>
        <w:t xml:space="preserve">: 9781321293838. url: </w:t>
      </w:r>
      <w:hyperlink r:id="rId320">
        <w:r>
          <w:rPr>
            <w:color w:val="0000FF"/>
            <w:sz w:val="20"/>
          </w:rPr>
          <w:t>https://www.</w:t>
        </w:r>
      </w:hyperlink>
      <w:r>
        <w:rPr>
          <w:color w:val="0000FF"/>
          <w:sz w:val="20"/>
        </w:rPr>
        <w:t xml:space="preserve"> </w:t>
      </w:r>
      <w:hyperlink r:id="rId321">
        <w:r>
          <w:rPr>
            <w:color w:val="0000FF"/>
            <w:sz w:val="20"/>
          </w:rPr>
          <w:t>proquest.com/</w:t>
        </w:r>
        <w:proofErr w:type="spellStart"/>
        <w:r>
          <w:rPr>
            <w:color w:val="0000FF"/>
            <w:sz w:val="20"/>
          </w:rPr>
          <w:t>docview</w:t>
        </w:r>
        <w:proofErr w:type="spellEnd"/>
        <w:r>
          <w:rPr>
            <w:color w:val="0000FF"/>
            <w:sz w:val="20"/>
          </w:rPr>
          <w:t>/1567152687/</w:t>
        </w:r>
      </w:hyperlink>
      <w:r>
        <w:rPr>
          <w:color w:val="0000FF"/>
          <w:sz w:val="20"/>
        </w:rPr>
        <w:t xml:space="preserve"> </w:t>
      </w:r>
      <w:r>
        <w:rPr>
          <w:sz w:val="20"/>
        </w:rPr>
        <w:t>(visited on 05/31/2023).</w:t>
      </w:r>
    </w:p>
    <w:p w14:paraId="5687FF8E" w14:textId="77777777" w:rsidR="00620CF6" w:rsidRDefault="00000000">
      <w:pPr>
        <w:pStyle w:val="ListParagraph"/>
        <w:numPr>
          <w:ilvl w:val="0"/>
          <w:numId w:val="1"/>
        </w:numPr>
        <w:tabs>
          <w:tab w:val="left" w:pos="726"/>
        </w:tabs>
        <w:spacing w:before="68" w:line="355" w:lineRule="auto"/>
        <w:ind w:hanging="609"/>
        <w:jc w:val="both"/>
        <w:rPr>
          <w:sz w:val="20"/>
        </w:rPr>
      </w:pPr>
      <w:bookmarkStart w:id="964" w:name="_bookmark245"/>
      <w:bookmarkEnd w:id="964"/>
      <w:r>
        <w:rPr>
          <w:sz w:val="20"/>
        </w:rPr>
        <w:t>Matthew</w:t>
      </w:r>
      <w:r>
        <w:rPr>
          <w:spacing w:val="-8"/>
          <w:sz w:val="20"/>
        </w:rPr>
        <w:t xml:space="preserve"> </w:t>
      </w:r>
      <w:r>
        <w:rPr>
          <w:sz w:val="20"/>
        </w:rPr>
        <w:t>Smith,</w:t>
      </w:r>
      <w:r>
        <w:rPr>
          <w:spacing w:val="-8"/>
          <w:sz w:val="20"/>
        </w:rPr>
        <w:t xml:space="preserve"> </w:t>
      </w:r>
      <w:r>
        <w:rPr>
          <w:sz w:val="20"/>
        </w:rPr>
        <w:t>Owen</w:t>
      </w:r>
      <w:r>
        <w:rPr>
          <w:spacing w:val="-8"/>
          <w:sz w:val="20"/>
        </w:rPr>
        <w:t xml:space="preserve"> </w:t>
      </w:r>
      <w:r>
        <w:rPr>
          <w:sz w:val="20"/>
        </w:rPr>
        <w:t>Zidar,</w:t>
      </w:r>
      <w:r>
        <w:rPr>
          <w:spacing w:val="-8"/>
          <w:sz w:val="20"/>
        </w:rPr>
        <w:t xml:space="preserve"> </w:t>
      </w:r>
      <w:r>
        <w:rPr>
          <w:sz w:val="20"/>
        </w:rPr>
        <w:t>and</w:t>
      </w:r>
      <w:r>
        <w:rPr>
          <w:spacing w:val="-8"/>
          <w:sz w:val="20"/>
        </w:rPr>
        <w:t xml:space="preserve"> </w:t>
      </w:r>
      <w:r>
        <w:rPr>
          <w:sz w:val="20"/>
        </w:rPr>
        <w:t>Eric</w:t>
      </w:r>
      <w:r>
        <w:rPr>
          <w:spacing w:val="-8"/>
          <w:sz w:val="20"/>
        </w:rPr>
        <w:t xml:space="preserve"> </w:t>
      </w:r>
      <w:r>
        <w:rPr>
          <w:sz w:val="20"/>
        </w:rPr>
        <w:t>Zwick.</w:t>
      </w:r>
      <w:r>
        <w:rPr>
          <w:spacing w:val="-8"/>
          <w:sz w:val="20"/>
        </w:rPr>
        <w:t xml:space="preserve"> </w:t>
      </w:r>
      <w:r>
        <w:rPr>
          <w:sz w:val="20"/>
        </w:rPr>
        <w:t>“Top</w:t>
      </w:r>
      <w:r>
        <w:rPr>
          <w:spacing w:val="-8"/>
          <w:sz w:val="20"/>
        </w:rPr>
        <w:t xml:space="preserve"> </w:t>
      </w:r>
      <w:r>
        <w:rPr>
          <w:sz w:val="20"/>
        </w:rPr>
        <w:t>Wealth</w:t>
      </w:r>
      <w:r>
        <w:rPr>
          <w:spacing w:val="-8"/>
          <w:sz w:val="20"/>
        </w:rPr>
        <w:t xml:space="preserve"> </w:t>
      </w:r>
      <w:r>
        <w:rPr>
          <w:sz w:val="20"/>
        </w:rPr>
        <w:t>in</w:t>
      </w:r>
      <w:r>
        <w:rPr>
          <w:spacing w:val="-8"/>
          <w:sz w:val="20"/>
        </w:rPr>
        <w:t xml:space="preserve"> </w:t>
      </w:r>
      <w:r>
        <w:rPr>
          <w:sz w:val="20"/>
        </w:rPr>
        <w:t>America:</w:t>
      </w:r>
      <w:r>
        <w:rPr>
          <w:spacing w:val="-8"/>
          <w:sz w:val="20"/>
        </w:rPr>
        <w:t xml:space="preserve"> </w:t>
      </w:r>
      <w:r>
        <w:rPr>
          <w:sz w:val="20"/>
        </w:rPr>
        <w:t>New</w:t>
      </w:r>
      <w:r>
        <w:rPr>
          <w:spacing w:val="-8"/>
          <w:sz w:val="20"/>
        </w:rPr>
        <w:t xml:space="preserve"> </w:t>
      </w:r>
      <w:r>
        <w:rPr>
          <w:sz w:val="20"/>
        </w:rPr>
        <w:t>Estimates</w:t>
      </w:r>
      <w:r>
        <w:rPr>
          <w:spacing w:val="-8"/>
          <w:sz w:val="20"/>
        </w:rPr>
        <w:t xml:space="preserve"> </w:t>
      </w:r>
      <w:r>
        <w:rPr>
          <w:sz w:val="20"/>
        </w:rPr>
        <w:t>and</w:t>
      </w:r>
      <w:r>
        <w:rPr>
          <w:spacing w:val="-8"/>
          <w:sz w:val="20"/>
        </w:rPr>
        <w:t xml:space="preserve"> </w:t>
      </w:r>
      <w:proofErr w:type="spellStart"/>
      <w:r>
        <w:rPr>
          <w:sz w:val="20"/>
        </w:rPr>
        <w:t>Implica</w:t>
      </w:r>
      <w:proofErr w:type="spellEnd"/>
      <w:r>
        <w:rPr>
          <w:sz w:val="20"/>
        </w:rPr>
        <w:t xml:space="preserve">- </w:t>
      </w:r>
      <w:proofErr w:type="spellStart"/>
      <w:r>
        <w:rPr>
          <w:sz w:val="20"/>
        </w:rPr>
        <w:t>tions</w:t>
      </w:r>
      <w:proofErr w:type="spellEnd"/>
      <w:r>
        <w:rPr>
          <w:sz w:val="20"/>
        </w:rPr>
        <w:t xml:space="preserve"> for Taxing the Rich”. Unpublished manuscript. Apr. 2020. url: </w:t>
      </w:r>
      <w:hyperlink r:id="rId322">
        <w:r>
          <w:rPr>
            <w:color w:val="0000FF"/>
            <w:sz w:val="20"/>
          </w:rPr>
          <w:t>http://ericzwick.com/</w:t>
        </w:r>
      </w:hyperlink>
      <w:r>
        <w:rPr>
          <w:sz w:val="20"/>
        </w:rPr>
        <w:t>.</w:t>
      </w:r>
    </w:p>
    <w:p w14:paraId="3A63DA3B" w14:textId="77777777" w:rsidR="00620CF6" w:rsidRDefault="00000000">
      <w:pPr>
        <w:pStyle w:val="ListParagraph"/>
        <w:numPr>
          <w:ilvl w:val="0"/>
          <w:numId w:val="1"/>
        </w:numPr>
        <w:tabs>
          <w:tab w:val="left" w:pos="726"/>
        </w:tabs>
        <w:spacing w:before="69" w:line="355" w:lineRule="auto"/>
        <w:ind w:hanging="609"/>
        <w:jc w:val="both"/>
        <w:rPr>
          <w:sz w:val="20"/>
        </w:rPr>
      </w:pPr>
      <w:bookmarkStart w:id="965" w:name="_bookmark246"/>
      <w:bookmarkEnd w:id="965"/>
      <w:r>
        <w:rPr>
          <w:sz w:val="20"/>
        </w:rPr>
        <w:t xml:space="preserve">Matthew Smith, Owen Zidar, and Eric Zwick. “Top Wealth in America: New Estimates under Het- </w:t>
      </w:r>
      <w:proofErr w:type="spellStart"/>
      <w:r>
        <w:rPr>
          <w:sz w:val="20"/>
        </w:rPr>
        <w:t>erogeneous</w:t>
      </w:r>
      <w:proofErr w:type="spellEnd"/>
      <w:r>
        <w:rPr>
          <w:sz w:val="20"/>
        </w:rPr>
        <w:t xml:space="preserve"> Returns”. Unpublished manuscript. July 2022. url: </w:t>
      </w:r>
      <w:hyperlink r:id="rId323">
        <w:r>
          <w:rPr>
            <w:color w:val="0000FF"/>
            <w:sz w:val="20"/>
          </w:rPr>
          <w:t>http://ericzwick.com/</w:t>
        </w:r>
      </w:hyperlink>
      <w:r>
        <w:rPr>
          <w:sz w:val="20"/>
        </w:rPr>
        <w:t>.</w:t>
      </w:r>
    </w:p>
    <w:p w14:paraId="23B7D5A3" w14:textId="77777777" w:rsidR="00620CF6" w:rsidRDefault="00000000">
      <w:pPr>
        <w:pStyle w:val="ListParagraph"/>
        <w:numPr>
          <w:ilvl w:val="0"/>
          <w:numId w:val="1"/>
        </w:numPr>
        <w:tabs>
          <w:tab w:val="left" w:pos="726"/>
        </w:tabs>
        <w:spacing w:before="70" w:line="355" w:lineRule="auto"/>
        <w:ind w:hanging="609"/>
        <w:jc w:val="both"/>
        <w:rPr>
          <w:sz w:val="20"/>
        </w:rPr>
      </w:pPr>
      <w:bookmarkStart w:id="966" w:name="_bookmark247"/>
      <w:bookmarkEnd w:id="966"/>
      <w:r>
        <w:rPr>
          <w:i/>
          <w:w w:val="105"/>
          <w:sz w:val="20"/>
        </w:rPr>
        <w:t>Spanish Inheritance and Gift Tax</w:t>
      </w:r>
      <w:r>
        <w:rPr>
          <w:w w:val="105"/>
          <w:sz w:val="20"/>
        </w:rPr>
        <w:t xml:space="preserve">. Ley 29/1987, Spain. 2022. url: </w:t>
      </w:r>
      <w:hyperlink r:id="rId324">
        <w:r>
          <w:rPr>
            <w:color w:val="0000FF"/>
            <w:w w:val="105"/>
            <w:sz w:val="20"/>
          </w:rPr>
          <w:t>https://www.boe.es/eli/es/l/1987/</w:t>
        </w:r>
      </w:hyperlink>
      <w:r>
        <w:rPr>
          <w:color w:val="0000FF"/>
          <w:w w:val="105"/>
          <w:sz w:val="20"/>
        </w:rPr>
        <w:t xml:space="preserve"> </w:t>
      </w:r>
      <w:hyperlink r:id="rId325">
        <w:r>
          <w:rPr>
            <w:color w:val="0000FF"/>
            <w:w w:val="105"/>
            <w:sz w:val="20"/>
          </w:rPr>
          <w:t>12/18/29/con</w:t>
        </w:r>
      </w:hyperlink>
      <w:r>
        <w:rPr>
          <w:color w:val="0000FF"/>
          <w:w w:val="105"/>
          <w:sz w:val="20"/>
        </w:rPr>
        <w:t xml:space="preserve"> </w:t>
      </w:r>
      <w:r>
        <w:rPr>
          <w:w w:val="105"/>
          <w:sz w:val="20"/>
        </w:rPr>
        <w:t>(visited on 06/01/2023).</w:t>
      </w:r>
    </w:p>
    <w:p w14:paraId="5E8B9DA3" w14:textId="77777777" w:rsidR="00620CF6" w:rsidRDefault="00000000">
      <w:pPr>
        <w:pStyle w:val="ListParagraph"/>
        <w:numPr>
          <w:ilvl w:val="0"/>
          <w:numId w:val="1"/>
        </w:numPr>
        <w:tabs>
          <w:tab w:val="left" w:pos="726"/>
        </w:tabs>
        <w:spacing w:before="69" w:line="355" w:lineRule="auto"/>
        <w:ind w:hanging="609"/>
        <w:jc w:val="both"/>
        <w:rPr>
          <w:sz w:val="20"/>
        </w:rPr>
      </w:pPr>
      <w:bookmarkStart w:id="967" w:name="_bookmark248"/>
      <w:bookmarkEnd w:id="967"/>
      <w:r>
        <w:rPr>
          <w:w w:val="105"/>
          <w:sz w:val="20"/>
        </w:rPr>
        <w:t xml:space="preserve">William Spaulding. </w:t>
      </w:r>
      <w:r>
        <w:rPr>
          <w:i/>
          <w:w w:val="105"/>
          <w:sz w:val="20"/>
        </w:rPr>
        <w:t>Gift, Estate, and Generation-Skipping Transfer Tax Calculations</w:t>
      </w:r>
      <w:r>
        <w:rPr>
          <w:w w:val="105"/>
          <w:sz w:val="20"/>
        </w:rPr>
        <w:t xml:space="preserve">. Jan. 2022. url: </w:t>
      </w:r>
      <w:hyperlink r:id="rId326">
        <w:r>
          <w:rPr>
            <w:color w:val="0000FF"/>
            <w:sz w:val="20"/>
          </w:rPr>
          <w:t>https://thismatter.com/money/tax/gift-estate-generation-skipping-tax-calculations.htm</w:t>
        </w:r>
      </w:hyperlink>
      <w:r>
        <w:rPr>
          <w:color w:val="0000FF"/>
          <w:sz w:val="20"/>
        </w:rPr>
        <w:t xml:space="preserve"> </w:t>
      </w:r>
      <w:r>
        <w:rPr>
          <w:sz w:val="20"/>
        </w:rPr>
        <w:t xml:space="preserve">(visited on </w:t>
      </w:r>
      <w:r>
        <w:rPr>
          <w:spacing w:val="-2"/>
          <w:w w:val="105"/>
          <w:sz w:val="20"/>
        </w:rPr>
        <w:t>05/29/2023).</w:t>
      </w:r>
    </w:p>
    <w:p w14:paraId="2D2B64BC" w14:textId="77777777" w:rsidR="00620CF6" w:rsidRDefault="00000000">
      <w:pPr>
        <w:pStyle w:val="ListParagraph"/>
        <w:numPr>
          <w:ilvl w:val="0"/>
          <w:numId w:val="1"/>
        </w:numPr>
        <w:tabs>
          <w:tab w:val="left" w:pos="726"/>
        </w:tabs>
        <w:spacing w:before="68" w:line="355" w:lineRule="auto"/>
        <w:ind w:hanging="609"/>
        <w:jc w:val="both"/>
        <w:rPr>
          <w:sz w:val="20"/>
        </w:rPr>
      </w:pPr>
      <w:bookmarkStart w:id="968" w:name="_bookmark249"/>
      <w:bookmarkEnd w:id="968"/>
      <w:r>
        <w:rPr>
          <w:w w:val="110"/>
          <w:sz w:val="20"/>
        </w:rPr>
        <w:t>Statistics</w:t>
      </w:r>
      <w:r>
        <w:rPr>
          <w:spacing w:val="-14"/>
          <w:w w:val="110"/>
          <w:sz w:val="20"/>
        </w:rPr>
        <w:t xml:space="preserve"> </w:t>
      </w:r>
      <w:r>
        <w:rPr>
          <w:w w:val="110"/>
          <w:sz w:val="20"/>
        </w:rPr>
        <w:t>Finland.</w:t>
      </w:r>
      <w:r>
        <w:rPr>
          <w:spacing w:val="-14"/>
          <w:w w:val="110"/>
          <w:sz w:val="20"/>
        </w:rPr>
        <w:t xml:space="preserve"> </w:t>
      </w:r>
      <w:r>
        <w:rPr>
          <w:i/>
          <w:w w:val="110"/>
          <w:sz w:val="20"/>
        </w:rPr>
        <w:t>136z</w:t>
      </w:r>
      <w:r>
        <w:rPr>
          <w:i/>
          <w:spacing w:val="-13"/>
          <w:w w:val="110"/>
          <w:sz w:val="20"/>
        </w:rPr>
        <w:t xml:space="preserve"> </w:t>
      </w:r>
      <w:r>
        <w:rPr>
          <w:i/>
          <w:w w:val="110"/>
          <w:sz w:val="20"/>
        </w:rPr>
        <w:t>–</w:t>
      </w:r>
      <w:r>
        <w:rPr>
          <w:i/>
          <w:spacing w:val="-12"/>
          <w:w w:val="110"/>
          <w:sz w:val="20"/>
        </w:rPr>
        <w:t xml:space="preserve"> </w:t>
      </w:r>
      <w:r>
        <w:rPr>
          <w:i/>
          <w:w w:val="110"/>
          <w:sz w:val="20"/>
        </w:rPr>
        <w:t>Assets,</w:t>
      </w:r>
      <w:r>
        <w:rPr>
          <w:i/>
          <w:spacing w:val="-12"/>
          <w:w w:val="110"/>
          <w:sz w:val="20"/>
        </w:rPr>
        <w:t xml:space="preserve"> </w:t>
      </w:r>
      <w:proofErr w:type="gramStart"/>
      <w:r>
        <w:rPr>
          <w:i/>
          <w:w w:val="110"/>
          <w:sz w:val="20"/>
        </w:rPr>
        <w:t>Liabilities</w:t>
      </w:r>
      <w:proofErr w:type="gramEnd"/>
      <w:r>
        <w:rPr>
          <w:i/>
          <w:spacing w:val="-12"/>
          <w:w w:val="110"/>
          <w:sz w:val="20"/>
        </w:rPr>
        <w:t xml:space="preserve"> </w:t>
      </w:r>
      <w:r>
        <w:rPr>
          <w:i/>
          <w:w w:val="110"/>
          <w:sz w:val="20"/>
        </w:rPr>
        <w:t>and</w:t>
      </w:r>
      <w:r>
        <w:rPr>
          <w:i/>
          <w:spacing w:val="-12"/>
          <w:w w:val="110"/>
          <w:sz w:val="20"/>
        </w:rPr>
        <w:t xml:space="preserve"> </w:t>
      </w:r>
      <w:r>
        <w:rPr>
          <w:i/>
          <w:w w:val="110"/>
          <w:sz w:val="20"/>
        </w:rPr>
        <w:t>Income</w:t>
      </w:r>
      <w:r>
        <w:rPr>
          <w:i/>
          <w:spacing w:val="-12"/>
          <w:w w:val="110"/>
          <w:sz w:val="20"/>
        </w:rPr>
        <w:t xml:space="preserve"> </w:t>
      </w:r>
      <w:r>
        <w:rPr>
          <w:i/>
          <w:w w:val="110"/>
          <w:sz w:val="20"/>
        </w:rPr>
        <w:t>of</w:t>
      </w:r>
      <w:r>
        <w:rPr>
          <w:i/>
          <w:spacing w:val="-12"/>
          <w:w w:val="110"/>
          <w:sz w:val="20"/>
        </w:rPr>
        <w:t xml:space="preserve"> </w:t>
      </w:r>
      <w:r>
        <w:rPr>
          <w:i/>
          <w:w w:val="110"/>
          <w:sz w:val="20"/>
        </w:rPr>
        <w:t>Households</w:t>
      </w:r>
      <w:r>
        <w:rPr>
          <w:i/>
          <w:spacing w:val="-12"/>
          <w:w w:val="110"/>
          <w:sz w:val="20"/>
        </w:rPr>
        <w:t xml:space="preserve"> </w:t>
      </w:r>
      <w:r>
        <w:rPr>
          <w:i/>
          <w:w w:val="110"/>
          <w:sz w:val="20"/>
        </w:rPr>
        <w:t>by</w:t>
      </w:r>
      <w:r>
        <w:rPr>
          <w:i/>
          <w:spacing w:val="-12"/>
          <w:w w:val="110"/>
          <w:sz w:val="20"/>
        </w:rPr>
        <w:t xml:space="preserve"> </w:t>
      </w:r>
      <w:r>
        <w:rPr>
          <w:i/>
          <w:w w:val="110"/>
          <w:sz w:val="20"/>
        </w:rPr>
        <w:t>Net</w:t>
      </w:r>
      <w:r>
        <w:rPr>
          <w:i/>
          <w:spacing w:val="-12"/>
          <w:w w:val="110"/>
          <w:sz w:val="20"/>
        </w:rPr>
        <w:t xml:space="preserve"> </w:t>
      </w:r>
      <w:r>
        <w:rPr>
          <w:i/>
          <w:w w:val="110"/>
          <w:sz w:val="20"/>
        </w:rPr>
        <w:t>Wealth</w:t>
      </w:r>
      <w:r>
        <w:rPr>
          <w:i/>
          <w:spacing w:val="-12"/>
          <w:w w:val="110"/>
          <w:sz w:val="20"/>
        </w:rPr>
        <w:t xml:space="preserve"> </w:t>
      </w:r>
      <w:r>
        <w:rPr>
          <w:i/>
          <w:w w:val="110"/>
          <w:sz w:val="20"/>
        </w:rPr>
        <w:t>Decile</w:t>
      </w:r>
      <w:r>
        <w:rPr>
          <w:i/>
          <w:spacing w:val="-12"/>
          <w:w w:val="110"/>
          <w:sz w:val="20"/>
        </w:rPr>
        <w:t xml:space="preserve"> </w:t>
      </w:r>
      <w:r>
        <w:rPr>
          <w:i/>
          <w:w w:val="110"/>
          <w:sz w:val="20"/>
        </w:rPr>
        <w:t>Group in,</w:t>
      </w:r>
      <w:r>
        <w:rPr>
          <w:i/>
          <w:spacing w:val="-14"/>
          <w:w w:val="110"/>
          <w:sz w:val="20"/>
        </w:rPr>
        <w:t xml:space="preserve"> </w:t>
      </w:r>
      <w:r>
        <w:rPr>
          <w:i/>
          <w:w w:val="110"/>
          <w:sz w:val="20"/>
        </w:rPr>
        <w:t>1987-2019</w:t>
      </w:r>
      <w:r>
        <w:rPr>
          <w:w w:val="110"/>
          <w:sz w:val="20"/>
        </w:rPr>
        <w:t>.</w:t>
      </w:r>
      <w:r>
        <w:rPr>
          <w:spacing w:val="-14"/>
          <w:w w:val="110"/>
          <w:sz w:val="20"/>
        </w:rPr>
        <w:t xml:space="preserve"> </w:t>
      </w:r>
      <w:r>
        <w:rPr>
          <w:w w:val="110"/>
          <w:sz w:val="20"/>
        </w:rPr>
        <w:t>June</w:t>
      </w:r>
      <w:r>
        <w:rPr>
          <w:spacing w:val="-14"/>
          <w:w w:val="110"/>
          <w:sz w:val="20"/>
        </w:rPr>
        <w:t xml:space="preserve"> </w:t>
      </w:r>
      <w:r>
        <w:rPr>
          <w:w w:val="110"/>
          <w:sz w:val="20"/>
        </w:rPr>
        <w:t>2021.</w:t>
      </w:r>
      <w:r>
        <w:rPr>
          <w:spacing w:val="-13"/>
          <w:w w:val="110"/>
          <w:sz w:val="20"/>
        </w:rPr>
        <w:t xml:space="preserve"> </w:t>
      </w:r>
      <w:r>
        <w:rPr>
          <w:w w:val="110"/>
          <w:sz w:val="20"/>
        </w:rPr>
        <w:t>url:</w:t>
      </w:r>
      <w:r>
        <w:rPr>
          <w:spacing w:val="-14"/>
          <w:w w:val="110"/>
          <w:sz w:val="20"/>
        </w:rPr>
        <w:t xml:space="preserve"> </w:t>
      </w:r>
      <w:hyperlink r:id="rId327">
        <w:r>
          <w:rPr>
            <w:color w:val="0000FF"/>
            <w:w w:val="110"/>
            <w:sz w:val="20"/>
          </w:rPr>
          <w:t>https://pxdata.stat.fi/PxWeb/pxweb/en/StatFin/StatFin</w:t>
        </w:r>
        <w:r>
          <w:rPr>
            <w:color w:val="0000FF"/>
            <w:spacing w:val="80"/>
            <w:w w:val="110"/>
            <w:sz w:val="20"/>
            <w:u w:val="single" w:color="0000FE"/>
          </w:rPr>
          <w:t xml:space="preserve"> </w:t>
        </w:r>
        <w:proofErr w:type="spellStart"/>
        <w:r>
          <w:rPr>
            <w:color w:val="0000FF"/>
            <w:w w:val="110"/>
            <w:sz w:val="20"/>
          </w:rPr>
          <w:t>vtutk</w:t>
        </w:r>
        <w:proofErr w:type="spellEnd"/>
        <w:r>
          <w:rPr>
            <w:color w:val="0000FF"/>
            <w:w w:val="110"/>
            <w:sz w:val="20"/>
          </w:rPr>
          <w:t>/</w:t>
        </w:r>
      </w:hyperlink>
      <w:r>
        <w:rPr>
          <w:color w:val="0000FF"/>
          <w:w w:val="110"/>
          <w:sz w:val="20"/>
        </w:rPr>
        <w:t xml:space="preserve"> </w:t>
      </w:r>
      <w:hyperlink r:id="rId328">
        <w:r>
          <w:rPr>
            <w:color w:val="0000FF"/>
            <w:w w:val="110"/>
            <w:sz w:val="20"/>
          </w:rPr>
          <w:t>statfin_vtutk_pxt_136z.px/</w:t>
        </w:r>
      </w:hyperlink>
      <w:r>
        <w:rPr>
          <w:color w:val="0000FF"/>
          <w:spacing w:val="-2"/>
          <w:w w:val="110"/>
          <w:sz w:val="20"/>
        </w:rPr>
        <w:t xml:space="preserve"> </w:t>
      </w:r>
      <w:r>
        <w:rPr>
          <w:w w:val="110"/>
          <w:sz w:val="20"/>
        </w:rPr>
        <w:t>(visited</w:t>
      </w:r>
      <w:r>
        <w:rPr>
          <w:spacing w:val="-2"/>
          <w:w w:val="110"/>
          <w:sz w:val="20"/>
        </w:rPr>
        <w:t xml:space="preserve"> </w:t>
      </w:r>
      <w:r>
        <w:rPr>
          <w:w w:val="110"/>
          <w:sz w:val="20"/>
        </w:rPr>
        <w:t>on</w:t>
      </w:r>
      <w:r>
        <w:rPr>
          <w:spacing w:val="-2"/>
          <w:w w:val="110"/>
          <w:sz w:val="20"/>
        </w:rPr>
        <w:t xml:space="preserve"> </w:t>
      </w:r>
      <w:r>
        <w:rPr>
          <w:w w:val="110"/>
          <w:sz w:val="20"/>
        </w:rPr>
        <w:t>12/09/2022).</w:t>
      </w:r>
    </w:p>
    <w:p w14:paraId="74C45710" w14:textId="77777777" w:rsidR="00620CF6" w:rsidRDefault="00000000">
      <w:pPr>
        <w:pStyle w:val="ListParagraph"/>
        <w:numPr>
          <w:ilvl w:val="0"/>
          <w:numId w:val="1"/>
        </w:numPr>
        <w:tabs>
          <w:tab w:val="left" w:pos="726"/>
        </w:tabs>
        <w:spacing w:before="69" w:line="355" w:lineRule="auto"/>
        <w:ind w:hanging="609"/>
        <w:jc w:val="both"/>
        <w:rPr>
          <w:sz w:val="20"/>
        </w:rPr>
      </w:pPr>
      <w:bookmarkStart w:id="969" w:name="_bookmark250"/>
      <w:bookmarkEnd w:id="969"/>
      <w:r>
        <w:rPr>
          <w:w w:val="105"/>
          <w:sz w:val="20"/>
        </w:rPr>
        <w:t xml:space="preserve">Statistics Norway. </w:t>
      </w:r>
      <w:r>
        <w:rPr>
          <w:i/>
          <w:w w:val="105"/>
          <w:sz w:val="20"/>
        </w:rPr>
        <w:t xml:space="preserve">10318: Share of Total Estimated Net Wealth, Average Estimated Net </w:t>
      </w:r>
      <w:proofErr w:type="gramStart"/>
      <w:r>
        <w:rPr>
          <w:i/>
          <w:w w:val="105"/>
          <w:sz w:val="20"/>
        </w:rPr>
        <w:t>Wealth</w:t>
      </w:r>
      <w:proofErr w:type="gramEnd"/>
      <w:r>
        <w:rPr>
          <w:i/>
          <w:w w:val="105"/>
          <w:sz w:val="20"/>
        </w:rPr>
        <w:t xml:space="preserve"> and Lowest</w:t>
      </w:r>
      <w:r>
        <w:rPr>
          <w:i/>
          <w:spacing w:val="40"/>
          <w:w w:val="105"/>
          <w:sz w:val="20"/>
        </w:rPr>
        <w:t xml:space="preserve"> </w:t>
      </w:r>
      <w:r>
        <w:rPr>
          <w:i/>
          <w:w w:val="105"/>
          <w:sz w:val="20"/>
        </w:rPr>
        <w:t>Value</w:t>
      </w:r>
      <w:r>
        <w:rPr>
          <w:i/>
          <w:spacing w:val="40"/>
          <w:w w:val="105"/>
          <w:sz w:val="20"/>
        </w:rPr>
        <w:t xml:space="preserve"> </w:t>
      </w:r>
      <w:r>
        <w:rPr>
          <w:i/>
          <w:w w:val="105"/>
          <w:sz w:val="20"/>
        </w:rPr>
        <w:t>in</w:t>
      </w:r>
      <w:r>
        <w:rPr>
          <w:i/>
          <w:spacing w:val="40"/>
          <w:w w:val="105"/>
          <w:sz w:val="20"/>
        </w:rPr>
        <w:t xml:space="preserve"> </w:t>
      </w:r>
      <w:r>
        <w:rPr>
          <w:i/>
          <w:w w:val="105"/>
          <w:sz w:val="20"/>
        </w:rPr>
        <w:t>Decile</w:t>
      </w:r>
      <w:r>
        <w:rPr>
          <w:i/>
          <w:spacing w:val="40"/>
          <w:w w:val="105"/>
          <w:sz w:val="20"/>
        </w:rPr>
        <w:t xml:space="preserve"> </w:t>
      </w:r>
      <w:r>
        <w:rPr>
          <w:i/>
          <w:w w:val="105"/>
          <w:sz w:val="20"/>
        </w:rPr>
        <w:t>for</w:t>
      </w:r>
      <w:r>
        <w:rPr>
          <w:i/>
          <w:spacing w:val="40"/>
          <w:w w:val="105"/>
          <w:sz w:val="20"/>
        </w:rPr>
        <w:t xml:space="preserve"> </w:t>
      </w:r>
      <w:r>
        <w:rPr>
          <w:i/>
          <w:w w:val="105"/>
          <w:sz w:val="20"/>
        </w:rPr>
        <w:t>Households,</w:t>
      </w:r>
      <w:r>
        <w:rPr>
          <w:i/>
          <w:spacing w:val="40"/>
          <w:w w:val="105"/>
          <w:sz w:val="20"/>
        </w:rPr>
        <w:t xml:space="preserve"> </w:t>
      </w:r>
      <w:r>
        <w:rPr>
          <w:i/>
          <w:w w:val="105"/>
          <w:sz w:val="20"/>
        </w:rPr>
        <w:t>by</w:t>
      </w:r>
      <w:r>
        <w:rPr>
          <w:i/>
          <w:spacing w:val="40"/>
          <w:w w:val="105"/>
          <w:sz w:val="20"/>
        </w:rPr>
        <w:t xml:space="preserve"> </w:t>
      </w:r>
      <w:r>
        <w:rPr>
          <w:i/>
          <w:w w:val="105"/>
          <w:sz w:val="20"/>
        </w:rPr>
        <w:t>Decile</w:t>
      </w:r>
      <w:r>
        <w:rPr>
          <w:i/>
          <w:spacing w:val="40"/>
          <w:w w:val="105"/>
          <w:sz w:val="20"/>
        </w:rPr>
        <w:t xml:space="preserve"> </w:t>
      </w:r>
      <w:r>
        <w:rPr>
          <w:i/>
          <w:w w:val="105"/>
          <w:sz w:val="20"/>
        </w:rPr>
        <w:t>2010</w:t>
      </w:r>
      <w:r>
        <w:rPr>
          <w:i/>
          <w:spacing w:val="40"/>
          <w:w w:val="105"/>
          <w:sz w:val="20"/>
        </w:rPr>
        <w:t xml:space="preserve"> </w:t>
      </w:r>
      <w:r>
        <w:rPr>
          <w:i/>
          <w:w w:val="105"/>
          <w:sz w:val="20"/>
        </w:rPr>
        <w:t>-</w:t>
      </w:r>
      <w:r>
        <w:rPr>
          <w:i/>
          <w:spacing w:val="40"/>
          <w:w w:val="105"/>
          <w:sz w:val="20"/>
        </w:rPr>
        <w:t xml:space="preserve"> </w:t>
      </w:r>
      <w:r>
        <w:rPr>
          <w:i/>
          <w:w w:val="105"/>
          <w:sz w:val="20"/>
        </w:rPr>
        <w:t>2020</w:t>
      </w:r>
      <w:r>
        <w:rPr>
          <w:w w:val="105"/>
          <w:sz w:val="20"/>
        </w:rPr>
        <w:t>.</w:t>
      </w:r>
      <w:r>
        <w:rPr>
          <w:spacing w:val="34"/>
          <w:w w:val="105"/>
          <w:sz w:val="20"/>
        </w:rPr>
        <w:t xml:space="preserve"> </w:t>
      </w:r>
      <w:proofErr w:type="spellStart"/>
      <w:r>
        <w:rPr>
          <w:w w:val="105"/>
          <w:sz w:val="20"/>
        </w:rPr>
        <w:t>StatBank</w:t>
      </w:r>
      <w:proofErr w:type="spellEnd"/>
      <w:r>
        <w:rPr>
          <w:w w:val="105"/>
          <w:sz w:val="20"/>
        </w:rPr>
        <w:t>.</w:t>
      </w:r>
      <w:r>
        <w:rPr>
          <w:spacing w:val="34"/>
          <w:w w:val="105"/>
          <w:sz w:val="20"/>
        </w:rPr>
        <w:t xml:space="preserve"> </w:t>
      </w:r>
      <w:r>
        <w:rPr>
          <w:w w:val="105"/>
          <w:sz w:val="20"/>
        </w:rPr>
        <w:t>Mar.</w:t>
      </w:r>
      <w:r>
        <w:rPr>
          <w:spacing w:val="34"/>
          <w:w w:val="105"/>
          <w:sz w:val="20"/>
        </w:rPr>
        <w:t xml:space="preserve"> </w:t>
      </w:r>
      <w:r>
        <w:rPr>
          <w:w w:val="105"/>
          <w:sz w:val="20"/>
        </w:rPr>
        <w:t>2022.</w:t>
      </w:r>
      <w:r>
        <w:rPr>
          <w:spacing w:val="34"/>
          <w:w w:val="105"/>
          <w:sz w:val="20"/>
        </w:rPr>
        <w:t xml:space="preserve"> </w:t>
      </w:r>
      <w:r>
        <w:rPr>
          <w:w w:val="105"/>
          <w:sz w:val="20"/>
        </w:rPr>
        <w:t>url:</w:t>
      </w:r>
      <w:r>
        <w:rPr>
          <w:spacing w:val="34"/>
          <w:w w:val="105"/>
          <w:sz w:val="20"/>
        </w:rPr>
        <w:t xml:space="preserve"> </w:t>
      </w:r>
      <w:hyperlink r:id="rId329">
        <w:r>
          <w:rPr>
            <w:color w:val="0000FF"/>
            <w:w w:val="105"/>
            <w:sz w:val="20"/>
          </w:rPr>
          <w:t>https:</w:t>
        </w:r>
      </w:hyperlink>
    </w:p>
    <w:p w14:paraId="2B4CE7B1" w14:textId="77777777" w:rsidR="00620CF6" w:rsidRDefault="00000000">
      <w:pPr>
        <w:pStyle w:val="BodyText"/>
        <w:spacing w:line="268" w:lineRule="exact"/>
        <w:ind w:left="726"/>
        <w:jc w:val="both"/>
      </w:pPr>
      <w:hyperlink r:id="rId330">
        <w:r>
          <w:rPr>
            <w:color w:val="0000FF"/>
          </w:rPr>
          <w:t>//www.ssb.no/en/statbank/table/10318/</w:t>
        </w:r>
      </w:hyperlink>
      <w:r>
        <w:rPr>
          <w:color w:val="0000FF"/>
          <w:spacing w:val="50"/>
        </w:rPr>
        <w:t xml:space="preserve"> </w:t>
      </w:r>
      <w:r>
        <w:t>(visited</w:t>
      </w:r>
      <w:r>
        <w:rPr>
          <w:spacing w:val="50"/>
        </w:rPr>
        <w:t xml:space="preserve"> </w:t>
      </w:r>
      <w:r>
        <w:t>on</w:t>
      </w:r>
      <w:r>
        <w:rPr>
          <w:spacing w:val="50"/>
        </w:rPr>
        <w:t xml:space="preserve"> </w:t>
      </w:r>
      <w:r>
        <w:rPr>
          <w:spacing w:val="-2"/>
        </w:rPr>
        <w:t>03/11/2022).</w:t>
      </w:r>
    </w:p>
    <w:p w14:paraId="406133EA" w14:textId="77777777" w:rsidR="00620CF6" w:rsidRDefault="00000000">
      <w:pPr>
        <w:pStyle w:val="ListParagraph"/>
        <w:numPr>
          <w:ilvl w:val="0"/>
          <w:numId w:val="1"/>
        </w:numPr>
        <w:tabs>
          <w:tab w:val="left" w:pos="726"/>
        </w:tabs>
        <w:spacing w:before="199" w:line="355" w:lineRule="auto"/>
        <w:ind w:hanging="609"/>
        <w:jc w:val="left"/>
        <w:rPr>
          <w:sz w:val="20"/>
        </w:rPr>
      </w:pPr>
      <w:bookmarkStart w:id="970" w:name="_bookmark251"/>
      <w:bookmarkEnd w:id="970"/>
      <w:proofErr w:type="spellStart"/>
      <w:r>
        <w:rPr>
          <w:sz w:val="20"/>
        </w:rPr>
        <w:t>StatsNZ</w:t>
      </w:r>
      <w:proofErr w:type="spellEnd"/>
      <w:r>
        <w:rPr>
          <w:sz w:val="20"/>
        </w:rPr>
        <w:t>.</w:t>
      </w:r>
      <w:r>
        <w:rPr>
          <w:spacing w:val="40"/>
          <w:sz w:val="20"/>
        </w:rPr>
        <w:t xml:space="preserve"> </w:t>
      </w:r>
      <w:r>
        <w:rPr>
          <w:i/>
          <w:sz w:val="20"/>
        </w:rPr>
        <w:t>Household</w:t>
      </w:r>
      <w:r>
        <w:rPr>
          <w:i/>
          <w:spacing w:val="40"/>
          <w:sz w:val="20"/>
        </w:rPr>
        <w:t xml:space="preserve"> </w:t>
      </w:r>
      <w:r>
        <w:rPr>
          <w:i/>
          <w:sz w:val="20"/>
        </w:rPr>
        <w:t>Net</w:t>
      </w:r>
      <w:r>
        <w:rPr>
          <w:i/>
          <w:spacing w:val="40"/>
          <w:sz w:val="20"/>
        </w:rPr>
        <w:t xml:space="preserve"> </w:t>
      </w:r>
      <w:r>
        <w:rPr>
          <w:i/>
          <w:sz w:val="20"/>
        </w:rPr>
        <w:t>Worth</w:t>
      </w:r>
      <w:r>
        <w:rPr>
          <w:i/>
          <w:spacing w:val="40"/>
          <w:sz w:val="20"/>
        </w:rPr>
        <w:t xml:space="preserve"> </w:t>
      </w:r>
      <w:r>
        <w:rPr>
          <w:i/>
          <w:sz w:val="20"/>
        </w:rPr>
        <w:t>Data</w:t>
      </w:r>
      <w:r>
        <w:rPr>
          <w:i/>
          <w:spacing w:val="40"/>
          <w:sz w:val="20"/>
        </w:rPr>
        <w:t xml:space="preserve"> </w:t>
      </w:r>
      <w:r>
        <w:rPr>
          <w:i/>
          <w:sz w:val="20"/>
        </w:rPr>
        <w:t>Collection</w:t>
      </w:r>
      <w:r>
        <w:rPr>
          <w:i/>
          <w:spacing w:val="40"/>
          <w:sz w:val="20"/>
        </w:rPr>
        <w:t xml:space="preserve"> </w:t>
      </w:r>
      <w:r>
        <w:rPr>
          <w:i/>
          <w:sz w:val="20"/>
        </w:rPr>
        <w:t>2020/21</w:t>
      </w:r>
      <w:r>
        <w:rPr>
          <w:sz w:val="20"/>
        </w:rPr>
        <w:t>.</w:t>
      </w:r>
      <w:r>
        <w:rPr>
          <w:spacing w:val="40"/>
          <w:sz w:val="20"/>
        </w:rPr>
        <w:t xml:space="preserve"> </w:t>
      </w:r>
      <w:r>
        <w:rPr>
          <w:sz w:val="20"/>
        </w:rPr>
        <w:t>June</w:t>
      </w:r>
      <w:r>
        <w:rPr>
          <w:spacing w:val="40"/>
          <w:sz w:val="20"/>
        </w:rPr>
        <w:t xml:space="preserve"> </w:t>
      </w:r>
      <w:r>
        <w:rPr>
          <w:sz w:val="20"/>
        </w:rPr>
        <w:t>2022.</w:t>
      </w:r>
      <w:r>
        <w:rPr>
          <w:spacing w:val="40"/>
          <w:sz w:val="20"/>
        </w:rPr>
        <w:t xml:space="preserve"> </w:t>
      </w:r>
      <w:r>
        <w:rPr>
          <w:sz w:val="20"/>
        </w:rPr>
        <w:t>url:</w:t>
      </w:r>
      <w:r>
        <w:rPr>
          <w:spacing w:val="40"/>
          <w:sz w:val="20"/>
        </w:rPr>
        <w:t xml:space="preserve"> </w:t>
      </w:r>
      <w:hyperlink r:id="rId331">
        <w:r>
          <w:rPr>
            <w:color w:val="0000FF"/>
            <w:sz w:val="20"/>
          </w:rPr>
          <w:t>https://datainfoplus.stats.</w:t>
        </w:r>
      </w:hyperlink>
      <w:r>
        <w:rPr>
          <w:color w:val="0000FF"/>
          <w:sz w:val="20"/>
        </w:rPr>
        <w:t xml:space="preserve"> </w:t>
      </w:r>
      <w:hyperlink r:id="rId332">
        <w:r>
          <w:rPr>
            <w:color w:val="0000FF"/>
            <w:sz w:val="20"/>
          </w:rPr>
          <w:t>govt.nz/item/</w:t>
        </w:r>
        <w:proofErr w:type="spellStart"/>
        <w:r>
          <w:rPr>
            <w:color w:val="0000FF"/>
            <w:sz w:val="20"/>
          </w:rPr>
          <w:t>nz.govt.stats</w:t>
        </w:r>
        <w:proofErr w:type="spellEnd"/>
        <w:r>
          <w:rPr>
            <w:color w:val="0000FF"/>
            <w:sz w:val="20"/>
          </w:rPr>
          <w:t>/ba211f92-b4ad-4b3c-9630-662138009889#</w:t>
        </w:r>
      </w:hyperlink>
      <w:r>
        <w:rPr>
          <w:color w:val="0000FF"/>
          <w:spacing w:val="40"/>
          <w:sz w:val="20"/>
        </w:rPr>
        <w:t xml:space="preserve"> </w:t>
      </w:r>
      <w:r>
        <w:rPr>
          <w:sz w:val="20"/>
        </w:rPr>
        <w:t>(visited</w:t>
      </w:r>
      <w:r>
        <w:rPr>
          <w:spacing w:val="40"/>
          <w:sz w:val="20"/>
        </w:rPr>
        <w:t xml:space="preserve"> </w:t>
      </w:r>
      <w:r>
        <w:rPr>
          <w:sz w:val="20"/>
        </w:rPr>
        <w:t>on</w:t>
      </w:r>
      <w:r>
        <w:rPr>
          <w:spacing w:val="40"/>
          <w:sz w:val="20"/>
        </w:rPr>
        <w:t xml:space="preserve"> </w:t>
      </w:r>
      <w:r>
        <w:rPr>
          <w:sz w:val="20"/>
        </w:rPr>
        <w:t>09/29/2022).</w:t>
      </w:r>
    </w:p>
    <w:p w14:paraId="6C115DD7" w14:textId="77777777" w:rsidR="00620CF6" w:rsidRDefault="00000000">
      <w:pPr>
        <w:pStyle w:val="ListParagraph"/>
        <w:numPr>
          <w:ilvl w:val="0"/>
          <w:numId w:val="1"/>
        </w:numPr>
        <w:tabs>
          <w:tab w:val="left" w:pos="726"/>
        </w:tabs>
        <w:spacing w:before="69" w:line="355" w:lineRule="auto"/>
        <w:ind w:hanging="609"/>
        <w:jc w:val="left"/>
        <w:rPr>
          <w:sz w:val="20"/>
        </w:rPr>
      </w:pPr>
      <w:bookmarkStart w:id="971" w:name="_bookmark252"/>
      <w:bookmarkEnd w:id="971"/>
      <w:r>
        <w:rPr>
          <w:w w:val="105"/>
          <w:sz w:val="20"/>
        </w:rPr>
        <w:t xml:space="preserve">Tax Policy Center. </w:t>
      </w:r>
      <w:r>
        <w:rPr>
          <w:i/>
          <w:w w:val="105"/>
          <w:sz w:val="20"/>
        </w:rPr>
        <w:t>Estate Tax Exemption Level</w:t>
      </w:r>
      <w:r>
        <w:rPr>
          <w:w w:val="105"/>
          <w:sz w:val="20"/>
        </w:rPr>
        <w:t xml:space="preserve">. Feb. 2022. url: </w:t>
      </w:r>
      <w:hyperlink r:id="rId333">
        <w:r>
          <w:rPr>
            <w:color w:val="0000FF"/>
            <w:w w:val="105"/>
            <w:sz w:val="20"/>
          </w:rPr>
          <w:t>https://www.taxpolicycenter.org/</w:t>
        </w:r>
      </w:hyperlink>
      <w:r>
        <w:rPr>
          <w:color w:val="0000FF"/>
          <w:w w:val="105"/>
          <w:sz w:val="20"/>
        </w:rPr>
        <w:t xml:space="preserve"> </w:t>
      </w:r>
      <w:hyperlink r:id="rId334">
        <w:r>
          <w:rPr>
            <w:color w:val="0000FF"/>
            <w:w w:val="105"/>
            <w:sz w:val="20"/>
          </w:rPr>
          <w:t>statistics/estate-tax-exemption-level</w:t>
        </w:r>
      </w:hyperlink>
      <w:r>
        <w:rPr>
          <w:color w:val="0000FF"/>
          <w:w w:val="105"/>
          <w:sz w:val="20"/>
        </w:rPr>
        <w:t xml:space="preserve"> </w:t>
      </w:r>
      <w:r>
        <w:rPr>
          <w:w w:val="105"/>
          <w:sz w:val="20"/>
        </w:rPr>
        <w:t>(visited on 06/01/2023).</w:t>
      </w:r>
    </w:p>
    <w:p w14:paraId="7149E608" w14:textId="77777777" w:rsidR="00620CF6" w:rsidRDefault="00000000">
      <w:pPr>
        <w:pStyle w:val="ListParagraph"/>
        <w:numPr>
          <w:ilvl w:val="0"/>
          <w:numId w:val="1"/>
        </w:numPr>
        <w:tabs>
          <w:tab w:val="left" w:pos="726"/>
        </w:tabs>
        <w:spacing w:before="70" w:line="355" w:lineRule="auto"/>
        <w:ind w:hanging="609"/>
        <w:jc w:val="left"/>
        <w:rPr>
          <w:sz w:val="20"/>
        </w:rPr>
      </w:pPr>
      <w:bookmarkStart w:id="972" w:name="_bookmark253"/>
      <w:bookmarkEnd w:id="972"/>
      <w:r>
        <w:rPr>
          <w:i/>
          <w:w w:val="105"/>
          <w:sz w:val="20"/>
        </w:rPr>
        <w:t>Tax</w:t>
      </w:r>
      <w:r>
        <w:rPr>
          <w:i/>
          <w:spacing w:val="34"/>
          <w:w w:val="105"/>
          <w:sz w:val="20"/>
        </w:rPr>
        <w:t xml:space="preserve"> </w:t>
      </w:r>
      <w:r>
        <w:rPr>
          <w:i/>
          <w:w w:val="105"/>
          <w:sz w:val="20"/>
        </w:rPr>
        <w:t>Reform</w:t>
      </w:r>
      <w:r>
        <w:rPr>
          <w:i/>
          <w:spacing w:val="34"/>
          <w:w w:val="105"/>
          <w:sz w:val="20"/>
        </w:rPr>
        <w:t xml:space="preserve"> </w:t>
      </w:r>
      <w:r>
        <w:rPr>
          <w:i/>
          <w:w w:val="105"/>
          <w:sz w:val="20"/>
        </w:rPr>
        <w:t>Act</w:t>
      </w:r>
      <w:r>
        <w:rPr>
          <w:i/>
          <w:spacing w:val="34"/>
          <w:w w:val="105"/>
          <w:sz w:val="20"/>
        </w:rPr>
        <w:t xml:space="preserve"> </w:t>
      </w:r>
      <w:r>
        <w:rPr>
          <w:i/>
          <w:w w:val="105"/>
          <w:sz w:val="20"/>
        </w:rPr>
        <w:t>of</w:t>
      </w:r>
      <w:r>
        <w:rPr>
          <w:i/>
          <w:spacing w:val="34"/>
          <w:w w:val="105"/>
          <w:sz w:val="20"/>
        </w:rPr>
        <w:t xml:space="preserve"> </w:t>
      </w:r>
      <w:r>
        <w:rPr>
          <w:i/>
          <w:w w:val="105"/>
          <w:sz w:val="20"/>
        </w:rPr>
        <w:t>1976</w:t>
      </w:r>
      <w:r>
        <w:rPr>
          <w:w w:val="105"/>
          <w:sz w:val="20"/>
        </w:rPr>
        <w:t>.</w:t>
      </w:r>
      <w:r>
        <w:rPr>
          <w:spacing w:val="29"/>
          <w:w w:val="105"/>
          <w:sz w:val="20"/>
        </w:rPr>
        <w:t xml:space="preserve"> </w:t>
      </w:r>
      <w:r>
        <w:rPr>
          <w:w w:val="105"/>
          <w:sz w:val="20"/>
        </w:rPr>
        <w:t>Pub.</w:t>
      </w:r>
      <w:r>
        <w:rPr>
          <w:spacing w:val="29"/>
          <w:w w:val="105"/>
          <w:sz w:val="20"/>
        </w:rPr>
        <w:t xml:space="preserve"> </w:t>
      </w:r>
      <w:r>
        <w:rPr>
          <w:w w:val="105"/>
          <w:sz w:val="20"/>
        </w:rPr>
        <w:t>L.</w:t>
      </w:r>
      <w:r>
        <w:rPr>
          <w:spacing w:val="29"/>
          <w:w w:val="105"/>
          <w:sz w:val="20"/>
        </w:rPr>
        <w:t xml:space="preserve"> </w:t>
      </w:r>
      <w:r>
        <w:rPr>
          <w:w w:val="105"/>
          <w:sz w:val="20"/>
        </w:rPr>
        <w:t>94–455,</w:t>
      </w:r>
      <w:r>
        <w:rPr>
          <w:spacing w:val="29"/>
          <w:w w:val="105"/>
          <w:sz w:val="20"/>
        </w:rPr>
        <w:t xml:space="preserve"> </w:t>
      </w:r>
      <w:r>
        <w:rPr>
          <w:w w:val="105"/>
          <w:sz w:val="20"/>
        </w:rPr>
        <w:t>United</w:t>
      </w:r>
      <w:r>
        <w:rPr>
          <w:spacing w:val="28"/>
          <w:w w:val="105"/>
          <w:sz w:val="20"/>
        </w:rPr>
        <w:t xml:space="preserve"> </w:t>
      </w:r>
      <w:r>
        <w:rPr>
          <w:w w:val="105"/>
          <w:sz w:val="20"/>
        </w:rPr>
        <w:t>States.</w:t>
      </w:r>
      <w:r>
        <w:rPr>
          <w:spacing w:val="29"/>
          <w:w w:val="105"/>
          <w:sz w:val="20"/>
        </w:rPr>
        <w:t xml:space="preserve"> </w:t>
      </w:r>
      <w:r>
        <w:rPr>
          <w:w w:val="105"/>
          <w:sz w:val="20"/>
        </w:rPr>
        <w:t>1976.</w:t>
      </w:r>
      <w:r>
        <w:rPr>
          <w:spacing w:val="29"/>
          <w:w w:val="105"/>
          <w:sz w:val="20"/>
        </w:rPr>
        <w:t xml:space="preserve"> </w:t>
      </w:r>
      <w:r>
        <w:rPr>
          <w:w w:val="105"/>
          <w:sz w:val="20"/>
        </w:rPr>
        <w:t>url:</w:t>
      </w:r>
      <w:r>
        <w:rPr>
          <w:spacing w:val="29"/>
          <w:w w:val="105"/>
          <w:sz w:val="20"/>
        </w:rPr>
        <w:t xml:space="preserve"> </w:t>
      </w:r>
      <w:hyperlink r:id="rId335">
        <w:r>
          <w:rPr>
            <w:color w:val="0000FF"/>
            <w:w w:val="105"/>
            <w:sz w:val="20"/>
          </w:rPr>
          <w:t>https://hdl.handle.net/2027/</w:t>
        </w:r>
      </w:hyperlink>
      <w:r>
        <w:rPr>
          <w:color w:val="0000FF"/>
          <w:w w:val="105"/>
          <w:sz w:val="20"/>
        </w:rPr>
        <w:t xml:space="preserve"> </w:t>
      </w:r>
      <w:hyperlink r:id="rId336">
        <w:r>
          <w:rPr>
            <w:color w:val="0000FF"/>
            <w:spacing w:val="-2"/>
            <w:w w:val="105"/>
            <w:sz w:val="20"/>
          </w:rPr>
          <w:t>uiug.30112047661969</w:t>
        </w:r>
      </w:hyperlink>
      <w:r>
        <w:rPr>
          <w:spacing w:val="-2"/>
          <w:w w:val="105"/>
          <w:sz w:val="20"/>
        </w:rPr>
        <w:t>.</w:t>
      </w:r>
    </w:p>
    <w:p w14:paraId="3B0AB485" w14:textId="77777777" w:rsidR="00620CF6" w:rsidRDefault="00000000">
      <w:pPr>
        <w:pStyle w:val="ListParagraph"/>
        <w:numPr>
          <w:ilvl w:val="0"/>
          <w:numId w:val="1"/>
        </w:numPr>
        <w:tabs>
          <w:tab w:val="left" w:pos="726"/>
        </w:tabs>
        <w:spacing w:before="69" w:line="355" w:lineRule="auto"/>
        <w:ind w:hanging="609"/>
        <w:jc w:val="left"/>
        <w:rPr>
          <w:sz w:val="20"/>
        </w:rPr>
      </w:pPr>
      <w:bookmarkStart w:id="973" w:name="_bookmark254"/>
      <w:bookmarkEnd w:id="973"/>
      <w:proofErr w:type="spellStart"/>
      <w:r>
        <w:rPr>
          <w:w w:val="105"/>
          <w:sz w:val="20"/>
        </w:rPr>
        <w:t>Taxworld</w:t>
      </w:r>
      <w:proofErr w:type="spellEnd"/>
      <w:r>
        <w:rPr>
          <w:w w:val="105"/>
          <w:sz w:val="20"/>
        </w:rPr>
        <w:t>.</w:t>
      </w:r>
      <w:r>
        <w:rPr>
          <w:spacing w:val="40"/>
          <w:w w:val="105"/>
          <w:sz w:val="20"/>
        </w:rPr>
        <w:t xml:space="preserve"> </w:t>
      </w:r>
      <w:r>
        <w:rPr>
          <w:i/>
          <w:w w:val="105"/>
          <w:sz w:val="20"/>
        </w:rPr>
        <w:t>Tax</w:t>
      </w:r>
      <w:r>
        <w:rPr>
          <w:i/>
          <w:spacing w:val="40"/>
          <w:w w:val="105"/>
          <w:sz w:val="20"/>
        </w:rPr>
        <w:t xml:space="preserve"> </w:t>
      </w:r>
      <w:r>
        <w:rPr>
          <w:i/>
          <w:w w:val="105"/>
          <w:sz w:val="20"/>
        </w:rPr>
        <w:t>Manuals:</w:t>
      </w:r>
      <w:r>
        <w:rPr>
          <w:i/>
          <w:spacing w:val="40"/>
          <w:w w:val="105"/>
          <w:sz w:val="20"/>
        </w:rPr>
        <w:t xml:space="preserve"> </w:t>
      </w:r>
      <w:r>
        <w:rPr>
          <w:i/>
          <w:w w:val="105"/>
          <w:sz w:val="20"/>
        </w:rPr>
        <w:t>Capital</w:t>
      </w:r>
      <w:r>
        <w:rPr>
          <w:i/>
          <w:spacing w:val="40"/>
          <w:w w:val="105"/>
          <w:sz w:val="20"/>
        </w:rPr>
        <w:t xml:space="preserve"> </w:t>
      </w:r>
      <w:r>
        <w:rPr>
          <w:i/>
          <w:w w:val="105"/>
          <w:sz w:val="20"/>
        </w:rPr>
        <w:t>Acquisitions</w:t>
      </w:r>
      <w:r>
        <w:rPr>
          <w:i/>
          <w:spacing w:val="40"/>
          <w:w w:val="105"/>
          <w:sz w:val="20"/>
        </w:rPr>
        <w:t xml:space="preserve"> </w:t>
      </w:r>
      <w:r>
        <w:rPr>
          <w:i/>
          <w:w w:val="105"/>
          <w:sz w:val="20"/>
        </w:rPr>
        <w:t>Tax</w:t>
      </w:r>
      <w:r>
        <w:rPr>
          <w:w w:val="105"/>
          <w:sz w:val="20"/>
        </w:rPr>
        <w:t>.</w:t>
      </w:r>
      <w:r>
        <w:rPr>
          <w:spacing w:val="40"/>
          <w:w w:val="105"/>
          <w:sz w:val="20"/>
        </w:rPr>
        <w:t xml:space="preserve"> </w:t>
      </w:r>
      <w:r>
        <w:rPr>
          <w:w w:val="105"/>
          <w:sz w:val="20"/>
        </w:rPr>
        <w:t>url:</w:t>
      </w:r>
      <w:r>
        <w:rPr>
          <w:spacing w:val="40"/>
          <w:w w:val="105"/>
          <w:sz w:val="20"/>
        </w:rPr>
        <w:t xml:space="preserve"> </w:t>
      </w:r>
      <w:hyperlink r:id="rId337">
        <w:r>
          <w:rPr>
            <w:color w:val="0000FF"/>
            <w:w w:val="105"/>
            <w:sz w:val="20"/>
          </w:rPr>
          <w:t>https://www.taxworld.ie/tax/manuals/</w:t>
        </w:r>
      </w:hyperlink>
      <w:r>
        <w:rPr>
          <w:color w:val="0000FF"/>
          <w:w w:val="105"/>
          <w:sz w:val="20"/>
        </w:rPr>
        <w:t xml:space="preserve"> </w:t>
      </w:r>
      <w:hyperlink r:id="rId338">
        <w:r>
          <w:rPr>
            <w:color w:val="0000FF"/>
            <w:w w:val="105"/>
            <w:sz w:val="20"/>
          </w:rPr>
          <w:t>capital-acquisitions-tax-manual</w:t>
        </w:r>
      </w:hyperlink>
      <w:r>
        <w:rPr>
          <w:color w:val="0000FF"/>
          <w:spacing w:val="-6"/>
          <w:w w:val="105"/>
          <w:sz w:val="20"/>
        </w:rPr>
        <w:t xml:space="preserve"> </w:t>
      </w:r>
      <w:r>
        <w:rPr>
          <w:w w:val="105"/>
          <w:sz w:val="20"/>
        </w:rPr>
        <w:t>(visited</w:t>
      </w:r>
      <w:r>
        <w:rPr>
          <w:spacing w:val="-6"/>
          <w:w w:val="105"/>
          <w:sz w:val="20"/>
        </w:rPr>
        <w:t xml:space="preserve"> </w:t>
      </w:r>
      <w:r>
        <w:rPr>
          <w:w w:val="105"/>
          <w:sz w:val="20"/>
        </w:rPr>
        <w:t>on</w:t>
      </w:r>
      <w:r>
        <w:rPr>
          <w:spacing w:val="-6"/>
          <w:w w:val="105"/>
          <w:sz w:val="20"/>
        </w:rPr>
        <w:t xml:space="preserve"> </w:t>
      </w:r>
      <w:r>
        <w:rPr>
          <w:w w:val="105"/>
          <w:sz w:val="20"/>
        </w:rPr>
        <w:t>06/04/2023).</w:t>
      </w:r>
    </w:p>
    <w:p w14:paraId="24BC36A6" w14:textId="77777777" w:rsidR="00620CF6" w:rsidRDefault="00000000">
      <w:pPr>
        <w:pStyle w:val="ListParagraph"/>
        <w:numPr>
          <w:ilvl w:val="0"/>
          <w:numId w:val="1"/>
        </w:numPr>
        <w:tabs>
          <w:tab w:val="left" w:pos="726"/>
        </w:tabs>
        <w:spacing w:before="69" w:line="355" w:lineRule="auto"/>
        <w:ind w:hanging="609"/>
        <w:jc w:val="left"/>
        <w:rPr>
          <w:sz w:val="20"/>
        </w:rPr>
      </w:pPr>
      <w:bookmarkStart w:id="974" w:name="_bookmark255"/>
      <w:bookmarkEnd w:id="974"/>
      <w:r>
        <w:rPr>
          <w:sz w:val="20"/>
        </w:rPr>
        <w:t xml:space="preserve">The Chase National Bank of the City of New York. </w:t>
      </w:r>
      <w:r>
        <w:rPr>
          <w:i/>
          <w:sz w:val="20"/>
        </w:rPr>
        <w:t>The</w:t>
      </w:r>
      <w:r>
        <w:rPr>
          <w:i/>
          <w:spacing w:val="15"/>
          <w:sz w:val="20"/>
        </w:rPr>
        <w:t xml:space="preserve"> </w:t>
      </w:r>
      <w:r>
        <w:rPr>
          <w:i/>
          <w:sz w:val="20"/>
        </w:rPr>
        <w:t>Revenue</w:t>
      </w:r>
      <w:r>
        <w:rPr>
          <w:i/>
          <w:spacing w:val="15"/>
          <w:sz w:val="20"/>
        </w:rPr>
        <w:t xml:space="preserve"> </w:t>
      </w:r>
      <w:r>
        <w:rPr>
          <w:i/>
          <w:sz w:val="20"/>
        </w:rPr>
        <w:t>Act</w:t>
      </w:r>
      <w:r>
        <w:rPr>
          <w:i/>
          <w:spacing w:val="15"/>
          <w:sz w:val="20"/>
        </w:rPr>
        <w:t xml:space="preserve"> </w:t>
      </w:r>
      <w:r>
        <w:rPr>
          <w:i/>
          <w:sz w:val="20"/>
        </w:rPr>
        <w:t>of</w:t>
      </w:r>
      <w:r>
        <w:rPr>
          <w:i/>
          <w:spacing w:val="15"/>
          <w:sz w:val="20"/>
        </w:rPr>
        <w:t xml:space="preserve"> </w:t>
      </w:r>
      <w:r>
        <w:rPr>
          <w:i/>
          <w:sz w:val="20"/>
        </w:rPr>
        <w:t>1935</w:t>
      </w:r>
      <w:r>
        <w:rPr>
          <w:i/>
          <w:spacing w:val="15"/>
          <w:sz w:val="20"/>
        </w:rPr>
        <w:t xml:space="preserve"> </w:t>
      </w:r>
      <w:r>
        <w:rPr>
          <w:i/>
          <w:sz w:val="20"/>
        </w:rPr>
        <w:t>and</w:t>
      </w:r>
      <w:r>
        <w:rPr>
          <w:i/>
          <w:spacing w:val="15"/>
          <w:sz w:val="20"/>
        </w:rPr>
        <w:t xml:space="preserve"> </w:t>
      </w:r>
      <w:r>
        <w:rPr>
          <w:i/>
          <w:sz w:val="20"/>
        </w:rPr>
        <w:t>Digest</w:t>
      </w:r>
      <w:r>
        <w:rPr>
          <w:i/>
          <w:spacing w:val="15"/>
          <w:sz w:val="20"/>
        </w:rPr>
        <w:t xml:space="preserve"> </w:t>
      </w:r>
      <w:r>
        <w:rPr>
          <w:i/>
          <w:sz w:val="20"/>
        </w:rPr>
        <w:t>of</w:t>
      </w:r>
      <w:r>
        <w:rPr>
          <w:i/>
          <w:spacing w:val="15"/>
          <w:sz w:val="20"/>
        </w:rPr>
        <w:t xml:space="preserve"> </w:t>
      </w:r>
      <w:r>
        <w:rPr>
          <w:i/>
          <w:sz w:val="20"/>
        </w:rPr>
        <w:t>New</w:t>
      </w:r>
      <w:r>
        <w:rPr>
          <w:i/>
          <w:spacing w:val="15"/>
          <w:sz w:val="20"/>
        </w:rPr>
        <w:t xml:space="preserve"> </w:t>
      </w:r>
      <w:r>
        <w:rPr>
          <w:i/>
          <w:sz w:val="20"/>
        </w:rPr>
        <w:t>Pro- visions</w:t>
      </w:r>
      <w:r>
        <w:rPr>
          <w:sz w:val="20"/>
        </w:rPr>
        <w:t>.</w:t>
      </w:r>
      <w:r>
        <w:rPr>
          <w:spacing w:val="27"/>
          <w:sz w:val="20"/>
        </w:rPr>
        <w:t xml:space="preserve"> </w:t>
      </w:r>
      <w:r>
        <w:rPr>
          <w:sz w:val="20"/>
        </w:rPr>
        <w:t>New</w:t>
      </w:r>
      <w:r>
        <w:rPr>
          <w:spacing w:val="27"/>
          <w:sz w:val="20"/>
        </w:rPr>
        <w:t xml:space="preserve"> </w:t>
      </w:r>
      <w:r>
        <w:rPr>
          <w:sz w:val="20"/>
        </w:rPr>
        <w:t>York,</w:t>
      </w:r>
      <w:r>
        <w:rPr>
          <w:spacing w:val="27"/>
          <w:sz w:val="20"/>
        </w:rPr>
        <w:t xml:space="preserve"> </w:t>
      </w:r>
      <w:r>
        <w:rPr>
          <w:sz w:val="20"/>
        </w:rPr>
        <w:t>1935.</w:t>
      </w:r>
      <w:r>
        <w:rPr>
          <w:spacing w:val="27"/>
          <w:sz w:val="20"/>
        </w:rPr>
        <w:t xml:space="preserve"> </w:t>
      </w:r>
      <w:r>
        <w:rPr>
          <w:sz w:val="20"/>
        </w:rPr>
        <w:t>url:</w:t>
      </w:r>
      <w:r>
        <w:rPr>
          <w:spacing w:val="27"/>
          <w:sz w:val="20"/>
        </w:rPr>
        <w:t xml:space="preserve"> </w:t>
      </w:r>
      <w:hyperlink r:id="rId339">
        <w:r>
          <w:rPr>
            <w:color w:val="0000FF"/>
            <w:sz w:val="20"/>
          </w:rPr>
          <w:t>https://hdl.handle.net/2027/nnc1.cu04284607</w:t>
        </w:r>
      </w:hyperlink>
      <w:r>
        <w:rPr>
          <w:color w:val="0000FF"/>
          <w:spacing w:val="27"/>
          <w:sz w:val="20"/>
        </w:rPr>
        <w:t xml:space="preserve"> </w:t>
      </w:r>
      <w:r>
        <w:rPr>
          <w:sz w:val="20"/>
        </w:rPr>
        <w:t>(visited</w:t>
      </w:r>
      <w:r>
        <w:rPr>
          <w:spacing w:val="27"/>
          <w:sz w:val="20"/>
        </w:rPr>
        <w:t xml:space="preserve"> </w:t>
      </w:r>
      <w:r>
        <w:rPr>
          <w:sz w:val="20"/>
        </w:rPr>
        <w:t>on</w:t>
      </w:r>
      <w:r>
        <w:rPr>
          <w:spacing w:val="27"/>
          <w:sz w:val="20"/>
        </w:rPr>
        <w:t xml:space="preserve"> </w:t>
      </w:r>
      <w:r>
        <w:rPr>
          <w:sz w:val="20"/>
        </w:rPr>
        <w:t>08/16/2022).</w:t>
      </w:r>
    </w:p>
    <w:p w14:paraId="63893A18" w14:textId="77777777" w:rsidR="00620CF6" w:rsidRDefault="00620CF6">
      <w:pPr>
        <w:spacing w:line="355" w:lineRule="auto"/>
        <w:rPr>
          <w:sz w:val="20"/>
        </w:rPr>
        <w:sectPr w:rsidR="00620CF6" w:rsidSect="00D60468">
          <w:pgSz w:w="12240" w:h="15840"/>
          <w:pgMar w:top="1320" w:right="1300" w:bottom="280" w:left="1300" w:header="720" w:footer="720" w:gutter="0"/>
          <w:cols w:space="720"/>
        </w:sectPr>
      </w:pPr>
    </w:p>
    <w:p w14:paraId="2286A8FA" w14:textId="77777777" w:rsidR="00620CF6" w:rsidRDefault="00000000">
      <w:pPr>
        <w:pStyle w:val="ListParagraph"/>
        <w:numPr>
          <w:ilvl w:val="0"/>
          <w:numId w:val="1"/>
        </w:numPr>
        <w:tabs>
          <w:tab w:val="left" w:pos="726"/>
        </w:tabs>
        <w:spacing w:before="86" w:line="355" w:lineRule="auto"/>
        <w:ind w:hanging="609"/>
        <w:jc w:val="both"/>
        <w:rPr>
          <w:sz w:val="20"/>
        </w:rPr>
      </w:pPr>
      <w:bookmarkStart w:id="975" w:name="_bookmark256"/>
      <w:bookmarkEnd w:id="975"/>
      <w:r>
        <w:rPr>
          <w:sz w:val="20"/>
        </w:rPr>
        <w:lastRenderedPageBreak/>
        <w:t>The</w:t>
      </w:r>
      <w:r>
        <w:rPr>
          <w:spacing w:val="40"/>
          <w:sz w:val="20"/>
        </w:rPr>
        <w:t xml:space="preserve"> </w:t>
      </w:r>
      <w:r>
        <w:rPr>
          <w:sz w:val="20"/>
        </w:rPr>
        <w:t>Penn</w:t>
      </w:r>
      <w:r>
        <w:rPr>
          <w:spacing w:val="40"/>
          <w:sz w:val="20"/>
        </w:rPr>
        <w:t xml:space="preserve"> </w:t>
      </w:r>
      <w:r>
        <w:rPr>
          <w:sz w:val="20"/>
        </w:rPr>
        <w:t>Mutual</w:t>
      </w:r>
      <w:r>
        <w:rPr>
          <w:spacing w:val="40"/>
          <w:sz w:val="20"/>
        </w:rPr>
        <w:t xml:space="preserve"> </w:t>
      </w:r>
      <w:r>
        <w:rPr>
          <w:sz w:val="20"/>
        </w:rPr>
        <w:t>Life</w:t>
      </w:r>
      <w:r>
        <w:rPr>
          <w:spacing w:val="40"/>
          <w:sz w:val="20"/>
        </w:rPr>
        <w:t xml:space="preserve"> </w:t>
      </w:r>
      <w:r>
        <w:rPr>
          <w:sz w:val="20"/>
        </w:rPr>
        <w:t>Insurance</w:t>
      </w:r>
      <w:r>
        <w:rPr>
          <w:spacing w:val="40"/>
          <w:sz w:val="20"/>
        </w:rPr>
        <w:t xml:space="preserve"> </w:t>
      </w:r>
      <w:r>
        <w:rPr>
          <w:sz w:val="20"/>
        </w:rPr>
        <w:t>Company.</w:t>
      </w:r>
      <w:r>
        <w:rPr>
          <w:spacing w:val="40"/>
          <w:sz w:val="20"/>
        </w:rPr>
        <w:t xml:space="preserve"> </w:t>
      </w:r>
      <w:r>
        <w:rPr>
          <w:i/>
          <w:sz w:val="20"/>
        </w:rPr>
        <w:t>Tax</w:t>
      </w:r>
      <w:r>
        <w:rPr>
          <w:i/>
          <w:spacing w:val="40"/>
          <w:sz w:val="20"/>
        </w:rPr>
        <w:t xml:space="preserve"> </w:t>
      </w:r>
      <w:r>
        <w:rPr>
          <w:i/>
          <w:sz w:val="20"/>
        </w:rPr>
        <w:t>Manual</w:t>
      </w:r>
      <w:r>
        <w:rPr>
          <w:i/>
          <w:spacing w:val="40"/>
          <w:sz w:val="20"/>
        </w:rPr>
        <w:t xml:space="preserve"> </w:t>
      </w:r>
      <w:r>
        <w:rPr>
          <w:i/>
          <w:sz w:val="20"/>
        </w:rPr>
        <w:t>of</w:t>
      </w:r>
      <w:r>
        <w:rPr>
          <w:i/>
          <w:spacing w:val="40"/>
          <w:sz w:val="20"/>
        </w:rPr>
        <w:t xml:space="preserve"> </w:t>
      </w:r>
      <w:r>
        <w:rPr>
          <w:i/>
          <w:sz w:val="20"/>
        </w:rPr>
        <w:t>the</w:t>
      </w:r>
      <w:r>
        <w:rPr>
          <w:i/>
          <w:spacing w:val="40"/>
          <w:sz w:val="20"/>
        </w:rPr>
        <w:t xml:space="preserve"> </w:t>
      </w:r>
      <w:r>
        <w:rPr>
          <w:i/>
          <w:sz w:val="20"/>
        </w:rPr>
        <w:t>Federal</w:t>
      </w:r>
      <w:r>
        <w:rPr>
          <w:i/>
          <w:spacing w:val="40"/>
          <w:sz w:val="20"/>
        </w:rPr>
        <w:t xml:space="preserve"> </w:t>
      </w:r>
      <w:r>
        <w:rPr>
          <w:i/>
          <w:sz w:val="20"/>
        </w:rPr>
        <w:t>Revenue</w:t>
      </w:r>
      <w:r>
        <w:rPr>
          <w:i/>
          <w:spacing w:val="40"/>
          <w:sz w:val="20"/>
        </w:rPr>
        <w:t xml:space="preserve"> </w:t>
      </w:r>
      <w:r>
        <w:rPr>
          <w:i/>
          <w:sz w:val="20"/>
        </w:rPr>
        <w:t>Act</w:t>
      </w:r>
      <w:r>
        <w:rPr>
          <w:i/>
          <w:spacing w:val="40"/>
          <w:sz w:val="20"/>
        </w:rPr>
        <w:t xml:space="preserve"> </w:t>
      </w:r>
      <w:r>
        <w:rPr>
          <w:i/>
          <w:sz w:val="20"/>
        </w:rPr>
        <w:t>of</w:t>
      </w:r>
      <w:r>
        <w:rPr>
          <w:i/>
          <w:spacing w:val="40"/>
          <w:sz w:val="20"/>
        </w:rPr>
        <w:t xml:space="preserve"> </w:t>
      </w:r>
      <w:r>
        <w:rPr>
          <w:i/>
          <w:sz w:val="20"/>
        </w:rPr>
        <w:t>1942</w:t>
      </w:r>
      <w:r>
        <w:rPr>
          <w:i/>
          <w:spacing w:val="40"/>
          <w:sz w:val="20"/>
        </w:rPr>
        <w:t xml:space="preserve"> </w:t>
      </w:r>
      <w:r>
        <w:rPr>
          <w:i/>
          <w:sz w:val="20"/>
        </w:rPr>
        <w:t>and Prior Laws Illustrating Their Effect on Life Insurance, Endowments and Annuities</w:t>
      </w:r>
      <w:r>
        <w:rPr>
          <w:sz w:val="20"/>
        </w:rPr>
        <w:t>. Second printing. Philadelphia,</w:t>
      </w:r>
      <w:r>
        <w:rPr>
          <w:spacing w:val="40"/>
          <w:sz w:val="20"/>
        </w:rPr>
        <w:t xml:space="preserve"> </w:t>
      </w:r>
      <w:r>
        <w:rPr>
          <w:sz w:val="20"/>
        </w:rPr>
        <w:t>1943.</w:t>
      </w:r>
      <w:r>
        <w:rPr>
          <w:spacing w:val="40"/>
          <w:sz w:val="20"/>
        </w:rPr>
        <w:t xml:space="preserve"> </w:t>
      </w:r>
      <w:r>
        <w:rPr>
          <w:sz w:val="20"/>
        </w:rPr>
        <w:t>url:</w:t>
      </w:r>
      <w:r>
        <w:rPr>
          <w:spacing w:val="40"/>
          <w:sz w:val="20"/>
        </w:rPr>
        <w:t xml:space="preserve"> </w:t>
      </w:r>
      <w:hyperlink r:id="rId340">
        <w:r>
          <w:rPr>
            <w:color w:val="0000FF"/>
            <w:sz w:val="20"/>
          </w:rPr>
          <w:t>https://hdl.handle.net/2027/iau.31858048802510</w:t>
        </w:r>
      </w:hyperlink>
      <w:r>
        <w:rPr>
          <w:color w:val="0000FF"/>
          <w:spacing w:val="40"/>
          <w:sz w:val="20"/>
        </w:rPr>
        <w:t xml:space="preserve"> </w:t>
      </w:r>
      <w:r>
        <w:rPr>
          <w:sz w:val="20"/>
        </w:rPr>
        <w:t>(visited</w:t>
      </w:r>
      <w:r>
        <w:rPr>
          <w:spacing w:val="40"/>
          <w:sz w:val="20"/>
        </w:rPr>
        <w:t xml:space="preserve"> </w:t>
      </w:r>
      <w:r>
        <w:rPr>
          <w:sz w:val="20"/>
        </w:rPr>
        <w:t>on</w:t>
      </w:r>
      <w:r>
        <w:rPr>
          <w:spacing w:val="40"/>
          <w:sz w:val="20"/>
        </w:rPr>
        <w:t xml:space="preserve"> </w:t>
      </w:r>
      <w:r>
        <w:rPr>
          <w:sz w:val="20"/>
        </w:rPr>
        <w:t>08/16/2022).</w:t>
      </w:r>
    </w:p>
    <w:p w14:paraId="230D34C5" w14:textId="77777777" w:rsidR="00620CF6" w:rsidRDefault="00000000">
      <w:pPr>
        <w:pStyle w:val="ListParagraph"/>
        <w:numPr>
          <w:ilvl w:val="0"/>
          <w:numId w:val="1"/>
        </w:numPr>
        <w:tabs>
          <w:tab w:val="left" w:pos="726"/>
        </w:tabs>
        <w:spacing w:before="78" w:line="355" w:lineRule="auto"/>
        <w:ind w:hanging="609"/>
        <w:jc w:val="both"/>
        <w:rPr>
          <w:sz w:val="20"/>
        </w:rPr>
      </w:pPr>
      <w:bookmarkStart w:id="976" w:name="_bookmark257"/>
      <w:bookmarkEnd w:id="976"/>
      <w:r>
        <w:rPr>
          <w:w w:val="105"/>
          <w:sz w:val="20"/>
        </w:rPr>
        <w:t xml:space="preserve">United States. </w:t>
      </w:r>
      <w:r>
        <w:rPr>
          <w:i/>
          <w:w w:val="105"/>
          <w:sz w:val="20"/>
        </w:rPr>
        <w:t>Economic Recovery Tax Act of 1981</w:t>
      </w:r>
      <w:r>
        <w:rPr>
          <w:w w:val="105"/>
          <w:sz w:val="20"/>
        </w:rPr>
        <w:t xml:space="preserve">. Aug. 1981. url: </w:t>
      </w:r>
      <w:hyperlink r:id="rId341">
        <w:r>
          <w:rPr>
            <w:color w:val="0000FF"/>
            <w:w w:val="105"/>
            <w:sz w:val="20"/>
          </w:rPr>
          <w:t>https://www.govtrack.us/</w:t>
        </w:r>
      </w:hyperlink>
      <w:r>
        <w:rPr>
          <w:color w:val="0000FF"/>
          <w:w w:val="105"/>
          <w:sz w:val="20"/>
        </w:rPr>
        <w:t xml:space="preserve"> </w:t>
      </w:r>
      <w:hyperlink r:id="rId342">
        <w:r>
          <w:rPr>
            <w:color w:val="0000FF"/>
            <w:spacing w:val="-2"/>
            <w:w w:val="105"/>
            <w:sz w:val="20"/>
          </w:rPr>
          <w:t>congress/bills/97/hr4242</w:t>
        </w:r>
      </w:hyperlink>
      <w:r>
        <w:rPr>
          <w:spacing w:val="-2"/>
          <w:w w:val="105"/>
          <w:sz w:val="20"/>
        </w:rPr>
        <w:t>.</w:t>
      </w:r>
    </w:p>
    <w:p w14:paraId="4CAE3B03" w14:textId="77777777" w:rsidR="00620CF6" w:rsidRDefault="00000000">
      <w:pPr>
        <w:pStyle w:val="ListParagraph"/>
        <w:numPr>
          <w:ilvl w:val="0"/>
          <w:numId w:val="1"/>
        </w:numPr>
        <w:tabs>
          <w:tab w:val="left" w:pos="726"/>
        </w:tabs>
        <w:spacing w:before="78" w:line="355" w:lineRule="auto"/>
        <w:ind w:hanging="609"/>
        <w:jc w:val="both"/>
        <w:rPr>
          <w:i/>
          <w:sz w:val="20"/>
        </w:rPr>
      </w:pPr>
      <w:bookmarkStart w:id="977" w:name="_bookmark258"/>
      <w:bookmarkEnd w:id="977"/>
      <w:r>
        <w:rPr>
          <w:w w:val="105"/>
          <w:sz w:val="20"/>
        </w:rPr>
        <w:t xml:space="preserve">United States. </w:t>
      </w:r>
      <w:r>
        <w:rPr>
          <w:i/>
          <w:w w:val="105"/>
          <w:sz w:val="20"/>
        </w:rPr>
        <w:t>Revenue Act of 1921: Complete Text of H.R. 8245 as Finally Adopted by the United States</w:t>
      </w:r>
      <w:r>
        <w:rPr>
          <w:i/>
          <w:spacing w:val="12"/>
          <w:w w:val="105"/>
          <w:sz w:val="20"/>
        </w:rPr>
        <w:t xml:space="preserve"> </w:t>
      </w:r>
      <w:r>
        <w:rPr>
          <w:i/>
          <w:w w:val="105"/>
          <w:sz w:val="20"/>
        </w:rPr>
        <w:t>Senate</w:t>
      </w:r>
      <w:r>
        <w:rPr>
          <w:i/>
          <w:spacing w:val="12"/>
          <w:w w:val="105"/>
          <w:sz w:val="20"/>
        </w:rPr>
        <w:t xml:space="preserve"> </w:t>
      </w:r>
      <w:r>
        <w:rPr>
          <w:i/>
          <w:w w:val="105"/>
          <w:sz w:val="20"/>
        </w:rPr>
        <w:t>and</w:t>
      </w:r>
      <w:r>
        <w:rPr>
          <w:i/>
          <w:spacing w:val="12"/>
          <w:w w:val="105"/>
          <w:sz w:val="20"/>
        </w:rPr>
        <w:t xml:space="preserve"> </w:t>
      </w:r>
      <w:r>
        <w:rPr>
          <w:i/>
          <w:w w:val="105"/>
          <w:sz w:val="20"/>
        </w:rPr>
        <w:t>House</w:t>
      </w:r>
      <w:r>
        <w:rPr>
          <w:i/>
          <w:spacing w:val="12"/>
          <w:w w:val="105"/>
          <w:sz w:val="20"/>
        </w:rPr>
        <w:t xml:space="preserve"> </w:t>
      </w:r>
      <w:r>
        <w:rPr>
          <w:i/>
          <w:w w:val="105"/>
          <w:sz w:val="20"/>
        </w:rPr>
        <w:t>of</w:t>
      </w:r>
      <w:r>
        <w:rPr>
          <w:i/>
          <w:spacing w:val="12"/>
          <w:w w:val="105"/>
          <w:sz w:val="20"/>
        </w:rPr>
        <w:t xml:space="preserve"> </w:t>
      </w:r>
      <w:r>
        <w:rPr>
          <w:i/>
          <w:w w:val="105"/>
          <w:sz w:val="20"/>
        </w:rPr>
        <w:t>Representatives</w:t>
      </w:r>
      <w:r>
        <w:rPr>
          <w:i/>
          <w:spacing w:val="11"/>
          <w:w w:val="105"/>
          <w:sz w:val="20"/>
        </w:rPr>
        <w:t xml:space="preserve"> </w:t>
      </w:r>
      <w:r>
        <w:rPr>
          <w:i/>
          <w:w w:val="105"/>
          <w:sz w:val="20"/>
        </w:rPr>
        <w:t>and</w:t>
      </w:r>
      <w:r>
        <w:rPr>
          <w:i/>
          <w:spacing w:val="12"/>
          <w:w w:val="105"/>
          <w:sz w:val="20"/>
        </w:rPr>
        <w:t xml:space="preserve"> </w:t>
      </w:r>
      <w:r>
        <w:rPr>
          <w:i/>
          <w:w w:val="105"/>
          <w:sz w:val="20"/>
        </w:rPr>
        <w:t>Approved</w:t>
      </w:r>
      <w:r>
        <w:rPr>
          <w:i/>
          <w:spacing w:val="11"/>
          <w:w w:val="105"/>
          <w:sz w:val="20"/>
        </w:rPr>
        <w:t xml:space="preserve"> </w:t>
      </w:r>
      <w:r>
        <w:rPr>
          <w:i/>
          <w:w w:val="105"/>
          <w:sz w:val="20"/>
        </w:rPr>
        <w:t>by</w:t>
      </w:r>
      <w:r>
        <w:rPr>
          <w:i/>
          <w:spacing w:val="12"/>
          <w:w w:val="105"/>
          <w:sz w:val="20"/>
        </w:rPr>
        <w:t xml:space="preserve"> </w:t>
      </w:r>
      <w:r>
        <w:rPr>
          <w:i/>
          <w:w w:val="105"/>
          <w:sz w:val="20"/>
        </w:rPr>
        <w:t>the</w:t>
      </w:r>
      <w:r>
        <w:rPr>
          <w:i/>
          <w:spacing w:val="12"/>
          <w:w w:val="105"/>
          <w:sz w:val="20"/>
        </w:rPr>
        <w:t xml:space="preserve"> </w:t>
      </w:r>
      <w:r>
        <w:rPr>
          <w:i/>
          <w:w w:val="105"/>
          <w:sz w:val="20"/>
        </w:rPr>
        <w:t>President</w:t>
      </w:r>
      <w:r>
        <w:rPr>
          <w:i/>
          <w:spacing w:val="11"/>
          <w:w w:val="105"/>
          <w:sz w:val="20"/>
        </w:rPr>
        <w:t xml:space="preserve"> </w:t>
      </w:r>
      <w:proofErr w:type="spellStart"/>
      <w:r>
        <w:rPr>
          <w:i/>
          <w:w w:val="105"/>
          <w:sz w:val="20"/>
        </w:rPr>
        <w:t>Noveber</w:t>
      </w:r>
      <w:proofErr w:type="spellEnd"/>
      <w:r>
        <w:rPr>
          <w:i/>
          <w:spacing w:val="11"/>
          <w:w w:val="105"/>
          <w:sz w:val="20"/>
        </w:rPr>
        <w:t xml:space="preserve"> </w:t>
      </w:r>
      <w:r>
        <w:rPr>
          <w:i/>
          <w:w w:val="105"/>
          <w:sz w:val="20"/>
        </w:rPr>
        <w:t>23,</w:t>
      </w:r>
      <w:r>
        <w:rPr>
          <w:i/>
          <w:spacing w:val="12"/>
          <w:w w:val="105"/>
          <w:sz w:val="20"/>
        </w:rPr>
        <w:t xml:space="preserve"> </w:t>
      </w:r>
      <w:r>
        <w:rPr>
          <w:i/>
          <w:w w:val="105"/>
          <w:sz w:val="20"/>
        </w:rPr>
        <w:t>1921,</w:t>
      </w:r>
      <w:r>
        <w:rPr>
          <w:i/>
          <w:spacing w:val="12"/>
          <w:w w:val="105"/>
          <w:sz w:val="20"/>
        </w:rPr>
        <w:t xml:space="preserve"> </w:t>
      </w:r>
      <w:r>
        <w:rPr>
          <w:i/>
          <w:w w:val="105"/>
          <w:sz w:val="20"/>
        </w:rPr>
        <w:t>at</w:t>
      </w:r>
      <w:r>
        <w:rPr>
          <w:i/>
          <w:spacing w:val="12"/>
          <w:w w:val="105"/>
          <w:sz w:val="20"/>
        </w:rPr>
        <w:t xml:space="preserve"> </w:t>
      </w:r>
      <w:r>
        <w:rPr>
          <w:i/>
          <w:w w:val="105"/>
          <w:sz w:val="20"/>
        </w:rPr>
        <w:t>3.55</w:t>
      </w:r>
    </w:p>
    <w:p w14:paraId="531ACCF0" w14:textId="77777777" w:rsidR="00620CF6" w:rsidRDefault="00000000">
      <w:pPr>
        <w:pStyle w:val="BodyText"/>
        <w:spacing w:line="355" w:lineRule="auto"/>
        <w:ind w:left="726" w:right="115"/>
        <w:jc w:val="both"/>
      </w:pPr>
      <w:r>
        <w:rPr>
          <w:i/>
        </w:rPr>
        <w:t xml:space="preserve">P.M. </w:t>
      </w:r>
      <w:r>
        <w:t xml:space="preserve">New York: The Equitable Trust Company of New York, Dec. 1921. url: </w:t>
      </w:r>
      <w:hyperlink r:id="rId343">
        <w:r>
          <w:rPr>
            <w:color w:val="0000FF"/>
          </w:rPr>
          <w:t>https://hdl.handle.</w:t>
        </w:r>
      </w:hyperlink>
      <w:r>
        <w:rPr>
          <w:color w:val="0000FF"/>
        </w:rPr>
        <w:t xml:space="preserve"> </w:t>
      </w:r>
      <w:hyperlink r:id="rId344">
        <w:r>
          <w:rPr>
            <w:color w:val="0000FF"/>
          </w:rPr>
          <w:t>net/2027/hvd.hneak5</w:t>
        </w:r>
      </w:hyperlink>
      <w:r>
        <w:rPr>
          <w:color w:val="0000FF"/>
        </w:rPr>
        <w:t xml:space="preserve"> </w:t>
      </w:r>
      <w:r>
        <w:t>(visited on 08/16/2022).</w:t>
      </w:r>
    </w:p>
    <w:p w14:paraId="4634EDC7" w14:textId="77777777" w:rsidR="00620CF6" w:rsidRDefault="00000000">
      <w:pPr>
        <w:pStyle w:val="ListParagraph"/>
        <w:numPr>
          <w:ilvl w:val="0"/>
          <w:numId w:val="1"/>
        </w:numPr>
        <w:tabs>
          <w:tab w:val="left" w:pos="726"/>
        </w:tabs>
        <w:spacing w:before="77" w:line="355" w:lineRule="auto"/>
        <w:ind w:hanging="609"/>
        <w:jc w:val="both"/>
        <w:rPr>
          <w:sz w:val="20"/>
        </w:rPr>
      </w:pPr>
      <w:bookmarkStart w:id="978" w:name="_bookmark259"/>
      <w:bookmarkEnd w:id="978"/>
      <w:r>
        <w:rPr>
          <w:sz w:val="20"/>
        </w:rPr>
        <w:t>United</w:t>
      </w:r>
      <w:r>
        <w:rPr>
          <w:spacing w:val="38"/>
          <w:sz w:val="20"/>
        </w:rPr>
        <w:t xml:space="preserve"> </w:t>
      </w:r>
      <w:r>
        <w:rPr>
          <w:sz w:val="20"/>
        </w:rPr>
        <w:t>States.</w:t>
      </w:r>
      <w:r>
        <w:rPr>
          <w:spacing w:val="38"/>
          <w:sz w:val="20"/>
        </w:rPr>
        <w:t xml:space="preserve"> </w:t>
      </w:r>
      <w:r>
        <w:rPr>
          <w:i/>
          <w:sz w:val="20"/>
        </w:rPr>
        <w:t>The</w:t>
      </w:r>
      <w:r>
        <w:rPr>
          <w:i/>
          <w:spacing w:val="40"/>
          <w:sz w:val="20"/>
        </w:rPr>
        <w:t xml:space="preserve"> </w:t>
      </w:r>
      <w:r>
        <w:rPr>
          <w:i/>
          <w:sz w:val="20"/>
        </w:rPr>
        <w:t>Revenue</w:t>
      </w:r>
      <w:r>
        <w:rPr>
          <w:i/>
          <w:spacing w:val="40"/>
          <w:sz w:val="20"/>
        </w:rPr>
        <w:t xml:space="preserve"> </w:t>
      </w:r>
      <w:r>
        <w:rPr>
          <w:i/>
          <w:sz w:val="20"/>
        </w:rPr>
        <w:t>Act</w:t>
      </w:r>
      <w:r>
        <w:rPr>
          <w:i/>
          <w:spacing w:val="40"/>
          <w:sz w:val="20"/>
        </w:rPr>
        <w:t xml:space="preserve"> </w:t>
      </w:r>
      <w:r>
        <w:rPr>
          <w:i/>
          <w:sz w:val="20"/>
        </w:rPr>
        <w:t>of</w:t>
      </w:r>
      <w:r>
        <w:rPr>
          <w:i/>
          <w:spacing w:val="40"/>
          <w:sz w:val="20"/>
        </w:rPr>
        <w:t xml:space="preserve"> </w:t>
      </w:r>
      <w:r>
        <w:rPr>
          <w:i/>
          <w:sz w:val="20"/>
        </w:rPr>
        <w:t>1924:</w:t>
      </w:r>
      <w:r>
        <w:rPr>
          <w:i/>
          <w:spacing w:val="40"/>
          <w:sz w:val="20"/>
        </w:rPr>
        <w:t xml:space="preserve"> </w:t>
      </w:r>
      <w:r>
        <w:rPr>
          <w:i/>
          <w:sz w:val="20"/>
        </w:rPr>
        <w:t>Approved</w:t>
      </w:r>
      <w:r>
        <w:rPr>
          <w:i/>
          <w:spacing w:val="40"/>
          <w:sz w:val="20"/>
        </w:rPr>
        <w:t xml:space="preserve"> </w:t>
      </w:r>
      <w:r>
        <w:rPr>
          <w:i/>
          <w:sz w:val="20"/>
        </w:rPr>
        <w:t>by</w:t>
      </w:r>
      <w:r>
        <w:rPr>
          <w:i/>
          <w:spacing w:val="40"/>
          <w:sz w:val="20"/>
        </w:rPr>
        <w:t xml:space="preserve"> </w:t>
      </w:r>
      <w:r>
        <w:rPr>
          <w:i/>
          <w:sz w:val="20"/>
        </w:rPr>
        <w:t>the</w:t>
      </w:r>
      <w:r>
        <w:rPr>
          <w:i/>
          <w:spacing w:val="40"/>
          <w:sz w:val="20"/>
        </w:rPr>
        <w:t xml:space="preserve"> </w:t>
      </w:r>
      <w:r>
        <w:rPr>
          <w:i/>
          <w:sz w:val="20"/>
        </w:rPr>
        <w:t>President</w:t>
      </w:r>
      <w:r>
        <w:rPr>
          <w:i/>
          <w:spacing w:val="40"/>
          <w:sz w:val="20"/>
        </w:rPr>
        <w:t xml:space="preserve"> </w:t>
      </w:r>
      <w:r>
        <w:rPr>
          <w:i/>
          <w:sz w:val="20"/>
        </w:rPr>
        <w:t>June</w:t>
      </w:r>
      <w:r>
        <w:rPr>
          <w:i/>
          <w:spacing w:val="40"/>
          <w:sz w:val="20"/>
        </w:rPr>
        <w:t xml:space="preserve"> </w:t>
      </w:r>
      <w:r>
        <w:rPr>
          <w:i/>
          <w:sz w:val="20"/>
        </w:rPr>
        <w:t>2,</w:t>
      </w:r>
      <w:r>
        <w:rPr>
          <w:i/>
          <w:spacing w:val="40"/>
          <w:sz w:val="20"/>
        </w:rPr>
        <w:t xml:space="preserve"> </w:t>
      </w:r>
      <w:r>
        <w:rPr>
          <w:i/>
          <w:sz w:val="20"/>
        </w:rPr>
        <w:t>1924,</w:t>
      </w:r>
      <w:r>
        <w:rPr>
          <w:i/>
          <w:spacing w:val="40"/>
          <w:sz w:val="20"/>
        </w:rPr>
        <w:t xml:space="preserve"> </w:t>
      </w:r>
      <w:r>
        <w:rPr>
          <w:i/>
          <w:sz w:val="20"/>
        </w:rPr>
        <w:t>in</w:t>
      </w:r>
      <w:r>
        <w:rPr>
          <w:i/>
          <w:spacing w:val="40"/>
          <w:sz w:val="20"/>
        </w:rPr>
        <w:t xml:space="preserve"> </w:t>
      </w:r>
      <w:r>
        <w:rPr>
          <w:i/>
          <w:sz w:val="20"/>
        </w:rPr>
        <w:t>Effect</w:t>
      </w:r>
      <w:r>
        <w:rPr>
          <w:i/>
          <w:spacing w:val="40"/>
          <w:sz w:val="20"/>
        </w:rPr>
        <w:t xml:space="preserve"> </w:t>
      </w:r>
      <w:r>
        <w:rPr>
          <w:i/>
          <w:sz w:val="20"/>
        </w:rPr>
        <w:t>June</w:t>
      </w:r>
      <w:r>
        <w:rPr>
          <w:i/>
          <w:spacing w:val="40"/>
          <w:sz w:val="20"/>
        </w:rPr>
        <w:t xml:space="preserve"> </w:t>
      </w:r>
      <w:r>
        <w:rPr>
          <w:i/>
          <w:sz w:val="20"/>
        </w:rPr>
        <w:t>2, 1924, Unless Otherwise Specially Provided</w:t>
      </w:r>
      <w:r>
        <w:rPr>
          <w:sz w:val="20"/>
        </w:rPr>
        <w:t xml:space="preserve">. New York: The Corporation Trust Company, 1924. url: </w:t>
      </w:r>
      <w:hyperlink r:id="rId345">
        <w:r>
          <w:rPr>
            <w:color w:val="0000FF"/>
            <w:sz w:val="20"/>
          </w:rPr>
          <w:t>https://hdl.handle.net/2027/uc1.$b636715</w:t>
        </w:r>
      </w:hyperlink>
      <w:r>
        <w:rPr>
          <w:color w:val="0000FF"/>
          <w:spacing w:val="40"/>
          <w:sz w:val="20"/>
        </w:rPr>
        <w:t xml:space="preserve"> </w:t>
      </w:r>
      <w:r>
        <w:rPr>
          <w:sz w:val="20"/>
        </w:rPr>
        <w:t>(visited</w:t>
      </w:r>
      <w:r>
        <w:rPr>
          <w:spacing w:val="40"/>
          <w:sz w:val="20"/>
        </w:rPr>
        <w:t xml:space="preserve"> </w:t>
      </w:r>
      <w:r>
        <w:rPr>
          <w:sz w:val="20"/>
        </w:rPr>
        <w:t>on</w:t>
      </w:r>
      <w:r>
        <w:rPr>
          <w:spacing w:val="40"/>
          <w:sz w:val="20"/>
        </w:rPr>
        <w:t xml:space="preserve"> </w:t>
      </w:r>
      <w:r>
        <w:rPr>
          <w:sz w:val="20"/>
        </w:rPr>
        <w:t>08/16/2022).</w:t>
      </w:r>
    </w:p>
    <w:p w14:paraId="7792B5EB" w14:textId="77777777" w:rsidR="00620CF6" w:rsidRDefault="00000000">
      <w:pPr>
        <w:pStyle w:val="ListParagraph"/>
        <w:numPr>
          <w:ilvl w:val="0"/>
          <w:numId w:val="1"/>
        </w:numPr>
        <w:tabs>
          <w:tab w:val="left" w:pos="726"/>
        </w:tabs>
        <w:spacing w:before="77" w:line="355" w:lineRule="auto"/>
        <w:ind w:hanging="609"/>
        <w:jc w:val="both"/>
        <w:rPr>
          <w:sz w:val="20"/>
        </w:rPr>
      </w:pPr>
      <w:bookmarkStart w:id="979" w:name="_bookmark260"/>
      <w:bookmarkEnd w:id="979"/>
      <w:r>
        <w:rPr>
          <w:sz w:val="20"/>
        </w:rPr>
        <w:t xml:space="preserve">United States. </w:t>
      </w:r>
      <w:r>
        <w:rPr>
          <w:i/>
          <w:sz w:val="20"/>
        </w:rPr>
        <w:t>The Revenue Act of 1932</w:t>
      </w:r>
      <w:r>
        <w:rPr>
          <w:sz w:val="20"/>
        </w:rPr>
        <w:t xml:space="preserve">. Washington: U.S. Government Printing Oﬀice, 1932. url: </w:t>
      </w:r>
      <w:hyperlink r:id="rId346">
        <w:r>
          <w:rPr>
            <w:color w:val="0000FF"/>
            <w:sz w:val="20"/>
          </w:rPr>
          <w:t>https://hdl.handle.net/2027/uiug.30112107606698</w:t>
        </w:r>
      </w:hyperlink>
      <w:r>
        <w:rPr>
          <w:color w:val="0000FF"/>
          <w:sz w:val="20"/>
        </w:rPr>
        <w:t xml:space="preserve"> </w:t>
      </w:r>
      <w:r>
        <w:rPr>
          <w:sz w:val="20"/>
        </w:rPr>
        <w:t>(visited on 08/16/2022).</w:t>
      </w:r>
    </w:p>
    <w:p w14:paraId="5259F547" w14:textId="77777777" w:rsidR="00620CF6" w:rsidRDefault="00000000">
      <w:pPr>
        <w:pStyle w:val="ListParagraph"/>
        <w:numPr>
          <w:ilvl w:val="0"/>
          <w:numId w:val="1"/>
        </w:numPr>
        <w:tabs>
          <w:tab w:val="left" w:pos="726"/>
        </w:tabs>
        <w:spacing w:before="78" w:line="355" w:lineRule="auto"/>
        <w:ind w:hanging="609"/>
        <w:jc w:val="both"/>
        <w:rPr>
          <w:sz w:val="20"/>
        </w:rPr>
      </w:pPr>
      <w:bookmarkStart w:id="980" w:name="_bookmark261"/>
      <w:bookmarkEnd w:id="980"/>
      <w:r>
        <w:rPr>
          <w:spacing w:val="-2"/>
          <w:w w:val="110"/>
          <w:sz w:val="20"/>
        </w:rPr>
        <w:t>United</w:t>
      </w:r>
      <w:r>
        <w:rPr>
          <w:spacing w:val="-12"/>
          <w:w w:val="110"/>
          <w:sz w:val="20"/>
        </w:rPr>
        <w:t xml:space="preserve"> </w:t>
      </w:r>
      <w:r>
        <w:rPr>
          <w:spacing w:val="-2"/>
          <w:w w:val="110"/>
          <w:sz w:val="20"/>
        </w:rPr>
        <w:t>States.</w:t>
      </w:r>
      <w:r>
        <w:rPr>
          <w:spacing w:val="-12"/>
          <w:w w:val="110"/>
          <w:sz w:val="20"/>
        </w:rPr>
        <w:t xml:space="preserve"> </w:t>
      </w:r>
      <w:r>
        <w:rPr>
          <w:i/>
          <w:spacing w:val="-2"/>
          <w:w w:val="110"/>
          <w:sz w:val="20"/>
        </w:rPr>
        <w:t>The</w:t>
      </w:r>
      <w:r>
        <w:rPr>
          <w:i/>
          <w:spacing w:val="-9"/>
          <w:w w:val="110"/>
          <w:sz w:val="20"/>
        </w:rPr>
        <w:t xml:space="preserve"> </w:t>
      </w:r>
      <w:r>
        <w:rPr>
          <w:i/>
          <w:spacing w:val="-2"/>
          <w:w w:val="110"/>
          <w:sz w:val="20"/>
        </w:rPr>
        <w:t>Statutes</w:t>
      </w:r>
      <w:r>
        <w:rPr>
          <w:i/>
          <w:spacing w:val="-9"/>
          <w:w w:val="110"/>
          <w:sz w:val="20"/>
        </w:rPr>
        <w:t xml:space="preserve"> </w:t>
      </w:r>
      <w:r>
        <w:rPr>
          <w:i/>
          <w:spacing w:val="-2"/>
          <w:w w:val="110"/>
          <w:sz w:val="20"/>
        </w:rPr>
        <w:t>at</w:t>
      </w:r>
      <w:r>
        <w:rPr>
          <w:i/>
          <w:spacing w:val="-9"/>
          <w:w w:val="110"/>
          <w:sz w:val="20"/>
        </w:rPr>
        <w:t xml:space="preserve"> </w:t>
      </w:r>
      <w:r>
        <w:rPr>
          <w:i/>
          <w:spacing w:val="-2"/>
          <w:w w:val="110"/>
          <w:sz w:val="20"/>
        </w:rPr>
        <w:t>Large</w:t>
      </w:r>
      <w:r>
        <w:rPr>
          <w:i/>
          <w:spacing w:val="-9"/>
          <w:w w:val="110"/>
          <w:sz w:val="20"/>
        </w:rPr>
        <w:t xml:space="preserve"> </w:t>
      </w:r>
      <w:r>
        <w:rPr>
          <w:i/>
          <w:spacing w:val="-2"/>
          <w:w w:val="110"/>
          <w:sz w:val="20"/>
        </w:rPr>
        <w:t>of</w:t>
      </w:r>
      <w:r>
        <w:rPr>
          <w:i/>
          <w:spacing w:val="-9"/>
          <w:w w:val="110"/>
          <w:sz w:val="20"/>
        </w:rPr>
        <w:t xml:space="preserve"> </w:t>
      </w:r>
      <w:r>
        <w:rPr>
          <w:i/>
          <w:spacing w:val="-2"/>
          <w:w w:val="110"/>
          <w:sz w:val="20"/>
        </w:rPr>
        <w:t>the</w:t>
      </w:r>
      <w:r>
        <w:rPr>
          <w:i/>
          <w:spacing w:val="-9"/>
          <w:w w:val="110"/>
          <w:sz w:val="20"/>
        </w:rPr>
        <w:t xml:space="preserve"> </w:t>
      </w:r>
      <w:r>
        <w:rPr>
          <w:i/>
          <w:spacing w:val="-2"/>
          <w:w w:val="110"/>
          <w:sz w:val="20"/>
        </w:rPr>
        <w:t>United</w:t>
      </w:r>
      <w:r>
        <w:rPr>
          <w:i/>
          <w:spacing w:val="-9"/>
          <w:w w:val="110"/>
          <w:sz w:val="20"/>
        </w:rPr>
        <w:t xml:space="preserve"> </w:t>
      </w:r>
      <w:r>
        <w:rPr>
          <w:i/>
          <w:spacing w:val="-2"/>
          <w:w w:val="110"/>
          <w:sz w:val="20"/>
        </w:rPr>
        <w:t>States</w:t>
      </w:r>
      <w:r>
        <w:rPr>
          <w:i/>
          <w:spacing w:val="-9"/>
          <w:w w:val="110"/>
          <w:sz w:val="20"/>
        </w:rPr>
        <w:t xml:space="preserve"> </w:t>
      </w:r>
      <w:r>
        <w:rPr>
          <w:i/>
          <w:spacing w:val="-2"/>
          <w:w w:val="110"/>
          <w:sz w:val="20"/>
        </w:rPr>
        <w:t>of</w:t>
      </w:r>
      <w:r>
        <w:rPr>
          <w:i/>
          <w:spacing w:val="-9"/>
          <w:w w:val="110"/>
          <w:sz w:val="20"/>
        </w:rPr>
        <w:t xml:space="preserve"> </w:t>
      </w:r>
      <w:r>
        <w:rPr>
          <w:i/>
          <w:spacing w:val="-2"/>
          <w:w w:val="110"/>
          <w:sz w:val="20"/>
        </w:rPr>
        <w:t>America</w:t>
      </w:r>
      <w:r>
        <w:rPr>
          <w:i/>
          <w:spacing w:val="-9"/>
          <w:w w:val="110"/>
          <w:sz w:val="20"/>
        </w:rPr>
        <w:t xml:space="preserve"> </w:t>
      </w:r>
      <w:r>
        <w:rPr>
          <w:i/>
          <w:spacing w:val="-2"/>
          <w:w w:val="110"/>
          <w:sz w:val="20"/>
        </w:rPr>
        <w:t>from</w:t>
      </w:r>
      <w:r>
        <w:rPr>
          <w:i/>
          <w:spacing w:val="-9"/>
          <w:w w:val="110"/>
          <w:sz w:val="20"/>
        </w:rPr>
        <w:t xml:space="preserve"> </w:t>
      </w:r>
      <w:proofErr w:type="gramStart"/>
      <w:r>
        <w:rPr>
          <w:i/>
          <w:spacing w:val="-2"/>
          <w:w w:val="110"/>
          <w:sz w:val="20"/>
        </w:rPr>
        <w:t>December,</w:t>
      </w:r>
      <w:proofErr w:type="gramEnd"/>
      <w:r>
        <w:rPr>
          <w:i/>
          <w:spacing w:val="-9"/>
          <w:w w:val="110"/>
          <w:sz w:val="20"/>
        </w:rPr>
        <w:t xml:space="preserve"> </w:t>
      </w:r>
      <w:r>
        <w:rPr>
          <w:i/>
          <w:spacing w:val="-2"/>
          <w:w w:val="110"/>
          <w:sz w:val="20"/>
        </w:rPr>
        <w:t>1915,</w:t>
      </w:r>
      <w:r>
        <w:rPr>
          <w:i/>
          <w:spacing w:val="-9"/>
          <w:w w:val="110"/>
          <w:sz w:val="20"/>
        </w:rPr>
        <w:t xml:space="preserve"> </w:t>
      </w:r>
      <w:r>
        <w:rPr>
          <w:i/>
          <w:spacing w:val="-2"/>
          <w:w w:val="110"/>
          <w:sz w:val="20"/>
        </w:rPr>
        <w:t>to</w:t>
      </w:r>
      <w:r>
        <w:rPr>
          <w:i/>
          <w:spacing w:val="-9"/>
          <w:w w:val="110"/>
          <w:sz w:val="20"/>
        </w:rPr>
        <w:t xml:space="preserve"> </w:t>
      </w:r>
      <w:r>
        <w:rPr>
          <w:i/>
          <w:spacing w:val="-2"/>
          <w:w w:val="110"/>
          <w:sz w:val="20"/>
        </w:rPr>
        <w:t xml:space="preserve">March, </w:t>
      </w:r>
      <w:r>
        <w:rPr>
          <w:i/>
          <w:w w:val="110"/>
          <w:sz w:val="20"/>
        </w:rPr>
        <w:t xml:space="preserve">1917: Concurrent Resolutions of the Two Houses of Congress and Recent Treaties, Conventions, </w:t>
      </w:r>
      <w:r>
        <w:rPr>
          <w:i/>
          <w:sz w:val="20"/>
        </w:rPr>
        <w:t>and</w:t>
      </w:r>
      <w:r>
        <w:rPr>
          <w:i/>
          <w:spacing w:val="30"/>
          <w:sz w:val="20"/>
        </w:rPr>
        <w:t xml:space="preserve"> </w:t>
      </w:r>
      <w:r>
        <w:rPr>
          <w:i/>
          <w:sz w:val="20"/>
        </w:rPr>
        <w:t>Executive</w:t>
      </w:r>
      <w:r>
        <w:rPr>
          <w:i/>
          <w:spacing w:val="30"/>
          <w:sz w:val="20"/>
        </w:rPr>
        <w:t xml:space="preserve"> </w:t>
      </w:r>
      <w:r>
        <w:rPr>
          <w:i/>
          <w:sz w:val="20"/>
        </w:rPr>
        <w:t>Proclamations</w:t>
      </w:r>
      <w:r>
        <w:rPr>
          <w:sz w:val="20"/>
        </w:rPr>
        <w:t>.</w:t>
      </w:r>
      <w:r>
        <w:rPr>
          <w:spacing w:val="25"/>
          <w:sz w:val="20"/>
        </w:rPr>
        <w:t xml:space="preserve"> </w:t>
      </w:r>
      <w:r>
        <w:rPr>
          <w:sz w:val="20"/>
        </w:rPr>
        <w:t>Washington,</w:t>
      </w:r>
      <w:r>
        <w:rPr>
          <w:spacing w:val="25"/>
          <w:sz w:val="20"/>
        </w:rPr>
        <w:t xml:space="preserve"> </w:t>
      </w:r>
      <w:r>
        <w:rPr>
          <w:sz w:val="20"/>
        </w:rPr>
        <w:t>D.C.:</w:t>
      </w:r>
      <w:r>
        <w:rPr>
          <w:spacing w:val="25"/>
          <w:sz w:val="20"/>
        </w:rPr>
        <w:t xml:space="preserve"> </w:t>
      </w:r>
      <w:r>
        <w:rPr>
          <w:sz w:val="20"/>
        </w:rPr>
        <w:t>U.S.</w:t>
      </w:r>
      <w:r>
        <w:rPr>
          <w:spacing w:val="25"/>
          <w:sz w:val="20"/>
        </w:rPr>
        <w:t xml:space="preserve"> </w:t>
      </w:r>
      <w:r>
        <w:rPr>
          <w:sz w:val="20"/>
        </w:rPr>
        <w:t>Government</w:t>
      </w:r>
      <w:r>
        <w:rPr>
          <w:spacing w:val="25"/>
          <w:sz w:val="20"/>
        </w:rPr>
        <w:t xml:space="preserve"> </w:t>
      </w:r>
      <w:r>
        <w:rPr>
          <w:sz w:val="20"/>
        </w:rPr>
        <w:t>Printing</w:t>
      </w:r>
      <w:r>
        <w:rPr>
          <w:spacing w:val="25"/>
          <w:sz w:val="20"/>
        </w:rPr>
        <w:t xml:space="preserve"> </w:t>
      </w:r>
      <w:r>
        <w:rPr>
          <w:sz w:val="20"/>
        </w:rPr>
        <w:t>Oﬀice,</w:t>
      </w:r>
      <w:r>
        <w:rPr>
          <w:spacing w:val="25"/>
          <w:sz w:val="20"/>
        </w:rPr>
        <w:t xml:space="preserve"> </w:t>
      </w:r>
      <w:r>
        <w:rPr>
          <w:sz w:val="20"/>
        </w:rPr>
        <w:t>1917.</w:t>
      </w:r>
      <w:r>
        <w:rPr>
          <w:spacing w:val="25"/>
          <w:sz w:val="20"/>
        </w:rPr>
        <w:t xml:space="preserve"> </w:t>
      </w:r>
      <w:r>
        <w:rPr>
          <w:sz w:val="20"/>
        </w:rPr>
        <w:t>url:</w:t>
      </w:r>
      <w:r>
        <w:rPr>
          <w:spacing w:val="25"/>
          <w:sz w:val="20"/>
        </w:rPr>
        <w:t xml:space="preserve"> </w:t>
      </w:r>
      <w:hyperlink r:id="rId347">
        <w:r>
          <w:rPr>
            <w:color w:val="0000FF"/>
            <w:sz w:val="20"/>
          </w:rPr>
          <w:t>https:</w:t>
        </w:r>
      </w:hyperlink>
    </w:p>
    <w:p w14:paraId="602376D6" w14:textId="77777777" w:rsidR="00620CF6" w:rsidRDefault="00000000">
      <w:pPr>
        <w:pStyle w:val="BodyText"/>
        <w:spacing w:line="268" w:lineRule="exact"/>
        <w:ind w:left="726"/>
        <w:jc w:val="both"/>
      </w:pPr>
      <w:hyperlink r:id="rId348">
        <w:r>
          <w:rPr>
            <w:color w:val="0000FF"/>
          </w:rPr>
          <w:t>//tile.loc.gov/storage-services/service/ll/llsl/llsl-c64/llsl-c64.pdf</w:t>
        </w:r>
      </w:hyperlink>
      <w:r>
        <w:rPr>
          <w:color w:val="0000FF"/>
          <w:spacing w:val="29"/>
        </w:rPr>
        <w:t xml:space="preserve"> </w:t>
      </w:r>
      <w:r>
        <w:t>(visited</w:t>
      </w:r>
      <w:r>
        <w:rPr>
          <w:spacing w:val="29"/>
        </w:rPr>
        <w:t xml:space="preserve"> </w:t>
      </w:r>
      <w:r>
        <w:t>on</w:t>
      </w:r>
      <w:r>
        <w:rPr>
          <w:spacing w:val="29"/>
        </w:rPr>
        <w:t xml:space="preserve"> </w:t>
      </w:r>
      <w:r>
        <w:rPr>
          <w:spacing w:val="-2"/>
        </w:rPr>
        <w:t>06/01/2023).</w:t>
      </w:r>
    </w:p>
    <w:p w14:paraId="4B92EBF9" w14:textId="77777777" w:rsidR="00620CF6" w:rsidRDefault="00000000">
      <w:pPr>
        <w:pStyle w:val="ListParagraph"/>
        <w:numPr>
          <w:ilvl w:val="0"/>
          <w:numId w:val="1"/>
        </w:numPr>
        <w:tabs>
          <w:tab w:val="left" w:pos="726"/>
        </w:tabs>
        <w:spacing w:before="209" w:line="355" w:lineRule="auto"/>
        <w:ind w:hanging="609"/>
        <w:jc w:val="both"/>
        <w:rPr>
          <w:sz w:val="20"/>
        </w:rPr>
      </w:pPr>
      <w:bookmarkStart w:id="981" w:name="_bookmark262"/>
      <w:bookmarkEnd w:id="981"/>
      <w:r>
        <w:rPr>
          <w:sz w:val="20"/>
        </w:rPr>
        <w:t xml:space="preserve">United States Advisory Commission on Intergovernmental Relations. </w:t>
      </w:r>
      <w:r>
        <w:rPr>
          <w:i/>
          <w:sz w:val="20"/>
        </w:rPr>
        <w:t xml:space="preserve">Coordination of State and Fed- </w:t>
      </w:r>
      <w:proofErr w:type="spellStart"/>
      <w:r>
        <w:rPr>
          <w:i/>
          <w:w w:val="105"/>
          <w:sz w:val="20"/>
        </w:rPr>
        <w:t>eral</w:t>
      </w:r>
      <w:proofErr w:type="spellEnd"/>
      <w:r>
        <w:rPr>
          <w:i/>
          <w:spacing w:val="-5"/>
          <w:w w:val="105"/>
          <w:sz w:val="20"/>
        </w:rPr>
        <w:t xml:space="preserve"> </w:t>
      </w:r>
      <w:r>
        <w:rPr>
          <w:i/>
          <w:w w:val="105"/>
          <w:sz w:val="20"/>
        </w:rPr>
        <w:t>Inheritance,</w:t>
      </w:r>
      <w:r>
        <w:rPr>
          <w:i/>
          <w:spacing w:val="-5"/>
          <w:w w:val="105"/>
          <w:sz w:val="20"/>
        </w:rPr>
        <w:t xml:space="preserve"> </w:t>
      </w:r>
      <w:r>
        <w:rPr>
          <w:i/>
          <w:w w:val="105"/>
          <w:sz w:val="20"/>
        </w:rPr>
        <w:t>Estate,</w:t>
      </w:r>
      <w:r>
        <w:rPr>
          <w:i/>
          <w:spacing w:val="-5"/>
          <w:w w:val="105"/>
          <w:sz w:val="20"/>
        </w:rPr>
        <w:t xml:space="preserve"> </w:t>
      </w:r>
      <w:r>
        <w:rPr>
          <w:i/>
          <w:w w:val="105"/>
          <w:sz w:val="20"/>
        </w:rPr>
        <w:t>and</w:t>
      </w:r>
      <w:r>
        <w:rPr>
          <w:i/>
          <w:spacing w:val="-5"/>
          <w:w w:val="105"/>
          <w:sz w:val="20"/>
        </w:rPr>
        <w:t xml:space="preserve"> </w:t>
      </w:r>
      <w:r>
        <w:rPr>
          <w:i/>
          <w:w w:val="105"/>
          <w:sz w:val="20"/>
        </w:rPr>
        <w:t>Gift</w:t>
      </w:r>
      <w:r>
        <w:rPr>
          <w:i/>
          <w:spacing w:val="-5"/>
          <w:w w:val="105"/>
          <w:sz w:val="20"/>
        </w:rPr>
        <w:t xml:space="preserve"> </w:t>
      </w:r>
      <w:r>
        <w:rPr>
          <w:i/>
          <w:w w:val="105"/>
          <w:sz w:val="20"/>
        </w:rPr>
        <w:t>Taxes:</w:t>
      </w:r>
      <w:r>
        <w:rPr>
          <w:i/>
          <w:spacing w:val="-5"/>
          <w:w w:val="105"/>
          <w:sz w:val="20"/>
        </w:rPr>
        <w:t xml:space="preserve"> </w:t>
      </w:r>
      <w:r>
        <w:rPr>
          <w:i/>
          <w:w w:val="105"/>
          <w:sz w:val="20"/>
        </w:rPr>
        <w:t>A</w:t>
      </w:r>
      <w:r>
        <w:rPr>
          <w:i/>
          <w:spacing w:val="-5"/>
          <w:w w:val="105"/>
          <w:sz w:val="20"/>
        </w:rPr>
        <w:t xml:space="preserve"> </w:t>
      </w:r>
      <w:r>
        <w:rPr>
          <w:i/>
          <w:w w:val="105"/>
          <w:sz w:val="20"/>
        </w:rPr>
        <w:t>Commission</w:t>
      </w:r>
      <w:r>
        <w:rPr>
          <w:i/>
          <w:spacing w:val="-5"/>
          <w:w w:val="105"/>
          <w:sz w:val="20"/>
        </w:rPr>
        <w:t xml:space="preserve"> </w:t>
      </w:r>
      <w:r>
        <w:rPr>
          <w:i/>
          <w:w w:val="105"/>
          <w:sz w:val="20"/>
        </w:rPr>
        <w:t>Report</w:t>
      </w:r>
      <w:r>
        <w:rPr>
          <w:w w:val="105"/>
          <w:sz w:val="20"/>
        </w:rPr>
        <w:t>.</w:t>
      </w:r>
      <w:r>
        <w:rPr>
          <w:spacing w:val="-8"/>
          <w:w w:val="105"/>
          <w:sz w:val="20"/>
        </w:rPr>
        <w:t xml:space="preserve"> </w:t>
      </w:r>
      <w:r>
        <w:rPr>
          <w:w w:val="105"/>
          <w:sz w:val="20"/>
        </w:rPr>
        <w:t>Washington:</w:t>
      </w:r>
      <w:r>
        <w:rPr>
          <w:spacing w:val="-8"/>
          <w:w w:val="105"/>
          <w:sz w:val="20"/>
        </w:rPr>
        <w:t xml:space="preserve"> </w:t>
      </w:r>
      <w:r>
        <w:rPr>
          <w:w w:val="105"/>
          <w:sz w:val="20"/>
        </w:rPr>
        <w:t>U.S.</w:t>
      </w:r>
      <w:r>
        <w:rPr>
          <w:spacing w:val="-8"/>
          <w:w w:val="105"/>
          <w:sz w:val="20"/>
        </w:rPr>
        <w:t xml:space="preserve"> </w:t>
      </w:r>
      <w:r>
        <w:rPr>
          <w:w w:val="105"/>
          <w:sz w:val="20"/>
        </w:rPr>
        <w:t>Government</w:t>
      </w:r>
      <w:r>
        <w:rPr>
          <w:spacing w:val="-9"/>
          <w:w w:val="105"/>
          <w:sz w:val="20"/>
        </w:rPr>
        <w:t xml:space="preserve"> </w:t>
      </w:r>
      <w:r>
        <w:rPr>
          <w:w w:val="105"/>
          <w:sz w:val="20"/>
        </w:rPr>
        <w:t xml:space="preserve">Print- </w:t>
      </w:r>
      <w:proofErr w:type="spellStart"/>
      <w:r>
        <w:rPr>
          <w:w w:val="105"/>
          <w:sz w:val="20"/>
        </w:rPr>
        <w:t>ing</w:t>
      </w:r>
      <w:proofErr w:type="spellEnd"/>
      <w:r>
        <w:rPr>
          <w:spacing w:val="-14"/>
          <w:w w:val="105"/>
          <w:sz w:val="20"/>
        </w:rPr>
        <w:t xml:space="preserve"> </w:t>
      </w:r>
      <w:r>
        <w:rPr>
          <w:w w:val="105"/>
          <w:sz w:val="20"/>
        </w:rPr>
        <w:t>Oﬀice,</w:t>
      </w:r>
      <w:r>
        <w:rPr>
          <w:spacing w:val="-13"/>
          <w:w w:val="105"/>
          <w:sz w:val="20"/>
        </w:rPr>
        <w:t xml:space="preserve"> </w:t>
      </w:r>
      <w:r>
        <w:rPr>
          <w:w w:val="105"/>
          <w:sz w:val="20"/>
        </w:rPr>
        <w:t>Jan.</w:t>
      </w:r>
      <w:r>
        <w:rPr>
          <w:spacing w:val="-13"/>
          <w:w w:val="105"/>
          <w:sz w:val="20"/>
        </w:rPr>
        <w:t xml:space="preserve"> </w:t>
      </w:r>
      <w:r>
        <w:rPr>
          <w:w w:val="105"/>
          <w:sz w:val="20"/>
        </w:rPr>
        <w:t>1961.</w:t>
      </w:r>
      <w:r>
        <w:rPr>
          <w:spacing w:val="32"/>
          <w:w w:val="105"/>
          <w:sz w:val="20"/>
        </w:rPr>
        <w:t xml:space="preserve"> </w:t>
      </w:r>
      <w:r>
        <w:rPr>
          <w:w w:val="105"/>
          <w:sz w:val="20"/>
        </w:rPr>
        <w:t>url:</w:t>
      </w:r>
      <w:r>
        <w:rPr>
          <w:spacing w:val="34"/>
          <w:w w:val="105"/>
          <w:sz w:val="20"/>
        </w:rPr>
        <w:t xml:space="preserve"> </w:t>
      </w:r>
      <w:r>
        <w:rPr>
          <w:color w:val="0000FF"/>
          <w:w w:val="105"/>
          <w:sz w:val="20"/>
        </w:rPr>
        <w:t>https://</w:t>
      </w:r>
      <w:r>
        <w:rPr>
          <w:color w:val="0000FF"/>
          <w:spacing w:val="-14"/>
          <w:w w:val="105"/>
          <w:sz w:val="20"/>
        </w:rPr>
        <w:t xml:space="preserve"> </w:t>
      </w:r>
      <w:proofErr w:type="gramStart"/>
      <w:r>
        <w:rPr>
          <w:color w:val="0000FF"/>
          <w:w w:val="105"/>
          <w:sz w:val="20"/>
        </w:rPr>
        <w:t>digital</w:t>
      </w:r>
      <w:r>
        <w:rPr>
          <w:color w:val="0000FF"/>
          <w:spacing w:val="-13"/>
          <w:w w:val="105"/>
          <w:sz w:val="20"/>
        </w:rPr>
        <w:t xml:space="preserve"> </w:t>
      </w:r>
      <w:r>
        <w:rPr>
          <w:color w:val="0000FF"/>
          <w:w w:val="105"/>
          <w:sz w:val="20"/>
        </w:rPr>
        <w:t>.</w:t>
      </w:r>
      <w:proofErr w:type="gramEnd"/>
      <w:r>
        <w:rPr>
          <w:color w:val="0000FF"/>
          <w:spacing w:val="-13"/>
          <w:w w:val="105"/>
          <w:sz w:val="20"/>
        </w:rPr>
        <w:t xml:space="preserve"> </w:t>
      </w:r>
      <w:r>
        <w:rPr>
          <w:color w:val="0000FF"/>
          <w:w w:val="105"/>
          <w:sz w:val="20"/>
        </w:rPr>
        <w:t>library.</w:t>
      </w:r>
      <w:r>
        <w:rPr>
          <w:color w:val="0000FF"/>
          <w:spacing w:val="-13"/>
          <w:w w:val="105"/>
          <w:sz w:val="20"/>
        </w:rPr>
        <w:t xml:space="preserve"> </w:t>
      </w:r>
      <w:proofErr w:type="spellStart"/>
      <w:r>
        <w:rPr>
          <w:color w:val="0000FF"/>
          <w:w w:val="105"/>
          <w:sz w:val="20"/>
        </w:rPr>
        <w:t>unt</w:t>
      </w:r>
      <w:proofErr w:type="spellEnd"/>
      <w:r>
        <w:rPr>
          <w:color w:val="0000FF"/>
          <w:w w:val="105"/>
          <w:sz w:val="20"/>
        </w:rPr>
        <w:t>.</w:t>
      </w:r>
      <w:r>
        <w:rPr>
          <w:color w:val="0000FF"/>
          <w:spacing w:val="-13"/>
          <w:w w:val="105"/>
          <w:sz w:val="20"/>
        </w:rPr>
        <w:t xml:space="preserve"> </w:t>
      </w:r>
      <w:proofErr w:type="spellStart"/>
      <w:r>
        <w:rPr>
          <w:color w:val="0000FF"/>
          <w:w w:val="105"/>
          <w:sz w:val="20"/>
        </w:rPr>
        <w:t>edu</w:t>
      </w:r>
      <w:proofErr w:type="spellEnd"/>
      <w:r>
        <w:rPr>
          <w:color w:val="0000FF"/>
          <w:w w:val="105"/>
          <w:sz w:val="20"/>
        </w:rPr>
        <w:t>/</w:t>
      </w:r>
      <w:r>
        <w:rPr>
          <w:color w:val="0000FF"/>
          <w:spacing w:val="-13"/>
          <w:w w:val="105"/>
          <w:sz w:val="20"/>
        </w:rPr>
        <w:t xml:space="preserve"> </w:t>
      </w:r>
      <w:r>
        <w:rPr>
          <w:color w:val="0000FF"/>
          <w:w w:val="105"/>
          <w:sz w:val="20"/>
        </w:rPr>
        <w:t>ark:/67531</w:t>
      </w:r>
      <w:r>
        <w:rPr>
          <w:color w:val="0000FF"/>
          <w:spacing w:val="-13"/>
          <w:w w:val="105"/>
          <w:sz w:val="20"/>
        </w:rPr>
        <w:t xml:space="preserve"> </w:t>
      </w:r>
      <w:r>
        <w:rPr>
          <w:color w:val="0000FF"/>
          <w:w w:val="125"/>
          <w:sz w:val="20"/>
        </w:rPr>
        <w:t>/</w:t>
      </w:r>
      <w:r>
        <w:rPr>
          <w:color w:val="0000FF"/>
          <w:spacing w:val="-16"/>
          <w:w w:val="125"/>
          <w:sz w:val="20"/>
        </w:rPr>
        <w:t xml:space="preserve"> </w:t>
      </w:r>
      <w:r>
        <w:rPr>
          <w:color w:val="0000FF"/>
          <w:w w:val="105"/>
          <w:sz w:val="20"/>
        </w:rPr>
        <w:t>metadc1458/</w:t>
      </w:r>
      <w:r>
        <w:rPr>
          <w:color w:val="0000FF"/>
          <w:spacing w:val="34"/>
          <w:w w:val="105"/>
          <w:sz w:val="20"/>
        </w:rPr>
        <w:t xml:space="preserve"> </w:t>
      </w:r>
      <w:r>
        <w:rPr>
          <w:w w:val="105"/>
          <w:sz w:val="20"/>
        </w:rPr>
        <w:t>(visited</w:t>
      </w:r>
      <w:r>
        <w:rPr>
          <w:spacing w:val="33"/>
          <w:w w:val="105"/>
          <w:sz w:val="20"/>
        </w:rPr>
        <w:t xml:space="preserve"> </w:t>
      </w:r>
      <w:r>
        <w:rPr>
          <w:w w:val="105"/>
          <w:sz w:val="20"/>
        </w:rPr>
        <w:t xml:space="preserve">on </w:t>
      </w:r>
      <w:r>
        <w:rPr>
          <w:spacing w:val="-2"/>
          <w:w w:val="105"/>
          <w:sz w:val="20"/>
        </w:rPr>
        <w:t>08/15/2022).</w:t>
      </w:r>
    </w:p>
    <w:p w14:paraId="5E738F70" w14:textId="77777777" w:rsidR="00620CF6" w:rsidRDefault="00000000">
      <w:pPr>
        <w:pStyle w:val="ListParagraph"/>
        <w:numPr>
          <w:ilvl w:val="0"/>
          <w:numId w:val="1"/>
        </w:numPr>
        <w:tabs>
          <w:tab w:val="left" w:pos="726"/>
        </w:tabs>
        <w:spacing w:before="76" w:line="355" w:lineRule="auto"/>
        <w:ind w:hanging="609"/>
        <w:jc w:val="both"/>
        <w:rPr>
          <w:sz w:val="20"/>
        </w:rPr>
      </w:pPr>
      <w:bookmarkStart w:id="982" w:name="_bookmark263"/>
      <w:bookmarkEnd w:id="982"/>
      <w:r>
        <w:rPr>
          <w:spacing w:val="-2"/>
          <w:w w:val="105"/>
          <w:sz w:val="20"/>
        </w:rPr>
        <w:t>United</w:t>
      </w:r>
      <w:r>
        <w:rPr>
          <w:spacing w:val="-8"/>
          <w:w w:val="105"/>
          <w:sz w:val="20"/>
        </w:rPr>
        <w:t xml:space="preserve"> </w:t>
      </w:r>
      <w:r>
        <w:rPr>
          <w:spacing w:val="-2"/>
          <w:w w:val="105"/>
          <w:sz w:val="20"/>
        </w:rPr>
        <w:t>States</w:t>
      </w:r>
      <w:r>
        <w:rPr>
          <w:spacing w:val="-8"/>
          <w:w w:val="105"/>
          <w:sz w:val="20"/>
        </w:rPr>
        <w:t xml:space="preserve"> </w:t>
      </w:r>
      <w:r>
        <w:rPr>
          <w:spacing w:val="-2"/>
          <w:w w:val="105"/>
          <w:sz w:val="20"/>
        </w:rPr>
        <w:t>Internal</w:t>
      </w:r>
      <w:r>
        <w:rPr>
          <w:spacing w:val="-8"/>
          <w:w w:val="105"/>
          <w:sz w:val="20"/>
        </w:rPr>
        <w:t xml:space="preserve"> </w:t>
      </w:r>
      <w:r>
        <w:rPr>
          <w:spacing w:val="-2"/>
          <w:w w:val="105"/>
          <w:sz w:val="20"/>
        </w:rPr>
        <w:t>Revenue.</w:t>
      </w:r>
      <w:r>
        <w:rPr>
          <w:spacing w:val="-8"/>
          <w:w w:val="105"/>
          <w:sz w:val="20"/>
        </w:rPr>
        <w:t xml:space="preserve"> </w:t>
      </w:r>
      <w:r>
        <w:rPr>
          <w:i/>
          <w:spacing w:val="-2"/>
          <w:w w:val="105"/>
          <w:sz w:val="20"/>
        </w:rPr>
        <w:t>Law</w:t>
      </w:r>
      <w:r>
        <w:rPr>
          <w:i/>
          <w:spacing w:val="-4"/>
          <w:w w:val="105"/>
          <w:sz w:val="20"/>
        </w:rPr>
        <w:t xml:space="preserve"> </w:t>
      </w:r>
      <w:r>
        <w:rPr>
          <w:i/>
          <w:spacing w:val="-2"/>
          <w:w w:val="105"/>
          <w:sz w:val="20"/>
        </w:rPr>
        <w:t>and</w:t>
      </w:r>
      <w:r>
        <w:rPr>
          <w:i/>
          <w:spacing w:val="-4"/>
          <w:w w:val="105"/>
          <w:sz w:val="20"/>
        </w:rPr>
        <w:t xml:space="preserve"> </w:t>
      </w:r>
      <w:r>
        <w:rPr>
          <w:i/>
          <w:spacing w:val="-2"/>
          <w:w w:val="105"/>
          <w:sz w:val="20"/>
        </w:rPr>
        <w:t>Regulations</w:t>
      </w:r>
      <w:r>
        <w:rPr>
          <w:i/>
          <w:spacing w:val="-4"/>
          <w:w w:val="105"/>
          <w:sz w:val="20"/>
        </w:rPr>
        <w:t xml:space="preserve"> </w:t>
      </w:r>
      <w:r>
        <w:rPr>
          <w:i/>
          <w:spacing w:val="-2"/>
          <w:w w:val="105"/>
          <w:sz w:val="20"/>
        </w:rPr>
        <w:t>Relating</w:t>
      </w:r>
      <w:r>
        <w:rPr>
          <w:i/>
          <w:spacing w:val="-4"/>
          <w:w w:val="105"/>
          <w:sz w:val="20"/>
        </w:rPr>
        <w:t xml:space="preserve"> </w:t>
      </w:r>
      <w:r>
        <w:rPr>
          <w:i/>
          <w:spacing w:val="-2"/>
          <w:w w:val="105"/>
          <w:sz w:val="20"/>
        </w:rPr>
        <w:t>to</w:t>
      </w:r>
      <w:r>
        <w:rPr>
          <w:i/>
          <w:spacing w:val="-4"/>
          <w:w w:val="105"/>
          <w:sz w:val="20"/>
        </w:rPr>
        <w:t xml:space="preserve"> </w:t>
      </w:r>
      <w:r>
        <w:rPr>
          <w:i/>
          <w:spacing w:val="-2"/>
          <w:w w:val="105"/>
          <w:sz w:val="20"/>
        </w:rPr>
        <w:t>the</w:t>
      </w:r>
      <w:r>
        <w:rPr>
          <w:i/>
          <w:spacing w:val="-4"/>
          <w:w w:val="105"/>
          <w:sz w:val="20"/>
        </w:rPr>
        <w:t xml:space="preserve"> </w:t>
      </w:r>
      <w:r>
        <w:rPr>
          <w:i/>
          <w:spacing w:val="-2"/>
          <w:w w:val="105"/>
          <w:sz w:val="20"/>
        </w:rPr>
        <w:t>Estate</w:t>
      </w:r>
      <w:r>
        <w:rPr>
          <w:i/>
          <w:spacing w:val="-4"/>
          <w:w w:val="105"/>
          <w:sz w:val="20"/>
        </w:rPr>
        <w:t xml:space="preserve"> </w:t>
      </w:r>
      <w:r>
        <w:rPr>
          <w:i/>
          <w:spacing w:val="-2"/>
          <w:w w:val="105"/>
          <w:sz w:val="20"/>
        </w:rPr>
        <w:t>Tax</w:t>
      </w:r>
      <w:r>
        <w:rPr>
          <w:spacing w:val="-2"/>
          <w:w w:val="105"/>
          <w:sz w:val="20"/>
        </w:rPr>
        <w:t>.</w:t>
      </w:r>
      <w:r>
        <w:rPr>
          <w:spacing w:val="-8"/>
          <w:w w:val="105"/>
          <w:sz w:val="20"/>
        </w:rPr>
        <w:t xml:space="preserve"> </w:t>
      </w:r>
      <w:r>
        <w:rPr>
          <w:spacing w:val="-2"/>
          <w:w w:val="105"/>
          <w:sz w:val="20"/>
        </w:rPr>
        <w:t>Regulations</w:t>
      </w:r>
      <w:r>
        <w:rPr>
          <w:spacing w:val="-8"/>
          <w:w w:val="105"/>
          <w:sz w:val="20"/>
        </w:rPr>
        <w:t xml:space="preserve"> </w:t>
      </w:r>
      <w:r>
        <w:rPr>
          <w:spacing w:val="-2"/>
          <w:w w:val="105"/>
          <w:sz w:val="20"/>
        </w:rPr>
        <w:t>37.</w:t>
      </w:r>
      <w:r>
        <w:rPr>
          <w:spacing w:val="-8"/>
          <w:w w:val="105"/>
          <w:sz w:val="20"/>
        </w:rPr>
        <w:t xml:space="preserve"> </w:t>
      </w:r>
      <w:r>
        <w:rPr>
          <w:spacing w:val="-2"/>
          <w:w w:val="105"/>
          <w:sz w:val="20"/>
        </w:rPr>
        <w:t xml:space="preserve">U.S. </w:t>
      </w:r>
      <w:r>
        <w:rPr>
          <w:sz w:val="20"/>
        </w:rPr>
        <w:t xml:space="preserve">Government Printing Oﬀice, May 1917. url: </w:t>
      </w:r>
      <w:hyperlink r:id="rId349">
        <w:r>
          <w:rPr>
            <w:color w:val="0000FF"/>
            <w:sz w:val="20"/>
          </w:rPr>
          <w:t>https://www.google.com/books/edition/Law_and_</w:t>
        </w:r>
      </w:hyperlink>
      <w:r>
        <w:rPr>
          <w:color w:val="0000FF"/>
          <w:sz w:val="20"/>
        </w:rPr>
        <w:t xml:space="preserve"> </w:t>
      </w:r>
      <w:hyperlink r:id="rId350">
        <w:proofErr w:type="spellStart"/>
        <w:r>
          <w:rPr>
            <w:color w:val="0000FF"/>
            <w:spacing w:val="-2"/>
            <w:w w:val="105"/>
            <w:sz w:val="20"/>
          </w:rPr>
          <w:t>Regulations_Relating_to_the_Esta</w:t>
        </w:r>
        <w:proofErr w:type="spellEnd"/>
        <w:r>
          <w:rPr>
            <w:color w:val="0000FF"/>
            <w:spacing w:val="-2"/>
            <w:w w:val="105"/>
            <w:sz w:val="20"/>
          </w:rPr>
          <w:t>/Dw7ZAAAAMAAJ</w:t>
        </w:r>
      </w:hyperlink>
      <w:r>
        <w:rPr>
          <w:spacing w:val="-2"/>
          <w:w w:val="105"/>
          <w:sz w:val="20"/>
        </w:rPr>
        <w:t>.</w:t>
      </w:r>
    </w:p>
    <w:p w14:paraId="1252AFAE" w14:textId="77777777" w:rsidR="00620CF6" w:rsidRDefault="00000000">
      <w:pPr>
        <w:pStyle w:val="ListParagraph"/>
        <w:numPr>
          <w:ilvl w:val="0"/>
          <w:numId w:val="1"/>
        </w:numPr>
        <w:tabs>
          <w:tab w:val="left" w:pos="726"/>
        </w:tabs>
        <w:spacing w:before="78" w:line="355" w:lineRule="auto"/>
        <w:ind w:hanging="609"/>
        <w:jc w:val="both"/>
        <w:rPr>
          <w:sz w:val="20"/>
        </w:rPr>
      </w:pPr>
      <w:bookmarkStart w:id="983" w:name="_bookmark264"/>
      <w:bookmarkEnd w:id="983"/>
      <w:r>
        <w:rPr>
          <w:spacing w:val="-2"/>
          <w:sz w:val="20"/>
        </w:rPr>
        <w:t>Bas</w:t>
      </w:r>
      <w:r>
        <w:rPr>
          <w:spacing w:val="-6"/>
          <w:sz w:val="20"/>
        </w:rPr>
        <w:t xml:space="preserve"> </w:t>
      </w:r>
      <w:r>
        <w:rPr>
          <w:spacing w:val="-2"/>
          <w:sz w:val="20"/>
        </w:rPr>
        <w:t>van</w:t>
      </w:r>
      <w:r>
        <w:rPr>
          <w:spacing w:val="-6"/>
          <w:sz w:val="20"/>
        </w:rPr>
        <w:t xml:space="preserve"> </w:t>
      </w:r>
      <w:r>
        <w:rPr>
          <w:spacing w:val="-2"/>
          <w:sz w:val="20"/>
        </w:rPr>
        <w:t>Bavel</w:t>
      </w:r>
      <w:r>
        <w:rPr>
          <w:spacing w:val="-6"/>
          <w:sz w:val="20"/>
        </w:rPr>
        <w:t xml:space="preserve"> </w:t>
      </w:r>
      <w:r>
        <w:rPr>
          <w:spacing w:val="-2"/>
          <w:sz w:val="20"/>
        </w:rPr>
        <w:t>and</w:t>
      </w:r>
      <w:r>
        <w:rPr>
          <w:spacing w:val="-6"/>
          <w:sz w:val="20"/>
        </w:rPr>
        <w:t xml:space="preserve"> </w:t>
      </w:r>
      <w:r>
        <w:rPr>
          <w:spacing w:val="-2"/>
          <w:sz w:val="20"/>
        </w:rPr>
        <w:t>Ewout</w:t>
      </w:r>
      <w:r>
        <w:rPr>
          <w:spacing w:val="-6"/>
          <w:sz w:val="20"/>
        </w:rPr>
        <w:t xml:space="preserve"> </w:t>
      </w:r>
      <w:proofErr w:type="spellStart"/>
      <w:r>
        <w:rPr>
          <w:spacing w:val="-2"/>
          <w:sz w:val="20"/>
        </w:rPr>
        <w:t>Frankema</w:t>
      </w:r>
      <w:proofErr w:type="spellEnd"/>
      <w:r>
        <w:rPr>
          <w:spacing w:val="-2"/>
          <w:sz w:val="20"/>
        </w:rPr>
        <w:t>.</w:t>
      </w:r>
      <w:r>
        <w:rPr>
          <w:spacing w:val="-6"/>
          <w:sz w:val="20"/>
        </w:rPr>
        <w:t xml:space="preserve"> </w:t>
      </w:r>
      <w:r>
        <w:rPr>
          <w:spacing w:val="-2"/>
          <w:sz w:val="20"/>
        </w:rPr>
        <w:t>“Wealth</w:t>
      </w:r>
      <w:r>
        <w:rPr>
          <w:spacing w:val="-6"/>
          <w:sz w:val="20"/>
        </w:rPr>
        <w:t xml:space="preserve"> </w:t>
      </w:r>
      <w:r>
        <w:rPr>
          <w:spacing w:val="-2"/>
          <w:sz w:val="20"/>
        </w:rPr>
        <w:t>Inequality</w:t>
      </w:r>
      <w:r>
        <w:rPr>
          <w:spacing w:val="-6"/>
          <w:sz w:val="20"/>
        </w:rPr>
        <w:t xml:space="preserve"> </w:t>
      </w:r>
      <w:r>
        <w:rPr>
          <w:spacing w:val="-2"/>
          <w:sz w:val="20"/>
        </w:rPr>
        <w:t>in</w:t>
      </w:r>
      <w:r>
        <w:rPr>
          <w:spacing w:val="-6"/>
          <w:sz w:val="20"/>
        </w:rPr>
        <w:t xml:space="preserve"> </w:t>
      </w:r>
      <w:r>
        <w:rPr>
          <w:spacing w:val="-2"/>
          <w:sz w:val="20"/>
        </w:rPr>
        <w:t>the</w:t>
      </w:r>
      <w:r>
        <w:rPr>
          <w:spacing w:val="-6"/>
          <w:sz w:val="20"/>
        </w:rPr>
        <w:t xml:space="preserve"> </w:t>
      </w:r>
      <w:r>
        <w:rPr>
          <w:spacing w:val="-2"/>
          <w:sz w:val="20"/>
        </w:rPr>
        <w:t>Netherlands,</w:t>
      </w:r>
      <w:r>
        <w:rPr>
          <w:spacing w:val="-6"/>
          <w:sz w:val="20"/>
        </w:rPr>
        <w:t xml:space="preserve"> </w:t>
      </w:r>
      <w:r>
        <w:rPr>
          <w:spacing w:val="-2"/>
          <w:sz w:val="20"/>
        </w:rPr>
        <w:t>c.</w:t>
      </w:r>
      <w:r>
        <w:rPr>
          <w:spacing w:val="-6"/>
          <w:sz w:val="20"/>
        </w:rPr>
        <w:t xml:space="preserve"> </w:t>
      </w:r>
      <w:r>
        <w:rPr>
          <w:spacing w:val="-2"/>
          <w:sz w:val="20"/>
        </w:rPr>
        <w:t>1950-2015.</w:t>
      </w:r>
      <w:r>
        <w:rPr>
          <w:spacing w:val="-6"/>
          <w:sz w:val="20"/>
        </w:rPr>
        <w:t xml:space="preserve"> </w:t>
      </w:r>
      <w:r>
        <w:rPr>
          <w:spacing w:val="-2"/>
          <w:sz w:val="20"/>
        </w:rPr>
        <w:t>the</w:t>
      </w:r>
      <w:r>
        <w:rPr>
          <w:spacing w:val="-6"/>
          <w:sz w:val="20"/>
        </w:rPr>
        <w:t xml:space="preserve"> </w:t>
      </w:r>
      <w:r>
        <w:rPr>
          <w:spacing w:val="-2"/>
          <w:sz w:val="20"/>
        </w:rPr>
        <w:t xml:space="preserve">Paradox </w:t>
      </w:r>
      <w:r>
        <w:rPr>
          <w:spacing w:val="-2"/>
          <w:w w:val="105"/>
          <w:sz w:val="20"/>
        </w:rPr>
        <w:t>of</w:t>
      </w:r>
      <w:r>
        <w:rPr>
          <w:spacing w:val="-10"/>
          <w:w w:val="105"/>
          <w:sz w:val="20"/>
        </w:rPr>
        <w:t xml:space="preserve"> </w:t>
      </w:r>
      <w:r>
        <w:rPr>
          <w:spacing w:val="-2"/>
          <w:w w:val="105"/>
          <w:sz w:val="20"/>
        </w:rPr>
        <w:t>a</w:t>
      </w:r>
      <w:r>
        <w:rPr>
          <w:spacing w:val="-9"/>
          <w:w w:val="105"/>
          <w:sz w:val="20"/>
        </w:rPr>
        <w:t xml:space="preserve"> </w:t>
      </w:r>
      <w:r>
        <w:rPr>
          <w:spacing w:val="-2"/>
          <w:w w:val="105"/>
          <w:sz w:val="20"/>
        </w:rPr>
        <w:t>Northern</w:t>
      </w:r>
      <w:r>
        <w:rPr>
          <w:spacing w:val="-9"/>
          <w:w w:val="105"/>
          <w:sz w:val="20"/>
        </w:rPr>
        <w:t xml:space="preserve"> </w:t>
      </w:r>
      <w:r>
        <w:rPr>
          <w:spacing w:val="-2"/>
          <w:w w:val="105"/>
          <w:sz w:val="20"/>
        </w:rPr>
        <w:t>European</w:t>
      </w:r>
      <w:r>
        <w:rPr>
          <w:spacing w:val="-9"/>
          <w:w w:val="105"/>
          <w:sz w:val="20"/>
        </w:rPr>
        <w:t xml:space="preserve"> </w:t>
      </w:r>
      <w:r>
        <w:rPr>
          <w:spacing w:val="-2"/>
          <w:w w:val="105"/>
          <w:sz w:val="20"/>
        </w:rPr>
        <w:t>Welfare</w:t>
      </w:r>
      <w:r>
        <w:rPr>
          <w:spacing w:val="-10"/>
          <w:w w:val="105"/>
          <w:sz w:val="20"/>
        </w:rPr>
        <w:t xml:space="preserve"> </w:t>
      </w:r>
      <w:r>
        <w:rPr>
          <w:spacing w:val="-2"/>
          <w:w w:val="105"/>
          <w:sz w:val="20"/>
        </w:rPr>
        <w:t>State”.</w:t>
      </w:r>
      <w:r>
        <w:rPr>
          <w:spacing w:val="-9"/>
          <w:w w:val="105"/>
          <w:sz w:val="20"/>
        </w:rPr>
        <w:t xml:space="preserve"> </w:t>
      </w:r>
      <w:r>
        <w:rPr>
          <w:spacing w:val="-2"/>
          <w:w w:val="105"/>
          <w:sz w:val="20"/>
        </w:rPr>
        <w:t>In:</w:t>
      </w:r>
      <w:r>
        <w:rPr>
          <w:spacing w:val="-9"/>
          <w:w w:val="105"/>
          <w:sz w:val="20"/>
        </w:rPr>
        <w:t xml:space="preserve"> </w:t>
      </w:r>
      <w:r>
        <w:rPr>
          <w:i/>
          <w:spacing w:val="-2"/>
          <w:w w:val="105"/>
          <w:sz w:val="20"/>
        </w:rPr>
        <w:t>TSEG</w:t>
      </w:r>
      <w:r>
        <w:rPr>
          <w:i/>
          <w:spacing w:val="-6"/>
          <w:w w:val="105"/>
          <w:sz w:val="20"/>
        </w:rPr>
        <w:t xml:space="preserve"> </w:t>
      </w:r>
      <w:r>
        <w:rPr>
          <w:i/>
          <w:spacing w:val="-2"/>
          <w:w w:val="105"/>
          <w:sz w:val="20"/>
        </w:rPr>
        <w:t>-</w:t>
      </w:r>
      <w:r>
        <w:rPr>
          <w:i/>
          <w:spacing w:val="-6"/>
          <w:w w:val="105"/>
          <w:sz w:val="20"/>
        </w:rPr>
        <w:t xml:space="preserve"> </w:t>
      </w:r>
      <w:r>
        <w:rPr>
          <w:i/>
          <w:spacing w:val="-2"/>
          <w:w w:val="105"/>
          <w:sz w:val="20"/>
        </w:rPr>
        <w:t>The</w:t>
      </w:r>
      <w:r>
        <w:rPr>
          <w:i/>
          <w:spacing w:val="-6"/>
          <w:w w:val="105"/>
          <w:sz w:val="20"/>
        </w:rPr>
        <w:t xml:space="preserve"> </w:t>
      </w:r>
      <w:r>
        <w:rPr>
          <w:i/>
          <w:spacing w:val="-2"/>
          <w:w w:val="105"/>
          <w:sz w:val="20"/>
        </w:rPr>
        <w:t>Low</w:t>
      </w:r>
      <w:r>
        <w:rPr>
          <w:i/>
          <w:spacing w:val="-6"/>
          <w:w w:val="105"/>
          <w:sz w:val="20"/>
        </w:rPr>
        <w:t xml:space="preserve"> </w:t>
      </w:r>
      <w:r>
        <w:rPr>
          <w:i/>
          <w:spacing w:val="-2"/>
          <w:w w:val="105"/>
          <w:sz w:val="20"/>
        </w:rPr>
        <w:t>Countries</w:t>
      </w:r>
      <w:r>
        <w:rPr>
          <w:i/>
          <w:spacing w:val="-6"/>
          <w:w w:val="105"/>
          <w:sz w:val="20"/>
        </w:rPr>
        <w:t xml:space="preserve"> </w:t>
      </w:r>
      <w:r>
        <w:rPr>
          <w:i/>
          <w:spacing w:val="-2"/>
          <w:w w:val="105"/>
          <w:sz w:val="20"/>
        </w:rPr>
        <w:t>Journal</w:t>
      </w:r>
      <w:r>
        <w:rPr>
          <w:i/>
          <w:spacing w:val="-6"/>
          <w:w w:val="105"/>
          <w:sz w:val="20"/>
        </w:rPr>
        <w:t xml:space="preserve"> </w:t>
      </w:r>
      <w:r>
        <w:rPr>
          <w:i/>
          <w:spacing w:val="-2"/>
          <w:w w:val="105"/>
          <w:sz w:val="20"/>
        </w:rPr>
        <w:t>of</w:t>
      </w:r>
      <w:r>
        <w:rPr>
          <w:i/>
          <w:spacing w:val="-6"/>
          <w:w w:val="105"/>
          <w:sz w:val="20"/>
        </w:rPr>
        <w:t xml:space="preserve"> </w:t>
      </w:r>
      <w:r>
        <w:rPr>
          <w:i/>
          <w:spacing w:val="-2"/>
          <w:w w:val="105"/>
          <w:sz w:val="20"/>
        </w:rPr>
        <w:t>Social</w:t>
      </w:r>
      <w:r>
        <w:rPr>
          <w:i/>
          <w:spacing w:val="-6"/>
          <w:w w:val="105"/>
          <w:sz w:val="20"/>
        </w:rPr>
        <w:t xml:space="preserve"> </w:t>
      </w:r>
      <w:r>
        <w:rPr>
          <w:i/>
          <w:spacing w:val="-2"/>
          <w:w w:val="105"/>
          <w:sz w:val="20"/>
        </w:rPr>
        <w:t>and</w:t>
      </w:r>
      <w:r>
        <w:rPr>
          <w:i/>
          <w:spacing w:val="-6"/>
          <w:w w:val="105"/>
          <w:sz w:val="20"/>
        </w:rPr>
        <w:t xml:space="preserve"> </w:t>
      </w:r>
      <w:r>
        <w:rPr>
          <w:i/>
          <w:spacing w:val="-2"/>
          <w:w w:val="105"/>
          <w:sz w:val="20"/>
        </w:rPr>
        <w:t xml:space="preserve">Economic </w:t>
      </w:r>
      <w:r>
        <w:rPr>
          <w:i/>
          <w:w w:val="105"/>
          <w:sz w:val="20"/>
        </w:rPr>
        <w:t xml:space="preserve">History </w:t>
      </w:r>
      <w:r>
        <w:rPr>
          <w:w w:val="105"/>
          <w:sz w:val="20"/>
        </w:rPr>
        <w:t xml:space="preserve">14.2 (2017), pp. 29–62. </w:t>
      </w:r>
      <w:proofErr w:type="spellStart"/>
      <w:r>
        <w:rPr>
          <w:w w:val="105"/>
          <w:sz w:val="20"/>
        </w:rPr>
        <w:t>doi</w:t>
      </w:r>
      <w:proofErr w:type="spellEnd"/>
      <w:r>
        <w:rPr>
          <w:w w:val="105"/>
          <w:sz w:val="20"/>
        </w:rPr>
        <w:t xml:space="preserve">: </w:t>
      </w:r>
      <w:hyperlink r:id="rId351">
        <w:r>
          <w:rPr>
            <w:color w:val="0000FF"/>
            <w:w w:val="105"/>
            <w:sz w:val="20"/>
          </w:rPr>
          <w:t>10.18352/tseg.916</w:t>
        </w:r>
      </w:hyperlink>
      <w:r>
        <w:rPr>
          <w:w w:val="105"/>
          <w:sz w:val="20"/>
        </w:rPr>
        <w:t xml:space="preserve">. url: </w:t>
      </w:r>
      <w:hyperlink r:id="rId352">
        <w:r>
          <w:rPr>
            <w:color w:val="0000FF"/>
            <w:w w:val="105"/>
            <w:sz w:val="20"/>
          </w:rPr>
          <w:t>https://doi.org/10.18352/tseg.916</w:t>
        </w:r>
      </w:hyperlink>
      <w:r>
        <w:rPr>
          <w:w w:val="105"/>
          <w:sz w:val="20"/>
        </w:rPr>
        <w:t>.</w:t>
      </w:r>
    </w:p>
    <w:p w14:paraId="092A6095" w14:textId="77777777" w:rsidR="00620CF6" w:rsidRDefault="00000000">
      <w:pPr>
        <w:pStyle w:val="ListParagraph"/>
        <w:numPr>
          <w:ilvl w:val="0"/>
          <w:numId w:val="1"/>
        </w:numPr>
        <w:tabs>
          <w:tab w:val="left" w:pos="726"/>
        </w:tabs>
        <w:spacing w:before="77" w:line="355" w:lineRule="auto"/>
        <w:ind w:hanging="609"/>
        <w:jc w:val="both"/>
        <w:rPr>
          <w:sz w:val="20"/>
        </w:rPr>
      </w:pPr>
      <w:bookmarkStart w:id="984" w:name="_bookmark265"/>
      <w:bookmarkEnd w:id="984"/>
      <w:r>
        <w:rPr>
          <w:sz w:val="20"/>
        </w:rPr>
        <w:t xml:space="preserve">Dieter von Fintel and Anna </w:t>
      </w:r>
      <w:proofErr w:type="spellStart"/>
      <w:r>
        <w:rPr>
          <w:sz w:val="20"/>
        </w:rPr>
        <w:t>Orthofer</w:t>
      </w:r>
      <w:proofErr w:type="spellEnd"/>
      <w:r>
        <w:rPr>
          <w:sz w:val="20"/>
        </w:rPr>
        <w:t xml:space="preserve">. “Wealth Inequality and Financial Inclusion: Evidence from South African Tax and Survey Records”. In: </w:t>
      </w:r>
      <w:r>
        <w:rPr>
          <w:i/>
          <w:sz w:val="20"/>
        </w:rPr>
        <w:t xml:space="preserve">Economic Modelling </w:t>
      </w:r>
      <w:r>
        <w:rPr>
          <w:sz w:val="20"/>
        </w:rPr>
        <w:t xml:space="preserve">91 (Sept. 2020), pp. 568–578. </w:t>
      </w:r>
      <w:proofErr w:type="spellStart"/>
      <w:r>
        <w:rPr>
          <w:sz w:val="20"/>
        </w:rPr>
        <w:t>doi</w:t>
      </w:r>
      <w:proofErr w:type="spellEnd"/>
      <w:r>
        <w:rPr>
          <w:sz w:val="20"/>
        </w:rPr>
        <w:t xml:space="preserve">: </w:t>
      </w:r>
      <w:hyperlink r:id="rId353">
        <w:r>
          <w:rPr>
            <w:color w:val="0000FF"/>
            <w:sz w:val="20"/>
          </w:rPr>
          <w:t>10.1016/j.econmod.2020.02.001</w:t>
        </w:r>
      </w:hyperlink>
      <w:r>
        <w:rPr>
          <w:sz w:val="20"/>
        </w:rPr>
        <w:t>.</w:t>
      </w:r>
      <w:r>
        <w:rPr>
          <w:spacing w:val="40"/>
          <w:sz w:val="20"/>
        </w:rPr>
        <w:t xml:space="preserve"> </w:t>
      </w:r>
      <w:r>
        <w:rPr>
          <w:sz w:val="20"/>
        </w:rPr>
        <w:t>url:</w:t>
      </w:r>
      <w:r>
        <w:rPr>
          <w:spacing w:val="40"/>
          <w:sz w:val="20"/>
        </w:rPr>
        <w:t xml:space="preserve"> </w:t>
      </w:r>
      <w:hyperlink r:id="rId354">
        <w:r>
          <w:rPr>
            <w:color w:val="0000FF"/>
            <w:sz w:val="20"/>
          </w:rPr>
          <w:t>https://doi.org/10.1016/j.econmod.2020.02.001</w:t>
        </w:r>
      </w:hyperlink>
      <w:r>
        <w:rPr>
          <w:sz w:val="20"/>
        </w:rPr>
        <w:t>.</w:t>
      </w:r>
    </w:p>
    <w:p w14:paraId="39C7FAB6" w14:textId="77777777" w:rsidR="00620CF6" w:rsidRDefault="00620CF6">
      <w:pPr>
        <w:spacing w:line="355" w:lineRule="auto"/>
        <w:jc w:val="both"/>
        <w:rPr>
          <w:sz w:val="20"/>
        </w:rPr>
        <w:sectPr w:rsidR="00620CF6" w:rsidSect="00D60468">
          <w:pgSz w:w="12240" w:h="15840"/>
          <w:pgMar w:top="1320" w:right="1300" w:bottom="280" w:left="1300" w:header="720" w:footer="720" w:gutter="0"/>
          <w:cols w:space="720"/>
        </w:sectPr>
      </w:pPr>
    </w:p>
    <w:p w14:paraId="47E9F601" w14:textId="77777777" w:rsidR="00620CF6" w:rsidRDefault="00000000">
      <w:pPr>
        <w:pStyle w:val="ListParagraph"/>
        <w:numPr>
          <w:ilvl w:val="0"/>
          <w:numId w:val="1"/>
        </w:numPr>
        <w:tabs>
          <w:tab w:val="left" w:pos="726"/>
        </w:tabs>
        <w:spacing w:before="86" w:line="355" w:lineRule="auto"/>
        <w:ind w:hanging="609"/>
        <w:jc w:val="both"/>
        <w:rPr>
          <w:sz w:val="20"/>
        </w:rPr>
      </w:pPr>
      <w:bookmarkStart w:id="985" w:name="_bookmark266"/>
      <w:bookmarkEnd w:id="985"/>
      <w:r>
        <w:rPr>
          <w:w w:val="105"/>
          <w:sz w:val="20"/>
        </w:rPr>
        <w:lastRenderedPageBreak/>
        <w:t xml:space="preserve">Jared Walczak. </w:t>
      </w:r>
      <w:r>
        <w:rPr>
          <w:i/>
          <w:w w:val="105"/>
          <w:sz w:val="20"/>
        </w:rPr>
        <w:t>State Inheritance and Estate Taxes: Rates, Economic Implications, and the Return of Interstate Competition</w:t>
      </w:r>
      <w:r>
        <w:rPr>
          <w:w w:val="105"/>
          <w:sz w:val="20"/>
        </w:rPr>
        <w:t>.</w:t>
      </w:r>
      <w:r>
        <w:rPr>
          <w:spacing w:val="-2"/>
          <w:w w:val="105"/>
          <w:sz w:val="20"/>
        </w:rPr>
        <w:t xml:space="preserve"> </w:t>
      </w:r>
      <w:r>
        <w:rPr>
          <w:w w:val="105"/>
          <w:sz w:val="20"/>
        </w:rPr>
        <w:t>Special</w:t>
      </w:r>
      <w:r>
        <w:rPr>
          <w:spacing w:val="-2"/>
          <w:w w:val="105"/>
          <w:sz w:val="20"/>
        </w:rPr>
        <w:t xml:space="preserve"> </w:t>
      </w:r>
      <w:r>
        <w:rPr>
          <w:w w:val="105"/>
          <w:sz w:val="20"/>
        </w:rPr>
        <w:t>Report</w:t>
      </w:r>
      <w:r>
        <w:rPr>
          <w:spacing w:val="-2"/>
          <w:w w:val="105"/>
          <w:sz w:val="20"/>
        </w:rPr>
        <w:t xml:space="preserve"> </w:t>
      </w:r>
      <w:r>
        <w:rPr>
          <w:w w:val="105"/>
          <w:sz w:val="20"/>
        </w:rPr>
        <w:t>235.</w:t>
      </w:r>
      <w:r>
        <w:rPr>
          <w:spacing w:val="-2"/>
          <w:w w:val="105"/>
          <w:sz w:val="20"/>
        </w:rPr>
        <w:t xml:space="preserve"> </w:t>
      </w:r>
      <w:r>
        <w:rPr>
          <w:w w:val="105"/>
          <w:sz w:val="20"/>
        </w:rPr>
        <w:t>Tax</w:t>
      </w:r>
      <w:r>
        <w:rPr>
          <w:spacing w:val="-3"/>
          <w:w w:val="105"/>
          <w:sz w:val="20"/>
        </w:rPr>
        <w:t xml:space="preserve"> </w:t>
      </w:r>
      <w:r>
        <w:rPr>
          <w:w w:val="105"/>
          <w:sz w:val="20"/>
        </w:rPr>
        <w:t>Foundation,</w:t>
      </w:r>
      <w:r>
        <w:rPr>
          <w:spacing w:val="-3"/>
          <w:w w:val="105"/>
          <w:sz w:val="20"/>
        </w:rPr>
        <w:t xml:space="preserve"> </w:t>
      </w:r>
      <w:r>
        <w:rPr>
          <w:w w:val="105"/>
          <w:sz w:val="20"/>
        </w:rPr>
        <w:t>July</w:t>
      </w:r>
      <w:r>
        <w:rPr>
          <w:spacing w:val="-2"/>
          <w:w w:val="105"/>
          <w:sz w:val="20"/>
        </w:rPr>
        <w:t xml:space="preserve"> </w:t>
      </w:r>
      <w:r>
        <w:rPr>
          <w:w w:val="105"/>
          <w:sz w:val="20"/>
        </w:rPr>
        <w:t>2017.</w:t>
      </w:r>
      <w:r>
        <w:rPr>
          <w:spacing w:val="-2"/>
          <w:w w:val="105"/>
          <w:sz w:val="20"/>
        </w:rPr>
        <w:t xml:space="preserve"> </w:t>
      </w:r>
      <w:r>
        <w:rPr>
          <w:w w:val="105"/>
          <w:sz w:val="20"/>
        </w:rPr>
        <w:t>url:</w:t>
      </w:r>
      <w:r>
        <w:rPr>
          <w:spacing w:val="-2"/>
          <w:w w:val="105"/>
          <w:sz w:val="20"/>
        </w:rPr>
        <w:t xml:space="preserve"> </w:t>
      </w:r>
      <w:hyperlink r:id="rId355">
        <w:r>
          <w:rPr>
            <w:color w:val="0000FF"/>
            <w:w w:val="105"/>
            <w:sz w:val="20"/>
          </w:rPr>
          <w:t>https://taxfoundation.</w:t>
        </w:r>
      </w:hyperlink>
      <w:r>
        <w:rPr>
          <w:color w:val="0000FF"/>
          <w:w w:val="105"/>
          <w:sz w:val="20"/>
        </w:rPr>
        <w:t xml:space="preserve"> </w:t>
      </w:r>
      <w:hyperlink r:id="rId356">
        <w:r>
          <w:rPr>
            <w:color w:val="0000FF"/>
            <w:sz w:val="20"/>
          </w:rPr>
          <w:t>org/state-inheritance-estate-taxes-economic-implications/</w:t>
        </w:r>
      </w:hyperlink>
      <w:r>
        <w:rPr>
          <w:color w:val="0000FF"/>
          <w:sz w:val="20"/>
        </w:rPr>
        <w:t xml:space="preserve"> </w:t>
      </w:r>
      <w:r>
        <w:rPr>
          <w:sz w:val="20"/>
        </w:rPr>
        <w:t>(visited on 06/02/2023).</w:t>
      </w:r>
    </w:p>
    <w:p w14:paraId="758F4EB0" w14:textId="77777777" w:rsidR="00620CF6" w:rsidRDefault="00000000">
      <w:pPr>
        <w:pStyle w:val="ListParagraph"/>
        <w:numPr>
          <w:ilvl w:val="0"/>
          <w:numId w:val="1"/>
        </w:numPr>
        <w:tabs>
          <w:tab w:val="left" w:pos="726"/>
        </w:tabs>
        <w:spacing w:before="78" w:line="355" w:lineRule="auto"/>
        <w:ind w:hanging="609"/>
        <w:jc w:val="both"/>
        <w:rPr>
          <w:sz w:val="20"/>
        </w:rPr>
      </w:pPr>
      <w:bookmarkStart w:id="986" w:name="_bookmark267"/>
      <w:bookmarkEnd w:id="986"/>
      <w:r>
        <w:rPr>
          <w:sz w:val="20"/>
        </w:rPr>
        <w:t xml:space="preserve">Charles P. White. “The Effect of the 80 per Cent Credit Clause of the Federal Estate Tax Law on State Inheritance Tax Laws”. In: </w:t>
      </w:r>
      <w:r>
        <w:rPr>
          <w:i/>
          <w:sz w:val="20"/>
        </w:rPr>
        <w:t xml:space="preserve">Journal of Political Economy </w:t>
      </w:r>
      <w:r>
        <w:rPr>
          <w:sz w:val="20"/>
        </w:rPr>
        <w:t xml:space="preserve">36.5 (Oct. 1928), pp. 625–633. JSTOR: </w:t>
      </w:r>
      <w:hyperlink r:id="rId357">
        <w:r>
          <w:rPr>
            <w:color w:val="0000FF"/>
            <w:sz w:val="20"/>
          </w:rPr>
          <w:t>1822387</w:t>
        </w:r>
      </w:hyperlink>
      <w:r>
        <w:rPr>
          <w:sz w:val="20"/>
        </w:rPr>
        <w:t>.</w:t>
      </w:r>
      <w:r>
        <w:rPr>
          <w:spacing w:val="40"/>
          <w:sz w:val="20"/>
        </w:rPr>
        <w:t xml:space="preserve"> </w:t>
      </w:r>
      <w:r>
        <w:rPr>
          <w:sz w:val="20"/>
        </w:rPr>
        <w:t>url:</w:t>
      </w:r>
      <w:r>
        <w:rPr>
          <w:spacing w:val="40"/>
          <w:sz w:val="20"/>
        </w:rPr>
        <w:t xml:space="preserve"> </w:t>
      </w:r>
      <w:hyperlink r:id="rId358">
        <w:r>
          <w:rPr>
            <w:color w:val="0000FF"/>
            <w:sz w:val="20"/>
          </w:rPr>
          <w:t>https://www.jstor.org/stable/1822387</w:t>
        </w:r>
      </w:hyperlink>
      <w:r>
        <w:rPr>
          <w:color w:val="0000FF"/>
          <w:spacing w:val="40"/>
          <w:sz w:val="20"/>
        </w:rPr>
        <w:t xml:space="preserve"> </w:t>
      </w:r>
      <w:r>
        <w:rPr>
          <w:sz w:val="20"/>
        </w:rPr>
        <w:t>(visited</w:t>
      </w:r>
      <w:r>
        <w:rPr>
          <w:spacing w:val="40"/>
          <w:sz w:val="20"/>
        </w:rPr>
        <w:t xml:space="preserve"> </w:t>
      </w:r>
      <w:r>
        <w:rPr>
          <w:sz w:val="20"/>
        </w:rPr>
        <w:t>on</w:t>
      </w:r>
      <w:r>
        <w:rPr>
          <w:spacing w:val="40"/>
          <w:sz w:val="20"/>
        </w:rPr>
        <w:t xml:space="preserve"> </w:t>
      </w:r>
      <w:r>
        <w:rPr>
          <w:sz w:val="20"/>
        </w:rPr>
        <w:t>06/02/2023).</w:t>
      </w:r>
    </w:p>
    <w:p w14:paraId="15CABD56" w14:textId="77777777" w:rsidR="00620CF6" w:rsidRDefault="00000000">
      <w:pPr>
        <w:pStyle w:val="ListParagraph"/>
        <w:numPr>
          <w:ilvl w:val="0"/>
          <w:numId w:val="1"/>
        </w:numPr>
        <w:tabs>
          <w:tab w:val="left" w:pos="726"/>
        </w:tabs>
        <w:spacing w:before="77" w:line="355" w:lineRule="auto"/>
        <w:ind w:hanging="609"/>
        <w:jc w:val="both"/>
        <w:rPr>
          <w:sz w:val="20"/>
        </w:rPr>
      </w:pPr>
      <w:bookmarkStart w:id="987" w:name="_bookmark268"/>
      <w:bookmarkEnd w:id="987"/>
      <w:r>
        <w:rPr>
          <w:w w:val="105"/>
          <w:sz w:val="20"/>
        </w:rPr>
        <w:t xml:space="preserve">Edward N. Wolff. </w:t>
      </w:r>
      <w:r>
        <w:rPr>
          <w:i/>
          <w:w w:val="105"/>
          <w:sz w:val="20"/>
        </w:rPr>
        <w:t>Household Wealth Trends in the United States, 1962 to 2016: Has Middle Class Wealth</w:t>
      </w:r>
      <w:r>
        <w:rPr>
          <w:i/>
          <w:spacing w:val="-10"/>
          <w:w w:val="105"/>
          <w:sz w:val="20"/>
        </w:rPr>
        <w:t xml:space="preserve"> </w:t>
      </w:r>
      <w:r>
        <w:rPr>
          <w:i/>
          <w:w w:val="105"/>
          <w:sz w:val="20"/>
        </w:rPr>
        <w:t>Recovered?</w:t>
      </w:r>
      <w:r>
        <w:rPr>
          <w:i/>
          <w:spacing w:val="-9"/>
          <w:w w:val="105"/>
          <w:sz w:val="20"/>
        </w:rPr>
        <w:t xml:space="preserve"> </w:t>
      </w:r>
      <w:r>
        <w:rPr>
          <w:w w:val="105"/>
          <w:sz w:val="20"/>
        </w:rPr>
        <w:t>Working</w:t>
      </w:r>
      <w:r>
        <w:rPr>
          <w:spacing w:val="-12"/>
          <w:w w:val="105"/>
          <w:sz w:val="20"/>
        </w:rPr>
        <w:t xml:space="preserve"> </w:t>
      </w:r>
      <w:r>
        <w:rPr>
          <w:w w:val="105"/>
          <w:sz w:val="20"/>
        </w:rPr>
        <w:t>Paper</w:t>
      </w:r>
      <w:r>
        <w:rPr>
          <w:spacing w:val="-12"/>
          <w:w w:val="105"/>
          <w:sz w:val="20"/>
        </w:rPr>
        <w:t xml:space="preserve"> </w:t>
      </w:r>
      <w:r>
        <w:rPr>
          <w:w w:val="105"/>
          <w:sz w:val="20"/>
        </w:rPr>
        <w:t>24085.</w:t>
      </w:r>
      <w:r>
        <w:rPr>
          <w:spacing w:val="-12"/>
          <w:w w:val="105"/>
          <w:sz w:val="20"/>
        </w:rPr>
        <w:t xml:space="preserve"> </w:t>
      </w:r>
      <w:r>
        <w:rPr>
          <w:w w:val="105"/>
          <w:sz w:val="20"/>
        </w:rPr>
        <w:t>National</w:t>
      </w:r>
      <w:r>
        <w:rPr>
          <w:spacing w:val="-12"/>
          <w:w w:val="105"/>
          <w:sz w:val="20"/>
        </w:rPr>
        <w:t xml:space="preserve"> </w:t>
      </w:r>
      <w:r>
        <w:rPr>
          <w:w w:val="105"/>
          <w:sz w:val="20"/>
        </w:rPr>
        <w:t>Bureau</w:t>
      </w:r>
      <w:r>
        <w:rPr>
          <w:spacing w:val="-12"/>
          <w:w w:val="105"/>
          <w:sz w:val="20"/>
        </w:rPr>
        <w:t xml:space="preserve"> </w:t>
      </w:r>
      <w:r>
        <w:rPr>
          <w:w w:val="105"/>
          <w:sz w:val="20"/>
        </w:rPr>
        <w:t>of</w:t>
      </w:r>
      <w:r>
        <w:rPr>
          <w:spacing w:val="-12"/>
          <w:w w:val="105"/>
          <w:sz w:val="20"/>
        </w:rPr>
        <w:t xml:space="preserve"> </w:t>
      </w:r>
      <w:r>
        <w:rPr>
          <w:w w:val="105"/>
          <w:sz w:val="20"/>
        </w:rPr>
        <w:t>Economic</w:t>
      </w:r>
      <w:r>
        <w:rPr>
          <w:spacing w:val="-12"/>
          <w:w w:val="105"/>
          <w:sz w:val="20"/>
        </w:rPr>
        <w:t xml:space="preserve"> </w:t>
      </w:r>
      <w:r>
        <w:rPr>
          <w:w w:val="105"/>
          <w:sz w:val="20"/>
        </w:rPr>
        <w:t>Research,</w:t>
      </w:r>
      <w:r>
        <w:rPr>
          <w:spacing w:val="-12"/>
          <w:w w:val="105"/>
          <w:sz w:val="20"/>
        </w:rPr>
        <w:t xml:space="preserve"> </w:t>
      </w:r>
      <w:r>
        <w:rPr>
          <w:w w:val="105"/>
          <w:sz w:val="20"/>
        </w:rPr>
        <w:t>Nov.</w:t>
      </w:r>
      <w:r>
        <w:rPr>
          <w:spacing w:val="-12"/>
          <w:w w:val="105"/>
          <w:sz w:val="20"/>
        </w:rPr>
        <w:t xml:space="preserve"> </w:t>
      </w:r>
      <w:r>
        <w:rPr>
          <w:w w:val="105"/>
          <w:sz w:val="20"/>
        </w:rPr>
        <w:t>2017.</w:t>
      </w:r>
      <w:r>
        <w:rPr>
          <w:spacing w:val="-12"/>
          <w:w w:val="105"/>
          <w:sz w:val="20"/>
        </w:rPr>
        <w:t xml:space="preserve"> </w:t>
      </w:r>
      <w:proofErr w:type="spellStart"/>
      <w:r>
        <w:rPr>
          <w:w w:val="105"/>
          <w:sz w:val="20"/>
        </w:rPr>
        <w:t>doi</w:t>
      </w:r>
      <w:proofErr w:type="spellEnd"/>
      <w:r>
        <w:rPr>
          <w:w w:val="105"/>
          <w:sz w:val="20"/>
        </w:rPr>
        <w:t xml:space="preserve">: </w:t>
      </w:r>
      <w:hyperlink r:id="rId359">
        <w:r>
          <w:rPr>
            <w:color w:val="0000FF"/>
            <w:w w:val="105"/>
            <w:sz w:val="20"/>
          </w:rPr>
          <w:t>10.3386/w24085</w:t>
        </w:r>
      </w:hyperlink>
      <w:r>
        <w:rPr>
          <w:w w:val="105"/>
          <w:sz w:val="20"/>
        </w:rPr>
        <w:t xml:space="preserve">. url: </w:t>
      </w:r>
      <w:hyperlink r:id="rId360">
        <w:r>
          <w:rPr>
            <w:color w:val="0000FF"/>
            <w:w w:val="105"/>
            <w:sz w:val="20"/>
          </w:rPr>
          <w:t>https://doi.org/10.3386/w24085</w:t>
        </w:r>
      </w:hyperlink>
      <w:r>
        <w:rPr>
          <w:w w:val="105"/>
          <w:sz w:val="20"/>
        </w:rPr>
        <w:t>.</w:t>
      </w:r>
    </w:p>
    <w:p w14:paraId="1DCE4869" w14:textId="77777777" w:rsidR="00620CF6" w:rsidRDefault="00000000">
      <w:pPr>
        <w:pStyle w:val="ListParagraph"/>
        <w:numPr>
          <w:ilvl w:val="0"/>
          <w:numId w:val="1"/>
        </w:numPr>
        <w:tabs>
          <w:tab w:val="left" w:pos="726"/>
        </w:tabs>
        <w:spacing w:before="78" w:line="355" w:lineRule="auto"/>
        <w:ind w:hanging="609"/>
        <w:jc w:val="both"/>
        <w:rPr>
          <w:sz w:val="20"/>
        </w:rPr>
      </w:pPr>
      <w:bookmarkStart w:id="988" w:name="_bookmark269"/>
      <w:bookmarkEnd w:id="988"/>
      <w:r>
        <w:rPr>
          <w:w w:val="105"/>
          <w:sz w:val="20"/>
        </w:rPr>
        <w:t xml:space="preserve">Edward N. Wolff. </w:t>
      </w:r>
      <w:r>
        <w:rPr>
          <w:i/>
          <w:w w:val="105"/>
          <w:sz w:val="20"/>
        </w:rPr>
        <w:t xml:space="preserve">Household Wealth Trends in the United States, 1962 to 2019: Median Wealth Re- </w:t>
      </w:r>
      <w:r>
        <w:rPr>
          <w:i/>
          <w:sz w:val="20"/>
        </w:rPr>
        <w:t>bounds... but Not Enough</w:t>
      </w:r>
      <w:r>
        <w:rPr>
          <w:sz w:val="20"/>
        </w:rPr>
        <w:t xml:space="preserve">. Working Paper 28383. National Bureau of Economic Research, Jan. 2021. </w:t>
      </w:r>
      <w:proofErr w:type="spellStart"/>
      <w:r>
        <w:rPr>
          <w:w w:val="105"/>
          <w:sz w:val="20"/>
        </w:rPr>
        <w:t>doi</w:t>
      </w:r>
      <w:proofErr w:type="spellEnd"/>
      <w:r>
        <w:rPr>
          <w:w w:val="105"/>
          <w:sz w:val="20"/>
        </w:rPr>
        <w:t xml:space="preserve">: </w:t>
      </w:r>
      <w:hyperlink r:id="rId361">
        <w:r>
          <w:rPr>
            <w:color w:val="0000FF"/>
            <w:w w:val="105"/>
            <w:sz w:val="20"/>
          </w:rPr>
          <w:t>10.3386/w28383</w:t>
        </w:r>
      </w:hyperlink>
      <w:r>
        <w:rPr>
          <w:w w:val="105"/>
          <w:sz w:val="20"/>
        </w:rPr>
        <w:t xml:space="preserve">. url: </w:t>
      </w:r>
      <w:hyperlink r:id="rId362">
        <w:r>
          <w:rPr>
            <w:color w:val="0000FF"/>
            <w:w w:val="105"/>
            <w:sz w:val="20"/>
          </w:rPr>
          <w:t>https://doi.org/10.3386/w28383</w:t>
        </w:r>
      </w:hyperlink>
      <w:r>
        <w:rPr>
          <w:w w:val="105"/>
          <w:sz w:val="20"/>
        </w:rPr>
        <w:t>.</w:t>
      </w:r>
    </w:p>
    <w:p w14:paraId="0DBCB884" w14:textId="77777777" w:rsidR="00620CF6" w:rsidRDefault="00000000">
      <w:pPr>
        <w:pStyle w:val="ListParagraph"/>
        <w:numPr>
          <w:ilvl w:val="0"/>
          <w:numId w:val="1"/>
        </w:numPr>
        <w:tabs>
          <w:tab w:val="left" w:pos="725"/>
        </w:tabs>
        <w:spacing w:before="77"/>
        <w:ind w:left="725" w:right="0" w:hanging="608"/>
        <w:jc w:val="both"/>
        <w:rPr>
          <w:sz w:val="20"/>
        </w:rPr>
      </w:pPr>
      <w:bookmarkStart w:id="989" w:name="_bookmark270"/>
      <w:bookmarkEnd w:id="989"/>
      <w:r>
        <w:rPr>
          <w:sz w:val="20"/>
        </w:rPr>
        <w:t>World</w:t>
      </w:r>
      <w:r>
        <w:rPr>
          <w:spacing w:val="23"/>
          <w:sz w:val="20"/>
        </w:rPr>
        <w:t xml:space="preserve"> </w:t>
      </w:r>
      <w:r>
        <w:rPr>
          <w:sz w:val="20"/>
        </w:rPr>
        <w:t>Inequality</w:t>
      </w:r>
      <w:r>
        <w:rPr>
          <w:spacing w:val="24"/>
          <w:sz w:val="20"/>
        </w:rPr>
        <w:t xml:space="preserve"> </w:t>
      </w:r>
      <w:r>
        <w:rPr>
          <w:sz w:val="20"/>
        </w:rPr>
        <w:t>Database.</w:t>
      </w:r>
      <w:r>
        <w:rPr>
          <w:spacing w:val="24"/>
          <w:sz w:val="20"/>
        </w:rPr>
        <w:t xml:space="preserve"> </w:t>
      </w:r>
      <w:r>
        <w:rPr>
          <w:i/>
          <w:sz w:val="20"/>
        </w:rPr>
        <w:t>Data</w:t>
      </w:r>
      <w:r>
        <w:rPr>
          <w:sz w:val="20"/>
        </w:rPr>
        <w:t>.</w:t>
      </w:r>
      <w:r>
        <w:rPr>
          <w:spacing w:val="24"/>
          <w:sz w:val="20"/>
        </w:rPr>
        <w:t xml:space="preserve"> </w:t>
      </w:r>
      <w:r>
        <w:rPr>
          <w:sz w:val="20"/>
        </w:rPr>
        <w:t>url:</w:t>
      </w:r>
      <w:r>
        <w:rPr>
          <w:spacing w:val="24"/>
          <w:sz w:val="20"/>
        </w:rPr>
        <w:t xml:space="preserve"> </w:t>
      </w:r>
      <w:hyperlink r:id="rId363">
        <w:r>
          <w:rPr>
            <w:color w:val="0000FF"/>
            <w:sz w:val="20"/>
          </w:rPr>
          <w:t>https://wid.world/data/</w:t>
        </w:r>
      </w:hyperlink>
      <w:r>
        <w:rPr>
          <w:color w:val="0000FF"/>
          <w:spacing w:val="24"/>
          <w:sz w:val="20"/>
        </w:rPr>
        <w:t xml:space="preserve"> </w:t>
      </w:r>
      <w:r>
        <w:rPr>
          <w:sz w:val="20"/>
        </w:rPr>
        <w:t>(visited</w:t>
      </w:r>
      <w:r>
        <w:rPr>
          <w:spacing w:val="24"/>
          <w:sz w:val="20"/>
        </w:rPr>
        <w:t xml:space="preserve"> </w:t>
      </w:r>
      <w:r>
        <w:rPr>
          <w:sz w:val="20"/>
        </w:rPr>
        <w:t>on</w:t>
      </w:r>
      <w:r>
        <w:rPr>
          <w:spacing w:val="24"/>
          <w:sz w:val="20"/>
        </w:rPr>
        <w:t xml:space="preserve"> </w:t>
      </w:r>
      <w:r>
        <w:rPr>
          <w:spacing w:val="-2"/>
          <w:sz w:val="20"/>
        </w:rPr>
        <w:t>02/17/2022).</w:t>
      </w:r>
    </w:p>
    <w:p w14:paraId="1BFF67A9" w14:textId="77777777" w:rsidR="00620CF6" w:rsidRDefault="00000000">
      <w:pPr>
        <w:pStyle w:val="ListParagraph"/>
        <w:numPr>
          <w:ilvl w:val="0"/>
          <w:numId w:val="1"/>
        </w:numPr>
        <w:tabs>
          <w:tab w:val="left" w:pos="725"/>
        </w:tabs>
        <w:spacing w:before="209"/>
        <w:ind w:left="725" w:right="0" w:hanging="608"/>
        <w:jc w:val="both"/>
        <w:rPr>
          <w:sz w:val="20"/>
        </w:rPr>
      </w:pPr>
      <w:bookmarkStart w:id="990" w:name="_bookmark271"/>
      <w:bookmarkEnd w:id="990"/>
      <w:r>
        <w:rPr>
          <w:sz w:val="20"/>
        </w:rPr>
        <w:t>Gabriel</w:t>
      </w:r>
      <w:r>
        <w:rPr>
          <w:spacing w:val="-11"/>
          <w:sz w:val="20"/>
        </w:rPr>
        <w:t xml:space="preserve"> </w:t>
      </w:r>
      <w:r>
        <w:rPr>
          <w:sz w:val="20"/>
        </w:rPr>
        <w:t>Zucman.</w:t>
      </w:r>
      <w:r>
        <w:rPr>
          <w:spacing w:val="-10"/>
          <w:sz w:val="20"/>
        </w:rPr>
        <w:t xml:space="preserve"> </w:t>
      </w:r>
      <w:r>
        <w:rPr>
          <w:sz w:val="20"/>
        </w:rPr>
        <w:t>“Global</w:t>
      </w:r>
      <w:r>
        <w:rPr>
          <w:spacing w:val="-10"/>
          <w:sz w:val="20"/>
        </w:rPr>
        <w:t xml:space="preserve"> </w:t>
      </w:r>
      <w:r>
        <w:rPr>
          <w:sz w:val="20"/>
        </w:rPr>
        <w:t>Wealth</w:t>
      </w:r>
      <w:r>
        <w:rPr>
          <w:spacing w:val="-11"/>
          <w:sz w:val="20"/>
        </w:rPr>
        <w:t xml:space="preserve"> </w:t>
      </w:r>
      <w:r>
        <w:rPr>
          <w:sz w:val="20"/>
        </w:rPr>
        <w:t>Inequality”.</w:t>
      </w:r>
      <w:r>
        <w:rPr>
          <w:spacing w:val="-10"/>
          <w:sz w:val="20"/>
        </w:rPr>
        <w:t xml:space="preserve"> </w:t>
      </w:r>
      <w:r>
        <w:rPr>
          <w:sz w:val="20"/>
        </w:rPr>
        <w:t>In:</w:t>
      </w:r>
      <w:r>
        <w:rPr>
          <w:spacing w:val="-10"/>
          <w:sz w:val="20"/>
        </w:rPr>
        <w:t xml:space="preserve"> </w:t>
      </w:r>
      <w:r>
        <w:rPr>
          <w:i/>
          <w:sz w:val="20"/>
        </w:rPr>
        <w:t>Annual</w:t>
      </w:r>
      <w:r>
        <w:rPr>
          <w:i/>
          <w:spacing w:val="-8"/>
          <w:sz w:val="20"/>
        </w:rPr>
        <w:t xml:space="preserve"> </w:t>
      </w:r>
      <w:r>
        <w:rPr>
          <w:i/>
          <w:sz w:val="20"/>
        </w:rPr>
        <w:t>Review</w:t>
      </w:r>
      <w:r>
        <w:rPr>
          <w:i/>
          <w:spacing w:val="-7"/>
          <w:sz w:val="20"/>
        </w:rPr>
        <w:t xml:space="preserve"> </w:t>
      </w:r>
      <w:r>
        <w:rPr>
          <w:i/>
          <w:sz w:val="20"/>
        </w:rPr>
        <w:t>of</w:t>
      </w:r>
      <w:r>
        <w:rPr>
          <w:i/>
          <w:spacing w:val="-7"/>
          <w:sz w:val="20"/>
        </w:rPr>
        <w:t xml:space="preserve"> </w:t>
      </w:r>
      <w:r>
        <w:rPr>
          <w:i/>
          <w:sz w:val="20"/>
        </w:rPr>
        <w:t>Economics</w:t>
      </w:r>
      <w:r>
        <w:rPr>
          <w:i/>
          <w:spacing w:val="-9"/>
          <w:sz w:val="20"/>
        </w:rPr>
        <w:t xml:space="preserve"> </w:t>
      </w:r>
      <w:r>
        <w:rPr>
          <w:sz w:val="20"/>
        </w:rPr>
        <w:t>11</w:t>
      </w:r>
      <w:r>
        <w:rPr>
          <w:spacing w:val="-10"/>
          <w:sz w:val="20"/>
        </w:rPr>
        <w:t xml:space="preserve"> </w:t>
      </w:r>
      <w:r>
        <w:rPr>
          <w:sz w:val="20"/>
        </w:rPr>
        <w:t>(Aug.</w:t>
      </w:r>
      <w:r>
        <w:rPr>
          <w:spacing w:val="-10"/>
          <w:sz w:val="20"/>
        </w:rPr>
        <w:t xml:space="preserve"> </w:t>
      </w:r>
      <w:r>
        <w:rPr>
          <w:sz w:val="20"/>
        </w:rPr>
        <w:t>2019),</w:t>
      </w:r>
      <w:r>
        <w:rPr>
          <w:spacing w:val="-11"/>
          <w:sz w:val="20"/>
        </w:rPr>
        <w:t xml:space="preserve"> </w:t>
      </w:r>
      <w:r>
        <w:rPr>
          <w:sz w:val="20"/>
        </w:rPr>
        <w:t>pp.</w:t>
      </w:r>
      <w:r>
        <w:rPr>
          <w:spacing w:val="-10"/>
          <w:sz w:val="20"/>
        </w:rPr>
        <w:t xml:space="preserve"> </w:t>
      </w:r>
      <w:r>
        <w:rPr>
          <w:spacing w:val="-4"/>
          <w:sz w:val="20"/>
        </w:rPr>
        <w:t>109–</w:t>
      </w:r>
    </w:p>
    <w:p w14:paraId="303891B7" w14:textId="77777777" w:rsidR="00620CF6" w:rsidRDefault="00000000">
      <w:pPr>
        <w:pStyle w:val="BodyText"/>
        <w:spacing w:before="128" w:line="355" w:lineRule="auto"/>
        <w:ind w:left="726" w:right="125"/>
      </w:pPr>
      <w:r>
        <w:t>138.</w:t>
      </w:r>
      <w:r>
        <w:rPr>
          <w:spacing w:val="80"/>
        </w:rPr>
        <w:t xml:space="preserve"> </w:t>
      </w:r>
      <w:proofErr w:type="spellStart"/>
      <w:r>
        <w:t>doi</w:t>
      </w:r>
      <w:proofErr w:type="spellEnd"/>
      <w:r>
        <w:t>:</w:t>
      </w:r>
      <w:r>
        <w:rPr>
          <w:spacing w:val="80"/>
        </w:rPr>
        <w:t xml:space="preserve"> </w:t>
      </w:r>
      <w:hyperlink r:id="rId364">
        <w:r>
          <w:rPr>
            <w:color w:val="0000FF"/>
          </w:rPr>
          <w:t>10.1146/annurev- economics- 080218- 025852</w:t>
        </w:r>
      </w:hyperlink>
      <w:r>
        <w:t>.</w:t>
      </w:r>
      <w:r>
        <w:rPr>
          <w:spacing w:val="80"/>
        </w:rPr>
        <w:t xml:space="preserve"> </w:t>
      </w:r>
      <w:r>
        <w:t>url:</w:t>
      </w:r>
      <w:r>
        <w:rPr>
          <w:spacing w:val="80"/>
        </w:rPr>
        <w:t xml:space="preserve"> </w:t>
      </w:r>
      <w:hyperlink r:id="rId365">
        <w:r>
          <w:rPr>
            <w:color w:val="0000FF"/>
            <w:spacing w:val="9"/>
          </w:rPr>
          <w:t>https://doi.org/10.1146/annurev-</w:t>
        </w:r>
      </w:hyperlink>
      <w:r>
        <w:rPr>
          <w:color w:val="0000FF"/>
          <w:spacing w:val="9"/>
        </w:rPr>
        <w:t xml:space="preserve"> </w:t>
      </w:r>
      <w:hyperlink r:id="rId366">
        <w:r>
          <w:rPr>
            <w:color w:val="0000FF"/>
            <w:spacing w:val="-2"/>
            <w:w w:val="105"/>
          </w:rPr>
          <w:t>economics-080218-025852</w:t>
        </w:r>
      </w:hyperlink>
      <w:r>
        <w:rPr>
          <w:spacing w:val="-2"/>
          <w:w w:val="105"/>
        </w:rPr>
        <w:t>.</w:t>
      </w:r>
    </w:p>
    <w:sectPr w:rsidR="00620CF6">
      <w:pgSz w:w="12240" w:h="15840"/>
      <w:pgMar w:top="1320" w:right="1300" w:bottom="280" w:left="13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Luca Giangregorio" w:date="2024-05-10T10:30:00Z" w:initials="LG">
    <w:p w14:paraId="17A5C2F2" w14:textId="77777777" w:rsidR="003A075B" w:rsidRDefault="003A075B" w:rsidP="003A075B">
      <w:pPr>
        <w:pStyle w:val="CommentText"/>
      </w:pPr>
      <w:r>
        <w:rPr>
          <w:rStyle w:val="CommentReference"/>
        </w:rPr>
        <w:annotationRef/>
      </w:r>
      <w:r>
        <w:t>Check total n of columns</w:t>
      </w:r>
    </w:p>
  </w:comment>
  <w:comment w:id="15" w:author="Luca Giangregorio" w:date="2024-05-10T10:34:00Z" w:initials="LG">
    <w:p w14:paraId="18157928" w14:textId="77777777" w:rsidR="003A075B" w:rsidRDefault="003A075B" w:rsidP="003A075B">
      <w:pPr>
        <w:pStyle w:val="CommentText"/>
      </w:pPr>
      <w:r>
        <w:rPr>
          <w:rStyle w:val="CommentReference"/>
        </w:rPr>
        <w:annotationRef/>
      </w:r>
      <w:r>
        <w:t>We do not have value_str anymore</w:t>
      </w:r>
    </w:p>
  </w:comment>
  <w:comment w:id="21" w:author="Luca Giangregorio" w:date="2024-05-10T10:33:00Z" w:initials="LG">
    <w:p w14:paraId="1C217BD2" w14:textId="3BFA2895" w:rsidR="003A075B" w:rsidRDefault="003A075B" w:rsidP="003A075B">
      <w:pPr>
        <w:pStyle w:val="CommentText"/>
      </w:pPr>
      <w:r>
        <w:rPr>
          <w:rStyle w:val="CommentReference"/>
        </w:rPr>
        <w:annotationRef/>
      </w:r>
      <w:r>
        <w:t xml:space="preserve">One D missing </w:t>
      </w:r>
    </w:p>
  </w:comment>
  <w:comment w:id="341" w:author="Luca Giangregorio" w:date="2024-05-10T11:44:00Z" w:initials="LG">
    <w:p w14:paraId="4289FF0B" w14:textId="77777777" w:rsidR="00644A60" w:rsidRDefault="00644A60" w:rsidP="00644A60">
      <w:pPr>
        <w:pStyle w:val="CommentText"/>
      </w:pPr>
      <w:r>
        <w:rPr>
          <w:rStyle w:val="CommentReference"/>
        </w:rPr>
        <w:annotationRef/>
      </w:r>
      <w:r>
        <w:t>Do we want to add details in the Appendix or simply refer to the sources?</w:t>
      </w:r>
    </w:p>
  </w:comment>
  <w:comment w:id="480" w:author="Francesca Subioli [2]" w:date="2024-05-02T17:07:00Z" w:initials="FS">
    <w:p w14:paraId="39904955" w14:textId="77777777" w:rsidR="0081563E" w:rsidRDefault="0081563E" w:rsidP="0081563E">
      <w:pPr>
        <w:pStyle w:val="CommentText"/>
      </w:pPr>
      <w:r>
        <w:rPr>
          <w:rStyle w:val="CommentReference"/>
        </w:rPr>
        <w:annotationRef/>
      </w:r>
      <w:r>
        <w:t>Novelty: the currency is now reported with the numerico ISO code to avoid strings</w:t>
      </w:r>
    </w:p>
  </w:comment>
  <w:comment w:id="481" w:author="Francesca Subioli [2]" w:date="2024-05-02T17:07:00Z" w:initials="FS">
    <w:p w14:paraId="6F5A24C8" w14:textId="77777777" w:rsidR="0081563E" w:rsidRDefault="0081563E" w:rsidP="0081563E">
      <w:pPr>
        <w:pStyle w:val="CommentText"/>
      </w:pPr>
      <w:r>
        <w:rPr>
          <w:rStyle w:val="CommentReference"/>
        </w:rPr>
        <w:annotationRef/>
      </w:r>
      <w:r>
        <w:t>New variable</w:t>
      </w:r>
    </w:p>
  </w:comment>
  <w:comment w:id="482" w:author="Francesca Subioli [2]" w:date="2024-05-02T17:08:00Z" w:initials="FS">
    <w:p w14:paraId="704203DD" w14:textId="77777777" w:rsidR="0081563E" w:rsidRDefault="0081563E" w:rsidP="0081563E">
      <w:pPr>
        <w:pStyle w:val="CommentText"/>
      </w:pPr>
      <w:r>
        <w:rPr>
          <w:rStyle w:val="CommentReference"/>
        </w:rPr>
        <w:annotationRef/>
      </w:r>
      <w:r>
        <w:t>This variable was a dummy before (whether the specified year is the first or not), now it is a time-invariant variable reporting the first year the tax has been introduced, if available for the country</w:t>
      </w:r>
    </w:p>
  </w:comment>
  <w:comment w:id="487" w:author="Luca Giangregorio" w:date="2024-05-10T11:48:00Z" w:initials="LG">
    <w:p w14:paraId="71187BD4" w14:textId="77777777" w:rsidR="00644A60" w:rsidRDefault="00644A60" w:rsidP="00644A60">
      <w:pPr>
        <w:pStyle w:val="CommentText"/>
      </w:pPr>
      <w:r>
        <w:rPr>
          <w:rStyle w:val="CommentReference"/>
        </w:rPr>
        <w:annotationRef/>
      </w:r>
      <w:r>
        <w:t>I would move this section at the beginning, as done in section 4</w:t>
      </w:r>
    </w:p>
  </w:comment>
  <w:comment w:id="488" w:author="Luca Giangregorio" w:date="2024-05-10T12:50:00Z" w:initials="LG">
    <w:p w14:paraId="72C36B6C" w14:textId="77777777" w:rsidR="00D71D2A" w:rsidRDefault="00D71D2A" w:rsidP="00D71D2A">
      <w:pPr>
        <w:pStyle w:val="CommentText"/>
      </w:pPr>
      <w:r>
        <w:rPr>
          <w:rStyle w:val="CommentReference"/>
        </w:rPr>
        <w:annotationRef/>
      </w:r>
      <w:r>
        <w:t>Need to verify the sector</w:t>
      </w:r>
    </w:p>
  </w:comment>
  <w:comment w:id="501" w:author="Luca Giangregorio" w:date="2024-05-10T12:59:00Z" w:initials="LG">
    <w:p w14:paraId="05146F91" w14:textId="77777777" w:rsidR="00654786" w:rsidRDefault="00654786" w:rsidP="00654786">
      <w:pPr>
        <w:pStyle w:val="CommentText"/>
      </w:pPr>
      <w:r>
        <w:rPr>
          <w:rStyle w:val="CommentReference"/>
        </w:rPr>
        <w:annotationRef/>
      </w:r>
      <w:r>
        <w:t xml:space="preserve">Do we want to add this “wide format example”?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5C2F2" w15:done="0"/>
  <w15:commentEx w15:paraId="18157928" w15:done="0"/>
  <w15:commentEx w15:paraId="1C217BD2" w15:done="0"/>
  <w15:commentEx w15:paraId="4289FF0B" w15:done="0"/>
  <w15:commentEx w15:paraId="39904955" w15:done="0"/>
  <w15:commentEx w15:paraId="6F5A24C8" w15:done="0"/>
  <w15:commentEx w15:paraId="704203DD" w15:done="0"/>
  <w15:commentEx w15:paraId="71187BD4" w15:done="0"/>
  <w15:commentEx w15:paraId="72C36B6C" w15:done="0"/>
  <w15:commentEx w15:paraId="05146F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FE6596" w16cex:dateUtc="2024-05-10T08:30:00Z"/>
  <w16cex:commentExtensible w16cex:durableId="10CBF690" w16cex:dateUtc="2024-05-10T08:34:00Z"/>
  <w16cex:commentExtensible w16cex:durableId="0DB17349" w16cex:dateUtc="2024-05-10T08:33:00Z"/>
  <w16cex:commentExtensible w16cex:durableId="4AFA1A5B" w16cex:dateUtc="2024-05-10T09:44:00Z"/>
  <w16cex:commentExtensible w16cex:durableId="5CEF1234" w16cex:dateUtc="2024-05-02T15:07:00Z"/>
  <w16cex:commentExtensible w16cex:durableId="7D6BC123" w16cex:dateUtc="2024-05-02T15:07:00Z"/>
  <w16cex:commentExtensible w16cex:durableId="2B1C5A73" w16cex:dateUtc="2024-05-02T15:08:00Z"/>
  <w16cex:commentExtensible w16cex:durableId="07FB313F" w16cex:dateUtc="2024-05-10T09:48:00Z"/>
  <w16cex:commentExtensible w16cex:durableId="0924AFD5" w16cex:dateUtc="2024-05-10T10:50:00Z"/>
  <w16cex:commentExtensible w16cex:durableId="720900A5" w16cex:dateUtc="2024-05-10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5C2F2" w16cid:durableId="25FE6596"/>
  <w16cid:commentId w16cid:paraId="18157928" w16cid:durableId="10CBF690"/>
  <w16cid:commentId w16cid:paraId="1C217BD2" w16cid:durableId="0DB17349"/>
  <w16cid:commentId w16cid:paraId="4289FF0B" w16cid:durableId="4AFA1A5B"/>
  <w16cid:commentId w16cid:paraId="39904955" w16cid:durableId="5CEF1234"/>
  <w16cid:commentId w16cid:paraId="6F5A24C8" w16cid:durableId="7D6BC123"/>
  <w16cid:commentId w16cid:paraId="704203DD" w16cid:durableId="2B1C5A73"/>
  <w16cid:commentId w16cid:paraId="71187BD4" w16cid:durableId="07FB313F"/>
  <w16cid:commentId w16cid:paraId="72C36B6C" w16cid:durableId="0924AFD5"/>
  <w16cid:commentId w16cid:paraId="05146F91" w16cid:durableId="720900A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2EE5"/>
    <w:multiLevelType w:val="hybridMultilevel"/>
    <w:tmpl w:val="70DC481E"/>
    <w:lvl w:ilvl="0" w:tplc="32BE2DE4">
      <w:start w:val="1"/>
      <w:numFmt w:val="decimal"/>
      <w:lvlText w:val="%1."/>
      <w:lvlJc w:val="left"/>
      <w:pPr>
        <w:ind w:left="615" w:hanging="255"/>
      </w:pPr>
      <w:rPr>
        <w:rFonts w:ascii="Palatino Linotype" w:eastAsia="Palatino Linotype" w:hAnsi="Palatino Linotype" w:cs="Palatino Linotype" w:hint="default"/>
        <w:b w:val="0"/>
        <w:bCs w:val="0"/>
        <w:i w:val="0"/>
        <w:iCs w:val="0"/>
        <w:spacing w:val="0"/>
        <w:w w:val="103"/>
        <w:sz w:val="20"/>
        <w:szCs w:val="20"/>
        <w:lang w:val="en-US" w:eastAsia="en-US" w:bidi="ar-SA"/>
      </w:rPr>
    </w:lvl>
    <w:lvl w:ilvl="1" w:tplc="F5F2D81C">
      <w:numFmt w:val="bullet"/>
      <w:lvlText w:val="•"/>
      <w:lvlJc w:val="left"/>
      <w:pPr>
        <w:ind w:left="1542" w:hanging="255"/>
      </w:pPr>
      <w:rPr>
        <w:rFonts w:hint="default"/>
        <w:lang w:val="en-US" w:eastAsia="en-US" w:bidi="ar-SA"/>
      </w:rPr>
    </w:lvl>
    <w:lvl w:ilvl="2" w:tplc="30A46754">
      <w:numFmt w:val="bullet"/>
      <w:lvlText w:val="•"/>
      <w:lvlJc w:val="left"/>
      <w:pPr>
        <w:ind w:left="2464" w:hanging="255"/>
      </w:pPr>
      <w:rPr>
        <w:rFonts w:hint="default"/>
        <w:lang w:val="en-US" w:eastAsia="en-US" w:bidi="ar-SA"/>
      </w:rPr>
    </w:lvl>
    <w:lvl w:ilvl="3" w:tplc="5FB289DE">
      <w:numFmt w:val="bullet"/>
      <w:lvlText w:val="•"/>
      <w:lvlJc w:val="left"/>
      <w:pPr>
        <w:ind w:left="3386" w:hanging="255"/>
      </w:pPr>
      <w:rPr>
        <w:rFonts w:hint="default"/>
        <w:lang w:val="en-US" w:eastAsia="en-US" w:bidi="ar-SA"/>
      </w:rPr>
    </w:lvl>
    <w:lvl w:ilvl="4" w:tplc="7EA285FE">
      <w:numFmt w:val="bullet"/>
      <w:lvlText w:val="•"/>
      <w:lvlJc w:val="left"/>
      <w:pPr>
        <w:ind w:left="4308" w:hanging="255"/>
      </w:pPr>
      <w:rPr>
        <w:rFonts w:hint="default"/>
        <w:lang w:val="en-US" w:eastAsia="en-US" w:bidi="ar-SA"/>
      </w:rPr>
    </w:lvl>
    <w:lvl w:ilvl="5" w:tplc="CC927836">
      <w:numFmt w:val="bullet"/>
      <w:lvlText w:val="•"/>
      <w:lvlJc w:val="left"/>
      <w:pPr>
        <w:ind w:left="5230" w:hanging="255"/>
      </w:pPr>
      <w:rPr>
        <w:rFonts w:hint="default"/>
        <w:lang w:val="en-US" w:eastAsia="en-US" w:bidi="ar-SA"/>
      </w:rPr>
    </w:lvl>
    <w:lvl w:ilvl="6" w:tplc="1632FECC">
      <w:numFmt w:val="bullet"/>
      <w:lvlText w:val="•"/>
      <w:lvlJc w:val="left"/>
      <w:pPr>
        <w:ind w:left="6152" w:hanging="255"/>
      </w:pPr>
      <w:rPr>
        <w:rFonts w:hint="default"/>
        <w:lang w:val="en-US" w:eastAsia="en-US" w:bidi="ar-SA"/>
      </w:rPr>
    </w:lvl>
    <w:lvl w:ilvl="7" w:tplc="91CA9F9A">
      <w:numFmt w:val="bullet"/>
      <w:lvlText w:val="•"/>
      <w:lvlJc w:val="left"/>
      <w:pPr>
        <w:ind w:left="7074" w:hanging="255"/>
      </w:pPr>
      <w:rPr>
        <w:rFonts w:hint="default"/>
        <w:lang w:val="en-US" w:eastAsia="en-US" w:bidi="ar-SA"/>
      </w:rPr>
    </w:lvl>
    <w:lvl w:ilvl="8" w:tplc="610ED6C8">
      <w:numFmt w:val="bullet"/>
      <w:lvlText w:val="•"/>
      <w:lvlJc w:val="left"/>
      <w:pPr>
        <w:ind w:left="7996" w:hanging="255"/>
      </w:pPr>
      <w:rPr>
        <w:rFonts w:hint="default"/>
        <w:lang w:val="en-US" w:eastAsia="en-US" w:bidi="ar-SA"/>
      </w:rPr>
    </w:lvl>
  </w:abstractNum>
  <w:abstractNum w:abstractNumId="1" w15:restartNumberingAfterBreak="0">
    <w:nsid w:val="01C34FAD"/>
    <w:multiLevelType w:val="hybridMultilevel"/>
    <w:tmpl w:val="BC0A686C"/>
    <w:lvl w:ilvl="0" w:tplc="77A8D47C">
      <w:start w:val="1"/>
      <w:numFmt w:val="decimal"/>
      <w:lvlText w:val="[%1]"/>
      <w:lvlJc w:val="left"/>
      <w:pPr>
        <w:ind w:left="726" w:hanging="410"/>
        <w:jc w:val="right"/>
      </w:pPr>
      <w:rPr>
        <w:rFonts w:ascii="Palatino Linotype" w:eastAsia="Palatino Linotype" w:hAnsi="Palatino Linotype" w:cs="Palatino Linotype" w:hint="default"/>
        <w:b w:val="0"/>
        <w:bCs w:val="0"/>
        <w:i w:val="0"/>
        <w:iCs w:val="0"/>
        <w:spacing w:val="0"/>
        <w:w w:val="90"/>
        <w:sz w:val="20"/>
        <w:szCs w:val="20"/>
        <w:lang w:val="en-US" w:eastAsia="en-US" w:bidi="ar-SA"/>
      </w:rPr>
    </w:lvl>
    <w:lvl w:ilvl="1" w:tplc="1206C1D2">
      <w:numFmt w:val="bullet"/>
      <w:lvlText w:val="•"/>
      <w:lvlJc w:val="left"/>
      <w:pPr>
        <w:ind w:left="1612" w:hanging="410"/>
      </w:pPr>
      <w:rPr>
        <w:rFonts w:hint="default"/>
        <w:lang w:val="en-US" w:eastAsia="en-US" w:bidi="ar-SA"/>
      </w:rPr>
    </w:lvl>
    <w:lvl w:ilvl="2" w:tplc="1FA8BFBC">
      <w:numFmt w:val="bullet"/>
      <w:lvlText w:val="•"/>
      <w:lvlJc w:val="left"/>
      <w:pPr>
        <w:ind w:left="2504" w:hanging="410"/>
      </w:pPr>
      <w:rPr>
        <w:rFonts w:hint="default"/>
        <w:lang w:val="en-US" w:eastAsia="en-US" w:bidi="ar-SA"/>
      </w:rPr>
    </w:lvl>
    <w:lvl w:ilvl="3" w:tplc="04CC6A3C">
      <w:numFmt w:val="bullet"/>
      <w:lvlText w:val="•"/>
      <w:lvlJc w:val="left"/>
      <w:pPr>
        <w:ind w:left="3396" w:hanging="410"/>
      </w:pPr>
      <w:rPr>
        <w:rFonts w:hint="default"/>
        <w:lang w:val="en-US" w:eastAsia="en-US" w:bidi="ar-SA"/>
      </w:rPr>
    </w:lvl>
    <w:lvl w:ilvl="4" w:tplc="15D4DE94">
      <w:numFmt w:val="bullet"/>
      <w:lvlText w:val="•"/>
      <w:lvlJc w:val="left"/>
      <w:pPr>
        <w:ind w:left="4288" w:hanging="410"/>
      </w:pPr>
      <w:rPr>
        <w:rFonts w:hint="default"/>
        <w:lang w:val="en-US" w:eastAsia="en-US" w:bidi="ar-SA"/>
      </w:rPr>
    </w:lvl>
    <w:lvl w:ilvl="5" w:tplc="838AEB20">
      <w:numFmt w:val="bullet"/>
      <w:lvlText w:val="•"/>
      <w:lvlJc w:val="left"/>
      <w:pPr>
        <w:ind w:left="5180" w:hanging="410"/>
      </w:pPr>
      <w:rPr>
        <w:rFonts w:hint="default"/>
        <w:lang w:val="en-US" w:eastAsia="en-US" w:bidi="ar-SA"/>
      </w:rPr>
    </w:lvl>
    <w:lvl w:ilvl="6" w:tplc="BC661F36">
      <w:numFmt w:val="bullet"/>
      <w:lvlText w:val="•"/>
      <w:lvlJc w:val="left"/>
      <w:pPr>
        <w:ind w:left="6072" w:hanging="410"/>
      </w:pPr>
      <w:rPr>
        <w:rFonts w:hint="default"/>
        <w:lang w:val="en-US" w:eastAsia="en-US" w:bidi="ar-SA"/>
      </w:rPr>
    </w:lvl>
    <w:lvl w:ilvl="7" w:tplc="CBA05344">
      <w:numFmt w:val="bullet"/>
      <w:lvlText w:val="•"/>
      <w:lvlJc w:val="left"/>
      <w:pPr>
        <w:ind w:left="6964" w:hanging="410"/>
      </w:pPr>
      <w:rPr>
        <w:rFonts w:hint="default"/>
        <w:lang w:val="en-US" w:eastAsia="en-US" w:bidi="ar-SA"/>
      </w:rPr>
    </w:lvl>
    <w:lvl w:ilvl="8" w:tplc="D930A008">
      <w:numFmt w:val="bullet"/>
      <w:lvlText w:val="•"/>
      <w:lvlJc w:val="left"/>
      <w:pPr>
        <w:ind w:left="7856" w:hanging="410"/>
      </w:pPr>
      <w:rPr>
        <w:rFonts w:hint="default"/>
        <w:lang w:val="en-US" w:eastAsia="en-US" w:bidi="ar-SA"/>
      </w:rPr>
    </w:lvl>
  </w:abstractNum>
  <w:abstractNum w:abstractNumId="2" w15:restartNumberingAfterBreak="0">
    <w:nsid w:val="0642458B"/>
    <w:multiLevelType w:val="hybridMultilevel"/>
    <w:tmpl w:val="498856F0"/>
    <w:lvl w:ilvl="0" w:tplc="C132116E">
      <w:numFmt w:val="bullet"/>
      <w:lvlText w:val="•"/>
      <w:lvlJc w:val="left"/>
      <w:pPr>
        <w:ind w:left="615" w:hanging="255"/>
      </w:pPr>
      <w:rPr>
        <w:rFonts w:ascii="Palatino Linotype" w:eastAsia="Palatino Linotype" w:hAnsi="Palatino Linotype" w:cs="Palatino Linotype" w:hint="default"/>
        <w:b w:val="0"/>
        <w:bCs w:val="0"/>
        <w:i w:val="0"/>
        <w:iCs w:val="0"/>
        <w:spacing w:val="0"/>
        <w:w w:val="127"/>
        <w:sz w:val="20"/>
        <w:szCs w:val="20"/>
        <w:lang w:val="en-US" w:eastAsia="en-US" w:bidi="ar-SA"/>
      </w:rPr>
    </w:lvl>
    <w:lvl w:ilvl="1" w:tplc="E8A47ED4">
      <w:numFmt w:val="bullet"/>
      <w:lvlText w:val="•"/>
      <w:lvlJc w:val="left"/>
      <w:pPr>
        <w:ind w:left="1530" w:hanging="255"/>
      </w:pPr>
      <w:rPr>
        <w:rFonts w:hint="default"/>
        <w:lang w:val="en-US" w:eastAsia="en-US" w:bidi="ar-SA"/>
      </w:rPr>
    </w:lvl>
    <w:lvl w:ilvl="2" w:tplc="0158F5E2">
      <w:numFmt w:val="bullet"/>
      <w:lvlText w:val="•"/>
      <w:lvlJc w:val="left"/>
      <w:pPr>
        <w:ind w:left="2440" w:hanging="255"/>
      </w:pPr>
      <w:rPr>
        <w:rFonts w:hint="default"/>
        <w:lang w:val="en-US" w:eastAsia="en-US" w:bidi="ar-SA"/>
      </w:rPr>
    </w:lvl>
    <w:lvl w:ilvl="3" w:tplc="8D0C9516">
      <w:numFmt w:val="bullet"/>
      <w:lvlText w:val="•"/>
      <w:lvlJc w:val="left"/>
      <w:pPr>
        <w:ind w:left="3350" w:hanging="255"/>
      </w:pPr>
      <w:rPr>
        <w:rFonts w:hint="default"/>
        <w:lang w:val="en-US" w:eastAsia="en-US" w:bidi="ar-SA"/>
      </w:rPr>
    </w:lvl>
    <w:lvl w:ilvl="4" w:tplc="F94ED2BC">
      <w:numFmt w:val="bullet"/>
      <w:lvlText w:val="•"/>
      <w:lvlJc w:val="left"/>
      <w:pPr>
        <w:ind w:left="4260" w:hanging="255"/>
      </w:pPr>
      <w:rPr>
        <w:rFonts w:hint="default"/>
        <w:lang w:val="en-US" w:eastAsia="en-US" w:bidi="ar-SA"/>
      </w:rPr>
    </w:lvl>
    <w:lvl w:ilvl="5" w:tplc="2E7E19AE">
      <w:numFmt w:val="bullet"/>
      <w:lvlText w:val="•"/>
      <w:lvlJc w:val="left"/>
      <w:pPr>
        <w:ind w:left="5170" w:hanging="255"/>
      </w:pPr>
      <w:rPr>
        <w:rFonts w:hint="default"/>
        <w:lang w:val="en-US" w:eastAsia="en-US" w:bidi="ar-SA"/>
      </w:rPr>
    </w:lvl>
    <w:lvl w:ilvl="6" w:tplc="7BBC5D9A">
      <w:numFmt w:val="bullet"/>
      <w:lvlText w:val="•"/>
      <w:lvlJc w:val="left"/>
      <w:pPr>
        <w:ind w:left="6080" w:hanging="255"/>
      </w:pPr>
      <w:rPr>
        <w:rFonts w:hint="default"/>
        <w:lang w:val="en-US" w:eastAsia="en-US" w:bidi="ar-SA"/>
      </w:rPr>
    </w:lvl>
    <w:lvl w:ilvl="7" w:tplc="76CAB09C">
      <w:numFmt w:val="bullet"/>
      <w:lvlText w:val="•"/>
      <w:lvlJc w:val="left"/>
      <w:pPr>
        <w:ind w:left="6990" w:hanging="255"/>
      </w:pPr>
      <w:rPr>
        <w:rFonts w:hint="default"/>
        <w:lang w:val="en-US" w:eastAsia="en-US" w:bidi="ar-SA"/>
      </w:rPr>
    </w:lvl>
    <w:lvl w:ilvl="8" w:tplc="DCBEFB54">
      <w:numFmt w:val="bullet"/>
      <w:lvlText w:val="•"/>
      <w:lvlJc w:val="left"/>
      <w:pPr>
        <w:ind w:left="7900" w:hanging="255"/>
      </w:pPr>
      <w:rPr>
        <w:rFonts w:hint="default"/>
        <w:lang w:val="en-US" w:eastAsia="en-US" w:bidi="ar-SA"/>
      </w:rPr>
    </w:lvl>
  </w:abstractNum>
  <w:abstractNum w:abstractNumId="3" w15:restartNumberingAfterBreak="0">
    <w:nsid w:val="08501569"/>
    <w:multiLevelType w:val="multilevel"/>
    <w:tmpl w:val="3BF2089A"/>
    <w:lvl w:ilvl="0">
      <w:start w:val="2"/>
      <w:numFmt w:val="upperLetter"/>
      <w:lvlText w:val="%1"/>
      <w:lvlJc w:val="left"/>
      <w:pPr>
        <w:ind w:left="416" w:hanging="299"/>
      </w:pPr>
      <w:rPr>
        <w:rFonts w:ascii="Palatino Linotype" w:eastAsia="Palatino Linotype" w:hAnsi="Palatino Linotype" w:cs="Palatino Linotype" w:hint="default"/>
        <w:b/>
        <w:bCs/>
        <w:i w:val="0"/>
        <w:iCs w:val="0"/>
        <w:color w:val="7F0000"/>
        <w:spacing w:val="0"/>
        <w:w w:val="123"/>
        <w:sz w:val="20"/>
        <w:szCs w:val="20"/>
        <w:lang w:val="en-US" w:eastAsia="en-US" w:bidi="ar-SA"/>
      </w:rPr>
    </w:lvl>
    <w:lvl w:ilvl="1">
      <w:start w:val="1"/>
      <w:numFmt w:val="decimal"/>
      <w:lvlText w:val="%1.%2"/>
      <w:lvlJc w:val="left"/>
      <w:pPr>
        <w:ind w:left="874" w:hanging="459"/>
      </w:pPr>
      <w:rPr>
        <w:rFonts w:ascii="Palatino Linotype" w:eastAsia="Palatino Linotype" w:hAnsi="Palatino Linotype" w:cs="Palatino Linotype" w:hint="default"/>
        <w:b w:val="0"/>
        <w:bCs w:val="0"/>
        <w:i w:val="0"/>
        <w:iCs w:val="0"/>
        <w:color w:val="7F0000"/>
        <w:spacing w:val="0"/>
        <w:w w:val="108"/>
        <w:sz w:val="20"/>
        <w:szCs w:val="20"/>
        <w:lang w:val="en-US" w:eastAsia="en-US" w:bidi="ar-SA"/>
      </w:rPr>
    </w:lvl>
    <w:lvl w:ilvl="2">
      <w:start w:val="1"/>
      <w:numFmt w:val="decimal"/>
      <w:lvlText w:val="%1.%2.%3"/>
      <w:lvlJc w:val="left"/>
      <w:pPr>
        <w:ind w:left="1512" w:hanging="638"/>
      </w:pPr>
      <w:rPr>
        <w:rFonts w:ascii="Palatino Linotype" w:eastAsia="Palatino Linotype" w:hAnsi="Palatino Linotype" w:cs="Palatino Linotype" w:hint="default"/>
        <w:b w:val="0"/>
        <w:bCs w:val="0"/>
        <w:i w:val="0"/>
        <w:iCs w:val="0"/>
        <w:color w:val="7F0000"/>
        <w:spacing w:val="0"/>
        <w:w w:val="106"/>
        <w:sz w:val="20"/>
        <w:szCs w:val="20"/>
        <w:lang w:val="en-US" w:eastAsia="en-US" w:bidi="ar-SA"/>
      </w:rPr>
    </w:lvl>
    <w:lvl w:ilvl="3">
      <w:numFmt w:val="bullet"/>
      <w:lvlText w:val="•"/>
      <w:lvlJc w:val="left"/>
      <w:pPr>
        <w:ind w:left="2560" w:hanging="638"/>
      </w:pPr>
      <w:rPr>
        <w:rFonts w:hint="default"/>
        <w:lang w:val="en-US" w:eastAsia="en-US" w:bidi="ar-SA"/>
      </w:rPr>
    </w:lvl>
    <w:lvl w:ilvl="4">
      <w:numFmt w:val="bullet"/>
      <w:lvlText w:val="•"/>
      <w:lvlJc w:val="left"/>
      <w:pPr>
        <w:ind w:left="3600" w:hanging="638"/>
      </w:pPr>
      <w:rPr>
        <w:rFonts w:hint="default"/>
        <w:lang w:val="en-US" w:eastAsia="en-US" w:bidi="ar-SA"/>
      </w:rPr>
    </w:lvl>
    <w:lvl w:ilvl="5">
      <w:numFmt w:val="bullet"/>
      <w:lvlText w:val="•"/>
      <w:lvlJc w:val="left"/>
      <w:pPr>
        <w:ind w:left="4640" w:hanging="638"/>
      </w:pPr>
      <w:rPr>
        <w:rFonts w:hint="default"/>
        <w:lang w:val="en-US" w:eastAsia="en-US" w:bidi="ar-SA"/>
      </w:rPr>
    </w:lvl>
    <w:lvl w:ilvl="6">
      <w:numFmt w:val="bullet"/>
      <w:lvlText w:val="•"/>
      <w:lvlJc w:val="left"/>
      <w:pPr>
        <w:ind w:left="5680" w:hanging="638"/>
      </w:pPr>
      <w:rPr>
        <w:rFonts w:hint="default"/>
        <w:lang w:val="en-US" w:eastAsia="en-US" w:bidi="ar-SA"/>
      </w:rPr>
    </w:lvl>
    <w:lvl w:ilvl="7">
      <w:numFmt w:val="bullet"/>
      <w:lvlText w:val="•"/>
      <w:lvlJc w:val="left"/>
      <w:pPr>
        <w:ind w:left="6720" w:hanging="638"/>
      </w:pPr>
      <w:rPr>
        <w:rFonts w:hint="default"/>
        <w:lang w:val="en-US" w:eastAsia="en-US" w:bidi="ar-SA"/>
      </w:rPr>
    </w:lvl>
    <w:lvl w:ilvl="8">
      <w:numFmt w:val="bullet"/>
      <w:lvlText w:val="•"/>
      <w:lvlJc w:val="left"/>
      <w:pPr>
        <w:ind w:left="7760" w:hanging="638"/>
      </w:pPr>
      <w:rPr>
        <w:rFonts w:hint="default"/>
        <w:lang w:val="en-US" w:eastAsia="en-US" w:bidi="ar-SA"/>
      </w:rPr>
    </w:lvl>
  </w:abstractNum>
  <w:abstractNum w:abstractNumId="4" w15:restartNumberingAfterBreak="0">
    <w:nsid w:val="09AE1929"/>
    <w:multiLevelType w:val="multilevel"/>
    <w:tmpl w:val="D700A6C0"/>
    <w:lvl w:ilvl="0">
      <w:start w:val="5"/>
      <w:numFmt w:val="decimal"/>
      <w:lvlText w:val="%1"/>
      <w:lvlJc w:val="left"/>
      <w:pPr>
        <w:ind w:left="817" w:hanging="700"/>
      </w:pPr>
      <w:rPr>
        <w:rFonts w:hint="default"/>
        <w:lang w:val="en-US" w:eastAsia="en-US" w:bidi="ar-SA"/>
      </w:rPr>
    </w:lvl>
    <w:lvl w:ilvl="1">
      <w:start w:val="1"/>
      <w:numFmt w:val="decimal"/>
      <w:lvlText w:val="%1.%2"/>
      <w:lvlJc w:val="left"/>
      <w:pPr>
        <w:ind w:left="817" w:hanging="700"/>
      </w:pPr>
      <w:rPr>
        <w:rFonts w:ascii="Palatino Linotype" w:eastAsia="Palatino Linotype" w:hAnsi="Palatino Linotype" w:cs="Palatino Linotype" w:hint="default"/>
        <w:b/>
        <w:bCs/>
        <w:i w:val="0"/>
        <w:iCs w:val="0"/>
        <w:spacing w:val="0"/>
        <w:w w:val="117"/>
        <w:sz w:val="28"/>
        <w:szCs w:val="28"/>
        <w:lang w:val="en-US" w:eastAsia="en-US" w:bidi="ar-SA"/>
      </w:rPr>
    </w:lvl>
    <w:lvl w:ilvl="2">
      <w:start w:val="1"/>
      <w:numFmt w:val="decimal"/>
      <w:lvlText w:val="%1.%2.%3"/>
      <w:lvlJc w:val="left"/>
      <w:pPr>
        <w:ind w:left="909" w:hanging="793"/>
      </w:pPr>
      <w:rPr>
        <w:rFonts w:ascii="Palatino Linotype" w:eastAsia="Palatino Linotype" w:hAnsi="Palatino Linotype" w:cs="Palatino Linotype" w:hint="default"/>
        <w:b/>
        <w:bCs/>
        <w:i w:val="0"/>
        <w:iCs w:val="0"/>
        <w:spacing w:val="0"/>
        <w:w w:val="115"/>
        <w:sz w:val="24"/>
        <w:szCs w:val="24"/>
        <w:lang w:val="en-US" w:eastAsia="en-US" w:bidi="ar-SA"/>
      </w:rPr>
    </w:lvl>
    <w:lvl w:ilvl="3">
      <w:start w:val="1"/>
      <w:numFmt w:val="decimal"/>
      <w:lvlText w:val="%1.%2.%3.%4"/>
      <w:lvlJc w:val="left"/>
      <w:pPr>
        <w:ind w:left="965" w:hanging="849"/>
      </w:pPr>
      <w:rPr>
        <w:rFonts w:ascii="Palatino Linotype" w:eastAsia="Palatino Linotype" w:hAnsi="Palatino Linotype" w:cs="Palatino Linotype" w:hint="default"/>
        <w:b/>
        <w:bCs/>
        <w:i w:val="0"/>
        <w:iCs w:val="0"/>
        <w:spacing w:val="0"/>
        <w:w w:val="117"/>
        <w:sz w:val="20"/>
        <w:szCs w:val="20"/>
        <w:lang w:val="en-US" w:eastAsia="en-US" w:bidi="ar-SA"/>
      </w:rPr>
    </w:lvl>
    <w:lvl w:ilvl="4">
      <w:numFmt w:val="bullet"/>
      <w:lvlText w:val="•"/>
      <w:lvlJc w:val="left"/>
      <w:pPr>
        <w:ind w:left="3225" w:hanging="849"/>
      </w:pPr>
      <w:rPr>
        <w:rFonts w:hint="default"/>
        <w:lang w:val="en-US" w:eastAsia="en-US" w:bidi="ar-SA"/>
      </w:rPr>
    </w:lvl>
    <w:lvl w:ilvl="5">
      <w:numFmt w:val="bullet"/>
      <w:lvlText w:val="•"/>
      <w:lvlJc w:val="left"/>
      <w:pPr>
        <w:ind w:left="4357" w:hanging="849"/>
      </w:pPr>
      <w:rPr>
        <w:rFonts w:hint="default"/>
        <w:lang w:val="en-US" w:eastAsia="en-US" w:bidi="ar-SA"/>
      </w:rPr>
    </w:lvl>
    <w:lvl w:ilvl="6">
      <w:numFmt w:val="bullet"/>
      <w:lvlText w:val="•"/>
      <w:lvlJc w:val="left"/>
      <w:pPr>
        <w:ind w:left="5490" w:hanging="849"/>
      </w:pPr>
      <w:rPr>
        <w:rFonts w:hint="default"/>
        <w:lang w:val="en-US" w:eastAsia="en-US" w:bidi="ar-SA"/>
      </w:rPr>
    </w:lvl>
    <w:lvl w:ilvl="7">
      <w:numFmt w:val="bullet"/>
      <w:lvlText w:val="•"/>
      <w:lvlJc w:val="left"/>
      <w:pPr>
        <w:ind w:left="6622" w:hanging="849"/>
      </w:pPr>
      <w:rPr>
        <w:rFonts w:hint="default"/>
        <w:lang w:val="en-US" w:eastAsia="en-US" w:bidi="ar-SA"/>
      </w:rPr>
    </w:lvl>
    <w:lvl w:ilvl="8">
      <w:numFmt w:val="bullet"/>
      <w:lvlText w:val="•"/>
      <w:lvlJc w:val="left"/>
      <w:pPr>
        <w:ind w:left="7755" w:hanging="849"/>
      </w:pPr>
      <w:rPr>
        <w:rFonts w:hint="default"/>
        <w:lang w:val="en-US" w:eastAsia="en-US" w:bidi="ar-SA"/>
      </w:rPr>
    </w:lvl>
  </w:abstractNum>
  <w:abstractNum w:abstractNumId="5" w15:restartNumberingAfterBreak="0">
    <w:nsid w:val="0B5734C7"/>
    <w:multiLevelType w:val="hybridMultilevel"/>
    <w:tmpl w:val="E636531C"/>
    <w:lvl w:ilvl="0" w:tplc="F10CDC6A">
      <w:start w:val="1"/>
      <w:numFmt w:val="decimal"/>
      <w:lvlText w:val="%1."/>
      <w:lvlJc w:val="left"/>
      <w:pPr>
        <w:ind w:left="615" w:hanging="255"/>
      </w:pPr>
      <w:rPr>
        <w:rFonts w:ascii="Palatino Linotype" w:eastAsia="Palatino Linotype" w:hAnsi="Palatino Linotype" w:cs="Palatino Linotype" w:hint="default"/>
        <w:b w:val="0"/>
        <w:bCs w:val="0"/>
        <w:i w:val="0"/>
        <w:iCs w:val="0"/>
        <w:spacing w:val="0"/>
        <w:w w:val="103"/>
        <w:sz w:val="20"/>
        <w:szCs w:val="20"/>
        <w:lang w:val="en-US" w:eastAsia="en-US" w:bidi="ar-SA"/>
      </w:rPr>
    </w:lvl>
    <w:lvl w:ilvl="1" w:tplc="8EB89E64">
      <w:numFmt w:val="bullet"/>
      <w:lvlText w:val="•"/>
      <w:lvlJc w:val="left"/>
      <w:pPr>
        <w:ind w:left="1522" w:hanging="255"/>
      </w:pPr>
      <w:rPr>
        <w:rFonts w:hint="default"/>
        <w:lang w:val="en-US" w:eastAsia="en-US" w:bidi="ar-SA"/>
      </w:rPr>
    </w:lvl>
    <w:lvl w:ilvl="2" w:tplc="0EA0516E">
      <w:numFmt w:val="bullet"/>
      <w:lvlText w:val="•"/>
      <w:lvlJc w:val="left"/>
      <w:pPr>
        <w:ind w:left="2424" w:hanging="255"/>
      </w:pPr>
      <w:rPr>
        <w:rFonts w:hint="default"/>
        <w:lang w:val="en-US" w:eastAsia="en-US" w:bidi="ar-SA"/>
      </w:rPr>
    </w:lvl>
    <w:lvl w:ilvl="3" w:tplc="3DF41D0E">
      <w:numFmt w:val="bullet"/>
      <w:lvlText w:val="•"/>
      <w:lvlJc w:val="left"/>
      <w:pPr>
        <w:ind w:left="3326" w:hanging="255"/>
      </w:pPr>
      <w:rPr>
        <w:rFonts w:hint="default"/>
        <w:lang w:val="en-US" w:eastAsia="en-US" w:bidi="ar-SA"/>
      </w:rPr>
    </w:lvl>
    <w:lvl w:ilvl="4" w:tplc="F5904C3A">
      <w:numFmt w:val="bullet"/>
      <w:lvlText w:val="•"/>
      <w:lvlJc w:val="left"/>
      <w:pPr>
        <w:ind w:left="4228" w:hanging="255"/>
      </w:pPr>
      <w:rPr>
        <w:rFonts w:hint="default"/>
        <w:lang w:val="en-US" w:eastAsia="en-US" w:bidi="ar-SA"/>
      </w:rPr>
    </w:lvl>
    <w:lvl w:ilvl="5" w:tplc="D7603ADA">
      <w:numFmt w:val="bullet"/>
      <w:lvlText w:val="•"/>
      <w:lvlJc w:val="left"/>
      <w:pPr>
        <w:ind w:left="5130" w:hanging="255"/>
      </w:pPr>
      <w:rPr>
        <w:rFonts w:hint="default"/>
        <w:lang w:val="en-US" w:eastAsia="en-US" w:bidi="ar-SA"/>
      </w:rPr>
    </w:lvl>
    <w:lvl w:ilvl="6" w:tplc="1D965C60">
      <w:numFmt w:val="bullet"/>
      <w:lvlText w:val="•"/>
      <w:lvlJc w:val="left"/>
      <w:pPr>
        <w:ind w:left="6032" w:hanging="255"/>
      </w:pPr>
      <w:rPr>
        <w:rFonts w:hint="default"/>
        <w:lang w:val="en-US" w:eastAsia="en-US" w:bidi="ar-SA"/>
      </w:rPr>
    </w:lvl>
    <w:lvl w:ilvl="7" w:tplc="2CB2157A">
      <w:numFmt w:val="bullet"/>
      <w:lvlText w:val="•"/>
      <w:lvlJc w:val="left"/>
      <w:pPr>
        <w:ind w:left="6934" w:hanging="255"/>
      </w:pPr>
      <w:rPr>
        <w:rFonts w:hint="default"/>
        <w:lang w:val="en-US" w:eastAsia="en-US" w:bidi="ar-SA"/>
      </w:rPr>
    </w:lvl>
    <w:lvl w:ilvl="8" w:tplc="52F6383C">
      <w:numFmt w:val="bullet"/>
      <w:lvlText w:val="•"/>
      <w:lvlJc w:val="left"/>
      <w:pPr>
        <w:ind w:left="7836" w:hanging="255"/>
      </w:pPr>
      <w:rPr>
        <w:rFonts w:hint="default"/>
        <w:lang w:val="en-US" w:eastAsia="en-US" w:bidi="ar-SA"/>
      </w:rPr>
    </w:lvl>
  </w:abstractNum>
  <w:abstractNum w:abstractNumId="6" w15:restartNumberingAfterBreak="0">
    <w:nsid w:val="17CB0BB4"/>
    <w:multiLevelType w:val="hybridMultilevel"/>
    <w:tmpl w:val="39D62008"/>
    <w:lvl w:ilvl="0" w:tplc="507ABE26">
      <w:numFmt w:val="bullet"/>
      <w:lvlText w:val="•"/>
      <w:lvlJc w:val="left"/>
      <w:pPr>
        <w:ind w:left="615" w:hanging="255"/>
      </w:pPr>
      <w:rPr>
        <w:rFonts w:ascii="Palatino Linotype" w:eastAsia="Palatino Linotype" w:hAnsi="Palatino Linotype" w:cs="Palatino Linotype" w:hint="default"/>
        <w:b w:val="0"/>
        <w:bCs w:val="0"/>
        <w:i w:val="0"/>
        <w:iCs w:val="0"/>
        <w:spacing w:val="0"/>
        <w:w w:val="127"/>
        <w:sz w:val="20"/>
        <w:szCs w:val="20"/>
        <w:lang w:val="en-US" w:eastAsia="en-US" w:bidi="ar-SA"/>
      </w:rPr>
    </w:lvl>
    <w:lvl w:ilvl="1" w:tplc="4E7E9ABA">
      <w:numFmt w:val="bullet"/>
      <w:lvlText w:val="•"/>
      <w:lvlJc w:val="left"/>
      <w:pPr>
        <w:ind w:left="1542" w:hanging="255"/>
      </w:pPr>
      <w:rPr>
        <w:rFonts w:hint="default"/>
        <w:lang w:val="en-US" w:eastAsia="en-US" w:bidi="ar-SA"/>
      </w:rPr>
    </w:lvl>
    <w:lvl w:ilvl="2" w:tplc="544A19E0">
      <w:numFmt w:val="bullet"/>
      <w:lvlText w:val="•"/>
      <w:lvlJc w:val="left"/>
      <w:pPr>
        <w:ind w:left="2464" w:hanging="255"/>
      </w:pPr>
      <w:rPr>
        <w:rFonts w:hint="default"/>
        <w:lang w:val="en-US" w:eastAsia="en-US" w:bidi="ar-SA"/>
      </w:rPr>
    </w:lvl>
    <w:lvl w:ilvl="3" w:tplc="16F05286">
      <w:numFmt w:val="bullet"/>
      <w:lvlText w:val="•"/>
      <w:lvlJc w:val="left"/>
      <w:pPr>
        <w:ind w:left="3386" w:hanging="255"/>
      </w:pPr>
      <w:rPr>
        <w:rFonts w:hint="default"/>
        <w:lang w:val="en-US" w:eastAsia="en-US" w:bidi="ar-SA"/>
      </w:rPr>
    </w:lvl>
    <w:lvl w:ilvl="4" w:tplc="39C8FD38">
      <w:numFmt w:val="bullet"/>
      <w:lvlText w:val="•"/>
      <w:lvlJc w:val="left"/>
      <w:pPr>
        <w:ind w:left="4308" w:hanging="255"/>
      </w:pPr>
      <w:rPr>
        <w:rFonts w:hint="default"/>
        <w:lang w:val="en-US" w:eastAsia="en-US" w:bidi="ar-SA"/>
      </w:rPr>
    </w:lvl>
    <w:lvl w:ilvl="5" w:tplc="117643C8">
      <w:numFmt w:val="bullet"/>
      <w:lvlText w:val="•"/>
      <w:lvlJc w:val="left"/>
      <w:pPr>
        <w:ind w:left="5230" w:hanging="255"/>
      </w:pPr>
      <w:rPr>
        <w:rFonts w:hint="default"/>
        <w:lang w:val="en-US" w:eastAsia="en-US" w:bidi="ar-SA"/>
      </w:rPr>
    </w:lvl>
    <w:lvl w:ilvl="6" w:tplc="E3AE3784">
      <w:numFmt w:val="bullet"/>
      <w:lvlText w:val="•"/>
      <w:lvlJc w:val="left"/>
      <w:pPr>
        <w:ind w:left="6152" w:hanging="255"/>
      </w:pPr>
      <w:rPr>
        <w:rFonts w:hint="default"/>
        <w:lang w:val="en-US" w:eastAsia="en-US" w:bidi="ar-SA"/>
      </w:rPr>
    </w:lvl>
    <w:lvl w:ilvl="7" w:tplc="2A32449A">
      <w:numFmt w:val="bullet"/>
      <w:lvlText w:val="•"/>
      <w:lvlJc w:val="left"/>
      <w:pPr>
        <w:ind w:left="7074" w:hanging="255"/>
      </w:pPr>
      <w:rPr>
        <w:rFonts w:hint="default"/>
        <w:lang w:val="en-US" w:eastAsia="en-US" w:bidi="ar-SA"/>
      </w:rPr>
    </w:lvl>
    <w:lvl w:ilvl="8" w:tplc="2B501852">
      <w:numFmt w:val="bullet"/>
      <w:lvlText w:val="•"/>
      <w:lvlJc w:val="left"/>
      <w:pPr>
        <w:ind w:left="7996" w:hanging="255"/>
      </w:pPr>
      <w:rPr>
        <w:rFonts w:hint="default"/>
        <w:lang w:val="en-US" w:eastAsia="en-US" w:bidi="ar-SA"/>
      </w:rPr>
    </w:lvl>
  </w:abstractNum>
  <w:abstractNum w:abstractNumId="7" w15:restartNumberingAfterBreak="0">
    <w:nsid w:val="1E623CA4"/>
    <w:multiLevelType w:val="hybridMultilevel"/>
    <w:tmpl w:val="43DA995A"/>
    <w:lvl w:ilvl="0" w:tplc="97B45928">
      <w:numFmt w:val="bullet"/>
      <w:lvlText w:val="•"/>
      <w:lvlJc w:val="left"/>
      <w:pPr>
        <w:ind w:left="615" w:hanging="255"/>
      </w:pPr>
      <w:rPr>
        <w:rFonts w:ascii="Palatino Linotype" w:eastAsia="Palatino Linotype" w:hAnsi="Palatino Linotype" w:cs="Palatino Linotype" w:hint="default"/>
        <w:b w:val="0"/>
        <w:bCs w:val="0"/>
        <w:i w:val="0"/>
        <w:iCs w:val="0"/>
        <w:spacing w:val="0"/>
        <w:w w:val="127"/>
        <w:sz w:val="20"/>
        <w:szCs w:val="20"/>
        <w:lang w:val="en-US" w:eastAsia="en-US" w:bidi="ar-SA"/>
      </w:rPr>
    </w:lvl>
    <w:lvl w:ilvl="1" w:tplc="E89C4C6E">
      <w:numFmt w:val="bullet"/>
      <w:lvlText w:val="•"/>
      <w:lvlJc w:val="left"/>
      <w:pPr>
        <w:ind w:left="1542" w:hanging="255"/>
      </w:pPr>
      <w:rPr>
        <w:rFonts w:hint="default"/>
        <w:lang w:val="en-US" w:eastAsia="en-US" w:bidi="ar-SA"/>
      </w:rPr>
    </w:lvl>
    <w:lvl w:ilvl="2" w:tplc="8EF6E95C">
      <w:numFmt w:val="bullet"/>
      <w:lvlText w:val="•"/>
      <w:lvlJc w:val="left"/>
      <w:pPr>
        <w:ind w:left="2464" w:hanging="255"/>
      </w:pPr>
      <w:rPr>
        <w:rFonts w:hint="default"/>
        <w:lang w:val="en-US" w:eastAsia="en-US" w:bidi="ar-SA"/>
      </w:rPr>
    </w:lvl>
    <w:lvl w:ilvl="3" w:tplc="1DEC485A">
      <w:numFmt w:val="bullet"/>
      <w:lvlText w:val="•"/>
      <w:lvlJc w:val="left"/>
      <w:pPr>
        <w:ind w:left="3386" w:hanging="255"/>
      </w:pPr>
      <w:rPr>
        <w:rFonts w:hint="default"/>
        <w:lang w:val="en-US" w:eastAsia="en-US" w:bidi="ar-SA"/>
      </w:rPr>
    </w:lvl>
    <w:lvl w:ilvl="4" w:tplc="F8F0C32A">
      <w:numFmt w:val="bullet"/>
      <w:lvlText w:val="•"/>
      <w:lvlJc w:val="left"/>
      <w:pPr>
        <w:ind w:left="4308" w:hanging="255"/>
      </w:pPr>
      <w:rPr>
        <w:rFonts w:hint="default"/>
        <w:lang w:val="en-US" w:eastAsia="en-US" w:bidi="ar-SA"/>
      </w:rPr>
    </w:lvl>
    <w:lvl w:ilvl="5" w:tplc="A65210DA">
      <w:numFmt w:val="bullet"/>
      <w:lvlText w:val="•"/>
      <w:lvlJc w:val="left"/>
      <w:pPr>
        <w:ind w:left="5230" w:hanging="255"/>
      </w:pPr>
      <w:rPr>
        <w:rFonts w:hint="default"/>
        <w:lang w:val="en-US" w:eastAsia="en-US" w:bidi="ar-SA"/>
      </w:rPr>
    </w:lvl>
    <w:lvl w:ilvl="6" w:tplc="BCBE5910">
      <w:numFmt w:val="bullet"/>
      <w:lvlText w:val="•"/>
      <w:lvlJc w:val="left"/>
      <w:pPr>
        <w:ind w:left="6152" w:hanging="255"/>
      </w:pPr>
      <w:rPr>
        <w:rFonts w:hint="default"/>
        <w:lang w:val="en-US" w:eastAsia="en-US" w:bidi="ar-SA"/>
      </w:rPr>
    </w:lvl>
    <w:lvl w:ilvl="7" w:tplc="10DE7CB6">
      <w:numFmt w:val="bullet"/>
      <w:lvlText w:val="•"/>
      <w:lvlJc w:val="left"/>
      <w:pPr>
        <w:ind w:left="7074" w:hanging="255"/>
      </w:pPr>
      <w:rPr>
        <w:rFonts w:hint="default"/>
        <w:lang w:val="en-US" w:eastAsia="en-US" w:bidi="ar-SA"/>
      </w:rPr>
    </w:lvl>
    <w:lvl w:ilvl="8" w:tplc="F5009AE2">
      <w:numFmt w:val="bullet"/>
      <w:lvlText w:val="•"/>
      <w:lvlJc w:val="left"/>
      <w:pPr>
        <w:ind w:left="7996" w:hanging="255"/>
      </w:pPr>
      <w:rPr>
        <w:rFonts w:hint="default"/>
        <w:lang w:val="en-US" w:eastAsia="en-US" w:bidi="ar-SA"/>
      </w:rPr>
    </w:lvl>
  </w:abstractNum>
  <w:abstractNum w:abstractNumId="8" w15:restartNumberingAfterBreak="0">
    <w:nsid w:val="2CDD5123"/>
    <w:multiLevelType w:val="multilevel"/>
    <w:tmpl w:val="E3B6544C"/>
    <w:lvl w:ilvl="0">
      <w:start w:val="3"/>
      <w:numFmt w:val="upperLetter"/>
      <w:lvlText w:val="%1"/>
      <w:lvlJc w:val="left"/>
      <w:pPr>
        <w:ind w:left="888" w:hanging="772"/>
      </w:pPr>
      <w:rPr>
        <w:rFonts w:hint="default"/>
        <w:lang w:val="en-US" w:eastAsia="en-US" w:bidi="ar-SA"/>
      </w:rPr>
    </w:lvl>
    <w:lvl w:ilvl="1">
      <w:start w:val="1"/>
      <w:numFmt w:val="decimal"/>
      <w:lvlText w:val="%1.%2"/>
      <w:lvlJc w:val="left"/>
      <w:pPr>
        <w:ind w:left="888" w:hanging="772"/>
      </w:pPr>
      <w:rPr>
        <w:rFonts w:ascii="Palatino Linotype" w:eastAsia="Palatino Linotype" w:hAnsi="Palatino Linotype" w:cs="Palatino Linotype" w:hint="default"/>
        <w:b/>
        <w:bCs/>
        <w:i w:val="0"/>
        <w:iCs w:val="0"/>
        <w:spacing w:val="0"/>
        <w:w w:val="117"/>
        <w:sz w:val="28"/>
        <w:szCs w:val="28"/>
        <w:lang w:val="en-US" w:eastAsia="en-US" w:bidi="ar-SA"/>
      </w:rPr>
    </w:lvl>
    <w:lvl w:ilvl="2">
      <w:start w:val="1"/>
      <w:numFmt w:val="decimal"/>
      <w:lvlText w:val="%1.%2.%3"/>
      <w:lvlJc w:val="left"/>
      <w:pPr>
        <w:ind w:left="969" w:hanging="853"/>
      </w:pPr>
      <w:rPr>
        <w:rFonts w:ascii="Palatino Linotype" w:eastAsia="Palatino Linotype" w:hAnsi="Palatino Linotype" w:cs="Palatino Linotype" w:hint="default"/>
        <w:b/>
        <w:bCs/>
        <w:i w:val="0"/>
        <w:iCs w:val="0"/>
        <w:spacing w:val="0"/>
        <w:w w:val="114"/>
        <w:sz w:val="24"/>
        <w:szCs w:val="24"/>
        <w:lang w:val="en-US" w:eastAsia="en-US" w:bidi="ar-SA"/>
      </w:rPr>
    </w:lvl>
    <w:lvl w:ilvl="3">
      <w:numFmt w:val="bullet"/>
      <w:lvlText w:val="•"/>
      <w:lvlJc w:val="left"/>
      <w:pPr>
        <w:ind w:left="2888" w:hanging="853"/>
      </w:pPr>
      <w:rPr>
        <w:rFonts w:hint="default"/>
        <w:lang w:val="en-US" w:eastAsia="en-US" w:bidi="ar-SA"/>
      </w:rPr>
    </w:lvl>
    <w:lvl w:ilvl="4">
      <w:numFmt w:val="bullet"/>
      <w:lvlText w:val="•"/>
      <w:lvlJc w:val="left"/>
      <w:pPr>
        <w:ind w:left="3853" w:hanging="853"/>
      </w:pPr>
      <w:rPr>
        <w:rFonts w:hint="default"/>
        <w:lang w:val="en-US" w:eastAsia="en-US" w:bidi="ar-SA"/>
      </w:rPr>
    </w:lvl>
    <w:lvl w:ilvl="5">
      <w:numFmt w:val="bullet"/>
      <w:lvlText w:val="•"/>
      <w:lvlJc w:val="left"/>
      <w:pPr>
        <w:ind w:left="4817" w:hanging="853"/>
      </w:pPr>
      <w:rPr>
        <w:rFonts w:hint="default"/>
        <w:lang w:val="en-US" w:eastAsia="en-US" w:bidi="ar-SA"/>
      </w:rPr>
    </w:lvl>
    <w:lvl w:ilvl="6">
      <w:numFmt w:val="bullet"/>
      <w:lvlText w:val="•"/>
      <w:lvlJc w:val="left"/>
      <w:pPr>
        <w:ind w:left="5782" w:hanging="853"/>
      </w:pPr>
      <w:rPr>
        <w:rFonts w:hint="default"/>
        <w:lang w:val="en-US" w:eastAsia="en-US" w:bidi="ar-SA"/>
      </w:rPr>
    </w:lvl>
    <w:lvl w:ilvl="7">
      <w:numFmt w:val="bullet"/>
      <w:lvlText w:val="•"/>
      <w:lvlJc w:val="left"/>
      <w:pPr>
        <w:ind w:left="6746" w:hanging="853"/>
      </w:pPr>
      <w:rPr>
        <w:rFonts w:hint="default"/>
        <w:lang w:val="en-US" w:eastAsia="en-US" w:bidi="ar-SA"/>
      </w:rPr>
    </w:lvl>
    <w:lvl w:ilvl="8">
      <w:numFmt w:val="bullet"/>
      <w:lvlText w:val="•"/>
      <w:lvlJc w:val="left"/>
      <w:pPr>
        <w:ind w:left="7711" w:hanging="853"/>
      </w:pPr>
      <w:rPr>
        <w:rFonts w:hint="default"/>
        <w:lang w:val="en-US" w:eastAsia="en-US" w:bidi="ar-SA"/>
      </w:rPr>
    </w:lvl>
  </w:abstractNum>
  <w:abstractNum w:abstractNumId="9" w15:restartNumberingAfterBreak="0">
    <w:nsid w:val="2E21654E"/>
    <w:multiLevelType w:val="multilevel"/>
    <w:tmpl w:val="7472BE22"/>
    <w:lvl w:ilvl="0">
      <w:start w:val="4"/>
      <w:numFmt w:val="decimal"/>
      <w:lvlText w:val="%1"/>
      <w:lvlJc w:val="left"/>
      <w:pPr>
        <w:ind w:left="817" w:hanging="700"/>
      </w:pPr>
      <w:rPr>
        <w:rFonts w:hint="default"/>
        <w:lang w:val="en-US" w:eastAsia="en-US" w:bidi="ar-SA"/>
      </w:rPr>
    </w:lvl>
    <w:lvl w:ilvl="1">
      <w:start w:val="1"/>
      <w:numFmt w:val="decimal"/>
      <w:lvlText w:val="%1.%2"/>
      <w:lvlJc w:val="left"/>
      <w:pPr>
        <w:ind w:left="817" w:hanging="700"/>
      </w:pPr>
      <w:rPr>
        <w:rFonts w:ascii="Palatino Linotype" w:eastAsia="Palatino Linotype" w:hAnsi="Palatino Linotype" w:cs="Palatino Linotype" w:hint="default"/>
        <w:b/>
        <w:bCs/>
        <w:i w:val="0"/>
        <w:iCs w:val="0"/>
        <w:spacing w:val="0"/>
        <w:w w:val="117"/>
        <w:sz w:val="28"/>
        <w:szCs w:val="28"/>
        <w:lang w:val="en-US" w:eastAsia="en-US" w:bidi="ar-SA"/>
      </w:rPr>
    </w:lvl>
    <w:lvl w:ilvl="2">
      <w:start w:val="1"/>
      <w:numFmt w:val="decimal"/>
      <w:lvlText w:val="%1.%2.%3"/>
      <w:lvlJc w:val="left"/>
      <w:pPr>
        <w:ind w:left="909" w:hanging="793"/>
      </w:pPr>
      <w:rPr>
        <w:rFonts w:ascii="Palatino Linotype" w:eastAsia="Palatino Linotype" w:hAnsi="Palatino Linotype" w:cs="Palatino Linotype" w:hint="default"/>
        <w:b/>
        <w:bCs/>
        <w:i w:val="0"/>
        <w:iCs w:val="0"/>
        <w:spacing w:val="0"/>
        <w:w w:val="115"/>
        <w:sz w:val="24"/>
        <w:szCs w:val="24"/>
        <w:lang w:val="en-US" w:eastAsia="en-US" w:bidi="ar-SA"/>
      </w:rPr>
    </w:lvl>
    <w:lvl w:ilvl="3">
      <w:numFmt w:val="bullet"/>
      <w:lvlText w:val="•"/>
      <w:lvlJc w:val="left"/>
      <w:pPr>
        <w:ind w:left="2997" w:hanging="793"/>
      </w:pPr>
      <w:rPr>
        <w:rFonts w:hint="default"/>
        <w:lang w:val="en-US" w:eastAsia="en-US" w:bidi="ar-SA"/>
      </w:rPr>
    </w:lvl>
    <w:lvl w:ilvl="4">
      <w:numFmt w:val="bullet"/>
      <w:lvlText w:val="•"/>
      <w:lvlJc w:val="left"/>
      <w:pPr>
        <w:ind w:left="4046" w:hanging="793"/>
      </w:pPr>
      <w:rPr>
        <w:rFonts w:hint="default"/>
        <w:lang w:val="en-US" w:eastAsia="en-US" w:bidi="ar-SA"/>
      </w:rPr>
    </w:lvl>
    <w:lvl w:ilvl="5">
      <w:numFmt w:val="bullet"/>
      <w:lvlText w:val="•"/>
      <w:lvlJc w:val="left"/>
      <w:pPr>
        <w:ind w:left="5095" w:hanging="793"/>
      </w:pPr>
      <w:rPr>
        <w:rFonts w:hint="default"/>
        <w:lang w:val="en-US" w:eastAsia="en-US" w:bidi="ar-SA"/>
      </w:rPr>
    </w:lvl>
    <w:lvl w:ilvl="6">
      <w:numFmt w:val="bullet"/>
      <w:lvlText w:val="•"/>
      <w:lvlJc w:val="left"/>
      <w:pPr>
        <w:ind w:left="6144" w:hanging="793"/>
      </w:pPr>
      <w:rPr>
        <w:rFonts w:hint="default"/>
        <w:lang w:val="en-US" w:eastAsia="en-US" w:bidi="ar-SA"/>
      </w:rPr>
    </w:lvl>
    <w:lvl w:ilvl="7">
      <w:numFmt w:val="bullet"/>
      <w:lvlText w:val="•"/>
      <w:lvlJc w:val="left"/>
      <w:pPr>
        <w:ind w:left="7193" w:hanging="793"/>
      </w:pPr>
      <w:rPr>
        <w:rFonts w:hint="default"/>
        <w:lang w:val="en-US" w:eastAsia="en-US" w:bidi="ar-SA"/>
      </w:rPr>
    </w:lvl>
    <w:lvl w:ilvl="8">
      <w:numFmt w:val="bullet"/>
      <w:lvlText w:val="•"/>
      <w:lvlJc w:val="left"/>
      <w:pPr>
        <w:ind w:left="8242" w:hanging="793"/>
      </w:pPr>
      <w:rPr>
        <w:rFonts w:hint="default"/>
        <w:lang w:val="en-US" w:eastAsia="en-US" w:bidi="ar-SA"/>
      </w:rPr>
    </w:lvl>
  </w:abstractNum>
  <w:abstractNum w:abstractNumId="10" w15:restartNumberingAfterBreak="0">
    <w:nsid w:val="45DD01B9"/>
    <w:multiLevelType w:val="hybridMultilevel"/>
    <w:tmpl w:val="8EC21694"/>
    <w:lvl w:ilvl="0" w:tplc="9500C00A">
      <w:numFmt w:val="bullet"/>
      <w:lvlText w:val="•"/>
      <w:lvlJc w:val="left"/>
      <w:pPr>
        <w:ind w:left="615" w:hanging="255"/>
      </w:pPr>
      <w:rPr>
        <w:rFonts w:ascii="Palatino Linotype" w:eastAsia="Palatino Linotype" w:hAnsi="Palatino Linotype" w:cs="Palatino Linotype" w:hint="default"/>
        <w:b w:val="0"/>
        <w:bCs w:val="0"/>
        <w:i w:val="0"/>
        <w:iCs w:val="0"/>
        <w:spacing w:val="0"/>
        <w:w w:val="127"/>
        <w:sz w:val="20"/>
        <w:szCs w:val="20"/>
        <w:lang w:val="en-US" w:eastAsia="en-US" w:bidi="ar-SA"/>
      </w:rPr>
    </w:lvl>
    <w:lvl w:ilvl="1" w:tplc="F174B5E4">
      <w:numFmt w:val="bullet"/>
      <w:lvlText w:val="•"/>
      <w:lvlJc w:val="left"/>
      <w:pPr>
        <w:ind w:left="1560" w:hanging="255"/>
      </w:pPr>
      <w:rPr>
        <w:rFonts w:hint="default"/>
        <w:lang w:val="en-US" w:eastAsia="en-US" w:bidi="ar-SA"/>
      </w:rPr>
    </w:lvl>
    <w:lvl w:ilvl="2" w:tplc="81982988">
      <w:numFmt w:val="bullet"/>
      <w:lvlText w:val="•"/>
      <w:lvlJc w:val="left"/>
      <w:pPr>
        <w:ind w:left="2500" w:hanging="255"/>
      </w:pPr>
      <w:rPr>
        <w:rFonts w:hint="default"/>
        <w:lang w:val="en-US" w:eastAsia="en-US" w:bidi="ar-SA"/>
      </w:rPr>
    </w:lvl>
    <w:lvl w:ilvl="3" w:tplc="A44445C0">
      <w:numFmt w:val="bullet"/>
      <w:lvlText w:val="•"/>
      <w:lvlJc w:val="left"/>
      <w:pPr>
        <w:ind w:left="3440" w:hanging="255"/>
      </w:pPr>
      <w:rPr>
        <w:rFonts w:hint="default"/>
        <w:lang w:val="en-US" w:eastAsia="en-US" w:bidi="ar-SA"/>
      </w:rPr>
    </w:lvl>
    <w:lvl w:ilvl="4" w:tplc="39DC2FEA">
      <w:numFmt w:val="bullet"/>
      <w:lvlText w:val="•"/>
      <w:lvlJc w:val="left"/>
      <w:pPr>
        <w:ind w:left="4380" w:hanging="255"/>
      </w:pPr>
      <w:rPr>
        <w:rFonts w:hint="default"/>
        <w:lang w:val="en-US" w:eastAsia="en-US" w:bidi="ar-SA"/>
      </w:rPr>
    </w:lvl>
    <w:lvl w:ilvl="5" w:tplc="7AA47C58">
      <w:numFmt w:val="bullet"/>
      <w:lvlText w:val="•"/>
      <w:lvlJc w:val="left"/>
      <w:pPr>
        <w:ind w:left="5320" w:hanging="255"/>
      </w:pPr>
      <w:rPr>
        <w:rFonts w:hint="default"/>
        <w:lang w:val="en-US" w:eastAsia="en-US" w:bidi="ar-SA"/>
      </w:rPr>
    </w:lvl>
    <w:lvl w:ilvl="6" w:tplc="C9D0C864">
      <w:numFmt w:val="bullet"/>
      <w:lvlText w:val="•"/>
      <w:lvlJc w:val="left"/>
      <w:pPr>
        <w:ind w:left="6260" w:hanging="255"/>
      </w:pPr>
      <w:rPr>
        <w:rFonts w:hint="default"/>
        <w:lang w:val="en-US" w:eastAsia="en-US" w:bidi="ar-SA"/>
      </w:rPr>
    </w:lvl>
    <w:lvl w:ilvl="7" w:tplc="3B2A43B2">
      <w:numFmt w:val="bullet"/>
      <w:lvlText w:val="•"/>
      <w:lvlJc w:val="left"/>
      <w:pPr>
        <w:ind w:left="7200" w:hanging="255"/>
      </w:pPr>
      <w:rPr>
        <w:rFonts w:hint="default"/>
        <w:lang w:val="en-US" w:eastAsia="en-US" w:bidi="ar-SA"/>
      </w:rPr>
    </w:lvl>
    <w:lvl w:ilvl="8" w:tplc="708C328A">
      <w:numFmt w:val="bullet"/>
      <w:lvlText w:val="•"/>
      <w:lvlJc w:val="left"/>
      <w:pPr>
        <w:ind w:left="8140" w:hanging="255"/>
      </w:pPr>
      <w:rPr>
        <w:rFonts w:hint="default"/>
        <w:lang w:val="en-US" w:eastAsia="en-US" w:bidi="ar-SA"/>
      </w:rPr>
    </w:lvl>
  </w:abstractNum>
  <w:abstractNum w:abstractNumId="11" w15:restartNumberingAfterBreak="0">
    <w:nsid w:val="592E05F6"/>
    <w:multiLevelType w:val="hybridMultilevel"/>
    <w:tmpl w:val="B6961D0A"/>
    <w:lvl w:ilvl="0" w:tplc="871E1780">
      <w:numFmt w:val="bullet"/>
      <w:lvlText w:val="•"/>
      <w:lvlJc w:val="left"/>
      <w:pPr>
        <w:ind w:left="615" w:hanging="255"/>
      </w:pPr>
      <w:rPr>
        <w:rFonts w:ascii="Palatino Linotype" w:eastAsia="Palatino Linotype" w:hAnsi="Palatino Linotype" w:cs="Palatino Linotype" w:hint="default"/>
        <w:b w:val="0"/>
        <w:bCs w:val="0"/>
        <w:i w:val="0"/>
        <w:iCs w:val="0"/>
        <w:spacing w:val="0"/>
        <w:w w:val="127"/>
        <w:sz w:val="20"/>
        <w:szCs w:val="20"/>
        <w:lang w:val="en-US" w:eastAsia="en-US" w:bidi="ar-SA"/>
      </w:rPr>
    </w:lvl>
    <w:lvl w:ilvl="1" w:tplc="D6728272">
      <w:numFmt w:val="bullet"/>
      <w:lvlText w:val="•"/>
      <w:lvlJc w:val="left"/>
      <w:pPr>
        <w:ind w:left="1560" w:hanging="255"/>
      </w:pPr>
      <w:rPr>
        <w:rFonts w:hint="default"/>
        <w:lang w:val="en-US" w:eastAsia="en-US" w:bidi="ar-SA"/>
      </w:rPr>
    </w:lvl>
    <w:lvl w:ilvl="2" w:tplc="C55A868E">
      <w:numFmt w:val="bullet"/>
      <w:lvlText w:val="•"/>
      <w:lvlJc w:val="left"/>
      <w:pPr>
        <w:ind w:left="2500" w:hanging="255"/>
      </w:pPr>
      <w:rPr>
        <w:rFonts w:hint="default"/>
        <w:lang w:val="en-US" w:eastAsia="en-US" w:bidi="ar-SA"/>
      </w:rPr>
    </w:lvl>
    <w:lvl w:ilvl="3" w:tplc="9F02B9F2">
      <w:numFmt w:val="bullet"/>
      <w:lvlText w:val="•"/>
      <w:lvlJc w:val="left"/>
      <w:pPr>
        <w:ind w:left="3440" w:hanging="255"/>
      </w:pPr>
      <w:rPr>
        <w:rFonts w:hint="default"/>
        <w:lang w:val="en-US" w:eastAsia="en-US" w:bidi="ar-SA"/>
      </w:rPr>
    </w:lvl>
    <w:lvl w:ilvl="4" w:tplc="EEFA9C2C">
      <w:numFmt w:val="bullet"/>
      <w:lvlText w:val="•"/>
      <w:lvlJc w:val="left"/>
      <w:pPr>
        <w:ind w:left="4380" w:hanging="255"/>
      </w:pPr>
      <w:rPr>
        <w:rFonts w:hint="default"/>
        <w:lang w:val="en-US" w:eastAsia="en-US" w:bidi="ar-SA"/>
      </w:rPr>
    </w:lvl>
    <w:lvl w:ilvl="5" w:tplc="D330979A">
      <w:numFmt w:val="bullet"/>
      <w:lvlText w:val="•"/>
      <w:lvlJc w:val="left"/>
      <w:pPr>
        <w:ind w:left="5320" w:hanging="255"/>
      </w:pPr>
      <w:rPr>
        <w:rFonts w:hint="default"/>
        <w:lang w:val="en-US" w:eastAsia="en-US" w:bidi="ar-SA"/>
      </w:rPr>
    </w:lvl>
    <w:lvl w:ilvl="6" w:tplc="75D280A0">
      <w:numFmt w:val="bullet"/>
      <w:lvlText w:val="•"/>
      <w:lvlJc w:val="left"/>
      <w:pPr>
        <w:ind w:left="6260" w:hanging="255"/>
      </w:pPr>
      <w:rPr>
        <w:rFonts w:hint="default"/>
        <w:lang w:val="en-US" w:eastAsia="en-US" w:bidi="ar-SA"/>
      </w:rPr>
    </w:lvl>
    <w:lvl w:ilvl="7" w:tplc="FA9E486A">
      <w:numFmt w:val="bullet"/>
      <w:lvlText w:val="•"/>
      <w:lvlJc w:val="left"/>
      <w:pPr>
        <w:ind w:left="7200" w:hanging="255"/>
      </w:pPr>
      <w:rPr>
        <w:rFonts w:hint="default"/>
        <w:lang w:val="en-US" w:eastAsia="en-US" w:bidi="ar-SA"/>
      </w:rPr>
    </w:lvl>
    <w:lvl w:ilvl="8" w:tplc="5DCCF052">
      <w:numFmt w:val="bullet"/>
      <w:lvlText w:val="•"/>
      <w:lvlJc w:val="left"/>
      <w:pPr>
        <w:ind w:left="8140" w:hanging="255"/>
      </w:pPr>
      <w:rPr>
        <w:rFonts w:hint="default"/>
        <w:lang w:val="en-US" w:eastAsia="en-US" w:bidi="ar-SA"/>
      </w:rPr>
    </w:lvl>
  </w:abstractNum>
  <w:abstractNum w:abstractNumId="12" w15:restartNumberingAfterBreak="0">
    <w:nsid w:val="5C2E292C"/>
    <w:multiLevelType w:val="multilevel"/>
    <w:tmpl w:val="5220F01C"/>
    <w:lvl w:ilvl="0">
      <w:start w:val="4"/>
      <w:numFmt w:val="upperLetter"/>
      <w:lvlText w:val="%1"/>
      <w:lvlJc w:val="left"/>
      <w:pPr>
        <w:ind w:left="902" w:hanging="786"/>
      </w:pPr>
      <w:rPr>
        <w:rFonts w:hint="default"/>
        <w:lang w:val="en-US" w:eastAsia="en-US" w:bidi="ar-SA"/>
      </w:rPr>
    </w:lvl>
    <w:lvl w:ilvl="1">
      <w:start w:val="1"/>
      <w:numFmt w:val="decimal"/>
      <w:lvlText w:val="%1.%2"/>
      <w:lvlJc w:val="left"/>
      <w:pPr>
        <w:ind w:left="902" w:hanging="786"/>
      </w:pPr>
      <w:rPr>
        <w:rFonts w:ascii="Palatino Linotype" w:eastAsia="Palatino Linotype" w:hAnsi="Palatino Linotype" w:cs="Palatino Linotype" w:hint="default"/>
        <w:b/>
        <w:bCs/>
        <w:i w:val="0"/>
        <w:iCs w:val="0"/>
        <w:spacing w:val="0"/>
        <w:w w:val="112"/>
        <w:sz w:val="28"/>
        <w:szCs w:val="28"/>
        <w:lang w:val="en-US" w:eastAsia="en-US" w:bidi="ar-SA"/>
      </w:rPr>
    </w:lvl>
    <w:lvl w:ilvl="2">
      <w:numFmt w:val="bullet"/>
      <w:lvlText w:val="•"/>
      <w:lvlJc w:val="left"/>
      <w:pPr>
        <w:ind w:left="615" w:hanging="255"/>
      </w:pPr>
      <w:rPr>
        <w:rFonts w:ascii="Palatino Linotype" w:eastAsia="Palatino Linotype" w:hAnsi="Palatino Linotype" w:cs="Palatino Linotype" w:hint="default"/>
        <w:b w:val="0"/>
        <w:bCs w:val="0"/>
        <w:i w:val="0"/>
        <w:iCs w:val="0"/>
        <w:spacing w:val="0"/>
        <w:w w:val="127"/>
        <w:sz w:val="20"/>
        <w:szCs w:val="20"/>
        <w:lang w:val="en-US" w:eastAsia="en-US" w:bidi="ar-SA"/>
      </w:rPr>
    </w:lvl>
    <w:lvl w:ilvl="3">
      <w:numFmt w:val="bullet"/>
      <w:lvlText w:val="•"/>
      <w:lvlJc w:val="left"/>
      <w:pPr>
        <w:ind w:left="2842" w:hanging="255"/>
      </w:pPr>
      <w:rPr>
        <w:rFonts w:hint="default"/>
        <w:lang w:val="en-US" w:eastAsia="en-US" w:bidi="ar-SA"/>
      </w:rPr>
    </w:lvl>
    <w:lvl w:ilvl="4">
      <w:numFmt w:val="bullet"/>
      <w:lvlText w:val="•"/>
      <w:lvlJc w:val="left"/>
      <w:pPr>
        <w:ind w:left="3813" w:hanging="255"/>
      </w:pPr>
      <w:rPr>
        <w:rFonts w:hint="default"/>
        <w:lang w:val="en-US" w:eastAsia="en-US" w:bidi="ar-SA"/>
      </w:rPr>
    </w:lvl>
    <w:lvl w:ilvl="5">
      <w:numFmt w:val="bullet"/>
      <w:lvlText w:val="•"/>
      <w:lvlJc w:val="left"/>
      <w:pPr>
        <w:ind w:left="4784" w:hanging="255"/>
      </w:pPr>
      <w:rPr>
        <w:rFonts w:hint="default"/>
        <w:lang w:val="en-US" w:eastAsia="en-US" w:bidi="ar-SA"/>
      </w:rPr>
    </w:lvl>
    <w:lvl w:ilvl="6">
      <w:numFmt w:val="bullet"/>
      <w:lvlText w:val="•"/>
      <w:lvlJc w:val="left"/>
      <w:pPr>
        <w:ind w:left="5755" w:hanging="255"/>
      </w:pPr>
      <w:rPr>
        <w:rFonts w:hint="default"/>
        <w:lang w:val="en-US" w:eastAsia="en-US" w:bidi="ar-SA"/>
      </w:rPr>
    </w:lvl>
    <w:lvl w:ilvl="7">
      <w:numFmt w:val="bullet"/>
      <w:lvlText w:val="•"/>
      <w:lvlJc w:val="left"/>
      <w:pPr>
        <w:ind w:left="6726" w:hanging="255"/>
      </w:pPr>
      <w:rPr>
        <w:rFonts w:hint="default"/>
        <w:lang w:val="en-US" w:eastAsia="en-US" w:bidi="ar-SA"/>
      </w:rPr>
    </w:lvl>
    <w:lvl w:ilvl="8">
      <w:numFmt w:val="bullet"/>
      <w:lvlText w:val="•"/>
      <w:lvlJc w:val="left"/>
      <w:pPr>
        <w:ind w:left="7697" w:hanging="255"/>
      </w:pPr>
      <w:rPr>
        <w:rFonts w:hint="default"/>
        <w:lang w:val="en-US" w:eastAsia="en-US" w:bidi="ar-SA"/>
      </w:rPr>
    </w:lvl>
  </w:abstractNum>
  <w:abstractNum w:abstractNumId="13" w15:restartNumberingAfterBreak="0">
    <w:nsid w:val="5D0973EA"/>
    <w:multiLevelType w:val="multilevel"/>
    <w:tmpl w:val="52840492"/>
    <w:lvl w:ilvl="0">
      <w:start w:val="2"/>
      <w:numFmt w:val="upperLetter"/>
      <w:lvlText w:val="%1"/>
      <w:lvlJc w:val="left"/>
      <w:pPr>
        <w:ind w:left="885" w:hanging="768"/>
      </w:pPr>
      <w:rPr>
        <w:rFonts w:hint="default"/>
        <w:lang w:val="en-US" w:eastAsia="en-US" w:bidi="ar-SA"/>
      </w:rPr>
    </w:lvl>
    <w:lvl w:ilvl="1">
      <w:start w:val="1"/>
      <w:numFmt w:val="decimal"/>
      <w:lvlText w:val="%1.%2"/>
      <w:lvlJc w:val="left"/>
      <w:pPr>
        <w:ind w:left="885" w:hanging="768"/>
      </w:pPr>
      <w:rPr>
        <w:rFonts w:ascii="Palatino Linotype" w:eastAsia="Palatino Linotype" w:hAnsi="Palatino Linotype" w:cs="Palatino Linotype" w:hint="default"/>
        <w:b/>
        <w:bCs/>
        <w:i w:val="0"/>
        <w:iCs w:val="0"/>
        <w:spacing w:val="0"/>
        <w:w w:val="121"/>
        <w:sz w:val="28"/>
        <w:szCs w:val="28"/>
        <w:lang w:val="en-US" w:eastAsia="en-US" w:bidi="ar-SA"/>
      </w:rPr>
    </w:lvl>
    <w:lvl w:ilvl="2">
      <w:start w:val="1"/>
      <w:numFmt w:val="decimal"/>
      <w:lvlText w:val="%1.%2.%3"/>
      <w:lvlJc w:val="left"/>
      <w:pPr>
        <w:ind w:left="966" w:hanging="850"/>
      </w:pPr>
      <w:rPr>
        <w:rFonts w:ascii="Palatino Linotype" w:eastAsia="Palatino Linotype" w:hAnsi="Palatino Linotype" w:cs="Palatino Linotype" w:hint="default"/>
        <w:b/>
        <w:bCs/>
        <w:i w:val="0"/>
        <w:iCs w:val="0"/>
        <w:spacing w:val="0"/>
        <w:w w:val="117"/>
        <w:sz w:val="24"/>
        <w:szCs w:val="24"/>
        <w:lang w:val="en-US" w:eastAsia="en-US" w:bidi="ar-SA"/>
      </w:rPr>
    </w:lvl>
    <w:lvl w:ilvl="3">
      <w:numFmt w:val="bullet"/>
      <w:lvlText w:val="•"/>
      <w:lvlJc w:val="left"/>
      <w:pPr>
        <w:ind w:left="2888" w:hanging="850"/>
      </w:pPr>
      <w:rPr>
        <w:rFonts w:hint="default"/>
        <w:lang w:val="en-US" w:eastAsia="en-US" w:bidi="ar-SA"/>
      </w:rPr>
    </w:lvl>
    <w:lvl w:ilvl="4">
      <w:numFmt w:val="bullet"/>
      <w:lvlText w:val="•"/>
      <w:lvlJc w:val="left"/>
      <w:pPr>
        <w:ind w:left="3853" w:hanging="850"/>
      </w:pPr>
      <w:rPr>
        <w:rFonts w:hint="default"/>
        <w:lang w:val="en-US" w:eastAsia="en-US" w:bidi="ar-SA"/>
      </w:rPr>
    </w:lvl>
    <w:lvl w:ilvl="5">
      <w:numFmt w:val="bullet"/>
      <w:lvlText w:val="•"/>
      <w:lvlJc w:val="left"/>
      <w:pPr>
        <w:ind w:left="4817" w:hanging="850"/>
      </w:pPr>
      <w:rPr>
        <w:rFonts w:hint="default"/>
        <w:lang w:val="en-US" w:eastAsia="en-US" w:bidi="ar-SA"/>
      </w:rPr>
    </w:lvl>
    <w:lvl w:ilvl="6">
      <w:numFmt w:val="bullet"/>
      <w:lvlText w:val="•"/>
      <w:lvlJc w:val="left"/>
      <w:pPr>
        <w:ind w:left="5782" w:hanging="850"/>
      </w:pPr>
      <w:rPr>
        <w:rFonts w:hint="default"/>
        <w:lang w:val="en-US" w:eastAsia="en-US" w:bidi="ar-SA"/>
      </w:rPr>
    </w:lvl>
    <w:lvl w:ilvl="7">
      <w:numFmt w:val="bullet"/>
      <w:lvlText w:val="•"/>
      <w:lvlJc w:val="left"/>
      <w:pPr>
        <w:ind w:left="6746" w:hanging="850"/>
      </w:pPr>
      <w:rPr>
        <w:rFonts w:hint="default"/>
        <w:lang w:val="en-US" w:eastAsia="en-US" w:bidi="ar-SA"/>
      </w:rPr>
    </w:lvl>
    <w:lvl w:ilvl="8">
      <w:numFmt w:val="bullet"/>
      <w:lvlText w:val="•"/>
      <w:lvlJc w:val="left"/>
      <w:pPr>
        <w:ind w:left="7711" w:hanging="850"/>
      </w:pPr>
      <w:rPr>
        <w:rFonts w:hint="default"/>
        <w:lang w:val="en-US" w:eastAsia="en-US" w:bidi="ar-SA"/>
      </w:rPr>
    </w:lvl>
  </w:abstractNum>
  <w:abstractNum w:abstractNumId="14" w15:restartNumberingAfterBreak="0">
    <w:nsid w:val="625A5C24"/>
    <w:multiLevelType w:val="hybridMultilevel"/>
    <w:tmpl w:val="1E74C5B4"/>
    <w:lvl w:ilvl="0" w:tplc="1B946D24">
      <w:start w:val="1"/>
      <w:numFmt w:val="decimal"/>
      <w:lvlText w:val="%1)"/>
      <w:lvlJc w:val="left"/>
      <w:pPr>
        <w:ind w:left="615" w:hanging="277"/>
      </w:pPr>
      <w:rPr>
        <w:rFonts w:ascii="Palatino Linotype" w:eastAsia="Palatino Linotype" w:hAnsi="Palatino Linotype" w:cs="Palatino Linotype" w:hint="default"/>
        <w:b w:val="0"/>
        <w:bCs w:val="0"/>
        <w:i w:val="0"/>
        <w:iCs w:val="0"/>
        <w:spacing w:val="0"/>
        <w:w w:val="106"/>
        <w:sz w:val="20"/>
        <w:szCs w:val="20"/>
        <w:lang w:val="en-US" w:eastAsia="en-US" w:bidi="ar-SA"/>
      </w:rPr>
    </w:lvl>
    <w:lvl w:ilvl="1" w:tplc="7AF23B02">
      <w:numFmt w:val="bullet"/>
      <w:lvlText w:val="•"/>
      <w:lvlJc w:val="left"/>
      <w:pPr>
        <w:ind w:left="1542" w:hanging="277"/>
      </w:pPr>
      <w:rPr>
        <w:rFonts w:hint="default"/>
        <w:lang w:val="en-US" w:eastAsia="en-US" w:bidi="ar-SA"/>
      </w:rPr>
    </w:lvl>
    <w:lvl w:ilvl="2" w:tplc="2F3C64E4">
      <w:numFmt w:val="bullet"/>
      <w:lvlText w:val="•"/>
      <w:lvlJc w:val="left"/>
      <w:pPr>
        <w:ind w:left="2464" w:hanging="277"/>
      </w:pPr>
      <w:rPr>
        <w:rFonts w:hint="default"/>
        <w:lang w:val="en-US" w:eastAsia="en-US" w:bidi="ar-SA"/>
      </w:rPr>
    </w:lvl>
    <w:lvl w:ilvl="3" w:tplc="0A76BE06">
      <w:numFmt w:val="bullet"/>
      <w:lvlText w:val="•"/>
      <w:lvlJc w:val="left"/>
      <w:pPr>
        <w:ind w:left="3386" w:hanging="277"/>
      </w:pPr>
      <w:rPr>
        <w:rFonts w:hint="default"/>
        <w:lang w:val="en-US" w:eastAsia="en-US" w:bidi="ar-SA"/>
      </w:rPr>
    </w:lvl>
    <w:lvl w:ilvl="4" w:tplc="8FCC02F4">
      <w:numFmt w:val="bullet"/>
      <w:lvlText w:val="•"/>
      <w:lvlJc w:val="left"/>
      <w:pPr>
        <w:ind w:left="4308" w:hanging="277"/>
      </w:pPr>
      <w:rPr>
        <w:rFonts w:hint="default"/>
        <w:lang w:val="en-US" w:eastAsia="en-US" w:bidi="ar-SA"/>
      </w:rPr>
    </w:lvl>
    <w:lvl w:ilvl="5" w:tplc="CD306332">
      <w:numFmt w:val="bullet"/>
      <w:lvlText w:val="•"/>
      <w:lvlJc w:val="left"/>
      <w:pPr>
        <w:ind w:left="5230" w:hanging="277"/>
      </w:pPr>
      <w:rPr>
        <w:rFonts w:hint="default"/>
        <w:lang w:val="en-US" w:eastAsia="en-US" w:bidi="ar-SA"/>
      </w:rPr>
    </w:lvl>
    <w:lvl w:ilvl="6" w:tplc="D62E4D8A">
      <w:numFmt w:val="bullet"/>
      <w:lvlText w:val="•"/>
      <w:lvlJc w:val="left"/>
      <w:pPr>
        <w:ind w:left="6152" w:hanging="277"/>
      </w:pPr>
      <w:rPr>
        <w:rFonts w:hint="default"/>
        <w:lang w:val="en-US" w:eastAsia="en-US" w:bidi="ar-SA"/>
      </w:rPr>
    </w:lvl>
    <w:lvl w:ilvl="7" w:tplc="0146205E">
      <w:numFmt w:val="bullet"/>
      <w:lvlText w:val="•"/>
      <w:lvlJc w:val="left"/>
      <w:pPr>
        <w:ind w:left="7074" w:hanging="277"/>
      </w:pPr>
      <w:rPr>
        <w:rFonts w:hint="default"/>
        <w:lang w:val="en-US" w:eastAsia="en-US" w:bidi="ar-SA"/>
      </w:rPr>
    </w:lvl>
    <w:lvl w:ilvl="8" w:tplc="FEACA102">
      <w:numFmt w:val="bullet"/>
      <w:lvlText w:val="•"/>
      <w:lvlJc w:val="left"/>
      <w:pPr>
        <w:ind w:left="7996" w:hanging="277"/>
      </w:pPr>
      <w:rPr>
        <w:rFonts w:hint="default"/>
        <w:lang w:val="en-US" w:eastAsia="en-US" w:bidi="ar-SA"/>
      </w:rPr>
    </w:lvl>
  </w:abstractNum>
  <w:abstractNum w:abstractNumId="15" w15:restartNumberingAfterBreak="0">
    <w:nsid w:val="64E44D0A"/>
    <w:multiLevelType w:val="multilevel"/>
    <w:tmpl w:val="5DC00098"/>
    <w:lvl w:ilvl="0">
      <w:start w:val="3"/>
      <w:numFmt w:val="decimal"/>
      <w:lvlText w:val="%1"/>
      <w:lvlJc w:val="left"/>
      <w:pPr>
        <w:ind w:left="817" w:hanging="700"/>
      </w:pPr>
      <w:rPr>
        <w:rFonts w:hint="default"/>
        <w:lang w:val="en-US" w:eastAsia="en-US" w:bidi="ar-SA"/>
      </w:rPr>
    </w:lvl>
    <w:lvl w:ilvl="1">
      <w:start w:val="1"/>
      <w:numFmt w:val="decimal"/>
      <w:lvlText w:val="%1.%2"/>
      <w:lvlJc w:val="left"/>
      <w:pPr>
        <w:ind w:left="817" w:hanging="700"/>
      </w:pPr>
      <w:rPr>
        <w:rFonts w:ascii="Palatino Linotype" w:eastAsia="Palatino Linotype" w:hAnsi="Palatino Linotype" w:cs="Palatino Linotype" w:hint="default"/>
        <w:b/>
        <w:bCs/>
        <w:i w:val="0"/>
        <w:iCs w:val="0"/>
        <w:spacing w:val="0"/>
        <w:w w:val="117"/>
        <w:sz w:val="28"/>
        <w:szCs w:val="28"/>
        <w:lang w:val="en-US" w:eastAsia="en-US" w:bidi="ar-SA"/>
      </w:rPr>
    </w:lvl>
    <w:lvl w:ilvl="2">
      <w:start w:val="1"/>
      <w:numFmt w:val="decimal"/>
      <w:lvlText w:val="%1.%2.%3"/>
      <w:lvlJc w:val="left"/>
      <w:pPr>
        <w:ind w:left="909" w:hanging="793"/>
      </w:pPr>
      <w:rPr>
        <w:rFonts w:ascii="Palatino Linotype" w:eastAsia="Palatino Linotype" w:hAnsi="Palatino Linotype" w:cs="Palatino Linotype" w:hint="default"/>
        <w:b/>
        <w:bCs/>
        <w:i w:val="0"/>
        <w:iCs w:val="0"/>
        <w:spacing w:val="0"/>
        <w:w w:val="115"/>
        <w:sz w:val="24"/>
        <w:szCs w:val="24"/>
        <w:lang w:val="en-US" w:eastAsia="en-US" w:bidi="ar-SA"/>
      </w:rPr>
    </w:lvl>
    <w:lvl w:ilvl="3">
      <w:start w:val="1"/>
      <w:numFmt w:val="decimal"/>
      <w:lvlText w:val="%4."/>
      <w:lvlJc w:val="left"/>
      <w:pPr>
        <w:ind w:left="615" w:hanging="255"/>
      </w:pPr>
      <w:rPr>
        <w:rFonts w:ascii="Palatino Linotype" w:eastAsia="Palatino Linotype" w:hAnsi="Palatino Linotype" w:cs="Palatino Linotype" w:hint="default"/>
        <w:b w:val="0"/>
        <w:bCs w:val="0"/>
        <w:i w:val="0"/>
        <w:iCs w:val="0"/>
        <w:spacing w:val="0"/>
        <w:w w:val="103"/>
        <w:sz w:val="20"/>
        <w:szCs w:val="20"/>
        <w:lang w:val="en-US" w:eastAsia="en-US" w:bidi="ar-SA"/>
      </w:rPr>
    </w:lvl>
    <w:lvl w:ilvl="4">
      <w:numFmt w:val="bullet"/>
      <w:lvlText w:val="•"/>
      <w:lvlJc w:val="left"/>
      <w:pPr>
        <w:ind w:left="1100" w:hanging="255"/>
      </w:pPr>
      <w:rPr>
        <w:rFonts w:hint="default"/>
        <w:lang w:val="en-US" w:eastAsia="en-US" w:bidi="ar-SA"/>
      </w:rPr>
    </w:lvl>
    <w:lvl w:ilvl="5">
      <w:numFmt w:val="bullet"/>
      <w:lvlText w:val="•"/>
      <w:lvlJc w:val="left"/>
      <w:pPr>
        <w:ind w:left="1201" w:hanging="255"/>
      </w:pPr>
      <w:rPr>
        <w:rFonts w:hint="default"/>
        <w:lang w:val="en-US" w:eastAsia="en-US" w:bidi="ar-SA"/>
      </w:rPr>
    </w:lvl>
    <w:lvl w:ilvl="6">
      <w:numFmt w:val="bullet"/>
      <w:lvlText w:val="•"/>
      <w:lvlJc w:val="left"/>
      <w:pPr>
        <w:ind w:left="1301" w:hanging="255"/>
      </w:pPr>
      <w:rPr>
        <w:rFonts w:hint="default"/>
        <w:lang w:val="en-US" w:eastAsia="en-US" w:bidi="ar-SA"/>
      </w:rPr>
    </w:lvl>
    <w:lvl w:ilvl="7">
      <w:numFmt w:val="bullet"/>
      <w:lvlText w:val="•"/>
      <w:lvlJc w:val="left"/>
      <w:pPr>
        <w:ind w:left="1401" w:hanging="255"/>
      </w:pPr>
      <w:rPr>
        <w:rFonts w:hint="default"/>
        <w:lang w:val="en-US" w:eastAsia="en-US" w:bidi="ar-SA"/>
      </w:rPr>
    </w:lvl>
    <w:lvl w:ilvl="8">
      <w:numFmt w:val="bullet"/>
      <w:lvlText w:val="•"/>
      <w:lvlJc w:val="left"/>
      <w:pPr>
        <w:ind w:left="1502" w:hanging="255"/>
      </w:pPr>
      <w:rPr>
        <w:rFonts w:hint="default"/>
        <w:lang w:val="en-US" w:eastAsia="en-US" w:bidi="ar-SA"/>
      </w:rPr>
    </w:lvl>
  </w:abstractNum>
  <w:abstractNum w:abstractNumId="16" w15:restartNumberingAfterBreak="0">
    <w:nsid w:val="66727C54"/>
    <w:multiLevelType w:val="multilevel"/>
    <w:tmpl w:val="0F74533C"/>
    <w:lvl w:ilvl="0">
      <w:start w:val="2"/>
      <w:numFmt w:val="decimal"/>
      <w:lvlText w:val="%1"/>
      <w:lvlJc w:val="left"/>
      <w:pPr>
        <w:ind w:left="817" w:hanging="700"/>
      </w:pPr>
      <w:rPr>
        <w:rFonts w:hint="default"/>
        <w:lang w:val="en-US" w:eastAsia="en-US" w:bidi="ar-SA"/>
      </w:rPr>
    </w:lvl>
    <w:lvl w:ilvl="1">
      <w:start w:val="1"/>
      <w:numFmt w:val="decimal"/>
      <w:lvlText w:val="%1.%2"/>
      <w:lvlJc w:val="left"/>
      <w:pPr>
        <w:ind w:left="817" w:hanging="700"/>
      </w:pPr>
      <w:rPr>
        <w:rFonts w:ascii="Palatino Linotype" w:eastAsia="Palatino Linotype" w:hAnsi="Palatino Linotype" w:cs="Palatino Linotype" w:hint="default"/>
        <w:b/>
        <w:bCs/>
        <w:i w:val="0"/>
        <w:iCs w:val="0"/>
        <w:spacing w:val="0"/>
        <w:w w:val="117"/>
        <w:sz w:val="28"/>
        <w:szCs w:val="28"/>
        <w:lang w:val="en-US" w:eastAsia="en-US" w:bidi="ar-SA"/>
      </w:rPr>
    </w:lvl>
    <w:lvl w:ilvl="2">
      <w:numFmt w:val="bullet"/>
      <w:lvlText w:val="•"/>
      <w:lvlJc w:val="left"/>
      <w:pPr>
        <w:ind w:left="2624" w:hanging="700"/>
      </w:pPr>
      <w:rPr>
        <w:rFonts w:hint="default"/>
        <w:lang w:val="en-US" w:eastAsia="en-US" w:bidi="ar-SA"/>
      </w:rPr>
    </w:lvl>
    <w:lvl w:ilvl="3">
      <w:numFmt w:val="bullet"/>
      <w:lvlText w:val="•"/>
      <w:lvlJc w:val="left"/>
      <w:pPr>
        <w:ind w:left="3526" w:hanging="700"/>
      </w:pPr>
      <w:rPr>
        <w:rFonts w:hint="default"/>
        <w:lang w:val="en-US" w:eastAsia="en-US" w:bidi="ar-SA"/>
      </w:rPr>
    </w:lvl>
    <w:lvl w:ilvl="4">
      <w:numFmt w:val="bullet"/>
      <w:lvlText w:val="•"/>
      <w:lvlJc w:val="left"/>
      <w:pPr>
        <w:ind w:left="4428" w:hanging="700"/>
      </w:pPr>
      <w:rPr>
        <w:rFonts w:hint="default"/>
        <w:lang w:val="en-US" w:eastAsia="en-US" w:bidi="ar-SA"/>
      </w:rPr>
    </w:lvl>
    <w:lvl w:ilvl="5">
      <w:numFmt w:val="bullet"/>
      <w:lvlText w:val="•"/>
      <w:lvlJc w:val="left"/>
      <w:pPr>
        <w:ind w:left="5330" w:hanging="700"/>
      </w:pPr>
      <w:rPr>
        <w:rFonts w:hint="default"/>
        <w:lang w:val="en-US" w:eastAsia="en-US" w:bidi="ar-SA"/>
      </w:rPr>
    </w:lvl>
    <w:lvl w:ilvl="6">
      <w:numFmt w:val="bullet"/>
      <w:lvlText w:val="•"/>
      <w:lvlJc w:val="left"/>
      <w:pPr>
        <w:ind w:left="6232" w:hanging="700"/>
      </w:pPr>
      <w:rPr>
        <w:rFonts w:hint="default"/>
        <w:lang w:val="en-US" w:eastAsia="en-US" w:bidi="ar-SA"/>
      </w:rPr>
    </w:lvl>
    <w:lvl w:ilvl="7">
      <w:numFmt w:val="bullet"/>
      <w:lvlText w:val="•"/>
      <w:lvlJc w:val="left"/>
      <w:pPr>
        <w:ind w:left="7134" w:hanging="700"/>
      </w:pPr>
      <w:rPr>
        <w:rFonts w:hint="default"/>
        <w:lang w:val="en-US" w:eastAsia="en-US" w:bidi="ar-SA"/>
      </w:rPr>
    </w:lvl>
    <w:lvl w:ilvl="8">
      <w:numFmt w:val="bullet"/>
      <w:lvlText w:val="•"/>
      <w:lvlJc w:val="left"/>
      <w:pPr>
        <w:ind w:left="8036" w:hanging="700"/>
      </w:pPr>
      <w:rPr>
        <w:rFonts w:hint="default"/>
        <w:lang w:val="en-US" w:eastAsia="en-US" w:bidi="ar-SA"/>
      </w:rPr>
    </w:lvl>
  </w:abstractNum>
  <w:abstractNum w:abstractNumId="17" w15:restartNumberingAfterBreak="0">
    <w:nsid w:val="73461965"/>
    <w:multiLevelType w:val="multilevel"/>
    <w:tmpl w:val="00806B14"/>
    <w:lvl w:ilvl="0">
      <w:start w:val="1"/>
      <w:numFmt w:val="decimal"/>
      <w:lvlText w:val="%1"/>
      <w:lvlJc w:val="left"/>
      <w:pPr>
        <w:ind w:left="416" w:hanging="299"/>
      </w:pPr>
      <w:rPr>
        <w:rFonts w:ascii="Palatino Linotype" w:eastAsia="Palatino Linotype" w:hAnsi="Palatino Linotype" w:cs="Palatino Linotype" w:hint="default"/>
        <w:b/>
        <w:bCs/>
        <w:i w:val="0"/>
        <w:iCs w:val="0"/>
        <w:color w:val="7F0000"/>
        <w:spacing w:val="0"/>
        <w:w w:val="114"/>
        <w:sz w:val="20"/>
        <w:szCs w:val="20"/>
        <w:lang w:val="en-US" w:eastAsia="en-US" w:bidi="ar-SA"/>
      </w:rPr>
    </w:lvl>
    <w:lvl w:ilvl="1">
      <w:start w:val="1"/>
      <w:numFmt w:val="decimal"/>
      <w:lvlText w:val="%1.%2"/>
      <w:lvlJc w:val="left"/>
      <w:pPr>
        <w:ind w:left="874" w:hanging="459"/>
      </w:pPr>
      <w:rPr>
        <w:rFonts w:ascii="Palatino Linotype" w:eastAsia="Palatino Linotype" w:hAnsi="Palatino Linotype" w:cs="Palatino Linotype" w:hint="default"/>
        <w:b w:val="0"/>
        <w:bCs w:val="0"/>
        <w:i w:val="0"/>
        <w:iCs w:val="0"/>
        <w:color w:val="7F0000"/>
        <w:spacing w:val="0"/>
        <w:w w:val="101"/>
        <w:sz w:val="20"/>
        <w:szCs w:val="20"/>
        <w:lang w:val="en-US" w:eastAsia="en-US" w:bidi="ar-SA"/>
      </w:rPr>
    </w:lvl>
    <w:lvl w:ilvl="2">
      <w:start w:val="1"/>
      <w:numFmt w:val="decimal"/>
      <w:lvlText w:val="%1.%2.%3"/>
      <w:lvlJc w:val="left"/>
      <w:pPr>
        <w:ind w:left="1512" w:hanging="638"/>
      </w:pPr>
      <w:rPr>
        <w:rFonts w:ascii="Palatino Linotype" w:eastAsia="Palatino Linotype" w:hAnsi="Palatino Linotype" w:cs="Palatino Linotype" w:hint="default"/>
        <w:b w:val="0"/>
        <w:bCs w:val="0"/>
        <w:i w:val="0"/>
        <w:iCs w:val="0"/>
        <w:color w:val="7F0000"/>
        <w:spacing w:val="0"/>
        <w:w w:val="102"/>
        <w:sz w:val="20"/>
        <w:szCs w:val="20"/>
        <w:lang w:val="en-US" w:eastAsia="en-US" w:bidi="ar-SA"/>
      </w:rPr>
    </w:lvl>
    <w:lvl w:ilvl="3">
      <w:numFmt w:val="bullet"/>
      <w:lvlText w:val="•"/>
      <w:lvlJc w:val="left"/>
      <w:pPr>
        <w:ind w:left="2560" w:hanging="638"/>
      </w:pPr>
      <w:rPr>
        <w:rFonts w:hint="default"/>
        <w:lang w:val="en-US" w:eastAsia="en-US" w:bidi="ar-SA"/>
      </w:rPr>
    </w:lvl>
    <w:lvl w:ilvl="4">
      <w:numFmt w:val="bullet"/>
      <w:lvlText w:val="•"/>
      <w:lvlJc w:val="left"/>
      <w:pPr>
        <w:ind w:left="3600" w:hanging="638"/>
      </w:pPr>
      <w:rPr>
        <w:rFonts w:hint="default"/>
        <w:lang w:val="en-US" w:eastAsia="en-US" w:bidi="ar-SA"/>
      </w:rPr>
    </w:lvl>
    <w:lvl w:ilvl="5">
      <w:numFmt w:val="bullet"/>
      <w:lvlText w:val="•"/>
      <w:lvlJc w:val="left"/>
      <w:pPr>
        <w:ind w:left="4640" w:hanging="638"/>
      </w:pPr>
      <w:rPr>
        <w:rFonts w:hint="default"/>
        <w:lang w:val="en-US" w:eastAsia="en-US" w:bidi="ar-SA"/>
      </w:rPr>
    </w:lvl>
    <w:lvl w:ilvl="6">
      <w:numFmt w:val="bullet"/>
      <w:lvlText w:val="•"/>
      <w:lvlJc w:val="left"/>
      <w:pPr>
        <w:ind w:left="5680" w:hanging="638"/>
      </w:pPr>
      <w:rPr>
        <w:rFonts w:hint="default"/>
        <w:lang w:val="en-US" w:eastAsia="en-US" w:bidi="ar-SA"/>
      </w:rPr>
    </w:lvl>
    <w:lvl w:ilvl="7">
      <w:numFmt w:val="bullet"/>
      <w:lvlText w:val="•"/>
      <w:lvlJc w:val="left"/>
      <w:pPr>
        <w:ind w:left="6720" w:hanging="638"/>
      </w:pPr>
      <w:rPr>
        <w:rFonts w:hint="default"/>
        <w:lang w:val="en-US" w:eastAsia="en-US" w:bidi="ar-SA"/>
      </w:rPr>
    </w:lvl>
    <w:lvl w:ilvl="8">
      <w:numFmt w:val="bullet"/>
      <w:lvlText w:val="•"/>
      <w:lvlJc w:val="left"/>
      <w:pPr>
        <w:ind w:left="7760" w:hanging="638"/>
      </w:pPr>
      <w:rPr>
        <w:rFonts w:hint="default"/>
        <w:lang w:val="en-US" w:eastAsia="en-US" w:bidi="ar-SA"/>
      </w:rPr>
    </w:lvl>
  </w:abstractNum>
  <w:abstractNum w:abstractNumId="18" w15:restartNumberingAfterBreak="0">
    <w:nsid w:val="78CF6876"/>
    <w:multiLevelType w:val="multilevel"/>
    <w:tmpl w:val="AD9A9866"/>
    <w:lvl w:ilvl="0">
      <w:start w:val="1"/>
      <w:numFmt w:val="decimal"/>
      <w:lvlText w:val="%1"/>
      <w:lvlJc w:val="left"/>
      <w:pPr>
        <w:ind w:left="817" w:hanging="700"/>
      </w:pPr>
      <w:rPr>
        <w:rFonts w:hint="default"/>
        <w:lang w:val="en-US" w:eastAsia="en-US" w:bidi="ar-SA"/>
      </w:rPr>
    </w:lvl>
    <w:lvl w:ilvl="1">
      <w:start w:val="1"/>
      <w:numFmt w:val="decimal"/>
      <w:lvlText w:val="%1.%2"/>
      <w:lvlJc w:val="left"/>
      <w:pPr>
        <w:ind w:left="817" w:hanging="700"/>
      </w:pPr>
      <w:rPr>
        <w:rFonts w:ascii="Palatino Linotype" w:eastAsia="Palatino Linotype" w:hAnsi="Palatino Linotype" w:cs="Palatino Linotype" w:hint="default"/>
        <w:b/>
        <w:bCs/>
        <w:i w:val="0"/>
        <w:iCs w:val="0"/>
        <w:spacing w:val="0"/>
        <w:w w:val="117"/>
        <w:sz w:val="28"/>
        <w:szCs w:val="28"/>
        <w:lang w:val="en-US" w:eastAsia="en-US" w:bidi="ar-SA"/>
      </w:rPr>
    </w:lvl>
    <w:lvl w:ilvl="2">
      <w:start w:val="1"/>
      <w:numFmt w:val="decimal"/>
      <w:lvlText w:val="%3."/>
      <w:lvlJc w:val="left"/>
      <w:pPr>
        <w:ind w:left="615" w:hanging="255"/>
      </w:pPr>
      <w:rPr>
        <w:rFonts w:ascii="Palatino Linotype" w:eastAsia="Palatino Linotype" w:hAnsi="Palatino Linotype" w:cs="Palatino Linotype" w:hint="default"/>
        <w:b w:val="0"/>
        <w:bCs w:val="0"/>
        <w:i w:val="0"/>
        <w:iCs w:val="0"/>
        <w:spacing w:val="0"/>
        <w:w w:val="103"/>
        <w:sz w:val="20"/>
        <w:szCs w:val="20"/>
        <w:lang w:val="en-US" w:eastAsia="en-US" w:bidi="ar-SA"/>
      </w:rPr>
    </w:lvl>
    <w:lvl w:ilvl="3">
      <w:numFmt w:val="bullet"/>
      <w:lvlText w:val="•"/>
      <w:lvlJc w:val="left"/>
      <w:pPr>
        <w:ind w:left="2824" w:hanging="255"/>
      </w:pPr>
      <w:rPr>
        <w:rFonts w:hint="default"/>
        <w:lang w:val="en-US" w:eastAsia="en-US" w:bidi="ar-SA"/>
      </w:rPr>
    </w:lvl>
    <w:lvl w:ilvl="4">
      <w:numFmt w:val="bullet"/>
      <w:lvlText w:val="•"/>
      <w:lvlJc w:val="left"/>
      <w:pPr>
        <w:ind w:left="3826" w:hanging="255"/>
      </w:pPr>
      <w:rPr>
        <w:rFonts w:hint="default"/>
        <w:lang w:val="en-US" w:eastAsia="en-US" w:bidi="ar-SA"/>
      </w:rPr>
    </w:lvl>
    <w:lvl w:ilvl="5">
      <w:numFmt w:val="bullet"/>
      <w:lvlText w:val="•"/>
      <w:lvlJc w:val="left"/>
      <w:pPr>
        <w:ind w:left="4828" w:hanging="255"/>
      </w:pPr>
      <w:rPr>
        <w:rFonts w:hint="default"/>
        <w:lang w:val="en-US" w:eastAsia="en-US" w:bidi="ar-SA"/>
      </w:rPr>
    </w:lvl>
    <w:lvl w:ilvl="6">
      <w:numFmt w:val="bullet"/>
      <w:lvlText w:val="•"/>
      <w:lvlJc w:val="left"/>
      <w:pPr>
        <w:ind w:left="5831" w:hanging="255"/>
      </w:pPr>
      <w:rPr>
        <w:rFonts w:hint="default"/>
        <w:lang w:val="en-US" w:eastAsia="en-US" w:bidi="ar-SA"/>
      </w:rPr>
    </w:lvl>
    <w:lvl w:ilvl="7">
      <w:numFmt w:val="bullet"/>
      <w:lvlText w:val="•"/>
      <w:lvlJc w:val="left"/>
      <w:pPr>
        <w:ind w:left="6833" w:hanging="255"/>
      </w:pPr>
      <w:rPr>
        <w:rFonts w:hint="default"/>
        <w:lang w:val="en-US" w:eastAsia="en-US" w:bidi="ar-SA"/>
      </w:rPr>
    </w:lvl>
    <w:lvl w:ilvl="8">
      <w:numFmt w:val="bullet"/>
      <w:lvlText w:val="•"/>
      <w:lvlJc w:val="left"/>
      <w:pPr>
        <w:ind w:left="7835" w:hanging="255"/>
      </w:pPr>
      <w:rPr>
        <w:rFonts w:hint="default"/>
        <w:lang w:val="en-US" w:eastAsia="en-US" w:bidi="ar-SA"/>
      </w:rPr>
    </w:lvl>
  </w:abstractNum>
  <w:abstractNum w:abstractNumId="19" w15:restartNumberingAfterBreak="0">
    <w:nsid w:val="7CA64826"/>
    <w:multiLevelType w:val="hybridMultilevel"/>
    <w:tmpl w:val="5DDE8A00"/>
    <w:lvl w:ilvl="0" w:tplc="C61EF862">
      <w:numFmt w:val="bullet"/>
      <w:lvlText w:val="•"/>
      <w:lvlJc w:val="left"/>
      <w:pPr>
        <w:ind w:left="615" w:hanging="255"/>
      </w:pPr>
      <w:rPr>
        <w:rFonts w:ascii="Palatino Linotype" w:eastAsia="Palatino Linotype" w:hAnsi="Palatino Linotype" w:cs="Palatino Linotype" w:hint="default"/>
        <w:b w:val="0"/>
        <w:bCs w:val="0"/>
        <w:i w:val="0"/>
        <w:iCs w:val="0"/>
        <w:spacing w:val="0"/>
        <w:w w:val="127"/>
        <w:sz w:val="20"/>
        <w:szCs w:val="20"/>
        <w:lang w:val="en-US" w:eastAsia="en-US" w:bidi="ar-SA"/>
      </w:rPr>
    </w:lvl>
    <w:lvl w:ilvl="1" w:tplc="6EF04C8A">
      <w:numFmt w:val="bullet"/>
      <w:lvlText w:val="•"/>
      <w:lvlJc w:val="left"/>
      <w:pPr>
        <w:ind w:left="1542" w:hanging="255"/>
      </w:pPr>
      <w:rPr>
        <w:rFonts w:hint="default"/>
        <w:lang w:val="en-US" w:eastAsia="en-US" w:bidi="ar-SA"/>
      </w:rPr>
    </w:lvl>
    <w:lvl w:ilvl="2" w:tplc="D550DC8E">
      <w:numFmt w:val="bullet"/>
      <w:lvlText w:val="•"/>
      <w:lvlJc w:val="left"/>
      <w:pPr>
        <w:ind w:left="2464" w:hanging="255"/>
      </w:pPr>
      <w:rPr>
        <w:rFonts w:hint="default"/>
        <w:lang w:val="en-US" w:eastAsia="en-US" w:bidi="ar-SA"/>
      </w:rPr>
    </w:lvl>
    <w:lvl w:ilvl="3" w:tplc="B7F6DD70">
      <w:numFmt w:val="bullet"/>
      <w:lvlText w:val="•"/>
      <w:lvlJc w:val="left"/>
      <w:pPr>
        <w:ind w:left="3386" w:hanging="255"/>
      </w:pPr>
      <w:rPr>
        <w:rFonts w:hint="default"/>
        <w:lang w:val="en-US" w:eastAsia="en-US" w:bidi="ar-SA"/>
      </w:rPr>
    </w:lvl>
    <w:lvl w:ilvl="4" w:tplc="91C46F6A">
      <w:numFmt w:val="bullet"/>
      <w:lvlText w:val="•"/>
      <w:lvlJc w:val="left"/>
      <w:pPr>
        <w:ind w:left="4308" w:hanging="255"/>
      </w:pPr>
      <w:rPr>
        <w:rFonts w:hint="default"/>
        <w:lang w:val="en-US" w:eastAsia="en-US" w:bidi="ar-SA"/>
      </w:rPr>
    </w:lvl>
    <w:lvl w:ilvl="5" w:tplc="A6FC8B2C">
      <w:numFmt w:val="bullet"/>
      <w:lvlText w:val="•"/>
      <w:lvlJc w:val="left"/>
      <w:pPr>
        <w:ind w:left="5230" w:hanging="255"/>
      </w:pPr>
      <w:rPr>
        <w:rFonts w:hint="default"/>
        <w:lang w:val="en-US" w:eastAsia="en-US" w:bidi="ar-SA"/>
      </w:rPr>
    </w:lvl>
    <w:lvl w:ilvl="6" w:tplc="7F4AB950">
      <w:numFmt w:val="bullet"/>
      <w:lvlText w:val="•"/>
      <w:lvlJc w:val="left"/>
      <w:pPr>
        <w:ind w:left="6152" w:hanging="255"/>
      </w:pPr>
      <w:rPr>
        <w:rFonts w:hint="default"/>
        <w:lang w:val="en-US" w:eastAsia="en-US" w:bidi="ar-SA"/>
      </w:rPr>
    </w:lvl>
    <w:lvl w:ilvl="7" w:tplc="E250CD80">
      <w:numFmt w:val="bullet"/>
      <w:lvlText w:val="•"/>
      <w:lvlJc w:val="left"/>
      <w:pPr>
        <w:ind w:left="7074" w:hanging="255"/>
      </w:pPr>
      <w:rPr>
        <w:rFonts w:hint="default"/>
        <w:lang w:val="en-US" w:eastAsia="en-US" w:bidi="ar-SA"/>
      </w:rPr>
    </w:lvl>
    <w:lvl w:ilvl="8" w:tplc="4A1463EA">
      <w:numFmt w:val="bullet"/>
      <w:lvlText w:val="•"/>
      <w:lvlJc w:val="left"/>
      <w:pPr>
        <w:ind w:left="7996" w:hanging="255"/>
      </w:pPr>
      <w:rPr>
        <w:rFonts w:hint="default"/>
        <w:lang w:val="en-US" w:eastAsia="en-US" w:bidi="ar-SA"/>
      </w:rPr>
    </w:lvl>
  </w:abstractNum>
  <w:num w:numId="1" w16cid:durableId="710570945">
    <w:abstractNumId w:val="1"/>
  </w:num>
  <w:num w:numId="2" w16cid:durableId="525488799">
    <w:abstractNumId w:val="12"/>
  </w:num>
  <w:num w:numId="3" w16cid:durableId="1247105956">
    <w:abstractNumId w:val="2"/>
  </w:num>
  <w:num w:numId="4" w16cid:durableId="1190682053">
    <w:abstractNumId w:val="8"/>
  </w:num>
  <w:num w:numId="5" w16cid:durableId="1246572073">
    <w:abstractNumId w:val="10"/>
  </w:num>
  <w:num w:numId="6" w16cid:durableId="1047608208">
    <w:abstractNumId w:val="11"/>
  </w:num>
  <w:num w:numId="7" w16cid:durableId="1521311251">
    <w:abstractNumId w:val="5"/>
  </w:num>
  <w:num w:numId="8" w16cid:durableId="1582061235">
    <w:abstractNumId w:val="13"/>
  </w:num>
  <w:num w:numId="9" w16cid:durableId="23791345">
    <w:abstractNumId w:val="4"/>
  </w:num>
  <w:num w:numId="10" w16cid:durableId="1154680129">
    <w:abstractNumId w:val="9"/>
  </w:num>
  <w:num w:numId="11" w16cid:durableId="1026323087">
    <w:abstractNumId w:val="19"/>
  </w:num>
  <w:num w:numId="12" w16cid:durableId="1109817162">
    <w:abstractNumId w:val="0"/>
  </w:num>
  <w:num w:numId="13" w16cid:durableId="906695420">
    <w:abstractNumId w:val="15"/>
  </w:num>
  <w:num w:numId="14" w16cid:durableId="206064544">
    <w:abstractNumId w:val="16"/>
  </w:num>
  <w:num w:numId="15" w16cid:durableId="817065313">
    <w:abstractNumId w:val="7"/>
  </w:num>
  <w:num w:numId="16" w16cid:durableId="304044240">
    <w:abstractNumId w:val="6"/>
  </w:num>
  <w:num w:numId="17" w16cid:durableId="255794631">
    <w:abstractNumId w:val="14"/>
  </w:num>
  <w:num w:numId="18" w16cid:durableId="381487786">
    <w:abstractNumId w:val="18"/>
  </w:num>
  <w:num w:numId="19" w16cid:durableId="1300650935">
    <w:abstractNumId w:val="3"/>
  </w:num>
  <w:num w:numId="20" w16cid:durableId="1076171486">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Giangregorio">
    <w15:presenceInfo w15:providerId="AD" w15:userId="S::lgiangregorio@os.uniroma3.it::dda046dc-3df0-4273-8150-a09635c8e43a"/>
  </w15:person>
  <w15:person w15:author="Francesca Subioli">
    <w15:presenceInfo w15:providerId="AD" w15:userId="S::fsubioli@os.uniroma3.it::3c79244c-f5e5-4842-a3c1-c8b93d57002f"/>
  </w15:person>
  <w15:person w15:author="Francesca Subioli [2]">
    <w15:presenceInfo w15:providerId="Windows Live" w15:userId="096ec6dc6e4d62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hyphenationZone w:val="283"/>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20CF6"/>
    <w:rsid w:val="00067953"/>
    <w:rsid w:val="000A0C27"/>
    <w:rsid w:val="000F7FDF"/>
    <w:rsid w:val="00395AA2"/>
    <w:rsid w:val="003A075B"/>
    <w:rsid w:val="003D5C14"/>
    <w:rsid w:val="00620CF6"/>
    <w:rsid w:val="00644A60"/>
    <w:rsid w:val="00654786"/>
    <w:rsid w:val="00745353"/>
    <w:rsid w:val="00752C82"/>
    <w:rsid w:val="007F7D07"/>
    <w:rsid w:val="0081563E"/>
    <w:rsid w:val="008639E6"/>
    <w:rsid w:val="00877B21"/>
    <w:rsid w:val="008A412D"/>
    <w:rsid w:val="008A5DE9"/>
    <w:rsid w:val="008B7AF7"/>
    <w:rsid w:val="008E79FC"/>
    <w:rsid w:val="009E4A40"/>
    <w:rsid w:val="00AD5ACA"/>
    <w:rsid w:val="00BF0577"/>
    <w:rsid w:val="00C7323D"/>
    <w:rsid w:val="00D60468"/>
    <w:rsid w:val="00D71D2A"/>
    <w:rsid w:val="00D862FE"/>
    <w:rsid w:val="00E87043"/>
    <w:rsid w:val="00F335D1"/>
    <w:rsid w:val="00F431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D7D3"/>
  <w15:docId w15:val="{6A285808-6FE7-49C2-B3DA-B35310CF7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ind w:left="117"/>
      <w:outlineLvl w:val="0"/>
    </w:pPr>
    <w:rPr>
      <w:b/>
      <w:bCs/>
      <w:sz w:val="49"/>
      <w:szCs w:val="49"/>
    </w:rPr>
  </w:style>
  <w:style w:type="paragraph" w:styleId="Heading2">
    <w:name w:val="heading 2"/>
    <w:basedOn w:val="Normal"/>
    <w:uiPriority w:val="9"/>
    <w:unhideWhenUsed/>
    <w:qFormat/>
    <w:pPr>
      <w:ind w:left="817" w:hanging="700"/>
      <w:outlineLvl w:val="1"/>
    </w:pPr>
    <w:rPr>
      <w:b/>
      <w:bCs/>
      <w:sz w:val="28"/>
      <w:szCs w:val="28"/>
    </w:rPr>
  </w:style>
  <w:style w:type="paragraph" w:styleId="Heading3">
    <w:name w:val="heading 3"/>
    <w:basedOn w:val="Normal"/>
    <w:uiPriority w:val="9"/>
    <w:unhideWhenUsed/>
    <w:qFormat/>
    <w:pPr>
      <w:ind w:left="909" w:hanging="792"/>
      <w:outlineLvl w:val="2"/>
    </w:pPr>
    <w:rPr>
      <w:b/>
      <w:bCs/>
      <w:sz w:val="24"/>
      <w:szCs w:val="24"/>
    </w:rPr>
  </w:style>
  <w:style w:type="paragraph" w:styleId="Heading4">
    <w:name w:val="heading 4"/>
    <w:basedOn w:val="Normal"/>
    <w:uiPriority w:val="9"/>
    <w:unhideWhenUsed/>
    <w:qFormat/>
    <w:pPr>
      <w:ind w:left="415" w:hanging="298"/>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726" w:right="115" w:hanging="510"/>
      <w:jc w:val="both"/>
    </w:pPr>
  </w:style>
  <w:style w:type="paragraph" w:customStyle="1" w:styleId="TableParagraph">
    <w:name w:val="Table Paragraph"/>
    <w:basedOn w:val="Normal"/>
    <w:uiPriority w:val="1"/>
    <w:qFormat/>
    <w:pPr>
      <w:spacing w:before="69"/>
      <w:ind w:left="119"/>
    </w:pPr>
  </w:style>
  <w:style w:type="paragraph" w:styleId="Revision">
    <w:name w:val="Revision"/>
    <w:hidden/>
    <w:uiPriority w:val="99"/>
    <w:semiHidden/>
    <w:rsid w:val="003A075B"/>
    <w:pPr>
      <w:widowControl/>
      <w:autoSpaceDE/>
      <w:autoSpaceDN/>
    </w:pPr>
    <w:rPr>
      <w:rFonts w:ascii="Palatino Linotype" w:eastAsia="Palatino Linotype" w:hAnsi="Palatino Linotype" w:cs="Palatino Linotype"/>
    </w:rPr>
  </w:style>
  <w:style w:type="character" w:styleId="CommentReference">
    <w:name w:val="annotation reference"/>
    <w:basedOn w:val="DefaultParagraphFont"/>
    <w:uiPriority w:val="99"/>
    <w:semiHidden/>
    <w:unhideWhenUsed/>
    <w:rsid w:val="003A075B"/>
    <w:rPr>
      <w:sz w:val="16"/>
      <w:szCs w:val="16"/>
    </w:rPr>
  </w:style>
  <w:style w:type="paragraph" w:styleId="CommentText">
    <w:name w:val="annotation text"/>
    <w:basedOn w:val="Normal"/>
    <w:link w:val="CommentTextChar"/>
    <w:uiPriority w:val="99"/>
    <w:unhideWhenUsed/>
    <w:rsid w:val="003A075B"/>
    <w:rPr>
      <w:sz w:val="20"/>
      <w:szCs w:val="20"/>
    </w:rPr>
  </w:style>
  <w:style w:type="character" w:customStyle="1" w:styleId="CommentTextChar">
    <w:name w:val="Comment Text Char"/>
    <w:basedOn w:val="DefaultParagraphFont"/>
    <w:link w:val="CommentText"/>
    <w:uiPriority w:val="99"/>
    <w:rsid w:val="003A075B"/>
    <w:rPr>
      <w:rFonts w:ascii="Palatino Linotype" w:eastAsia="Palatino Linotype" w:hAnsi="Palatino Linotype" w:cs="Palatino Linotype"/>
      <w:sz w:val="20"/>
      <w:szCs w:val="20"/>
    </w:rPr>
  </w:style>
  <w:style w:type="paragraph" w:styleId="CommentSubject">
    <w:name w:val="annotation subject"/>
    <w:basedOn w:val="CommentText"/>
    <w:next w:val="CommentText"/>
    <w:link w:val="CommentSubjectChar"/>
    <w:uiPriority w:val="99"/>
    <w:semiHidden/>
    <w:unhideWhenUsed/>
    <w:rsid w:val="003A075B"/>
    <w:rPr>
      <w:b/>
      <w:bCs/>
    </w:rPr>
  </w:style>
  <w:style w:type="character" w:customStyle="1" w:styleId="CommentSubjectChar">
    <w:name w:val="Comment Subject Char"/>
    <w:basedOn w:val="CommentTextChar"/>
    <w:link w:val="CommentSubject"/>
    <w:uiPriority w:val="99"/>
    <w:semiHidden/>
    <w:rsid w:val="003A075B"/>
    <w:rPr>
      <w:rFonts w:ascii="Palatino Linotype" w:eastAsia="Palatino Linotype" w:hAnsi="Palatino Linotype" w:cs="Palatino Linotype"/>
      <w:b/>
      <w:bCs/>
      <w:sz w:val="20"/>
      <w:szCs w:val="20"/>
    </w:rPr>
  </w:style>
  <w:style w:type="character" w:styleId="Hyperlink">
    <w:name w:val="Hyperlink"/>
    <w:basedOn w:val="DefaultParagraphFont"/>
    <w:uiPriority w:val="99"/>
    <w:unhideWhenUsed/>
    <w:rsid w:val="008A412D"/>
    <w:rPr>
      <w:color w:val="0000FF" w:themeColor="hyperlink"/>
      <w:u w:val="single"/>
    </w:rPr>
  </w:style>
  <w:style w:type="character" w:styleId="UnresolvedMention">
    <w:name w:val="Unresolved Mention"/>
    <w:basedOn w:val="DefaultParagraphFont"/>
    <w:uiPriority w:val="99"/>
    <w:semiHidden/>
    <w:unhideWhenUsed/>
    <w:rsid w:val="008A41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ssets.ey.com/content/dam/ey-sites/ey-com/en_gl/topics/tax/guides/worldwide-estate-and-inheritance-tax-guide-2014.pdf" TargetMode="External"/><Relationship Id="rId299" Type="http://schemas.openxmlformats.org/officeDocument/2006/relationships/hyperlink" Target="https://doi.org/10.1016/B978-0-444-59428-0.00008-4" TargetMode="External"/><Relationship Id="rId21" Type="http://schemas.openxmlformats.org/officeDocument/2006/relationships/hyperlink" Target="https://stonecenter.gc.cuny.edu/" TargetMode="External"/><Relationship Id="rId63" Type="http://schemas.openxmlformats.org/officeDocument/2006/relationships/hyperlink" Target="https://infostat.bancaditalia.it/inquiry/home?spyglass/taxo%3ACUBESET=/PUBBL_00/PUBBL_00_02_01_06&amp;ITEMSELEZ=TFAT0012%3Atrue&amp;OPEN=true/&amp;ep%3ALC=EN&amp;COMM=BANKITALIA&amp;ENV=LIVE&amp;CTX=DIFF&amp;IDX=2&amp;/view%3ACUBEIDS=/" TargetMode="External"/><Relationship Id="rId159"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324" Type="http://schemas.openxmlformats.org/officeDocument/2006/relationships/hyperlink" Target="https://www.boe.es/eli/es/l/1987/12/18/29/con" TargetMode="External"/><Relationship Id="rId366" Type="http://schemas.openxmlformats.org/officeDocument/2006/relationships/hyperlink" Target="https://doi.org/10.1146/annurev-economics-080218-025852" TargetMode="External"/><Relationship Id="rId170" Type="http://schemas.openxmlformats.org/officeDocument/2006/relationships/hyperlink" Target="https://ec.europa.eu/eurostat/databrowser/view/nasa_10_f_bs/default/table?lang=en" TargetMode="External"/><Relationship Id="rId226"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68" Type="http://schemas.openxmlformats.org/officeDocument/2006/relationships/hyperlink" Target="https://doi.org/10.1787/e2879a7d-en" TargetMode="External"/><Relationship Id="rId32" Type="http://schemas.openxmlformats.org/officeDocument/2006/relationships/hyperlink" Target="http://wealthproject.gc.cuny.edu/" TargetMode="External"/><Relationship Id="rId74" Type="http://schemas.openxmlformats.org/officeDocument/2006/relationships/hyperlink" Target="https://doi.org/10.17016/FEDS.2021.053" TargetMode="External"/><Relationship Id="rId128" Type="http://schemas.openxmlformats.org/officeDocument/2006/relationships/hyperlink" Target="https://assets.ey.com/content/dam/ey-sites/ey-com/en_gl/topics/tax/guides/worldwide-personal-tax-guide-2016-17.pdf" TargetMode="External"/><Relationship Id="rId335" Type="http://schemas.openxmlformats.org/officeDocument/2006/relationships/hyperlink" Target="https://hdl.handle.net/2027/uiug.30112047661969" TargetMode="External"/><Relationship Id="rId5" Type="http://schemas.openxmlformats.org/officeDocument/2006/relationships/image" Target="media/image1.png"/><Relationship Id="rId181" Type="http://schemas.openxmlformats.org/officeDocument/2006/relationships/hyperlink" Target="https://www.irishstatutebook.ie/eli/1991/act/13/section/115/enacted/en/html" TargetMode="External"/><Relationship Id="rId237" Type="http://schemas.openxmlformats.org/officeDocument/2006/relationships/hyperlink" Target="https://doi.org/10.1111/roiw.12177" TargetMode="External"/><Relationship Id="rId279" Type="http://schemas.openxmlformats.org/officeDocument/2006/relationships/hyperlink" Target="https://hdl.handle.net/2027/hvd.hneb3b" TargetMode="External"/><Relationship Id="rId43" Type="http://schemas.openxmlformats.org/officeDocument/2006/relationships/hyperlink" Target="https://doi.org/10.1111/1475-5890.12286" TargetMode="External"/><Relationship Id="rId139" Type="http://schemas.openxmlformats.org/officeDocument/2006/relationships/hyperlink" Target="https://assets.ey.com/content/dam/ey-sites/ey-com/en_gl/topics/tax/tax-guides/2021/ey-worldwide-personal-tax-and-immigration-guide-4-february-2021.pdf" TargetMode="External"/><Relationship Id="rId290" Type="http://schemas.openxmlformats.org/officeDocument/2006/relationships/hyperlink" Target="https://taxsummaries.pwc.com/sri-lanka/individual/other-taxes" TargetMode="External"/><Relationship Id="rId304" Type="http://schemas.openxmlformats.org/officeDocument/2006/relationships/hyperlink" Target="https://doi.org/10.1353/eca.2019.0017" TargetMode="External"/><Relationship Id="rId346" Type="http://schemas.openxmlformats.org/officeDocument/2006/relationships/hyperlink" Target="https://hdl.handle.net/2027/uiug.30112107606698" TargetMode="External"/><Relationship Id="rId85" Type="http://schemas.openxmlformats.org/officeDocument/2006/relationships/hyperlink" Target="https://www.credit-suisse.com/about-us/en/reports-research/global-wealth-report.html" TargetMode="External"/><Relationship Id="rId150" Type="http://schemas.openxmlformats.org/officeDocument/2006/relationships/hyperlink" Target="https://assets.ey.com/content/dam/ey-sites/ey-com/en_gl/topics/tax/guides/worldwide-personal-tax-guide-2014-15.pdf" TargetMode="External"/><Relationship Id="rId192" Type="http://schemas.openxmlformats.org/officeDocument/2006/relationships/hyperlink" Target="https://www.globalpropertyguide.com/Asia/Sri-Lanka/Inheritance" TargetMode="External"/><Relationship Id="rId206"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48" Type="http://schemas.openxmlformats.org/officeDocument/2006/relationships/hyperlink" Target="http://doi.org/10.1007/978-3-8349-7136-4" TargetMode="External"/><Relationship Id="rId12" Type="http://schemas.openxmlformats.org/officeDocument/2006/relationships/hyperlink" Target="https://wealthproject.gc.cuny.edu/wealth-inequality-trends" TargetMode="External"/><Relationship Id="rId108" Type="http://schemas.openxmlformats.org/officeDocument/2006/relationships/hyperlink" Target="https://assets.ey.com/content/dam/ey-sites/ey-com/en_gl/topics/tax/guides/worldwide-personal-tax-guide-2010-11.pdf" TargetMode="External"/><Relationship Id="rId315" Type="http://schemas.openxmlformats.org/officeDocument/2006/relationships/hyperlink" Target="https://wid.world/document/top-incomes-income-and-wealth-inequality-in-the-netherlands-the-first-100-years-1914-2014-whats-next-wid-world-wp-2-2019/" TargetMode="External"/><Relationship Id="rId357" Type="http://schemas.openxmlformats.org/officeDocument/2006/relationships/hyperlink" Target="http://www.jstor.org/stable/1822387" TargetMode="External"/><Relationship Id="rId54" Type="http://schemas.openxmlformats.org/officeDocument/2006/relationships/hyperlink" Target="https://wid.world/document/rethinking-lebanese-economic-miracle-extreme-concentration-income-wealth-lebanon-2005-2014-wid-world-working-paper-201713/" TargetMode="External"/><Relationship Id="rId96" Type="http://schemas.openxmlformats.org/officeDocument/2006/relationships/hyperlink" Target="https://global.oup.com/academic/product/top-incomes-over-the-twentieth-century-9780198727750?lang=en&amp;cc=us" TargetMode="External"/><Relationship Id="rId161"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217"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59" Type="http://schemas.openxmlformats.org/officeDocument/2006/relationships/hyperlink" Target="https://www.wolterskluwer.com/en/expert-insights/whole-ball-of-tax-historical-estate-and-gift-tax-rates" TargetMode="External"/><Relationship Id="rId23" Type="http://schemas.openxmlformats.org/officeDocument/2006/relationships/hyperlink" Target="https://stonecenter.gc.cuny.edu/inequality-by-the-numbers/" TargetMode="External"/><Relationship Id="rId119" Type="http://schemas.openxmlformats.org/officeDocument/2006/relationships/hyperlink" Target="https://assets.ey.com/content/dam/ey-sites/ey-com/en_gl/topics/tax/guides/worldwide-estate-and-inheritance-tax-guide-2016.pdf" TargetMode="External"/><Relationship Id="rId270" Type="http://schemas.openxmlformats.org/officeDocument/2006/relationships/hyperlink" Target="https://stats.oecd.org/Index.aspx?DataSetCode=WEALTH" TargetMode="External"/><Relationship Id="rId326" Type="http://schemas.openxmlformats.org/officeDocument/2006/relationships/hyperlink" Target="https://thismatter.com/money/tax/gift-estate-generation-skipping-tax-calculations.htm" TargetMode="External"/><Relationship Id="rId65" Type="http://schemas.openxmlformats.org/officeDocument/2006/relationships/hyperlink" Target="https://doi.org/10.17016/feds.2019.017" TargetMode="External"/><Relationship Id="rId130" Type="http://schemas.openxmlformats.org/officeDocument/2006/relationships/hyperlink" Target="https://assets.ey.com/content/dam/ey-sites/ey-com/en_gl/topics/tax/guides/worldwide-personal-tax-guide-2017-18.pdf" TargetMode="External"/><Relationship Id="rId368" Type="http://schemas.microsoft.com/office/2011/relationships/people" Target="people.xml"/><Relationship Id="rId172" Type="http://schemas.openxmlformats.org/officeDocument/2006/relationships/hyperlink" Target="https://www.irishstatutebook.ie/eli/1971/act/23/schedule/2/enacted/en/html" TargetMode="External"/><Relationship Id="rId228"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81" Type="http://schemas.openxmlformats.org/officeDocument/2006/relationships/hyperlink" Target="https://www.govtrack.us/congress/bills/100/hr3545" TargetMode="External"/><Relationship Id="rId337" Type="http://schemas.openxmlformats.org/officeDocument/2006/relationships/hyperlink" Target="https://www.taxworld.ie/tax/manuals/capital-acquisitions-tax-manual" TargetMode="External"/><Relationship Id="rId34" Type="http://schemas.openxmlformats.org/officeDocument/2006/relationships/hyperlink" Target="http://wealthproject.gc.cuny.edu/" TargetMode="External"/><Relationship Id="rId76" Type="http://schemas.openxmlformats.org/officeDocument/2006/relationships/hyperlink" Target="https://www.irishstatutebook.ie/eli/1976/act/8/enacted/en/print" TargetMode="External"/><Relationship Id="rId141" Type="http://schemas.openxmlformats.org/officeDocument/2006/relationships/hyperlink" Target="https://assets.ey.com/content/dam/ey-sites/ey-com/en_gl/topics/tax/tax-guides/2021/ey-worldwide-personal-tax-and-immigration-guide-4-february-2021.pdf" TargetMode="External"/><Relationship Id="rId7" Type="http://schemas.openxmlformats.org/officeDocument/2006/relationships/hyperlink" Target="https://stonecenter.gc.cuny.edu/" TargetMode="External"/><Relationship Id="rId183" Type="http://schemas.openxmlformats.org/officeDocument/2006/relationships/hyperlink" Target="https://www.german-probate-lawyer.com/detail/article/german-inheritance-tax-1452.html" TargetMode="External"/><Relationship Id="rId239" Type="http://schemas.openxmlformats.org/officeDocument/2006/relationships/hyperlink" Target="https://doi.org/10.1111/roiw.12177" TargetMode="External"/><Relationship Id="rId250" Type="http://schemas.openxmlformats.org/officeDocument/2006/relationships/hyperlink" Target="https://doi.org/10.3386/w10399" TargetMode="External"/><Relationship Id="rId292" Type="http://schemas.openxmlformats.org/officeDocument/2006/relationships/hyperlink" Target="https://doi.org/10.1007/s10797-014-9325-0" TargetMode="External"/><Relationship Id="rId306" Type="http://schemas.openxmlformats.org/officeDocument/2006/relationships/hyperlink" Target="https://doi.org/10.1257/JEP.34.4.3" TargetMode="External"/><Relationship Id="rId45" Type="http://schemas.openxmlformats.org/officeDocument/2006/relationships/hyperlink" Target="https://www.cesifo.org/en/publikationen/2022/working-paper/wealth-and-its-distribution-germany-1895-2018" TargetMode="External"/><Relationship Id="rId87" Type="http://schemas.openxmlformats.org/officeDocument/2006/relationships/hyperlink" Target="https://books.google.com/books?id=V3XxLzh78WwC&amp;pg=PA640&amp;lpg=PA640&amp;dq=FR%2Binheritance%2Btax%2Ballowance%2B%222009%22&amp;source=bl&amp;ots=9CfAfGTYwE&amp;sig=ACfU3U3ohJBuUlzJwTDomyLQsqB7pqstvQ&amp;hl=en&amp;sa=X&amp;ved=2ahUKEwiQn5ezgPXnAhXWUhUIHX35CswQ6AEwDXoECAoQAQ%23v%3Donepage&amp;q=FR%20inheritance%20tax%20allowance%20%222009%22&amp;f=false" TargetMode="External"/><Relationship Id="rId110" Type="http://schemas.openxmlformats.org/officeDocument/2006/relationships/hyperlink" Target="https://assets.ey.com/content/dam/ey-sites/ey-com/en_gl/topics/tax/guides/worldwide-personal-tax-guide-2011-12.pdf" TargetMode="External"/><Relationship Id="rId348" Type="http://schemas.openxmlformats.org/officeDocument/2006/relationships/hyperlink" Target="https://tile.loc.gov/storage-services/service/ll/llsl/llsl-c64/llsl-c64.pdf" TargetMode="External"/><Relationship Id="rId152" Type="http://schemas.openxmlformats.org/officeDocument/2006/relationships/hyperlink" Target="https://assets.ey.com/content/dam/ey-sites/ey-com/en_gl/topics/tax/guides/worldwide-personal-tax-guide-2015-16.pdf" TargetMode="External"/><Relationship Id="rId194" Type="http://schemas.openxmlformats.org/officeDocument/2006/relationships/hyperlink" Target="https://www.ibanet.org/document?id=International-estate-planning-guide-Chile-2021" TargetMode="External"/><Relationship Id="rId208"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61" Type="http://schemas.openxmlformats.org/officeDocument/2006/relationships/hyperlink" Target="https://sites.google.com/view/claramartinez-toledanotoledano/research" TargetMode="External"/><Relationship Id="rId14" Type="http://schemas.openxmlformats.org/officeDocument/2006/relationships/hyperlink" Target="https://wealthproject.gc.cuny.edu/inheritance-trends" TargetMode="External"/><Relationship Id="rId56" Type="http://schemas.openxmlformats.org/officeDocument/2006/relationships/hyperlink" Target="https://www.abs.gov.au/statistics/economy/national-accounts/australian-national-accounts-distribution-household-income-consumption-and-wealth/2021-22-financial-year" TargetMode="External"/><Relationship Id="rId317" Type="http://schemas.openxmlformats.org/officeDocument/2006/relationships/hyperlink" Target="http://www.ssrn.com/abstract%3D2131208" TargetMode="External"/><Relationship Id="rId359" Type="http://schemas.openxmlformats.org/officeDocument/2006/relationships/hyperlink" Target="https://doi.org/10.3386/w24085" TargetMode="External"/><Relationship Id="rId98" Type="http://schemas.openxmlformats.org/officeDocument/2006/relationships/hyperlink" Target="https://www.ifo.de/en/publikationen/2018/article-journal/wealth-and-inheritance-taxation-overview-and-country-comparison" TargetMode="External"/><Relationship Id="rId121" Type="http://schemas.openxmlformats.org/officeDocument/2006/relationships/hyperlink" Target="https://assets.ey.com/content/dam/ey-sites/ey-com/en_gl/topics/tax/guides/worldwide-estate-and-inheritance-tax-guide-2017.pdf" TargetMode="External"/><Relationship Id="rId163"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219"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30" Type="http://schemas.openxmlformats.org/officeDocument/2006/relationships/hyperlink" Target="https://www.citizensinformation.ie/en/money_and_tax/tax/capital_taxes/capital_acquisitions_tax.html" TargetMode="External"/><Relationship Id="rId25" Type="http://schemas.openxmlformats.org/officeDocument/2006/relationships/hyperlink" Target="https://stonecenter.gc.cuny.edu/news-and-commentary/lee-rainwater-memorial-lecture-series/" TargetMode="External"/><Relationship Id="rId67" Type="http://schemas.openxmlformats.org/officeDocument/2006/relationships/hyperlink" Target="https://www.nber.org/books-and-chapters/measuring-distribution-and-mobility-income-and-wealth/distributional-financial-accounts-united-states" TargetMode="External"/><Relationship Id="rId272" Type="http://schemas.openxmlformats.org/officeDocument/2006/relationships/hyperlink" Target="https://stats.oecd.org/Index.aspx?DataSetCode=REV" TargetMode="External"/><Relationship Id="rId328" Type="http://schemas.openxmlformats.org/officeDocument/2006/relationships/hyperlink" Target="https://pxdata.stat.fi/PxWeb/pxweb/en/StatFin/StatFin__vtutk/statfin_vtutk_pxt_136z.px/" TargetMode="External"/><Relationship Id="rId132" Type="http://schemas.openxmlformats.org/officeDocument/2006/relationships/hyperlink" Target="https://assets.ey.com/content/dam/ey-sites/ey-com/en_gl/topics/tax/guides/worldwide-personal-tax-guide-2017-18.pdf" TargetMode="External"/><Relationship Id="rId174" Type="http://schemas.openxmlformats.org/officeDocument/2006/relationships/hyperlink" Target="https://www.irishstatutebook.ie/eli/1975/act/6/section/47/enacted/en/html" TargetMode="External"/><Relationship Id="rId241" Type="http://schemas.openxmlformats.org/officeDocument/2006/relationships/hyperlink" Target="http://doi.org/10.2307/3551638" TargetMode="External"/><Relationship Id="rId15" Type="http://schemas.openxmlformats.org/officeDocument/2006/relationships/hyperlink" Target="https://wealthproject.gc.cuny.edu/data/data-sources-library/" TargetMode="External"/><Relationship Id="rId36" Type="http://schemas.openxmlformats.org/officeDocument/2006/relationships/hyperlink" Target="http://wealthproject.gc.cuny.edu/" TargetMode="External"/><Relationship Id="rId57" Type="http://schemas.openxmlformats.org/officeDocument/2006/relationships/hyperlink" Target="https://www.abs.gov.au/statistics/economy/national-accounts/australian-national-accounts-distribution-household-income-consumption-and-wealth/2021-22-financial-year" TargetMode="External"/><Relationship Id="rId262" Type="http://schemas.openxmlformats.org/officeDocument/2006/relationships/hyperlink" Target="https://hdl.handle.net/2027/nyp.33433020744326" TargetMode="External"/><Relationship Id="rId283" Type="http://schemas.openxmlformats.org/officeDocument/2006/relationships/hyperlink" Target="https://www.congress.gov/bill/103rd-congress/house-bill/2264" TargetMode="External"/><Relationship Id="rId318" Type="http://schemas.openxmlformats.org/officeDocument/2006/relationships/hyperlink" Target="https://books.google.com/books/about/Multistate_and_Multinational_Estate_Plan.html?id=zktPurWpQyYC" TargetMode="External"/><Relationship Id="rId339" Type="http://schemas.openxmlformats.org/officeDocument/2006/relationships/hyperlink" Target="https://hdl.handle.net/2027/nnc1.cu04284607" TargetMode="External"/><Relationship Id="rId78" Type="http://schemas.openxmlformats.org/officeDocument/2006/relationships/hyperlink" Target="https://doi.org/10.2139/ssrn.3546668" TargetMode="External"/><Relationship Id="rId99" Type="http://schemas.openxmlformats.org/officeDocument/2006/relationships/hyperlink" Target="https://www.ifo.de/en/publikationen/2018/article-journal/wealth-and-inheritance-taxation-overview-and-country-comparison" TargetMode="External"/><Relationship Id="rId101" Type="http://schemas.openxmlformats.org/officeDocument/2006/relationships/hyperlink" Target="https://natlib.govt.nz/records/21732544?search%5Bi%5D%5Bcreator%5D=Easton%2C%2BB.%2BH.&amp;search%5Bi%5D%5Bsubject%5D=Income%2Bdistribution%2B--%2BNew%2BZealand&amp;search%5Bpath%5D=items" TargetMode="External"/><Relationship Id="rId122" Type="http://schemas.openxmlformats.org/officeDocument/2006/relationships/hyperlink" Target="https://assets.ey.com/content/dam/ey-sites/ey-com/en_gl/topics/tax/guides/worldwide-estate-and-inheritance-tax-guide-2017.pdf" TargetMode="External"/><Relationship Id="rId143" Type="http://schemas.openxmlformats.org/officeDocument/2006/relationships/hyperlink" Target="https://assets.ey.com/content/dam/ey-sites/ey-com/en_gl/topics/tax/tax-guides/2022/ey-personal-tax-and-immigration-guide-11-mar-22.pdf" TargetMode="External"/><Relationship Id="rId164"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185" Type="http://schemas.openxmlformats.org/officeDocument/2006/relationships/hyperlink" Target="https://doi.org/10.5771/9783845269412" TargetMode="External"/><Relationship Id="rId350" Type="http://schemas.openxmlformats.org/officeDocument/2006/relationships/hyperlink" Target="https://www.google.com/books/edition/Law_and_Regulations_Relating_to_the_Esta/Dw7ZAAAAMAAJ" TargetMode="External"/><Relationship Id="rId9" Type="http://schemas.openxmlformats.org/officeDocument/2006/relationships/hyperlink" Target="https://wealthproject.gc.cuny.edu/index.html" TargetMode="External"/><Relationship Id="rId210"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6" Type="http://schemas.openxmlformats.org/officeDocument/2006/relationships/hyperlink" Target="https://stonecenter.gc.cuny.edu/research-data/stone-center-working-paper-series/" TargetMode="External"/><Relationship Id="rId231" Type="http://schemas.openxmlformats.org/officeDocument/2006/relationships/hyperlink" Target="https://www.citizensinformation.ie/en/money_and_tax/tax/capital_taxes/capital_acquisitions_tax.html" TargetMode="External"/><Relationship Id="rId252" Type="http://schemas.openxmlformats.org/officeDocument/2006/relationships/hyperlink" Target="https://doi.org/10.1086/708815" TargetMode="External"/><Relationship Id="rId273" Type="http://schemas.openxmlformats.org/officeDocument/2006/relationships/hyperlink" Target="https://stats.oecd.org/Index.aspx?DataSetCode=REV" TargetMode="External"/><Relationship Id="rId294" Type="http://schemas.openxmlformats.org/officeDocument/2006/relationships/hyperlink" Target="https://doi.org/10.1007/s10797-014-9325-0" TargetMode="External"/><Relationship Id="rId308" Type="http://schemas.openxmlformats.org/officeDocument/2006/relationships/hyperlink" Target="https://doi.org/10.3386/w27921" TargetMode="External"/><Relationship Id="rId329" Type="http://schemas.openxmlformats.org/officeDocument/2006/relationships/hyperlink" Target="https://www.ssb.no/en/statbank/table/10318/" TargetMode="External"/><Relationship Id="rId47" Type="http://schemas.openxmlformats.org/officeDocument/2006/relationships/hyperlink" Target="https://www.russell-cooke.co.uk/media/2024/french_inheritance_law_brochure_2011.pdf" TargetMode="External"/><Relationship Id="rId68" Type="http://schemas.openxmlformats.org/officeDocument/2006/relationships/hyperlink" Target="https://wid.world/document/n-k-bharti-wealth-inequality-class-and-caste-in-india-1961-2012/" TargetMode="External"/><Relationship Id="rId89" Type="http://schemas.openxmlformats.org/officeDocument/2006/relationships/hyperlink" Target="https://books.google.com/books?id=V3XxLzh78WwC&amp;pg=PA640&amp;lpg=PA640&amp;dq=FR%2Binheritance%2Btax%2Ballowance%2B%222009%22&amp;source=bl&amp;ots=9CfAfGTYwE&amp;sig=ACfU3U3ohJBuUlzJwTDomyLQsqB7pqstvQ&amp;hl=en&amp;sa=X&amp;ved=2ahUKEwiQn5ezgPXnAhXWUhUIHX35CswQ6AEwDXoECAoQAQ%23v%3Donepage&amp;q=FR%20inheritance%20tax%20allowance%20%222009%22&amp;f=false" TargetMode="External"/><Relationship Id="rId112" Type="http://schemas.openxmlformats.org/officeDocument/2006/relationships/hyperlink" Target="https://assets.ey.com/content/dam/ey-sites/ey-com/en_gl/topics/tax/guides/worldwide-personal-tax-guide-2006-07.pdf" TargetMode="External"/><Relationship Id="rId133" Type="http://schemas.openxmlformats.org/officeDocument/2006/relationships/hyperlink" Target="https://assets.ey.com/content/dam/ey-sites/ey-com/en_gl/topics/tax/guides/worldwide-personal-tax-guide-2018-19.pdf" TargetMode="External"/><Relationship Id="rId154"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175" Type="http://schemas.openxmlformats.org/officeDocument/2006/relationships/hyperlink" Target="https://www.irishstatutebook.ie/eli/1975/act/6/section/47/enacted/en/html" TargetMode="External"/><Relationship Id="rId340" Type="http://schemas.openxmlformats.org/officeDocument/2006/relationships/hyperlink" Target="https://hdl.handle.net/2027/iau.31858048802510" TargetMode="External"/><Relationship Id="rId361" Type="http://schemas.openxmlformats.org/officeDocument/2006/relationships/hyperlink" Target="https://doi.org/10.3386/w28383" TargetMode="External"/><Relationship Id="rId196" Type="http://schemas.openxmlformats.org/officeDocument/2006/relationships/hyperlink" Target="https://www.gov.uk/government/publications/rates-and-allowances-inheritance-tax-thresholds/inheritance-tax-thresholds" TargetMode="External"/><Relationship Id="rId200" Type="http://schemas.openxmlformats.org/officeDocument/2006/relationships/hyperlink" Target="https://www.ecb.europa.eu/pub/economic-research/research-networks/html/researcher_hfcn.en.html" TargetMode="External"/><Relationship Id="rId16" Type="http://schemas.openxmlformats.org/officeDocument/2006/relationships/hyperlink" Target="https://wealthproject.gc.cuny.edu/wealth-topography" TargetMode="External"/><Relationship Id="rId221"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42" Type="http://schemas.openxmlformats.org/officeDocument/2006/relationships/hyperlink" Target="http://doi.org/10.2307/3551638" TargetMode="External"/><Relationship Id="rId263" Type="http://schemas.openxmlformats.org/officeDocument/2006/relationships/hyperlink" Target="https://doi.org/10.1007/s10888-018-9383-0" TargetMode="External"/><Relationship Id="rId284" Type="http://schemas.openxmlformats.org/officeDocument/2006/relationships/hyperlink" Target="http://piketty.pse.ens.fr/fr/ideology" TargetMode="External"/><Relationship Id="rId319" Type="http://schemas.openxmlformats.org/officeDocument/2006/relationships/hyperlink" Target="https://books.google.com/books/about/Multistate_and_Multinational_Estate_Plan.html?id=zktPurWpQyYC" TargetMode="External"/><Relationship Id="rId37" Type="http://schemas.openxmlformats.org/officeDocument/2006/relationships/comments" Target="comments.xml"/><Relationship Id="rId58" Type="http://schemas.openxmlformats.org/officeDocument/2006/relationships/hyperlink" Target="https://www.abs.gov.au/statistics/economy/national-accounts/australian-national-accounts-distribution-household-income-consumption-and-wealth/2021-22-financial-year" TargetMode="External"/><Relationship Id="rId79" Type="http://schemas.openxmlformats.org/officeDocument/2006/relationships/hyperlink" Target="https://doi.org/10.2139/ssrn.3546668" TargetMode="External"/><Relationship Id="rId102" Type="http://schemas.openxmlformats.org/officeDocument/2006/relationships/hyperlink" Target="https://natlib.govt.nz/records/21732544?search%5Bi%5D%5Bcreator%5D=Easton%2C%2BB.%2BH.&amp;search%5Bi%5D%5Bsubject%5D=Income%2Bdistribution%2B--%2BNew%2BZealand&amp;search%5Bpath%5D=items" TargetMode="External"/><Relationship Id="rId123" Type="http://schemas.openxmlformats.org/officeDocument/2006/relationships/hyperlink" Target="https://assets.ey.com/content/dam/ey-sites/ey-com/en_gl/topics/tax/guides/worldwide-estate-and-inheritance-tax-guide-2017.pdf" TargetMode="External"/><Relationship Id="rId144" Type="http://schemas.openxmlformats.org/officeDocument/2006/relationships/hyperlink" Target="https://assets.ey.com/content/dam/ey-sites/ey-com/en_gl/topics/tax/tax-guides/2022/ey-personal-tax-and-immigration-guide-11-mar-22.pdf" TargetMode="External"/><Relationship Id="rId330" Type="http://schemas.openxmlformats.org/officeDocument/2006/relationships/hyperlink" Target="https://www.ssb.no/en/statbank/table/10318/" TargetMode="External"/><Relationship Id="rId90" Type="http://schemas.openxmlformats.org/officeDocument/2006/relationships/hyperlink" Target="https://books.google.com/books?id=V3XxLzh78WwC&amp;pg=PA640&amp;lpg=PA640&amp;dq=FR%2Binheritance%2Btax%2Ballowance%2B%222009%22&amp;source=bl&amp;ots=9CfAfGTYwE&amp;sig=ACfU3U3ohJBuUlzJwTDomyLQsqB7pqstvQ&amp;hl=en&amp;sa=X&amp;ved=2ahUKEwiQn5ezgPXnAhXWUhUIHX35CswQ6AEwDXoECAoQAQ%23v%3Donepage&amp;q=FR%20inheritance%20tax%20allowance%20%222009%22&amp;f=false" TargetMode="External"/><Relationship Id="rId165"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186" Type="http://schemas.openxmlformats.org/officeDocument/2006/relationships/hyperlink" Target="https://doi.org/10.1093/jeea/jvaa025" TargetMode="External"/><Relationship Id="rId351" Type="http://schemas.openxmlformats.org/officeDocument/2006/relationships/hyperlink" Target="https://doi.org/10.18352/tseg.916" TargetMode="External"/><Relationship Id="rId211"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32" Type="http://schemas.openxmlformats.org/officeDocument/2006/relationships/hyperlink" Target="https://www.irs.gov/statistics/soi-tax-stats-soi-bulletin-summer-2007" TargetMode="External"/><Relationship Id="rId253" Type="http://schemas.openxmlformats.org/officeDocument/2006/relationships/hyperlink" Target="https://aibe.uq.edu.au/project/back-dead-australian-inheritance-tax" TargetMode="External"/><Relationship Id="rId274" Type="http://schemas.openxmlformats.org/officeDocument/2006/relationships/hyperlink" Target="https://www.revenue.ie/en/gains-gifts-and-inheritance/cat-thresholds-rates-and-aggregation-rules/cat-rates.aspx" TargetMode="External"/><Relationship Id="rId295" Type="http://schemas.openxmlformats.org/officeDocument/2006/relationships/hyperlink" Target="https://www.impots.gouv.fr/sites/default/files/media/french_tax_law_2015.pdf" TargetMode="External"/><Relationship Id="rId309" Type="http://schemas.openxmlformats.org/officeDocument/2006/relationships/hyperlink" Target="https://doi.org/10.3386/w27921" TargetMode="External"/><Relationship Id="rId27" Type="http://schemas.openxmlformats.org/officeDocument/2006/relationships/hyperlink" Target="https://stonecenter.gc.cuny.edu/category/news/research-spotlights/" TargetMode="External"/><Relationship Id="rId48" Type="http://schemas.openxmlformats.org/officeDocument/2006/relationships/hyperlink" Target="https://www.russell-cooke.co.uk/media/2024/french_inheritance_law_brochure_2011.pdf" TargetMode="External"/><Relationship Id="rId69" Type="http://schemas.openxmlformats.org/officeDocument/2006/relationships/hyperlink" Target="https://wid.world/document/n-k-bharti-wealth-inequality-class-and-caste-in-india-1961-2012/" TargetMode="External"/><Relationship Id="rId113" Type="http://schemas.openxmlformats.org/officeDocument/2006/relationships/hyperlink" Target="https://assets.ey.com/content/dam/ey-sites/ey-com/en_gl/topics/tax/guides/worldwide-personal-tax-guide-2007-08.pdf" TargetMode="External"/><Relationship Id="rId134" Type="http://schemas.openxmlformats.org/officeDocument/2006/relationships/hyperlink" Target="https://assets.ey.com/content/dam/ey-sites/ey-com/en_gl/topics/tax/guides/worldwide-personal-tax-guide-2018-19.pdf" TargetMode="External"/><Relationship Id="rId320" Type="http://schemas.openxmlformats.org/officeDocument/2006/relationships/hyperlink" Target="https://www.proquest.com/docview/1567152687/" TargetMode="External"/><Relationship Id="rId80" Type="http://schemas.openxmlformats.org/officeDocument/2006/relationships/hyperlink" Target="https://doi.org/10.2139/ssrn.3546668" TargetMode="External"/><Relationship Id="rId155"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176" Type="http://schemas.openxmlformats.org/officeDocument/2006/relationships/hyperlink" Target="https://www.irishstatutebook.ie/eli/1984/act/9/section/111/enacted/en/html" TargetMode="External"/><Relationship Id="rId197" Type="http://schemas.openxmlformats.org/officeDocument/2006/relationships/hyperlink" Target="https://www.gov.uk/government/publications/rates-and-allowances-inheritance-tax-thresholds/inheritance-tax-thresholds" TargetMode="External"/><Relationship Id="rId341" Type="http://schemas.openxmlformats.org/officeDocument/2006/relationships/hyperlink" Target="https://www.govtrack.us/congress/bills/97/hr4242" TargetMode="External"/><Relationship Id="rId362" Type="http://schemas.openxmlformats.org/officeDocument/2006/relationships/hyperlink" Target="https://doi.org/10.3386/w28383" TargetMode="External"/><Relationship Id="rId201" Type="http://schemas.openxmlformats.org/officeDocument/2006/relationships/hyperlink" Target="https://hdl.handle.net/2027/uc1.b5013299" TargetMode="External"/><Relationship Id="rId222"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43" Type="http://schemas.openxmlformats.org/officeDocument/2006/relationships/hyperlink" Target="http://www.welfarestate.re.kr/beluxe_wtFu73/5421" TargetMode="External"/><Relationship Id="rId264" Type="http://schemas.openxmlformats.org/officeDocument/2006/relationships/hyperlink" Target="https://doi.org/10.1007/s10888-018-9383-0" TargetMode="External"/><Relationship Id="rId285" Type="http://schemas.openxmlformats.org/officeDocument/2006/relationships/hyperlink" Target="http://piketty.pse.ens.fr/fr/ideology" TargetMode="External"/><Relationship Id="rId17" Type="http://schemas.openxmlformats.org/officeDocument/2006/relationships/hyperlink" Target="https://wealthproject.gc.cuny.edu/wealth-inequality-trends" TargetMode="External"/><Relationship Id="rId38" Type="http://schemas.microsoft.com/office/2011/relationships/commentsExtended" Target="commentsExtended.xml"/><Relationship Id="rId59" Type="http://schemas.openxmlformats.org/officeDocument/2006/relationships/hyperlink" Target="https://www.ato.gov.au/individuals/deceased-estates/" TargetMode="External"/><Relationship Id="rId103" Type="http://schemas.openxmlformats.org/officeDocument/2006/relationships/hyperlink" Target="https://assets.ey.com/content/dam/ey-sites/ey-com/en_gl/topics/tax/guides/worldwide-personal-tax-guide-2008-09.pdf" TargetMode="External"/><Relationship Id="rId124" Type="http://schemas.openxmlformats.org/officeDocument/2006/relationships/hyperlink" Target="https://assets.ey.com/content/dam/ey-sites/ey-com/en_gl/topics/tax/guides/worldwide-estate-and-inheritance-tax-guide-2018.pdf" TargetMode="External"/><Relationship Id="rId310" Type="http://schemas.openxmlformats.org/officeDocument/2006/relationships/hyperlink" Target="https://doi.org/10.3386/w27921" TargetMode="External"/><Relationship Id="rId70" Type="http://schemas.openxmlformats.org/officeDocument/2006/relationships/hyperlink" Target="https://www.federalreserve.gov/releases/z1/release-dates.htm" TargetMode="External"/><Relationship Id="rId91" Type="http://schemas.openxmlformats.org/officeDocument/2006/relationships/hyperlink" Target="https://books.google.com/books?id=V3XxLzh78WwC&amp;pg=PA640&amp;lpg=PA640&amp;dq=FR%2Binheritance%2Btax%2Ballowance%2B%222009%22&amp;source=bl&amp;ots=9CfAfGTYwE&amp;sig=ACfU3U3ohJBuUlzJwTDomyLQsqB7pqstvQ&amp;hl=en&amp;sa=X&amp;ved=2ahUKEwiQn5ezgPXnAhXWUhUIHX35CswQ6AEwDXoECAoQAQ%23v%3Donepage&amp;q=FR%20inheritance%20tax%20allowance%20%222009%22&amp;f=false" TargetMode="External"/><Relationship Id="rId145" Type="http://schemas.openxmlformats.org/officeDocument/2006/relationships/hyperlink" Target="https://assets.ey.com/content/dam/ey-sites/ey-com/en_gl/topics/tax/guides/worldwide-personal-tax-guide-2012-13.pdf" TargetMode="External"/><Relationship Id="rId166"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187" Type="http://schemas.openxmlformats.org/officeDocument/2006/relationships/hyperlink" Target="https://doi.org/10.1093/jeea/jvaa025" TargetMode="External"/><Relationship Id="rId331" Type="http://schemas.openxmlformats.org/officeDocument/2006/relationships/hyperlink" Target="https://datainfoplus.stats.govt.nz/item/nz.govt.stats/ba211f92-b4ad-4b3c-9630-662138009889" TargetMode="External"/><Relationship Id="rId352" Type="http://schemas.openxmlformats.org/officeDocument/2006/relationships/hyperlink" Target="https://doi.org/10.18352/tseg.916" TargetMode="External"/><Relationship Id="rId1" Type="http://schemas.openxmlformats.org/officeDocument/2006/relationships/numbering" Target="numbering.xml"/><Relationship Id="rId212"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33" Type="http://schemas.openxmlformats.org/officeDocument/2006/relationships/hyperlink" Target="https://www.irs.gov/statistics/soi-tax-stats-soi-bulletin-summer-2007" TargetMode="External"/><Relationship Id="rId254" Type="http://schemas.openxmlformats.org/officeDocument/2006/relationships/hyperlink" Target="https://aibe.uq.edu.au/project/back-dead-australian-inheritance-tax" TargetMode="External"/><Relationship Id="rId28" Type="http://schemas.openxmlformats.org/officeDocument/2006/relationships/hyperlink" Target="https://stonecenter.gc.cuny.edu/category/news/scholar-interviews/" TargetMode="External"/><Relationship Id="rId49" Type="http://schemas.openxmlformats.org/officeDocument/2006/relationships/hyperlink" Target="https://doi.org/10.1016/j.jpubeco.2018.02.008" TargetMode="External"/><Relationship Id="rId114" Type="http://schemas.openxmlformats.org/officeDocument/2006/relationships/hyperlink" Target="https://assets.ey.com/content/dam/ey-sites/ey-com/en_gl/topics/tax/guides/worldwide-personal-tax-guide-2007-08.pdf" TargetMode="External"/><Relationship Id="rId275" Type="http://schemas.openxmlformats.org/officeDocument/2006/relationships/hyperlink" Target="https://www.revenue.ie/en/gains-gifts-and-inheritance/cat-thresholds-rates-and-aggregation-rules/cat-rates.aspx" TargetMode="External"/><Relationship Id="rId296" Type="http://schemas.openxmlformats.org/officeDocument/2006/relationships/hyperlink" Target="https://www.impots.gouv.fr/sites/default/files/media/french_tax_law_2015.pdf" TargetMode="External"/><Relationship Id="rId300" Type="http://schemas.openxmlformats.org/officeDocument/2006/relationships/hyperlink" Target="https://doi.org/10.1111/j.1467-9442.2008.01558.x" TargetMode="External"/><Relationship Id="rId60" Type="http://schemas.openxmlformats.org/officeDocument/2006/relationships/hyperlink" Target="https://www.ato.gov.au/individuals/deceased-estates/" TargetMode="External"/><Relationship Id="rId81" Type="http://schemas.openxmlformats.org/officeDocument/2006/relationships/hyperlink" Target="https://doi.org/10.1093/wber/lhab012" TargetMode="External"/><Relationship Id="rId135" Type="http://schemas.openxmlformats.org/officeDocument/2006/relationships/hyperlink" Target="https://assets.ey.com/content/dam/ey-sites/ey-com/en_gl/topics/tax/guides/worldwide-personal-tax-guide-2018-19.pdf" TargetMode="External"/><Relationship Id="rId156"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177" Type="http://schemas.openxmlformats.org/officeDocument/2006/relationships/hyperlink" Target="https://www.irishstatutebook.ie/eli/1984/act/9/section/111/enacted/en/html" TargetMode="External"/><Relationship Id="rId198" Type="http://schemas.openxmlformats.org/officeDocument/2006/relationships/hyperlink" Target="https://www.gov.uk/government/publications/rates-and-allowances-inheritance-tax-thresholds/inheritance-tax-thresholds" TargetMode="External"/><Relationship Id="rId321" Type="http://schemas.openxmlformats.org/officeDocument/2006/relationships/hyperlink" Target="https://www.proquest.com/docview/1567152687/" TargetMode="External"/><Relationship Id="rId342" Type="http://schemas.openxmlformats.org/officeDocument/2006/relationships/hyperlink" Target="https://www.govtrack.us/congress/bills/97/hr4242" TargetMode="External"/><Relationship Id="rId363" Type="http://schemas.openxmlformats.org/officeDocument/2006/relationships/hyperlink" Target="https://wid.world/data/" TargetMode="External"/><Relationship Id="rId202" Type="http://schemas.openxmlformats.org/officeDocument/2006/relationships/hyperlink" Target="https://wid.world/document/a-micro-perspective-on-rg-world-inequality-lab-wp-2021-03/" TargetMode="External"/><Relationship Id="rId223"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44" Type="http://schemas.openxmlformats.org/officeDocument/2006/relationships/hyperlink" Target="http://www.welfarestate.re.kr/beluxe_wtFu73/5421" TargetMode="External"/><Relationship Id="rId18" Type="http://schemas.openxmlformats.org/officeDocument/2006/relationships/hyperlink" Target="https://wealthproject.gc.cuny.edu/EIG" TargetMode="External"/><Relationship Id="rId39" Type="http://schemas.microsoft.com/office/2016/09/relationships/commentsIds" Target="commentsIds.xml"/><Relationship Id="rId265" Type="http://schemas.openxmlformats.org/officeDocument/2006/relationships/hyperlink" Target="https://stats.oecd.org/Index.aspx?DataSetCode=QASA_7HH" TargetMode="External"/><Relationship Id="rId286" Type="http://schemas.openxmlformats.org/officeDocument/2006/relationships/hyperlink" Target="https://doi.org/10.1257/aer.20170973" TargetMode="External"/><Relationship Id="rId50" Type="http://schemas.openxmlformats.org/officeDocument/2006/relationships/hyperlink" Target="https://doi.org/10.1016/j.jpubeco.2018.02.008" TargetMode="External"/><Relationship Id="rId104" Type="http://schemas.openxmlformats.org/officeDocument/2006/relationships/hyperlink" Target="https://assets.ey.com/content/dam/ey-sites/ey-com/en_gl/topics/tax/guides/worldwide-personal-tax-guide-2008-09.pdf" TargetMode="External"/><Relationship Id="rId125" Type="http://schemas.openxmlformats.org/officeDocument/2006/relationships/hyperlink" Target="https://assets.ey.com/content/dam/ey-sites/ey-com/en_gl/topics/tax/guides/worldwide-estate-and-inheritance-tax-guide-2018.pdf" TargetMode="External"/><Relationship Id="rId146" Type="http://schemas.openxmlformats.org/officeDocument/2006/relationships/hyperlink" Target="https://assets.ey.com/content/dam/ey-sites/ey-com/en_gl/topics/tax/guides/worldwide-personal-tax-guide-2012-13.pdf" TargetMode="External"/><Relationship Id="rId167"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188" Type="http://schemas.openxmlformats.org/officeDocument/2006/relationships/hyperlink" Target="https://doi.org/10.1093/jeea/jvaa025" TargetMode="External"/><Relationship Id="rId311" Type="http://schemas.openxmlformats.org/officeDocument/2006/relationships/hyperlink" Target="https://doi.org/10.1093/qje/qjw004" TargetMode="External"/><Relationship Id="rId332" Type="http://schemas.openxmlformats.org/officeDocument/2006/relationships/hyperlink" Target="https://datainfoplus.stats.govt.nz/item/nz.govt.stats/ba211f92-b4ad-4b3c-9630-662138009889" TargetMode="External"/><Relationship Id="rId353" Type="http://schemas.openxmlformats.org/officeDocument/2006/relationships/hyperlink" Target="https://doi.org/10.1016/j.econmod.2020.02.001" TargetMode="External"/><Relationship Id="rId71" Type="http://schemas.openxmlformats.org/officeDocument/2006/relationships/hyperlink" Target="https://www.bancaditalia.it/pubblicazioni/temi-discussione/2004/2004-0530/" TargetMode="External"/><Relationship Id="rId92" Type="http://schemas.openxmlformats.org/officeDocument/2006/relationships/hyperlink" Target="https://doi.org/10.1111/roiw.12453" TargetMode="External"/><Relationship Id="rId213"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34" Type="http://schemas.openxmlformats.org/officeDocument/2006/relationships/hyperlink" Target="https://doi.org/10.1093/qje/qjz032" TargetMode="External"/><Relationship Id="rId2" Type="http://schemas.openxmlformats.org/officeDocument/2006/relationships/styles" Target="styles.xml"/><Relationship Id="rId29" Type="http://schemas.openxmlformats.org/officeDocument/2006/relationships/hyperlink" Target="https://stonecenter.gc.cuny.edu/category/news/blog/" TargetMode="External"/><Relationship Id="rId255" Type="http://schemas.openxmlformats.org/officeDocument/2006/relationships/hyperlink" Target="https://www.lisdatacenter.org/our-data/lws-database/" TargetMode="External"/><Relationship Id="rId276" Type="http://schemas.openxmlformats.org/officeDocument/2006/relationships/hyperlink" Target="https://www.revenue.ie/en/gains-gifts-and-inheritance/cat-thresholds-rates-and-aggregation-rules/historical-cat-thresholds.aspx" TargetMode="External"/><Relationship Id="rId297" Type="http://schemas.openxmlformats.org/officeDocument/2006/relationships/hyperlink" Target="https://doi.org/10.1016/B978-0-444-59428-0.00008-4" TargetMode="External"/><Relationship Id="rId40" Type="http://schemas.microsoft.com/office/2018/08/relationships/commentsExtensible" Target="commentsExtensible.xml"/><Relationship Id="rId115" Type="http://schemas.openxmlformats.org/officeDocument/2006/relationships/hyperlink" Target="https://assets.ey.com/content/dam/ey-sites/ey-com/en_gl/topics/tax/guides/worldwide-estate-and-inheritance-tax-guide-2014.pdf" TargetMode="External"/><Relationship Id="rId136" Type="http://schemas.openxmlformats.org/officeDocument/2006/relationships/hyperlink" Target="https://assets.ey.com/content/dam/ey-sites/ey-com/en_gl/topics/tax/hc-alert/ey-2019-20-worldwide-personal-tax-and-immigration-guide.pdf" TargetMode="External"/><Relationship Id="rId157"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178" Type="http://schemas.openxmlformats.org/officeDocument/2006/relationships/hyperlink" Target="https://www.irishstatutebook.ie/eli/1990/act/10/section/128/enacted/en/html" TargetMode="External"/><Relationship Id="rId301" Type="http://schemas.openxmlformats.org/officeDocument/2006/relationships/hyperlink" Target="https://doi.org/10.1111/j.1467-9442.2008.01558.x" TargetMode="External"/><Relationship Id="rId322" Type="http://schemas.openxmlformats.org/officeDocument/2006/relationships/hyperlink" Target="http://ericzwick.com/" TargetMode="External"/><Relationship Id="rId343" Type="http://schemas.openxmlformats.org/officeDocument/2006/relationships/hyperlink" Target="https://hdl.handle.net/2027/hvd.hneak5" TargetMode="External"/><Relationship Id="rId364" Type="http://schemas.openxmlformats.org/officeDocument/2006/relationships/hyperlink" Target="https://doi.org/10.1146/annurev-economics-080218-025852" TargetMode="External"/><Relationship Id="rId61" Type="http://schemas.openxmlformats.org/officeDocument/2006/relationships/hyperlink" Target="https://infostat.bancaditalia.it/inquiry/home?spyglass/taxo%3ACUBESET=/PUBBL_00/PUBBL_00_02_01_06&amp;ITEMSELEZ=TFAT0012%3Atrue&amp;OPEN=true/&amp;ep%3ALC=EN&amp;COMM=BANKITALIA&amp;ENV=LIVE&amp;CTX=DIFF&amp;IDX=2&amp;/view%3ACUBEIDS=/" TargetMode="External"/><Relationship Id="rId82" Type="http://schemas.openxmlformats.org/officeDocument/2006/relationships/hyperlink" Target="https://doi.org/10.1093/wber/lhab012" TargetMode="External"/><Relationship Id="rId199" Type="http://schemas.openxmlformats.org/officeDocument/2006/relationships/hyperlink" Target="https://www.ecb.europa.eu/pub/economic-research/research-networks/html/researcher_hfcn.en.html" TargetMode="External"/><Relationship Id="rId203" Type="http://schemas.openxmlformats.org/officeDocument/2006/relationships/hyperlink" Target="https://wid.world/document/a-micro-perspective-on-rg-world-inequality-lab-wp-2021-03/" TargetMode="External"/><Relationship Id="rId19" Type="http://schemas.openxmlformats.org/officeDocument/2006/relationships/hyperlink" Target="https://wealthproject.gc.cuny.edu/inheritance-trends" TargetMode="External"/><Relationship Id="rId224"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45" Type="http://schemas.openxmlformats.org/officeDocument/2006/relationships/hyperlink" Target="https://cama.crawford.anu.edu.au/publication/cama-working-paper-series/14348/dimensions-inequality-japan-distributions-earnings" TargetMode="External"/><Relationship Id="rId266" Type="http://schemas.openxmlformats.org/officeDocument/2006/relationships/hyperlink" Target="https://stats.oecd.org/Index.aspx?DataSetCode=QASA_7HH" TargetMode="External"/><Relationship Id="rId287" Type="http://schemas.openxmlformats.org/officeDocument/2006/relationships/hyperlink" Target="https://doi.org/10.1257/aer.20170973" TargetMode="External"/><Relationship Id="rId30" Type="http://schemas.openxmlformats.org/officeDocument/2006/relationships/hyperlink" Target="https://stonecenter.gc.cuny.edu/about/us-office-of-lis/" TargetMode="External"/><Relationship Id="rId105" Type="http://schemas.openxmlformats.org/officeDocument/2006/relationships/hyperlink" Target="https://assets.ey.com/content/dam/ey-sites/ey-com/en_gl/topics/tax/guides/worldwide-personal-tax-guide-2009-10.pdf" TargetMode="External"/><Relationship Id="rId126" Type="http://schemas.openxmlformats.org/officeDocument/2006/relationships/hyperlink" Target="https://assets.ey.com/content/dam/ey-sites/ey-com/en_gl/topics/tax/guides/worldwide-estate-and-inheritance-tax-guide-2018.pdf" TargetMode="External"/><Relationship Id="rId147" Type="http://schemas.openxmlformats.org/officeDocument/2006/relationships/hyperlink" Target="https://assets.ey.com/content/dam/ey-sites/ey-com/en_gl/topics/tax/guides/worldwide-personal-tax-guide-2013-14.pdf" TargetMode="External"/><Relationship Id="rId168"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312" Type="http://schemas.openxmlformats.org/officeDocument/2006/relationships/hyperlink" Target="https://doi.org/10.1093/qje/qjw004" TargetMode="External"/><Relationship Id="rId333" Type="http://schemas.openxmlformats.org/officeDocument/2006/relationships/hyperlink" Target="https://www.taxpolicycenter.org/statistics/estate-tax-exemption-level" TargetMode="External"/><Relationship Id="rId354" Type="http://schemas.openxmlformats.org/officeDocument/2006/relationships/hyperlink" Target="https://doi.org/10.1016/j.econmod.2020.02.001" TargetMode="External"/><Relationship Id="rId51" Type="http://schemas.openxmlformats.org/officeDocument/2006/relationships/hyperlink" Target="https://global.oup.com/academic/product/top-incomes-9780199286898?cc=us&amp;lang=en" TargetMode="External"/><Relationship Id="rId72" Type="http://schemas.openxmlformats.org/officeDocument/2006/relationships/hyperlink" Target="https://www.bancaditalia.it/pubblicazioni/temi-discussione/2004/2004-0530/" TargetMode="External"/><Relationship Id="rId93" Type="http://schemas.openxmlformats.org/officeDocument/2006/relationships/hyperlink" Target="https://doi.org/10.1111/roiw.12453" TargetMode="External"/><Relationship Id="rId189" Type="http://schemas.openxmlformats.org/officeDocument/2006/relationships/hyperlink" Target="http://tid.seelkopf.eu/tidData.php" TargetMode="External"/><Relationship Id="rId3" Type="http://schemas.openxmlformats.org/officeDocument/2006/relationships/settings" Target="settings.xml"/><Relationship Id="rId214"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35" Type="http://schemas.openxmlformats.org/officeDocument/2006/relationships/hyperlink" Target="https://doi.org/10.1093/qje/qjz032" TargetMode="External"/><Relationship Id="rId256" Type="http://schemas.openxmlformats.org/officeDocument/2006/relationships/hyperlink" Target="https://doi.org/10.1111/roiw.12294" TargetMode="External"/><Relationship Id="rId277" Type="http://schemas.openxmlformats.org/officeDocument/2006/relationships/hyperlink" Target="https://www.revenue.ie/en/gains-gifts-and-inheritance/cat-thresholds-rates-and-aggregation-rules/historical-cat-thresholds.aspx" TargetMode="External"/><Relationship Id="rId298" Type="http://schemas.openxmlformats.org/officeDocument/2006/relationships/hyperlink" Target="https://doi.org/10.1016/B978-0-444-59428-0.00008-4" TargetMode="External"/><Relationship Id="rId116" Type="http://schemas.openxmlformats.org/officeDocument/2006/relationships/hyperlink" Target="https://assets.ey.com/content/dam/ey-sites/ey-com/en_gl/topics/tax/guides/worldwide-estate-and-inheritance-tax-guide-2014.pdf" TargetMode="External"/><Relationship Id="rId137" Type="http://schemas.openxmlformats.org/officeDocument/2006/relationships/hyperlink" Target="https://assets.ey.com/content/dam/ey-sites/ey-com/en_gl/topics/tax/hc-alert/ey-2019-20-worldwide-personal-tax-and-immigration-guide.pdf" TargetMode="External"/><Relationship Id="rId158"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302" Type="http://schemas.openxmlformats.org/officeDocument/2006/relationships/hyperlink" Target="https://doi.org/10.1111/j.1467-9442.2008.01558.x" TargetMode="External"/><Relationship Id="rId323" Type="http://schemas.openxmlformats.org/officeDocument/2006/relationships/hyperlink" Target="http://ericzwick.com/" TargetMode="External"/><Relationship Id="rId344" Type="http://schemas.openxmlformats.org/officeDocument/2006/relationships/hyperlink" Target="https://hdl.handle.net/2027/hvd.hneak5" TargetMode="External"/><Relationship Id="rId20" Type="http://schemas.openxmlformats.org/officeDocument/2006/relationships/hyperlink" Target="https://wealthproject.gc.cuny.edu/digital-library-of-research" TargetMode="External"/><Relationship Id="rId41" Type="http://schemas.openxmlformats.org/officeDocument/2006/relationships/image" Target="media/image2.png"/><Relationship Id="rId62" Type="http://schemas.openxmlformats.org/officeDocument/2006/relationships/hyperlink" Target="https://infostat.bancaditalia.it/inquiry/home?spyglass/taxo%3ACUBESET=/PUBBL_00/PUBBL_00_02_01_06&amp;ITEMSELEZ=TFAT0012%3Atrue&amp;OPEN=true/&amp;ep%3ALC=EN&amp;COMM=BANKITALIA&amp;ENV=LIVE&amp;CTX=DIFF&amp;IDX=2&amp;/view%3ACUBEIDS=/" TargetMode="External"/><Relationship Id="rId83" Type="http://schemas.openxmlformats.org/officeDocument/2006/relationships/hyperlink" Target="https://eur-lex.europa.eu/legal-content/EN/TXT/PDF/?uri=CELEX%3A52011SC1489&amp;from=EN" TargetMode="External"/><Relationship Id="rId179" Type="http://schemas.openxmlformats.org/officeDocument/2006/relationships/hyperlink" Target="https://www.irishstatutebook.ie/eli/1990/act/10/section/128/enacted/en/html" TargetMode="External"/><Relationship Id="rId365" Type="http://schemas.openxmlformats.org/officeDocument/2006/relationships/hyperlink" Target="https://doi.org/10.1146/annurev-economics-080218-025852" TargetMode="External"/><Relationship Id="rId190" Type="http://schemas.openxmlformats.org/officeDocument/2006/relationships/hyperlink" Target="https://www.globalpropertyguide.com/Latin-America/Chile/Inheritance" TargetMode="External"/><Relationship Id="rId204" Type="http://schemas.openxmlformats.org/officeDocument/2006/relationships/hyperlink" Target="https://www.irs.gov/businesses/small-businesses-self-employed/frequently-asked-questions-on-gift-taxes" TargetMode="External"/><Relationship Id="rId225"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46" Type="http://schemas.openxmlformats.org/officeDocument/2006/relationships/hyperlink" Target="https://cama.crawford.anu.edu.au/publication/cama-working-paper-series/14348/dimensions-inequality-japan-distributions-earnings" TargetMode="External"/><Relationship Id="rId267" Type="http://schemas.openxmlformats.org/officeDocument/2006/relationships/hyperlink" Target="https://doi.org/10.1787/e2879a7d-en" TargetMode="External"/><Relationship Id="rId288" Type="http://schemas.openxmlformats.org/officeDocument/2006/relationships/hyperlink" Target="http://hdl.handle.net/10079/mkkwhm7" TargetMode="External"/><Relationship Id="rId106" Type="http://schemas.openxmlformats.org/officeDocument/2006/relationships/hyperlink" Target="https://assets.ey.com/content/dam/ey-sites/ey-com/en_gl/topics/tax/guides/worldwide-personal-tax-guide-2009-10.pdf" TargetMode="External"/><Relationship Id="rId127" Type="http://schemas.openxmlformats.org/officeDocument/2006/relationships/hyperlink" Target="https://assets.ey.com/content/dam/ey-sites/ey-com/en_gl/topics/tax/guides/worldwide-personal-tax-guide-2016-17.pdf" TargetMode="External"/><Relationship Id="rId313" Type="http://schemas.openxmlformats.org/officeDocument/2006/relationships/hyperlink" Target="https://wid.world/document/top-incomes-income-and-wealth-inequality-in-the-netherlands-the-first-100-years-1914-2014-whats-next-wid-world-wp-2-2019/" TargetMode="External"/><Relationship Id="rId10" Type="http://schemas.openxmlformats.org/officeDocument/2006/relationships/hyperlink" Target="https://wealthproject.gc.cuny.edu/digital-library-of-research" TargetMode="External"/><Relationship Id="rId31" Type="http://schemas.openxmlformats.org/officeDocument/2006/relationships/hyperlink" Target="http://wealthproject.gc.cuny.edu/" TargetMode="External"/><Relationship Id="rId52" Type="http://schemas.openxmlformats.org/officeDocument/2006/relationships/hyperlink" Target="https://doi.org/10.31235/osf.io/726c8" TargetMode="External"/><Relationship Id="rId73" Type="http://schemas.openxmlformats.org/officeDocument/2006/relationships/hyperlink" Target="https://doi.org/10.17016/FEDS.2021.053" TargetMode="External"/><Relationship Id="rId94" Type="http://schemas.openxmlformats.org/officeDocument/2006/relationships/hyperlink" Target="https://www.govtrack.us/congress/bills/98/hr4170/text" TargetMode="External"/><Relationship Id="rId148" Type="http://schemas.openxmlformats.org/officeDocument/2006/relationships/hyperlink" Target="https://assets.ey.com/content/dam/ey-sites/ey-com/en_gl/topics/tax/guides/worldwide-personal-tax-guide-2013-14.pdf" TargetMode="External"/><Relationship Id="rId169"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334" Type="http://schemas.openxmlformats.org/officeDocument/2006/relationships/hyperlink" Target="https://www.taxpolicycenter.org/statistics/estate-tax-exemption-level" TargetMode="External"/><Relationship Id="rId355" Type="http://schemas.openxmlformats.org/officeDocument/2006/relationships/hyperlink" Target="https://taxfoundation.org/state-inheritance-estate-taxes-economic-implications/" TargetMode="External"/><Relationship Id="rId4" Type="http://schemas.openxmlformats.org/officeDocument/2006/relationships/webSettings" Target="webSettings.xml"/><Relationship Id="rId180" Type="http://schemas.openxmlformats.org/officeDocument/2006/relationships/hyperlink" Target="https://www.irishstatutebook.ie/eli/1991/act/13/section/115/enacted/en/html" TargetMode="External"/><Relationship Id="rId215"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36" Type="http://schemas.openxmlformats.org/officeDocument/2006/relationships/hyperlink" Target="https://doi.org/10.1093/qje/qjz032" TargetMode="External"/><Relationship Id="rId257" Type="http://schemas.openxmlformats.org/officeDocument/2006/relationships/hyperlink" Target="https://doi.org/10.1111/roiw.12294" TargetMode="External"/><Relationship Id="rId278" Type="http://schemas.openxmlformats.org/officeDocument/2006/relationships/hyperlink" Target="https://www.revenue.ie/en/gains-gifts-and-inheritance/cat-thresholds-rates-and-aggregation-rules/historical-cat-thresholds.aspx" TargetMode="External"/><Relationship Id="rId303" Type="http://schemas.openxmlformats.org/officeDocument/2006/relationships/hyperlink" Target="https://doi.org/10.1353/eca.2019.0017" TargetMode="External"/><Relationship Id="rId42" Type="http://schemas.openxmlformats.org/officeDocument/2006/relationships/image" Target="media/image3.png"/><Relationship Id="rId84" Type="http://schemas.openxmlformats.org/officeDocument/2006/relationships/hyperlink" Target="https://eur-lex.europa.eu/legal-content/EN/TXT/PDF/?uri=CELEX%3A52011SC1489&amp;from=EN" TargetMode="External"/><Relationship Id="rId138" Type="http://schemas.openxmlformats.org/officeDocument/2006/relationships/hyperlink" Target="https://assets.ey.com/content/dam/ey-sites/ey-com/en_gl/topics/tax/hc-alert/ey-2019-20-worldwide-personal-tax-and-immigration-guide.pdf" TargetMode="External"/><Relationship Id="rId345" Type="http://schemas.openxmlformats.org/officeDocument/2006/relationships/hyperlink" Target="https://hdl.handle.net/2027/uc1.%24b636715" TargetMode="External"/><Relationship Id="rId191" Type="http://schemas.openxmlformats.org/officeDocument/2006/relationships/hyperlink" Target="https://www.globalpropertyguide.com/Latin-America/Chile/Inheritance" TargetMode="External"/><Relationship Id="rId205" Type="http://schemas.openxmlformats.org/officeDocument/2006/relationships/hyperlink" Target="https://www.irs.gov/businesses/small-businesses-self-employed/frequently-asked-questions-on-gift-taxes" TargetMode="External"/><Relationship Id="rId247" Type="http://schemas.openxmlformats.org/officeDocument/2006/relationships/hyperlink" Target="https://doi.org/10.1007/978-3-8349-7136-4" TargetMode="External"/><Relationship Id="rId107" Type="http://schemas.openxmlformats.org/officeDocument/2006/relationships/hyperlink" Target="https://assets.ey.com/content/dam/ey-sites/ey-com/en_gl/topics/tax/guides/worldwide-personal-tax-guide-2010-11.pdf" TargetMode="External"/><Relationship Id="rId289" Type="http://schemas.openxmlformats.org/officeDocument/2006/relationships/hyperlink" Target="https://hdl.handle.net/2027/nnc1.cu04284690" TargetMode="External"/><Relationship Id="rId11" Type="http://schemas.openxmlformats.org/officeDocument/2006/relationships/hyperlink" Target="https://wealthproject.gc.cuny.edu/wealth-topography" TargetMode="External"/><Relationship Id="rId53" Type="http://schemas.openxmlformats.org/officeDocument/2006/relationships/hyperlink" Target="https://doi.org/10.31235/osf.io/726c8" TargetMode="External"/><Relationship Id="rId149" Type="http://schemas.openxmlformats.org/officeDocument/2006/relationships/hyperlink" Target="https://assets.ey.com/content/dam/ey-sites/ey-com/en_gl/topics/tax/guides/worldwide-personal-tax-guide-2014-15.pdf" TargetMode="External"/><Relationship Id="rId314" Type="http://schemas.openxmlformats.org/officeDocument/2006/relationships/hyperlink" Target="https://wid.world/document/top-incomes-income-and-wealth-inequality-in-the-netherlands-the-first-100-years-1914-2014-whats-next-wid-world-wp-2-2019/" TargetMode="External"/><Relationship Id="rId356" Type="http://schemas.openxmlformats.org/officeDocument/2006/relationships/hyperlink" Target="https://taxfoundation.org/state-inheritance-estate-taxes-economic-implications/" TargetMode="External"/><Relationship Id="rId95" Type="http://schemas.openxmlformats.org/officeDocument/2006/relationships/hyperlink" Target="https://www.govtrack.us/congress/bills/98/hr4170/text" TargetMode="External"/><Relationship Id="rId160"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216"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58" Type="http://schemas.openxmlformats.org/officeDocument/2006/relationships/hyperlink" Target="https://www.wolterskluwer.com/en/expert-insights/whole-ball-of-tax-historical-estate-and-gift-tax-rates" TargetMode="External"/><Relationship Id="rId22" Type="http://schemas.openxmlformats.org/officeDocument/2006/relationships/hyperlink" Target="https://stonecenter.gc.cuny.edu/" TargetMode="External"/><Relationship Id="rId64" Type="http://schemas.openxmlformats.org/officeDocument/2006/relationships/hyperlink" Target="https://doi.org/10.17016/feds.2019.017" TargetMode="External"/><Relationship Id="rId118" Type="http://schemas.openxmlformats.org/officeDocument/2006/relationships/hyperlink" Target="https://assets.ey.com/content/dam/ey-sites/ey-com/en_gl/topics/tax/guides/worldwide-estate-and-inheritance-tax-guide-2016.pdf" TargetMode="External"/><Relationship Id="rId325" Type="http://schemas.openxmlformats.org/officeDocument/2006/relationships/hyperlink" Target="https://www.boe.es/eli/es/l/1987/12/18/29/con" TargetMode="External"/><Relationship Id="rId367" Type="http://schemas.openxmlformats.org/officeDocument/2006/relationships/fontTable" Target="fontTable.xml"/><Relationship Id="rId171" Type="http://schemas.openxmlformats.org/officeDocument/2006/relationships/hyperlink" Target="https://ec.europa.eu/eurostat/databrowser/view/nasa_10_f_bs/default/table?lang=en" TargetMode="External"/><Relationship Id="rId227"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69" Type="http://schemas.openxmlformats.org/officeDocument/2006/relationships/hyperlink" Target="https://doi.org/10.1787/e2879a7d-en" TargetMode="External"/><Relationship Id="rId33" Type="http://schemas.openxmlformats.org/officeDocument/2006/relationships/hyperlink" Target="http://wealthproject.gc.cuny.edu/" TargetMode="External"/><Relationship Id="rId129" Type="http://schemas.openxmlformats.org/officeDocument/2006/relationships/hyperlink" Target="https://assets.ey.com/content/dam/ey-sites/ey-com/en_gl/topics/tax/guides/worldwide-personal-tax-guide-2016-17.pdf" TargetMode="External"/><Relationship Id="rId280" Type="http://schemas.openxmlformats.org/officeDocument/2006/relationships/hyperlink" Target="https://www.govtrack.us/congress/bills/100/hr3545" TargetMode="External"/><Relationship Id="rId336" Type="http://schemas.openxmlformats.org/officeDocument/2006/relationships/hyperlink" Target="https://hdl.handle.net/2027/uiug.30112047661969" TargetMode="External"/><Relationship Id="rId75" Type="http://schemas.openxmlformats.org/officeDocument/2006/relationships/hyperlink" Target="https://doi.org/10.17016/FEDS.2021.053" TargetMode="External"/><Relationship Id="rId140" Type="http://schemas.openxmlformats.org/officeDocument/2006/relationships/hyperlink" Target="https://assets.ey.com/content/dam/ey-sites/ey-com/en_gl/topics/tax/tax-guides/2021/ey-worldwide-personal-tax-and-immigration-guide-4-february-2021.pdf" TargetMode="External"/><Relationship Id="rId182" Type="http://schemas.openxmlformats.org/officeDocument/2006/relationships/hyperlink" Target="https://www.german-probate-lawyer.com/detail/article/german-inheritance-tax-1452.html" TargetMode="External"/><Relationship Id="rId6" Type="http://schemas.openxmlformats.org/officeDocument/2006/relationships/hyperlink" Target="https://stonecenter.gc.cuny.edu/" TargetMode="External"/><Relationship Id="rId238" Type="http://schemas.openxmlformats.org/officeDocument/2006/relationships/hyperlink" Target="https://doi.org/10.1111/roiw.12177" TargetMode="External"/><Relationship Id="rId291" Type="http://schemas.openxmlformats.org/officeDocument/2006/relationships/hyperlink" Target="https://taxsummaries.pwc.com/sri-lanka/individual/other-taxes" TargetMode="External"/><Relationship Id="rId305" Type="http://schemas.openxmlformats.org/officeDocument/2006/relationships/hyperlink" Target="https://doi.org/10.1353/eca.2019.0017" TargetMode="External"/><Relationship Id="rId347" Type="http://schemas.openxmlformats.org/officeDocument/2006/relationships/hyperlink" Target="https://tile.loc.gov/storage-services/service/ll/llsl/llsl-c64/llsl-c64.pdf" TargetMode="External"/><Relationship Id="rId44" Type="http://schemas.openxmlformats.org/officeDocument/2006/relationships/hyperlink" Target="https://doi.org/10.1111/1475-5890.12286" TargetMode="External"/><Relationship Id="rId86" Type="http://schemas.openxmlformats.org/officeDocument/2006/relationships/hyperlink" Target="https://www.credit-suisse.com/about-us/en/reports-research/global-wealth-report.html" TargetMode="External"/><Relationship Id="rId151" Type="http://schemas.openxmlformats.org/officeDocument/2006/relationships/hyperlink" Target="https://assets.ey.com/content/dam/ey-sites/ey-com/en_gl/topics/tax/guides/worldwide-personal-tax-guide-2015-16.pdf" TargetMode="External"/><Relationship Id="rId193" Type="http://schemas.openxmlformats.org/officeDocument/2006/relationships/hyperlink" Target="https://www.globalpropertyguide.com/Asia/Sri-Lanka/Inheritance" TargetMode="External"/><Relationship Id="rId207"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49" Type="http://schemas.openxmlformats.org/officeDocument/2006/relationships/hyperlink" Target="https://doi.org/10.3386/w10399" TargetMode="External"/><Relationship Id="rId13" Type="http://schemas.openxmlformats.org/officeDocument/2006/relationships/hyperlink" Target="https://wealthproject.gc.cuny.edu/wealth-topography/EIG" TargetMode="External"/><Relationship Id="rId109" Type="http://schemas.openxmlformats.org/officeDocument/2006/relationships/hyperlink" Target="https://assets.ey.com/content/dam/ey-sites/ey-com/en_gl/topics/tax/guides/worldwide-personal-tax-guide-2011-12.pdf" TargetMode="External"/><Relationship Id="rId260" Type="http://schemas.openxmlformats.org/officeDocument/2006/relationships/hyperlink" Target="https://sites.google.com/view/claramartinez-toledanotoledano/research" TargetMode="External"/><Relationship Id="rId316" Type="http://schemas.openxmlformats.org/officeDocument/2006/relationships/hyperlink" Target="http://www.ssrn.com/abstract%3D2131208" TargetMode="External"/><Relationship Id="rId55" Type="http://schemas.openxmlformats.org/officeDocument/2006/relationships/hyperlink" Target="https://wid.world/document/rethinking-lebanese-economic-miracle-extreme-concentration-income-wealth-lebanon-2005-2014-wid-world-working-paper-201713/" TargetMode="External"/><Relationship Id="rId97" Type="http://schemas.openxmlformats.org/officeDocument/2006/relationships/hyperlink" Target="https://global.oup.com/academic/product/top-incomes-over-the-twentieth-century-9780198727750?lang=en&amp;cc=us" TargetMode="External"/><Relationship Id="rId120" Type="http://schemas.openxmlformats.org/officeDocument/2006/relationships/hyperlink" Target="https://assets.ey.com/content/dam/ey-sites/ey-com/en_gl/topics/tax/guides/worldwide-estate-and-inheritance-tax-guide-2016.pdf" TargetMode="External"/><Relationship Id="rId358" Type="http://schemas.openxmlformats.org/officeDocument/2006/relationships/hyperlink" Target="https://www.jstor.org/stable/1822387" TargetMode="External"/><Relationship Id="rId162" Type="http://schemas.openxmlformats.org/officeDocument/2006/relationships/hyperlink" Target="https://sdw.ecb.europa.eu/browse.do?org.apache.struts.taglib.html.TOKEN=e191de79d16a00bd3f88cb26f2e0169b&amp;df=true&amp;ec&amp;dc&amp;oc&amp;pb&amp;rc&amp;DATASET=0&amp;removeItem&amp;removedItemList&amp;mergeFilter&amp;activeTab=QSA&amp;showHide&amp;REF_SECTOR.252=S14&amp;REF_SECTOR.252=S15&amp;REF_SECTOR.252=S1M&amp;ACCOUNTING_ENTRY.252=A&amp;ACCOUNTING_ENTRY.252=L&amp;STO.252=LE&amp;INSTR_ASSET.252=F&amp;INSTR_ASSET.252=F2&amp;INSTR_ASSET.252=F21&amp;INSTR_ASSET.252=F22&amp;INSTR_ASSET.252=F29&amp;INSTR_ASSET.252=F2B&amp;INSTR_ASSET.252=F2M&amp;INSTR_ASSET.252=F2MF&amp;INSTR_ASSET.252=F3&amp;INSTR_ASSET.252=F3F&amp;INSTR_ASSET.252=F3M&amp;INSTR_ASSET.252=F3T4&amp;INSTR_ASSET.252=F4&amp;INSTR_ASSET.252=F5&amp;INSTR_ASSET.252=F51&amp;INSTR_ASSET.252=F511&amp;INSTR_ASSET.252=F512&amp;INSTR_ASSET.252=F519&amp;INSTR_ASSET.252=F51M&amp;INSTR_ASSET.252=F52&amp;INSTR_ASSET.252=F521&amp;INSTR_ASSET.252=F522&amp;INSTR_ASSET.252=F6&amp;INSTR_ASSET.252=F62&amp;INSTR_ASSET.252=F6M&amp;INSTR_ASSET.252=F6N&amp;INSTR_ASSET.252=F6O&amp;INSTR_ASSET.252=F7&amp;INSTR_ASSET.252=F8&amp;INSTR_ASSET.252=F81&amp;INSTR_ASSET.252=F89&amp;INSTR_ASSET.252=FF&amp;INSTR_ASSET.252=FM&amp;MATURITY.252=L&amp;MATURITY.252=S&amp;MATURITY.252=T&amp;MATURITY.252=_Z&amp;MAX_DOWNLOAD_SERIES=500&amp;SERIES_MAX_NUM=50&amp;node=9698186&amp;legendRef=reference&amp;legendPub=published&amp;legendNor&amp;ajaxTab=true" TargetMode="External"/><Relationship Id="rId218"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71" Type="http://schemas.openxmlformats.org/officeDocument/2006/relationships/hyperlink" Target="https://stats.oecd.org/Index.aspx?DataSetCode=WEALTH" TargetMode="External"/><Relationship Id="rId24" Type="http://schemas.openxmlformats.org/officeDocument/2006/relationships/hyperlink" Target="https://stonecenter.gc.cuny.edu/news-and-commentary/lee-rainwater-memorial-lecture-series/" TargetMode="External"/><Relationship Id="rId66" Type="http://schemas.openxmlformats.org/officeDocument/2006/relationships/hyperlink" Target="https://www.nber.org/books-and-chapters/measuring-distribution-and-mobility-income-and-wealth/distributional-financial-accounts-united-states" TargetMode="External"/><Relationship Id="rId131" Type="http://schemas.openxmlformats.org/officeDocument/2006/relationships/hyperlink" Target="https://assets.ey.com/content/dam/ey-sites/ey-com/en_gl/topics/tax/guides/worldwide-personal-tax-guide-2017-18.pdf" TargetMode="External"/><Relationship Id="rId327" Type="http://schemas.openxmlformats.org/officeDocument/2006/relationships/hyperlink" Target="https://pxdata.stat.fi/PxWeb/pxweb/en/StatFin/StatFin__vtutk/statfin_vtutk_pxt_136z.px/" TargetMode="External"/><Relationship Id="rId369" Type="http://schemas.openxmlformats.org/officeDocument/2006/relationships/theme" Target="theme/theme1.xml"/><Relationship Id="rId173" Type="http://schemas.openxmlformats.org/officeDocument/2006/relationships/hyperlink" Target="https://www.irishstatutebook.ie/eli/1971/act/23/schedule/2/enacted/en/html" TargetMode="External"/><Relationship Id="rId229"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240" Type="http://schemas.openxmlformats.org/officeDocument/2006/relationships/hyperlink" Target="https://doi.org/10.2307/3551638" TargetMode="External"/><Relationship Id="rId35" Type="http://schemas.openxmlformats.org/officeDocument/2006/relationships/hyperlink" Target="http://wealthproject.gc.cuny.edu/" TargetMode="External"/><Relationship Id="rId77" Type="http://schemas.openxmlformats.org/officeDocument/2006/relationships/hyperlink" Target="https://www.irishstatutebook.ie/eli/1976/act/8/enacted/en/print" TargetMode="External"/><Relationship Id="rId100" Type="http://schemas.openxmlformats.org/officeDocument/2006/relationships/hyperlink" Target="https://natlib.govt.nz/records/21732544?search%5Bi%5D%5Bcreator%5D=Easton%2C%2BB.%2BH.&amp;search%5Bi%5D%5Bsubject%5D=Income%2Bdistribution%2B--%2BNew%2BZealand&amp;search%5Bpath%5D=items" TargetMode="External"/><Relationship Id="rId282" Type="http://schemas.openxmlformats.org/officeDocument/2006/relationships/hyperlink" Target="https://www.congress.gov/bill/103rd-congress/house-bill/2264" TargetMode="External"/><Relationship Id="rId338" Type="http://schemas.openxmlformats.org/officeDocument/2006/relationships/hyperlink" Target="https://www.taxworld.ie/tax/manuals/capital-acquisitions-tax-manual" TargetMode="External"/><Relationship Id="rId8" Type="http://schemas.openxmlformats.org/officeDocument/2006/relationships/hyperlink" Target="https://wealthproject.gc.cuny.edu/index.html" TargetMode="External"/><Relationship Id="rId142" Type="http://schemas.openxmlformats.org/officeDocument/2006/relationships/hyperlink" Target="https://assets.ey.com/content/dam/ey-sites/ey-com/en_gl/topics/tax/tax-guides/2022/ey-personal-tax-and-immigration-guide-11-mar-22.pdf" TargetMode="External"/><Relationship Id="rId184" Type="http://schemas.openxmlformats.org/officeDocument/2006/relationships/hyperlink" Target="https://doi.org/10.5771/9783845269412" TargetMode="External"/><Relationship Id="rId251" Type="http://schemas.openxmlformats.org/officeDocument/2006/relationships/hyperlink" Target="https://doi.org/10.1086/708815" TargetMode="External"/><Relationship Id="rId46" Type="http://schemas.openxmlformats.org/officeDocument/2006/relationships/hyperlink" Target="https://www.cesifo.org/en/publikationen/2022/working-paper/wealth-and-its-distribution-germany-1895-2018" TargetMode="External"/><Relationship Id="rId293" Type="http://schemas.openxmlformats.org/officeDocument/2006/relationships/hyperlink" Target="https://doi.org/10.1007/s10797-014-9325-0" TargetMode="External"/><Relationship Id="rId307" Type="http://schemas.openxmlformats.org/officeDocument/2006/relationships/hyperlink" Target="https://doi.org/10.1257/jep.34.4.3" TargetMode="External"/><Relationship Id="rId349" Type="http://schemas.openxmlformats.org/officeDocument/2006/relationships/hyperlink" Target="https://www.google.com/books/edition/Law_and_Regulations_Relating_to_the_Esta/Dw7ZAAAAMAAJ" TargetMode="External"/><Relationship Id="rId88" Type="http://schemas.openxmlformats.org/officeDocument/2006/relationships/hyperlink" Target="https://books.google.com/books?id=V3XxLzh78WwC&amp;pg=PA640&amp;lpg=PA640&amp;dq=FR%2Binheritance%2Btax%2Ballowance%2B%222009%22&amp;source=bl&amp;ots=9CfAfGTYwE&amp;sig=ACfU3U3ohJBuUlzJwTDomyLQsqB7pqstvQ&amp;hl=en&amp;sa=X&amp;ved=2ahUKEwiQn5ezgPXnAhXWUhUIHX35CswQ6AEwDXoECAoQAQ%23v%3Donepage&amp;q=FR%20inheritance%20tax%20allowance%20%222009%22&amp;f=false" TargetMode="External"/><Relationship Id="rId111" Type="http://schemas.openxmlformats.org/officeDocument/2006/relationships/hyperlink" Target="https://assets.ey.com/content/dam/ey-sites/ey-com/en_gl/topics/tax/guides/worldwide-personal-tax-guide-2006-07.pdf" TargetMode="External"/><Relationship Id="rId153" Type="http://schemas.openxmlformats.org/officeDocument/2006/relationships/hyperlink" Target="https://sdw.ecb.europa.eu/browseSelection.do?node=9699746" TargetMode="External"/><Relationship Id="rId195" Type="http://schemas.openxmlformats.org/officeDocument/2006/relationships/hyperlink" Target="https://www.ibanet.org/document?id=International-estate-planning-guide-Chile-2021" TargetMode="External"/><Relationship Id="rId209"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 Id="rId360" Type="http://schemas.openxmlformats.org/officeDocument/2006/relationships/hyperlink" Target="https://doi.org/10.3386/w24085" TargetMode="External"/><Relationship Id="rId220" Type="http://schemas.openxmlformats.org/officeDocument/2006/relationships/hyperlink" Target="https://apps.irs.gov/app/picklist/list/priorFormPublication.html?sortColumn=currentYearRevDate&amp;indexOfFirstRow=0&amp;value=United%2BStates%2BEstate%2B%28and%2BGene&amp;criteria=title&amp;resultsPerPage=25&amp;isDescending=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343</TotalTime>
  <Pages>129</Pages>
  <Words>40799</Words>
  <Characters>232558</Characters>
  <Application>Microsoft Office Word</Application>
  <DocSecurity>0</DocSecurity>
  <Lines>1937</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 Giangregorio</cp:lastModifiedBy>
  <cp:revision>7</cp:revision>
  <dcterms:created xsi:type="dcterms:W3CDTF">2024-05-10T10:02:00Z</dcterms:created>
  <dcterms:modified xsi:type="dcterms:W3CDTF">2024-07-16T16:08:00Z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2023-06-08T00:00:00Z</vt:filetime>
  </property>
  <property fmtid="{D5CDD505-2E9C-101B-9397-08002B2CF9AE}" pid="3" name="Creator">
    <vt:lpwstr>LaTeX via pandoc</vt:lpwstr>
  </property>
  <property fmtid="{D5CDD505-2E9C-101B-9397-08002B2CF9AE}" pid="4" name="Producer">
    <vt:lpwstr>xdvipdfmx (20220710)</vt:lpwstr>
  </property>
  <property fmtid="{D5CDD505-2E9C-101B-9397-08002B2CF9AE}" pid="5" name="LastSaved">
    <vt:filetime>2023-06-08T00:00:00Z</vt:filetime>
  </property>
</Properties>
</file>